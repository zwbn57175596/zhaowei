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0"/>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77777777" w:rsidR="005F0690" w:rsidRPr="005F0690" w:rsidRDefault="005F0690" w:rsidP="005F0690">
      <w:pPr>
        <w:widowControl w:val="0"/>
        <w:spacing w:line="240" w:lineRule="auto"/>
        <w:ind w:firstLineChars="300" w:firstLine="1080"/>
        <w:jc w:val="right"/>
        <w:rPr>
          <w:b/>
          <w:sz w:val="36"/>
          <w:szCs w:val="32"/>
          <w:u w:val="single"/>
        </w:rPr>
      </w:pPr>
      <w:r w:rsidRPr="005F0690">
        <w:rPr>
          <w:rFonts w:hint="eastAsia"/>
          <w:b/>
          <w:sz w:val="36"/>
          <w:szCs w:val="32"/>
          <w:u w:val="single"/>
        </w:rPr>
        <w:t>——工作圈的设计与实现</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吴国仕</w:t>
      </w:r>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492"/>
        <w:jc w:val="left"/>
        <w:rPr>
          <w:b/>
          <w:sz w:val="28"/>
          <w:szCs w:val="28"/>
          <w:u w:val="single"/>
        </w:rPr>
      </w:pPr>
    </w:p>
    <w:p w14:paraId="1617A0B7" w14:textId="77777777" w:rsidR="005F0690" w:rsidRPr="005F0690" w:rsidRDefault="005F0690" w:rsidP="005F0690">
      <w:pPr>
        <w:widowControl w:val="0"/>
        <w:spacing w:line="240" w:lineRule="auto"/>
        <w:ind w:firstLineChars="1490" w:firstLine="4172"/>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BodyText"/>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2"/>
          <w:pgSz w:w="11906" w:h="16838"/>
          <w:pgMar w:top="1440" w:right="1800" w:bottom="1440" w:left="1800" w:header="851" w:footer="992" w:gutter="0"/>
          <w:cols w:space="720"/>
          <w:docGrid w:type="lines" w:linePitch="312"/>
        </w:sectPr>
      </w:pPr>
    </w:p>
    <w:p w14:paraId="55CEF2A9" w14:textId="77777777"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14:paraId="7F400F23" w14:textId="77777777" w:rsidR="00911ECC" w:rsidRDefault="00911ECC">
      <w:pPr>
        <w:pStyle w:val="BodyTextIndent"/>
        <w:ind w:left="420" w:firstLine="0"/>
      </w:pPr>
    </w:p>
    <w:p w14:paraId="5791B86F" w14:textId="77777777" w:rsidR="00911ECC" w:rsidRPr="00082F9B" w:rsidRDefault="00911ECC" w:rsidP="00082F9B">
      <w:pPr>
        <w:pStyle w:val="BodyTextIndent"/>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BodyTextIndent"/>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14:paraId="76DC799D" w14:textId="77777777" w:rsidR="00911ECC" w:rsidRDefault="00597750" w:rsidP="003F1998">
      <w:pPr>
        <w:pStyle w:val="BodyTextIndent"/>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14:paraId="0332629E" w14:textId="77777777" w:rsidR="00911ECC" w:rsidRDefault="00911ECC">
      <w:pPr>
        <w:pStyle w:val="BodyTextIndent"/>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14:paraId="3EFDEE23" w14:textId="77777777" w:rsidR="00805566" w:rsidRDefault="00911ECC">
      <w:pPr>
        <w:pStyle w:val="BodyTextIndent"/>
        <w:ind w:firstLine="0"/>
        <w:jc w:val="center"/>
        <w:rPr>
          <w:sz w:val="28"/>
        </w:rPr>
      </w:pPr>
      <w:r>
        <w:rPr>
          <w:sz w:val="28"/>
        </w:rPr>
        <w:br w:type="page"/>
      </w:r>
    </w:p>
    <w:p w14:paraId="2EA58B09" w14:textId="77777777" w:rsidR="00911ECC" w:rsidRPr="005D5821" w:rsidRDefault="00805566">
      <w:pPr>
        <w:pStyle w:val="BodyTextIndent"/>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14:paraId="1FD3AC57" w14:textId="77777777" w:rsidR="00911ECC" w:rsidRDefault="00911ECC" w:rsidP="00626322">
      <w:pPr>
        <w:pStyle w:val="BodyTextIndent"/>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BodyTextIndent"/>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xml:space="preserve">, ApplePay) and so on. </w:t>
      </w:r>
      <w:proofErr w:type="gramStart"/>
      <w:r w:rsidRPr="004C5EE7">
        <w:rPr>
          <w:rFonts w:ascii="Times New Roman" w:hAnsi="Times New Roman"/>
          <w:sz w:val="24"/>
        </w:rPr>
        <w:t>However</w:t>
      </w:r>
      <w:proofErr w:type="gramEnd"/>
      <w:r w:rsidRPr="004C5EE7">
        <w:rPr>
          <w:rFonts w:ascii="Times New Roman" w:hAnsi="Times New Roman"/>
          <w:sz w:val="24"/>
        </w:rPr>
        <w:t xml:space="preserve">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w:t>
      </w:r>
      <w:proofErr w:type="gramStart"/>
      <w:r w:rsidRPr="004C5EE7">
        <w:rPr>
          <w:rFonts w:ascii="Times New Roman" w:hAnsi="Times New Roman"/>
          <w:sz w:val="24"/>
        </w:rPr>
        <w:t>meet</w:t>
      </w:r>
      <w:proofErr w:type="gramEnd"/>
      <w:r w:rsidRPr="004C5EE7">
        <w:rPr>
          <w:rFonts w:ascii="Times New Roman" w:hAnsi="Times New Roman"/>
          <w:sz w:val="24"/>
        </w:rPr>
        <w:t xml:space="preserve">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14:paraId="61403747" w14:textId="77777777" w:rsidR="00114322" w:rsidRDefault="004C5EE7">
      <w:pPr>
        <w:pStyle w:val="BodyTextIndent"/>
        <w:spacing w:line="240" w:lineRule="auto"/>
      </w:pPr>
      <w:r w:rsidRPr="004C5EE7">
        <w:rPr>
          <w:rFonts w:ascii="Times New Roman" w:hAnsi="Times New Roman"/>
          <w:sz w:val="24"/>
        </w:rPr>
        <w:t xml:space="preserve">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w:t>
      </w:r>
      <w:proofErr w:type="gramStart"/>
      <w:r w:rsidRPr="004C5EE7">
        <w:rPr>
          <w:rFonts w:ascii="Times New Roman" w:hAnsi="Times New Roman"/>
          <w:sz w:val="24"/>
        </w:rPr>
        <w:t>a business collaboration cloud service offerings</w:t>
      </w:r>
      <w:proofErr w:type="gramEnd"/>
      <w:r w:rsidRPr="004C5EE7">
        <w:rPr>
          <w:rFonts w:ascii="Times New Roman" w:hAnsi="Times New Roman"/>
          <w:sz w:val="24"/>
        </w:rPr>
        <w:t>.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14:paraId="77957688" w14:textId="77777777" w:rsidR="00114322" w:rsidRDefault="00114322" w:rsidP="00752CED">
      <w:pPr>
        <w:pStyle w:val="BodyTextIndent"/>
        <w:spacing w:line="240" w:lineRule="auto"/>
        <w:ind w:firstLine="0"/>
        <w:rPr>
          <w:rFonts w:ascii="Times New Roman" w:hAnsi="Times New Roman"/>
          <w:b/>
          <w:sz w:val="24"/>
        </w:rPr>
      </w:pPr>
    </w:p>
    <w:p w14:paraId="3BF13425" w14:textId="77777777" w:rsidR="00114322" w:rsidRDefault="00114322" w:rsidP="00752CED">
      <w:pPr>
        <w:pStyle w:val="BodyTextIndent"/>
        <w:spacing w:line="240" w:lineRule="auto"/>
        <w:ind w:firstLine="0"/>
        <w:rPr>
          <w:rFonts w:ascii="Times New Roman" w:hAnsi="Times New Roman"/>
          <w:b/>
          <w:sz w:val="24"/>
        </w:rPr>
      </w:pPr>
    </w:p>
    <w:p w14:paraId="2F6A4948" w14:textId="77777777" w:rsidR="00114322" w:rsidRDefault="00911ECC" w:rsidP="00752CED">
      <w:pPr>
        <w:pStyle w:val="BodyTextIndent"/>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14:paraId="26961A7B" w14:textId="77777777" w:rsidR="00911ECC" w:rsidRDefault="00911ECC" w:rsidP="006039CF">
      <w:pPr>
        <w:pStyle w:val="BodyTextIndent"/>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36456850" w14:textId="77777777" w:rsidR="006039CF" w:rsidRPr="006039CF" w:rsidRDefault="009F5044">
      <w:pPr>
        <w:pStyle w:val="TOC1"/>
        <w:tabs>
          <w:tab w:val="right" w:leader="dot" w:pos="8296"/>
        </w:tabs>
        <w:rPr>
          <w:rFonts w:ascii="宋体" w:hAnsi="宋体" w:cstheme="minorBidi"/>
          <w:b w:val="0"/>
          <w:bCs w:val="0"/>
          <w:caps w:val="0"/>
          <w:noProof/>
          <w:sz w:val="24"/>
        </w:rPr>
      </w:pPr>
      <w:r w:rsidRPr="006039CF">
        <w:rPr>
          <w:rFonts w:ascii="宋体" w:hAnsi="宋体"/>
          <w:b w:val="0"/>
          <w:bCs w:val="0"/>
          <w:caps w:val="0"/>
          <w:sz w:val="24"/>
        </w:rPr>
        <w:fldChar w:fldCharType="begin"/>
      </w:r>
      <w:r w:rsidR="00911ECC" w:rsidRPr="006039CF">
        <w:rPr>
          <w:rFonts w:ascii="宋体" w:hAnsi="宋体"/>
          <w:b w:val="0"/>
          <w:bCs w:val="0"/>
          <w:caps w:val="0"/>
          <w:sz w:val="24"/>
        </w:rPr>
        <w:instrText xml:space="preserve"> TOC \o "1-3" \h \z </w:instrText>
      </w:r>
      <w:r w:rsidRPr="006039CF">
        <w:rPr>
          <w:rFonts w:ascii="宋体" w:hAnsi="宋体"/>
          <w:b w:val="0"/>
          <w:bCs w:val="0"/>
          <w:caps w:val="0"/>
          <w:sz w:val="24"/>
        </w:rPr>
        <w:fldChar w:fldCharType="separate"/>
      </w:r>
      <w:hyperlink w:anchor="_Toc455438275" w:history="1">
        <w:r w:rsidR="006039CF" w:rsidRPr="006039CF">
          <w:rPr>
            <w:rStyle w:val="Hyperlink"/>
            <w:rFonts w:ascii="宋体" w:hAnsi="宋体" w:hint="eastAsia"/>
            <w:noProof/>
            <w:sz w:val="24"/>
          </w:rPr>
          <w:t>第一章</w:t>
        </w:r>
        <w:r w:rsidR="006039CF" w:rsidRPr="006039CF">
          <w:rPr>
            <w:rStyle w:val="Hyperlink"/>
            <w:rFonts w:ascii="宋体" w:hAnsi="宋体"/>
            <w:noProof/>
            <w:sz w:val="24"/>
          </w:rPr>
          <w:t xml:space="preserve"> </w:t>
        </w:r>
        <w:r w:rsidR="006039CF" w:rsidRPr="006039CF">
          <w:rPr>
            <w:rStyle w:val="Hyperlink"/>
            <w:rFonts w:ascii="宋体" w:hAnsi="宋体" w:hint="eastAsia"/>
            <w:noProof/>
            <w:sz w:val="24"/>
          </w:rPr>
          <w:t>引言</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_Toc455438275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w:t>
        </w:r>
        <w:r w:rsidR="006039CF" w:rsidRPr="006039CF">
          <w:rPr>
            <w:rFonts w:ascii="宋体" w:hAnsi="宋体"/>
            <w:noProof/>
            <w:webHidden/>
            <w:sz w:val="24"/>
          </w:rPr>
          <w:fldChar w:fldCharType="end"/>
        </w:r>
      </w:hyperlink>
    </w:p>
    <w:p w14:paraId="1FBF9AB5"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276" w:history="1">
        <w:r w:rsidR="006039CF" w:rsidRPr="006039CF">
          <w:rPr>
            <w:rStyle w:val="Hyperlink"/>
            <w:rFonts w:ascii="宋体" w:hAnsi="宋体"/>
            <w:noProof/>
            <w:sz w:val="24"/>
          </w:rPr>
          <w:t>1.1</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背景</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_Toc455438276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w:t>
        </w:r>
        <w:r w:rsidR="006039CF" w:rsidRPr="006039CF">
          <w:rPr>
            <w:rFonts w:ascii="宋体" w:hAnsi="宋体"/>
            <w:noProof/>
            <w:webHidden/>
            <w:sz w:val="24"/>
          </w:rPr>
          <w:fldChar w:fldCharType="end"/>
        </w:r>
      </w:hyperlink>
    </w:p>
    <w:p w14:paraId="149EDCD6"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277" w:history="1">
        <w:r w:rsidR="006039CF" w:rsidRPr="006039CF">
          <w:rPr>
            <w:rStyle w:val="Hyperlink"/>
            <w:rFonts w:ascii="宋体" w:hAnsi="宋体"/>
            <w:noProof/>
            <w:sz w:val="24"/>
          </w:rPr>
          <w:t>1.2</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课题任务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_Toc455438277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2</w:t>
        </w:r>
        <w:r w:rsidR="006039CF" w:rsidRPr="006039CF">
          <w:rPr>
            <w:rFonts w:ascii="宋体" w:hAnsi="宋体"/>
            <w:noProof/>
            <w:webHidden/>
            <w:sz w:val="24"/>
          </w:rPr>
          <w:fldChar w:fldCharType="end"/>
        </w:r>
      </w:hyperlink>
    </w:p>
    <w:p w14:paraId="2D8AB15F"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78" w:history="1">
        <w:r w:rsidR="006039CF" w:rsidRPr="006039CF">
          <w:rPr>
            <w:rStyle w:val="Hyperlink"/>
            <w:rFonts w:ascii="宋体" w:hAnsi="宋体"/>
            <w:i w:val="0"/>
            <w:noProof/>
            <w:sz w:val="24"/>
            <w:lang w:val="x-none" w:eastAsia="x-none"/>
          </w:rPr>
          <w:t>1.2.1</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课题内容</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_Toc455438278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w:t>
        </w:r>
        <w:r w:rsidR="006039CF" w:rsidRPr="006039CF">
          <w:rPr>
            <w:rFonts w:ascii="宋体" w:hAnsi="宋体"/>
            <w:i w:val="0"/>
            <w:noProof/>
            <w:webHidden/>
            <w:sz w:val="24"/>
          </w:rPr>
          <w:fldChar w:fldCharType="end"/>
        </w:r>
      </w:hyperlink>
    </w:p>
    <w:p w14:paraId="3CC342C2"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79" w:history="1">
        <w:r w:rsidR="006039CF" w:rsidRPr="006039CF">
          <w:rPr>
            <w:rStyle w:val="Hyperlink"/>
            <w:rFonts w:ascii="宋体" w:hAnsi="宋体"/>
            <w:i w:val="0"/>
            <w:noProof/>
            <w:sz w:val="24"/>
            <w:lang w:val="x-none" w:eastAsia="x-none"/>
          </w:rPr>
          <w:t>1.2.2</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本人承担任务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_Toc455438279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w:t>
        </w:r>
        <w:r w:rsidR="006039CF" w:rsidRPr="006039CF">
          <w:rPr>
            <w:rFonts w:ascii="宋体" w:hAnsi="宋体"/>
            <w:i w:val="0"/>
            <w:noProof/>
            <w:webHidden/>
            <w:sz w:val="24"/>
          </w:rPr>
          <w:fldChar w:fldCharType="end"/>
        </w:r>
      </w:hyperlink>
    </w:p>
    <w:p w14:paraId="29E4DDA0"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280" w:history="1">
        <w:r w:rsidR="006039CF" w:rsidRPr="006039CF">
          <w:rPr>
            <w:rStyle w:val="Hyperlink"/>
            <w:rFonts w:ascii="宋体" w:hAnsi="宋体"/>
            <w:noProof/>
            <w:sz w:val="24"/>
          </w:rPr>
          <w:t>1.3</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论文结构</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_Toc455438280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w:t>
        </w:r>
        <w:r w:rsidR="006039CF" w:rsidRPr="006039CF">
          <w:rPr>
            <w:rFonts w:ascii="宋体" w:hAnsi="宋体"/>
            <w:noProof/>
            <w:webHidden/>
            <w:sz w:val="24"/>
          </w:rPr>
          <w:fldChar w:fldCharType="end"/>
        </w:r>
      </w:hyperlink>
    </w:p>
    <w:p w14:paraId="4C171219" w14:textId="77777777" w:rsidR="006039CF" w:rsidRPr="006039CF" w:rsidRDefault="003B56FF">
      <w:pPr>
        <w:pStyle w:val="TOC1"/>
        <w:tabs>
          <w:tab w:val="right" w:leader="dot" w:pos="8296"/>
        </w:tabs>
        <w:rPr>
          <w:rFonts w:ascii="宋体" w:hAnsi="宋体" w:cstheme="minorBidi"/>
          <w:b w:val="0"/>
          <w:bCs w:val="0"/>
          <w:caps w:val="0"/>
          <w:noProof/>
          <w:sz w:val="24"/>
        </w:rPr>
      </w:pPr>
      <w:hyperlink w:anchor="_Toc455438281" w:history="1">
        <w:r w:rsidR="006039CF" w:rsidRPr="006039CF">
          <w:rPr>
            <w:rStyle w:val="Hyperlink"/>
            <w:rFonts w:ascii="宋体" w:hAnsi="宋体" w:hint="eastAsia"/>
            <w:noProof/>
            <w:sz w:val="24"/>
          </w:rPr>
          <w:t>第二章</w:t>
        </w:r>
        <w:r w:rsidR="006039CF" w:rsidRPr="006039CF">
          <w:rPr>
            <w:rStyle w:val="Hyperlink"/>
            <w:rFonts w:ascii="宋体" w:hAnsi="宋体"/>
            <w:noProof/>
            <w:sz w:val="24"/>
          </w:rPr>
          <w:t xml:space="preserve"> </w:t>
        </w:r>
        <w:r w:rsidR="006039CF" w:rsidRPr="006039CF">
          <w:rPr>
            <w:rStyle w:val="Hyperlink"/>
            <w:rFonts w:ascii="宋体" w:hAnsi="宋体" w:hint="eastAsia"/>
            <w:noProof/>
            <w:sz w:val="24"/>
          </w:rPr>
          <w:t>关键技术介绍</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_Toc455438281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w:t>
        </w:r>
        <w:r w:rsidR="006039CF" w:rsidRPr="006039CF">
          <w:rPr>
            <w:rFonts w:ascii="宋体" w:hAnsi="宋体"/>
            <w:noProof/>
            <w:webHidden/>
            <w:sz w:val="24"/>
          </w:rPr>
          <w:fldChar w:fldCharType="end"/>
        </w:r>
      </w:hyperlink>
    </w:p>
    <w:p w14:paraId="2C1E3428"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282" w:history="1">
        <w:r w:rsidR="006039CF" w:rsidRPr="006039CF">
          <w:rPr>
            <w:rStyle w:val="Hyperlink"/>
            <w:rFonts w:ascii="宋体" w:hAnsi="宋体"/>
            <w:noProof/>
            <w:sz w:val="24"/>
          </w:rPr>
          <w:t>2.1</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分布式系统</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_Toc455438282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w:t>
        </w:r>
        <w:r w:rsidR="006039CF" w:rsidRPr="006039CF">
          <w:rPr>
            <w:rFonts w:ascii="宋体" w:hAnsi="宋体"/>
            <w:noProof/>
            <w:webHidden/>
            <w:sz w:val="24"/>
          </w:rPr>
          <w:fldChar w:fldCharType="end"/>
        </w:r>
      </w:hyperlink>
    </w:p>
    <w:p w14:paraId="1DC3ABAA"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83" w:history="1">
        <w:r w:rsidR="006039CF" w:rsidRPr="006039CF">
          <w:rPr>
            <w:rStyle w:val="Hyperlink"/>
            <w:rFonts w:ascii="宋体" w:hAnsi="宋体"/>
            <w:i w:val="0"/>
            <w:noProof/>
            <w:sz w:val="24"/>
            <w:lang w:val="x-none" w:eastAsia="x-none"/>
          </w:rPr>
          <w:t>2.1.1</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分布式系统的定义</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_Toc455438283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w:t>
        </w:r>
        <w:r w:rsidR="006039CF" w:rsidRPr="006039CF">
          <w:rPr>
            <w:rFonts w:ascii="宋体" w:hAnsi="宋体"/>
            <w:i w:val="0"/>
            <w:noProof/>
            <w:webHidden/>
            <w:sz w:val="24"/>
          </w:rPr>
          <w:fldChar w:fldCharType="end"/>
        </w:r>
      </w:hyperlink>
    </w:p>
    <w:p w14:paraId="769D5705" w14:textId="77777777" w:rsidR="006039CF" w:rsidRPr="006039CF" w:rsidRDefault="003B56FF">
      <w:pPr>
        <w:pStyle w:val="TOC3"/>
        <w:tabs>
          <w:tab w:val="left" w:pos="1680"/>
          <w:tab w:val="right" w:leader="dot" w:pos="8296"/>
        </w:tabs>
        <w:rPr>
          <w:rFonts w:ascii="宋体" w:hAnsi="宋体" w:cstheme="minorBidi"/>
          <w:i w:val="0"/>
          <w:iCs w:val="0"/>
          <w:noProof/>
          <w:sz w:val="24"/>
        </w:rPr>
      </w:pPr>
      <w:hyperlink w:anchor="_Toc455438284" w:history="1">
        <w:r w:rsidR="006039CF" w:rsidRPr="006039CF">
          <w:rPr>
            <w:rStyle w:val="Hyperlink"/>
            <w:rFonts w:ascii="宋体" w:hAnsi="宋体"/>
            <w:i w:val="0"/>
            <w:noProof/>
            <w:sz w:val="24"/>
            <w:lang w:val="x-none" w:eastAsia="x-none"/>
          </w:rPr>
          <w:t>2.1.2</w:t>
        </w:r>
        <w:r w:rsidR="006039CF" w:rsidRPr="006039CF">
          <w:rPr>
            <w:rFonts w:ascii="宋体" w:hAnsi="宋体" w:cstheme="minorBidi"/>
            <w:i w:val="0"/>
            <w:iCs w:val="0"/>
            <w:noProof/>
            <w:sz w:val="24"/>
          </w:rPr>
          <w:tab/>
        </w:r>
        <w:r w:rsidR="006039CF" w:rsidRPr="006039CF">
          <w:rPr>
            <w:rStyle w:val="Hyperlink"/>
            <w:rFonts w:ascii="宋体" w:hAnsi="宋体"/>
            <w:i w:val="0"/>
            <w:noProof/>
            <w:sz w:val="24"/>
            <w:lang w:val="x-none" w:eastAsia="x-none"/>
          </w:rPr>
          <w:t>CAP</w:t>
        </w:r>
        <w:r w:rsidR="006039CF" w:rsidRPr="006039CF">
          <w:rPr>
            <w:rStyle w:val="Hyperlink"/>
            <w:rFonts w:ascii="宋体" w:hAnsi="宋体" w:hint="eastAsia"/>
            <w:i w:val="0"/>
            <w:noProof/>
            <w:sz w:val="24"/>
            <w:lang w:val="x-none" w:eastAsia="x-none"/>
          </w:rPr>
          <w:t>定律</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_Toc455438284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5</w:t>
        </w:r>
        <w:r w:rsidR="006039CF" w:rsidRPr="006039CF">
          <w:rPr>
            <w:rFonts w:ascii="宋体" w:hAnsi="宋体"/>
            <w:i w:val="0"/>
            <w:noProof/>
            <w:webHidden/>
            <w:sz w:val="24"/>
          </w:rPr>
          <w:fldChar w:fldCharType="end"/>
        </w:r>
      </w:hyperlink>
    </w:p>
    <w:p w14:paraId="0D2058D9"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85" w:history="1">
        <w:r w:rsidR="006039CF" w:rsidRPr="006039CF">
          <w:rPr>
            <w:rStyle w:val="Hyperlink"/>
            <w:rFonts w:ascii="宋体" w:hAnsi="宋体"/>
            <w:i w:val="0"/>
            <w:noProof/>
            <w:sz w:val="24"/>
            <w:lang w:val="x-none" w:eastAsia="x-none"/>
          </w:rPr>
          <w:t>2.1.3</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现代分布式系统的特点</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_Toc455438285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5</w:t>
        </w:r>
        <w:r w:rsidR="006039CF" w:rsidRPr="006039CF">
          <w:rPr>
            <w:rFonts w:ascii="宋体" w:hAnsi="宋体"/>
            <w:i w:val="0"/>
            <w:noProof/>
            <w:webHidden/>
            <w:sz w:val="24"/>
          </w:rPr>
          <w:fldChar w:fldCharType="end"/>
        </w:r>
      </w:hyperlink>
    </w:p>
    <w:p w14:paraId="2CFD4464"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286" w:history="1">
        <w:r w:rsidR="006039CF" w:rsidRPr="006039CF">
          <w:rPr>
            <w:rStyle w:val="Hyperlink"/>
            <w:rFonts w:ascii="宋体" w:hAnsi="宋体"/>
            <w:noProof/>
            <w:sz w:val="24"/>
          </w:rPr>
          <w:t>2.2</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开源技术</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_Toc455438286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6</w:t>
        </w:r>
        <w:r w:rsidR="006039CF" w:rsidRPr="006039CF">
          <w:rPr>
            <w:rFonts w:ascii="宋体" w:hAnsi="宋体"/>
            <w:noProof/>
            <w:webHidden/>
            <w:sz w:val="24"/>
          </w:rPr>
          <w:fldChar w:fldCharType="end"/>
        </w:r>
      </w:hyperlink>
    </w:p>
    <w:p w14:paraId="0B3575B7" w14:textId="77777777" w:rsidR="006039CF" w:rsidRPr="006039CF" w:rsidRDefault="003B56FF">
      <w:pPr>
        <w:pStyle w:val="TOC3"/>
        <w:tabs>
          <w:tab w:val="left" w:pos="1680"/>
          <w:tab w:val="right" w:leader="dot" w:pos="8296"/>
        </w:tabs>
        <w:rPr>
          <w:rFonts w:ascii="宋体" w:hAnsi="宋体" w:cstheme="minorBidi"/>
          <w:i w:val="0"/>
          <w:iCs w:val="0"/>
          <w:noProof/>
          <w:sz w:val="24"/>
        </w:rPr>
      </w:pPr>
      <w:hyperlink w:anchor="_Toc455438287" w:history="1">
        <w:r w:rsidR="006039CF" w:rsidRPr="006039CF">
          <w:rPr>
            <w:rStyle w:val="Hyperlink"/>
            <w:rFonts w:ascii="宋体" w:hAnsi="宋体"/>
            <w:i w:val="0"/>
            <w:noProof/>
            <w:sz w:val="24"/>
            <w:lang w:val="x-none" w:eastAsia="x-none"/>
          </w:rPr>
          <w:t>2.2.1</w:t>
        </w:r>
        <w:r w:rsidR="006039CF" w:rsidRPr="006039CF">
          <w:rPr>
            <w:rFonts w:ascii="宋体" w:hAnsi="宋体" w:cstheme="minorBidi"/>
            <w:i w:val="0"/>
            <w:iCs w:val="0"/>
            <w:noProof/>
            <w:sz w:val="24"/>
          </w:rPr>
          <w:tab/>
        </w:r>
        <w:r w:rsidR="006039CF" w:rsidRPr="006039CF">
          <w:rPr>
            <w:rStyle w:val="Hyperlink"/>
            <w:rFonts w:ascii="宋体" w:hAnsi="宋体"/>
            <w:i w:val="0"/>
            <w:noProof/>
            <w:sz w:val="24"/>
            <w:lang w:val="x-none" w:eastAsia="x-none"/>
          </w:rPr>
          <w:t>Thrift — RPC Framework</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7</w:t>
        </w:r>
        <w:r w:rsidR="006039CF" w:rsidRPr="006039CF">
          <w:rPr>
            <w:rFonts w:ascii="宋体" w:hAnsi="宋体"/>
            <w:i w:val="0"/>
            <w:noProof/>
            <w:webHidden/>
            <w:sz w:val="24"/>
          </w:rPr>
          <w:fldChar w:fldCharType="end"/>
        </w:r>
      </w:hyperlink>
    </w:p>
    <w:p w14:paraId="1CF1A89A"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88" w:history="1">
        <w:r w:rsidR="006039CF" w:rsidRPr="006039CF">
          <w:rPr>
            <w:rStyle w:val="Hyperlink"/>
            <w:rFonts w:ascii="宋体" w:hAnsi="宋体"/>
            <w:i w:val="0"/>
            <w:noProof/>
            <w:sz w:val="24"/>
            <w:lang w:val="x-none" w:eastAsia="x-none"/>
          </w:rPr>
          <w:t>2.2.2</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分布式服务框架</w:t>
        </w:r>
        <w:r w:rsidR="006039CF" w:rsidRPr="006039CF">
          <w:rPr>
            <w:rStyle w:val="Hyperlink"/>
            <w:rFonts w:ascii="宋体" w:hAnsi="宋体"/>
            <w:i w:val="0"/>
            <w:noProof/>
            <w:sz w:val="24"/>
            <w:lang w:val="x-none" w:eastAsia="x-none"/>
          </w:rPr>
          <w:t xml:space="preserve"> Zookeeper</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7</w:t>
        </w:r>
        <w:r w:rsidR="006039CF" w:rsidRPr="006039CF">
          <w:rPr>
            <w:rFonts w:ascii="宋体" w:hAnsi="宋体"/>
            <w:i w:val="0"/>
            <w:noProof/>
            <w:webHidden/>
            <w:sz w:val="24"/>
          </w:rPr>
          <w:fldChar w:fldCharType="end"/>
        </w:r>
      </w:hyperlink>
    </w:p>
    <w:p w14:paraId="7DDDDB7B"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89" w:history="1">
        <w:r w:rsidR="006039CF" w:rsidRPr="006039CF">
          <w:rPr>
            <w:rStyle w:val="Hyperlink"/>
            <w:rFonts w:ascii="宋体" w:hAnsi="宋体"/>
            <w:i w:val="0"/>
            <w:noProof/>
            <w:sz w:val="24"/>
            <w:lang w:val="x-none" w:eastAsia="x-none"/>
          </w:rPr>
          <w:t>2.2.3</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服务器缓存服务</w:t>
        </w:r>
        <w:r w:rsidR="006039CF" w:rsidRPr="006039CF">
          <w:rPr>
            <w:rStyle w:val="Hyperlink"/>
            <w:rFonts w:ascii="宋体" w:hAnsi="宋体"/>
            <w:i w:val="0"/>
            <w:noProof/>
            <w:sz w:val="24"/>
            <w:lang w:val="x-none" w:eastAsia="x-none"/>
          </w:rPr>
          <w:t xml:space="preserve">  Redis</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8</w:t>
        </w:r>
        <w:r w:rsidR="006039CF" w:rsidRPr="006039CF">
          <w:rPr>
            <w:rFonts w:ascii="宋体" w:hAnsi="宋体"/>
            <w:i w:val="0"/>
            <w:noProof/>
            <w:webHidden/>
            <w:sz w:val="24"/>
          </w:rPr>
          <w:fldChar w:fldCharType="end"/>
        </w:r>
      </w:hyperlink>
    </w:p>
    <w:p w14:paraId="4339FF16" w14:textId="77777777" w:rsidR="006039CF" w:rsidRPr="006039CF" w:rsidRDefault="003B56FF">
      <w:pPr>
        <w:pStyle w:val="TOC3"/>
        <w:tabs>
          <w:tab w:val="left" w:pos="1680"/>
          <w:tab w:val="right" w:leader="dot" w:pos="8296"/>
        </w:tabs>
        <w:rPr>
          <w:rFonts w:ascii="宋体" w:hAnsi="宋体" w:cstheme="minorBidi"/>
          <w:i w:val="0"/>
          <w:iCs w:val="0"/>
          <w:noProof/>
          <w:sz w:val="24"/>
        </w:rPr>
      </w:pPr>
      <w:hyperlink w:anchor="_Toc455438290" w:history="1">
        <w:r w:rsidR="006039CF" w:rsidRPr="006039CF">
          <w:rPr>
            <w:rStyle w:val="Hyperlink"/>
            <w:rFonts w:ascii="宋体" w:hAnsi="宋体"/>
            <w:i w:val="0"/>
            <w:noProof/>
            <w:sz w:val="24"/>
            <w:lang w:val="x-none" w:eastAsia="x-none"/>
          </w:rPr>
          <w:t>2.2.4</w:t>
        </w:r>
        <w:r w:rsidR="006039CF" w:rsidRPr="006039CF">
          <w:rPr>
            <w:rFonts w:ascii="宋体" w:hAnsi="宋体" w:cstheme="minorBidi"/>
            <w:i w:val="0"/>
            <w:iCs w:val="0"/>
            <w:noProof/>
            <w:sz w:val="24"/>
          </w:rPr>
          <w:tab/>
        </w:r>
        <w:r w:rsidR="006039CF" w:rsidRPr="006039CF">
          <w:rPr>
            <w:rStyle w:val="Hyperlink"/>
            <w:rFonts w:ascii="宋体" w:hAnsi="宋体"/>
            <w:i w:val="0"/>
            <w:noProof/>
            <w:sz w:val="24"/>
            <w:lang w:val="x-none" w:eastAsia="x-none"/>
          </w:rPr>
          <w:t>NoSQL</w:t>
        </w:r>
        <w:r w:rsidR="006039CF" w:rsidRPr="006039CF">
          <w:rPr>
            <w:rStyle w:val="Hyperlink"/>
            <w:rFonts w:ascii="宋体" w:hAnsi="宋体" w:hint="eastAsia"/>
            <w:i w:val="0"/>
            <w:noProof/>
            <w:sz w:val="24"/>
            <w:lang w:val="x-none" w:eastAsia="x-none"/>
          </w:rPr>
          <w:t>数据库</w:t>
        </w:r>
        <w:r w:rsidR="006039CF" w:rsidRPr="006039CF">
          <w:rPr>
            <w:rStyle w:val="Hyperlink"/>
            <w:rFonts w:ascii="宋体" w:hAnsi="宋体"/>
            <w:i w:val="0"/>
            <w:noProof/>
            <w:sz w:val="24"/>
            <w:lang w:val="x-none" w:eastAsia="x-none"/>
          </w:rPr>
          <w:t xml:space="preserve"> MongoDB</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_Toc455438290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8</w:t>
        </w:r>
        <w:r w:rsidR="006039CF" w:rsidRPr="006039CF">
          <w:rPr>
            <w:rFonts w:ascii="宋体" w:hAnsi="宋体"/>
            <w:i w:val="0"/>
            <w:noProof/>
            <w:webHidden/>
            <w:sz w:val="24"/>
          </w:rPr>
          <w:fldChar w:fldCharType="end"/>
        </w:r>
      </w:hyperlink>
    </w:p>
    <w:p w14:paraId="22FBBD25"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91" w:history="1">
        <w:r w:rsidR="006039CF" w:rsidRPr="006039CF">
          <w:rPr>
            <w:rStyle w:val="Hyperlink"/>
            <w:rFonts w:ascii="宋体" w:hAnsi="宋体"/>
            <w:i w:val="0"/>
            <w:noProof/>
            <w:sz w:val="24"/>
            <w:lang w:val="x-none" w:eastAsia="x-none"/>
          </w:rPr>
          <w:t>2.2.5</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高性能</w:t>
        </w:r>
        <w:r w:rsidR="006039CF" w:rsidRPr="006039CF">
          <w:rPr>
            <w:rStyle w:val="Hyperlink"/>
            <w:rFonts w:ascii="宋体" w:hAnsi="宋体"/>
            <w:i w:val="0"/>
            <w:noProof/>
            <w:sz w:val="24"/>
            <w:lang w:val="x-none" w:eastAsia="x-none"/>
          </w:rPr>
          <w:t>HTTP</w:t>
        </w:r>
        <w:r w:rsidR="006039CF" w:rsidRPr="006039CF">
          <w:rPr>
            <w:rStyle w:val="Hyperlink"/>
            <w:rFonts w:ascii="宋体" w:hAnsi="宋体" w:hint="eastAsia"/>
            <w:i w:val="0"/>
            <w:noProof/>
            <w:sz w:val="24"/>
            <w:lang w:val="x-none" w:eastAsia="x-none"/>
          </w:rPr>
          <w:t>服务器</w:t>
        </w:r>
        <w:r w:rsidR="006039CF" w:rsidRPr="006039CF">
          <w:rPr>
            <w:rStyle w:val="Hyperlink"/>
            <w:rFonts w:ascii="宋体" w:hAnsi="宋体"/>
            <w:i w:val="0"/>
            <w:noProof/>
            <w:sz w:val="24"/>
            <w:lang w:val="x-none" w:eastAsia="x-none"/>
          </w:rPr>
          <w:t>Nginx</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9</w:t>
        </w:r>
        <w:r w:rsidR="006039CF" w:rsidRPr="006039CF">
          <w:rPr>
            <w:rFonts w:ascii="宋体" w:hAnsi="宋体"/>
            <w:i w:val="0"/>
            <w:noProof/>
            <w:webHidden/>
            <w:sz w:val="24"/>
          </w:rPr>
          <w:fldChar w:fldCharType="end"/>
        </w:r>
      </w:hyperlink>
    </w:p>
    <w:p w14:paraId="2E93F93A"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292" w:history="1">
        <w:r w:rsidR="006039CF" w:rsidRPr="006039CF">
          <w:rPr>
            <w:rStyle w:val="Hyperlink"/>
            <w:rFonts w:ascii="宋体" w:hAnsi="宋体"/>
            <w:noProof/>
            <w:sz w:val="24"/>
          </w:rPr>
          <w:t>2.3</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本章小结</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_Toc455438292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9</w:t>
        </w:r>
        <w:r w:rsidR="006039CF" w:rsidRPr="006039CF">
          <w:rPr>
            <w:rFonts w:ascii="宋体" w:hAnsi="宋体"/>
            <w:noProof/>
            <w:webHidden/>
            <w:sz w:val="24"/>
          </w:rPr>
          <w:fldChar w:fldCharType="end"/>
        </w:r>
      </w:hyperlink>
    </w:p>
    <w:p w14:paraId="7DCCF62A" w14:textId="77777777" w:rsidR="006039CF" w:rsidRPr="006039CF" w:rsidRDefault="003B56FF">
      <w:pPr>
        <w:pStyle w:val="TOC1"/>
        <w:tabs>
          <w:tab w:val="right" w:leader="dot" w:pos="8296"/>
        </w:tabs>
        <w:rPr>
          <w:rFonts w:ascii="宋体" w:hAnsi="宋体" w:cstheme="minorBidi"/>
          <w:b w:val="0"/>
          <w:bCs w:val="0"/>
          <w:caps w:val="0"/>
          <w:noProof/>
          <w:sz w:val="24"/>
        </w:rPr>
      </w:pPr>
      <w:hyperlink w:anchor="_Toc455438293" w:history="1">
        <w:r w:rsidR="006039CF" w:rsidRPr="006039CF">
          <w:rPr>
            <w:rStyle w:val="Hyperlink"/>
            <w:rFonts w:ascii="宋体" w:hAnsi="宋体" w:hint="eastAsia"/>
            <w:noProof/>
            <w:sz w:val="24"/>
          </w:rPr>
          <w:t>第三章</w:t>
        </w:r>
        <w:r w:rsidR="006039CF" w:rsidRPr="006039CF">
          <w:rPr>
            <w:rStyle w:val="Hyperlink"/>
            <w:rFonts w:ascii="宋体" w:hAnsi="宋体"/>
            <w:noProof/>
            <w:sz w:val="24"/>
          </w:rPr>
          <w:t xml:space="preserve"> </w:t>
        </w:r>
        <w:r w:rsidR="006039CF" w:rsidRPr="006039CF">
          <w:rPr>
            <w:rStyle w:val="Hyperlink"/>
            <w:rFonts w:ascii="宋体" w:hAnsi="宋体" w:hint="eastAsia"/>
            <w:noProof/>
            <w:sz w:val="24"/>
          </w:rPr>
          <w:t>工作圈的需求分析</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_Toc455438293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10</w:t>
        </w:r>
        <w:r w:rsidR="006039CF" w:rsidRPr="006039CF">
          <w:rPr>
            <w:rFonts w:ascii="宋体" w:hAnsi="宋体"/>
            <w:noProof/>
            <w:webHidden/>
            <w:sz w:val="24"/>
          </w:rPr>
          <w:fldChar w:fldCharType="end"/>
        </w:r>
      </w:hyperlink>
    </w:p>
    <w:p w14:paraId="3B0CB021"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294" w:history="1">
        <w:r w:rsidR="006039CF" w:rsidRPr="006039CF">
          <w:rPr>
            <w:rStyle w:val="Hyperlink"/>
            <w:rFonts w:ascii="宋体" w:hAnsi="宋体"/>
            <w:noProof/>
            <w:sz w:val="24"/>
          </w:rPr>
          <w:t>3.1</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系统用户角色分析</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_Toc455438294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11</w:t>
        </w:r>
        <w:r w:rsidR="006039CF" w:rsidRPr="006039CF">
          <w:rPr>
            <w:rFonts w:ascii="宋体" w:hAnsi="宋体"/>
            <w:noProof/>
            <w:webHidden/>
            <w:sz w:val="24"/>
          </w:rPr>
          <w:fldChar w:fldCharType="end"/>
        </w:r>
      </w:hyperlink>
    </w:p>
    <w:p w14:paraId="70CDBA07"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295" w:history="1">
        <w:r w:rsidR="006039CF" w:rsidRPr="006039CF">
          <w:rPr>
            <w:rStyle w:val="Hyperlink"/>
            <w:rFonts w:ascii="宋体" w:hAnsi="宋体"/>
            <w:noProof/>
            <w:sz w:val="24"/>
          </w:rPr>
          <w:t>3.2</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系统功能需求分析</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_Toc455438295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12</w:t>
        </w:r>
        <w:r w:rsidR="006039CF" w:rsidRPr="006039CF">
          <w:rPr>
            <w:rFonts w:ascii="宋体" w:hAnsi="宋体"/>
            <w:noProof/>
            <w:webHidden/>
            <w:sz w:val="24"/>
          </w:rPr>
          <w:fldChar w:fldCharType="end"/>
        </w:r>
      </w:hyperlink>
    </w:p>
    <w:p w14:paraId="1F6688CB"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96" w:history="1">
        <w:r w:rsidR="006039CF" w:rsidRPr="006039CF">
          <w:rPr>
            <w:rStyle w:val="Hyperlink"/>
            <w:rFonts w:ascii="宋体" w:hAnsi="宋体"/>
            <w:i w:val="0"/>
            <w:noProof/>
            <w:sz w:val="24"/>
            <w:lang w:val="x-none" w:eastAsia="x-none"/>
          </w:rPr>
          <w:t>3.2.1</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用户账户管理与企业管理</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12</w:t>
        </w:r>
        <w:r w:rsidR="006039CF" w:rsidRPr="006039CF">
          <w:rPr>
            <w:rFonts w:ascii="宋体" w:hAnsi="宋体"/>
            <w:i w:val="0"/>
            <w:noProof/>
            <w:webHidden/>
            <w:sz w:val="24"/>
          </w:rPr>
          <w:fldChar w:fldCharType="end"/>
        </w:r>
      </w:hyperlink>
    </w:p>
    <w:p w14:paraId="3B9A9D1A"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97" w:history="1">
        <w:r w:rsidR="006039CF" w:rsidRPr="006039CF">
          <w:rPr>
            <w:rStyle w:val="Hyperlink"/>
            <w:rFonts w:ascii="宋体" w:hAnsi="宋体"/>
            <w:i w:val="0"/>
            <w:noProof/>
            <w:sz w:val="24"/>
            <w:lang w:val="x-none" w:eastAsia="x-none"/>
          </w:rPr>
          <w:t>3.2.2</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圈子与帖子</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13</w:t>
        </w:r>
        <w:r w:rsidR="006039CF" w:rsidRPr="006039CF">
          <w:rPr>
            <w:rFonts w:ascii="宋体" w:hAnsi="宋体"/>
            <w:i w:val="0"/>
            <w:noProof/>
            <w:webHidden/>
            <w:sz w:val="24"/>
          </w:rPr>
          <w:fldChar w:fldCharType="end"/>
        </w:r>
      </w:hyperlink>
    </w:p>
    <w:p w14:paraId="3589C19E"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98" w:history="1">
        <w:r w:rsidR="006039CF" w:rsidRPr="006039CF">
          <w:rPr>
            <w:rStyle w:val="Hyperlink"/>
            <w:rFonts w:ascii="宋体" w:hAnsi="宋体"/>
            <w:i w:val="0"/>
            <w:noProof/>
            <w:sz w:val="24"/>
            <w:lang w:val="x-none" w:eastAsia="x-none"/>
          </w:rPr>
          <w:t>3.2.3</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评论</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14</w:t>
        </w:r>
        <w:r w:rsidR="006039CF" w:rsidRPr="006039CF">
          <w:rPr>
            <w:rFonts w:ascii="宋体" w:hAnsi="宋体"/>
            <w:i w:val="0"/>
            <w:noProof/>
            <w:webHidden/>
            <w:sz w:val="24"/>
          </w:rPr>
          <w:fldChar w:fldCharType="end"/>
        </w:r>
      </w:hyperlink>
    </w:p>
    <w:p w14:paraId="00D595B5"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299" w:history="1">
        <w:r w:rsidR="006039CF" w:rsidRPr="006039CF">
          <w:rPr>
            <w:rStyle w:val="Hyperlink"/>
            <w:rFonts w:ascii="宋体" w:hAnsi="宋体"/>
            <w:i w:val="0"/>
            <w:noProof/>
            <w:sz w:val="24"/>
            <w:lang w:val="x-none" w:eastAsia="x-none"/>
          </w:rPr>
          <w:t>3.2.4</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赞</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14</w:t>
        </w:r>
        <w:r w:rsidR="006039CF" w:rsidRPr="006039CF">
          <w:rPr>
            <w:rFonts w:ascii="宋体" w:hAnsi="宋体"/>
            <w:i w:val="0"/>
            <w:noProof/>
            <w:webHidden/>
            <w:sz w:val="24"/>
          </w:rPr>
          <w:fldChar w:fldCharType="end"/>
        </w:r>
      </w:hyperlink>
    </w:p>
    <w:p w14:paraId="1CDCE2EC"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00" w:history="1">
        <w:r w:rsidR="006039CF" w:rsidRPr="006039CF">
          <w:rPr>
            <w:rStyle w:val="Hyperlink"/>
            <w:rFonts w:ascii="宋体" w:hAnsi="宋体"/>
            <w:i w:val="0"/>
            <w:noProof/>
            <w:sz w:val="24"/>
            <w:lang w:val="x-none" w:eastAsia="x-none"/>
          </w:rPr>
          <w:t>3.2.5</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工作功能</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_Toc455438300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14</w:t>
        </w:r>
        <w:r w:rsidR="006039CF" w:rsidRPr="006039CF">
          <w:rPr>
            <w:rFonts w:ascii="宋体" w:hAnsi="宋体"/>
            <w:i w:val="0"/>
            <w:noProof/>
            <w:webHidden/>
            <w:sz w:val="24"/>
          </w:rPr>
          <w:fldChar w:fldCharType="end"/>
        </w:r>
      </w:hyperlink>
    </w:p>
    <w:p w14:paraId="60FA4AFB"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01" w:history="1">
        <w:r w:rsidR="006039CF" w:rsidRPr="006039CF">
          <w:rPr>
            <w:rStyle w:val="Hyperlink"/>
            <w:rFonts w:ascii="宋体" w:hAnsi="宋体"/>
            <w:i w:val="0"/>
            <w:noProof/>
            <w:sz w:val="24"/>
            <w:lang w:val="x-none" w:eastAsia="x-none"/>
          </w:rPr>
          <w:t>3.2.6</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工作流引擎</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15</w:t>
        </w:r>
        <w:r w:rsidR="006039CF" w:rsidRPr="006039CF">
          <w:rPr>
            <w:rFonts w:ascii="宋体" w:hAnsi="宋体"/>
            <w:i w:val="0"/>
            <w:noProof/>
            <w:webHidden/>
            <w:sz w:val="24"/>
          </w:rPr>
          <w:fldChar w:fldCharType="end"/>
        </w:r>
      </w:hyperlink>
    </w:p>
    <w:p w14:paraId="7D1B5CF4"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02" w:history="1">
        <w:r w:rsidR="006039CF" w:rsidRPr="006039CF">
          <w:rPr>
            <w:rStyle w:val="Hyperlink"/>
            <w:rFonts w:ascii="宋体" w:hAnsi="宋体"/>
            <w:i w:val="0"/>
            <w:noProof/>
            <w:sz w:val="24"/>
            <w:lang w:val="x-none" w:eastAsia="x-none"/>
          </w:rPr>
          <w:t>3.2.7</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即时通信（</w:t>
        </w:r>
        <w:r w:rsidR="006039CF" w:rsidRPr="006039CF">
          <w:rPr>
            <w:rStyle w:val="Hyperlink"/>
            <w:rFonts w:ascii="宋体" w:hAnsi="宋体"/>
            <w:i w:val="0"/>
            <w:noProof/>
            <w:sz w:val="24"/>
            <w:lang w:val="x-none" w:eastAsia="x-none"/>
          </w:rPr>
          <w:t>IM</w:t>
        </w:r>
        <w:r w:rsidR="006039CF" w:rsidRPr="006039CF">
          <w:rPr>
            <w:rStyle w:val="Hyperlink"/>
            <w:rFonts w:ascii="宋体" w:hAnsi="宋体" w:hint="eastAsia"/>
            <w:i w:val="0"/>
            <w:noProof/>
            <w:sz w:val="24"/>
            <w:lang w:val="x-none" w:eastAsia="x-none"/>
          </w:rPr>
          <w:t>）</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_Toc455438302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16</w:t>
        </w:r>
        <w:r w:rsidR="006039CF" w:rsidRPr="006039CF">
          <w:rPr>
            <w:rFonts w:ascii="宋体" w:hAnsi="宋体"/>
            <w:i w:val="0"/>
            <w:noProof/>
            <w:webHidden/>
            <w:sz w:val="24"/>
          </w:rPr>
          <w:fldChar w:fldCharType="end"/>
        </w:r>
      </w:hyperlink>
    </w:p>
    <w:p w14:paraId="1DC9F607"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03" w:history="1">
        <w:r w:rsidR="006039CF" w:rsidRPr="006039CF">
          <w:rPr>
            <w:rStyle w:val="Hyperlink"/>
            <w:rFonts w:ascii="宋体" w:hAnsi="宋体"/>
            <w:noProof/>
            <w:sz w:val="24"/>
          </w:rPr>
          <w:t>3.3</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系统的非功能需求分析</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_Toc455438303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16</w:t>
        </w:r>
        <w:r w:rsidR="006039CF" w:rsidRPr="006039CF">
          <w:rPr>
            <w:rFonts w:ascii="宋体" w:hAnsi="宋体"/>
            <w:noProof/>
            <w:webHidden/>
            <w:sz w:val="24"/>
          </w:rPr>
          <w:fldChar w:fldCharType="end"/>
        </w:r>
      </w:hyperlink>
    </w:p>
    <w:p w14:paraId="67F027E8"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04" w:history="1">
        <w:r w:rsidR="006039CF" w:rsidRPr="006039CF">
          <w:rPr>
            <w:rStyle w:val="Hyperlink"/>
            <w:rFonts w:ascii="宋体" w:hAnsi="宋体"/>
            <w:i w:val="0"/>
            <w:noProof/>
            <w:sz w:val="24"/>
            <w:lang w:val="x-none" w:eastAsia="x-none"/>
          </w:rPr>
          <w:t>3.3.1</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数据存储持久性</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_Toc455438304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16</w:t>
        </w:r>
        <w:r w:rsidR="006039CF" w:rsidRPr="006039CF">
          <w:rPr>
            <w:rFonts w:ascii="宋体" w:hAnsi="宋体"/>
            <w:i w:val="0"/>
            <w:noProof/>
            <w:webHidden/>
            <w:sz w:val="24"/>
          </w:rPr>
          <w:fldChar w:fldCharType="end"/>
        </w:r>
      </w:hyperlink>
    </w:p>
    <w:p w14:paraId="0337E66C"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05" w:history="1">
        <w:r w:rsidR="006039CF" w:rsidRPr="006039CF">
          <w:rPr>
            <w:rStyle w:val="Hyperlink"/>
            <w:rFonts w:ascii="宋体" w:hAnsi="宋体"/>
            <w:i w:val="0"/>
            <w:noProof/>
            <w:sz w:val="24"/>
            <w:lang w:val="x-none" w:eastAsia="x-none"/>
          </w:rPr>
          <w:t>3.3.2</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数据可迁移性</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_Toc455438305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16</w:t>
        </w:r>
        <w:r w:rsidR="006039CF" w:rsidRPr="006039CF">
          <w:rPr>
            <w:rFonts w:ascii="宋体" w:hAnsi="宋体"/>
            <w:i w:val="0"/>
            <w:noProof/>
            <w:webHidden/>
            <w:sz w:val="24"/>
          </w:rPr>
          <w:fldChar w:fldCharType="end"/>
        </w:r>
      </w:hyperlink>
    </w:p>
    <w:p w14:paraId="128F695F"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06" w:history="1">
        <w:r w:rsidR="006039CF" w:rsidRPr="006039CF">
          <w:rPr>
            <w:rStyle w:val="Hyperlink"/>
            <w:rFonts w:ascii="宋体" w:hAnsi="宋体"/>
            <w:i w:val="0"/>
            <w:noProof/>
            <w:sz w:val="24"/>
            <w:lang w:val="x-none" w:eastAsia="x-none"/>
          </w:rPr>
          <w:t>3.3.3</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数据私密性</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16</w:t>
        </w:r>
        <w:r w:rsidR="006039CF" w:rsidRPr="006039CF">
          <w:rPr>
            <w:rFonts w:ascii="宋体" w:hAnsi="宋体"/>
            <w:i w:val="0"/>
            <w:noProof/>
            <w:webHidden/>
            <w:sz w:val="24"/>
          </w:rPr>
          <w:fldChar w:fldCharType="end"/>
        </w:r>
      </w:hyperlink>
    </w:p>
    <w:p w14:paraId="22CA1478"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07" w:history="1">
        <w:r w:rsidR="006039CF" w:rsidRPr="006039CF">
          <w:rPr>
            <w:rStyle w:val="Hyperlink"/>
            <w:rFonts w:ascii="宋体" w:hAnsi="宋体"/>
            <w:i w:val="0"/>
            <w:noProof/>
            <w:sz w:val="24"/>
            <w:lang w:val="x-none" w:eastAsia="x-none"/>
          </w:rPr>
          <w:t>3.3.4</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服务可用性</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17</w:t>
        </w:r>
        <w:r w:rsidR="006039CF" w:rsidRPr="006039CF">
          <w:rPr>
            <w:rFonts w:ascii="宋体" w:hAnsi="宋体"/>
            <w:i w:val="0"/>
            <w:noProof/>
            <w:webHidden/>
            <w:sz w:val="24"/>
          </w:rPr>
          <w:fldChar w:fldCharType="end"/>
        </w:r>
      </w:hyperlink>
    </w:p>
    <w:p w14:paraId="3D7FF77E"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08" w:history="1">
        <w:r w:rsidR="006039CF" w:rsidRPr="006039CF">
          <w:rPr>
            <w:rStyle w:val="Hyperlink"/>
            <w:rFonts w:ascii="宋体" w:hAnsi="宋体"/>
            <w:i w:val="0"/>
            <w:noProof/>
            <w:sz w:val="24"/>
            <w:lang w:val="x-none" w:eastAsia="x-none"/>
          </w:rPr>
          <w:t>3.3.5</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故障恢复能力</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17</w:t>
        </w:r>
        <w:r w:rsidR="006039CF" w:rsidRPr="006039CF">
          <w:rPr>
            <w:rFonts w:ascii="宋体" w:hAnsi="宋体"/>
            <w:i w:val="0"/>
            <w:noProof/>
            <w:webHidden/>
            <w:sz w:val="24"/>
          </w:rPr>
          <w:fldChar w:fldCharType="end"/>
        </w:r>
      </w:hyperlink>
    </w:p>
    <w:p w14:paraId="71466394"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09" w:history="1">
        <w:r w:rsidR="006039CF" w:rsidRPr="006039CF">
          <w:rPr>
            <w:rStyle w:val="Hyperlink"/>
            <w:rFonts w:ascii="宋体" w:hAnsi="宋体"/>
            <w:noProof/>
            <w:sz w:val="24"/>
          </w:rPr>
          <w:t>3.4</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本章小结</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_Toc455438309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17</w:t>
        </w:r>
        <w:r w:rsidR="006039CF" w:rsidRPr="006039CF">
          <w:rPr>
            <w:rFonts w:ascii="宋体" w:hAnsi="宋体"/>
            <w:noProof/>
            <w:webHidden/>
            <w:sz w:val="24"/>
          </w:rPr>
          <w:fldChar w:fldCharType="end"/>
        </w:r>
      </w:hyperlink>
    </w:p>
    <w:p w14:paraId="3467178F" w14:textId="77777777" w:rsidR="006039CF" w:rsidRPr="006039CF" w:rsidRDefault="003B56FF">
      <w:pPr>
        <w:pStyle w:val="TOC1"/>
        <w:tabs>
          <w:tab w:val="right" w:leader="dot" w:pos="8296"/>
        </w:tabs>
        <w:rPr>
          <w:rFonts w:ascii="宋体" w:hAnsi="宋体" w:cstheme="minorBidi"/>
          <w:b w:val="0"/>
          <w:bCs w:val="0"/>
          <w:caps w:val="0"/>
          <w:noProof/>
          <w:sz w:val="24"/>
        </w:rPr>
      </w:pPr>
      <w:hyperlink w:anchor="_Toc455438310" w:history="1">
        <w:r w:rsidR="006039CF" w:rsidRPr="006039CF">
          <w:rPr>
            <w:rStyle w:val="Hyperlink"/>
            <w:rFonts w:ascii="宋体" w:hAnsi="宋体" w:hint="eastAsia"/>
            <w:noProof/>
            <w:sz w:val="24"/>
          </w:rPr>
          <w:t>第四章</w:t>
        </w:r>
        <w:r w:rsidR="006039CF" w:rsidRPr="006039CF">
          <w:rPr>
            <w:rStyle w:val="Hyperlink"/>
            <w:rFonts w:ascii="宋体" w:hAnsi="宋体"/>
            <w:noProof/>
            <w:sz w:val="24"/>
          </w:rPr>
          <w:t xml:space="preserve"> </w:t>
        </w:r>
        <w:r w:rsidR="006039CF" w:rsidRPr="006039CF">
          <w:rPr>
            <w:rStyle w:val="Hyperlink"/>
            <w:rFonts w:ascii="宋体" w:hAnsi="宋体" w:hint="eastAsia"/>
            <w:noProof/>
            <w:sz w:val="24"/>
          </w:rPr>
          <w:t>工作圈的总体设计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_Toc455438310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18</w:t>
        </w:r>
        <w:r w:rsidR="006039CF" w:rsidRPr="006039CF">
          <w:rPr>
            <w:rFonts w:ascii="宋体" w:hAnsi="宋体"/>
            <w:noProof/>
            <w:webHidden/>
            <w:sz w:val="24"/>
          </w:rPr>
          <w:fldChar w:fldCharType="end"/>
        </w:r>
      </w:hyperlink>
    </w:p>
    <w:p w14:paraId="71FF86EA"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11" w:history="1">
        <w:r w:rsidR="006039CF" w:rsidRPr="006039CF">
          <w:rPr>
            <w:rStyle w:val="Hyperlink"/>
            <w:rFonts w:ascii="宋体" w:hAnsi="宋体"/>
            <w:noProof/>
            <w:sz w:val="24"/>
          </w:rPr>
          <w:t>4.1</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工作圈的设计目标</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_Toc455438311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18</w:t>
        </w:r>
        <w:r w:rsidR="006039CF" w:rsidRPr="006039CF">
          <w:rPr>
            <w:rFonts w:ascii="宋体" w:hAnsi="宋体"/>
            <w:noProof/>
            <w:webHidden/>
            <w:sz w:val="24"/>
          </w:rPr>
          <w:fldChar w:fldCharType="end"/>
        </w:r>
      </w:hyperlink>
    </w:p>
    <w:p w14:paraId="72E7A129"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12" w:history="1">
        <w:r w:rsidR="006039CF" w:rsidRPr="006039CF">
          <w:rPr>
            <w:rStyle w:val="Hyperlink"/>
            <w:rFonts w:ascii="宋体" w:hAnsi="宋体"/>
            <w:noProof/>
            <w:sz w:val="24"/>
          </w:rPr>
          <w:t>4.2</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工作圈功能模块设计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_Toc455438312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18</w:t>
        </w:r>
        <w:r w:rsidR="006039CF" w:rsidRPr="006039CF">
          <w:rPr>
            <w:rFonts w:ascii="宋体" w:hAnsi="宋体"/>
            <w:noProof/>
            <w:webHidden/>
            <w:sz w:val="24"/>
          </w:rPr>
          <w:fldChar w:fldCharType="end"/>
        </w:r>
      </w:hyperlink>
    </w:p>
    <w:p w14:paraId="3B1EA04D"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13" w:history="1">
        <w:r w:rsidR="006039CF" w:rsidRPr="006039CF">
          <w:rPr>
            <w:rStyle w:val="Hyperlink"/>
            <w:rFonts w:ascii="宋体" w:hAnsi="宋体"/>
            <w:i w:val="0"/>
            <w:noProof/>
            <w:sz w:val="24"/>
            <w:lang w:val="x-none" w:eastAsia="x-none"/>
          </w:rPr>
          <w:t>4.2.1</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功能总体划分</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_Toc455438313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18</w:t>
        </w:r>
        <w:r w:rsidR="006039CF" w:rsidRPr="006039CF">
          <w:rPr>
            <w:rFonts w:ascii="宋体" w:hAnsi="宋体"/>
            <w:i w:val="0"/>
            <w:noProof/>
            <w:webHidden/>
            <w:sz w:val="24"/>
          </w:rPr>
          <w:fldChar w:fldCharType="end"/>
        </w:r>
      </w:hyperlink>
    </w:p>
    <w:p w14:paraId="20F86DEF"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14" w:history="1">
        <w:r w:rsidR="006039CF" w:rsidRPr="006039CF">
          <w:rPr>
            <w:rStyle w:val="Hyperlink"/>
            <w:rFonts w:ascii="宋体" w:hAnsi="宋体"/>
            <w:i w:val="0"/>
            <w:noProof/>
            <w:sz w:val="24"/>
            <w:lang w:val="x-none" w:eastAsia="x-none"/>
          </w:rPr>
          <w:t>4.2.2</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用户账户模块</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_Toc455438314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20</w:t>
        </w:r>
        <w:r w:rsidR="006039CF" w:rsidRPr="006039CF">
          <w:rPr>
            <w:rFonts w:ascii="宋体" w:hAnsi="宋体"/>
            <w:i w:val="0"/>
            <w:noProof/>
            <w:webHidden/>
            <w:sz w:val="24"/>
          </w:rPr>
          <w:fldChar w:fldCharType="end"/>
        </w:r>
      </w:hyperlink>
    </w:p>
    <w:p w14:paraId="759E39FF"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15" w:history="1">
        <w:r w:rsidR="006039CF" w:rsidRPr="006039CF">
          <w:rPr>
            <w:rStyle w:val="Hyperlink"/>
            <w:rFonts w:ascii="宋体" w:hAnsi="宋体"/>
            <w:i w:val="0"/>
            <w:noProof/>
            <w:sz w:val="24"/>
            <w:lang w:val="x-none" w:eastAsia="x-none"/>
          </w:rPr>
          <w:t>4.2.3</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圈子与帖子</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_Toc455438315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21</w:t>
        </w:r>
        <w:r w:rsidR="006039CF" w:rsidRPr="006039CF">
          <w:rPr>
            <w:rFonts w:ascii="宋体" w:hAnsi="宋体"/>
            <w:i w:val="0"/>
            <w:noProof/>
            <w:webHidden/>
            <w:sz w:val="24"/>
          </w:rPr>
          <w:fldChar w:fldCharType="end"/>
        </w:r>
      </w:hyperlink>
    </w:p>
    <w:p w14:paraId="5223D31D"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16" w:history="1">
        <w:r w:rsidR="006039CF" w:rsidRPr="006039CF">
          <w:rPr>
            <w:rStyle w:val="Hyperlink"/>
            <w:rFonts w:ascii="宋体" w:hAnsi="宋体"/>
            <w:i w:val="0"/>
            <w:noProof/>
            <w:sz w:val="24"/>
            <w:lang w:val="x-none" w:eastAsia="x-none"/>
          </w:rPr>
          <w:t>4.2.4</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评论</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21</w:t>
        </w:r>
        <w:r w:rsidR="006039CF" w:rsidRPr="006039CF">
          <w:rPr>
            <w:rFonts w:ascii="宋体" w:hAnsi="宋体"/>
            <w:i w:val="0"/>
            <w:noProof/>
            <w:webHidden/>
            <w:sz w:val="24"/>
          </w:rPr>
          <w:fldChar w:fldCharType="end"/>
        </w:r>
      </w:hyperlink>
    </w:p>
    <w:p w14:paraId="4366D388"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17" w:history="1">
        <w:r w:rsidR="006039CF" w:rsidRPr="006039CF">
          <w:rPr>
            <w:rStyle w:val="Hyperlink"/>
            <w:rFonts w:ascii="宋体" w:hAnsi="宋体"/>
            <w:i w:val="0"/>
            <w:noProof/>
            <w:sz w:val="24"/>
            <w:lang w:val="x-none" w:eastAsia="x-none"/>
          </w:rPr>
          <w:t>4.2.5</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赞</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22</w:t>
        </w:r>
        <w:r w:rsidR="006039CF" w:rsidRPr="006039CF">
          <w:rPr>
            <w:rFonts w:ascii="宋体" w:hAnsi="宋体"/>
            <w:i w:val="0"/>
            <w:noProof/>
            <w:webHidden/>
            <w:sz w:val="24"/>
          </w:rPr>
          <w:fldChar w:fldCharType="end"/>
        </w:r>
      </w:hyperlink>
    </w:p>
    <w:p w14:paraId="5ACDD3A2"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18" w:history="1">
        <w:r w:rsidR="006039CF" w:rsidRPr="006039CF">
          <w:rPr>
            <w:rStyle w:val="Hyperlink"/>
            <w:rFonts w:ascii="宋体" w:hAnsi="宋体"/>
            <w:i w:val="0"/>
            <w:noProof/>
            <w:sz w:val="24"/>
            <w:lang w:val="x-none" w:eastAsia="x-none"/>
          </w:rPr>
          <w:t>4.2.6</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工作应用</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22</w:t>
        </w:r>
        <w:r w:rsidR="006039CF" w:rsidRPr="006039CF">
          <w:rPr>
            <w:rFonts w:ascii="宋体" w:hAnsi="宋体"/>
            <w:i w:val="0"/>
            <w:noProof/>
            <w:webHidden/>
            <w:sz w:val="24"/>
          </w:rPr>
          <w:fldChar w:fldCharType="end"/>
        </w:r>
      </w:hyperlink>
    </w:p>
    <w:p w14:paraId="253CD5C7"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19" w:history="1">
        <w:r w:rsidR="006039CF" w:rsidRPr="006039CF">
          <w:rPr>
            <w:rStyle w:val="Hyperlink"/>
            <w:rFonts w:ascii="宋体" w:hAnsi="宋体"/>
            <w:i w:val="0"/>
            <w:noProof/>
            <w:sz w:val="24"/>
            <w:lang w:val="x-none" w:eastAsia="x-none"/>
          </w:rPr>
          <w:t>4.2.7</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工作流引擎</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22</w:t>
        </w:r>
        <w:r w:rsidR="006039CF" w:rsidRPr="006039CF">
          <w:rPr>
            <w:rFonts w:ascii="宋体" w:hAnsi="宋体"/>
            <w:i w:val="0"/>
            <w:noProof/>
            <w:webHidden/>
            <w:sz w:val="24"/>
          </w:rPr>
          <w:fldChar w:fldCharType="end"/>
        </w:r>
      </w:hyperlink>
    </w:p>
    <w:p w14:paraId="29E20AA9"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20" w:history="1">
        <w:r w:rsidR="006039CF" w:rsidRPr="006039CF">
          <w:rPr>
            <w:rStyle w:val="Hyperlink"/>
            <w:rFonts w:ascii="宋体" w:hAnsi="宋体"/>
            <w:noProof/>
            <w:sz w:val="24"/>
          </w:rPr>
          <w:t>4.3</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数据库设计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_Toc455438320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23</w:t>
        </w:r>
        <w:r w:rsidR="006039CF" w:rsidRPr="006039CF">
          <w:rPr>
            <w:rFonts w:ascii="宋体" w:hAnsi="宋体"/>
            <w:noProof/>
            <w:webHidden/>
            <w:sz w:val="24"/>
          </w:rPr>
          <w:fldChar w:fldCharType="end"/>
        </w:r>
      </w:hyperlink>
    </w:p>
    <w:p w14:paraId="5FBFC74A"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21" w:history="1">
        <w:r w:rsidR="006039CF" w:rsidRPr="006039CF">
          <w:rPr>
            <w:rStyle w:val="Hyperlink"/>
            <w:rFonts w:ascii="宋体" w:hAnsi="宋体"/>
            <w:i w:val="0"/>
            <w:noProof/>
            <w:sz w:val="24"/>
            <w:lang w:val="x-none" w:eastAsia="x-none"/>
          </w:rPr>
          <w:t>4.3.1</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用户账户模块数据设计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23</w:t>
        </w:r>
        <w:r w:rsidR="006039CF" w:rsidRPr="006039CF">
          <w:rPr>
            <w:rFonts w:ascii="宋体" w:hAnsi="宋体"/>
            <w:i w:val="0"/>
            <w:noProof/>
            <w:webHidden/>
            <w:sz w:val="24"/>
          </w:rPr>
          <w:fldChar w:fldCharType="end"/>
        </w:r>
      </w:hyperlink>
    </w:p>
    <w:p w14:paraId="5B4D502D"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22" w:history="1">
        <w:r w:rsidR="006039CF" w:rsidRPr="006039CF">
          <w:rPr>
            <w:rStyle w:val="Hyperlink"/>
            <w:rFonts w:ascii="宋体" w:hAnsi="宋体"/>
            <w:i w:val="0"/>
            <w:noProof/>
            <w:sz w:val="24"/>
            <w:lang w:val="x-none" w:eastAsia="x-none"/>
          </w:rPr>
          <w:t>4.3.2</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圈子帖子模块数据设计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_Toc455438322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23</w:t>
        </w:r>
        <w:r w:rsidR="006039CF" w:rsidRPr="006039CF">
          <w:rPr>
            <w:rFonts w:ascii="宋体" w:hAnsi="宋体"/>
            <w:i w:val="0"/>
            <w:noProof/>
            <w:webHidden/>
            <w:sz w:val="24"/>
          </w:rPr>
          <w:fldChar w:fldCharType="end"/>
        </w:r>
      </w:hyperlink>
    </w:p>
    <w:p w14:paraId="4009B693"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23" w:history="1">
        <w:r w:rsidR="006039CF" w:rsidRPr="006039CF">
          <w:rPr>
            <w:rStyle w:val="Hyperlink"/>
            <w:rFonts w:ascii="宋体" w:hAnsi="宋体"/>
            <w:i w:val="0"/>
            <w:noProof/>
            <w:sz w:val="24"/>
            <w:lang w:val="x-none" w:eastAsia="x-none"/>
          </w:rPr>
          <w:t>4.3.3</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评论模块数据设计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_Toc455438323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24</w:t>
        </w:r>
        <w:r w:rsidR="006039CF" w:rsidRPr="006039CF">
          <w:rPr>
            <w:rFonts w:ascii="宋体" w:hAnsi="宋体"/>
            <w:i w:val="0"/>
            <w:noProof/>
            <w:webHidden/>
            <w:sz w:val="24"/>
          </w:rPr>
          <w:fldChar w:fldCharType="end"/>
        </w:r>
      </w:hyperlink>
    </w:p>
    <w:p w14:paraId="4FADF247"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24" w:history="1">
        <w:r w:rsidR="006039CF" w:rsidRPr="006039CF">
          <w:rPr>
            <w:rStyle w:val="Hyperlink"/>
            <w:rFonts w:ascii="宋体" w:hAnsi="宋体"/>
            <w:i w:val="0"/>
            <w:noProof/>
            <w:sz w:val="24"/>
            <w:lang w:val="x-none" w:eastAsia="x-none"/>
          </w:rPr>
          <w:t>4.3.4</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赞模块数据设计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_Toc455438324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25</w:t>
        </w:r>
        <w:r w:rsidR="006039CF" w:rsidRPr="006039CF">
          <w:rPr>
            <w:rFonts w:ascii="宋体" w:hAnsi="宋体"/>
            <w:i w:val="0"/>
            <w:noProof/>
            <w:webHidden/>
            <w:sz w:val="24"/>
          </w:rPr>
          <w:fldChar w:fldCharType="end"/>
        </w:r>
      </w:hyperlink>
    </w:p>
    <w:p w14:paraId="5F347591"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25" w:history="1">
        <w:r w:rsidR="006039CF" w:rsidRPr="006039CF">
          <w:rPr>
            <w:rStyle w:val="Hyperlink"/>
            <w:rFonts w:ascii="宋体" w:hAnsi="宋体"/>
            <w:i w:val="0"/>
            <w:noProof/>
            <w:sz w:val="24"/>
            <w:lang w:val="x-none" w:eastAsia="x-none"/>
          </w:rPr>
          <w:t>4.3.5</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工作应用模块数据设计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_Toc455438325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25</w:t>
        </w:r>
        <w:r w:rsidR="006039CF" w:rsidRPr="006039CF">
          <w:rPr>
            <w:rFonts w:ascii="宋体" w:hAnsi="宋体"/>
            <w:i w:val="0"/>
            <w:noProof/>
            <w:webHidden/>
            <w:sz w:val="24"/>
          </w:rPr>
          <w:fldChar w:fldCharType="end"/>
        </w:r>
      </w:hyperlink>
    </w:p>
    <w:p w14:paraId="7A8F2B77"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26" w:history="1">
        <w:r w:rsidR="006039CF" w:rsidRPr="006039CF">
          <w:rPr>
            <w:rStyle w:val="Hyperlink"/>
            <w:rFonts w:ascii="宋体" w:hAnsi="宋体"/>
            <w:i w:val="0"/>
            <w:noProof/>
            <w:sz w:val="24"/>
            <w:lang w:val="x-none" w:eastAsia="x-none"/>
          </w:rPr>
          <w:t>4.3.6</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工作流引擎</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26</w:t>
        </w:r>
        <w:r w:rsidR="006039CF" w:rsidRPr="006039CF">
          <w:rPr>
            <w:rFonts w:ascii="宋体" w:hAnsi="宋体"/>
            <w:i w:val="0"/>
            <w:noProof/>
            <w:webHidden/>
            <w:sz w:val="24"/>
          </w:rPr>
          <w:fldChar w:fldCharType="end"/>
        </w:r>
      </w:hyperlink>
    </w:p>
    <w:p w14:paraId="618374BB"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27" w:history="1">
        <w:r w:rsidR="006039CF" w:rsidRPr="006039CF">
          <w:rPr>
            <w:rStyle w:val="Hyperlink"/>
            <w:rFonts w:ascii="宋体" w:hAnsi="宋体"/>
            <w:noProof/>
            <w:sz w:val="24"/>
          </w:rPr>
          <w:t>4.4</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工作圈技术框架设计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_Toc455438327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27</w:t>
        </w:r>
        <w:r w:rsidR="006039CF" w:rsidRPr="006039CF">
          <w:rPr>
            <w:rFonts w:ascii="宋体" w:hAnsi="宋体"/>
            <w:noProof/>
            <w:webHidden/>
            <w:sz w:val="24"/>
          </w:rPr>
          <w:fldChar w:fldCharType="end"/>
        </w:r>
      </w:hyperlink>
    </w:p>
    <w:p w14:paraId="0B22178F"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28" w:history="1">
        <w:r w:rsidR="006039CF" w:rsidRPr="006039CF">
          <w:rPr>
            <w:rStyle w:val="Hyperlink"/>
            <w:rFonts w:ascii="宋体" w:hAnsi="宋体"/>
            <w:i w:val="0"/>
            <w:noProof/>
            <w:sz w:val="24"/>
            <w:lang w:val="x-none" w:eastAsia="x-none"/>
          </w:rPr>
          <w:t>4.4.1</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工作圈整体技术架构</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27</w:t>
        </w:r>
        <w:r w:rsidR="006039CF" w:rsidRPr="006039CF">
          <w:rPr>
            <w:rFonts w:ascii="宋体" w:hAnsi="宋体"/>
            <w:i w:val="0"/>
            <w:noProof/>
            <w:webHidden/>
            <w:sz w:val="24"/>
          </w:rPr>
          <w:fldChar w:fldCharType="end"/>
        </w:r>
      </w:hyperlink>
    </w:p>
    <w:p w14:paraId="35EE7276"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29" w:history="1">
        <w:r w:rsidR="006039CF" w:rsidRPr="006039CF">
          <w:rPr>
            <w:rStyle w:val="Hyperlink"/>
            <w:rFonts w:ascii="宋体" w:hAnsi="宋体"/>
            <w:i w:val="0"/>
            <w:noProof/>
            <w:sz w:val="24"/>
            <w:lang w:val="x-none" w:eastAsia="x-none"/>
          </w:rPr>
          <w:t>4.4.2</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工作圈</w:t>
        </w:r>
        <w:r w:rsidR="006039CF" w:rsidRPr="006039CF">
          <w:rPr>
            <w:rStyle w:val="Hyperlink"/>
            <w:rFonts w:ascii="宋体" w:hAnsi="宋体"/>
            <w:i w:val="0"/>
            <w:noProof/>
            <w:sz w:val="24"/>
            <w:lang w:val="x-none" w:eastAsia="x-none"/>
          </w:rPr>
          <w:t>Rest</w:t>
        </w:r>
        <w:r w:rsidR="006039CF" w:rsidRPr="006039CF">
          <w:rPr>
            <w:rStyle w:val="Hyperlink"/>
            <w:rFonts w:ascii="宋体" w:hAnsi="宋体" w:hint="eastAsia"/>
            <w:i w:val="0"/>
            <w:noProof/>
            <w:sz w:val="24"/>
            <w:lang w:val="x-none" w:eastAsia="x-none"/>
          </w:rPr>
          <w:t>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28</w:t>
        </w:r>
        <w:r w:rsidR="006039CF" w:rsidRPr="006039CF">
          <w:rPr>
            <w:rFonts w:ascii="宋体" w:hAnsi="宋体"/>
            <w:i w:val="0"/>
            <w:noProof/>
            <w:webHidden/>
            <w:sz w:val="24"/>
          </w:rPr>
          <w:fldChar w:fldCharType="end"/>
        </w:r>
      </w:hyperlink>
    </w:p>
    <w:p w14:paraId="17A9E479"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30" w:history="1">
        <w:r w:rsidR="006039CF" w:rsidRPr="006039CF">
          <w:rPr>
            <w:rStyle w:val="Hyperlink"/>
            <w:rFonts w:ascii="宋体" w:hAnsi="宋体"/>
            <w:i w:val="0"/>
            <w:noProof/>
            <w:sz w:val="24"/>
            <w:lang w:val="x-none" w:eastAsia="x-none"/>
          </w:rPr>
          <w:t>4.4.3</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分布式服务与自动化配置中心</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_Toc455438330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30</w:t>
        </w:r>
        <w:r w:rsidR="006039CF" w:rsidRPr="006039CF">
          <w:rPr>
            <w:rFonts w:ascii="宋体" w:hAnsi="宋体"/>
            <w:i w:val="0"/>
            <w:noProof/>
            <w:webHidden/>
            <w:sz w:val="24"/>
          </w:rPr>
          <w:fldChar w:fldCharType="end"/>
        </w:r>
      </w:hyperlink>
    </w:p>
    <w:p w14:paraId="6BAEB3FF"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31" w:history="1">
        <w:r w:rsidR="006039CF" w:rsidRPr="006039CF">
          <w:rPr>
            <w:rStyle w:val="Hyperlink"/>
            <w:rFonts w:ascii="宋体" w:hAnsi="宋体"/>
            <w:i w:val="0"/>
            <w:noProof/>
            <w:sz w:val="24"/>
            <w:lang w:val="x-none" w:eastAsia="x-none"/>
          </w:rPr>
          <w:t>4.4.4</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数据分片</w:t>
        </w:r>
        <w:r w:rsidR="006039CF" w:rsidRPr="006039CF">
          <w:rPr>
            <w:rStyle w:val="Hyperlink"/>
            <w:rFonts w:ascii="宋体" w:hAnsi="宋体"/>
            <w:i w:val="0"/>
            <w:noProof/>
            <w:sz w:val="24"/>
            <w:lang w:val="x-none" w:eastAsia="x-none"/>
          </w:rPr>
          <w:t>(Data Sharding)</w:t>
        </w:r>
        <w:r w:rsidR="006039CF" w:rsidRPr="006039CF">
          <w:rPr>
            <w:rStyle w:val="Hyperlink"/>
            <w:rFonts w:ascii="宋体" w:hAnsi="宋体" w:hint="eastAsia"/>
            <w:i w:val="0"/>
            <w:noProof/>
            <w:sz w:val="24"/>
            <w:lang w:val="x-none" w:eastAsia="x-none"/>
          </w:rPr>
          <w:t>与数据索引中心</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32</w:t>
        </w:r>
        <w:r w:rsidR="006039CF" w:rsidRPr="006039CF">
          <w:rPr>
            <w:rFonts w:ascii="宋体" w:hAnsi="宋体"/>
            <w:i w:val="0"/>
            <w:noProof/>
            <w:webHidden/>
            <w:sz w:val="24"/>
          </w:rPr>
          <w:fldChar w:fldCharType="end"/>
        </w:r>
      </w:hyperlink>
    </w:p>
    <w:p w14:paraId="283C26C3"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32" w:history="1">
        <w:r w:rsidR="006039CF" w:rsidRPr="006039CF">
          <w:rPr>
            <w:rStyle w:val="Hyperlink"/>
            <w:rFonts w:ascii="宋体" w:hAnsi="宋体"/>
            <w:i w:val="0"/>
            <w:noProof/>
            <w:sz w:val="24"/>
            <w:lang w:val="x-none" w:eastAsia="x-none"/>
          </w:rPr>
          <w:t>4.4.5</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工作圈部署架构</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_Toc455438332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33</w:t>
        </w:r>
        <w:r w:rsidR="006039CF" w:rsidRPr="006039CF">
          <w:rPr>
            <w:rFonts w:ascii="宋体" w:hAnsi="宋体"/>
            <w:i w:val="0"/>
            <w:noProof/>
            <w:webHidden/>
            <w:sz w:val="24"/>
          </w:rPr>
          <w:fldChar w:fldCharType="end"/>
        </w:r>
      </w:hyperlink>
    </w:p>
    <w:p w14:paraId="26A7DAB0"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33" w:history="1">
        <w:r w:rsidR="006039CF" w:rsidRPr="006039CF">
          <w:rPr>
            <w:rStyle w:val="Hyperlink"/>
            <w:rFonts w:ascii="宋体" w:hAnsi="宋体"/>
            <w:noProof/>
            <w:sz w:val="24"/>
          </w:rPr>
          <w:t>4.5</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本章小节</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_Toc455438333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34</w:t>
        </w:r>
        <w:r w:rsidR="006039CF" w:rsidRPr="006039CF">
          <w:rPr>
            <w:rFonts w:ascii="宋体" w:hAnsi="宋体"/>
            <w:noProof/>
            <w:webHidden/>
            <w:sz w:val="24"/>
          </w:rPr>
          <w:fldChar w:fldCharType="end"/>
        </w:r>
      </w:hyperlink>
    </w:p>
    <w:p w14:paraId="107D4F3B" w14:textId="77777777" w:rsidR="006039CF" w:rsidRPr="006039CF" w:rsidRDefault="003B56FF">
      <w:pPr>
        <w:pStyle w:val="TOC1"/>
        <w:tabs>
          <w:tab w:val="right" w:leader="dot" w:pos="8296"/>
        </w:tabs>
        <w:rPr>
          <w:rFonts w:ascii="宋体" w:hAnsi="宋体" w:cstheme="minorBidi"/>
          <w:b w:val="0"/>
          <w:bCs w:val="0"/>
          <w:caps w:val="0"/>
          <w:noProof/>
          <w:sz w:val="24"/>
        </w:rPr>
      </w:pPr>
      <w:hyperlink w:anchor="_Toc455438334" w:history="1">
        <w:r w:rsidR="006039CF" w:rsidRPr="006039CF">
          <w:rPr>
            <w:rStyle w:val="Hyperlink"/>
            <w:rFonts w:ascii="宋体" w:hAnsi="宋体" w:hint="eastAsia"/>
            <w:noProof/>
            <w:sz w:val="24"/>
          </w:rPr>
          <w:t>第五章</w:t>
        </w:r>
        <w:r w:rsidR="006039CF" w:rsidRPr="006039CF">
          <w:rPr>
            <w:rStyle w:val="Hyperlink"/>
            <w:rFonts w:ascii="宋体" w:hAnsi="宋体"/>
            <w:noProof/>
            <w:sz w:val="24"/>
          </w:rPr>
          <w:t xml:space="preserve"> </w:t>
        </w:r>
        <w:r w:rsidR="006039CF" w:rsidRPr="006039CF">
          <w:rPr>
            <w:rStyle w:val="Hyperlink"/>
            <w:rFonts w:ascii="宋体" w:hAnsi="宋体" w:hint="eastAsia"/>
            <w:noProof/>
            <w:sz w:val="24"/>
          </w:rPr>
          <w:t>工作圈功能模块的设计与实现</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_Toc455438334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35</w:t>
        </w:r>
        <w:r w:rsidR="006039CF" w:rsidRPr="006039CF">
          <w:rPr>
            <w:rFonts w:ascii="宋体" w:hAnsi="宋体"/>
            <w:noProof/>
            <w:webHidden/>
            <w:sz w:val="24"/>
          </w:rPr>
          <w:fldChar w:fldCharType="end"/>
        </w:r>
      </w:hyperlink>
    </w:p>
    <w:p w14:paraId="3255543D"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35" w:history="1">
        <w:r w:rsidR="006039CF" w:rsidRPr="006039CF">
          <w:rPr>
            <w:rStyle w:val="Hyperlink"/>
            <w:rFonts w:ascii="宋体" w:hAnsi="宋体"/>
            <w:noProof/>
            <w:sz w:val="24"/>
          </w:rPr>
          <w:t>5.1</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客户端界面设计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_Toc455438335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35</w:t>
        </w:r>
        <w:r w:rsidR="006039CF" w:rsidRPr="006039CF">
          <w:rPr>
            <w:rFonts w:ascii="宋体" w:hAnsi="宋体"/>
            <w:noProof/>
            <w:webHidden/>
            <w:sz w:val="24"/>
          </w:rPr>
          <w:fldChar w:fldCharType="end"/>
        </w:r>
      </w:hyperlink>
    </w:p>
    <w:p w14:paraId="0E8D7EC8"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36" w:history="1">
        <w:r w:rsidR="006039CF" w:rsidRPr="006039CF">
          <w:rPr>
            <w:rStyle w:val="Hyperlink"/>
            <w:rFonts w:ascii="宋体" w:hAnsi="宋体"/>
            <w:i w:val="0"/>
            <w:noProof/>
            <w:sz w:val="24"/>
            <w:lang w:val="x-none" w:eastAsia="x-none"/>
          </w:rPr>
          <w:t>5.1.1</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用户账户界面设计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35</w:t>
        </w:r>
        <w:r w:rsidR="006039CF" w:rsidRPr="006039CF">
          <w:rPr>
            <w:rFonts w:ascii="宋体" w:hAnsi="宋体"/>
            <w:i w:val="0"/>
            <w:noProof/>
            <w:webHidden/>
            <w:sz w:val="24"/>
          </w:rPr>
          <w:fldChar w:fldCharType="end"/>
        </w:r>
      </w:hyperlink>
    </w:p>
    <w:p w14:paraId="6545713B"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37" w:history="1">
        <w:r w:rsidR="006039CF" w:rsidRPr="006039CF">
          <w:rPr>
            <w:rStyle w:val="Hyperlink"/>
            <w:rFonts w:ascii="宋体" w:hAnsi="宋体"/>
            <w:i w:val="0"/>
            <w:noProof/>
            <w:sz w:val="24"/>
            <w:lang w:val="x-none" w:eastAsia="x-none"/>
          </w:rPr>
          <w:t>5.1.2</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圈子与帖子界面设计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36</w:t>
        </w:r>
        <w:r w:rsidR="006039CF" w:rsidRPr="006039CF">
          <w:rPr>
            <w:rFonts w:ascii="宋体" w:hAnsi="宋体"/>
            <w:i w:val="0"/>
            <w:noProof/>
            <w:webHidden/>
            <w:sz w:val="24"/>
          </w:rPr>
          <w:fldChar w:fldCharType="end"/>
        </w:r>
      </w:hyperlink>
    </w:p>
    <w:p w14:paraId="3415D594"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38" w:history="1">
        <w:r w:rsidR="006039CF" w:rsidRPr="006039CF">
          <w:rPr>
            <w:rStyle w:val="Hyperlink"/>
            <w:rFonts w:ascii="宋体" w:hAnsi="宋体"/>
            <w:noProof/>
            <w:sz w:val="24"/>
          </w:rPr>
          <w:t>5.2</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服务详细功能设计与实现</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_Toc455438338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38</w:t>
        </w:r>
        <w:r w:rsidR="006039CF" w:rsidRPr="006039CF">
          <w:rPr>
            <w:rFonts w:ascii="宋体" w:hAnsi="宋体"/>
            <w:noProof/>
            <w:webHidden/>
            <w:sz w:val="24"/>
          </w:rPr>
          <w:fldChar w:fldCharType="end"/>
        </w:r>
      </w:hyperlink>
    </w:p>
    <w:p w14:paraId="44AF4CE2"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39" w:history="1">
        <w:r w:rsidR="006039CF" w:rsidRPr="006039CF">
          <w:rPr>
            <w:rStyle w:val="Hyperlink"/>
            <w:rFonts w:ascii="宋体" w:hAnsi="宋体"/>
            <w:i w:val="0"/>
            <w:noProof/>
            <w:sz w:val="24"/>
            <w:lang w:val="x-none" w:eastAsia="x-none"/>
          </w:rPr>
          <w:t>5.2.1</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用户账户模块详细功能设计与实现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38</w:t>
        </w:r>
        <w:r w:rsidR="006039CF" w:rsidRPr="006039CF">
          <w:rPr>
            <w:rFonts w:ascii="宋体" w:hAnsi="宋体"/>
            <w:i w:val="0"/>
            <w:noProof/>
            <w:webHidden/>
            <w:sz w:val="24"/>
          </w:rPr>
          <w:fldChar w:fldCharType="end"/>
        </w:r>
      </w:hyperlink>
    </w:p>
    <w:p w14:paraId="142543D6"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40" w:history="1">
        <w:r w:rsidR="006039CF" w:rsidRPr="006039CF">
          <w:rPr>
            <w:rStyle w:val="Hyperlink"/>
            <w:rFonts w:ascii="宋体" w:hAnsi="宋体"/>
            <w:i w:val="0"/>
            <w:noProof/>
            <w:sz w:val="24"/>
            <w:lang w:val="x-none" w:eastAsia="x-none"/>
          </w:rPr>
          <w:t>5.2.2</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圈子帖子模块详细功能设计与实现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_Toc455438340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40</w:t>
        </w:r>
        <w:r w:rsidR="006039CF" w:rsidRPr="006039CF">
          <w:rPr>
            <w:rFonts w:ascii="宋体" w:hAnsi="宋体"/>
            <w:i w:val="0"/>
            <w:noProof/>
            <w:webHidden/>
            <w:sz w:val="24"/>
          </w:rPr>
          <w:fldChar w:fldCharType="end"/>
        </w:r>
      </w:hyperlink>
    </w:p>
    <w:p w14:paraId="74A81206"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41" w:history="1">
        <w:r w:rsidR="006039CF" w:rsidRPr="006039CF">
          <w:rPr>
            <w:rStyle w:val="Hyperlink"/>
            <w:rFonts w:ascii="宋体" w:hAnsi="宋体"/>
            <w:i w:val="0"/>
            <w:noProof/>
            <w:sz w:val="24"/>
            <w:lang w:val="x-none" w:eastAsia="x-none"/>
          </w:rPr>
          <w:t>5.2.3</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评论模块详细功能设计与实现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_Toc455438341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42</w:t>
        </w:r>
        <w:r w:rsidR="006039CF" w:rsidRPr="006039CF">
          <w:rPr>
            <w:rFonts w:ascii="宋体" w:hAnsi="宋体"/>
            <w:i w:val="0"/>
            <w:noProof/>
            <w:webHidden/>
            <w:sz w:val="24"/>
          </w:rPr>
          <w:fldChar w:fldCharType="end"/>
        </w:r>
      </w:hyperlink>
    </w:p>
    <w:p w14:paraId="6EC8739A"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42" w:history="1">
        <w:r w:rsidR="006039CF" w:rsidRPr="006039CF">
          <w:rPr>
            <w:rStyle w:val="Hyperlink"/>
            <w:rFonts w:ascii="宋体" w:hAnsi="宋体"/>
            <w:i w:val="0"/>
            <w:noProof/>
            <w:sz w:val="24"/>
            <w:lang w:val="x-none" w:eastAsia="x-none"/>
          </w:rPr>
          <w:t>5.2.4</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赞系统模块详细功能设计与实现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_Toc455438342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43</w:t>
        </w:r>
        <w:r w:rsidR="006039CF" w:rsidRPr="006039CF">
          <w:rPr>
            <w:rFonts w:ascii="宋体" w:hAnsi="宋体"/>
            <w:i w:val="0"/>
            <w:noProof/>
            <w:webHidden/>
            <w:sz w:val="24"/>
          </w:rPr>
          <w:fldChar w:fldCharType="end"/>
        </w:r>
      </w:hyperlink>
    </w:p>
    <w:p w14:paraId="1B07CBDD" w14:textId="77777777" w:rsidR="006039CF" w:rsidRPr="006039CF" w:rsidRDefault="003B56FF">
      <w:pPr>
        <w:pStyle w:val="TOC3"/>
        <w:tabs>
          <w:tab w:val="left" w:pos="1690"/>
          <w:tab w:val="right" w:leader="dot" w:pos="8296"/>
        </w:tabs>
        <w:rPr>
          <w:rFonts w:ascii="宋体" w:hAnsi="宋体" w:cstheme="minorBidi"/>
          <w:i w:val="0"/>
          <w:iCs w:val="0"/>
          <w:noProof/>
          <w:sz w:val="24"/>
        </w:rPr>
      </w:pPr>
      <w:hyperlink w:anchor="_Toc455438343" w:history="1">
        <w:r w:rsidR="006039CF" w:rsidRPr="006039CF">
          <w:rPr>
            <w:rStyle w:val="Hyperlink"/>
            <w:rFonts w:ascii="宋体" w:hAnsi="宋体"/>
            <w:i w:val="0"/>
            <w:noProof/>
            <w:sz w:val="24"/>
            <w:lang w:val="x-none" w:eastAsia="x-none"/>
          </w:rPr>
          <w:t>5.2.5</w:t>
        </w:r>
        <w:r w:rsidR="006039CF" w:rsidRPr="006039CF">
          <w:rPr>
            <w:rFonts w:ascii="宋体" w:hAnsi="宋体" w:cstheme="minorBidi"/>
            <w:i w:val="0"/>
            <w:iCs w:val="0"/>
            <w:noProof/>
            <w:sz w:val="24"/>
          </w:rPr>
          <w:tab/>
        </w:r>
        <w:r w:rsidR="006039CF" w:rsidRPr="006039CF">
          <w:rPr>
            <w:rStyle w:val="Hyperlink"/>
            <w:rFonts w:ascii="宋体" w:hAnsi="宋体" w:hint="eastAsia"/>
            <w:i w:val="0"/>
            <w:noProof/>
            <w:sz w:val="24"/>
            <w:lang w:val="x-none" w:eastAsia="x-none"/>
          </w:rPr>
          <w:t>工作流引擎模块详细功能设计与实现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_Toc455438343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44</w:t>
        </w:r>
        <w:r w:rsidR="006039CF" w:rsidRPr="006039CF">
          <w:rPr>
            <w:rFonts w:ascii="宋体" w:hAnsi="宋体"/>
            <w:i w:val="0"/>
            <w:noProof/>
            <w:webHidden/>
            <w:sz w:val="24"/>
          </w:rPr>
          <w:fldChar w:fldCharType="end"/>
        </w:r>
      </w:hyperlink>
    </w:p>
    <w:p w14:paraId="1524ACF0"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44" w:history="1">
        <w:r w:rsidR="006039CF" w:rsidRPr="006039CF">
          <w:rPr>
            <w:rStyle w:val="Hyperlink"/>
            <w:rFonts w:ascii="宋体" w:hAnsi="宋体"/>
            <w:noProof/>
            <w:sz w:val="24"/>
          </w:rPr>
          <w:t>5.3</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本章小结</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_Toc455438344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45</w:t>
        </w:r>
        <w:r w:rsidR="006039CF" w:rsidRPr="006039CF">
          <w:rPr>
            <w:rFonts w:ascii="宋体" w:hAnsi="宋体"/>
            <w:noProof/>
            <w:webHidden/>
            <w:sz w:val="24"/>
          </w:rPr>
          <w:fldChar w:fldCharType="end"/>
        </w:r>
      </w:hyperlink>
    </w:p>
    <w:p w14:paraId="3B0B29E3" w14:textId="77777777" w:rsidR="006039CF" w:rsidRPr="006039CF" w:rsidRDefault="003B56FF">
      <w:pPr>
        <w:pStyle w:val="TOC1"/>
        <w:tabs>
          <w:tab w:val="right" w:leader="dot" w:pos="8296"/>
        </w:tabs>
        <w:rPr>
          <w:rFonts w:ascii="宋体" w:hAnsi="宋体" w:cstheme="minorBidi"/>
          <w:b w:val="0"/>
          <w:bCs w:val="0"/>
          <w:caps w:val="0"/>
          <w:noProof/>
          <w:sz w:val="24"/>
        </w:rPr>
      </w:pPr>
      <w:hyperlink w:anchor="_Toc455438345" w:history="1">
        <w:r w:rsidR="006039CF" w:rsidRPr="006039CF">
          <w:rPr>
            <w:rStyle w:val="Hyperlink"/>
            <w:rFonts w:ascii="宋体" w:hAnsi="宋体" w:hint="eastAsia"/>
            <w:noProof/>
            <w:sz w:val="24"/>
          </w:rPr>
          <w:t>第六章</w:t>
        </w:r>
        <w:r w:rsidR="006039CF" w:rsidRPr="006039CF">
          <w:rPr>
            <w:rStyle w:val="Hyperlink"/>
            <w:rFonts w:ascii="宋体" w:hAnsi="宋体"/>
            <w:noProof/>
            <w:sz w:val="24"/>
          </w:rPr>
          <w:t xml:space="preserve"> </w:t>
        </w:r>
        <w:r w:rsidR="006039CF" w:rsidRPr="006039CF">
          <w:rPr>
            <w:rStyle w:val="Hyperlink"/>
            <w:rFonts w:ascii="宋体" w:hAnsi="宋体" w:hint="eastAsia"/>
            <w:noProof/>
            <w:sz w:val="24"/>
          </w:rPr>
          <w:t>结束语</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_Toc455438345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46</w:t>
        </w:r>
        <w:r w:rsidR="006039CF" w:rsidRPr="006039CF">
          <w:rPr>
            <w:rFonts w:ascii="宋体" w:hAnsi="宋体"/>
            <w:noProof/>
            <w:webHidden/>
            <w:sz w:val="24"/>
          </w:rPr>
          <w:fldChar w:fldCharType="end"/>
        </w:r>
      </w:hyperlink>
    </w:p>
    <w:p w14:paraId="3652B3DF"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46" w:history="1">
        <w:r w:rsidR="006039CF" w:rsidRPr="006039CF">
          <w:rPr>
            <w:rStyle w:val="Hyperlink"/>
            <w:rFonts w:ascii="宋体" w:hAnsi="宋体"/>
            <w:noProof/>
            <w:sz w:val="24"/>
          </w:rPr>
          <w:t>6.1</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论文工作总结</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_Toc455438346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46</w:t>
        </w:r>
        <w:r w:rsidR="006039CF" w:rsidRPr="006039CF">
          <w:rPr>
            <w:rFonts w:ascii="宋体" w:hAnsi="宋体"/>
            <w:noProof/>
            <w:webHidden/>
            <w:sz w:val="24"/>
          </w:rPr>
          <w:fldChar w:fldCharType="end"/>
        </w:r>
      </w:hyperlink>
    </w:p>
    <w:p w14:paraId="1DCB33A7" w14:textId="77777777" w:rsidR="006039CF" w:rsidRPr="006039CF" w:rsidRDefault="003B56FF">
      <w:pPr>
        <w:pStyle w:val="TOC2"/>
        <w:tabs>
          <w:tab w:val="left" w:pos="1470"/>
          <w:tab w:val="right" w:leader="dot" w:pos="8296"/>
        </w:tabs>
        <w:rPr>
          <w:rFonts w:ascii="宋体" w:hAnsi="宋体" w:cstheme="minorBidi"/>
          <w:smallCaps w:val="0"/>
          <w:noProof/>
          <w:sz w:val="24"/>
        </w:rPr>
      </w:pPr>
      <w:hyperlink w:anchor="_Toc455438347" w:history="1">
        <w:r w:rsidR="006039CF" w:rsidRPr="006039CF">
          <w:rPr>
            <w:rStyle w:val="Hyperlink"/>
            <w:rFonts w:ascii="宋体" w:hAnsi="宋体"/>
            <w:noProof/>
            <w:sz w:val="24"/>
          </w:rPr>
          <w:t>6.2</w:t>
        </w:r>
        <w:r w:rsidR="006039CF" w:rsidRPr="006039CF">
          <w:rPr>
            <w:rFonts w:ascii="宋体" w:hAnsi="宋体" w:cstheme="minorBidi"/>
            <w:smallCaps w:val="0"/>
            <w:noProof/>
            <w:sz w:val="24"/>
          </w:rPr>
          <w:tab/>
        </w:r>
        <w:r w:rsidR="006039CF" w:rsidRPr="006039CF">
          <w:rPr>
            <w:rStyle w:val="Hyperlink"/>
            <w:rFonts w:ascii="宋体" w:hAnsi="宋体" w:hint="eastAsia"/>
            <w:noProof/>
            <w:sz w:val="24"/>
          </w:rPr>
          <w:t>问题和展望</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_Toc455438347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46</w:t>
        </w:r>
        <w:r w:rsidR="006039CF" w:rsidRPr="006039CF">
          <w:rPr>
            <w:rFonts w:ascii="宋体" w:hAnsi="宋体"/>
            <w:noProof/>
            <w:webHidden/>
            <w:sz w:val="24"/>
          </w:rPr>
          <w:fldChar w:fldCharType="end"/>
        </w:r>
      </w:hyperlink>
    </w:p>
    <w:p w14:paraId="178945A4" w14:textId="77777777" w:rsidR="00911ECC" w:rsidRDefault="009F5044">
      <w:pPr>
        <w:rPr>
          <w:rFonts w:ascii="宋体" w:hAnsi="宋体"/>
        </w:rPr>
      </w:pPr>
      <w:r w:rsidRPr="006039CF">
        <w:rPr>
          <w:rFonts w:ascii="宋体" w:hAnsi="宋体"/>
          <w:bCs/>
          <w:caps/>
          <w:sz w:val="24"/>
        </w:rPr>
        <w:fldChar w:fldCharType="end"/>
      </w:r>
    </w:p>
    <w:p w14:paraId="0841725B" w14:textId="77777777" w:rsidR="00911ECC" w:rsidRDefault="00911ECC">
      <w:pPr>
        <w:sectPr w:rsidR="00911ECC" w:rsidSect="00A82CD4">
          <w:footerReference w:type="default" r:id="rId14"/>
          <w:pgSz w:w="11906" w:h="16838"/>
          <w:pgMar w:top="1440" w:right="1800" w:bottom="1440" w:left="1800" w:header="851" w:footer="992" w:gutter="0"/>
          <w:pgNumType w:fmt="upperRoman" w:start="1"/>
          <w:cols w:space="720"/>
          <w:docGrid w:type="lines" w:linePitch="312"/>
        </w:sectPr>
      </w:pPr>
    </w:p>
    <w:p w14:paraId="51CCD55D" w14:textId="77777777" w:rsidR="00911ECC" w:rsidRPr="007359E3" w:rsidRDefault="00911EC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0" w:name="_Toc455438275"/>
      <w:r w:rsidRPr="007359E3">
        <w:rPr>
          <w:rFonts w:ascii="黑体" w:eastAsia="黑体" w:hAnsiTheme="minorEastAsia" w:hint="eastAsia"/>
          <w:color w:val="000000" w:themeColor="text1"/>
          <w:sz w:val="32"/>
          <w:szCs w:val="32"/>
        </w:rPr>
        <w:lastRenderedPageBreak/>
        <w:t>第一章 引言</w:t>
      </w:r>
      <w:bookmarkEnd w:id="0"/>
    </w:p>
    <w:p w14:paraId="3A22357D" w14:textId="77777777" w:rsidR="00911ECC" w:rsidRDefault="00911ECC" w:rsidP="004166E1">
      <w:pPr>
        <w:pStyle w:val="Heading2"/>
        <w:spacing w:line="415" w:lineRule="auto"/>
        <w:ind w:left="0" w:firstLine="0"/>
        <w:rPr>
          <w:rFonts w:ascii="黑体"/>
          <w:sz w:val="28"/>
          <w:szCs w:val="28"/>
        </w:rPr>
      </w:pPr>
      <w:bookmarkStart w:id="1" w:name="_Toc455438276"/>
      <w:r>
        <w:rPr>
          <w:rFonts w:ascii="黑体" w:hint="eastAsia"/>
          <w:sz w:val="28"/>
          <w:szCs w:val="28"/>
        </w:rPr>
        <w:t>背景</w:t>
      </w:r>
      <w:bookmarkEnd w:id="1"/>
    </w:p>
    <w:p w14:paraId="4D6ADB0B" w14:textId="77777777" w:rsidR="008C1316" w:rsidRPr="008C1316" w:rsidRDefault="002E28AD" w:rsidP="00F011E5">
      <w:pPr>
        <w:pStyle w:val="NormalWeb"/>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NormalWeb"/>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NormalWeb"/>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NormalWeb"/>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NormalWeb"/>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Heading2"/>
        <w:spacing w:line="415" w:lineRule="auto"/>
        <w:ind w:left="0" w:firstLine="0"/>
        <w:rPr>
          <w:rFonts w:ascii="黑体"/>
          <w:sz w:val="28"/>
          <w:szCs w:val="28"/>
        </w:rPr>
      </w:pPr>
      <w:bookmarkStart w:id="2" w:name="_Toc455438277"/>
      <w:r w:rsidRPr="004166E1">
        <w:rPr>
          <w:rFonts w:ascii="黑体" w:hint="eastAsia"/>
          <w:sz w:val="28"/>
          <w:szCs w:val="28"/>
        </w:rPr>
        <w:t>课题任务</w:t>
      </w:r>
      <w:bookmarkEnd w:id="2"/>
    </w:p>
    <w:p w14:paraId="26F3B66D" w14:textId="77777777" w:rsidR="00911ECC" w:rsidRPr="00920C99" w:rsidRDefault="00911ECC" w:rsidP="00920C99">
      <w:pPr>
        <w:pStyle w:val="Heading3"/>
        <w:widowControl w:val="0"/>
        <w:numPr>
          <w:ilvl w:val="2"/>
          <w:numId w:val="1"/>
        </w:numPr>
        <w:spacing w:line="240" w:lineRule="auto"/>
        <w:ind w:left="0" w:firstLine="0"/>
        <w:rPr>
          <w:rFonts w:ascii="黑体"/>
          <w:sz w:val="24"/>
          <w:lang w:val="x-none" w:eastAsia="x-none"/>
        </w:rPr>
      </w:pPr>
      <w:bookmarkStart w:id="3" w:name="_Toc455438278"/>
      <w:r w:rsidRPr="00920C99">
        <w:rPr>
          <w:rFonts w:ascii="黑体" w:hint="eastAsia"/>
          <w:sz w:val="24"/>
          <w:lang w:val="x-none" w:eastAsia="x-none"/>
        </w:rPr>
        <w:t>课题内容</w:t>
      </w:r>
      <w:bookmarkEnd w:id="3"/>
    </w:p>
    <w:p w14:paraId="6EAA42DF" w14:textId="77777777" w:rsidR="00911ECC" w:rsidRDefault="0095050A" w:rsidP="00F011E5">
      <w:pPr>
        <w:pStyle w:val="NormalWeb"/>
        <w:spacing w:before="0" w:beforeAutospacing="0" w:after="0" w:afterAutospacing="0"/>
        <w:jc w:val="both"/>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NormalWeb"/>
        <w:spacing w:before="0" w:beforeAutospacing="0" w:after="0" w:afterAutospacing="0"/>
        <w:jc w:val="both"/>
        <w:rPr>
          <w:rFonts w:ascii="宋体" w:eastAsia="宋体" w:hAnsi="宋体"/>
        </w:rPr>
      </w:pPr>
    </w:p>
    <w:p w14:paraId="2E7EB74E" w14:textId="77777777" w:rsidR="00911ECC" w:rsidRPr="00920C99" w:rsidRDefault="00911ECC" w:rsidP="00920C99">
      <w:pPr>
        <w:pStyle w:val="Heading3"/>
        <w:widowControl w:val="0"/>
        <w:numPr>
          <w:ilvl w:val="2"/>
          <w:numId w:val="1"/>
        </w:numPr>
        <w:spacing w:line="240" w:lineRule="auto"/>
        <w:ind w:left="0" w:firstLine="0"/>
        <w:rPr>
          <w:rFonts w:ascii="黑体"/>
          <w:sz w:val="24"/>
          <w:lang w:val="x-none" w:eastAsia="x-none"/>
        </w:rPr>
      </w:pPr>
      <w:bookmarkStart w:id="4" w:name="_Toc455438279"/>
      <w:r w:rsidRPr="00920C99">
        <w:rPr>
          <w:rFonts w:ascii="黑体" w:hint="eastAsia"/>
          <w:sz w:val="24"/>
          <w:lang w:val="x-none" w:eastAsia="x-none"/>
        </w:rPr>
        <w:lastRenderedPageBreak/>
        <w:t>本人承担任务</w:t>
      </w:r>
      <w:bookmarkEnd w:id="4"/>
    </w:p>
    <w:p w14:paraId="4E4AF211" w14:textId="77777777" w:rsidR="009D22A7" w:rsidRDefault="0095050A" w:rsidP="00F011E5">
      <w:pPr>
        <w:pStyle w:val="NormalWeb"/>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Heading2"/>
        <w:spacing w:line="415" w:lineRule="auto"/>
        <w:ind w:left="0" w:firstLine="0"/>
        <w:rPr>
          <w:rFonts w:ascii="黑体"/>
          <w:sz w:val="28"/>
          <w:szCs w:val="28"/>
        </w:rPr>
      </w:pPr>
      <w:bookmarkStart w:id="5" w:name="_Toc455438280"/>
      <w:r w:rsidRPr="004166E1">
        <w:rPr>
          <w:rFonts w:ascii="黑体" w:hint="eastAsia"/>
          <w:sz w:val="28"/>
          <w:szCs w:val="28"/>
        </w:rPr>
        <w:t>论文结构</w:t>
      </w:r>
      <w:bookmarkEnd w:id="5"/>
    </w:p>
    <w:p w14:paraId="16FD5C17"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Heading1"/>
        <w:ind w:left="432"/>
        <w:jc w:val="center"/>
        <w:rPr>
          <w:rFonts w:ascii="黑体" w:eastAsia="黑体"/>
          <w:sz w:val="32"/>
        </w:rPr>
        <w:sectPr w:rsidR="00FF35F9" w:rsidSect="004E10E2">
          <w:headerReference w:type="default" r:id="rId15"/>
          <w:footerReference w:type="default" r:id="rId16"/>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6" w:name="_Toc455438281"/>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6"/>
    </w:p>
    <w:p w14:paraId="3BE615F7" w14:textId="77777777" w:rsidR="00B9337E" w:rsidRPr="00B9337E" w:rsidRDefault="009D429C" w:rsidP="00F011E5">
      <w:pPr>
        <w:pStyle w:val="NormalWeb"/>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ListParagraph"/>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Heading2"/>
        <w:spacing w:line="415" w:lineRule="auto"/>
        <w:ind w:left="0" w:firstLine="0"/>
        <w:rPr>
          <w:rFonts w:ascii="黑体"/>
          <w:sz w:val="28"/>
          <w:szCs w:val="28"/>
        </w:rPr>
      </w:pPr>
      <w:bookmarkStart w:id="7" w:name="_Toc455438282"/>
      <w:r w:rsidRPr="004166E1">
        <w:rPr>
          <w:rFonts w:ascii="黑体" w:hint="eastAsia"/>
          <w:sz w:val="28"/>
          <w:szCs w:val="28"/>
        </w:rPr>
        <w:t>分布式系统</w:t>
      </w:r>
      <w:bookmarkEnd w:id="7"/>
    </w:p>
    <w:p w14:paraId="30762F65" w14:textId="77777777" w:rsidR="005C6AF8"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r w:rsidR="00F242D1" w:rsidRPr="00F011E5">
        <w:rPr>
          <w:rFonts w:ascii="宋体" w:eastAsia="宋体" w:hAnsi="宋体" w:hint="eastAsia"/>
        </w:rPr>
        <w:t>谷歌的</w:t>
      </w:r>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NormalWeb"/>
        <w:spacing w:before="0" w:beforeAutospacing="0" w:after="0" w:afterAutospacing="0"/>
        <w:jc w:val="both"/>
        <w:rPr>
          <w:rFonts w:ascii="宋体" w:eastAsia="宋体" w:hAnsi="宋体"/>
        </w:rPr>
      </w:pPr>
    </w:p>
    <w:p w14:paraId="771849C5" w14:textId="77777777" w:rsidR="005C6AF8" w:rsidRPr="00920C99" w:rsidRDefault="005C6AF8" w:rsidP="00920C99">
      <w:pPr>
        <w:pStyle w:val="Heading3"/>
        <w:widowControl w:val="0"/>
        <w:numPr>
          <w:ilvl w:val="2"/>
          <w:numId w:val="1"/>
        </w:numPr>
        <w:spacing w:line="240" w:lineRule="auto"/>
        <w:ind w:left="0" w:firstLine="0"/>
        <w:rPr>
          <w:rFonts w:ascii="黑体"/>
          <w:sz w:val="24"/>
          <w:lang w:val="x-none" w:eastAsia="x-none"/>
        </w:rPr>
      </w:pPr>
      <w:bookmarkStart w:id="8" w:name="_Toc455438283"/>
      <w:r w:rsidRPr="00920C99">
        <w:rPr>
          <w:rFonts w:ascii="黑体" w:hint="eastAsia"/>
          <w:sz w:val="24"/>
          <w:lang w:val="x-none" w:eastAsia="x-none"/>
        </w:rPr>
        <w:t>分布式系统的定义</w:t>
      </w:r>
      <w:bookmarkEnd w:id="8"/>
    </w:p>
    <w:p w14:paraId="79D2FCD4" w14:textId="77777777" w:rsidR="005C6AF8" w:rsidRPr="00F011E5" w:rsidRDefault="00430B81"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NormalWeb"/>
        <w:spacing w:before="0" w:beforeAutospacing="0" w:after="0" w:afterAutospacing="0"/>
        <w:jc w:val="both"/>
        <w:rPr>
          <w:rFonts w:ascii="宋体" w:eastAsia="宋体" w:hAnsi="宋体"/>
        </w:rPr>
      </w:pPr>
    </w:p>
    <w:p w14:paraId="222A39EF" w14:textId="77777777" w:rsidR="005C6AF8" w:rsidRPr="00920C99" w:rsidRDefault="005C6AF8" w:rsidP="00920C99">
      <w:pPr>
        <w:pStyle w:val="Heading3"/>
        <w:widowControl w:val="0"/>
        <w:numPr>
          <w:ilvl w:val="2"/>
          <w:numId w:val="1"/>
        </w:numPr>
        <w:spacing w:line="240" w:lineRule="auto"/>
        <w:ind w:left="0" w:firstLine="0"/>
        <w:rPr>
          <w:rFonts w:ascii="黑体"/>
          <w:sz w:val="24"/>
          <w:lang w:val="x-none" w:eastAsia="x-none"/>
        </w:rPr>
      </w:pPr>
      <w:bookmarkStart w:id="9" w:name="_Toc455438284"/>
      <w:r w:rsidRPr="00920C99">
        <w:rPr>
          <w:rFonts w:ascii="黑体" w:hint="eastAsia"/>
          <w:sz w:val="24"/>
          <w:lang w:val="x-none" w:eastAsia="x-none"/>
        </w:rPr>
        <w:t>CAP定律</w:t>
      </w:r>
      <w:bookmarkEnd w:id="9"/>
    </w:p>
    <w:p w14:paraId="48FD3900"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NormalWeb"/>
        <w:spacing w:before="0" w:beforeAutospacing="0" w:after="0" w:afterAutospacing="0"/>
        <w:jc w:val="both"/>
        <w:rPr>
          <w:rFonts w:ascii="宋体" w:eastAsia="宋体" w:hAnsi="宋体"/>
        </w:rPr>
      </w:pPr>
    </w:p>
    <w:p w14:paraId="25CAF0FB" w14:textId="77777777" w:rsidR="005C6AF8" w:rsidRPr="00920C99" w:rsidRDefault="005C6AF8" w:rsidP="00920C99">
      <w:pPr>
        <w:pStyle w:val="Heading3"/>
        <w:widowControl w:val="0"/>
        <w:numPr>
          <w:ilvl w:val="2"/>
          <w:numId w:val="1"/>
        </w:numPr>
        <w:spacing w:line="240" w:lineRule="auto"/>
        <w:ind w:left="0" w:firstLine="0"/>
        <w:rPr>
          <w:rFonts w:ascii="黑体"/>
          <w:sz w:val="24"/>
          <w:lang w:val="x-none" w:eastAsia="x-none"/>
        </w:rPr>
      </w:pPr>
      <w:bookmarkStart w:id="10" w:name="_Toc455438285"/>
      <w:r w:rsidRPr="00920C99">
        <w:rPr>
          <w:rFonts w:ascii="黑体" w:hint="eastAsia"/>
          <w:sz w:val="24"/>
          <w:lang w:val="x-none" w:eastAsia="x-none"/>
        </w:rPr>
        <w:t>现代分布式系统的特点</w:t>
      </w:r>
      <w:bookmarkEnd w:id="10"/>
    </w:p>
    <w:p w14:paraId="758B9197" w14:textId="77777777" w:rsidR="005C6AF8" w:rsidRPr="00F011E5" w:rsidRDefault="00B37939"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bookmarkStart w:id="11" w:name="_GoBack"/>
      <w:bookmarkEnd w:id="11"/>
    </w:p>
    <w:p w14:paraId="065D47D8" w14:textId="77777777" w:rsidR="0027760F" w:rsidRPr="00F011E5" w:rsidRDefault="007644B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的可靠性做保证。</w:t>
      </w:r>
    </w:p>
    <w:p w14:paraId="4399D1DB" w14:textId="77777777" w:rsidR="005C6AF8" w:rsidRPr="00F011E5" w:rsidRDefault="00B37939"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，因为一个服务器节点的宕机导致的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r w:rsidRPr="00F011E5">
        <w:rPr>
          <w:rFonts w:ascii="宋体" w:eastAsia="宋体" w:hAnsi="宋体"/>
        </w:rPr>
        <w:t>不可用的情况。如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节点的性能不要求很高，一</w:t>
      </w:r>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的服务一</w:t>
      </w:r>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Heading2"/>
        <w:spacing w:line="415" w:lineRule="auto"/>
        <w:ind w:left="0" w:firstLine="0"/>
        <w:rPr>
          <w:rFonts w:ascii="黑体"/>
          <w:sz w:val="28"/>
          <w:szCs w:val="28"/>
        </w:rPr>
      </w:pPr>
      <w:bookmarkStart w:id="12" w:name="_Toc455438286"/>
      <w:r w:rsidRPr="004166E1">
        <w:rPr>
          <w:rFonts w:ascii="黑体" w:hint="eastAsia"/>
          <w:sz w:val="28"/>
          <w:szCs w:val="28"/>
        </w:rPr>
        <w:t>开源技术</w:t>
      </w:r>
      <w:bookmarkEnd w:id="12"/>
    </w:p>
    <w:p w14:paraId="139D081A" w14:textId="77777777" w:rsidR="00911ECC" w:rsidRDefault="006B62A7" w:rsidP="00F011E5">
      <w:pPr>
        <w:pStyle w:val="NormalWeb"/>
        <w:numPr>
          <w:ins w:id="13"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NormalWeb"/>
        <w:spacing w:before="0" w:beforeAutospacing="0" w:after="0" w:afterAutospacing="0"/>
        <w:jc w:val="both"/>
        <w:rPr>
          <w:rFonts w:ascii="宋体" w:eastAsia="宋体" w:hAnsi="宋体"/>
        </w:rPr>
      </w:pPr>
    </w:p>
    <w:p w14:paraId="331799A0" w14:textId="77777777" w:rsidR="00911ECC" w:rsidRPr="00920C99" w:rsidRDefault="005949C0" w:rsidP="00920C99">
      <w:pPr>
        <w:pStyle w:val="Heading3"/>
        <w:widowControl w:val="0"/>
        <w:numPr>
          <w:ilvl w:val="2"/>
          <w:numId w:val="1"/>
        </w:numPr>
        <w:spacing w:line="240" w:lineRule="auto"/>
        <w:ind w:left="0" w:firstLine="0"/>
        <w:rPr>
          <w:rFonts w:ascii="黑体"/>
          <w:sz w:val="24"/>
          <w:lang w:val="x-none" w:eastAsia="x-none"/>
        </w:rPr>
      </w:pPr>
      <w:bookmarkStart w:id="14" w:name="_Toc455438287"/>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14"/>
    </w:p>
    <w:p w14:paraId="2B6D54CF" w14:textId="77777777" w:rsidR="009C55D5" w:rsidRDefault="005949C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r w:rsidR="008B6AB7" w:rsidRPr="00F011E5">
        <w:rPr>
          <w:rFonts w:ascii="宋体" w:eastAsia="宋体" w:hAnsi="宋体" w:hint="eastAsia"/>
        </w:rPr>
        <w:t>序列</w:t>
      </w:r>
      <w:r w:rsidR="008B6AB7" w:rsidRPr="00F011E5">
        <w:rPr>
          <w:rFonts w:ascii="宋体" w:eastAsia="宋体" w:hAnsi="宋体"/>
        </w:rPr>
        <w:t>化层的通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可以向</w:t>
      </w:r>
      <w:r w:rsidR="008B6AB7" w:rsidRPr="00F011E5">
        <w:rPr>
          <w:rFonts w:ascii="宋体" w:eastAsia="宋体" w:hAnsi="宋体" w:hint="eastAsia"/>
        </w:rPr>
        <w:t>之</w:t>
      </w:r>
      <w:r w:rsidR="008B6AB7" w:rsidRPr="00F011E5">
        <w:rPr>
          <w:rFonts w:ascii="宋体" w:eastAsia="宋体" w:hAnsi="宋体"/>
        </w:rPr>
        <w:t>前的版本兼容的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NormalWeb"/>
        <w:spacing w:before="0" w:beforeAutospacing="0" w:after="0" w:afterAutospacing="0"/>
        <w:jc w:val="both"/>
        <w:rPr>
          <w:rFonts w:ascii="宋体" w:eastAsia="宋体" w:hAnsi="宋体"/>
        </w:rPr>
      </w:pPr>
      <w:r w:rsidRPr="00B323DD">
        <w:rPr>
          <w:rFonts w:ascii="楷体_GB2312" w:eastAsia="楷体_GB2312" w:hint="eastAsia"/>
          <w:noProof/>
          <w:sz w:val="21"/>
          <w:szCs w:val="21"/>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Heading3"/>
        <w:widowControl w:val="0"/>
        <w:numPr>
          <w:ilvl w:val="2"/>
          <w:numId w:val="1"/>
        </w:numPr>
        <w:spacing w:line="240" w:lineRule="auto"/>
        <w:ind w:left="0" w:firstLine="0"/>
        <w:rPr>
          <w:rFonts w:ascii="黑体"/>
          <w:sz w:val="24"/>
          <w:lang w:val="x-none" w:eastAsia="x-none"/>
        </w:rPr>
      </w:pPr>
      <w:bookmarkStart w:id="15" w:name="_Toc455438288"/>
      <w:r w:rsidRPr="00920C99">
        <w:rPr>
          <w:rFonts w:ascii="黑体" w:hint="eastAsia"/>
          <w:sz w:val="24"/>
          <w:lang w:val="x-none" w:eastAsia="x-none"/>
        </w:rPr>
        <w:t>分布式服务框架 Zookeepe</w:t>
      </w:r>
      <w:r w:rsidRPr="00920C99">
        <w:rPr>
          <w:rFonts w:ascii="黑体"/>
          <w:sz w:val="24"/>
          <w:lang w:val="x-none" w:eastAsia="x-none"/>
        </w:rPr>
        <w:t>r</w:t>
      </w:r>
      <w:bookmarkEnd w:id="15"/>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的一个子项目，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NormalWeb"/>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NormalWeb"/>
        <w:spacing w:before="0" w:beforeAutospacing="0" w:after="0" w:afterAutospacing="0"/>
        <w:jc w:val="both"/>
        <w:rPr>
          <w:rFonts w:ascii="宋体" w:eastAsia="宋体" w:hAnsi="宋体"/>
        </w:rPr>
      </w:pPr>
    </w:p>
    <w:p w14:paraId="624C8F84" w14:textId="77777777" w:rsidR="009C55D5" w:rsidRPr="00920C99" w:rsidRDefault="00246924" w:rsidP="00920C99">
      <w:pPr>
        <w:pStyle w:val="Heading3"/>
        <w:widowControl w:val="0"/>
        <w:numPr>
          <w:ilvl w:val="2"/>
          <w:numId w:val="1"/>
        </w:numPr>
        <w:spacing w:line="240" w:lineRule="auto"/>
        <w:ind w:left="0" w:firstLine="0"/>
        <w:rPr>
          <w:rFonts w:ascii="黑体"/>
          <w:sz w:val="24"/>
          <w:lang w:val="x-none" w:eastAsia="x-none"/>
        </w:rPr>
      </w:pPr>
      <w:bookmarkStart w:id="16" w:name="_Toc455438289"/>
      <w:r w:rsidRPr="00920C99">
        <w:rPr>
          <w:rFonts w:ascii="黑体" w:hint="eastAsia"/>
          <w:sz w:val="24"/>
          <w:lang w:val="x-none" w:eastAsia="x-none"/>
        </w:rPr>
        <w:t>服务器缓存服务  Redis</w:t>
      </w:r>
      <w:bookmarkEnd w:id="16"/>
    </w:p>
    <w:p w14:paraId="2E2AA44E" w14:textId="77777777" w:rsidR="009C55D5" w:rsidRPr="00F011E5" w:rsidRDefault="009C55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NormalWeb"/>
        <w:spacing w:before="0" w:beforeAutospacing="0" w:after="0" w:afterAutospacing="0"/>
        <w:jc w:val="both"/>
        <w:rPr>
          <w:rFonts w:ascii="宋体" w:eastAsia="宋体" w:hAnsi="宋体"/>
        </w:rPr>
      </w:pPr>
    </w:p>
    <w:p w14:paraId="55E39ACF" w14:textId="77777777" w:rsidR="004029C9" w:rsidRPr="00920C99" w:rsidRDefault="00FB2902" w:rsidP="00920C99">
      <w:pPr>
        <w:pStyle w:val="Heading3"/>
        <w:widowControl w:val="0"/>
        <w:numPr>
          <w:ilvl w:val="2"/>
          <w:numId w:val="1"/>
        </w:numPr>
        <w:spacing w:line="240" w:lineRule="auto"/>
        <w:ind w:left="0" w:firstLine="0"/>
        <w:rPr>
          <w:rFonts w:ascii="黑体"/>
          <w:sz w:val="24"/>
          <w:lang w:val="x-none" w:eastAsia="x-none"/>
        </w:rPr>
      </w:pPr>
      <w:bookmarkStart w:id="17" w:name="_Toc455438290"/>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17"/>
    </w:p>
    <w:p w14:paraId="17B6E293"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的文档结构是若干由个</w:t>
      </w:r>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，允许第三方制定</w:t>
      </w:r>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NormalWeb"/>
        <w:spacing w:before="0" w:beforeAutospacing="0" w:after="0" w:afterAutospacing="0"/>
        <w:jc w:val="both"/>
        <w:rPr>
          <w:rFonts w:ascii="宋体" w:eastAsia="宋体" w:hAnsi="宋体"/>
        </w:rPr>
      </w:pPr>
    </w:p>
    <w:p w14:paraId="19AF365E" w14:textId="77777777" w:rsidR="005D2F41" w:rsidRPr="00920C99" w:rsidRDefault="00CF268D" w:rsidP="00920C99">
      <w:pPr>
        <w:pStyle w:val="Heading3"/>
        <w:widowControl w:val="0"/>
        <w:numPr>
          <w:ilvl w:val="2"/>
          <w:numId w:val="1"/>
        </w:numPr>
        <w:spacing w:line="240" w:lineRule="auto"/>
        <w:ind w:left="0" w:firstLine="0"/>
        <w:rPr>
          <w:rFonts w:ascii="黑体"/>
          <w:sz w:val="24"/>
          <w:lang w:val="x-none" w:eastAsia="x-none"/>
        </w:rPr>
      </w:pPr>
      <w:bookmarkStart w:id="18" w:name="_Toc455438291"/>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18"/>
    </w:p>
    <w:p w14:paraId="71C5793B" w14:textId="77777777" w:rsidR="00FC6BEA" w:rsidRPr="00F011E5" w:rsidRDefault="00FC6BE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工作圈</w:t>
      </w:r>
      <w:r w:rsidRPr="00F011E5">
        <w:rPr>
          <w:rFonts w:ascii="宋体" w:eastAsia="宋体" w:hAnsi="宋体"/>
        </w:rPr>
        <w:t>采用Nignx</w:t>
      </w:r>
      <w:r w:rsidRPr="00F011E5">
        <w:rPr>
          <w:rFonts w:ascii="宋体" w:eastAsia="宋体" w:hAnsi="宋体" w:hint="eastAsia"/>
        </w:rPr>
        <w:t>来</w:t>
      </w:r>
      <w:r w:rsidRPr="00F011E5">
        <w:rPr>
          <w:rFonts w:ascii="宋体" w:eastAsia="宋体" w:hAnsi="宋体"/>
        </w:rPr>
        <w:t>做为</w:t>
      </w:r>
      <w:r w:rsidR="001F4DD0" w:rsidRPr="00F011E5">
        <w:rPr>
          <w:rFonts w:ascii="宋体" w:eastAsia="宋体" w:hAnsi="宋体" w:hint="eastAsia"/>
        </w:rPr>
        <w:t>其</w:t>
      </w:r>
      <w:r w:rsidRPr="00F011E5">
        <w:rPr>
          <w:rFonts w:ascii="宋体" w:eastAsia="宋体" w:hAnsi="宋体" w:hint="eastAsia"/>
        </w:rPr>
        <w:t>云</w:t>
      </w:r>
      <w:r w:rsidRPr="00F011E5">
        <w:rPr>
          <w:rFonts w:ascii="宋体" w:eastAsia="宋体" w:hAnsi="宋体"/>
        </w:rPr>
        <w:t>服务的代理网关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Heading2"/>
        <w:spacing w:line="415" w:lineRule="auto"/>
        <w:ind w:left="0" w:firstLine="0"/>
        <w:rPr>
          <w:rFonts w:ascii="黑体"/>
          <w:sz w:val="28"/>
          <w:szCs w:val="28"/>
        </w:rPr>
      </w:pPr>
      <w:bookmarkStart w:id="19" w:name="_Toc455438292"/>
      <w:r w:rsidRPr="004166E1">
        <w:rPr>
          <w:rFonts w:ascii="黑体" w:hint="eastAsia"/>
          <w:sz w:val="28"/>
          <w:szCs w:val="28"/>
        </w:rPr>
        <w:t>本章小结</w:t>
      </w:r>
      <w:bookmarkEnd w:id="19"/>
    </w:p>
    <w:p w14:paraId="12573DE2" w14:textId="77777777" w:rsidR="001B24BB" w:rsidRPr="00F011E5" w:rsidRDefault="004D0E9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Heading1"/>
        <w:ind w:left="432"/>
        <w:jc w:val="center"/>
        <w:rPr>
          <w:rFonts w:ascii="黑体" w:eastAsia="黑体"/>
          <w:sz w:val="32"/>
        </w:rPr>
        <w:sectPr w:rsidR="004E10E2" w:rsidSect="00B67EFB">
          <w:headerReference w:type="default" r:id="rId18"/>
          <w:footerReference w:type="default" r:id="rId19"/>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20" w:name="_Toc455438293"/>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20"/>
    </w:p>
    <w:p w14:paraId="0519628A" w14:textId="77777777" w:rsidR="002D13D8" w:rsidRPr="00F011E5" w:rsidRDefault="002D13D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软件在当下最为根本的几个特征可以概括如下：基于组织的、基于web的、基于流程的、基于知识的、基于集成的。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与此同时，以个人工作门户为标志的平台集成理念，以及依托移动互联的移动办公平台开始引领协同OA未来的发展趋势，如移动APP、微信企业号集成应用等等。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想召开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本章接下来就会以这些点切入，来简述工作圈这</w:t>
      </w:r>
      <w:r w:rsidR="008E2231" w:rsidRPr="00F011E5">
        <w:rPr>
          <w:rFonts w:ascii="宋体" w:eastAsia="宋体" w:hAnsi="宋体" w:hint="eastAsia"/>
        </w:rPr>
        <w:t>样</w:t>
      </w:r>
      <w:r w:rsidR="003E243E" w:rsidRPr="00F011E5">
        <w:rPr>
          <w:rFonts w:ascii="宋体" w:eastAsia="宋体" w:hAnsi="宋体" w:hint="eastAsia"/>
        </w:rPr>
        <w:t>一个基于移动云服务的企业协同软件是怎么去满足这些需求的。</w:t>
      </w:r>
    </w:p>
    <w:p w14:paraId="637745B3" w14:textId="77777777" w:rsidR="004029C9" w:rsidRPr="004029C9" w:rsidRDefault="004029C9" w:rsidP="00F937CF">
      <w:pPr>
        <w:pStyle w:val="ListParagraph"/>
        <w:keepNext/>
        <w:keepLines/>
        <w:numPr>
          <w:ilvl w:val="0"/>
          <w:numId w:val="1"/>
        </w:numPr>
        <w:spacing w:before="340" w:after="330" w:line="578" w:lineRule="auto"/>
        <w:ind w:firstLineChars="0"/>
        <w:outlineLvl w:val="0"/>
        <w:rPr>
          <w:b/>
          <w:bCs/>
          <w:noProof/>
          <w:vanish/>
          <w:kern w:val="44"/>
          <w:sz w:val="44"/>
          <w:szCs w:val="44"/>
        </w:rPr>
      </w:pPr>
    </w:p>
    <w:p w14:paraId="71B9DF95" w14:textId="77777777" w:rsidR="00911ECC" w:rsidRPr="004166E1" w:rsidRDefault="00A80E2F" w:rsidP="004166E1">
      <w:pPr>
        <w:pStyle w:val="Heading2"/>
        <w:spacing w:line="415" w:lineRule="auto"/>
        <w:ind w:left="0" w:firstLine="0"/>
        <w:rPr>
          <w:rFonts w:ascii="黑体"/>
          <w:sz w:val="28"/>
          <w:szCs w:val="28"/>
        </w:rPr>
      </w:pPr>
      <w:bookmarkStart w:id="21" w:name="_Toc455438294"/>
      <w:r w:rsidRPr="004166E1">
        <w:rPr>
          <w:rFonts w:ascii="黑体" w:hint="eastAsia"/>
          <w:sz w:val="28"/>
          <w:szCs w:val="28"/>
        </w:rPr>
        <w:t>系统用户角色分析</w:t>
      </w:r>
      <w:bookmarkEnd w:id="21"/>
    </w:p>
    <w:p w14:paraId="02C34521" w14:textId="77777777" w:rsidR="00A53499" w:rsidRPr="00B323DD" w:rsidRDefault="00C62F40" w:rsidP="00B323DD">
      <w:pPr>
        <w:jc w:val="center"/>
        <w:rPr>
          <w:rFonts w:ascii="楷体_GB2312" w:eastAsia="楷体_GB2312"/>
          <w:szCs w:val="21"/>
        </w:rPr>
      </w:pPr>
      <w:r>
        <w:rPr>
          <w:rFonts w:ascii="楷体_GB2312" w:eastAsia="楷体_GB2312" w:hint="eastAsia"/>
          <w:noProof/>
          <w:szCs w:val="21"/>
        </w:rPr>
        <w:drawing>
          <wp:anchor distT="0" distB="0" distL="114300" distR="114300" simplePos="0" relativeHeight="251679232" behindDoc="0" locked="0" layoutInCell="1" allowOverlap="1" wp14:anchorId="52DACC53" wp14:editId="2EDD6DEF">
            <wp:simplePos x="0" y="0"/>
            <wp:positionH relativeFrom="margin">
              <wp:posOffset>6985</wp:posOffset>
            </wp:positionH>
            <wp:positionV relativeFrom="margin">
              <wp:posOffset>2557780</wp:posOffset>
            </wp:positionV>
            <wp:extent cx="5274310" cy="443293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432935"/>
                    </a:xfrm>
                    <a:prstGeom prst="rect">
                      <a:avLst/>
                    </a:prstGeom>
                  </pic:spPr>
                </pic:pic>
              </a:graphicData>
            </a:graphic>
          </wp:anchor>
        </w:drawing>
      </w:r>
      <w:r w:rsidR="00A53499" w:rsidRPr="00B323DD">
        <w:rPr>
          <w:rFonts w:ascii="楷体_GB2312" w:eastAsia="楷体_GB2312" w:hint="eastAsia"/>
          <w:szCs w:val="21"/>
        </w:rPr>
        <w:t>图</w:t>
      </w:r>
      <w:r w:rsidR="00B323DD" w:rsidRPr="00B323DD">
        <w:rPr>
          <w:rFonts w:ascii="楷体_GB2312" w:eastAsia="楷体_GB2312" w:hint="eastAsia"/>
          <w:szCs w:val="21"/>
        </w:rPr>
        <w:t>3-</w:t>
      </w:r>
      <w:r w:rsidR="00A53499" w:rsidRPr="00B323DD">
        <w:rPr>
          <w:rFonts w:ascii="楷体_GB2312" w:eastAsia="楷体_GB2312" w:hint="eastAsia"/>
          <w:szCs w:val="21"/>
        </w:rPr>
        <w:t>1  工作圈UML用例图</w:t>
      </w:r>
    </w:p>
    <w:p w14:paraId="183FA8FB" w14:textId="77777777" w:rsidR="006B0DE0" w:rsidRPr="00F011E5" w:rsidRDefault="00F14A5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普通用户，使用工作圈为员工提供的基本的办公协同能力：审批（包括报销、借款、请假等）、查看公告、查看企业通讯录、在圈子中发帖、评论、点赞以及</w:t>
      </w:r>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小微企业因为人数和规模较小，所以更容易对他们的管理需求和业务需求进行分析和抽象归纳，工作圈的需求定位就会更加的准确，而且适用面也更加地广泛。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小微企业的人员较少，对工作圈软件的在企业内部的推广就更加容易。</w:t>
      </w:r>
    </w:p>
    <w:p w14:paraId="566AB458" w14:textId="77777777" w:rsidR="00911ECC" w:rsidRPr="004166E1" w:rsidRDefault="00911ECC" w:rsidP="004166E1">
      <w:pPr>
        <w:pStyle w:val="Heading2"/>
        <w:spacing w:line="415" w:lineRule="auto"/>
        <w:ind w:left="0" w:firstLine="0"/>
        <w:rPr>
          <w:rFonts w:ascii="黑体"/>
          <w:sz w:val="28"/>
          <w:szCs w:val="28"/>
        </w:rPr>
      </w:pPr>
      <w:bookmarkStart w:id="22" w:name="_Toc455438295"/>
      <w:r w:rsidRPr="004166E1">
        <w:rPr>
          <w:rFonts w:ascii="黑体" w:hint="eastAsia"/>
          <w:sz w:val="28"/>
          <w:szCs w:val="28"/>
        </w:rPr>
        <w:t>系统功能需求分析</w:t>
      </w:r>
      <w:bookmarkEnd w:id="22"/>
    </w:p>
    <w:p w14:paraId="56958449" w14:textId="77777777" w:rsidR="00E37E58" w:rsidRPr="00920C99" w:rsidRDefault="00E37E58" w:rsidP="00920C99">
      <w:pPr>
        <w:pStyle w:val="Heading3"/>
        <w:widowControl w:val="0"/>
        <w:numPr>
          <w:ilvl w:val="2"/>
          <w:numId w:val="1"/>
        </w:numPr>
        <w:spacing w:line="240" w:lineRule="auto"/>
        <w:ind w:left="0" w:firstLine="0"/>
        <w:rPr>
          <w:rFonts w:ascii="黑体"/>
          <w:sz w:val="24"/>
          <w:lang w:val="x-none" w:eastAsia="x-none"/>
        </w:rPr>
      </w:pPr>
      <w:bookmarkStart w:id="23" w:name="_Toc455438296"/>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23"/>
    </w:p>
    <w:p w14:paraId="4100C913" w14:textId="77777777" w:rsidR="00AF6D02" w:rsidRPr="00F011E5" w:rsidRDefault="00E37E5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工作圈的账户系统是畅捷通CIA云平台的子系统，用户数据与CIA通过消息总线保持同步；CIA云平台下所有子系统注册的账号均可在工作圈直接登录。</w:t>
      </w:r>
      <w:r w:rsidR="0024726C" w:rsidRPr="00F011E5">
        <w:rPr>
          <w:rFonts w:ascii="宋体" w:eastAsia="宋体" w:hAnsi="宋体" w:hint="eastAsia"/>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用户的账户在CIA云平台都有一个唯一的ID值叫userId，可以在不同的系统，不同的业务功能中以userId识别用户信息。</w:t>
      </w:r>
      <w:r w:rsidR="00824DAA" w:rsidRPr="00F011E5">
        <w:rPr>
          <w:rFonts w:ascii="宋体" w:eastAsia="宋体" w:hAnsi="宋体" w:hint="eastAsia"/>
        </w:rPr>
        <w:t>账户管理模块的主要功能是为工作圈</w:t>
      </w:r>
      <w:r w:rsidR="00FB2902" w:rsidRPr="00F011E5">
        <w:rPr>
          <w:rFonts w:ascii="宋体" w:eastAsia="宋体" w:hAnsi="宋体" w:hint="eastAsia"/>
        </w:rPr>
        <w:t>各个</w:t>
      </w:r>
      <w:r w:rsidR="00824DAA" w:rsidRPr="00F011E5">
        <w:rPr>
          <w:rFonts w:ascii="宋体" w:eastAsia="宋体" w:hAnsi="宋体" w:hint="eastAsia"/>
        </w:rPr>
        <w:t>终端提供单点登录、权限校验用户/企业信息查询和</w:t>
      </w:r>
      <w:r w:rsidR="00824DAA" w:rsidRPr="00F011E5">
        <w:rPr>
          <w:rFonts w:ascii="宋体" w:eastAsia="宋体" w:hAnsi="宋体" w:hint="eastAsia"/>
        </w:rPr>
        <w:lastRenderedPageBreak/>
        <w:t>变更等功能。并且基于畅捷通云平台的智能平台，为工作圈用户提供智能推荐、搜索服务。</w:t>
      </w:r>
    </w:p>
    <w:p w14:paraId="562EAE99" w14:textId="77777777" w:rsidR="00AF6D02" w:rsidRPr="00F011E5" w:rsidRDefault="00AF6D02"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通讯录。微信就是以手机通讯录为入口，占据了移动互联网时代的入口，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以通过工作圈提供的即时通讯功能聊天</w:t>
      </w:r>
      <w:r w:rsidR="006B0DE0" w:rsidRPr="00F011E5">
        <w:rPr>
          <w:rFonts w:ascii="宋体" w:eastAsia="宋体" w:hAnsi="宋体" w:hint="eastAsia"/>
        </w:rPr>
        <w:t>或是多个人一同发起会话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NormalWeb"/>
        <w:spacing w:before="0" w:beforeAutospacing="0" w:after="0" w:afterAutospacing="0"/>
        <w:jc w:val="both"/>
        <w:rPr>
          <w:rFonts w:ascii="宋体" w:eastAsia="宋体" w:hAnsi="宋体"/>
        </w:rPr>
      </w:pPr>
    </w:p>
    <w:p w14:paraId="467F1FCC" w14:textId="77777777"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24" w:name="_Toc455438297"/>
      <w:r w:rsidRPr="00920C99">
        <w:rPr>
          <w:rFonts w:ascii="黑体" w:hint="eastAsia"/>
          <w:sz w:val="24"/>
          <w:lang w:val="x-none" w:eastAsia="x-none"/>
        </w:rPr>
        <w:t>圈子</w:t>
      </w:r>
      <w:r w:rsidR="00506070" w:rsidRPr="00920C99">
        <w:rPr>
          <w:rFonts w:ascii="黑体" w:hint="eastAsia"/>
          <w:sz w:val="24"/>
          <w:lang w:val="x-none" w:eastAsia="x-none"/>
        </w:rPr>
        <w:t>与帖子</w:t>
      </w:r>
      <w:bookmarkEnd w:id="24"/>
    </w:p>
    <w:p w14:paraId="15F3B552" w14:textId="77777777" w:rsidR="006B0DE0" w:rsidRPr="00F011E5" w:rsidRDefault="00F83FF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帖子承载了圈子中最关键的信息，主要是以文字来构成，辅以图片文件等，同时可以@其他圈子成员关注。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根据公司在小微企业调研的结果，暂时定为一个圈子人数上限不会超过1000人。这个设定，在将来工作圈的运行过程中还会根据用户的活跃程度和需求调整。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NormalWeb"/>
        <w:spacing w:before="0" w:beforeAutospacing="0" w:after="0" w:afterAutospacing="0"/>
        <w:jc w:val="both"/>
        <w:rPr>
          <w:rFonts w:ascii="宋体" w:eastAsia="宋体" w:hAnsi="宋体"/>
        </w:rPr>
      </w:pPr>
    </w:p>
    <w:p w14:paraId="4A8D9704" w14:textId="77777777"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25" w:name="_Toc455438298"/>
      <w:r w:rsidRPr="00920C99">
        <w:rPr>
          <w:rFonts w:ascii="黑体" w:hint="eastAsia"/>
          <w:sz w:val="24"/>
          <w:lang w:val="x-none" w:eastAsia="x-none"/>
        </w:rPr>
        <w:t>评论</w:t>
      </w:r>
      <w:bookmarkEnd w:id="25"/>
    </w:p>
    <w:p w14:paraId="34E75B2E" w14:textId="77777777" w:rsidR="001D7FF4" w:rsidRPr="00F011E5" w:rsidRDefault="001D7FF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发表评论。评论中也可以上传图片或是附件。评论也可以用来回复他人的评论。当用户评论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NormalWeb"/>
        <w:spacing w:before="0" w:beforeAutospacing="0" w:after="0" w:afterAutospacing="0"/>
        <w:jc w:val="both"/>
        <w:rPr>
          <w:rFonts w:ascii="宋体" w:eastAsia="宋体" w:hAnsi="宋体"/>
        </w:rPr>
      </w:pPr>
    </w:p>
    <w:p w14:paraId="56F33DF1" w14:textId="77777777"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26" w:name="_Toc455438299"/>
      <w:r w:rsidRPr="00920C99">
        <w:rPr>
          <w:rFonts w:ascii="黑体" w:hint="eastAsia"/>
          <w:sz w:val="24"/>
          <w:lang w:val="x-none" w:eastAsia="x-none"/>
        </w:rPr>
        <w:t>赞</w:t>
      </w:r>
      <w:bookmarkEnd w:id="26"/>
    </w:p>
    <w:p w14:paraId="4C9C1A65" w14:textId="77777777" w:rsidR="006B0DE0" w:rsidRDefault="00F6714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赞与评论一样，是社交式应用的一个主要的切入点。操作简便而且更加容易吸引用户。同样的，用户的点赞数据也有很多可以挖掘的地方。所以这里也作为一个单独的服务模块提供服务。</w:t>
      </w:r>
    </w:p>
    <w:p w14:paraId="1BAD7859" w14:textId="77777777" w:rsidR="00C62F40" w:rsidRPr="00F011E5" w:rsidRDefault="00C62F40" w:rsidP="00F011E5">
      <w:pPr>
        <w:pStyle w:val="NormalWeb"/>
        <w:spacing w:before="0" w:beforeAutospacing="0" w:after="0" w:afterAutospacing="0"/>
        <w:jc w:val="both"/>
        <w:rPr>
          <w:rFonts w:ascii="宋体" w:eastAsia="宋体" w:hAnsi="宋体"/>
        </w:rPr>
      </w:pPr>
    </w:p>
    <w:p w14:paraId="68EEB822" w14:textId="77777777"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27" w:name="_Toc455438300"/>
      <w:r w:rsidRPr="00920C99">
        <w:rPr>
          <w:rFonts w:ascii="黑体" w:hint="eastAsia"/>
          <w:sz w:val="24"/>
          <w:lang w:val="x-none" w:eastAsia="x-none"/>
        </w:rPr>
        <w:t>工作功能</w:t>
      </w:r>
      <w:bookmarkEnd w:id="27"/>
    </w:p>
    <w:p w14:paraId="291AED55" w14:textId="77777777" w:rsidR="002863D9" w:rsidRPr="00F011E5" w:rsidRDefault="00CA66D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为了能覆盖办公场景，工作圈提供</w:t>
      </w:r>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工作圈每天统计请假、报销以及签到的数据，给公司的领导发送一份工作概要性质的报告。</w:t>
      </w:r>
    </w:p>
    <w:p w14:paraId="090FAED3" w14:textId="77777777" w:rsidR="00574370" w:rsidRDefault="0057437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NormalWeb"/>
        <w:spacing w:before="0" w:beforeAutospacing="0" w:after="0" w:afterAutospacing="0"/>
        <w:jc w:val="both"/>
        <w:rPr>
          <w:rFonts w:ascii="宋体" w:eastAsia="宋体" w:hAnsi="宋体"/>
        </w:rPr>
      </w:pPr>
    </w:p>
    <w:p w14:paraId="0EDB65A8" w14:textId="77777777" w:rsidR="00C27B18" w:rsidRPr="00920C99" w:rsidRDefault="00C27B18" w:rsidP="00920C99">
      <w:pPr>
        <w:pStyle w:val="Heading3"/>
        <w:widowControl w:val="0"/>
        <w:numPr>
          <w:ilvl w:val="2"/>
          <w:numId w:val="1"/>
        </w:numPr>
        <w:spacing w:line="240" w:lineRule="auto"/>
        <w:ind w:left="0" w:firstLine="0"/>
        <w:rPr>
          <w:rFonts w:ascii="黑体"/>
          <w:sz w:val="24"/>
          <w:lang w:val="x-none" w:eastAsia="x-none"/>
        </w:rPr>
      </w:pPr>
      <w:bookmarkStart w:id="28" w:name="_Toc455438301"/>
      <w:r w:rsidRPr="00920C99">
        <w:rPr>
          <w:rFonts w:ascii="黑体" w:hint="eastAsia"/>
          <w:sz w:val="24"/>
          <w:lang w:val="x-none" w:eastAsia="x-none"/>
        </w:rPr>
        <w:t>工作流引擎</w:t>
      </w:r>
      <w:bookmarkEnd w:id="28"/>
    </w:p>
    <w:p w14:paraId="11D7A7C4" w14:textId="77777777" w:rsidR="00C27B18" w:rsidRDefault="00FA2D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r w:rsidR="00F433EB" w:rsidRPr="00F011E5">
        <w:rPr>
          <w:rFonts w:ascii="宋体" w:eastAsia="宋体" w:hAnsi="宋体" w:hint="eastAsia"/>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NormalWeb"/>
        <w:spacing w:before="0" w:beforeAutospacing="0" w:after="0" w:afterAutospacing="0"/>
        <w:jc w:val="both"/>
        <w:rPr>
          <w:rFonts w:ascii="宋体" w:eastAsia="宋体" w:hAnsi="宋体"/>
        </w:rPr>
      </w:pPr>
    </w:p>
    <w:p w14:paraId="08319F7A" w14:textId="77777777"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29" w:name="_Toc455438302"/>
      <w:r w:rsidRPr="00920C99">
        <w:rPr>
          <w:rFonts w:ascii="黑体" w:hint="eastAsia"/>
          <w:sz w:val="24"/>
          <w:lang w:val="x-none" w:eastAsia="x-none"/>
        </w:rPr>
        <w:lastRenderedPageBreak/>
        <w:t>即时通信（IM）</w:t>
      </w:r>
      <w:bookmarkEnd w:id="29"/>
    </w:p>
    <w:p w14:paraId="72BFAF5C" w14:textId="77777777" w:rsidR="00911ECC" w:rsidRPr="00F011E5" w:rsidRDefault="008F5FD1"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即时通信服务，作为工作圈企业用户的一个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3EB7446C" w14:textId="77777777" w:rsidR="002E5B15" w:rsidRPr="00F011E5" w:rsidRDefault="002E5B1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即时通信，首先会让人们想到腾讯的两款标志性产品，QQ与微信。腾讯围绕这两款拳头软件打造了一个生态帝国，为我们揭示了现代移动互联网改变人们生活的原因。</w:t>
      </w:r>
      <w:r w:rsidR="00F44C1A" w:rsidRPr="00F011E5">
        <w:rPr>
          <w:rFonts w:ascii="宋体" w:eastAsia="宋体" w:hAnsi="宋体" w:hint="eastAsia"/>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w:t>
      </w:r>
      <w:r w:rsidR="00ED18CA" w:rsidRPr="00F011E5">
        <w:rPr>
          <w:rFonts w:ascii="宋体" w:eastAsia="宋体" w:hAnsi="宋体" w:hint="eastAsia"/>
        </w:rPr>
        <w:t>PC</w:t>
      </w:r>
      <w:r w:rsidR="00F44C1A" w:rsidRPr="00F011E5">
        <w:rPr>
          <w:rFonts w:ascii="宋体" w:eastAsia="宋体" w:hAnsi="宋体" w:hint="eastAsia"/>
        </w:rPr>
        <w:t>的环境</w:t>
      </w:r>
      <w:r w:rsidR="00346A8C" w:rsidRPr="00F011E5">
        <w:rPr>
          <w:rFonts w:ascii="宋体" w:eastAsia="宋体" w:hAnsi="宋体" w:hint="eastAsia"/>
        </w:rPr>
        <w:t>下</w:t>
      </w:r>
      <w:r w:rsidR="00F44C1A" w:rsidRPr="00F011E5">
        <w:rPr>
          <w:rFonts w:ascii="宋体" w:eastAsia="宋体" w:hAnsi="宋体" w:hint="eastAsia"/>
        </w:rPr>
        <w:t>怎么办？这个场景，每一个问号都是过去办公OA上的一个短板：异地办公，无</w:t>
      </w:r>
      <w:r w:rsidR="00763A8D" w:rsidRPr="00F011E5">
        <w:rPr>
          <w:rFonts w:ascii="宋体" w:eastAsia="宋体" w:hAnsi="宋体" w:hint="eastAsia"/>
        </w:rPr>
        <w:t>PC</w:t>
      </w:r>
      <w:r w:rsidR="00A01028" w:rsidRPr="00F011E5">
        <w:rPr>
          <w:rFonts w:ascii="宋体" w:eastAsia="宋体" w:hAnsi="宋体" w:hint="eastAsia"/>
        </w:rPr>
        <w:t>环境等。所以</w:t>
      </w:r>
      <w:r w:rsidR="00953927" w:rsidRPr="00F011E5">
        <w:rPr>
          <w:rFonts w:ascii="宋体" w:eastAsia="宋体" w:hAnsi="宋体" w:hint="eastAsia"/>
        </w:rPr>
        <w:t>移动互联网的即时通信</w:t>
      </w:r>
      <w:r w:rsidR="00F44C1A" w:rsidRPr="00F011E5">
        <w:rPr>
          <w:rFonts w:ascii="宋体" w:eastAsia="宋体" w:hAnsi="宋体" w:hint="eastAsia"/>
        </w:rPr>
        <w:t>对</w:t>
      </w:r>
      <w:r w:rsidR="00953927" w:rsidRPr="00F011E5">
        <w:rPr>
          <w:rFonts w:ascii="宋体" w:eastAsia="宋体" w:hAnsi="宋体" w:hint="eastAsia"/>
        </w:rPr>
        <w:t>现代的企业协同</w:t>
      </w:r>
      <w:r w:rsidR="00F44C1A" w:rsidRPr="00F011E5">
        <w:rPr>
          <w:rFonts w:ascii="宋体" w:eastAsia="宋体" w:hAnsi="宋体" w:hint="eastAsia"/>
        </w:rPr>
        <w:t>尤其重要</w:t>
      </w:r>
      <w:r w:rsidR="000C7B1D" w:rsidRPr="00F011E5">
        <w:rPr>
          <w:rFonts w:ascii="宋体" w:eastAsia="宋体" w:hAnsi="宋体" w:hint="eastAsia"/>
        </w:rPr>
        <w:t>,</w:t>
      </w:r>
      <w:r w:rsidR="00F44C1A" w:rsidRPr="00F011E5">
        <w:rPr>
          <w:rFonts w:ascii="宋体" w:eastAsia="宋体" w:hAnsi="宋体" w:hint="eastAsia"/>
        </w:rPr>
        <w:t>可以说是现代企业协同的基石。</w:t>
      </w:r>
    </w:p>
    <w:p w14:paraId="17C8C192" w14:textId="77777777" w:rsidR="00911ECC" w:rsidRPr="004166E1" w:rsidRDefault="00911ECC" w:rsidP="004166E1">
      <w:pPr>
        <w:pStyle w:val="Heading2"/>
        <w:spacing w:line="415" w:lineRule="auto"/>
        <w:ind w:left="0" w:firstLine="0"/>
        <w:rPr>
          <w:rFonts w:ascii="黑体"/>
          <w:sz w:val="28"/>
          <w:szCs w:val="28"/>
        </w:rPr>
      </w:pPr>
      <w:bookmarkStart w:id="30" w:name="_Toc455438303"/>
      <w:r w:rsidRPr="004166E1">
        <w:rPr>
          <w:rFonts w:ascii="黑体" w:hint="eastAsia"/>
          <w:sz w:val="28"/>
          <w:szCs w:val="28"/>
        </w:rPr>
        <w:t>系统的非功能需求分析</w:t>
      </w:r>
      <w:bookmarkEnd w:id="30"/>
    </w:p>
    <w:p w14:paraId="0BB6CBD1" w14:textId="77777777" w:rsidR="007E14BE" w:rsidRPr="00920C99" w:rsidRDefault="007E14BE" w:rsidP="00920C99">
      <w:pPr>
        <w:pStyle w:val="Heading3"/>
        <w:widowControl w:val="0"/>
        <w:numPr>
          <w:ilvl w:val="2"/>
          <w:numId w:val="1"/>
        </w:numPr>
        <w:spacing w:line="240" w:lineRule="auto"/>
        <w:ind w:left="0" w:firstLine="0"/>
        <w:rPr>
          <w:rFonts w:ascii="黑体"/>
          <w:sz w:val="24"/>
          <w:lang w:val="x-none" w:eastAsia="x-none"/>
        </w:rPr>
      </w:pPr>
      <w:bookmarkStart w:id="31" w:name="_Toc455438304"/>
      <w:r w:rsidRPr="00920C99">
        <w:rPr>
          <w:rFonts w:ascii="黑体" w:hint="eastAsia"/>
          <w:sz w:val="24"/>
          <w:lang w:val="x-none" w:eastAsia="x-none"/>
        </w:rPr>
        <w:t>数据存储持久性</w:t>
      </w:r>
      <w:bookmarkEnd w:id="31"/>
    </w:p>
    <w:p w14:paraId="7EB5D93A"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77777777" w:rsidR="007E14BE"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工作圈的数据持久性不低于</w:t>
      </w:r>
      <w:r w:rsidRPr="00F011E5">
        <w:rPr>
          <w:rFonts w:ascii="宋体" w:eastAsia="宋体" w:hAnsi="宋体"/>
        </w:rPr>
        <w:t>99.99999999%</w:t>
      </w:r>
      <w:r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Pr="00F011E5">
        <w:rPr>
          <w:rFonts w:ascii="宋体" w:eastAsia="宋体" w:hAnsi="宋体"/>
        </w:rPr>
        <w:t>1</w:t>
      </w:r>
      <w:r w:rsidRPr="00F011E5">
        <w:rPr>
          <w:rFonts w:ascii="宋体" w:eastAsia="宋体" w:hAnsi="宋体" w:hint="eastAsia"/>
        </w:rPr>
        <w:t>条业务数据发生数据丢失的可能性。</w:t>
      </w:r>
    </w:p>
    <w:p w14:paraId="50DBCA59" w14:textId="77777777" w:rsidR="00C62F40" w:rsidRPr="00F011E5" w:rsidRDefault="00C62F40" w:rsidP="00F011E5">
      <w:pPr>
        <w:pStyle w:val="NormalWeb"/>
        <w:spacing w:before="0" w:beforeAutospacing="0" w:after="0" w:afterAutospacing="0"/>
        <w:jc w:val="both"/>
        <w:rPr>
          <w:rFonts w:ascii="宋体" w:eastAsia="宋体" w:hAnsi="宋体"/>
        </w:rPr>
      </w:pPr>
    </w:p>
    <w:p w14:paraId="1AEEA1FC" w14:textId="77777777" w:rsidR="00295DEE"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32" w:name="_Toc455438305"/>
      <w:r w:rsidRPr="00920C99">
        <w:rPr>
          <w:rFonts w:ascii="黑体" w:hint="eastAsia"/>
          <w:sz w:val="24"/>
          <w:lang w:val="x-none" w:eastAsia="x-none"/>
        </w:rPr>
        <w:t>数据可迁移性</w:t>
      </w:r>
      <w:bookmarkEnd w:id="32"/>
    </w:p>
    <w:p w14:paraId="4FC8F85E" w14:textId="77777777" w:rsidR="00295DEE" w:rsidRDefault="00295DE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承诺用户能够控制数据或主机镜像的迁移，保证启用或弃用该云服务时，数据能迁入和迁出。</w:t>
      </w:r>
      <w:r w:rsidR="007E14BE" w:rsidRPr="00F011E5">
        <w:rPr>
          <w:rFonts w:ascii="宋体" w:eastAsia="宋体" w:hAnsi="宋体" w:hint="eastAsia"/>
        </w:rPr>
        <w:t>用户可以通过API，SDK等工具对存储在工作圈上的数据进行读写操作，并根据需要进行迁移。工作圈不会对用户上传的数据做任何的修改。</w:t>
      </w:r>
    </w:p>
    <w:p w14:paraId="6BED1459" w14:textId="77777777" w:rsidR="00C62F40" w:rsidRPr="00F011E5" w:rsidRDefault="00C62F40" w:rsidP="00F011E5">
      <w:pPr>
        <w:pStyle w:val="NormalWeb"/>
        <w:spacing w:before="0" w:beforeAutospacing="0" w:after="0" w:afterAutospacing="0"/>
        <w:jc w:val="both"/>
        <w:rPr>
          <w:rFonts w:ascii="宋体" w:eastAsia="宋体" w:hAnsi="宋体"/>
        </w:rPr>
      </w:pPr>
    </w:p>
    <w:p w14:paraId="0132913F" w14:textId="77777777" w:rsidR="0033755D"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33" w:name="_Toc455438306"/>
      <w:r w:rsidRPr="00920C99">
        <w:rPr>
          <w:rFonts w:ascii="黑体" w:hint="eastAsia"/>
          <w:sz w:val="24"/>
          <w:lang w:val="x-none" w:eastAsia="x-none"/>
        </w:rPr>
        <w:t>数据私密性</w:t>
      </w:r>
      <w:bookmarkEnd w:id="33"/>
    </w:p>
    <w:p w14:paraId="0BFADB8E" w14:textId="77777777" w:rsidR="00C62F40"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在用户授权的情况下，云服务商才能获得数据。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NormalWeb"/>
        <w:spacing w:before="0" w:beforeAutospacing="0" w:after="0" w:afterAutospacing="0"/>
        <w:jc w:val="both"/>
        <w:rPr>
          <w:rFonts w:ascii="宋体" w:eastAsia="宋体" w:hAnsi="宋体"/>
        </w:rPr>
      </w:pPr>
    </w:p>
    <w:p w14:paraId="051FE487" w14:textId="77777777" w:rsidR="00C62F40" w:rsidRPr="00F011E5" w:rsidRDefault="00C62F40" w:rsidP="00F011E5">
      <w:pPr>
        <w:pStyle w:val="NormalWeb"/>
        <w:spacing w:before="0" w:beforeAutospacing="0" w:after="0" w:afterAutospacing="0"/>
        <w:jc w:val="both"/>
        <w:rPr>
          <w:rFonts w:ascii="宋体" w:eastAsia="宋体" w:hAnsi="宋体"/>
        </w:rPr>
      </w:pPr>
    </w:p>
    <w:p w14:paraId="338ED224" w14:textId="77777777" w:rsidR="0033755D"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34" w:name="_Toc455438307"/>
      <w:r w:rsidRPr="00920C99">
        <w:rPr>
          <w:rFonts w:ascii="黑体" w:hint="eastAsia"/>
          <w:sz w:val="24"/>
          <w:lang w:val="x-none" w:eastAsia="x-none"/>
        </w:rPr>
        <w:t>服务可用性</w:t>
      </w:r>
      <w:bookmarkEnd w:id="34"/>
    </w:p>
    <w:p w14:paraId="09208F07" w14:textId="77777777" w:rsidR="00295DEE" w:rsidRPr="00F011E5" w:rsidRDefault="00295DE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承诺用户业务可用性为合同期内每月单个用户云服务业务可用时间的概率，即每月实际可用时间/每月(实际可用时间+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（当出现服务不可用且无失败请求返回时）；</w:t>
      </w:r>
    </w:p>
    <w:p w14:paraId="5617ABE2" w14:textId="77777777" w:rsidR="007E14BE"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NormalWeb"/>
        <w:spacing w:before="0" w:beforeAutospacing="0" w:after="0" w:afterAutospacing="0"/>
        <w:jc w:val="both"/>
        <w:rPr>
          <w:rFonts w:ascii="宋体" w:eastAsia="宋体" w:hAnsi="宋体"/>
        </w:rPr>
      </w:pPr>
    </w:p>
    <w:p w14:paraId="13807232" w14:textId="77777777" w:rsidR="0033755D"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35" w:name="_Toc455438308"/>
      <w:r w:rsidRPr="00920C99">
        <w:rPr>
          <w:rFonts w:ascii="黑体" w:hint="eastAsia"/>
          <w:sz w:val="24"/>
          <w:lang w:val="x-none" w:eastAsia="x-none"/>
        </w:rPr>
        <w:t>故障恢复能力</w:t>
      </w:r>
      <w:bookmarkEnd w:id="35"/>
    </w:p>
    <w:p w14:paraId="41A9B03F" w14:textId="77777777" w:rsidR="00911ECC" w:rsidRPr="00F011E5" w:rsidRDefault="00295DE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工作圈为付费用户的云服务提供7×24小时的运行维护，并以在线工单和电话报障等方式提供技术支持，具备完善的故障监控、自动告警、快速定位、快速恢复等一系列故障应急响应机制。</w:t>
      </w:r>
    </w:p>
    <w:p w14:paraId="25DB30B0" w14:textId="77777777" w:rsidR="00911ECC" w:rsidRPr="004166E1" w:rsidRDefault="00911ECC" w:rsidP="004166E1">
      <w:pPr>
        <w:pStyle w:val="Heading2"/>
        <w:spacing w:line="415" w:lineRule="auto"/>
        <w:ind w:left="0" w:firstLine="0"/>
        <w:rPr>
          <w:rFonts w:ascii="黑体"/>
          <w:sz w:val="28"/>
          <w:szCs w:val="28"/>
        </w:rPr>
      </w:pPr>
      <w:bookmarkStart w:id="36" w:name="_Toc455438309"/>
      <w:r w:rsidRPr="004166E1">
        <w:rPr>
          <w:rFonts w:ascii="黑体" w:hint="eastAsia"/>
          <w:sz w:val="28"/>
          <w:szCs w:val="28"/>
        </w:rPr>
        <w:t>本章小结</w:t>
      </w:r>
      <w:bookmarkEnd w:id="36"/>
    </w:p>
    <w:p w14:paraId="64E79492" w14:textId="77777777" w:rsidR="00B67EFB" w:rsidRPr="00F011E5" w:rsidRDefault="00A31853"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还提供了一些参考的数值。在3.3章节中给出了现代云服务的一些非功能性质的要求。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Heading1"/>
        <w:ind w:left="432"/>
        <w:jc w:val="center"/>
        <w:rPr>
          <w:rFonts w:eastAsia="黑体"/>
          <w:sz w:val="32"/>
        </w:rPr>
        <w:sectPr w:rsidR="00E01A50" w:rsidSect="00B67EFB">
          <w:headerReference w:type="default" r:id="rId21"/>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37" w:name="_Toc455438310"/>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37"/>
    </w:p>
    <w:p w14:paraId="2756E5BD" w14:textId="77777777" w:rsidR="008D2525" w:rsidRPr="00F011E5" w:rsidRDefault="008D252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总体设计阶段。这一阶段的主要目标是在满足功能性需求与非功能性需求的基础上完成云服务的整体架构设计。</w:t>
      </w:r>
      <w:r w:rsidR="00B63A9C" w:rsidRPr="00F011E5">
        <w:rPr>
          <w:rFonts w:ascii="宋体" w:eastAsia="宋体" w:hAnsi="宋体" w:hint="eastAsia"/>
        </w:rPr>
        <w:t>本章的主要内容，首先完成对企业协同办公云服务的业务设计，接下来针对服务的性能需求进行分布式框架的设计。</w:t>
      </w:r>
    </w:p>
    <w:p w14:paraId="4BB84FB6" w14:textId="77777777" w:rsidR="00BD50DA" w:rsidRPr="00BD50DA" w:rsidRDefault="00BD50DA" w:rsidP="00F937CF">
      <w:pPr>
        <w:pStyle w:val="ListParagraph"/>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Heading2"/>
        <w:spacing w:line="415" w:lineRule="auto"/>
        <w:ind w:left="0" w:firstLine="0"/>
        <w:rPr>
          <w:rFonts w:ascii="黑体"/>
          <w:sz w:val="28"/>
          <w:szCs w:val="28"/>
        </w:rPr>
      </w:pPr>
      <w:bookmarkStart w:id="38" w:name="_Toc455438311"/>
      <w:r w:rsidRPr="004166E1">
        <w:rPr>
          <w:rFonts w:ascii="黑体" w:hint="eastAsia"/>
          <w:sz w:val="28"/>
          <w:szCs w:val="28"/>
        </w:rPr>
        <w:t>工作圈的设计目标</w:t>
      </w:r>
      <w:bookmarkEnd w:id="38"/>
    </w:p>
    <w:p w14:paraId="66815A7D" w14:textId="77777777" w:rsidR="0074406A" w:rsidRPr="00F011E5" w:rsidRDefault="00BB34F7"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可以看出工作圈面对的是一个有千万级企业，上亿用户的这么一个市场。所以，对于工作圈服务的规划已经不能再像以前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Heading2"/>
        <w:spacing w:line="415" w:lineRule="auto"/>
        <w:ind w:left="0" w:firstLine="0"/>
        <w:rPr>
          <w:rFonts w:ascii="黑体"/>
          <w:sz w:val="28"/>
          <w:szCs w:val="28"/>
        </w:rPr>
      </w:pPr>
      <w:bookmarkStart w:id="39" w:name="_Toc455438312"/>
      <w:r w:rsidRPr="004166E1">
        <w:rPr>
          <w:rFonts w:ascii="黑体" w:hint="eastAsia"/>
          <w:sz w:val="28"/>
          <w:szCs w:val="28"/>
        </w:rPr>
        <w:t>工作圈功能模块</w:t>
      </w:r>
      <w:r w:rsidR="00352C60" w:rsidRPr="004166E1">
        <w:rPr>
          <w:rFonts w:ascii="黑体" w:hint="eastAsia"/>
          <w:sz w:val="28"/>
          <w:szCs w:val="28"/>
        </w:rPr>
        <w:t>设计</w:t>
      </w:r>
      <w:bookmarkEnd w:id="39"/>
    </w:p>
    <w:p w14:paraId="4BDF382C" w14:textId="77777777" w:rsidR="00386507" w:rsidRPr="00920C99" w:rsidRDefault="00386507" w:rsidP="00920C99">
      <w:pPr>
        <w:pStyle w:val="Heading3"/>
        <w:widowControl w:val="0"/>
        <w:numPr>
          <w:ilvl w:val="2"/>
          <w:numId w:val="1"/>
        </w:numPr>
        <w:spacing w:line="240" w:lineRule="auto"/>
        <w:ind w:left="0" w:firstLine="0"/>
        <w:rPr>
          <w:rFonts w:ascii="黑体"/>
          <w:sz w:val="24"/>
          <w:lang w:val="x-none" w:eastAsia="x-none"/>
        </w:rPr>
      </w:pPr>
      <w:bookmarkStart w:id="40" w:name="_Toc455438313"/>
      <w:r w:rsidRPr="00920C99">
        <w:rPr>
          <w:rFonts w:ascii="黑体" w:hint="eastAsia"/>
          <w:sz w:val="24"/>
          <w:lang w:val="x-none" w:eastAsia="x-none"/>
        </w:rPr>
        <w:t>功能总体划分</w:t>
      </w:r>
      <w:bookmarkEnd w:id="40"/>
    </w:p>
    <w:p w14:paraId="4D7AD79C"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架构师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NormalWeb"/>
        <w:spacing w:before="0" w:beforeAutospacing="0" w:after="0" w:afterAutospacing="0"/>
        <w:jc w:val="both"/>
        <w:rPr>
          <w:rFonts w:ascii="宋体" w:eastAsia="宋体" w:hAnsi="宋体"/>
        </w:rPr>
      </w:pPr>
    </w:p>
    <w:p w14:paraId="4846E66C" w14:textId="77777777" w:rsidR="007F6ADE" w:rsidRPr="001026DD" w:rsidRDefault="003B56FF" w:rsidP="001026DD">
      <w:pPr>
        <w:pStyle w:val="Caption"/>
        <w:jc w:val="center"/>
        <w:rPr>
          <w:rFonts w:ascii="楷体_GB2312" w:eastAsia="楷体_GB2312" w:hAnsi="Times New Roman"/>
          <w:sz w:val="21"/>
          <w:szCs w:val="21"/>
        </w:rPr>
      </w:pPr>
      <w:r>
        <w:rPr>
          <w:rFonts w:ascii="楷体_GB2312" w:eastAsia="楷体_GB2312" w:hAnsi="Times New Roman"/>
          <w:sz w:val="21"/>
          <w:szCs w:val="21"/>
        </w:rPr>
        <w:lastRenderedPageBreak/>
        <w:object w:dxaOrig="1440" w:dyaOrig="144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75pt;height:186.75pt;z-index:251663360;mso-position-horizontal-relative:text;mso-position-vertical-relative:text;mso-width-relative:page;mso-height-relative:page">
            <v:imagedata r:id="rId22" o:title=""/>
            <w10:wrap type="topAndBottom"/>
          </v:shape>
          <o:OLEObject Type="Embed" ProgID="Visio.Drawing.11" ShapeID="_x0000_s1044" DrawAspect="Content" ObjectID="_1529180959" r:id="rId23"/>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14:paraId="6302AA1A" w14:textId="77777777" w:rsidR="00E703A6" w:rsidRPr="001877B8" w:rsidRDefault="00E703A6" w:rsidP="00E703A6">
      <w:pPr>
        <w:pStyle w:val="a"/>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也是圈子的一个成员属性故划到圈子服务中。而评论和赞的服务，可以通用化用在其它的一些业务上，比如用在工作的审批中。所以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仅数据耦合。2.提取功能相同的代码到一个公共服务包进封装。减少开发代码量。3.模块服务要是无状态的，便于模块服务的模向扩容，同时也为restful服务打基础。</w:t>
      </w:r>
    </w:p>
    <w:p w14:paraId="7C704204"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对工作圈的功能模块定义如下：</w:t>
      </w:r>
    </w:p>
    <w:p w14:paraId="79A19A8C"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代码开发量，同时也可以应用链接池技术提升服务的吞吐性能，预防因为人为的疏忽导致的链接泄漏。</w:t>
      </w:r>
    </w:p>
    <w:p w14:paraId="762D63B5"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Pr="00F011E5">
        <w:rPr>
          <w:rFonts w:ascii="宋体" w:eastAsia="宋体" w:hAnsi="宋体" w:hint="eastAsia"/>
        </w:rPr>
        <w:t>服务定义如下</w:t>
      </w:r>
      <w:r w:rsidR="00BA48F0" w:rsidRPr="00F011E5">
        <w:rPr>
          <w:rFonts w:ascii="宋体" w:eastAsia="宋体" w:hAnsi="宋体" w:hint="eastAsia"/>
        </w:rPr>
        <w:t>：</w:t>
      </w:r>
    </w:p>
    <w:p w14:paraId="1D565626"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NormalWeb"/>
        <w:spacing w:before="0" w:beforeAutospacing="0" w:after="0" w:afterAutospacing="0"/>
        <w:jc w:val="both"/>
        <w:rPr>
          <w:rFonts w:ascii="宋体" w:eastAsia="宋体" w:hAnsi="宋体"/>
        </w:rPr>
      </w:pPr>
    </w:p>
    <w:p w14:paraId="5C9040BC" w14:textId="77777777" w:rsidR="008F19DB"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41" w:name="_Toc455438314"/>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41"/>
    </w:p>
    <w:p w14:paraId="2510446A" w14:textId="77777777" w:rsidR="00686BE9" w:rsidRPr="00F011E5" w:rsidRDefault="0072724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工作圈的云服务是</w:t>
      </w:r>
      <w:r w:rsidR="00BA48F0" w:rsidRPr="00F011E5">
        <w:rPr>
          <w:rFonts w:ascii="宋体" w:eastAsia="宋体" w:hAnsi="宋体" w:hint="eastAsia"/>
        </w:rPr>
        <w:t>畅捷通</w:t>
      </w:r>
      <w:r w:rsidRPr="00F011E5">
        <w:rPr>
          <w:rFonts w:ascii="宋体" w:eastAsia="宋体" w:hAnsi="宋体" w:hint="eastAsia"/>
        </w:rPr>
        <w:t>公司几个云服务中的一个，为了能够在不同的云服务之间打通数据，打通用户信息是关键的第一步。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一个用户账户模型，工作圈正是这么做的。工作圈直接使用了公司统一的用户账户模型与数据，所有的用户信息以公司的用户中心服务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&amp;消费的模式订阅工作圈用户的数据更新，来达到数据同步的目的。更新的方式如下：</w:t>
      </w:r>
    </w:p>
    <w:p w14:paraId="0E2CF1DF" w14:textId="77777777" w:rsidR="004914F7" w:rsidRPr="00F011E5" w:rsidRDefault="004914F7" w:rsidP="00F011E5">
      <w:pPr>
        <w:pStyle w:val="NormalWeb"/>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NormalWeb"/>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NormalWeb"/>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NormalWeb"/>
        <w:spacing w:before="0" w:beforeAutospacing="0" w:after="0" w:afterAutospacing="0"/>
        <w:jc w:val="both"/>
        <w:rPr>
          <w:rFonts w:ascii="宋体" w:eastAsia="宋体" w:hAnsi="宋体"/>
        </w:rPr>
      </w:pPr>
    </w:p>
    <w:p w14:paraId="4F566E55"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42" w:name="_Toc455438315"/>
      <w:r w:rsidRPr="00920C99">
        <w:rPr>
          <w:rFonts w:ascii="黑体" w:hint="eastAsia"/>
          <w:sz w:val="24"/>
          <w:lang w:val="x-none" w:eastAsia="x-none"/>
        </w:rPr>
        <w:t>圈子与</w:t>
      </w:r>
      <w:r w:rsidR="0076247B" w:rsidRPr="00920C99">
        <w:rPr>
          <w:rFonts w:ascii="黑体" w:hint="eastAsia"/>
          <w:sz w:val="24"/>
          <w:lang w:val="x-none" w:eastAsia="x-none"/>
        </w:rPr>
        <w:t>帖子</w:t>
      </w:r>
      <w:bookmarkEnd w:id="42"/>
    </w:p>
    <w:p w14:paraId="41D39470" w14:textId="77777777" w:rsidR="006D0CDD" w:rsidRPr="00F011E5" w:rsidRDefault="006D0CD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、发评论、为他人点赞等。同样的，当一个用户发帖</w:t>
      </w:r>
      <w:r w:rsidR="00CC49B9" w:rsidRPr="00F011E5">
        <w:rPr>
          <w:rFonts w:ascii="宋体" w:eastAsia="宋体" w:hAnsi="宋体" w:hint="eastAsia"/>
        </w:rPr>
        <w:t>了之后，另一个用户可不可以查看、评论、点赞也需要根据这个关系来确定。所以对圈子的数据设计应该包含两部分，一个是圈子本身的实体数据，另一个是圈子与用户的关系数据。</w:t>
      </w:r>
    </w:p>
    <w:p w14:paraId="276E7C15" w14:textId="77777777" w:rsidR="00D5296B" w:rsidRDefault="00D5296B"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NormalWeb"/>
        <w:spacing w:before="0" w:beforeAutospacing="0" w:after="0" w:afterAutospacing="0"/>
        <w:jc w:val="both"/>
        <w:rPr>
          <w:rFonts w:ascii="宋体" w:eastAsia="宋体" w:hAnsi="宋体"/>
        </w:rPr>
      </w:pPr>
    </w:p>
    <w:p w14:paraId="595EDFEC"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43" w:name="_Toc455438316"/>
      <w:r w:rsidRPr="00920C99">
        <w:rPr>
          <w:rFonts w:ascii="黑体" w:hint="eastAsia"/>
          <w:sz w:val="24"/>
          <w:lang w:val="x-none" w:eastAsia="x-none"/>
        </w:rPr>
        <w:t>评论</w:t>
      </w:r>
      <w:bookmarkEnd w:id="43"/>
    </w:p>
    <w:p w14:paraId="27C146B7" w14:textId="77777777" w:rsidR="00432D48" w:rsidRDefault="00162563"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NormalWeb"/>
        <w:spacing w:before="0" w:beforeAutospacing="0" w:after="0" w:afterAutospacing="0"/>
        <w:jc w:val="both"/>
        <w:rPr>
          <w:rFonts w:ascii="宋体" w:eastAsia="宋体" w:hAnsi="宋体"/>
        </w:rPr>
      </w:pPr>
    </w:p>
    <w:p w14:paraId="10061395"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44" w:name="_Toc455438317"/>
      <w:r w:rsidRPr="00920C99">
        <w:rPr>
          <w:rFonts w:ascii="黑体" w:hint="eastAsia"/>
          <w:sz w:val="24"/>
          <w:lang w:val="x-none" w:eastAsia="x-none"/>
        </w:rPr>
        <w:t>赞</w:t>
      </w:r>
      <w:bookmarkEnd w:id="44"/>
    </w:p>
    <w:p w14:paraId="5429F952" w14:textId="77777777" w:rsidR="00686BE9" w:rsidRDefault="00083A81"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对使用赞功能的业务进行抽象，注意引用的资源ID全局唯一。赞唯一的特点就是有一个最近点赞人的头像列表。这个功能的实现相对简单，</w:t>
      </w:r>
      <w:r w:rsidR="00E07273" w:rsidRPr="00046446">
        <w:rPr>
          <w:rFonts w:ascii="宋体" w:eastAsia="宋体" w:hAnsi="宋体" w:hint="eastAsia"/>
        </w:rPr>
        <w:t>维护一个最近点赞人的列表以点赞时间倒序排序即可。需要注意的是，这个列表是以资源ID为关键词来维护，不是以赞的ID维护。即这个数据不能保存在某一条赞当中。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NormalWeb"/>
        <w:spacing w:before="0" w:beforeAutospacing="0" w:after="0" w:afterAutospacing="0"/>
        <w:jc w:val="both"/>
        <w:rPr>
          <w:rFonts w:ascii="宋体" w:eastAsia="宋体" w:hAnsi="宋体"/>
        </w:rPr>
      </w:pPr>
    </w:p>
    <w:p w14:paraId="05E379F1"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45" w:name="_Toc455438318"/>
      <w:r w:rsidRPr="00920C99">
        <w:rPr>
          <w:rFonts w:ascii="黑体" w:hint="eastAsia"/>
          <w:sz w:val="24"/>
          <w:lang w:val="x-none" w:eastAsia="x-none"/>
        </w:rPr>
        <w:t>工作应用</w:t>
      </w:r>
      <w:bookmarkEnd w:id="45"/>
    </w:p>
    <w:p w14:paraId="02C9C9A1" w14:textId="77777777" w:rsidR="00686BE9" w:rsidRPr="00046446" w:rsidRDefault="00B55C45"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NormalWeb"/>
        <w:spacing w:before="0" w:beforeAutospacing="0" w:after="0" w:afterAutospacing="0"/>
        <w:jc w:val="both"/>
        <w:rPr>
          <w:rFonts w:ascii="宋体" w:eastAsia="宋体" w:hAnsi="宋体"/>
        </w:rPr>
      </w:pPr>
    </w:p>
    <w:p w14:paraId="30E7B279"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46" w:name="_Toc455438319"/>
      <w:r w:rsidRPr="00920C99">
        <w:rPr>
          <w:rFonts w:ascii="黑体" w:hint="eastAsia"/>
          <w:sz w:val="24"/>
          <w:lang w:val="x-none" w:eastAsia="x-none"/>
        </w:rPr>
        <w:t>工作流引擎</w:t>
      </w:r>
      <w:bookmarkEnd w:id="46"/>
    </w:p>
    <w:p w14:paraId="43B6A56C" w14:textId="77777777" w:rsidR="00044B19" w:rsidRPr="00046446" w:rsidRDefault="00044B1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Heading2"/>
        <w:spacing w:line="415" w:lineRule="auto"/>
        <w:ind w:left="0" w:firstLine="0"/>
        <w:rPr>
          <w:rFonts w:ascii="黑体"/>
          <w:sz w:val="28"/>
          <w:szCs w:val="28"/>
        </w:rPr>
      </w:pPr>
      <w:bookmarkStart w:id="47" w:name="_Toc455438320"/>
      <w:r w:rsidRPr="004166E1">
        <w:rPr>
          <w:rFonts w:ascii="黑体" w:hint="eastAsia"/>
          <w:sz w:val="28"/>
          <w:szCs w:val="28"/>
        </w:rPr>
        <w:t>数据库设计</w:t>
      </w:r>
      <w:bookmarkEnd w:id="47"/>
    </w:p>
    <w:p w14:paraId="00EC4793" w14:textId="77777777" w:rsidR="00945FEE" w:rsidRPr="00046446" w:rsidRDefault="008A3854"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传统的关系型数据库设计的要点是表之间关系外键的连接，也就是表与表之间的关系是通过关系外键的连接来维护</w:t>
      </w:r>
      <w:r w:rsidR="00CB01DB" w:rsidRPr="00046446">
        <w:rPr>
          <w:rFonts w:ascii="宋体" w:eastAsia="宋体" w:hAnsi="宋体" w:hint="eastAsia"/>
        </w:rPr>
        <w:t>的。系统在做高并发的查询时，外键连接对数据库的性能损耗是非常可观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NoSQL数据库没有外键的概念，没有关系的概念。进行查询的时候，响应速度快。</w:t>
      </w:r>
    </w:p>
    <w:p w14:paraId="163DAA5E" w14:textId="77777777" w:rsidR="00BE0393" w:rsidRDefault="00BE0393"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NormalWeb"/>
        <w:spacing w:before="0" w:beforeAutospacing="0" w:after="0" w:afterAutospacing="0"/>
        <w:jc w:val="both"/>
        <w:rPr>
          <w:rFonts w:ascii="宋体" w:eastAsia="宋体" w:hAnsi="宋体"/>
        </w:rPr>
      </w:pPr>
    </w:p>
    <w:p w14:paraId="43628B1D"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48" w:name="_Toc455438321"/>
      <w:r w:rsidRPr="00920C99">
        <w:rPr>
          <w:rFonts w:ascii="黑体" w:hint="eastAsia"/>
          <w:sz w:val="24"/>
          <w:lang w:val="x-none" w:eastAsia="x-none"/>
        </w:rPr>
        <w:t>用户账户模块数据设计</w:t>
      </w:r>
      <w:bookmarkEnd w:id="48"/>
    </w:p>
    <w:p w14:paraId="367FA4B6" w14:textId="77777777" w:rsidR="00792440" w:rsidRDefault="00D502BE"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圈业务模块设计的重要数据。</w:t>
      </w:r>
    </w:p>
    <w:p w14:paraId="59DEB767" w14:textId="77777777" w:rsidR="00C62F40" w:rsidRPr="00046446" w:rsidRDefault="00C62F40" w:rsidP="00046446">
      <w:pPr>
        <w:pStyle w:val="NormalWeb"/>
        <w:spacing w:before="0" w:beforeAutospacing="0" w:after="0" w:afterAutospacing="0"/>
        <w:jc w:val="both"/>
        <w:rPr>
          <w:rFonts w:ascii="宋体" w:eastAsia="宋体" w:hAnsi="宋体"/>
        </w:rPr>
      </w:pPr>
    </w:p>
    <w:p w14:paraId="502EC9BA"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49" w:name="_Toc455438322"/>
      <w:r w:rsidRPr="00920C99">
        <w:rPr>
          <w:rFonts w:ascii="黑体" w:hint="eastAsia"/>
          <w:sz w:val="24"/>
          <w:lang w:val="x-none" w:eastAsia="x-none"/>
        </w:rPr>
        <w:t>圈子帖子模块数据设计</w:t>
      </w:r>
      <w:bookmarkEnd w:id="49"/>
    </w:p>
    <w:p w14:paraId="2DFDC036" w14:textId="77777777" w:rsidR="00792440" w:rsidRPr="00046446" w:rsidRDefault="0079244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二维码图片（qrcodeurl）。</w:t>
      </w:r>
    </w:p>
    <w:p w14:paraId="24968098" w14:textId="77777777" w:rsidR="00403028" w:rsidRPr="00046446" w:rsidRDefault="008578E4"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工作圈</w:t>
      </w:r>
      <w:r w:rsidRPr="00046446">
        <w:rPr>
          <w:rFonts w:ascii="宋体" w:eastAsia="宋体" w:hAnsi="宋体" w:hint="eastAsia"/>
        </w:rPr>
        <w:t>所有的模块数据都要遵从这一规范。</w:t>
      </w:r>
      <w:r w:rsidR="0052641D" w:rsidRPr="00046446">
        <w:rPr>
          <w:rFonts w:ascii="宋体" w:eastAsia="宋体" w:hAnsi="宋体" w:hint="eastAsia"/>
        </w:rPr>
        <w:t>圈子创建的时候，创建人就是圈主，但是圈主是可以移交的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14:paraId="3CD01226" w14:textId="77777777" w:rsidR="00BD61BB" w:rsidRPr="00046446" w:rsidRDefault="00BD61B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保存。帖子的内容中有几段特殊的文本：{@abc,60000001389}；{!lh}。这两个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：阱</w:t>
      </w:r>
      <w:r w:rsidRPr="00046446">
        <w:rPr>
          <w:rFonts w:ascii="宋体" w:eastAsia="宋体" w:hAnsi="宋体" w:hint="eastAsia"/>
        </w:rPr>
        <w:t>一个是@一个名为abc的用户，这样用户就能收到一条关于这个帖子的特殊信息；后一个就是工作圈的emoji表情了，会在端上解析成一个流汗的emoji表情符号。</w:t>
      </w:r>
    </w:p>
    <w:p w14:paraId="6DE4EA96" w14:textId="77777777" w:rsidR="00C62F40" w:rsidRPr="00046446" w:rsidRDefault="00C62F40" w:rsidP="00046446">
      <w:pPr>
        <w:pStyle w:val="NormalWeb"/>
        <w:spacing w:before="0" w:beforeAutospacing="0" w:after="0" w:afterAutospacing="0"/>
        <w:jc w:val="both"/>
        <w:rPr>
          <w:rFonts w:ascii="宋体" w:eastAsia="宋体" w:hAnsi="宋体"/>
        </w:rPr>
      </w:pPr>
    </w:p>
    <w:p w14:paraId="02087163"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50" w:name="_Toc455438323"/>
      <w:r w:rsidRPr="00920C99">
        <w:rPr>
          <w:rFonts w:ascii="黑体" w:hint="eastAsia"/>
          <w:sz w:val="24"/>
          <w:lang w:val="x-none" w:eastAsia="x-none"/>
        </w:rPr>
        <w:t>评论模块数据设计</w:t>
      </w:r>
      <w:bookmarkEnd w:id="50"/>
    </w:p>
    <w:p w14:paraId="18F294F2" w14:textId="77777777" w:rsidR="00B40C17" w:rsidRPr="00046446" w:rsidRDefault="00B40C17"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是表示这个评论是回复了另一条评论的评论，也就是现在</w:t>
      </w:r>
      <w:r w:rsidR="00B2535B" w:rsidRPr="00046446">
        <w:rPr>
          <w:rFonts w:ascii="宋体" w:eastAsia="宋体" w:hAnsi="宋体" w:hint="eastAsia"/>
        </w:rPr>
        <w:t>帖</w:t>
      </w:r>
      <w:r w:rsidR="00141679" w:rsidRPr="00046446">
        <w:rPr>
          <w:rFonts w:ascii="宋体" w:eastAsia="宋体" w:hAnsi="宋体" w:hint="eastAsia"/>
        </w:rPr>
        <w:t>吧常用的盖楼模式。</w:t>
      </w:r>
    </w:p>
    <w:p w14:paraId="7168C101" w14:textId="77777777" w:rsidR="00C62F40" w:rsidRPr="00046446" w:rsidRDefault="00C62F40" w:rsidP="00046446">
      <w:pPr>
        <w:pStyle w:val="NormalWeb"/>
        <w:spacing w:before="0" w:beforeAutospacing="0" w:after="0" w:afterAutospacing="0"/>
        <w:jc w:val="both"/>
        <w:rPr>
          <w:rFonts w:ascii="宋体" w:eastAsia="宋体" w:hAnsi="宋体"/>
        </w:rPr>
      </w:pPr>
    </w:p>
    <w:p w14:paraId="5AC12BBD"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51" w:name="_Toc455438324"/>
      <w:r w:rsidRPr="00920C99">
        <w:rPr>
          <w:rFonts w:ascii="黑体" w:hint="eastAsia"/>
          <w:sz w:val="24"/>
          <w:lang w:val="x-none" w:eastAsia="x-none"/>
        </w:rPr>
        <w:t>赞模块数据设计</w:t>
      </w:r>
      <w:bookmarkEnd w:id="51"/>
    </w:p>
    <w:p w14:paraId="3FB7CC8C" w14:textId="77777777" w:rsidR="00AE5F70" w:rsidRPr="00046446" w:rsidRDefault="00AE5F7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NormalWeb"/>
        <w:spacing w:before="0" w:beforeAutospacing="0" w:after="0" w:afterAutospacing="0"/>
        <w:jc w:val="both"/>
        <w:rPr>
          <w:rFonts w:ascii="宋体" w:eastAsia="宋体" w:hAnsi="宋体"/>
        </w:rPr>
      </w:pPr>
    </w:p>
    <w:p w14:paraId="250DB95E"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52" w:name="_Toc455438325"/>
      <w:r w:rsidRPr="00920C99">
        <w:rPr>
          <w:rFonts w:ascii="黑体" w:hint="eastAsia"/>
          <w:sz w:val="24"/>
          <w:lang w:val="x-none" w:eastAsia="x-none"/>
        </w:rPr>
        <w:t>工作应用模块数据设计</w:t>
      </w:r>
      <w:bookmarkEnd w:id="52"/>
    </w:p>
    <w:p w14:paraId="1A8D0333" w14:textId="77777777" w:rsidR="00F1605C" w:rsidRPr="00046446" w:rsidRDefault="00AE5F7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借款："loan" : { "reasons" : "路兔兔借款",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NormalWeb"/>
        <w:spacing w:before="0" w:beforeAutospacing="0" w:after="0" w:afterAutospacing="0"/>
        <w:jc w:val="both"/>
        <w:rPr>
          <w:rFonts w:ascii="宋体" w:eastAsia="宋体" w:hAnsi="宋体"/>
        </w:rPr>
      </w:pPr>
    </w:p>
    <w:p w14:paraId="4CF51574"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53" w:name="_Toc455438326"/>
      <w:r w:rsidRPr="00920C99">
        <w:rPr>
          <w:rFonts w:ascii="黑体" w:hint="eastAsia"/>
          <w:sz w:val="24"/>
          <w:lang w:val="x-none" w:eastAsia="x-none"/>
        </w:rPr>
        <w:t>工作流引擎</w:t>
      </w:r>
      <w:bookmarkEnd w:id="53"/>
    </w:p>
    <w:p w14:paraId="7144DA21" w14:textId="77777777" w:rsidR="00F1605C" w:rsidRPr="00046446" w:rsidRDefault="003966E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14:paraId="03DCA51B" w14:textId="77777777" w:rsidR="003966E9" w:rsidRPr="00046446" w:rsidRDefault="003966E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Heading2"/>
        <w:spacing w:line="415" w:lineRule="auto"/>
        <w:ind w:left="0" w:firstLine="0"/>
        <w:rPr>
          <w:rFonts w:ascii="黑体"/>
          <w:sz w:val="28"/>
          <w:szCs w:val="28"/>
        </w:rPr>
      </w:pPr>
      <w:bookmarkStart w:id="54" w:name="_Toc455438327"/>
      <w:r w:rsidRPr="004166E1">
        <w:rPr>
          <w:rFonts w:ascii="黑体" w:hint="eastAsia"/>
          <w:sz w:val="28"/>
          <w:szCs w:val="28"/>
        </w:rPr>
        <w:t>工作圈技术</w:t>
      </w:r>
      <w:r w:rsidR="00352C60" w:rsidRPr="004166E1">
        <w:rPr>
          <w:rFonts w:ascii="黑体" w:hint="eastAsia"/>
          <w:sz w:val="28"/>
          <w:szCs w:val="28"/>
        </w:rPr>
        <w:t>框架设计</w:t>
      </w:r>
      <w:bookmarkEnd w:id="54"/>
    </w:p>
    <w:p w14:paraId="7797CF28" w14:textId="77777777" w:rsidR="00AB46D8" w:rsidRPr="00920C99" w:rsidRDefault="00AB46D8" w:rsidP="00920C99">
      <w:pPr>
        <w:pStyle w:val="Heading3"/>
        <w:widowControl w:val="0"/>
        <w:numPr>
          <w:ilvl w:val="2"/>
          <w:numId w:val="1"/>
        </w:numPr>
        <w:spacing w:line="240" w:lineRule="auto"/>
        <w:ind w:left="0" w:firstLine="0"/>
        <w:rPr>
          <w:rFonts w:ascii="黑体"/>
          <w:sz w:val="24"/>
          <w:lang w:val="x-none" w:eastAsia="x-none"/>
        </w:rPr>
      </w:pPr>
      <w:bookmarkStart w:id="55" w:name="_Toc455438328"/>
      <w:r w:rsidRPr="00920C99">
        <w:rPr>
          <w:rFonts w:ascii="黑体" w:hint="eastAsia"/>
          <w:sz w:val="24"/>
          <w:lang w:val="x-none" w:eastAsia="x-none"/>
        </w:rPr>
        <w:t>工作圈整体技术架构</w:t>
      </w:r>
      <w:bookmarkEnd w:id="55"/>
    </w:p>
    <w:p w14:paraId="15F316C3" w14:textId="77777777" w:rsidR="00C62F40" w:rsidRPr="00C62F40" w:rsidRDefault="003B56FF" w:rsidP="00C62F40">
      <w:pPr>
        <w:pStyle w:val="Caption"/>
        <w:jc w:val="center"/>
        <w:rPr>
          <w:rFonts w:ascii="楷体_GB2312" w:eastAsia="楷体_GB2312" w:hAnsi="Times New Roman"/>
          <w:sz w:val="21"/>
          <w:szCs w:val="21"/>
        </w:rPr>
      </w:pPr>
      <w:r>
        <w:rPr>
          <w:rFonts w:ascii="楷体_GB2312" w:eastAsia="楷体_GB2312" w:hAnsi="Times New Roman"/>
          <w:noProof/>
          <w:sz w:val="21"/>
          <w:szCs w:val="21"/>
        </w:rPr>
        <w:object w:dxaOrig="1440" w:dyaOrig="1440" w14:anchorId="4D9FFFB7">
          <v:shape id="_x0000_s1084" type="#_x0000_t75" style="position:absolute;left:0;text-align:left;margin-left:49.3pt;margin-top:198.4pt;width:316.65pt;height:437.8pt;z-index:251680256;mso-position-horizontal-relative:margin;mso-position-vertical-relative:margin">
            <v:imagedata r:id="rId24" o:title=""/>
            <w10:wrap type="topAndBottom" anchorx="margin" anchory="margin"/>
          </v:shape>
          <o:OLEObject Type="Embed" ProgID="Visio.Drawing.11" ShapeID="_x0000_s1084" DrawAspect="Content" ObjectID="_1529180960" r:id="rId25"/>
        </w:object>
      </w:r>
      <w:r w:rsidR="00C62F40" w:rsidRPr="00C62F40">
        <w:rPr>
          <w:rFonts w:ascii="楷体_GB2312" w:eastAsia="楷体_GB2312" w:hAnsi="Times New Roman" w:hint="eastAsia"/>
          <w:sz w:val="21"/>
          <w:szCs w:val="21"/>
        </w:rPr>
        <w:t>图4-2工作圈整体技术架构图</w:t>
      </w:r>
    </w:p>
    <w:p w14:paraId="29BCF99A" w14:textId="77777777" w:rsidR="005072F3" w:rsidRDefault="005072F3"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lastRenderedPageBreak/>
        <w:t>工作圈分布式技术架构的核心就是应用注册中心，所有的服务层都会围绕这个注册中心来设计。工作圈的整体结构是一个标准的MVC的三层架构，View对应工作圈的R</w:t>
      </w:r>
      <w:r w:rsidRPr="00046446">
        <w:rPr>
          <w:rFonts w:ascii="宋体" w:eastAsia="宋体" w:hAnsi="宋体"/>
        </w:rPr>
        <w:t>est</w:t>
      </w:r>
      <w:r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51C05CB7" w14:textId="77777777" w:rsidR="00D877D4" w:rsidRPr="00046446" w:rsidRDefault="00D877D4" w:rsidP="00046446">
      <w:pPr>
        <w:pStyle w:val="NormalWeb"/>
        <w:spacing w:before="0" w:beforeAutospacing="0" w:after="0" w:afterAutospacing="0"/>
        <w:jc w:val="both"/>
        <w:rPr>
          <w:rFonts w:ascii="宋体" w:eastAsia="宋体" w:hAnsi="宋体"/>
        </w:rPr>
      </w:pPr>
    </w:p>
    <w:p w14:paraId="5BB1B52A" w14:textId="77777777" w:rsidR="009475C5" w:rsidRPr="00920C99" w:rsidRDefault="00167BE6" w:rsidP="00920C99">
      <w:pPr>
        <w:pStyle w:val="Heading3"/>
        <w:widowControl w:val="0"/>
        <w:numPr>
          <w:ilvl w:val="2"/>
          <w:numId w:val="1"/>
        </w:numPr>
        <w:spacing w:line="240" w:lineRule="auto"/>
        <w:ind w:left="0" w:firstLine="0"/>
        <w:rPr>
          <w:rFonts w:ascii="黑体"/>
          <w:sz w:val="24"/>
          <w:lang w:val="x-none" w:eastAsia="x-none"/>
        </w:rPr>
      </w:pPr>
      <w:bookmarkStart w:id="56" w:name="_Toc455438329"/>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56"/>
    </w:p>
    <w:p w14:paraId="4B80008C" w14:textId="77777777" w:rsidR="000E4BE0" w:rsidRPr="00046446" w:rsidRDefault="003B56FF" w:rsidP="00046446">
      <w:pPr>
        <w:pStyle w:val="NormalWeb"/>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0E21DF22">
          <v:shape id="_x0000_s1085" type="#_x0000_t75" style="position:absolute;left:0;text-align:left;margin-left:95.25pt;margin-top:424.55pt;width:230.2pt;height:192.25pt;z-index:251681280;mso-position-horizontal-relative:margin;mso-position-vertical-relative:margin" o:allowoverlap="f">
            <v:imagedata r:id="rId26" o:title=""/>
            <w10:wrap type="topAndBottom" anchorx="margin" anchory="margin"/>
          </v:shape>
          <o:OLEObject Type="Embed" ProgID="Visio.Drawing.11" ShapeID="_x0000_s1085" DrawAspect="Content" ObjectID="_1529180961" r:id="rId27"/>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，容易处在弱网络环境中，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Caption"/>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
        <w:spacing w:line="400" w:lineRule="exact"/>
        <w:ind w:firstLine="480"/>
        <w:jc w:val="left"/>
        <w:rPr>
          <w:rFonts w:ascii="宋体" w:hAnsi="宋体"/>
          <w:kern w:val="0"/>
          <w:sz w:val="24"/>
        </w:rPr>
      </w:pPr>
      <w:r w:rsidRPr="00516B3F">
        <w:rPr>
          <w:rFonts w:ascii="宋体" w:hAnsi="宋体" w:hint="eastAsia"/>
          <w:sz w:val="24"/>
        </w:rPr>
        <w:lastRenderedPageBreak/>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r w:rsidR="00BB34F7" w:rsidRPr="00E93A25">
        <w:rPr>
          <w:rFonts w:ascii="宋体" w:hAnsi="宋体" w:hint="eastAsia"/>
          <w:kern w:val="0"/>
          <w:sz w:val="24"/>
        </w:rPr>
        <w:t>云</w:t>
      </w:r>
      <w:r w:rsidR="00BB34F7" w:rsidRPr="00E93A25">
        <w:rPr>
          <w:rFonts w:ascii="宋体" w:hAnsi="宋体"/>
          <w:kern w:val="0"/>
          <w:sz w:val="24"/>
        </w:rPr>
        <w:t>服务</w:t>
      </w:r>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需要多台服务器来分担压力。站在最前面的负载服务器就尤其重要，这里选择了前面介绍过的Nginx服务器</w:t>
      </w:r>
      <w:r w:rsidR="0076247B" w:rsidRPr="00E93A25">
        <w:rPr>
          <w:rFonts w:ascii="宋体" w:hAnsi="宋体" w:hint="eastAsia"/>
          <w:kern w:val="0"/>
          <w:sz w:val="24"/>
        </w:rPr>
        <w:t>来做为</w:t>
      </w:r>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Caption"/>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3B56FF">
        <w:rPr>
          <w:rFonts w:ascii="楷体_GB2312" w:eastAsia="楷体_GB2312" w:hAnsi="Times New Roman"/>
          <w:sz w:val="21"/>
          <w:szCs w:val="21"/>
        </w:rPr>
        <w:object w:dxaOrig="1440" w:dyaOrig="1440" w14:anchorId="4479D20D">
          <v:shape id="_x0000_s1054" type="#_x0000_t75" style="position:absolute;left:0;text-align:left;margin-left:54.75pt;margin-top:4.5pt;width:302.25pt;height:194.7pt;z-index:-251652096;mso-position-horizontal-relative:text;mso-position-vertical-relative:text">
            <v:imagedata r:id="rId28" o:title=""/>
            <w10:wrap type="topAndBottom"/>
          </v:shape>
          <o:OLEObject Type="Embed" ProgID="Visio.Drawing.11" ShapeID="_x0000_s1054" DrawAspect="Content" ObjectID="_1529180962" r:id="rId29"/>
        </w:object>
      </w:r>
    </w:p>
    <w:p w14:paraId="42BE981F" w14:textId="77777777" w:rsidR="009475C5" w:rsidRPr="001877B8" w:rsidRDefault="009475C5" w:rsidP="001877B8">
      <w:pPr>
        <w:pStyle w:val="a"/>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的单点式系统中，有一个Session的概念。用户登录后建立在服务器，请求的时候服务端会查询这个Session，登出后销毁。但是在分布式的Rest server上主机之前内存的数据不共享，无法得知用户的Session状态。</w:t>
      </w:r>
    </w:p>
    <w:p w14:paraId="118D3651" w14:textId="77777777" w:rsidR="009475C5" w:rsidRDefault="009475C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716970C7" w14:textId="77777777" w:rsidR="00D00826" w:rsidRPr="00E93A25" w:rsidRDefault="00D00826" w:rsidP="00E93A25">
      <w:pPr>
        <w:pStyle w:val="NormalWeb"/>
        <w:spacing w:before="0" w:beforeAutospacing="0" w:after="0" w:afterAutospacing="0"/>
        <w:jc w:val="both"/>
        <w:rPr>
          <w:rFonts w:ascii="宋体" w:eastAsia="宋体" w:hAnsi="宋体"/>
        </w:rPr>
      </w:pPr>
    </w:p>
    <w:p w14:paraId="75187AB3" w14:textId="77777777" w:rsidR="009E2125" w:rsidRPr="00920C99" w:rsidRDefault="009E2125" w:rsidP="00920C99">
      <w:pPr>
        <w:pStyle w:val="Heading3"/>
        <w:widowControl w:val="0"/>
        <w:numPr>
          <w:ilvl w:val="2"/>
          <w:numId w:val="1"/>
        </w:numPr>
        <w:spacing w:line="240" w:lineRule="auto"/>
        <w:ind w:left="0" w:firstLine="0"/>
        <w:rPr>
          <w:rFonts w:ascii="黑体"/>
          <w:sz w:val="24"/>
          <w:lang w:val="x-none" w:eastAsia="x-none"/>
        </w:rPr>
      </w:pPr>
      <w:bookmarkStart w:id="57" w:name="_Toc455438330"/>
      <w:r w:rsidRPr="00920C99">
        <w:rPr>
          <w:rFonts w:ascii="黑体" w:hint="eastAsia"/>
          <w:sz w:val="24"/>
          <w:lang w:val="x-none" w:eastAsia="x-none"/>
        </w:rPr>
        <w:lastRenderedPageBreak/>
        <w:t>分布式服务与自动化配置中心</w:t>
      </w:r>
      <w:bookmarkEnd w:id="57"/>
    </w:p>
    <w:p w14:paraId="47282155" w14:textId="77777777" w:rsidR="009E2125" w:rsidRPr="00E93A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77777777" w:rsidR="000203AB" w:rsidRPr="00E93A25" w:rsidRDefault="000203AB"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14:paraId="569601E1" w14:textId="77777777" w:rsidR="0037298A" w:rsidRPr="00E93A25" w:rsidRDefault="0037298A"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以用户</w:t>
      </w:r>
      <w:r w:rsidR="0076247B" w:rsidRPr="00E93A25">
        <w:rPr>
          <w:rFonts w:ascii="宋体" w:eastAsia="宋体" w:hAnsi="宋体" w:hint="eastAsia"/>
        </w:rPr>
        <w:t>账户</w:t>
      </w:r>
      <w:r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Pr="00E93A25">
        <w:rPr>
          <w:rFonts w:ascii="宋体" w:eastAsia="宋体" w:hAnsi="宋体"/>
        </w:rPr>
        <w:t>gongzuoquan</w:t>
      </w:r>
      <w:r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Pr="00E93A25">
        <w:rPr>
          <w:rFonts w:ascii="宋体" w:eastAsia="宋体" w:hAnsi="宋体" w:hint="eastAsia"/>
        </w:rPr>
        <w:t>。</w:t>
      </w:r>
    </w:p>
    <w:p w14:paraId="53D300DC" w14:textId="77777777" w:rsidR="005760B3" w:rsidRPr="00603C21" w:rsidRDefault="003B56FF" w:rsidP="00603C21">
      <w:pPr>
        <w:pStyle w:val="Caption"/>
        <w:jc w:val="center"/>
        <w:rPr>
          <w:rFonts w:ascii="楷体_GB2312" w:eastAsia="楷体_GB2312" w:hAnsi="Times New Roman"/>
          <w:sz w:val="21"/>
          <w:szCs w:val="21"/>
        </w:rPr>
      </w:pPr>
      <w:r>
        <w:rPr>
          <w:rFonts w:ascii="楷体_GB2312" w:eastAsia="楷体_GB2312" w:hAnsi="Times New Roman"/>
          <w:sz w:val="21"/>
          <w:szCs w:val="21"/>
        </w:rPr>
        <w:object w:dxaOrig="1440" w:dyaOrig="1440" w14:anchorId="107C0721">
          <v:shape id="_x0000_s1033" type="#_x0000_t75" style="position:absolute;left:0;text-align:left;margin-left:167.8pt;margin-top:493.25pt;width:79.7pt;height:156.65pt;z-index:251660288;mso-position-horizontal-relative:margin;mso-position-vertical-relative:margin">
            <v:imagedata r:id="rId30" o:title=""/>
            <w10:wrap type="topAndBottom" anchorx="margin" anchory="margin"/>
          </v:shape>
          <o:OLEObject Type="Embed" ProgID="Visio.Drawing.11" ShapeID="_x0000_s1033" DrawAspect="Content" ObjectID="_1529180963" r:id="rId31"/>
        </w:object>
      </w:r>
      <w:r w:rsidR="008B492F"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008B492F"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
        <w:numPr>
          <w:ilvl w:val="0"/>
          <w:numId w:val="18"/>
        </w:numPr>
        <w:spacing w:line="400" w:lineRule="exact"/>
        <w:jc w:val="left"/>
        <w:rPr>
          <w:rFonts w:ascii="黑体" w:eastAsia="黑体" w:hAnsi="黑体"/>
          <w:b/>
          <w:sz w:val="24"/>
        </w:rPr>
      </w:pPr>
      <w:r w:rsidRPr="001877B8">
        <w:rPr>
          <w:rFonts w:ascii="黑体" w:eastAsia="黑体" w:hAnsi="黑体" w:hint="eastAsia"/>
          <w:b/>
          <w:sz w:val="24"/>
        </w:rPr>
        <w:lastRenderedPageBreak/>
        <w:t>横向可扩展性（Scale Out）</w:t>
      </w:r>
    </w:p>
    <w:p w14:paraId="601E1066" w14:textId="77777777" w:rsidR="009E2125" w:rsidRDefault="002B663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3B56FF" w:rsidP="00E93A25">
      <w:pPr>
        <w:pStyle w:val="NormalWeb"/>
        <w:spacing w:before="0" w:beforeAutospacing="0" w:after="0" w:afterAutospacing="0"/>
        <w:jc w:val="both"/>
        <w:rPr>
          <w:rFonts w:ascii="宋体" w:eastAsia="宋体" w:hAnsi="宋体"/>
        </w:rPr>
      </w:pPr>
      <w:r>
        <w:rPr>
          <w:rFonts w:ascii="宋体" w:eastAsia="宋体" w:hAnsi="宋体"/>
          <w:noProof/>
        </w:rPr>
        <w:object w:dxaOrig="1440" w:dyaOrig="1440" w14:anchorId="012A3EA1">
          <v:shape id="_x0000_s1091" type="#_x0000_t75" style="position:absolute;left:0;text-align:left;margin-left:97.9pt;margin-top:305.25pt;width:219.35pt;height:235.8pt;z-index:251682304;mso-position-horizontal-relative:margin;mso-position-vertical-relative:margin">
            <v:imagedata r:id="rId32" o:title=""/>
            <w10:wrap type="topAndBottom" anchorx="margin" anchory="margin"/>
          </v:shape>
          <o:OLEObject Type="Embed" ProgID="Visio.Drawing.11" ShapeID="_x0000_s1091" DrawAspect="Content" ObjectID="_1529180964" r:id="rId33"/>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Caption"/>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77777777" w:rsidR="009E2125" w:rsidRPr="00E93A25" w:rsidRDefault="003B56FF" w:rsidP="00E93A25">
      <w:pPr>
        <w:pStyle w:val="NormalWeb"/>
        <w:spacing w:before="0" w:beforeAutospacing="0" w:after="0" w:afterAutospacing="0"/>
        <w:jc w:val="both"/>
        <w:rPr>
          <w:rFonts w:ascii="宋体" w:eastAsia="宋体" w:hAnsi="宋体"/>
        </w:rPr>
      </w:pPr>
      <w:r>
        <w:rPr>
          <w:rFonts w:ascii="宋体" w:eastAsia="宋体" w:hAnsi="宋体"/>
        </w:rPr>
        <w:object w:dxaOrig="1440" w:dyaOrig="1440" w14:anchorId="4CB15E76">
          <v:shape id="_x0000_s1035" type="#_x0000_t75" style="position:absolute;left:0;text-align:left;margin-left:50.65pt;margin-top:132pt;width:312.4pt;height:193.35pt;z-index:251662336">
            <v:imagedata r:id="rId34" o:title=""/>
            <w10:wrap type="topAndBottom"/>
          </v:shape>
          <o:OLEObject Type="Embed" ProgID="Visio.Drawing.11" ShapeID="_x0000_s1035" DrawAspect="Content" ObjectID="_1529180965" r:id="rId35"/>
        </w:object>
      </w:r>
      <w:r w:rsidR="009E2125" w:rsidRPr="00E93A25">
        <w:rPr>
          <w:rFonts w:ascii="宋体" w:eastAsia="宋体" w:hAnsi="宋体" w:hint="eastAsia"/>
        </w:rPr>
        <w:t>第一种方式，因为心跳会有延时。如果在延时中发生问题，那么在这一段时间内就会有一定机率的请求会因为请求到故障节点上。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31434E2F" w14:textId="77777777" w:rsidR="009D3CF6" w:rsidRPr="00E9573F" w:rsidRDefault="00151D20" w:rsidP="00E9573F">
      <w:pPr>
        <w:pStyle w:val="Caption"/>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NormalWeb"/>
        <w:spacing w:before="0" w:beforeAutospacing="0" w:after="0" w:afterAutospacing="0"/>
        <w:jc w:val="both"/>
        <w:rPr>
          <w:rFonts w:ascii="宋体" w:eastAsia="宋体" w:hAnsi="宋体"/>
        </w:rPr>
      </w:pPr>
    </w:p>
    <w:p w14:paraId="4D932A6D" w14:textId="77777777" w:rsidR="00862D67" w:rsidRPr="00920C99" w:rsidRDefault="00862D67" w:rsidP="00920C99">
      <w:pPr>
        <w:pStyle w:val="Heading3"/>
        <w:widowControl w:val="0"/>
        <w:numPr>
          <w:ilvl w:val="2"/>
          <w:numId w:val="1"/>
        </w:numPr>
        <w:spacing w:line="240" w:lineRule="auto"/>
        <w:ind w:left="0" w:firstLine="0"/>
        <w:rPr>
          <w:rFonts w:ascii="黑体"/>
          <w:sz w:val="24"/>
          <w:lang w:val="x-none" w:eastAsia="x-none"/>
        </w:rPr>
      </w:pPr>
      <w:bookmarkStart w:id="58" w:name="_Toc455438331"/>
      <w:r w:rsidRPr="00920C99">
        <w:rPr>
          <w:rFonts w:ascii="黑体" w:hint="eastAsia"/>
          <w:sz w:val="24"/>
          <w:lang w:val="x-none" w:eastAsia="x-none"/>
        </w:rPr>
        <w:t>数据分片(Data Sharding)与数据索引中心</w:t>
      </w:r>
      <w:bookmarkEnd w:id="58"/>
    </w:p>
    <w:p w14:paraId="21CF7389" w14:textId="77777777" w:rsidR="00862D67" w:rsidRPr="00E93A25" w:rsidRDefault="00862D6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E93A25">
        <w:rPr>
          <w:rFonts w:ascii="宋体" w:eastAsia="宋体" w:hAnsi="宋体" w:hint="eastAsia"/>
        </w:rPr>
        <w:lastRenderedPageBreak/>
        <w:t>只一台，那么可以再将数据散列到不同的数据库上去，此时假设有n台数据库服务，那么t = m / (f * n)。</w:t>
      </w:r>
    </w:p>
    <w:p w14:paraId="2E9023BD" w14:textId="77777777" w:rsidR="0079466A" w:rsidRPr="00E93A25" w:rsidRDefault="00862D6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需要一个数据索引中心（类拟于</w:t>
      </w:r>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NormalWeb"/>
        <w:spacing w:before="0" w:beforeAutospacing="0" w:after="0" w:afterAutospacing="0"/>
        <w:jc w:val="both"/>
        <w:rPr>
          <w:rFonts w:ascii="宋体" w:eastAsia="宋体" w:hAnsi="宋体"/>
        </w:rPr>
      </w:pPr>
    </w:p>
    <w:p w14:paraId="50EB8977" w14:textId="77777777" w:rsidR="00EE7FFE" w:rsidRPr="00920C99" w:rsidRDefault="009E234B" w:rsidP="00920C99">
      <w:pPr>
        <w:pStyle w:val="Heading3"/>
        <w:widowControl w:val="0"/>
        <w:numPr>
          <w:ilvl w:val="2"/>
          <w:numId w:val="1"/>
        </w:numPr>
        <w:spacing w:line="240" w:lineRule="auto"/>
        <w:ind w:left="0" w:firstLine="0"/>
        <w:rPr>
          <w:rFonts w:ascii="黑体"/>
          <w:sz w:val="24"/>
          <w:lang w:val="x-none" w:eastAsia="x-none"/>
        </w:rPr>
      </w:pPr>
      <w:bookmarkStart w:id="59" w:name="_Toc455438332"/>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59"/>
    </w:p>
    <w:p w14:paraId="77058B12" w14:textId="77777777" w:rsidR="009A7775" w:rsidRDefault="009E6E22"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所示。工作圈主体的服务是由Rest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层来承担的。为了提高性能，Rest和Server层都有不止一台的服务器来提供服务，每一台Rest服务器中都部署着工作圈所有Rest模块，同样Server中的每一台服务器也都部署着工作圈所有的Server模块。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r w:rsidR="00482391" w:rsidRPr="00E93A25">
        <w:rPr>
          <w:rFonts w:ascii="宋体" w:eastAsia="宋体" w:hAnsi="宋体" w:hint="eastAsia"/>
        </w:rPr>
        <w:t>一共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2AB52082" w14:textId="77777777" w:rsidR="00A97F36" w:rsidRDefault="00A97F36" w:rsidP="00E93A25">
      <w:pPr>
        <w:pStyle w:val="NormalWeb"/>
        <w:spacing w:before="0" w:beforeAutospacing="0" w:after="0" w:afterAutospacing="0"/>
        <w:jc w:val="both"/>
        <w:rPr>
          <w:rFonts w:ascii="宋体" w:eastAsia="宋体" w:hAnsi="宋体"/>
        </w:rPr>
      </w:pPr>
    </w:p>
    <w:p w14:paraId="01ACF585" w14:textId="77777777" w:rsidR="00A97F36" w:rsidRPr="00A97F36" w:rsidRDefault="00A97F36" w:rsidP="00A97F36">
      <w:pPr>
        <w:pStyle w:val="Caption"/>
        <w:jc w:val="center"/>
        <w:rPr>
          <w:rFonts w:ascii="宋体" w:eastAsia="宋体" w:hAnsi="宋体"/>
        </w:rPr>
      </w:pPr>
      <w:r w:rsidRPr="00E9573F">
        <w:rPr>
          <w:rFonts w:ascii="楷体_GB2312" w:eastAsia="楷体_GB2312" w:hAnsi="Times New Roman" w:hint="eastAsia"/>
          <w:sz w:val="21"/>
          <w:szCs w:val="21"/>
        </w:rPr>
        <w:t>图4-8工作圈部署网络拓扑图</w:t>
      </w:r>
    </w:p>
    <w:p w14:paraId="63539E12" w14:textId="77777777" w:rsidR="00E5356B" w:rsidRPr="004166E1" w:rsidRDefault="00A97F36" w:rsidP="004166E1">
      <w:pPr>
        <w:pStyle w:val="Heading2"/>
        <w:spacing w:line="415" w:lineRule="auto"/>
        <w:ind w:left="0" w:firstLine="0"/>
        <w:rPr>
          <w:rFonts w:ascii="黑体"/>
          <w:sz w:val="28"/>
          <w:szCs w:val="28"/>
        </w:rPr>
      </w:pPr>
      <w:bookmarkStart w:id="60" w:name="_Toc455438333"/>
      <w:r w:rsidRPr="00920C99">
        <w:rPr>
          <w:rFonts w:ascii="黑体"/>
          <w:noProof/>
          <w:sz w:val="24"/>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本章小节</w:t>
      </w:r>
      <w:bookmarkEnd w:id="60"/>
    </w:p>
    <w:p w14:paraId="19E3FF92" w14:textId="77777777" w:rsidR="0084085E" w:rsidRPr="00E93A25" w:rsidRDefault="0084085E"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Heading1"/>
        <w:ind w:left="432"/>
        <w:jc w:val="center"/>
        <w:rPr>
          <w:rFonts w:eastAsia="黑体"/>
          <w:sz w:val="32"/>
        </w:rPr>
        <w:sectPr w:rsidR="00E01A50" w:rsidSect="00B67EFB">
          <w:headerReference w:type="default" r:id="rId37"/>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61" w:name="_Toc455438334"/>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工作圈</w:t>
      </w:r>
      <w:r w:rsidR="00F1605C" w:rsidRPr="007359E3">
        <w:rPr>
          <w:rFonts w:ascii="黑体" w:eastAsia="黑体" w:hAnsiTheme="minorEastAsia" w:hint="eastAsia"/>
          <w:color w:val="000000" w:themeColor="text1"/>
          <w:sz w:val="32"/>
          <w:szCs w:val="32"/>
        </w:rPr>
        <w:t>功能</w:t>
      </w:r>
      <w:r w:rsidRPr="007359E3">
        <w:rPr>
          <w:rFonts w:ascii="黑体" w:eastAsia="黑体" w:hAnsiTheme="minorEastAsia" w:hint="eastAsia"/>
          <w:color w:val="000000" w:themeColor="text1"/>
          <w:sz w:val="32"/>
          <w:szCs w:val="32"/>
        </w:rPr>
        <w:t>模块的设计与实现</w:t>
      </w:r>
      <w:bookmarkEnd w:id="61"/>
    </w:p>
    <w:p w14:paraId="5380F19F" w14:textId="77777777" w:rsidR="00522E58" w:rsidRPr="00E93A25" w:rsidRDefault="007C48DF"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r w:rsidR="00E82E95" w:rsidRPr="00E93A25">
        <w:rPr>
          <w:rFonts w:ascii="宋体" w:eastAsia="宋体" w:hAnsi="宋体" w:hint="eastAsia"/>
        </w:rPr>
        <w:t>章的需求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ListParagraph"/>
        <w:keepNext/>
        <w:keepLines/>
        <w:numPr>
          <w:ilvl w:val="0"/>
          <w:numId w:val="1"/>
        </w:numPr>
        <w:spacing w:before="340" w:after="330" w:line="578" w:lineRule="auto"/>
        <w:ind w:firstLineChars="0"/>
        <w:outlineLvl w:val="0"/>
        <w:rPr>
          <w:b/>
          <w:bCs/>
          <w:vanish/>
          <w:kern w:val="44"/>
          <w:sz w:val="44"/>
          <w:szCs w:val="44"/>
        </w:rPr>
      </w:pPr>
      <w:bookmarkStart w:id="62" w:name="_Toc249866128"/>
    </w:p>
    <w:p w14:paraId="7E094CAD" w14:textId="77777777" w:rsidR="006A42B0" w:rsidRPr="004166E1" w:rsidRDefault="006A42B0" w:rsidP="004166E1">
      <w:pPr>
        <w:pStyle w:val="Heading2"/>
        <w:spacing w:line="415" w:lineRule="auto"/>
        <w:ind w:left="0" w:firstLine="0"/>
        <w:rPr>
          <w:rFonts w:ascii="黑体"/>
          <w:sz w:val="28"/>
          <w:szCs w:val="28"/>
        </w:rPr>
      </w:pPr>
      <w:bookmarkStart w:id="63" w:name="_Toc455438335"/>
      <w:bookmarkStart w:id="64" w:name="_Toc418875567"/>
      <w:bookmarkEnd w:id="62"/>
      <w:r w:rsidRPr="004166E1">
        <w:rPr>
          <w:rFonts w:ascii="黑体" w:hint="eastAsia"/>
          <w:sz w:val="28"/>
          <w:szCs w:val="28"/>
        </w:rPr>
        <w:t>客</w:t>
      </w:r>
      <w:r w:rsidRPr="004166E1">
        <w:rPr>
          <w:rFonts w:ascii="黑体"/>
          <w:sz w:val="28"/>
          <w:szCs w:val="28"/>
        </w:rPr>
        <w:t>户端界面设计</w:t>
      </w:r>
      <w:bookmarkEnd w:id="63"/>
    </w:p>
    <w:p w14:paraId="45CF957D" w14:textId="77777777" w:rsidR="00730BF5" w:rsidRPr="00920C99" w:rsidRDefault="00730BF5" w:rsidP="00920C99">
      <w:pPr>
        <w:pStyle w:val="Heading3"/>
        <w:widowControl w:val="0"/>
        <w:numPr>
          <w:ilvl w:val="2"/>
          <w:numId w:val="1"/>
        </w:numPr>
        <w:spacing w:line="240" w:lineRule="auto"/>
        <w:ind w:left="0" w:firstLine="0"/>
        <w:rPr>
          <w:rFonts w:ascii="黑体"/>
          <w:sz w:val="24"/>
          <w:lang w:val="x-none" w:eastAsia="x-none"/>
        </w:rPr>
      </w:pPr>
      <w:bookmarkStart w:id="65" w:name="_Toc455438336"/>
      <w:r w:rsidRPr="00920C99">
        <w:rPr>
          <w:rFonts w:ascii="黑体" w:hint="eastAsia"/>
          <w:sz w:val="24"/>
          <w:lang w:val="x-none" w:eastAsia="x-none"/>
        </w:rPr>
        <w:t>用户账</w:t>
      </w:r>
      <w:r w:rsidRPr="00920C99">
        <w:rPr>
          <w:rFonts w:ascii="黑体"/>
          <w:sz w:val="24"/>
          <w:lang w:val="x-none" w:eastAsia="x-none"/>
        </w:rPr>
        <w:t>户界面设计</w:t>
      </w:r>
      <w:bookmarkEnd w:id="65"/>
    </w:p>
    <w:p w14:paraId="47A6B400" w14:textId="77777777" w:rsidR="00E022B8" w:rsidRPr="00E93A25" w:rsidRDefault="00F97D71" w:rsidP="00E93A25">
      <w:pPr>
        <w:pStyle w:val="NormalWeb"/>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Caption"/>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Caption"/>
        <w:jc w:val="center"/>
        <w:rPr>
          <w:rFonts w:ascii="楷体_GB2312" w:eastAsia="楷体_GB2312" w:hAnsi="Times New Roman"/>
          <w:sz w:val="21"/>
          <w:szCs w:val="21"/>
        </w:rPr>
      </w:pPr>
    </w:p>
    <w:p w14:paraId="53E99C07" w14:textId="77777777" w:rsidR="009423D2" w:rsidRDefault="009423D2" w:rsidP="008F7F50">
      <w:pPr>
        <w:pStyle w:val="Caption"/>
        <w:jc w:val="center"/>
        <w:rPr>
          <w:rFonts w:ascii="楷体_GB2312" w:eastAsia="楷体_GB2312" w:hAnsi="Times New Roman"/>
          <w:sz w:val="21"/>
          <w:szCs w:val="21"/>
        </w:rPr>
      </w:pPr>
    </w:p>
    <w:p w14:paraId="441396CE" w14:textId="77777777" w:rsidR="009423D2" w:rsidRDefault="009423D2" w:rsidP="008F7F50">
      <w:pPr>
        <w:pStyle w:val="Caption"/>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Caption"/>
        <w:jc w:val="center"/>
        <w:rPr>
          <w:rFonts w:ascii="楷体_GB2312" w:eastAsia="楷体_GB2312" w:hAnsi="Times New Roman"/>
          <w:sz w:val="21"/>
          <w:szCs w:val="21"/>
        </w:rPr>
      </w:pPr>
    </w:p>
    <w:p w14:paraId="5327DD5C" w14:textId="77777777" w:rsidR="002F07EF" w:rsidRDefault="0084080B" w:rsidP="002F07EF">
      <w:pPr>
        <w:pStyle w:val="Caption"/>
        <w:jc w:val="center"/>
        <w:rPr>
          <w:rFonts w:ascii="楷体_GB2312" w:eastAsia="楷体_GB2312" w:hAnsi="Times New Roman"/>
          <w:sz w:val="21"/>
          <w:szCs w:val="21"/>
        </w:rPr>
      </w:pPr>
      <w:r w:rsidRPr="008F7F50">
        <w:rPr>
          <w:rFonts w:ascii="楷体_GB2312" w:eastAsia="楷体_GB2312" w:hAnsi="Times New Roman" w:hint="eastAsia"/>
          <w:noProof/>
          <w:sz w:val="21"/>
          <w:szCs w:val="21"/>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Caption"/>
        <w:jc w:val="center"/>
        <w:rPr>
          <w:rFonts w:ascii="楷体_GB2312" w:eastAsia="楷体_GB2312" w:hAnsi="Times New Roman"/>
          <w:sz w:val="21"/>
          <w:szCs w:val="21"/>
        </w:rPr>
      </w:pPr>
    </w:p>
    <w:p w14:paraId="05E11BB1" w14:textId="77777777" w:rsidR="00730BF5" w:rsidRPr="00920C99" w:rsidRDefault="0084080B" w:rsidP="00920C99">
      <w:pPr>
        <w:pStyle w:val="Heading3"/>
        <w:widowControl w:val="0"/>
        <w:numPr>
          <w:ilvl w:val="2"/>
          <w:numId w:val="1"/>
        </w:numPr>
        <w:spacing w:line="240" w:lineRule="auto"/>
        <w:ind w:left="0" w:firstLine="0"/>
        <w:rPr>
          <w:rFonts w:ascii="黑体"/>
          <w:sz w:val="24"/>
          <w:lang w:val="x-none" w:eastAsia="x-none"/>
        </w:rPr>
      </w:pPr>
      <w:bookmarkStart w:id="66" w:name="_Toc455438337"/>
      <w:r w:rsidRPr="00E93A25">
        <w:rPr>
          <w:rFonts w:ascii="宋体" w:eastAsia="宋体" w:hAnsi="宋体" w:hint="eastAsia"/>
          <w:noProof/>
          <w:sz w:val="24"/>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66"/>
    </w:p>
    <w:p w14:paraId="27F01A89" w14:textId="77777777" w:rsidR="00575B0F" w:rsidRPr="008F7F50" w:rsidRDefault="00575B0F" w:rsidP="003A620A">
      <w:pPr>
        <w:pStyle w:val="Caption"/>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NormalWeb"/>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可视化的窗口较大，展示的信息也全面，帖子列表、帖子内容、评论和</w:t>
      </w:r>
      <w:r w:rsidRPr="00E93A25">
        <w:rPr>
          <w:rFonts w:ascii="宋体" w:eastAsia="宋体" w:hAnsi="宋体" w:hint="eastAsia"/>
        </w:rPr>
        <w:t>点赞的功能的交互都展示在了一个界面中。右图的手机端仅能展示一个圈子的列表，需要点击某一个圈子才能查看到这个圈子的帖子列表。如图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NormalWeb"/>
        <w:spacing w:before="0" w:beforeAutospacing="0" w:after="0" w:afterAutospacing="0"/>
        <w:jc w:val="both"/>
        <w:rPr>
          <w:rFonts w:ascii="宋体" w:eastAsia="宋体" w:hAnsi="宋体"/>
        </w:rPr>
      </w:pPr>
    </w:p>
    <w:p w14:paraId="161AECB1" w14:textId="77777777" w:rsidR="001614D8" w:rsidRDefault="001614D8" w:rsidP="00E93A25">
      <w:pPr>
        <w:pStyle w:val="NormalWeb"/>
        <w:spacing w:before="0" w:beforeAutospacing="0" w:after="0" w:afterAutospacing="0"/>
        <w:jc w:val="both"/>
        <w:rPr>
          <w:rFonts w:ascii="宋体" w:eastAsia="宋体" w:hAnsi="宋体"/>
        </w:rPr>
      </w:pPr>
    </w:p>
    <w:p w14:paraId="21F709EF" w14:textId="77777777" w:rsidR="001614D8" w:rsidRDefault="001614D8" w:rsidP="00E93A25">
      <w:pPr>
        <w:pStyle w:val="NormalWeb"/>
        <w:spacing w:before="0" w:beforeAutospacing="0" w:after="0" w:afterAutospacing="0"/>
        <w:jc w:val="both"/>
        <w:rPr>
          <w:rFonts w:ascii="宋体" w:eastAsia="宋体" w:hAnsi="宋体"/>
        </w:rPr>
      </w:pPr>
    </w:p>
    <w:p w14:paraId="1D44E22E" w14:textId="77777777" w:rsidR="001614D8" w:rsidRDefault="001614D8" w:rsidP="00E93A25">
      <w:pPr>
        <w:pStyle w:val="NormalWeb"/>
        <w:spacing w:before="0" w:beforeAutospacing="0" w:after="0" w:afterAutospacing="0"/>
        <w:jc w:val="both"/>
        <w:rPr>
          <w:rFonts w:ascii="宋体" w:eastAsia="宋体" w:hAnsi="宋体"/>
        </w:rPr>
      </w:pPr>
    </w:p>
    <w:p w14:paraId="76A5B5B5" w14:textId="77777777" w:rsidR="001614D8" w:rsidRDefault="001614D8" w:rsidP="00E93A25">
      <w:pPr>
        <w:pStyle w:val="NormalWeb"/>
        <w:spacing w:before="0" w:beforeAutospacing="0" w:after="0" w:afterAutospacing="0"/>
        <w:jc w:val="both"/>
        <w:rPr>
          <w:rFonts w:ascii="宋体" w:eastAsia="宋体" w:hAnsi="宋体"/>
        </w:rPr>
      </w:pPr>
    </w:p>
    <w:p w14:paraId="4E38C708" w14:textId="77777777" w:rsidR="001614D8" w:rsidRPr="00966ACC" w:rsidRDefault="0085069E" w:rsidP="0085069E">
      <w:pPr>
        <w:pStyle w:val="Caption"/>
        <w:jc w:val="center"/>
        <w:rPr>
          <w:rFonts w:ascii="楷体_GB2312" w:eastAsia="楷体_GB2312" w:hAnsi="Times New Roman"/>
          <w:sz w:val="21"/>
          <w:szCs w:val="21"/>
        </w:rPr>
      </w:pPr>
      <w:r w:rsidRPr="00966ACC">
        <w:rPr>
          <w:rFonts w:ascii="楷体_GB2312" w:eastAsia="楷体_GB2312" w:hAnsi="Times New Roman"/>
          <w:noProof/>
          <w:sz w:val="21"/>
          <w:szCs w:val="21"/>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NormalWeb"/>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Caption"/>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Heading2"/>
        <w:spacing w:line="415" w:lineRule="auto"/>
        <w:ind w:left="0" w:firstLine="0"/>
        <w:rPr>
          <w:rFonts w:ascii="黑体"/>
          <w:sz w:val="28"/>
          <w:szCs w:val="28"/>
        </w:rPr>
      </w:pPr>
      <w:bookmarkStart w:id="67" w:name="_Toc455438338"/>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68" w:name="_Toc418875568"/>
      <w:bookmarkEnd w:id="64"/>
      <w:r w:rsidR="006A06B9" w:rsidRPr="004166E1">
        <w:rPr>
          <w:rFonts w:ascii="黑体" w:hint="eastAsia"/>
          <w:sz w:val="28"/>
          <w:szCs w:val="28"/>
        </w:rPr>
        <w:t>与实现</w:t>
      </w:r>
      <w:bookmarkEnd w:id="67"/>
    </w:p>
    <w:p w14:paraId="7E4FC43E" w14:textId="77777777" w:rsidR="00F65164" w:rsidRPr="00920C99" w:rsidRDefault="00B0593E" w:rsidP="00920C99">
      <w:pPr>
        <w:pStyle w:val="Heading3"/>
        <w:widowControl w:val="0"/>
        <w:numPr>
          <w:ilvl w:val="2"/>
          <w:numId w:val="1"/>
        </w:numPr>
        <w:spacing w:line="240" w:lineRule="auto"/>
        <w:ind w:left="0" w:firstLine="0"/>
        <w:rPr>
          <w:rFonts w:ascii="黑体"/>
          <w:sz w:val="24"/>
          <w:lang w:val="x-none" w:eastAsia="x-none"/>
        </w:rPr>
      </w:pPr>
      <w:bookmarkStart w:id="69" w:name="_Toc455438339"/>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68"/>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69"/>
    </w:p>
    <w:p w14:paraId="55288D90" w14:textId="77777777" w:rsidR="00F65164" w:rsidRPr="00E93A25" w:rsidRDefault="006E689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支撑工作圈各个端的单点登录、权限校验、注册、用户/企业信息查询和变更，并且基于畅捷通云平台的智能平台，为工作圈用户提供智能推荐、搜索服务。</w:t>
      </w:r>
    </w:p>
    <w:p w14:paraId="0FCB9DB7" w14:textId="77777777" w:rsidR="007A666F" w:rsidRPr="00E93A25" w:rsidRDefault="003B56FF" w:rsidP="00E93A25">
      <w:pPr>
        <w:pStyle w:val="NormalWeb"/>
        <w:spacing w:before="0" w:beforeAutospacing="0" w:after="0" w:afterAutospacing="0"/>
        <w:jc w:val="both"/>
        <w:rPr>
          <w:rFonts w:ascii="宋体" w:eastAsia="宋体" w:hAnsi="宋体"/>
        </w:rPr>
      </w:pPr>
      <w:r>
        <w:rPr>
          <w:rFonts w:ascii="宋体" w:eastAsia="宋体" w:hAnsi="宋体"/>
        </w:rPr>
        <w:object w:dxaOrig="1440" w:dyaOrig="144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6" o:title=""/>
            <w10:wrap type="topAndBottom" anchorx="margin" anchory="margin"/>
          </v:shape>
          <o:OLEObject Type="Embed" ProgID="Visio.Drawing.11" ShapeID="_x0000_s1075" DrawAspect="Content" ObjectID="_1529180966" r:id="rId47"/>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r w:rsidR="007A666F" w:rsidRPr="00E93A25">
        <w:rPr>
          <w:rFonts w:ascii="宋体" w:eastAsia="宋体" w:hAnsi="宋体" w:hint="eastAsia"/>
        </w:rPr>
        <w:t>验</w:t>
      </w:r>
      <w:r w:rsidR="007A666F" w:rsidRPr="00E93A25">
        <w:rPr>
          <w:rFonts w:ascii="宋体" w:eastAsia="宋体" w:hAnsi="宋体"/>
        </w:rPr>
        <w:t>证码即可确认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为工作圈使用的是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Caption"/>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
        <w:spacing w:before="0" w:after="0" w:line="400" w:lineRule="exact"/>
        <w:jc w:val="left"/>
        <w:rPr>
          <w:rFonts w:eastAsia="微软雅黑"/>
          <w:sz w:val="24"/>
        </w:rPr>
      </w:pPr>
    </w:p>
    <w:p w14:paraId="52D2E0B5"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验证码不正确</w:t>
      </w:r>
    </w:p>
    <w:p w14:paraId="3F90C262"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sz w:val="24"/>
        </w:rPr>
        <w:t>else</w:t>
      </w:r>
    </w:p>
    <w:p w14:paraId="0D0F7D7D"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sz w:val="24"/>
        </w:rPr>
        <w:t xml:space="preserve">  else</w:t>
      </w:r>
    </w:p>
    <w:p w14:paraId="52B5CFF0" w14:textId="77777777" w:rsidR="00666836"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工作圈用户</w:t>
      </w:r>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r w:rsidRPr="00E93A25">
        <w:rPr>
          <w:rFonts w:ascii="宋体" w:eastAsia="宋体" w:hAnsi="宋体"/>
        </w:rPr>
        <w:t>圈用户</w:t>
      </w:r>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else</w:t>
      </w:r>
    </w:p>
    <w:p w14:paraId="48C6970F"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else</w:t>
      </w:r>
    </w:p>
    <w:p w14:paraId="560C1A07" w14:textId="77777777" w:rsidR="00CF1D70" w:rsidRPr="00833ECF" w:rsidRDefault="00725078" w:rsidP="00E37917">
      <w:pPr>
        <w:pStyle w:val="a"/>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3B56FF" w:rsidP="002973BA">
      <w:pPr>
        <w:pStyle w:val="Caption"/>
        <w:jc w:val="center"/>
        <w:rPr>
          <w:rFonts w:ascii="楷体_GB2312" w:eastAsia="楷体_GB2312" w:hAnsi="Times New Roman"/>
          <w:sz w:val="21"/>
          <w:szCs w:val="21"/>
        </w:rPr>
      </w:pPr>
      <w:r>
        <w:rPr>
          <w:rFonts w:ascii="微软雅黑" w:eastAsia="微软雅黑" w:hAnsi="微软雅黑"/>
          <w:sz w:val="21"/>
          <w:szCs w:val="21"/>
        </w:rPr>
        <w:lastRenderedPageBreak/>
        <w:object w:dxaOrig="1440" w:dyaOrig="1440" w14:anchorId="1FF4309C">
          <v:shape id="_x0000_s1078" type="#_x0000_t75" style="position:absolute;left:0;text-align:left;margin-left:43.25pt;margin-top:6pt;width:309.25pt;height:318.4pt;z-index:251670016;mso-position-horizontal-relative:margin;mso-position-vertical-relative:margin;mso-width-relative:page;mso-height-relative:page">
            <v:imagedata r:id="rId48" o:title=""/>
            <w10:wrap type="topAndBottom" anchorx="margin" anchory="margin"/>
          </v:shape>
          <o:OLEObject Type="Embed" ProgID="Visio.Drawing.11" ShapeID="_x0000_s1078" DrawAspect="Content" ObjectID="_1529180967" r:id="rId49"/>
        </w:obje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Heading3"/>
        <w:widowControl w:val="0"/>
        <w:numPr>
          <w:ilvl w:val="2"/>
          <w:numId w:val="1"/>
        </w:numPr>
        <w:spacing w:line="240" w:lineRule="auto"/>
        <w:ind w:left="0" w:firstLine="0"/>
        <w:rPr>
          <w:rFonts w:ascii="黑体"/>
          <w:sz w:val="24"/>
          <w:lang w:val="x-none" w:eastAsia="x-none"/>
        </w:rPr>
      </w:pPr>
      <w:bookmarkStart w:id="70" w:name="_Toc418875604"/>
      <w:bookmarkStart w:id="71" w:name="_Toc455438340"/>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70"/>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71"/>
    </w:p>
    <w:p w14:paraId="76BE5B69" w14:textId="77777777" w:rsidR="00F65164" w:rsidRPr="00E93A25" w:rsidRDefault="00F6516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NormalWeb"/>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员都是圈主或</w:t>
      </w:r>
      <w:r w:rsidRPr="00E93A25">
        <w:rPr>
          <w:rFonts w:ascii="宋体" w:eastAsia="宋体" w:hAnsi="宋体" w:hint="eastAsia"/>
        </w:rPr>
        <w:t>者已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NormalWeb"/>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sz w:val="24"/>
        </w:rPr>
        <w:t>else</w:t>
      </w:r>
    </w:p>
    <w:p w14:paraId="7FF437F8"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sz w:val="24"/>
        </w:rPr>
        <w:lastRenderedPageBreak/>
        <w:t>else</w:t>
      </w:r>
    </w:p>
    <w:p w14:paraId="6C84A282" w14:textId="77777777" w:rsidR="002D470B"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NormalWeb"/>
        <w:spacing w:before="0" w:beforeAutospacing="0" w:after="0" w:afterAutospacing="0"/>
        <w:jc w:val="both"/>
        <w:rPr>
          <w:rFonts w:ascii="宋体" w:eastAsia="宋体" w:hAnsi="宋体"/>
        </w:rPr>
      </w:pPr>
      <w:r w:rsidRPr="00162F82">
        <w:rPr>
          <w:rFonts w:ascii="宋体" w:hAnsi="宋体"/>
          <w:noProof/>
        </w:rPr>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Caption"/>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NormalWeb"/>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sz w:val="24"/>
        </w:rPr>
        <w:t xml:space="preserve">  else</w:t>
      </w:r>
    </w:p>
    <w:p w14:paraId="44BCC437"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sz w:val="24"/>
        </w:rPr>
        <w:t>else</w:t>
      </w:r>
    </w:p>
    <w:p w14:paraId="22A57A6C" w14:textId="77777777" w:rsidR="00167B9C"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
        <w:spacing w:before="0" w:after="0" w:line="400" w:lineRule="exact"/>
        <w:jc w:val="left"/>
        <w:rPr>
          <w:rFonts w:eastAsia="微软雅黑"/>
          <w:sz w:val="24"/>
        </w:rPr>
      </w:pPr>
    </w:p>
    <w:p w14:paraId="26027B55" w14:textId="77777777" w:rsidR="00B27EE4" w:rsidRPr="00920C99" w:rsidRDefault="003A07ED" w:rsidP="00920C99">
      <w:pPr>
        <w:pStyle w:val="Heading3"/>
        <w:widowControl w:val="0"/>
        <w:numPr>
          <w:ilvl w:val="2"/>
          <w:numId w:val="1"/>
        </w:numPr>
        <w:spacing w:line="240" w:lineRule="auto"/>
        <w:ind w:left="0" w:firstLine="0"/>
        <w:rPr>
          <w:rFonts w:ascii="黑体"/>
          <w:sz w:val="24"/>
          <w:lang w:val="x-none" w:eastAsia="x-none"/>
        </w:rPr>
      </w:pPr>
      <w:bookmarkStart w:id="72" w:name="_Toc455438341"/>
      <w:r w:rsidRPr="00920C99">
        <w:rPr>
          <w:rFonts w:ascii="黑体" w:hint="eastAsia"/>
          <w:sz w:val="24"/>
          <w:lang w:val="x-none" w:eastAsia="x-none"/>
        </w:rPr>
        <w:lastRenderedPageBreak/>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72"/>
    </w:p>
    <w:p w14:paraId="48422054" w14:textId="77777777" w:rsidR="00B27EE4" w:rsidRPr="00E93A25" w:rsidRDefault="00B27EE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工作圈的评论系统为工作圈提供了一个公共评论/回复服务。工作圈中涉及评论与回复相关业务的功能都可以使用这个服务来发布相关的评论信息。评论系统为工作圈中的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，轻应用中的审批、请假、任务等功能提供了评论和回复评论的功能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else</w:t>
      </w:r>
    </w:p>
    <w:p w14:paraId="3F559CDF"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 xml:space="preserve">  else</w:t>
      </w:r>
    </w:p>
    <w:p w14:paraId="6F9B8589"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
        <w:spacing w:before="0" w:after="0" w:line="400" w:lineRule="exact"/>
        <w:jc w:val="left"/>
        <w:rPr>
          <w:rFonts w:eastAsia="微软雅黑"/>
          <w:sz w:val="24"/>
        </w:rPr>
      </w:pPr>
    </w:p>
    <w:p w14:paraId="5FA8368D"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else</w:t>
      </w:r>
    </w:p>
    <w:p w14:paraId="016C73BF"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
        <w:spacing w:before="0" w:after="0" w:line="400" w:lineRule="exact"/>
        <w:jc w:val="left"/>
        <w:rPr>
          <w:rFonts w:eastAsia="微软雅黑"/>
          <w:sz w:val="24"/>
        </w:rPr>
      </w:pPr>
    </w:p>
    <w:p w14:paraId="18F6B31D"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else</w:t>
      </w:r>
    </w:p>
    <w:p w14:paraId="4A7132B7" w14:textId="77777777" w:rsidR="003C5F7C" w:rsidRDefault="004309D1" w:rsidP="00E37917">
      <w:pPr>
        <w:pStyle w:val="a"/>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查询参数不正确</w:t>
      </w:r>
    </w:p>
    <w:p w14:paraId="73B36B99" w14:textId="77777777" w:rsidR="009423D2" w:rsidRPr="00833ECF" w:rsidRDefault="009423D2" w:rsidP="00E37917">
      <w:pPr>
        <w:pStyle w:val="a"/>
        <w:spacing w:before="0" w:after="0" w:line="400" w:lineRule="exact"/>
        <w:jc w:val="left"/>
        <w:rPr>
          <w:rFonts w:eastAsia="微软雅黑"/>
          <w:sz w:val="24"/>
        </w:rPr>
      </w:pPr>
    </w:p>
    <w:p w14:paraId="4533B39C" w14:textId="77777777" w:rsidR="00204C2B" w:rsidRPr="00920C99" w:rsidRDefault="000C4EBC" w:rsidP="00920C99">
      <w:pPr>
        <w:pStyle w:val="Heading3"/>
        <w:widowControl w:val="0"/>
        <w:numPr>
          <w:ilvl w:val="2"/>
          <w:numId w:val="1"/>
        </w:numPr>
        <w:spacing w:line="240" w:lineRule="auto"/>
        <w:ind w:left="0" w:firstLine="0"/>
        <w:rPr>
          <w:rFonts w:ascii="黑体"/>
          <w:sz w:val="24"/>
          <w:lang w:val="x-none" w:eastAsia="x-none"/>
        </w:rPr>
      </w:pPr>
      <w:bookmarkStart w:id="73" w:name="_Toc455438342"/>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73"/>
    </w:p>
    <w:p w14:paraId="6B7E3838" w14:textId="77777777" w:rsidR="00204C2B" w:rsidRPr="00E93A25" w:rsidRDefault="00204C2B"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w:t>
      </w:r>
      <w:r w:rsidR="00D87B08" w:rsidRPr="00E93A25">
        <w:rPr>
          <w:rFonts w:ascii="宋体" w:eastAsia="宋体" w:hAnsi="宋体" w:hint="eastAsia"/>
        </w:rPr>
        <w:t>赞系统</w:t>
      </w:r>
      <w:r w:rsidRPr="00E93A25">
        <w:rPr>
          <w:rFonts w:ascii="宋体" w:eastAsia="宋体" w:hAnsi="宋体" w:hint="eastAsia"/>
        </w:rPr>
        <w:t>为工作圈提供了一个公共</w:t>
      </w:r>
      <w:r w:rsidR="001A3F24" w:rsidRPr="00E93A25">
        <w:rPr>
          <w:rFonts w:ascii="宋体" w:eastAsia="宋体" w:hAnsi="宋体" w:hint="eastAsia"/>
        </w:rPr>
        <w:t>平台性质的点赞</w:t>
      </w:r>
      <w:r w:rsidR="00D87B08" w:rsidRPr="00E93A25">
        <w:rPr>
          <w:rFonts w:ascii="宋体" w:eastAsia="宋体" w:hAnsi="宋体" w:hint="eastAsia"/>
        </w:rPr>
        <w:t>服务。</w:t>
      </w:r>
      <w:r w:rsidR="001A3F24" w:rsidRPr="00E93A25">
        <w:rPr>
          <w:rFonts w:ascii="宋体" w:eastAsia="宋体" w:hAnsi="宋体" w:hint="eastAsia"/>
        </w:rPr>
        <w:t>并且基于畅捷通云平台的智能平台</w:t>
      </w:r>
      <w:r w:rsidRPr="00E93A25">
        <w:rPr>
          <w:rFonts w:ascii="宋体" w:eastAsia="宋体" w:hAnsi="宋体" w:hint="eastAsia"/>
        </w:rPr>
        <w:t>为工作圈用户提供智能推荐、搜索服务。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r w:rsidR="00A91BE8" w:rsidRPr="00E93A25">
        <w:rPr>
          <w:rFonts w:ascii="宋体" w:eastAsia="宋体" w:hAnsi="宋体" w:hint="eastAsia"/>
        </w:rPr>
        <w:t>点赞的数据实体中是没有内容的，也不可以@</w:t>
      </w:r>
      <w:r w:rsidR="00F0256C" w:rsidRPr="00E93A25">
        <w:rPr>
          <w:rFonts w:ascii="宋体" w:eastAsia="宋体" w:hAnsi="宋体" w:hint="eastAsia"/>
        </w:rPr>
        <w:t>其他用户；另一个区别是点赞没有删除，但是有取消赞的功能，也不能为这个Resource重复点赞。</w:t>
      </w:r>
    </w:p>
    <w:p w14:paraId="643FA04C" w14:textId="77777777" w:rsidR="00F0256C" w:rsidRPr="00167B9C" w:rsidRDefault="00F0256C"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赞功能相关</w:t>
      </w:r>
      <w:r w:rsidRPr="00167B9C">
        <w:rPr>
          <w:rFonts w:ascii="宋体" w:eastAsia="宋体" w:hAnsi="宋体" w:hint="eastAsia"/>
        </w:rPr>
        <w:t>的伪代码实现如下：</w:t>
      </w:r>
    </w:p>
    <w:p w14:paraId="77F5696F"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点赞的</w:t>
      </w:r>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将赞保存在这个</w:t>
      </w:r>
      <w:r w:rsidRPr="00833ECF">
        <w:rPr>
          <w:rFonts w:eastAsia="微软雅黑" w:hint="eastAsia"/>
          <w:sz w:val="24"/>
        </w:rPr>
        <w:t>ResourceId</w:t>
      </w:r>
      <w:r w:rsidRPr="00833ECF">
        <w:rPr>
          <w:rFonts w:eastAsia="微软雅黑" w:hint="eastAsia"/>
          <w:sz w:val="24"/>
        </w:rPr>
        <w:t>对应的点赞列表中</w:t>
      </w:r>
    </w:p>
    <w:p w14:paraId="79324D6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给被点赞人发送一条点赞类型的通知</w:t>
      </w:r>
    </w:p>
    <w:p w14:paraId="19D05DE8"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r w:rsidRPr="00833ECF">
        <w:rPr>
          <w:rFonts w:eastAsia="微软雅黑" w:hint="eastAsia"/>
          <w:sz w:val="24"/>
        </w:rPr>
        <w:t>将赞的数据以异步处理的方式发送到智能平台</w:t>
      </w:r>
    </w:p>
    <w:p w14:paraId="69AF5FED"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else</w:t>
      </w:r>
    </w:p>
    <w:p w14:paraId="0067B1B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您已经点过赞了</w:t>
      </w:r>
      <w:r w:rsidRPr="00833ECF">
        <w:rPr>
          <w:rFonts w:eastAsia="微软雅黑" w:hint="eastAsia"/>
          <w:sz w:val="24"/>
        </w:rPr>
        <w:t>'</w:t>
      </w:r>
    </w:p>
    <w:p w14:paraId="251963BE" w14:textId="77777777" w:rsidR="00F0256C" w:rsidRPr="00833ECF" w:rsidRDefault="00F0256C" w:rsidP="00E37917">
      <w:pPr>
        <w:pStyle w:val="a"/>
        <w:spacing w:before="0" w:after="0" w:line="400" w:lineRule="exact"/>
        <w:jc w:val="left"/>
        <w:rPr>
          <w:rFonts w:eastAsia="微软雅黑"/>
          <w:sz w:val="24"/>
        </w:rPr>
      </w:pPr>
    </w:p>
    <w:p w14:paraId="5A143495"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 xml:space="preserve">  else</w:t>
      </w:r>
    </w:p>
    <w:p w14:paraId="20C7F006"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您还没有点过赞</w:t>
      </w:r>
      <w:r w:rsidRPr="00833ECF">
        <w:rPr>
          <w:rFonts w:eastAsia="微软雅黑" w:hint="eastAsia"/>
          <w:sz w:val="24"/>
        </w:rPr>
        <w:t>'</w:t>
      </w:r>
    </w:p>
    <w:p w14:paraId="314FD100"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else</w:t>
      </w:r>
    </w:p>
    <w:p w14:paraId="5E11B70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
        <w:spacing w:before="0" w:after="0" w:line="400" w:lineRule="exact"/>
        <w:jc w:val="left"/>
        <w:rPr>
          <w:rFonts w:eastAsia="微软雅黑"/>
          <w:sz w:val="24"/>
        </w:rPr>
      </w:pPr>
    </w:p>
    <w:p w14:paraId="7AF61FC0"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else</w:t>
      </w:r>
    </w:p>
    <w:p w14:paraId="6AFD2C8A"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Heading3"/>
        <w:widowControl w:val="0"/>
        <w:numPr>
          <w:ilvl w:val="2"/>
          <w:numId w:val="1"/>
        </w:numPr>
        <w:spacing w:line="240" w:lineRule="auto"/>
        <w:ind w:left="0" w:firstLine="0"/>
        <w:rPr>
          <w:rFonts w:ascii="黑体"/>
          <w:sz w:val="24"/>
          <w:lang w:val="x-none" w:eastAsia="x-none"/>
        </w:rPr>
      </w:pPr>
      <w:bookmarkStart w:id="74" w:name="_Toc455438343"/>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74"/>
    </w:p>
    <w:p w14:paraId="32CCA9D1" w14:textId="77777777" w:rsidR="00A7429F" w:rsidRPr="00E93A25" w:rsidRDefault="00C47010"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这个看似复杂的步骤，其实是在为后面的智能推荐做准备。用户的每一次发起和完成的工作流都将被记录到智能平台，然后根据每一次的单据的处理记录和用户与处理人之间的</w:t>
      </w:r>
      <w:r w:rsidR="004A6C77" w:rsidRPr="00E93A25">
        <w:rPr>
          <w:rFonts w:ascii="宋体" w:eastAsia="宋体" w:hAnsi="宋体" w:hint="eastAsia"/>
        </w:rPr>
        <w:t>关系来推导出这个类型的工作流可能的处理过程，然后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 xml:space="preserve">  else</w:t>
      </w:r>
    </w:p>
    <w:p w14:paraId="1A58241F"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else</w:t>
      </w:r>
    </w:p>
    <w:p w14:paraId="32378829"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
        <w:spacing w:before="0" w:after="0" w:line="400" w:lineRule="exact"/>
        <w:jc w:val="left"/>
        <w:rPr>
          <w:rFonts w:eastAsia="微软雅黑"/>
          <w:sz w:val="24"/>
        </w:rPr>
      </w:pPr>
    </w:p>
    <w:p w14:paraId="5AA72A6F"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 xml:space="preserve">  else</w:t>
      </w:r>
    </w:p>
    <w:p w14:paraId="30E1E3A8"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给之前的所有处理人推送信息，提示工作流处理完毕</w:t>
      </w:r>
    </w:p>
    <w:p w14:paraId="64E77327"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else</w:t>
      </w:r>
    </w:p>
    <w:p w14:paraId="228FDD9A"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给之前的所有处理人推送信息，提示工作流处理失败</w:t>
      </w:r>
    </w:p>
    <w:p w14:paraId="04351BF7" w14:textId="77777777" w:rsidR="00094CEF"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Heading2"/>
        <w:spacing w:line="415" w:lineRule="auto"/>
        <w:ind w:left="0" w:firstLine="0"/>
        <w:rPr>
          <w:rFonts w:ascii="黑体"/>
          <w:sz w:val="28"/>
          <w:szCs w:val="28"/>
        </w:rPr>
      </w:pPr>
      <w:bookmarkStart w:id="75" w:name="_Toc455438344"/>
      <w:r w:rsidRPr="004166E1">
        <w:rPr>
          <w:rFonts w:ascii="黑体" w:hint="eastAsia"/>
          <w:sz w:val="28"/>
          <w:szCs w:val="28"/>
        </w:rPr>
        <w:t>本章小结</w:t>
      </w:r>
      <w:bookmarkEnd w:id="75"/>
    </w:p>
    <w:p w14:paraId="038DE0D6" w14:textId="77777777" w:rsidR="00BD50DA" w:rsidRPr="00E93A25" w:rsidRDefault="00660B1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本章主要讲解了工作圈基础服务与业务模块的具体设计与实现。文中给出了的</w:t>
      </w:r>
      <w:r w:rsidR="00C838C1" w:rsidRPr="00E93A25">
        <w:rPr>
          <w:rFonts w:ascii="宋体" w:eastAsia="宋体" w:hAnsi="宋体" w:hint="eastAsia"/>
        </w:rPr>
        <w:t>基于第四章总体设计思路下的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Heading1"/>
        <w:ind w:left="432"/>
        <w:jc w:val="center"/>
        <w:rPr>
          <w:rFonts w:eastAsia="黑体"/>
          <w:sz w:val="32"/>
        </w:rPr>
        <w:sectPr w:rsidR="00E01A50" w:rsidSect="00B67EFB">
          <w:headerReference w:type="default" r:id="rId51"/>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76" w:name="_Toc455438345"/>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76"/>
    </w:p>
    <w:p w14:paraId="54F3DA73" w14:textId="77777777" w:rsidR="00A9185D" w:rsidRPr="00A9185D" w:rsidRDefault="00A9185D" w:rsidP="00F937CF">
      <w:pPr>
        <w:pStyle w:val="ListParagraph"/>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Heading2"/>
        <w:spacing w:line="415" w:lineRule="auto"/>
        <w:ind w:left="0" w:firstLine="0"/>
        <w:rPr>
          <w:rFonts w:ascii="黑体"/>
          <w:sz w:val="28"/>
          <w:szCs w:val="28"/>
        </w:rPr>
      </w:pPr>
      <w:bookmarkStart w:id="77" w:name="_Toc455438346"/>
      <w:r w:rsidRPr="004166E1">
        <w:rPr>
          <w:rFonts w:ascii="黑体" w:hint="eastAsia"/>
          <w:sz w:val="28"/>
          <w:szCs w:val="28"/>
        </w:rPr>
        <w:t>论文工作总结</w:t>
      </w:r>
      <w:bookmarkEnd w:id="77"/>
    </w:p>
    <w:p w14:paraId="4DFFC56A" w14:textId="77777777" w:rsidR="0060764D" w:rsidRPr="00E93A25" w:rsidRDefault="0060764D"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提出意见之后，立足于移动互联网的云服务，本文尝试给出一个基于云服务的企业协同办公的解决方案。</w:t>
      </w:r>
    </w:p>
    <w:p w14:paraId="684551FE" w14:textId="77777777" w:rsidR="003E4B5F" w:rsidRPr="00E93A25" w:rsidRDefault="003E4B5F" w:rsidP="00E93A25">
      <w:pPr>
        <w:pStyle w:val="NormalWeb"/>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NormalWeb"/>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77777777" w:rsidR="00911ECC" w:rsidRPr="00E93A25" w:rsidRDefault="003E4B5F"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p>
    <w:p w14:paraId="13B36F84" w14:textId="77777777" w:rsidR="00911ECC" w:rsidRPr="004166E1" w:rsidRDefault="00911ECC" w:rsidP="004166E1">
      <w:pPr>
        <w:pStyle w:val="Heading2"/>
        <w:spacing w:line="415" w:lineRule="auto"/>
        <w:ind w:left="0" w:firstLine="0"/>
        <w:rPr>
          <w:rFonts w:ascii="黑体"/>
          <w:sz w:val="28"/>
          <w:szCs w:val="28"/>
        </w:rPr>
      </w:pPr>
      <w:bookmarkStart w:id="78" w:name="_Toc455438347"/>
      <w:r w:rsidRPr="004166E1">
        <w:rPr>
          <w:rFonts w:ascii="黑体" w:hint="eastAsia"/>
          <w:sz w:val="28"/>
          <w:szCs w:val="28"/>
        </w:rPr>
        <w:t>问题和展望</w:t>
      </w:r>
      <w:bookmarkEnd w:id="78"/>
    </w:p>
    <w:p w14:paraId="65C9DE03" w14:textId="77777777" w:rsidR="00197637" w:rsidRPr="00E93A25" w:rsidRDefault="0014292E"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NormalWeb"/>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NormalWeb"/>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
        <w:adjustRightInd/>
        <w:snapToGrid/>
        <w:spacing w:before="0" w:after="0" w:line="240" w:lineRule="auto"/>
        <w:jc w:val="both"/>
        <w:rPr>
          <w:rFonts w:ascii="宋体" w:hAnsi="宋体"/>
        </w:rPr>
      </w:pPr>
    </w:p>
    <w:p w14:paraId="7FB62969" w14:textId="77777777" w:rsidR="00911ECC" w:rsidRPr="00F72E0D" w:rsidRDefault="00FC68CC" w:rsidP="00F72E0D">
      <w:pPr>
        <w:pStyle w:val="ListParagraph"/>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ListParagraph"/>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ListParagraph"/>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ListParagraph"/>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ListParagraph"/>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ListParagraph"/>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14:paraId="01488C33" w14:textId="77777777" w:rsidR="00181929" w:rsidRPr="00746483" w:rsidRDefault="00181929" w:rsidP="00F72E0D">
      <w:pPr>
        <w:pStyle w:val="ListParagraph"/>
        <w:numPr>
          <w:ilvl w:val="1"/>
          <w:numId w:val="24"/>
        </w:numPr>
        <w:spacing w:line="400" w:lineRule="exact"/>
        <w:ind w:firstLineChars="0"/>
        <w:rPr>
          <w:rFonts w:ascii="宋体" w:hAnsi="宋体"/>
          <w:szCs w:val="21"/>
        </w:rPr>
        <w:sectPr w:rsidR="00181929" w:rsidRPr="00746483" w:rsidSect="00B67EFB">
          <w:headerReference w:type="default" r:id="rId52"/>
          <w:pgSz w:w="11906" w:h="16838"/>
          <w:pgMar w:top="1440" w:right="1800" w:bottom="1440" w:left="1800" w:header="851" w:footer="992" w:gutter="0"/>
          <w:cols w:space="720"/>
          <w:docGrid w:type="lines" w:linePitch="312"/>
        </w:sectPr>
      </w:pPr>
    </w:p>
    <w:p w14:paraId="57373E31" w14:textId="77777777" w:rsidR="00911ECC" w:rsidRDefault="00911ECC">
      <w:pPr>
        <w:pStyle w:val="a"/>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
        <w:adjustRightInd/>
        <w:snapToGrid/>
        <w:spacing w:before="0" w:after="0" w:line="240" w:lineRule="auto"/>
        <w:jc w:val="both"/>
        <w:rPr>
          <w:rFonts w:ascii="宋体" w:hAnsi="宋体"/>
        </w:rPr>
      </w:pPr>
    </w:p>
    <w:p w14:paraId="78B86B40" w14:textId="77777777" w:rsidR="00911ECC" w:rsidRDefault="00911ECC">
      <w:pPr>
        <w:pStyle w:val="a"/>
        <w:adjustRightInd/>
        <w:snapToGrid/>
        <w:spacing w:before="0" w:after="0" w:line="240" w:lineRule="auto"/>
        <w:jc w:val="both"/>
        <w:rPr>
          <w:rFonts w:ascii="宋体" w:hAnsi="宋体"/>
        </w:rPr>
      </w:pPr>
    </w:p>
    <w:p w14:paraId="55F76F8F" w14:textId="77777777" w:rsidR="00EA12A4" w:rsidRPr="00E93A25" w:rsidRDefault="00EA12A4" w:rsidP="00E93A25">
      <w:pPr>
        <w:pStyle w:val="NormalWeb"/>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仕，吴老师从一开始审阅论文初稿到完成都付出了大量的宝贵时间和心血，无论是从具体内容还是创新观点都给了我悉心的指导。在跟吴老师学习过程中，锻炼了和增强了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77777777" w:rsidR="00911ECC" w:rsidRPr="00E93A25" w:rsidRDefault="00EA12A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时光飞逝岁月荏苒。当我回首往昔，那些在北邮的上课的时光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14:paraId="2902C31B" w14:textId="77777777" w:rsidR="00911ECC" w:rsidRDefault="00911ECC" w:rsidP="003F6C1E">
      <w:pPr>
        <w:pStyle w:val="a"/>
        <w:adjustRightInd/>
        <w:snapToGrid/>
        <w:spacing w:before="0" w:after="0" w:line="360" w:lineRule="auto"/>
        <w:jc w:val="both"/>
        <w:rPr>
          <w:rFonts w:ascii="宋体" w:hAnsi="宋体"/>
          <w:sz w:val="24"/>
        </w:rPr>
      </w:pPr>
    </w:p>
    <w:sectPr w:rsidR="00911ECC" w:rsidSect="0090392B">
      <w:headerReference w:type="default" r:id="rId5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BED1D6F" w14:textId="77777777" w:rsidR="003B56FF" w:rsidRDefault="003B56FF">
      <w:r>
        <w:separator/>
      </w:r>
    </w:p>
  </w:endnote>
  <w:endnote w:type="continuationSeparator" w:id="0">
    <w:p w14:paraId="22E2D826" w14:textId="77777777" w:rsidR="003B56FF" w:rsidRDefault="003B5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等线">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F9AA3" w14:textId="77777777" w:rsidR="005F0690" w:rsidRDefault="005F0690">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Pr>
        <w:rStyle w:val="PageNumber"/>
      </w:rPr>
      <w:t>2</w:t>
    </w:r>
    <w:r>
      <w:fldChar w:fldCharType="end"/>
    </w:r>
  </w:p>
  <w:p w14:paraId="26AC3A1B" w14:textId="77777777" w:rsidR="005F0690" w:rsidRDefault="005F069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7956" w14:textId="77777777" w:rsidR="005F0690" w:rsidRDefault="005F0690">
    <w:pPr>
      <w:pStyle w:val="Footer"/>
      <w:framePr w:wrap="around" w:vAnchor="text" w:hAnchor="margin" w:xAlign="center" w:y="1"/>
      <w:rPr>
        <w:rStyle w:val="PageNumber"/>
      </w:rPr>
    </w:pPr>
  </w:p>
  <w:p w14:paraId="00D3ABB7" w14:textId="77777777" w:rsidR="005F0690" w:rsidRDefault="005F069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EB7A8" w14:textId="77777777" w:rsidR="00123610" w:rsidRDefault="00123610" w:rsidP="00A82CD4">
    <w:pPr>
      <w:pStyle w:val="Footer"/>
      <w:jc w:val="center"/>
    </w:pPr>
    <w:r>
      <w:fldChar w:fldCharType="begin"/>
    </w:r>
    <w:r>
      <w:instrText>PAGE   \* MERGEFORMAT</w:instrText>
    </w:r>
    <w:r>
      <w:fldChar w:fldCharType="separate"/>
    </w:r>
    <w:r w:rsidR="00A25910" w:rsidRPr="00A25910">
      <w:rPr>
        <w:noProof/>
        <w:lang w:val="zh-CN"/>
      </w:rPr>
      <w:t>6</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F6EB2" w14:textId="77777777" w:rsidR="00123610" w:rsidRDefault="00123610">
    <w:pPr>
      <w:pStyle w:val="Footer"/>
      <w:framePr w:wrap="around" w:vAnchor="text" w:hAnchor="margin" w:xAlign="center" w:y="1"/>
      <w:rPr>
        <w:rStyle w:val="PageNumber"/>
      </w:rPr>
    </w:pPr>
  </w:p>
  <w:p w14:paraId="558650AB" w14:textId="77777777" w:rsidR="00123610" w:rsidRDefault="00123610">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E911F" w14:textId="77777777" w:rsidR="00123610" w:rsidRDefault="00123610">
    <w:pPr>
      <w:pStyle w:val="Footer"/>
      <w:framePr w:wrap="around" w:vAnchor="text" w:hAnchor="margin" w:xAlign="center" w:y="1"/>
      <w:rPr>
        <w:rStyle w:val="PageNumber"/>
        <w:rFonts w:ascii="宋体" w:hAnsi="宋体" w:cs="宋体"/>
      </w:rPr>
    </w:pPr>
    <w:r>
      <w:rPr>
        <w:rStyle w:val="PageNumber"/>
        <w:rFonts w:ascii="宋体" w:hAnsi="宋体" w:cs="宋体" w:hint="eastAsia"/>
      </w:rPr>
      <w:t>Ⅰ</w:t>
    </w:r>
  </w:p>
  <w:p w14:paraId="34022B81" w14:textId="77777777" w:rsidR="00123610" w:rsidRDefault="00123610" w:rsidP="00FF35F9">
    <w:pPr>
      <w:pStyle w:val="Footer"/>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20AF9" w14:textId="77777777" w:rsidR="00123610" w:rsidRDefault="00123610">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sidR="00A25910">
      <w:rPr>
        <w:rStyle w:val="PageNumber"/>
        <w:noProof/>
      </w:rPr>
      <w:t>3</w:t>
    </w:r>
    <w:r>
      <w:fldChar w:fldCharType="end"/>
    </w:r>
  </w:p>
  <w:p w14:paraId="6C3BC9D2" w14:textId="77777777" w:rsidR="00123610" w:rsidRDefault="00123610">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5375" w14:textId="77777777" w:rsidR="00123610" w:rsidRDefault="00123610">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sidR="00A25910">
      <w:rPr>
        <w:rStyle w:val="PageNumber"/>
        <w:noProof/>
      </w:rPr>
      <w:t>5</w:t>
    </w:r>
    <w:r>
      <w:fldChar w:fldCharType="end"/>
    </w:r>
  </w:p>
  <w:p w14:paraId="508597A7" w14:textId="77777777" w:rsidR="00123610" w:rsidRDefault="00123610" w:rsidP="00B67EFB">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712BDCB" w14:textId="77777777" w:rsidR="003B56FF" w:rsidRDefault="003B56FF">
      <w:r>
        <w:separator/>
      </w:r>
    </w:p>
  </w:footnote>
  <w:footnote w:type="continuationSeparator" w:id="0">
    <w:p w14:paraId="0BF426B2" w14:textId="77777777" w:rsidR="003B56FF" w:rsidRDefault="003B56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B102A" w14:textId="77777777" w:rsidR="00123610" w:rsidRDefault="00123610">
    <w:pPr>
      <w:pStyle w:val="Header"/>
    </w:pPr>
    <w:r w:rsidRPr="001B7F58">
      <w:rPr>
        <w:rFonts w:hint="eastAsia"/>
      </w:rPr>
      <w:t>第一章</w:t>
    </w:r>
    <w:r w:rsidRPr="001B7F58">
      <w:rPr>
        <w:rFonts w:hint="eastAsia"/>
      </w:rPr>
      <w:t xml:space="preserve"> </w:t>
    </w:r>
    <w:r w:rsidRPr="001B7F58">
      <w:rPr>
        <w:rFonts w:hint="eastAsia"/>
      </w:rPr>
      <w:t>引言</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6A3B" w14:textId="77777777" w:rsidR="00123610" w:rsidRDefault="00123610">
    <w:pPr>
      <w:pStyle w:val="Header"/>
    </w:pPr>
    <w:r w:rsidRPr="004E10E2">
      <w:rPr>
        <w:rFonts w:hint="eastAsia"/>
      </w:rPr>
      <w:t>第二章</w:t>
    </w:r>
    <w:r w:rsidRPr="004E10E2">
      <w:rPr>
        <w:rFonts w:hint="eastAsia"/>
      </w:rPr>
      <w:t xml:space="preserve"> </w:t>
    </w:r>
    <w:r w:rsidRPr="004E10E2">
      <w:rPr>
        <w:rFonts w:hint="eastAsia"/>
      </w:rPr>
      <w:t>关键技术介绍</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A1BD4" w14:textId="77777777" w:rsidR="00123610" w:rsidRPr="004E10E2" w:rsidRDefault="00123610" w:rsidP="004E10E2">
    <w:pPr>
      <w:pStyle w:val="Header"/>
    </w:pPr>
    <w:r w:rsidRPr="004E10E2">
      <w:rPr>
        <w:rFonts w:hint="eastAsia"/>
      </w:rPr>
      <w:t>第三章</w:t>
    </w:r>
    <w:r w:rsidRPr="004E10E2">
      <w:rPr>
        <w:rFonts w:hint="eastAsia"/>
      </w:rPr>
      <w:t xml:space="preserve"> </w:t>
    </w:r>
    <w:r w:rsidRPr="004E10E2">
      <w:rPr>
        <w:rFonts w:hint="eastAsia"/>
      </w:rPr>
      <w:t>工作圈的需求分析</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76D" w14:textId="77777777" w:rsidR="00123610" w:rsidRPr="004E10E2" w:rsidRDefault="00123610" w:rsidP="004E10E2">
    <w:pPr>
      <w:pStyle w:val="Header"/>
    </w:pPr>
    <w:r w:rsidRPr="00E01A50">
      <w:rPr>
        <w:rFonts w:hint="eastAsia"/>
      </w:rPr>
      <w:t>第四章</w:t>
    </w:r>
    <w:r w:rsidRPr="00E01A50">
      <w:rPr>
        <w:rFonts w:hint="eastAsia"/>
      </w:rPr>
      <w:t xml:space="preserve"> </w:t>
    </w:r>
    <w:r w:rsidRPr="00E01A50">
      <w:rPr>
        <w:rFonts w:hint="eastAsia"/>
      </w:rPr>
      <w:t>工作圈的总体设计</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D527" w14:textId="77777777" w:rsidR="00123610" w:rsidRPr="004E10E2" w:rsidRDefault="00123610" w:rsidP="004E10E2">
    <w:pPr>
      <w:pStyle w:val="Header"/>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31FF" w14:textId="77777777" w:rsidR="00123610" w:rsidRPr="004E10E2" w:rsidRDefault="00123610" w:rsidP="004E10E2">
    <w:pPr>
      <w:pStyle w:val="Header"/>
    </w:pPr>
    <w:r w:rsidRPr="00E01A50">
      <w:rPr>
        <w:rFonts w:hint="eastAsia"/>
      </w:rPr>
      <w:t>第六章</w:t>
    </w:r>
    <w:r w:rsidRPr="00E01A50">
      <w:rPr>
        <w:rFonts w:hint="eastAsia"/>
      </w:rPr>
      <w:t xml:space="preserve"> </w:t>
    </w:r>
    <w:r w:rsidRPr="00E01A50">
      <w:rPr>
        <w:rFonts w:hint="eastAsia"/>
      </w:rPr>
      <w:t>结束语</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E290E" w14:textId="77777777" w:rsidR="00123610" w:rsidRPr="004E10E2" w:rsidRDefault="00123610" w:rsidP="004E10E2">
    <w:pPr>
      <w:pStyle w:val="Header"/>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A6256E8"/>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2"/>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300E"/>
    <w:rsid w:val="001F154F"/>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760F"/>
    <w:rsid w:val="00277CF0"/>
    <w:rsid w:val="0028164A"/>
    <w:rsid w:val="00281974"/>
    <w:rsid w:val="00281981"/>
    <w:rsid w:val="002825BF"/>
    <w:rsid w:val="002863D9"/>
    <w:rsid w:val="00286853"/>
    <w:rsid w:val="0028759C"/>
    <w:rsid w:val="002876F0"/>
    <w:rsid w:val="00287707"/>
    <w:rsid w:val="00295DEE"/>
    <w:rsid w:val="002973BA"/>
    <w:rsid w:val="002A5AC6"/>
    <w:rsid w:val="002A7D31"/>
    <w:rsid w:val="002B0939"/>
    <w:rsid w:val="002B3260"/>
    <w:rsid w:val="002B6637"/>
    <w:rsid w:val="002B6ED4"/>
    <w:rsid w:val="002C2BC9"/>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68D1"/>
    <w:rsid w:val="00397B18"/>
    <w:rsid w:val="003A07ED"/>
    <w:rsid w:val="003A0D42"/>
    <w:rsid w:val="003A31F3"/>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5409"/>
    <w:rsid w:val="004A6C77"/>
    <w:rsid w:val="004A7FDF"/>
    <w:rsid w:val="004B11B5"/>
    <w:rsid w:val="004B1F5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D8D"/>
    <w:rsid w:val="005877FF"/>
    <w:rsid w:val="00590D3F"/>
    <w:rsid w:val="0059372B"/>
    <w:rsid w:val="005949C0"/>
    <w:rsid w:val="0059592F"/>
    <w:rsid w:val="00596969"/>
    <w:rsid w:val="00597750"/>
    <w:rsid w:val="005A59A1"/>
    <w:rsid w:val="005B0838"/>
    <w:rsid w:val="005B2F2A"/>
    <w:rsid w:val="005B30AA"/>
    <w:rsid w:val="005B475E"/>
    <w:rsid w:val="005C2232"/>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2EA4"/>
    <w:rsid w:val="005F5BA8"/>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90991"/>
    <w:rsid w:val="006A01BE"/>
    <w:rsid w:val="006A06B9"/>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406A"/>
    <w:rsid w:val="0074633D"/>
    <w:rsid w:val="00746483"/>
    <w:rsid w:val="0075188A"/>
    <w:rsid w:val="00752CED"/>
    <w:rsid w:val="00754755"/>
    <w:rsid w:val="00757936"/>
    <w:rsid w:val="0076247B"/>
    <w:rsid w:val="00763A8D"/>
    <w:rsid w:val="007644BA"/>
    <w:rsid w:val="00765856"/>
    <w:rsid w:val="0076745E"/>
    <w:rsid w:val="0076776F"/>
    <w:rsid w:val="00774222"/>
    <w:rsid w:val="007757D2"/>
    <w:rsid w:val="00780455"/>
    <w:rsid w:val="007838C8"/>
    <w:rsid w:val="00783CDB"/>
    <w:rsid w:val="007843EE"/>
    <w:rsid w:val="007851F5"/>
    <w:rsid w:val="00792440"/>
    <w:rsid w:val="00793B8D"/>
    <w:rsid w:val="0079466A"/>
    <w:rsid w:val="007A666F"/>
    <w:rsid w:val="007B660E"/>
    <w:rsid w:val="007C2508"/>
    <w:rsid w:val="007C48DF"/>
    <w:rsid w:val="007C4F7B"/>
    <w:rsid w:val="007C71F1"/>
    <w:rsid w:val="007D08C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3ECF"/>
    <w:rsid w:val="0083579A"/>
    <w:rsid w:val="0084080B"/>
    <w:rsid w:val="0084085E"/>
    <w:rsid w:val="00841847"/>
    <w:rsid w:val="00841BF8"/>
    <w:rsid w:val="0085069E"/>
    <w:rsid w:val="00852247"/>
    <w:rsid w:val="0085246F"/>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D6A"/>
    <w:rsid w:val="00A80E2F"/>
    <w:rsid w:val="00A824D8"/>
    <w:rsid w:val="00A82CD4"/>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D70"/>
    <w:rsid w:val="00CF268D"/>
    <w:rsid w:val="00CF43F9"/>
    <w:rsid w:val="00D00826"/>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5501"/>
    <w:rsid w:val="00E703A6"/>
    <w:rsid w:val="00E70E2D"/>
    <w:rsid w:val="00E71D6D"/>
    <w:rsid w:val="00E74C2E"/>
    <w:rsid w:val="00E77A59"/>
    <w:rsid w:val="00E82E95"/>
    <w:rsid w:val="00E8301F"/>
    <w:rsid w:val="00E85E62"/>
    <w:rsid w:val="00E87E06"/>
    <w:rsid w:val="00E93A25"/>
    <w:rsid w:val="00E93E91"/>
    <w:rsid w:val="00E9573F"/>
    <w:rsid w:val="00E95A65"/>
    <w:rsid w:val="00E95D11"/>
    <w:rsid w:val="00EA12A4"/>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92B"/>
    <w:rPr>
      <w:kern w:val="2"/>
      <w:sz w:val="21"/>
    </w:rPr>
  </w:style>
  <w:style w:type="paragraph" w:styleId="Heading1">
    <w:name w:val="heading 1"/>
    <w:basedOn w:val="Normal"/>
    <w:next w:val="Normal"/>
    <w:link w:val="Heading1Char"/>
    <w:qFormat/>
    <w:rsid w:val="0090392B"/>
    <w:pPr>
      <w:keepNext/>
      <w:keepLines/>
      <w:spacing w:before="340" w:after="330" w:line="578" w:lineRule="auto"/>
      <w:ind w:firstLine="0"/>
      <w:outlineLvl w:val="0"/>
    </w:pPr>
    <w:rPr>
      <w:b/>
      <w:bCs/>
      <w:kern w:val="44"/>
      <w:sz w:val="44"/>
      <w:szCs w:val="44"/>
    </w:rPr>
  </w:style>
  <w:style w:type="paragraph" w:styleId="Heading2">
    <w:name w:val="heading 2"/>
    <w:basedOn w:val="Normal"/>
    <w:next w:val="Normal"/>
    <w:link w:val="Heading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Heading3">
    <w:name w:val="heading 3"/>
    <w:basedOn w:val="Normal"/>
    <w:next w:val="NormalIndent"/>
    <w:link w:val="Heading3Char"/>
    <w:qFormat/>
    <w:rsid w:val="0090392B"/>
    <w:pPr>
      <w:keepNext/>
      <w:keepLines/>
      <w:tabs>
        <w:tab w:val="left" w:pos="709"/>
      </w:tabs>
      <w:ind w:firstLine="0"/>
      <w:outlineLvl w:val="2"/>
    </w:pPr>
    <w:rPr>
      <w:rFonts w:ascii="Arial" w:eastAsia="黑体" w:hAnsi="Arial"/>
      <w:b/>
      <w:sz w:val="28"/>
    </w:rPr>
  </w:style>
  <w:style w:type="paragraph" w:styleId="Heading4">
    <w:name w:val="heading 4"/>
    <w:basedOn w:val="Normal"/>
    <w:next w:val="Normal"/>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Heading5">
    <w:name w:val="heading 5"/>
    <w:basedOn w:val="Normal"/>
    <w:next w:val="Normal"/>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Heading6">
    <w:name w:val="heading 6"/>
    <w:basedOn w:val="Normal"/>
    <w:next w:val="Normal"/>
    <w:link w:val="Heading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90392B"/>
    <w:rPr>
      <w:rFonts w:ascii="Arial" w:eastAsia="黑体" w:hAnsi="Arial"/>
      <w:b/>
      <w:bCs/>
      <w:kern w:val="2"/>
      <w:sz w:val="32"/>
      <w:szCs w:val="32"/>
    </w:rPr>
  </w:style>
  <w:style w:type="character" w:customStyle="1" w:styleId="CommentTextChar">
    <w:name w:val="Comment Text Char"/>
    <w:link w:val="CommentText"/>
    <w:uiPriority w:val="99"/>
    <w:rsid w:val="0090392B"/>
    <w:rPr>
      <w:kern w:val="2"/>
      <w:sz w:val="21"/>
      <w:szCs w:val="24"/>
    </w:rPr>
  </w:style>
  <w:style w:type="character" w:styleId="Hyperlink">
    <w:name w:val="Hyperlink"/>
    <w:uiPriority w:val="99"/>
    <w:rsid w:val="0090392B"/>
    <w:rPr>
      <w:color w:val="0000FF"/>
      <w:u w:val="single"/>
    </w:rPr>
  </w:style>
  <w:style w:type="character" w:styleId="CommentReference">
    <w:name w:val="annotation reference"/>
    <w:unhideWhenUsed/>
    <w:rsid w:val="0090392B"/>
    <w:rPr>
      <w:sz w:val="21"/>
      <w:szCs w:val="21"/>
    </w:rPr>
  </w:style>
  <w:style w:type="character" w:styleId="PageNumber">
    <w:name w:val="page number"/>
    <w:basedOn w:val="DefaultParagraphFont"/>
    <w:rsid w:val="0090392B"/>
  </w:style>
  <w:style w:type="character" w:customStyle="1" w:styleId="Heading1Char">
    <w:name w:val="Heading 1 Char"/>
    <w:link w:val="Heading1"/>
    <w:rsid w:val="0090392B"/>
    <w:rPr>
      <w:b/>
      <w:bCs/>
      <w:kern w:val="44"/>
      <w:sz w:val="44"/>
      <w:szCs w:val="44"/>
    </w:rPr>
  </w:style>
  <w:style w:type="character" w:customStyle="1" w:styleId="Heading3Char">
    <w:name w:val="Heading 3 Char"/>
    <w:link w:val="Heading3"/>
    <w:rsid w:val="0090392B"/>
    <w:rPr>
      <w:rFonts w:ascii="Arial" w:eastAsia="黑体" w:hAnsi="Arial"/>
      <w:b/>
      <w:kern w:val="2"/>
      <w:sz w:val="28"/>
    </w:rPr>
  </w:style>
  <w:style w:type="character" w:customStyle="1" w:styleId="CommentSubjectChar">
    <w:name w:val="Comment Subject Char"/>
    <w:basedOn w:val="CommentTextChar"/>
    <w:link w:val="CommentSubject"/>
    <w:rsid w:val="0090392B"/>
    <w:rPr>
      <w:kern w:val="2"/>
      <w:sz w:val="21"/>
      <w:szCs w:val="24"/>
    </w:rPr>
  </w:style>
  <w:style w:type="paragraph" w:customStyle="1" w:styleId="p16">
    <w:name w:val="p16"/>
    <w:basedOn w:val="Normal"/>
    <w:rsid w:val="0090392B"/>
    <w:rPr>
      <w:kern w:val="0"/>
      <w:sz w:val="24"/>
    </w:rPr>
  </w:style>
  <w:style w:type="paragraph" w:styleId="TOC7">
    <w:name w:val="toc 7"/>
    <w:basedOn w:val="Normal"/>
    <w:next w:val="Normal"/>
    <w:uiPriority w:val="39"/>
    <w:rsid w:val="0090392B"/>
    <w:pPr>
      <w:ind w:left="1260"/>
      <w:jc w:val="left"/>
    </w:pPr>
    <w:rPr>
      <w:szCs w:val="21"/>
    </w:rPr>
  </w:style>
  <w:style w:type="paragraph" w:styleId="CommentText">
    <w:name w:val="annotation text"/>
    <w:basedOn w:val="Normal"/>
    <w:link w:val="CommentTextChar"/>
    <w:unhideWhenUsed/>
    <w:rsid w:val="0090392B"/>
    <w:pPr>
      <w:jc w:val="left"/>
    </w:pPr>
  </w:style>
  <w:style w:type="paragraph" w:styleId="TOC4">
    <w:name w:val="toc 4"/>
    <w:basedOn w:val="Normal"/>
    <w:next w:val="Normal"/>
    <w:uiPriority w:val="39"/>
    <w:rsid w:val="0090392B"/>
    <w:pPr>
      <w:ind w:left="630"/>
      <w:jc w:val="left"/>
    </w:pPr>
    <w:rPr>
      <w:szCs w:val="21"/>
    </w:rPr>
  </w:style>
  <w:style w:type="paragraph" w:styleId="BodyTextIndent">
    <w:name w:val="Body Text Indent"/>
    <w:basedOn w:val="Normal"/>
    <w:rsid w:val="0090392B"/>
    <w:pPr>
      <w:spacing w:line="360" w:lineRule="auto"/>
      <w:ind w:firstLine="420"/>
    </w:pPr>
    <w:rPr>
      <w:rFonts w:ascii="宋体" w:hAnsi="宋体"/>
    </w:rPr>
  </w:style>
  <w:style w:type="paragraph" w:styleId="CommentSubject">
    <w:name w:val="annotation subject"/>
    <w:basedOn w:val="CommentText"/>
    <w:next w:val="CommentText"/>
    <w:link w:val="CommentSubjectChar"/>
    <w:uiPriority w:val="99"/>
    <w:unhideWhenUsed/>
    <w:rsid w:val="0090392B"/>
    <w:rPr>
      <w:b/>
      <w:bCs/>
    </w:rPr>
  </w:style>
  <w:style w:type="paragraph" w:styleId="BodyText">
    <w:name w:val="Body Text"/>
    <w:basedOn w:val="Normal"/>
    <w:rsid w:val="0090392B"/>
    <w:pPr>
      <w:tabs>
        <w:tab w:val="left" w:pos="1245"/>
      </w:tabs>
      <w:spacing w:line="360" w:lineRule="auto"/>
      <w:jc w:val="left"/>
    </w:pPr>
    <w:rPr>
      <w:rFonts w:ascii="宋体" w:hAnsi="宋体"/>
      <w:szCs w:val="21"/>
    </w:rPr>
  </w:style>
  <w:style w:type="paragraph" w:customStyle="1" w:styleId="p0">
    <w:name w:val="p0"/>
    <w:basedOn w:val="Normal"/>
    <w:rsid w:val="0090392B"/>
    <w:rPr>
      <w:kern w:val="0"/>
      <w:szCs w:val="21"/>
    </w:rPr>
  </w:style>
  <w:style w:type="paragraph" w:styleId="NormalIndent">
    <w:name w:val="Normal Indent"/>
    <w:basedOn w:val="Normal"/>
    <w:rsid w:val="0090392B"/>
    <w:pPr>
      <w:ind w:firstLineChars="200" w:firstLine="420"/>
    </w:pPr>
  </w:style>
  <w:style w:type="paragraph" w:styleId="BalloonText">
    <w:name w:val="Balloon Text"/>
    <w:basedOn w:val="Normal"/>
    <w:rsid w:val="0090392B"/>
    <w:rPr>
      <w:sz w:val="18"/>
      <w:szCs w:val="18"/>
    </w:rPr>
  </w:style>
  <w:style w:type="paragraph" w:styleId="TOC5">
    <w:name w:val="toc 5"/>
    <w:basedOn w:val="Normal"/>
    <w:next w:val="Normal"/>
    <w:uiPriority w:val="39"/>
    <w:rsid w:val="0090392B"/>
    <w:pPr>
      <w:ind w:left="840"/>
      <w:jc w:val="left"/>
    </w:pPr>
    <w:rPr>
      <w:szCs w:val="21"/>
    </w:rPr>
  </w:style>
  <w:style w:type="paragraph" w:styleId="DocumentMap">
    <w:name w:val="Document Map"/>
    <w:basedOn w:val="Normal"/>
    <w:rsid w:val="0090392B"/>
    <w:pPr>
      <w:shd w:val="clear" w:color="auto" w:fill="000080"/>
    </w:pPr>
  </w:style>
  <w:style w:type="paragraph" w:styleId="Caption">
    <w:name w:val="caption"/>
    <w:basedOn w:val="Normal"/>
    <w:next w:val="Normal"/>
    <w:qFormat/>
    <w:rsid w:val="0090392B"/>
    <w:pPr>
      <w:spacing w:line="440" w:lineRule="exact"/>
    </w:pPr>
    <w:rPr>
      <w:rFonts w:ascii="Cambria" w:eastAsia="黑体" w:hAnsi="Cambria"/>
      <w:sz w:val="20"/>
      <w:szCs w:val="20"/>
    </w:rPr>
  </w:style>
  <w:style w:type="paragraph" w:styleId="Header">
    <w:name w:val="header"/>
    <w:basedOn w:val="Normal"/>
    <w:rsid w:val="0090392B"/>
    <w:pPr>
      <w:pBdr>
        <w:bottom w:val="single" w:sz="6" w:space="1" w:color="auto"/>
      </w:pBdr>
      <w:tabs>
        <w:tab w:val="center" w:pos="4153"/>
        <w:tab w:val="right" w:pos="8306"/>
      </w:tabs>
      <w:snapToGrid w:val="0"/>
      <w:jc w:val="center"/>
    </w:pPr>
    <w:rPr>
      <w:sz w:val="18"/>
      <w:szCs w:val="18"/>
    </w:rPr>
  </w:style>
  <w:style w:type="paragraph" w:styleId="TOC3">
    <w:name w:val="toc 3"/>
    <w:basedOn w:val="Normal"/>
    <w:next w:val="Normal"/>
    <w:uiPriority w:val="39"/>
    <w:rsid w:val="0090392B"/>
    <w:pPr>
      <w:ind w:left="420"/>
      <w:jc w:val="left"/>
    </w:pPr>
    <w:rPr>
      <w:i/>
      <w:iCs/>
    </w:rPr>
  </w:style>
  <w:style w:type="paragraph" w:styleId="Footer">
    <w:name w:val="footer"/>
    <w:basedOn w:val="Normal"/>
    <w:link w:val="FooterChar"/>
    <w:uiPriority w:val="99"/>
    <w:rsid w:val="0090392B"/>
    <w:pPr>
      <w:tabs>
        <w:tab w:val="center" w:pos="4153"/>
        <w:tab w:val="right" w:pos="8306"/>
      </w:tabs>
      <w:snapToGrid w:val="0"/>
      <w:jc w:val="left"/>
    </w:pPr>
    <w:rPr>
      <w:sz w:val="18"/>
      <w:szCs w:val="18"/>
    </w:rPr>
  </w:style>
  <w:style w:type="paragraph" w:styleId="TOC8">
    <w:name w:val="toc 8"/>
    <w:basedOn w:val="Normal"/>
    <w:next w:val="Normal"/>
    <w:uiPriority w:val="39"/>
    <w:rsid w:val="0090392B"/>
    <w:pPr>
      <w:ind w:left="1470"/>
      <w:jc w:val="left"/>
    </w:pPr>
    <w:rPr>
      <w:szCs w:val="21"/>
    </w:rPr>
  </w:style>
  <w:style w:type="paragraph" w:styleId="ListParagraph">
    <w:name w:val="List Paragraph"/>
    <w:basedOn w:val="Normal"/>
    <w:link w:val="ListParagraphChar"/>
    <w:uiPriority w:val="34"/>
    <w:qFormat/>
    <w:rsid w:val="0090392B"/>
    <w:pPr>
      <w:spacing w:line="440" w:lineRule="exact"/>
      <w:ind w:firstLineChars="200" w:firstLine="420"/>
    </w:pPr>
  </w:style>
  <w:style w:type="paragraph" w:styleId="TOC6">
    <w:name w:val="toc 6"/>
    <w:basedOn w:val="Normal"/>
    <w:next w:val="Normal"/>
    <w:uiPriority w:val="39"/>
    <w:rsid w:val="0090392B"/>
    <w:pPr>
      <w:ind w:left="1050"/>
      <w:jc w:val="left"/>
    </w:pPr>
    <w:rPr>
      <w:szCs w:val="21"/>
    </w:rPr>
  </w:style>
  <w:style w:type="paragraph" w:styleId="BodyTextIndent2">
    <w:name w:val="Body Text Indent 2"/>
    <w:basedOn w:val="Normal"/>
    <w:rsid w:val="0090392B"/>
    <w:pPr>
      <w:spacing w:line="360" w:lineRule="auto"/>
      <w:ind w:left="420" w:hangingChars="200" w:hanging="420"/>
    </w:pPr>
  </w:style>
  <w:style w:type="paragraph" w:styleId="TOC1">
    <w:name w:val="toc 1"/>
    <w:basedOn w:val="Normal"/>
    <w:next w:val="Normal"/>
    <w:uiPriority w:val="39"/>
    <w:rsid w:val="0090392B"/>
    <w:pPr>
      <w:spacing w:before="120" w:after="120"/>
      <w:jc w:val="left"/>
    </w:pPr>
    <w:rPr>
      <w:b/>
      <w:bCs/>
      <w:caps/>
    </w:rPr>
  </w:style>
  <w:style w:type="paragraph" w:styleId="TOC9">
    <w:name w:val="toc 9"/>
    <w:basedOn w:val="Normal"/>
    <w:next w:val="Normal"/>
    <w:uiPriority w:val="39"/>
    <w:rsid w:val="0090392B"/>
    <w:pPr>
      <w:ind w:left="1680"/>
      <w:jc w:val="left"/>
    </w:pPr>
    <w:rPr>
      <w:szCs w:val="21"/>
    </w:rPr>
  </w:style>
  <w:style w:type="paragraph" w:styleId="TOC2">
    <w:name w:val="toc 2"/>
    <w:basedOn w:val="Normal"/>
    <w:next w:val="Normal"/>
    <w:uiPriority w:val="39"/>
    <w:rsid w:val="0090392B"/>
    <w:pPr>
      <w:ind w:left="210"/>
      <w:jc w:val="left"/>
    </w:pPr>
    <w:rPr>
      <w:smallCaps/>
    </w:rPr>
  </w:style>
  <w:style w:type="paragraph" w:customStyle="1" w:styleId="a">
    <w:name w:val="图"/>
    <w:basedOn w:val="Normal"/>
    <w:rsid w:val="0090392B"/>
    <w:pPr>
      <w:adjustRightInd w:val="0"/>
      <w:snapToGrid w:val="0"/>
      <w:spacing w:before="200" w:after="40" w:line="320" w:lineRule="atLeast"/>
      <w:jc w:val="center"/>
    </w:pPr>
  </w:style>
  <w:style w:type="character" w:customStyle="1" w:styleId="Heading6Char">
    <w:name w:val="Heading 6 Char"/>
    <w:basedOn w:val="DefaultParagraphFont"/>
    <w:link w:val="Heading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Heading7Char">
    <w:name w:val="Heading 7 Char"/>
    <w:basedOn w:val="DefaultParagraphFont"/>
    <w:link w:val="Heading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Heading8Char">
    <w:name w:val="Heading 8 Char"/>
    <w:basedOn w:val="DefaultParagraphFont"/>
    <w:link w:val="Heading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ListParagraphChar">
    <w:name w:val="List Paragraph Char"/>
    <w:link w:val="ListParagraph"/>
    <w:uiPriority w:val="34"/>
    <w:rsid w:val="00DD6799"/>
    <w:rPr>
      <w:kern w:val="2"/>
      <w:sz w:val="21"/>
      <w:szCs w:val="24"/>
    </w:rPr>
  </w:style>
  <w:style w:type="paragraph" w:styleId="NormalWeb">
    <w:name w:val="Normal (Web)"/>
    <w:basedOn w:val="Normal"/>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FootnoteText">
    <w:name w:val="footnote text"/>
    <w:basedOn w:val="Normal"/>
    <w:link w:val="FootnoteTextChar"/>
    <w:uiPriority w:val="99"/>
    <w:semiHidden/>
    <w:unhideWhenUsed/>
    <w:rsid w:val="00F81FE8"/>
    <w:pPr>
      <w:snapToGrid w:val="0"/>
      <w:jc w:val="left"/>
    </w:pPr>
    <w:rPr>
      <w:sz w:val="18"/>
      <w:szCs w:val="18"/>
    </w:rPr>
  </w:style>
  <w:style w:type="character" w:customStyle="1" w:styleId="FootnoteTextChar">
    <w:name w:val="Footnote Text Char"/>
    <w:basedOn w:val="DefaultParagraphFont"/>
    <w:link w:val="FootnoteText"/>
    <w:uiPriority w:val="99"/>
    <w:semiHidden/>
    <w:rsid w:val="00F81FE8"/>
    <w:rPr>
      <w:kern w:val="2"/>
      <w:sz w:val="18"/>
      <w:szCs w:val="18"/>
    </w:rPr>
  </w:style>
  <w:style w:type="character" w:styleId="FootnoteReference">
    <w:name w:val="footnote reference"/>
    <w:basedOn w:val="DefaultParagraphFont"/>
    <w:uiPriority w:val="99"/>
    <w:semiHidden/>
    <w:unhideWhenUsed/>
    <w:rsid w:val="00F81FE8"/>
    <w:rPr>
      <w:vertAlign w:val="superscript"/>
    </w:rPr>
  </w:style>
  <w:style w:type="paragraph" w:styleId="EndnoteText">
    <w:name w:val="endnote text"/>
    <w:basedOn w:val="Normal"/>
    <w:link w:val="EndnoteTextChar"/>
    <w:uiPriority w:val="99"/>
    <w:semiHidden/>
    <w:unhideWhenUsed/>
    <w:rsid w:val="00F81FE8"/>
    <w:pPr>
      <w:snapToGrid w:val="0"/>
      <w:jc w:val="left"/>
    </w:pPr>
  </w:style>
  <w:style w:type="character" w:customStyle="1" w:styleId="EndnoteTextChar">
    <w:name w:val="Endnote Text Char"/>
    <w:basedOn w:val="DefaultParagraphFont"/>
    <w:link w:val="EndnoteText"/>
    <w:uiPriority w:val="99"/>
    <w:semiHidden/>
    <w:rsid w:val="00F81FE8"/>
    <w:rPr>
      <w:kern w:val="2"/>
      <w:sz w:val="21"/>
    </w:rPr>
  </w:style>
  <w:style w:type="character" w:styleId="EndnoteReference">
    <w:name w:val="endnote reference"/>
    <w:basedOn w:val="DefaultParagraphFont"/>
    <w:uiPriority w:val="99"/>
    <w:semiHidden/>
    <w:unhideWhenUsed/>
    <w:rsid w:val="00F81FE8"/>
    <w:rPr>
      <w:vertAlign w:val="superscript"/>
    </w:rPr>
  </w:style>
  <w:style w:type="character" w:customStyle="1" w:styleId="FooterChar">
    <w:name w:val="Footer Char"/>
    <w:basedOn w:val="DefaultParagraphFont"/>
    <w:link w:val="Footer"/>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header" Target="header1.xml"/><Relationship Id="rId16" Type="http://schemas.openxmlformats.org/officeDocument/2006/relationships/footer" Target="footer6.xml"/><Relationship Id="rId17" Type="http://schemas.openxmlformats.org/officeDocument/2006/relationships/image" Target="media/image3.gif"/><Relationship Id="rId18" Type="http://schemas.openxmlformats.org/officeDocument/2006/relationships/header" Target="header2.xml"/><Relationship Id="rId19" Type="http://schemas.openxmlformats.org/officeDocument/2006/relationships/footer" Target="footer7.xml"/><Relationship Id="rId50" Type="http://schemas.openxmlformats.org/officeDocument/2006/relationships/image" Target="media/image23.png"/><Relationship Id="rId51" Type="http://schemas.openxmlformats.org/officeDocument/2006/relationships/header" Target="header5.xml"/><Relationship Id="rId52" Type="http://schemas.openxmlformats.org/officeDocument/2006/relationships/header" Target="header6.xml"/><Relationship Id="rId53" Type="http://schemas.openxmlformats.org/officeDocument/2006/relationships/header" Target="header7.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emf"/><Relationship Id="rId47" Type="http://schemas.openxmlformats.org/officeDocument/2006/relationships/oleObject" Target="embeddings/oleObject8.bin"/><Relationship Id="rId48" Type="http://schemas.openxmlformats.org/officeDocument/2006/relationships/image" Target="media/image22.emf"/><Relationship Id="rId49" Type="http://schemas.openxmlformats.org/officeDocument/2006/relationships/oleObject" Target="embeddings/oleObject9.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9.emf"/><Relationship Id="rId31" Type="http://schemas.openxmlformats.org/officeDocument/2006/relationships/oleObject" Target="embeddings/oleObject5.bin"/><Relationship Id="rId32" Type="http://schemas.openxmlformats.org/officeDocument/2006/relationships/image" Target="media/image10.emf"/><Relationship Id="rId33" Type="http://schemas.openxmlformats.org/officeDocument/2006/relationships/oleObject" Target="embeddings/oleObject6.bin"/><Relationship Id="rId34" Type="http://schemas.openxmlformats.org/officeDocument/2006/relationships/image" Target="media/image11.emf"/><Relationship Id="rId35" Type="http://schemas.openxmlformats.org/officeDocument/2006/relationships/oleObject" Target="embeddings/oleObject7.bin"/><Relationship Id="rId36" Type="http://schemas.openxmlformats.org/officeDocument/2006/relationships/image" Target="media/image12.png"/><Relationship Id="rId37" Type="http://schemas.openxmlformats.org/officeDocument/2006/relationships/header" Target="header4.xml"/><Relationship Id="rId38" Type="http://schemas.openxmlformats.org/officeDocument/2006/relationships/image" Target="media/image13.png"/><Relationship Id="rId39" Type="http://schemas.openxmlformats.org/officeDocument/2006/relationships/image" Target="media/image14.png"/><Relationship Id="rId20" Type="http://schemas.openxmlformats.org/officeDocument/2006/relationships/image" Target="media/image4.png"/><Relationship Id="rId21" Type="http://schemas.openxmlformats.org/officeDocument/2006/relationships/header" Target="header3.xml"/><Relationship Id="rId22" Type="http://schemas.openxmlformats.org/officeDocument/2006/relationships/image" Target="media/image5.emf"/><Relationship Id="rId23" Type="http://schemas.openxmlformats.org/officeDocument/2006/relationships/oleObject" Target="embeddings/oleObject1.bin"/><Relationship Id="rId24" Type="http://schemas.openxmlformats.org/officeDocument/2006/relationships/image" Target="media/image6.emf"/><Relationship Id="rId25" Type="http://schemas.openxmlformats.org/officeDocument/2006/relationships/oleObject" Target="embeddings/oleObject2.bin"/><Relationship Id="rId26" Type="http://schemas.openxmlformats.org/officeDocument/2006/relationships/image" Target="media/image7.emf"/><Relationship Id="rId27" Type="http://schemas.openxmlformats.org/officeDocument/2006/relationships/oleObject" Target="embeddings/oleObject3.bin"/><Relationship Id="rId28" Type="http://schemas.openxmlformats.org/officeDocument/2006/relationships/image" Target="media/image8.emf"/><Relationship Id="rId29" Type="http://schemas.openxmlformats.org/officeDocument/2006/relationships/oleObject" Target="embeddings/oleObject4.bin"/><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3704B-663E-3C41-9F8F-EBD2280A2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5679</TotalTime>
  <Pages>59</Pages>
  <Words>7143</Words>
  <Characters>40717</Characters>
  <Application>Microsoft Macintosh Word</Application>
  <DocSecurity>0</DocSecurity>
  <PresentationFormat/>
  <Lines>339</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47765</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574</cp:revision>
  <dcterms:created xsi:type="dcterms:W3CDTF">2016-06-19T06:36:00Z</dcterms:created>
  <dcterms:modified xsi:type="dcterms:W3CDTF">2016-07-04T15:43:00Z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
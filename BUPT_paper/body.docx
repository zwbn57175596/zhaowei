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SimHei" w:eastAsia="SimHei"/>
          <w:b/>
          <w:sz w:val="64"/>
          <w:szCs w:val="52"/>
        </w:rPr>
      </w:pPr>
      <w:r>
        <w:rPr>
          <w:rFonts w:ascii="SimHei" w:eastAsia="SimHei"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SimHei" w:eastAsia="SimHei"/>
          <w:b/>
          <w:sz w:val="52"/>
          <w:szCs w:val="52"/>
        </w:rPr>
      </w:pPr>
      <w:r>
        <w:rPr>
          <w:rFonts w:ascii="SimHei" w:eastAsia="SimHei" w:hint="eastAsia"/>
          <w:b/>
          <w:sz w:val="52"/>
          <w:szCs w:val="52"/>
        </w:rPr>
        <w:t xml:space="preserve">  </w:t>
      </w:r>
    </w:p>
    <w:p w14:paraId="2F42B0E7" w14:textId="77777777" w:rsidR="00911ECC" w:rsidRDefault="00911ECC"/>
    <w:p w14:paraId="2C896A88" w14:textId="72F4C7E5" w:rsidR="00911ECC" w:rsidRDefault="00911ECC">
      <w:pPr>
        <w:ind w:firstLineChars="300" w:firstLine="1084"/>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基于分布式开源技术下的企业移动协同办公服务的</w:t>
      </w:r>
      <w:r w:rsidR="0031444E">
        <w:rPr>
          <w:rFonts w:hint="eastAsia"/>
          <w:b/>
          <w:sz w:val="36"/>
          <w:szCs w:val="32"/>
        </w:rPr>
        <w:t>设计与</w:t>
      </w:r>
      <w:r w:rsidR="00501918" w:rsidRPr="00501918">
        <w:rPr>
          <w:rFonts w:hint="eastAsia"/>
          <w:b/>
          <w:sz w:val="36"/>
          <w:szCs w:val="32"/>
        </w:rPr>
        <w:t>实现</w:t>
      </w:r>
    </w:p>
    <w:p w14:paraId="2EC8AA5D" w14:textId="0FE3D418" w:rsidR="00911ECC" w:rsidRDefault="00911ECC">
      <w:pPr>
        <w:ind w:firstLineChars="495" w:firstLine="1590"/>
        <w:rPr>
          <w:b/>
          <w:sz w:val="32"/>
          <w:szCs w:val="32"/>
          <w:u w:val="single"/>
        </w:rPr>
      </w:pPr>
    </w:p>
    <w:p w14:paraId="633C8C26" w14:textId="77777777" w:rsidR="00911ECC" w:rsidRDefault="00911ECC"/>
    <w:p w14:paraId="24D969E5" w14:textId="1943E218" w:rsidR="00911ECC" w:rsidRDefault="00911ECC">
      <w:pPr>
        <w:ind w:firstLineChars="890" w:firstLine="250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pPr>
        <w:ind w:firstLineChars="890" w:firstLine="250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pPr>
        <w:ind w:firstLineChars="890" w:firstLine="250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pPr>
        <w:ind w:firstLineChars="890" w:firstLine="250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pPr>
        <w:ind w:firstLineChars="890" w:firstLine="250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pPr>
        <w:ind w:firstLineChars="890" w:firstLine="2502"/>
        <w:rPr>
          <w:b/>
          <w:sz w:val="28"/>
          <w:szCs w:val="28"/>
          <w:u w:val="single"/>
        </w:rPr>
      </w:pPr>
    </w:p>
    <w:p w14:paraId="2A6E9BDD" w14:textId="300F0075" w:rsidR="00911ECC" w:rsidRDefault="00911ECC">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SimSun" w:hAnsi="SimSun"/>
          <w:sz w:val="24"/>
          <w:szCs w:val="24"/>
        </w:rPr>
      </w:pPr>
      <w:r>
        <w:rPr>
          <w:rFonts w:ascii="SimSun" w:hAnsi="SimSun" w:hint="eastAsia"/>
          <w:sz w:val="24"/>
          <w:szCs w:val="24"/>
        </w:rPr>
        <w:lastRenderedPageBreak/>
        <w:t>独创性（或创新性）声明</w:t>
      </w:r>
    </w:p>
    <w:p w14:paraId="6909B605" w14:textId="77777777" w:rsidR="00911ECC" w:rsidRDefault="00911ECC">
      <w:pPr>
        <w:pStyle w:val="p0"/>
        <w:spacing w:line="400" w:lineRule="atLeast"/>
        <w:jc w:val="center"/>
        <w:rPr>
          <w:rFonts w:ascii="SimSun" w:hAnsi="SimSun"/>
          <w:sz w:val="24"/>
          <w:szCs w:val="24"/>
        </w:rPr>
      </w:pPr>
    </w:p>
    <w:p w14:paraId="3498DD6C" w14:textId="77777777" w:rsidR="00911ECC" w:rsidRDefault="00911ECC">
      <w:pPr>
        <w:pStyle w:val="p16"/>
        <w:spacing w:line="400" w:lineRule="atLeast"/>
        <w:ind w:firstLine="420"/>
        <w:rPr>
          <w:rFonts w:ascii="SimSun" w:hAnsi="SimSun"/>
        </w:rPr>
      </w:pPr>
      <w:r>
        <w:rPr>
          <w:rFonts w:ascii="SimSun" w:hAnsi="SimSun"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SimSun" w:hAnsi="SimSun"/>
          <w:sz w:val="24"/>
          <w:szCs w:val="24"/>
        </w:rPr>
      </w:pPr>
      <w:r>
        <w:rPr>
          <w:rFonts w:ascii="SimSun" w:hAnsi="SimSun"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SimSun" w:hAnsi="SimSun"/>
          <w:sz w:val="24"/>
          <w:szCs w:val="24"/>
        </w:rPr>
      </w:pPr>
    </w:p>
    <w:p w14:paraId="6A59F813" w14:textId="01CE0A6F" w:rsidR="00911ECC" w:rsidRDefault="00911ECC">
      <w:pPr>
        <w:pStyle w:val="p0"/>
        <w:spacing w:line="400" w:lineRule="atLeast"/>
        <w:ind w:firstLine="480"/>
        <w:rPr>
          <w:rFonts w:ascii="SimSun" w:hAnsi="SimSun"/>
          <w:sz w:val="24"/>
          <w:szCs w:val="24"/>
        </w:rPr>
      </w:pPr>
      <w:r>
        <w:rPr>
          <w:rFonts w:ascii="SimSun" w:hAnsi="SimSun"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c"/>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E5D2A26" w:rsidR="00911ECC" w:rsidRDefault="00501918">
      <w:pPr>
        <w:spacing w:line="520" w:lineRule="exact"/>
        <w:jc w:val="center"/>
        <w:rPr>
          <w:bCs/>
          <w:sz w:val="32"/>
          <w:szCs w:val="36"/>
        </w:rPr>
      </w:pPr>
      <w:r w:rsidRPr="00501918">
        <w:rPr>
          <w:rFonts w:eastAsia="SimHei" w:hint="eastAsia"/>
          <w:bCs/>
          <w:sz w:val="32"/>
          <w:szCs w:val="36"/>
        </w:rPr>
        <w:lastRenderedPageBreak/>
        <w:t>基于分布式开源技术下的企业移动协同办公服务的实现</w:t>
      </w:r>
    </w:p>
    <w:p w14:paraId="711A34E4" w14:textId="46A45FAC" w:rsidR="00911ECC" w:rsidRDefault="00911ECC">
      <w:pPr>
        <w:pStyle w:val="ab"/>
        <w:ind w:left="420" w:firstLine="0"/>
      </w:pPr>
    </w:p>
    <w:p w14:paraId="156C14BA" w14:textId="77777777" w:rsidR="00911ECC" w:rsidRDefault="00911ECC">
      <w:pPr>
        <w:pStyle w:val="ab"/>
        <w:ind w:firstLine="0"/>
        <w:jc w:val="center"/>
        <w:rPr>
          <w:rFonts w:ascii="SimHei" w:eastAsia="SimHei"/>
          <w:sz w:val="30"/>
        </w:rPr>
      </w:pPr>
      <w:r>
        <w:rPr>
          <w:rFonts w:ascii="SimHei" w:eastAsia="SimHei" w:hint="eastAsia"/>
          <w:sz w:val="30"/>
        </w:rPr>
        <w:t>摘 要</w:t>
      </w:r>
    </w:p>
    <w:p w14:paraId="6E63EDD2" w14:textId="77777777" w:rsidR="00911ECC" w:rsidRDefault="00911ECC">
      <w:pPr>
        <w:pStyle w:val="ab"/>
        <w:ind w:left="420" w:firstLine="0"/>
      </w:pPr>
    </w:p>
    <w:p w14:paraId="5CEE82D6" w14:textId="362D2ECE" w:rsidR="00757936" w:rsidRPr="00757936" w:rsidRDefault="00757936" w:rsidP="00757936">
      <w:pPr>
        <w:pStyle w:val="ab"/>
        <w:spacing w:line="400" w:lineRule="exact"/>
        <w:ind w:firstLine="573"/>
        <w:rPr>
          <w:sz w:val="28"/>
          <w:szCs w:val="28"/>
        </w:rPr>
      </w:pPr>
      <w:r w:rsidRPr="00757936">
        <w:rPr>
          <w:rFonts w:hint="eastAsia"/>
          <w:sz w:val="28"/>
          <w:szCs w:val="28"/>
        </w:rPr>
        <w:t>近几年，随着智能终端迅速的普及，移动互联网用户呈现爆炸式的增长。庞大的用户基数，对移动端软件的后台服务提出了新的调战。</w:t>
      </w:r>
      <w:r>
        <w:rPr>
          <w:rFonts w:hint="eastAsia"/>
          <w:sz w:val="28"/>
          <w:szCs w:val="28"/>
        </w:rPr>
        <w:t>眼下</w:t>
      </w:r>
      <w:r w:rsidR="00D2780D">
        <w:rPr>
          <w:rFonts w:hint="eastAsia"/>
          <w:sz w:val="28"/>
          <w:szCs w:val="28"/>
        </w:rPr>
        <w:t>用户沟通相关</w:t>
      </w:r>
      <w:r>
        <w:rPr>
          <w:rFonts w:hint="eastAsia"/>
          <w:sz w:val="28"/>
          <w:szCs w:val="28"/>
        </w:rPr>
        <w:t>的</w:t>
      </w:r>
      <w:r w:rsidR="00D2780D">
        <w:rPr>
          <w:rFonts w:hint="eastAsia"/>
          <w:sz w:val="28"/>
          <w:szCs w:val="28"/>
        </w:rPr>
        <w:t>APP中已有了微信、微博等巨头，市场趋于饱和。然而建立在移动互联网上的企业协同与自动化办公却还没有优秀的产品出现。</w:t>
      </w:r>
    </w:p>
    <w:p w14:paraId="451E437A" w14:textId="77777777" w:rsidR="00757936" w:rsidRPr="00757936" w:rsidRDefault="00757936" w:rsidP="00757936">
      <w:pPr>
        <w:pStyle w:val="ab"/>
        <w:spacing w:line="400" w:lineRule="exact"/>
        <w:ind w:firstLine="573"/>
        <w:rPr>
          <w:rFonts w:hint="eastAsia"/>
          <w:sz w:val="28"/>
          <w:szCs w:val="28"/>
        </w:rPr>
      </w:pPr>
      <w:r w:rsidRPr="00757936">
        <w:rPr>
          <w:rFonts w:hint="eastAsia"/>
          <w:sz w:val="28"/>
          <w:szCs w:val="28"/>
        </w:rPr>
        <w:t>之前的PC端的WEB服务，以SSH框架为主。用户从请求到业务处理再到数据持久化过程都被集成到了一个服务中。当在线用户数激增的时候，单点的服务很难保证满足大量的并发用户访问。跟据2/8原则，一个软件的业务，用户80%时间在使用其中20%的功能，所以一个服务并不是所有的业务都会需要很高的性能。过度集中化的框架，很难去跟据用户数变化去调整主要业务的性能。</w:t>
      </w:r>
    </w:p>
    <w:p w14:paraId="2F291A3D" w14:textId="77777777" w:rsidR="00757936" w:rsidRPr="00757936" w:rsidRDefault="00757936" w:rsidP="00757936">
      <w:pPr>
        <w:pStyle w:val="ab"/>
        <w:spacing w:line="400" w:lineRule="exact"/>
        <w:ind w:firstLine="573"/>
        <w:rPr>
          <w:rFonts w:hint="eastAsia"/>
          <w:sz w:val="28"/>
          <w:szCs w:val="28"/>
        </w:rPr>
      </w:pPr>
      <w:r w:rsidRPr="00757936">
        <w:rPr>
          <w:rFonts w:hint="eastAsia"/>
          <w:sz w:val="28"/>
          <w:szCs w:val="28"/>
        </w:rPr>
        <w:t>本文通过介绍分布式服务的思想，结合目前主流的开源社区提供的分布式中间件、服务等技术。设计一个简易的、快速上手的一个高性能分布式服务框架。</w:t>
      </w:r>
    </w:p>
    <w:p w14:paraId="56E0606A" w14:textId="368A9B4D" w:rsidR="00757936" w:rsidRDefault="00757936" w:rsidP="00757936">
      <w:pPr>
        <w:pStyle w:val="ab"/>
        <w:spacing w:line="400" w:lineRule="exact"/>
        <w:ind w:firstLine="573"/>
        <w:rPr>
          <w:sz w:val="28"/>
          <w:szCs w:val="28"/>
        </w:rPr>
      </w:pPr>
      <w:r w:rsidRPr="00757936">
        <w:rPr>
          <w:rFonts w:hint="eastAsia"/>
          <w:sz w:val="28"/>
          <w:szCs w:val="28"/>
        </w:rPr>
        <w:t>论文首先对国内外的分布式技术的发展现状分析。给出一些互联网前沿公司的优秀开源的分布式组件介绍。然后</w:t>
      </w:r>
      <w:r>
        <w:rPr>
          <w:rFonts w:hint="eastAsia"/>
          <w:sz w:val="28"/>
          <w:szCs w:val="28"/>
        </w:rPr>
        <w:t>对分布式的思想与特点进行系统性的阐述，结合作者在公司中一个</w:t>
      </w:r>
      <w:r w:rsidRPr="00757936">
        <w:rPr>
          <w:rFonts w:hint="eastAsia"/>
          <w:sz w:val="28"/>
          <w:szCs w:val="28"/>
        </w:rPr>
        <w:t>基于移动互联网的企业协同产品设计与开发，来详述如何通过这些分布式组件来搭建一个高可用、高性能且易于开发的分布式服务框架。</w:t>
      </w:r>
    </w:p>
    <w:p w14:paraId="598E0035" w14:textId="3586739E" w:rsidR="00911ECC" w:rsidRDefault="00757936" w:rsidP="00757936">
      <w:pPr>
        <w:pStyle w:val="ab"/>
        <w:spacing w:line="400" w:lineRule="exact"/>
        <w:ind w:firstLine="573"/>
        <w:rPr>
          <w:sz w:val="28"/>
          <w:szCs w:val="28"/>
        </w:rPr>
      </w:pPr>
      <w:r w:rsidRPr="00757936">
        <w:rPr>
          <w:rFonts w:hint="eastAsia"/>
          <w:sz w:val="28"/>
          <w:szCs w:val="28"/>
        </w:rPr>
        <w:t>本文给出的分布式系统框架，可以作为一个通用型的产品服务开发框架来参考或使用。</w:t>
      </w:r>
    </w:p>
    <w:p w14:paraId="37AACC38" w14:textId="77777777" w:rsidR="00911ECC" w:rsidRDefault="00911ECC">
      <w:pPr>
        <w:pStyle w:val="ab"/>
        <w:spacing w:line="400" w:lineRule="exact"/>
        <w:ind w:firstLine="573"/>
        <w:rPr>
          <w:sz w:val="28"/>
          <w:szCs w:val="28"/>
        </w:rPr>
      </w:pPr>
    </w:p>
    <w:p w14:paraId="2E694774" w14:textId="3B794811" w:rsidR="00911ECC" w:rsidRDefault="00911ECC">
      <w:pPr>
        <w:pStyle w:val="ab"/>
        <w:spacing w:line="400" w:lineRule="exact"/>
        <w:ind w:firstLine="0"/>
        <w:rPr>
          <w:sz w:val="28"/>
          <w:szCs w:val="28"/>
        </w:rPr>
      </w:pPr>
      <w:r>
        <w:rPr>
          <w:rFonts w:ascii="SimHei" w:eastAsia="SimHei"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ab"/>
        <w:ind w:firstLine="0"/>
        <w:jc w:val="center"/>
        <w:rPr>
          <w:rFonts w:ascii="Times New Roman" w:hAnsi="Times New Roman"/>
          <w:sz w:val="32"/>
        </w:rPr>
      </w:pPr>
      <w:r>
        <w:rPr>
          <w:sz w:val="28"/>
        </w:rPr>
        <w:br w:type="page"/>
      </w:r>
      <w:r w:rsidR="0081642F">
        <w:rPr>
          <w:rFonts w:ascii="Times New Roman" w:hAnsi="Times New Roman"/>
          <w:sz w:val="32"/>
        </w:rPr>
        <w:lastRenderedPageBreak/>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pPr>
        <w:pStyle w:val="ab"/>
        <w:spacing w:line="240" w:lineRule="auto"/>
        <w:ind w:firstLine="0"/>
        <w:jc w:val="center"/>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ab"/>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ab"/>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ab"/>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ab"/>
        <w:rPr>
          <w:rFonts w:ascii="Times New Roman" w:hAnsi="Times New Roman"/>
          <w:sz w:val="24"/>
        </w:rPr>
      </w:pPr>
      <w:r w:rsidRPr="0081642F">
        <w:rPr>
          <w:rFonts w:ascii="Times New Roman" w:hAnsi="Times New Roman"/>
          <w:sz w:val="24"/>
        </w:rPr>
        <w:t xml:space="preserve">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w:t>
      </w:r>
      <w:r w:rsidRPr="0081642F">
        <w:rPr>
          <w:rFonts w:ascii="Times New Roman" w:hAnsi="Times New Roman"/>
          <w:sz w:val="24"/>
        </w:rPr>
        <w:lastRenderedPageBreak/>
        <w:t>distributed service framework development.</w:t>
      </w:r>
    </w:p>
    <w:p w14:paraId="3A339FE8" w14:textId="6B8F8FB1" w:rsidR="00911ECC" w:rsidRPr="0081642F" w:rsidRDefault="0081642F" w:rsidP="0081642F">
      <w:pPr>
        <w:pStyle w:val="ab"/>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ab"/>
        <w:spacing w:line="240" w:lineRule="auto"/>
      </w:pPr>
    </w:p>
    <w:p w14:paraId="3C1A22BE" w14:textId="77777777" w:rsidR="00911ECC" w:rsidRDefault="00911ECC">
      <w:pPr>
        <w:pStyle w:val="ab"/>
        <w:spacing w:line="240" w:lineRule="auto"/>
      </w:pPr>
    </w:p>
    <w:p w14:paraId="51B39615" w14:textId="77777777" w:rsidR="00911ECC" w:rsidRDefault="00911ECC">
      <w:pPr>
        <w:pStyle w:val="ab"/>
        <w:spacing w:line="240" w:lineRule="auto"/>
      </w:pPr>
    </w:p>
    <w:p w14:paraId="78CBB0A1" w14:textId="2F98E5C5" w:rsidR="00911ECC" w:rsidRDefault="00911ECC" w:rsidP="00752CED">
      <w:pPr>
        <w:pStyle w:val="ab"/>
        <w:spacing w:line="240" w:lineRule="auto"/>
        <w:ind w:firstLine="0"/>
        <w:rPr>
          <w:sz w:val="24"/>
        </w:rPr>
        <w:sectPr w:rsidR="00911ECC">
          <w:footerReference w:type="default" r:id="rId12"/>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Microsoft YaHei" w:eastAsia="Microsoft YaHei" w:hAnsi="Microsoft YaHei" w:hint="eastAsia"/>
          <w:sz w:val="22"/>
          <w:szCs w:val="22"/>
        </w:rPr>
        <w:t>Mobile Internet</w:t>
      </w:r>
      <w:r w:rsidR="00525C77">
        <w:rPr>
          <w:rFonts w:ascii="Times New Roman" w:hAnsi="Times New Roman" w:hint="eastAsia"/>
          <w:sz w:val="24"/>
        </w:rPr>
        <w:t xml:space="preserve">, </w:t>
      </w:r>
      <w:r w:rsidR="00525C77">
        <w:rPr>
          <w:rFonts w:ascii="Microsoft YaHei" w:eastAsia="Microsoft YaHei" w:hAnsi="Microsoft YaHei"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b"/>
        <w:spacing w:line="240" w:lineRule="auto"/>
        <w:ind w:firstLine="0"/>
        <w:jc w:val="center"/>
        <w:rPr>
          <w:rFonts w:ascii="SimHei" w:eastAsia="SimHei"/>
          <w:sz w:val="32"/>
        </w:rPr>
      </w:pPr>
      <w:r>
        <w:rPr>
          <w:rFonts w:ascii="SimHei" w:eastAsia="SimHei" w:hint="eastAsia"/>
          <w:sz w:val="32"/>
        </w:rPr>
        <w:lastRenderedPageBreak/>
        <w:t>目  录</w:t>
      </w:r>
    </w:p>
    <w:p w14:paraId="01B479E6" w14:textId="0D439F72" w:rsidR="00911ECC" w:rsidRDefault="00911ECC">
      <w:pPr>
        <w:ind w:left="420"/>
        <w:rPr>
          <w:rFonts w:ascii="SimSun" w:hAnsi="SimSun"/>
        </w:rPr>
      </w:pPr>
    </w:p>
    <w:p w14:paraId="03B51FCF" w14:textId="77777777" w:rsidR="00911ECC" w:rsidRDefault="00911ECC">
      <w:pPr>
        <w:ind w:left="420"/>
        <w:rPr>
          <w:rFonts w:ascii="SimSun" w:hAnsi="SimSun"/>
        </w:rPr>
      </w:pPr>
    </w:p>
    <w:p w14:paraId="49313EA6" w14:textId="0F4643CA" w:rsidR="00F12FE8" w:rsidRDefault="00911ECC">
      <w:pPr>
        <w:pStyle w:val="11"/>
        <w:tabs>
          <w:tab w:val="right" w:leader="dot" w:pos="8296"/>
        </w:tabs>
        <w:rPr>
          <w:rFonts w:asciiTheme="minorHAnsi" w:eastAsiaTheme="minorEastAsia" w:hAnsiTheme="minorHAnsi" w:cstheme="minorBidi"/>
          <w:b w:val="0"/>
          <w:bCs w:val="0"/>
          <w:caps w:val="0"/>
          <w:noProof/>
          <w:kern w:val="0"/>
          <w:sz w:val="22"/>
          <w:szCs w:val="22"/>
        </w:rPr>
      </w:pPr>
      <w:r>
        <w:rPr>
          <w:rFonts w:ascii="SimSun" w:hAnsi="SimSun"/>
          <w:b w:val="0"/>
          <w:bCs w:val="0"/>
          <w:caps w:val="0"/>
          <w:sz w:val="24"/>
        </w:rPr>
        <w:fldChar w:fldCharType="begin"/>
      </w:r>
      <w:r>
        <w:rPr>
          <w:rFonts w:ascii="SimSun" w:hAnsi="SimSun"/>
          <w:b w:val="0"/>
          <w:bCs w:val="0"/>
          <w:caps w:val="0"/>
          <w:sz w:val="24"/>
        </w:rPr>
        <w:instrText xml:space="preserve"> TOC \o "1-3" \h \z </w:instrText>
      </w:r>
      <w:r>
        <w:rPr>
          <w:rFonts w:ascii="SimSun" w:hAnsi="SimSun"/>
          <w:b w:val="0"/>
          <w:bCs w:val="0"/>
          <w:caps w:val="0"/>
          <w:sz w:val="24"/>
        </w:rPr>
        <w:fldChar w:fldCharType="separate"/>
      </w:r>
      <w:hyperlink w:anchor="_Toc451004021" w:history="1">
        <w:r w:rsidR="00F12FE8" w:rsidRPr="00626480">
          <w:rPr>
            <w:rStyle w:val="a6"/>
            <w:rFonts w:eastAsia="SimHei" w:hint="eastAsia"/>
            <w:noProof/>
          </w:rPr>
          <w:t>第一章</w:t>
        </w:r>
        <w:r w:rsidR="00F12FE8" w:rsidRPr="00626480">
          <w:rPr>
            <w:rStyle w:val="a6"/>
            <w:rFonts w:eastAsia="SimHei"/>
            <w:noProof/>
          </w:rPr>
          <w:t xml:space="preserve"> </w:t>
        </w:r>
        <w:r w:rsidR="00F12FE8" w:rsidRPr="00626480">
          <w:rPr>
            <w:rStyle w:val="a6"/>
            <w:rFonts w:eastAsia="SimHei" w:hint="eastAsia"/>
            <w:noProof/>
          </w:rPr>
          <w:t>引言</w:t>
        </w:r>
        <w:r w:rsidR="00F12FE8">
          <w:rPr>
            <w:noProof/>
            <w:webHidden/>
          </w:rPr>
          <w:tab/>
        </w:r>
        <w:r w:rsidR="00F12FE8">
          <w:rPr>
            <w:noProof/>
            <w:webHidden/>
          </w:rPr>
          <w:fldChar w:fldCharType="begin"/>
        </w:r>
        <w:r w:rsidR="00F12FE8">
          <w:rPr>
            <w:noProof/>
            <w:webHidden/>
          </w:rPr>
          <w:instrText xml:space="preserve"> PAGEREF _Toc451004021 \h </w:instrText>
        </w:r>
        <w:r w:rsidR="00F12FE8">
          <w:rPr>
            <w:noProof/>
            <w:webHidden/>
          </w:rPr>
        </w:r>
        <w:r w:rsidR="00F12FE8">
          <w:rPr>
            <w:noProof/>
            <w:webHidden/>
          </w:rPr>
          <w:fldChar w:fldCharType="separate"/>
        </w:r>
        <w:r w:rsidR="00F12FE8">
          <w:rPr>
            <w:noProof/>
            <w:webHidden/>
          </w:rPr>
          <w:t>1</w:t>
        </w:r>
        <w:r w:rsidR="00F12FE8">
          <w:rPr>
            <w:noProof/>
            <w:webHidden/>
          </w:rPr>
          <w:fldChar w:fldCharType="end"/>
        </w:r>
      </w:hyperlink>
    </w:p>
    <w:p w14:paraId="013D556D" w14:textId="65582AC3"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22" w:history="1">
        <w:r w:rsidRPr="00626480">
          <w:rPr>
            <w:rStyle w:val="a6"/>
            <w:rFonts w:ascii="SimHei"/>
            <w:noProof/>
          </w:rPr>
          <w:t>1.1</w:t>
        </w:r>
        <w:r>
          <w:rPr>
            <w:rFonts w:asciiTheme="minorHAnsi" w:eastAsiaTheme="minorEastAsia" w:hAnsiTheme="minorHAnsi" w:cstheme="minorBidi"/>
            <w:smallCaps w:val="0"/>
            <w:noProof/>
            <w:kern w:val="0"/>
            <w:sz w:val="22"/>
            <w:szCs w:val="22"/>
          </w:rPr>
          <w:tab/>
        </w:r>
        <w:r w:rsidRPr="00626480">
          <w:rPr>
            <w:rStyle w:val="a6"/>
            <w:rFonts w:ascii="SimHei" w:hint="eastAsia"/>
            <w:noProof/>
          </w:rPr>
          <w:t>课题背景</w:t>
        </w:r>
        <w:r>
          <w:rPr>
            <w:noProof/>
            <w:webHidden/>
          </w:rPr>
          <w:tab/>
        </w:r>
        <w:r>
          <w:rPr>
            <w:noProof/>
            <w:webHidden/>
          </w:rPr>
          <w:fldChar w:fldCharType="begin"/>
        </w:r>
        <w:r>
          <w:rPr>
            <w:noProof/>
            <w:webHidden/>
          </w:rPr>
          <w:instrText xml:space="preserve"> PAGEREF _Toc451004022 \h </w:instrText>
        </w:r>
        <w:r>
          <w:rPr>
            <w:noProof/>
            <w:webHidden/>
          </w:rPr>
        </w:r>
        <w:r>
          <w:rPr>
            <w:noProof/>
            <w:webHidden/>
          </w:rPr>
          <w:fldChar w:fldCharType="separate"/>
        </w:r>
        <w:r>
          <w:rPr>
            <w:noProof/>
            <w:webHidden/>
          </w:rPr>
          <w:t>1</w:t>
        </w:r>
        <w:r>
          <w:rPr>
            <w:noProof/>
            <w:webHidden/>
          </w:rPr>
          <w:fldChar w:fldCharType="end"/>
        </w:r>
      </w:hyperlink>
    </w:p>
    <w:p w14:paraId="2902F863" w14:textId="504E04B6"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23" w:history="1">
        <w:r w:rsidRPr="00626480">
          <w:rPr>
            <w:rStyle w:val="a6"/>
            <w:rFonts w:ascii="SimHei"/>
            <w:noProof/>
          </w:rPr>
          <w:t>1.2</w:t>
        </w:r>
        <w:r>
          <w:rPr>
            <w:rFonts w:asciiTheme="minorHAnsi" w:eastAsiaTheme="minorEastAsia" w:hAnsiTheme="minorHAnsi" w:cstheme="minorBidi"/>
            <w:smallCaps w:val="0"/>
            <w:noProof/>
            <w:kern w:val="0"/>
            <w:sz w:val="22"/>
            <w:szCs w:val="22"/>
          </w:rPr>
          <w:tab/>
        </w:r>
        <w:r w:rsidRPr="00626480">
          <w:rPr>
            <w:rStyle w:val="a6"/>
            <w:rFonts w:ascii="SimHei" w:hint="eastAsia"/>
            <w:noProof/>
          </w:rPr>
          <w:t>课题任务</w:t>
        </w:r>
        <w:r>
          <w:rPr>
            <w:noProof/>
            <w:webHidden/>
          </w:rPr>
          <w:tab/>
        </w:r>
        <w:r>
          <w:rPr>
            <w:noProof/>
            <w:webHidden/>
          </w:rPr>
          <w:fldChar w:fldCharType="begin"/>
        </w:r>
        <w:r>
          <w:rPr>
            <w:noProof/>
            <w:webHidden/>
          </w:rPr>
          <w:instrText xml:space="preserve"> PAGEREF _Toc451004023 \h </w:instrText>
        </w:r>
        <w:r>
          <w:rPr>
            <w:noProof/>
            <w:webHidden/>
          </w:rPr>
        </w:r>
        <w:r>
          <w:rPr>
            <w:noProof/>
            <w:webHidden/>
          </w:rPr>
          <w:fldChar w:fldCharType="separate"/>
        </w:r>
        <w:r>
          <w:rPr>
            <w:noProof/>
            <w:webHidden/>
          </w:rPr>
          <w:t>1</w:t>
        </w:r>
        <w:r>
          <w:rPr>
            <w:noProof/>
            <w:webHidden/>
          </w:rPr>
          <w:fldChar w:fldCharType="end"/>
        </w:r>
      </w:hyperlink>
    </w:p>
    <w:p w14:paraId="71FFB3DF" w14:textId="1A0773E3" w:rsidR="00F12FE8" w:rsidRDefault="00F12FE8">
      <w:pPr>
        <w:pStyle w:val="31"/>
        <w:tabs>
          <w:tab w:val="right" w:leader="dot" w:pos="8296"/>
        </w:tabs>
        <w:rPr>
          <w:rFonts w:asciiTheme="minorHAnsi" w:eastAsiaTheme="minorEastAsia" w:hAnsiTheme="minorHAnsi" w:cstheme="minorBidi"/>
          <w:i w:val="0"/>
          <w:iCs w:val="0"/>
          <w:noProof/>
          <w:kern w:val="0"/>
          <w:sz w:val="22"/>
          <w:szCs w:val="22"/>
        </w:rPr>
      </w:pPr>
      <w:hyperlink w:anchor="_Toc451004024" w:history="1">
        <w:r w:rsidRPr="00626480">
          <w:rPr>
            <w:rStyle w:val="a6"/>
            <w:rFonts w:ascii="SimHei"/>
            <w:noProof/>
          </w:rPr>
          <w:t xml:space="preserve">1.2.1 </w:t>
        </w:r>
        <w:r w:rsidRPr="00626480">
          <w:rPr>
            <w:rStyle w:val="a6"/>
            <w:rFonts w:ascii="SimHei" w:hint="eastAsia"/>
            <w:noProof/>
          </w:rPr>
          <w:t>课题内容</w:t>
        </w:r>
        <w:r>
          <w:rPr>
            <w:noProof/>
            <w:webHidden/>
          </w:rPr>
          <w:tab/>
        </w:r>
        <w:r>
          <w:rPr>
            <w:noProof/>
            <w:webHidden/>
          </w:rPr>
          <w:fldChar w:fldCharType="begin"/>
        </w:r>
        <w:r>
          <w:rPr>
            <w:noProof/>
            <w:webHidden/>
          </w:rPr>
          <w:instrText xml:space="preserve"> PAGEREF _Toc451004024 \h </w:instrText>
        </w:r>
        <w:r>
          <w:rPr>
            <w:noProof/>
            <w:webHidden/>
          </w:rPr>
        </w:r>
        <w:r>
          <w:rPr>
            <w:noProof/>
            <w:webHidden/>
          </w:rPr>
          <w:fldChar w:fldCharType="separate"/>
        </w:r>
        <w:r>
          <w:rPr>
            <w:noProof/>
            <w:webHidden/>
          </w:rPr>
          <w:t>1</w:t>
        </w:r>
        <w:r>
          <w:rPr>
            <w:noProof/>
            <w:webHidden/>
          </w:rPr>
          <w:fldChar w:fldCharType="end"/>
        </w:r>
      </w:hyperlink>
    </w:p>
    <w:p w14:paraId="79A46968" w14:textId="7BC739F5" w:rsidR="00F12FE8" w:rsidRDefault="00F12FE8">
      <w:pPr>
        <w:pStyle w:val="31"/>
        <w:tabs>
          <w:tab w:val="right" w:leader="dot" w:pos="8296"/>
        </w:tabs>
        <w:rPr>
          <w:rFonts w:asciiTheme="minorHAnsi" w:eastAsiaTheme="minorEastAsia" w:hAnsiTheme="minorHAnsi" w:cstheme="minorBidi"/>
          <w:i w:val="0"/>
          <w:iCs w:val="0"/>
          <w:noProof/>
          <w:kern w:val="0"/>
          <w:sz w:val="22"/>
          <w:szCs w:val="22"/>
        </w:rPr>
      </w:pPr>
      <w:hyperlink w:anchor="_Toc451004025" w:history="1">
        <w:r w:rsidRPr="00626480">
          <w:rPr>
            <w:rStyle w:val="a6"/>
            <w:rFonts w:ascii="SimHei"/>
            <w:noProof/>
          </w:rPr>
          <w:t xml:space="preserve">1.2.2 </w:t>
        </w:r>
        <w:r w:rsidRPr="00626480">
          <w:rPr>
            <w:rStyle w:val="a6"/>
            <w:rFonts w:ascii="SimHei" w:hint="eastAsia"/>
            <w:noProof/>
          </w:rPr>
          <w:t>本人承担任务</w:t>
        </w:r>
        <w:r>
          <w:rPr>
            <w:noProof/>
            <w:webHidden/>
          </w:rPr>
          <w:tab/>
        </w:r>
        <w:r>
          <w:rPr>
            <w:noProof/>
            <w:webHidden/>
          </w:rPr>
          <w:fldChar w:fldCharType="begin"/>
        </w:r>
        <w:r>
          <w:rPr>
            <w:noProof/>
            <w:webHidden/>
          </w:rPr>
          <w:instrText xml:space="preserve"> PAGEREF _Toc451004025 \h </w:instrText>
        </w:r>
        <w:r>
          <w:rPr>
            <w:noProof/>
            <w:webHidden/>
          </w:rPr>
        </w:r>
        <w:r>
          <w:rPr>
            <w:noProof/>
            <w:webHidden/>
          </w:rPr>
          <w:fldChar w:fldCharType="separate"/>
        </w:r>
        <w:r>
          <w:rPr>
            <w:noProof/>
            <w:webHidden/>
          </w:rPr>
          <w:t>1</w:t>
        </w:r>
        <w:r>
          <w:rPr>
            <w:noProof/>
            <w:webHidden/>
          </w:rPr>
          <w:fldChar w:fldCharType="end"/>
        </w:r>
      </w:hyperlink>
    </w:p>
    <w:p w14:paraId="336CB8E3" w14:textId="073ABCCD"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26" w:history="1">
        <w:r w:rsidRPr="00626480">
          <w:rPr>
            <w:rStyle w:val="a6"/>
            <w:rFonts w:ascii="SimHei"/>
            <w:noProof/>
          </w:rPr>
          <w:t>1.3</w:t>
        </w:r>
        <w:r>
          <w:rPr>
            <w:rFonts w:asciiTheme="minorHAnsi" w:eastAsiaTheme="minorEastAsia" w:hAnsiTheme="minorHAnsi" w:cstheme="minorBidi"/>
            <w:smallCaps w:val="0"/>
            <w:noProof/>
            <w:kern w:val="0"/>
            <w:sz w:val="22"/>
            <w:szCs w:val="22"/>
          </w:rPr>
          <w:tab/>
        </w:r>
        <w:r w:rsidRPr="00626480">
          <w:rPr>
            <w:rStyle w:val="a6"/>
            <w:rFonts w:ascii="SimHei" w:hint="eastAsia"/>
            <w:noProof/>
          </w:rPr>
          <w:t>论文结构</w:t>
        </w:r>
        <w:r>
          <w:rPr>
            <w:noProof/>
            <w:webHidden/>
          </w:rPr>
          <w:tab/>
        </w:r>
        <w:r>
          <w:rPr>
            <w:noProof/>
            <w:webHidden/>
          </w:rPr>
          <w:fldChar w:fldCharType="begin"/>
        </w:r>
        <w:r>
          <w:rPr>
            <w:noProof/>
            <w:webHidden/>
          </w:rPr>
          <w:instrText xml:space="preserve"> PAGEREF _Toc451004026 \h </w:instrText>
        </w:r>
        <w:r>
          <w:rPr>
            <w:noProof/>
            <w:webHidden/>
          </w:rPr>
        </w:r>
        <w:r>
          <w:rPr>
            <w:noProof/>
            <w:webHidden/>
          </w:rPr>
          <w:fldChar w:fldCharType="separate"/>
        </w:r>
        <w:r>
          <w:rPr>
            <w:noProof/>
            <w:webHidden/>
          </w:rPr>
          <w:t>1</w:t>
        </w:r>
        <w:r>
          <w:rPr>
            <w:noProof/>
            <w:webHidden/>
          </w:rPr>
          <w:fldChar w:fldCharType="end"/>
        </w:r>
      </w:hyperlink>
    </w:p>
    <w:p w14:paraId="6CFDAAEA" w14:textId="1074CBBC" w:rsidR="00F12FE8" w:rsidRDefault="00F12FE8">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04027" w:history="1">
        <w:r w:rsidRPr="00626480">
          <w:rPr>
            <w:rStyle w:val="a6"/>
            <w:rFonts w:ascii="SimHei" w:eastAsia="SimHei" w:hint="eastAsia"/>
            <w:noProof/>
          </w:rPr>
          <w:t>第二章</w:t>
        </w:r>
        <w:r w:rsidRPr="00626480">
          <w:rPr>
            <w:rStyle w:val="a6"/>
            <w:rFonts w:ascii="SimHei" w:eastAsia="SimHei"/>
            <w:noProof/>
          </w:rPr>
          <w:t xml:space="preserve"> </w:t>
        </w:r>
        <w:r w:rsidRPr="00626480">
          <w:rPr>
            <w:rStyle w:val="a6"/>
            <w:rFonts w:ascii="SimHei" w:eastAsia="SimHei" w:hint="eastAsia"/>
            <w:noProof/>
          </w:rPr>
          <w:t>关键技术介绍</w:t>
        </w:r>
        <w:r>
          <w:rPr>
            <w:noProof/>
            <w:webHidden/>
          </w:rPr>
          <w:tab/>
        </w:r>
        <w:r>
          <w:rPr>
            <w:noProof/>
            <w:webHidden/>
          </w:rPr>
          <w:fldChar w:fldCharType="begin"/>
        </w:r>
        <w:r>
          <w:rPr>
            <w:noProof/>
            <w:webHidden/>
          </w:rPr>
          <w:instrText xml:space="preserve"> PAGEREF _Toc451004027 \h </w:instrText>
        </w:r>
        <w:r>
          <w:rPr>
            <w:noProof/>
            <w:webHidden/>
          </w:rPr>
        </w:r>
        <w:r>
          <w:rPr>
            <w:noProof/>
            <w:webHidden/>
          </w:rPr>
          <w:fldChar w:fldCharType="separate"/>
        </w:r>
        <w:r>
          <w:rPr>
            <w:noProof/>
            <w:webHidden/>
          </w:rPr>
          <w:t>2</w:t>
        </w:r>
        <w:r>
          <w:rPr>
            <w:noProof/>
            <w:webHidden/>
          </w:rPr>
          <w:fldChar w:fldCharType="end"/>
        </w:r>
      </w:hyperlink>
    </w:p>
    <w:p w14:paraId="5A92B3AA" w14:textId="50EFF6C3"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28" w:history="1">
        <w:r w:rsidRPr="00626480">
          <w:rPr>
            <w:rStyle w:val="a6"/>
            <w:noProof/>
          </w:rPr>
          <w:t>2.1</w:t>
        </w:r>
        <w:r>
          <w:rPr>
            <w:rFonts w:asciiTheme="minorHAnsi" w:eastAsiaTheme="minorEastAsia" w:hAnsiTheme="minorHAnsi" w:cstheme="minorBidi"/>
            <w:smallCaps w:val="0"/>
            <w:noProof/>
            <w:kern w:val="0"/>
            <w:sz w:val="22"/>
            <w:szCs w:val="22"/>
          </w:rPr>
          <w:tab/>
        </w:r>
        <w:r w:rsidRPr="00626480">
          <w:rPr>
            <w:rStyle w:val="a6"/>
            <w:noProof/>
          </w:rPr>
          <w:t>Thrift — RPC Framework</w:t>
        </w:r>
        <w:r>
          <w:rPr>
            <w:noProof/>
            <w:webHidden/>
          </w:rPr>
          <w:tab/>
        </w:r>
        <w:r>
          <w:rPr>
            <w:noProof/>
            <w:webHidden/>
          </w:rPr>
          <w:fldChar w:fldCharType="begin"/>
        </w:r>
        <w:r>
          <w:rPr>
            <w:noProof/>
            <w:webHidden/>
          </w:rPr>
          <w:instrText xml:space="preserve"> PAGEREF _Toc451004028 \h </w:instrText>
        </w:r>
        <w:r>
          <w:rPr>
            <w:noProof/>
            <w:webHidden/>
          </w:rPr>
        </w:r>
        <w:r>
          <w:rPr>
            <w:noProof/>
            <w:webHidden/>
          </w:rPr>
          <w:fldChar w:fldCharType="separate"/>
        </w:r>
        <w:r>
          <w:rPr>
            <w:noProof/>
            <w:webHidden/>
          </w:rPr>
          <w:t>2</w:t>
        </w:r>
        <w:r>
          <w:rPr>
            <w:noProof/>
            <w:webHidden/>
          </w:rPr>
          <w:fldChar w:fldCharType="end"/>
        </w:r>
      </w:hyperlink>
    </w:p>
    <w:p w14:paraId="490366E3" w14:textId="4FBA4347"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29" w:history="1">
        <w:r w:rsidRPr="00626480">
          <w:rPr>
            <w:rStyle w:val="a6"/>
            <w:rFonts w:ascii="SimHei"/>
            <w:noProof/>
          </w:rPr>
          <w:t>2.2</w:t>
        </w:r>
        <w:r>
          <w:rPr>
            <w:rFonts w:asciiTheme="minorHAnsi" w:eastAsiaTheme="minorEastAsia" w:hAnsiTheme="minorHAnsi" w:cstheme="minorBidi"/>
            <w:smallCaps w:val="0"/>
            <w:noProof/>
            <w:kern w:val="0"/>
            <w:sz w:val="22"/>
            <w:szCs w:val="22"/>
          </w:rPr>
          <w:tab/>
        </w:r>
        <w:r w:rsidRPr="00626480">
          <w:rPr>
            <w:rStyle w:val="a6"/>
            <w:rFonts w:ascii="SimHei" w:hint="eastAsia"/>
            <w:noProof/>
          </w:rPr>
          <w:t>分布式服务框架</w:t>
        </w:r>
        <w:r w:rsidRPr="00626480">
          <w:rPr>
            <w:rStyle w:val="a6"/>
            <w:rFonts w:ascii="SimHei"/>
            <w:noProof/>
          </w:rPr>
          <w:t xml:space="preserve"> Zookeeper</w:t>
        </w:r>
        <w:r>
          <w:rPr>
            <w:noProof/>
            <w:webHidden/>
          </w:rPr>
          <w:tab/>
        </w:r>
        <w:r>
          <w:rPr>
            <w:noProof/>
            <w:webHidden/>
          </w:rPr>
          <w:fldChar w:fldCharType="begin"/>
        </w:r>
        <w:r>
          <w:rPr>
            <w:noProof/>
            <w:webHidden/>
          </w:rPr>
          <w:instrText xml:space="preserve"> PAGEREF _Toc451004029 \h </w:instrText>
        </w:r>
        <w:r>
          <w:rPr>
            <w:noProof/>
            <w:webHidden/>
          </w:rPr>
        </w:r>
        <w:r>
          <w:rPr>
            <w:noProof/>
            <w:webHidden/>
          </w:rPr>
          <w:fldChar w:fldCharType="separate"/>
        </w:r>
        <w:r>
          <w:rPr>
            <w:noProof/>
            <w:webHidden/>
          </w:rPr>
          <w:t>2</w:t>
        </w:r>
        <w:r>
          <w:rPr>
            <w:noProof/>
            <w:webHidden/>
          </w:rPr>
          <w:fldChar w:fldCharType="end"/>
        </w:r>
      </w:hyperlink>
    </w:p>
    <w:p w14:paraId="228EDC0C" w14:textId="25C7D4A4"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30" w:history="1">
        <w:r w:rsidRPr="00626480">
          <w:rPr>
            <w:rStyle w:val="a6"/>
            <w:rFonts w:ascii="SimHei"/>
            <w:noProof/>
          </w:rPr>
          <w:t>2.3</w:t>
        </w:r>
        <w:r>
          <w:rPr>
            <w:rFonts w:asciiTheme="minorHAnsi" w:eastAsiaTheme="minorEastAsia" w:hAnsiTheme="minorHAnsi" w:cstheme="minorBidi"/>
            <w:smallCaps w:val="0"/>
            <w:noProof/>
            <w:kern w:val="0"/>
            <w:sz w:val="22"/>
            <w:szCs w:val="22"/>
          </w:rPr>
          <w:tab/>
        </w:r>
        <w:r w:rsidRPr="00626480">
          <w:rPr>
            <w:rStyle w:val="a6"/>
            <w:rFonts w:ascii="SimHei" w:hint="eastAsia"/>
            <w:noProof/>
          </w:rPr>
          <w:t>服务器缓存服务</w:t>
        </w:r>
        <w:r w:rsidRPr="00626480">
          <w:rPr>
            <w:rStyle w:val="a6"/>
            <w:rFonts w:ascii="SimHei"/>
            <w:noProof/>
          </w:rPr>
          <w:t xml:space="preserve">  Redis</w:t>
        </w:r>
        <w:r>
          <w:rPr>
            <w:noProof/>
            <w:webHidden/>
          </w:rPr>
          <w:tab/>
        </w:r>
        <w:r>
          <w:rPr>
            <w:noProof/>
            <w:webHidden/>
          </w:rPr>
          <w:fldChar w:fldCharType="begin"/>
        </w:r>
        <w:r>
          <w:rPr>
            <w:noProof/>
            <w:webHidden/>
          </w:rPr>
          <w:instrText xml:space="preserve"> PAGEREF _Toc451004030 \h </w:instrText>
        </w:r>
        <w:r>
          <w:rPr>
            <w:noProof/>
            <w:webHidden/>
          </w:rPr>
        </w:r>
        <w:r>
          <w:rPr>
            <w:noProof/>
            <w:webHidden/>
          </w:rPr>
          <w:fldChar w:fldCharType="separate"/>
        </w:r>
        <w:r>
          <w:rPr>
            <w:noProof/>
            <w:webHidden/>
          </w:rPr>
          <w:t>3</w:t>
        </w:r>
        <w:r>
          <w:rPr>
            <w:noProof/>
            <w:webHidden/>
          </w:rPr>
          <w:fldChar w:fldCharType="end"/>
        </w:r>
      </w:hyperlink>
    </w:p>
    <w:p w14:paraId="5D9C7A12" w14:textId="32BDEE4B"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31" w:history="1">
        <w:r w:rsidRPr="00626480">
          <w:rPr>
            <w:rStyle w:val="a6"/>
            <w:noProof/>
          </w:rPr>
          <w:t>2.4</w:t>
        </w:r>
        <w:r>
          <w:rPr>
            <w:rFonts w:asciiTheme="minorHAnsi" w:eastAsiaTheme="minorEastAsia" w:hAnsiTheme="minorHAnsi" w:cstheme="minorBidi"/>
            <w:smallCaps w:val="0"/>
            <w:noProof/>
            <w:kern w:val="0"/>
            <w:sz w:val="22"/>
            <w:szCs w:val="22"/>
          </w:rPr>
          <w:tab/>
        </w:r>
        <w:r w:rsidRPr="00626480">
          <w:rPr>
            <w:rStyle w:val="a6"/>
            <w:noProof/>
          </w:rPr>
          <w:t>NoSql</w:t>
        </w:r>
        <w:r w:rsidRPr="00626480">
          <w:rPr>
            <w:rStyle w:val="a6"/>
            <w:rFonts w:hint="eastAsia"/>
            <w:noProof/>
          </w:rPr>
          <w:t>数据库</w:t>
        </w:r>
        <w:r w:rsidRPr="00626480">
          <w:rPr>
            <w:rStyle w:val="a6"/>
            <w:noProof/>
          </w:rPr>
          <w:t xml:space="preserve"> MongoDB</w:t>
        </w:r>
        <w:r>
          <w:rPr>
            <w:noProof/>
            <w:webHidden/>
          </w:rPr>
          <w:tab/>
        </w:r>
        <w:r>
          <w:rPr>
            <w:noProof/>
            <w:webHidden/>
          </w:rPr>
          <w:fldChar w:fldCharType="begin"/>
        </w:r>
        <w:r>
          <w:rPr>
            <w:noProof/>
            <w:webHidden/>
          </w:rPr>
          <w:instrText xml:space="preserve"> PAGEREF _Toc451004031 \h </w:instrText>
        </w:r>
        <w:r>
          <w:rPr>
            <w:noProof/>
            <w:webHidden/>
          </w:rPr>
        </w:r>
        <w:r>
          <w:rPr>
            <w:noProof/>
            <w:webHidden/>
          </w:rPr>
          <w:fldChar w:fldCharType="separate"/>
        </w:r>
        <w:r>
          <w:rPr>
            <w:noProof/>
            <w:webHidden/>
          </w:rPr>
          <w:t>4</w:t>
        </w:r>
        <w:r>
          <w:rPr>
            <w:noProof/>
            <w:webHidden/>
          </w:rPr>
          <w:fldChar w:fldCharType="end"/>
        </w:r>
      </w:hyperlink>
    </w:p>
    <w:p w14:paraId="5703E9D7" w14:textId="41768B84"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32" w:history="1">
        <w:r w:rsidRPr="00626480">
          <w:rPr>
            <w:rStyle w:val="a6"/>
            <w:noProof/>
          </w:rPr>
          <w:t>2.5</w:t>
        </w:r>
        <w:r>
          <w:rPr>
            <w:rFonts w:asciiTheme="minorHAnsi" w:eastAsiaTheme="minorEastAsia" w:hAnsiTheme="minorHAnsi" w:cstheme="minorBidi"/>
            <w:smallCaps w:val="0"/>
            <w:noProof/>
            <w:kern w:val="0"/>
            <w:sz w:val="22"/>
            <w:szCs w:val="22"/>
          </w:rPr>
          <w:tab/>
        </w:r>
        <w:r w:rsidRPr="00626480">
          <w:rPr>
            <w:rStyle w:val="a6"/>
            <w:rFonts w:hint="eastAsia"/>
            <w:noProof/>
          </w:rPr>
          <w:t>本章小结</w:t>
        </w:r>
        <w:r>
          <w:rPr>
            <w:noProof/>
            <w:webHidden/>
          </w:rPr>
          <w:tab/>
        </w:r>
        <w:r>
          <w:rPr>
            <w:noProof/>
            <w:webHidden/>
          </w:rPr>
          <w:fldChar w:fldCharType="begin"/>
        </w:r>
        <w:r>
          <w:rPr>
            <w:noProof/>
            <w:webHidden/>
          </w:rPr>
          <w:instrText xml:space="preserve"> PAGEREF _Toc451004032 \h </w:instrText>
        </w:r>
        <w:r>
          <w:rPr>
            <w:noProof/>
            <w:webHidden/>
          </w:rPr>
        </w:r>
        <w:r>
          <w:rPr>
            <w:noProof/>
            <w:webHidden/>
          </w:rPr>
          <w:fldChar w:fldCharType="separate"/>
        </w:r>
        <w:r>
          <w:rPr>
            <w:noProof/>
            <w:webHidden/>
          </w:rPr>
          <w:t>5</w:t>
        </w:r>
        <w:r>
          <w:rPr>
            <w:noProof/>
            <w:webHidden/>
          </w:rPr>
          <w:fldChar w:fldCharType="end"/>
        </w:r>
      </w:hyperlink>
    </w:p>
    <w:p w14:paraId="4C2ECD1F" w14:textId="1756B2A5" w:rsidR="00F12FE8" w:rsidRDefault="00F12FE8">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04033" w:history="1">
        <w:r w:rsidRPr="00626480">
          <w:rPr>
            <w:rStyle w:val="a6"/>
            <w:rFonts w:ascii="SimHei" w:eastAsia="SimHei" w:hint="eastAsia"/>
            <w:noProof/>
          </w:rPr>
          <w:t>第三章</w:t>
        </w:r>
        <w:r w:rsidRPr="00626480">
          <w:rPr>
            <w:rStyle w:val="a6"/>
            <w:rFonts w:ascii="SimHei" w:eastAsia="SimHei"/>
            <w:noProof/>
          </w:rPr>
          <w:t xml:space="preserve"> </w:t>
        </w:r>
        <w:r w:rsidRPr="00626480">
          <w:rPr>
            <w:rStyle w:val="a6"/>
            <w:rFonts w:ascii="SimHei" w:eastAsia="SimHei" w:hint="eastAsia"/>
            <w:noProof/>
          </w:rPr>
          <w:t>分布式系统介绍</w:t>
        </w:r>
        <w:r>
          <w:rPr>
            <w:noProof/>
            <w:webHidden/>
          </w:rPr>
          <w:tab/>
        </w:r>
        <w:r>
          <w:rPr>
            <w:noProof/>
            <w:webHidden/>
          </w:rPr>
          <w:fldChar w:fldCharType="begin"/>
        </w:r>
        <w:r>
          <w:rPr>
            <w:noProof/>
            <w:webHidden/>
          </w:rPr>
          <w:instrText xml:space="preserve"> PAGEREF _Toc451004033 \h </w:instrText>
        </w:r>
        <w:r>
          <w:rPr>
            <w:noProof/>
            <w:webHidden/>
          </w:rPr>
        </w:r>
        <w:r>
          <w:rPr>
            <w:noProof/>
            <w:webHidden/>
          </w:rPr>
          <w:fldChar w:fldCharType="separate"/>
        </w:r>
        <w:r>
          <w:rPr>
            <w:noProof/>
            <w:webHidden/>
          </w:rPr>
          <w:t>6</w:t>
        </w:r>
        <w:r>
          <w:rPr>
            <w:noProof/>
            <w:webHidden/>
          </w:rPr>
          <w:fldChar w:fldCharType="end"/>
        </w:r>
      </w:hyperlink>
    </w:p>
    <w:p w14:paraId="3A800D4E" w14:textId="1ECB93F7"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34" w:history="1">
        <w:r w:rsidRPr="00626480">
          <w:rPr>
            <w:rStyle w:val="a6"/>
            <w:noProof/>
          </w:rPr>
          <w:t>3.1</w:t>
        </w:r>
        <w:r>
          <w:rPr>
            <w:rFonts w:asciiTheme="minorHAnsi" w:eastAsiaTheme="minorEastAsia" w:hAnsiTheme="minorHAnsi" w:cstheme="minorBidi"/>
            <w:smallCaps w:val="0"/>
            <w:noProof/>
            <w:kern w:val="0"/>
            <w:sz w:val="22"/>
            <w:szCs w:val="22"/>
          </w:rPr>
          <w:tab/>
        </w:r>
        <w:r w:rsidRPr="00626480">
          <w:rPr>
            <w:rStyle w:val="a6"/>
            <w:rFonts w:hint="eastAsia"/>
            <w:noProof/>
          </w:rPr>
          <w:t>分布式系统的定义</w:t>
        </w:r>
        <w:r>
          <w:rPr>
            <w:noProof/>
            <w:webHidden/>
          </w:rPr>
          <w:tab/>
        </w:r>
        <w:r>
          <w:rPr>
            <w:noProof/>
            <w:webHidden/>
          </w:rPr>
          <w:fldChar w:fldCharType="begin"/>
        </w:r>
        <w:r>
          <w:rPr>
            <w:noProof/>
            <w:webHidden/>
          </w:rPr>
          <w:instrText xml:space="preserve"> PAGEREF _Toc451004034 \h </w:instrText>
        </w:r>
        <w:r>
          <w:rPr>
            <w:noProof/>
            <w:webHidden/>
          </w:rPr>
        </w:r>
        <w:r>
          <w:rPr>
            <w:noProof/>
            <w:webHidden/>
          </w:rPr>
          <w:fldChar w:fldCharType="separate"/>
        </w:r>
        <w:r>
          <w:rPr>
            <w:noProof/>
            <w:webHidden/>
          </w:rPr>
          <w:t>6</w:t>
        </w:r>
        <w:r>
          <w:rPr>
            <w:noProof/>
            <w:webHidden/>
          </w:rPr>
          <w:fldChar w:fldCharType="end"/>
        </w:r>
      </w:hyperlink>
    </w:p>
    <w:p w14:paraId="5D8B4A84" w14:textId="7105E9A4"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35" w:history="1">
        <w:r w:rsidRPr="00626480">
          <w:rPr>
            <w:rStyle w:val="a6"/>
            <w:noProof/>
          </w:rPr>
          <w:t>3.2</w:t>
        </w:r>
        <w:r>
          <w:rPr>
            <w:rFonts w:asciiTheme="minorHAnsi" w:eastAsiaTheme="minorEastAsia" w:hAnsiTheme="minorHAnsi" w:cstheme="minorBidi"/>
            <w:smallCaps w:val="0"/>
            <w:noProof/>
            <w:kern w:val="0"/>
            <w:sz w:val="22"/>
            <w:szCs w:val="22"/>
          </w:rPr>
          <w:tab/>
        </w:r>
        <w:r w:rsidRPr="00626480">
          <w:rPr>
            <w:rStyle w:val="a6"/>
            <w:noProof/>
          </w:rPr>
          <w:t>CAP</w:t>
        </w:r>
        <w:r w:rsidRPr="00626480">
          <w:rPr>
            <w:rStyle w:val="a6"/>
            <w:rFonts w:hint="eastAsia"/>
            <w:noProof/>
          </w:rPr>
          <w:t>定律</w:t>
        </w:r>
        <w:r>
          <w:rPr>
            <w:noProof/>
            <w:webHidden/>
          </w:rPr>
          <w:tab/>
        </w:r>
        <w:r>
          <w:rPr>
            <w:noProof/>
            <w:webHidden/>
          </w:rPr>
          <w:fldChar w:fldCharType="begin"/>
        </w:r>
        <w:r>
          <w:rPr>
            <w:noProof/>
            <w:webHidden/>
          </w:rPr>
          <w:instrText xml:space="preserve"> PAGEREF _Toc451004035 \h </w:instrText>
        </w:r>
        <w:r>
          <w:rPr>
            <w:noProof/>
            <w:webHidden/>
          </w:rPr>
        </w:r>
        <w:r>
          <w:rPr>
            <w:noProof/>
            <w:webHidden/>
          </w:rPr>
          <w:fldChar w:fldCharType="separate"/>
        </w:r>
        <w:r>
          <w:rPr>
            <w:noProof/>
            <w:webHidden/>
          </w:rPr>
          <w:t>7</w:t>
        </w:r>
        <w:r>
          <w:rPr>
            <w:noProof/>
            <w:webHidden/>
          </w:rPr>
          <w:fldChar w:fldCharType="end"/>
        </w:r>
      </w:hyperlink>
    </w:p>
    <w:p w14:paraId="43B69A58" w14:textId="4AD6B37D"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36" w:history="1">
        <w:r w:rsidRPr="00626480">
          <w:rPr>
            <w:rStyle w:val="a6"/>
            <w:noProof/>
          </w:rPr>
          <w:t>3.3</w:t>
        </w:r>
        <w:r>
          <w:rPr>
            <w:rFonts w:asciiTheme="minorHAnsi" w:eastAsiaTheme="minorEastAsia" w:hAnsiTheme="minorHAnsi" w:cstheme="minorBidi"/>
            <w:smallCaps w:val="0"/>
            <w:noProof/>
            <w:kern w:val="0"/>
            <w:sz w:val="22"/>
            <w:szCs w:val="22"/>
          </w:rPr>
          <w:tab/>
        </w:r>
        <w:r w:rsidRPr="00626480">
          <w:rPr>
            <w:rStyle w:val="a6"/>
            <w:rFonts w:hint="eastAsia"/>
            <w:noProof/>
          </w:rPr>
          <w:t>现代分布式系统的特点</w:t>
        </w:r>
        <w:r>
          <w:rPr>
            <w:noProof/>
            <w:webHidden/>
          </w:rPr>
          <w:tab/>
        </w:r>
        <w:r>
          <w:rPr>
            <w:noProof/>
            <w:webHidden/>
          </w:rPr>
          <w:fldChar w:fldCharType="begin"/>
        </w:r>
        <w:r>
          <w:rPr>
            <w:noProof/>
            <w:webHidden/>
          </w:rPr>
          <w:instrText xml:space="preserve"> PAGEREF _Toc451004036 \h </w:instrText>
        </w:r>
        <w:r>
          <w:rPr>
            <w:noProof/>
            <w:webHidden/>
          </w:rPr>
        </w:r>
        <w:r>
          <w:rPr>
            <w:noProof/>
            <w:webHidden/>
          </w:rPr>
          <w:fldChar w:fldCharType="separate"/>
        </w:r>
        <w:r>
          <w:rPr>
            <w:noProof/>
            <w:webHidden/>
          </w:rPr>
          <w:t>7</w:t>
        </w:r>
        <w:r>
          <w:rPr>
            <w:noProof/>
            <w:webHidden/>
          </w:rPr>
          <w:fldChar w:fldCharType="end"/>
        </w:r>
      </w:hyperlink>
    </w:p>
    <w:p w14:paraId="4F4C0D7E" w14:textId="3C4EAF2E" w:rsidR="00F12FE8" w:rsidRDefault="00F12FE8">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04037" w:history="1">
        <w:r w:rsidRPr="00626480">
          <w:rPr>
            <w:rStyle w:val="a6"/>
            <w:rFonts w:ascii="SimHei" w:eastAsia="SimHei" w:hint="eastAsia"/>
            <w:noProof/>
          </w:rPr>
          <w:t>第四章</w:t>
        </w:r>
        <w:r w:rsidRPr="00626480">
          <w:rPr>
            <w:rStyle w:val="a6"/>
            <w:rFonts w:ascii="SimHei" w:eastAsia="SimHei"/>
            <w:noProof/>
          </w:rPr>
          <w:t xml:space="preserve"> </w:t>
        </w:r>
        <w:r w:rsidRPr="00626480">
          <w:rPr>
            <w:rStyle w:val="a6"/>
            <w:rFonts w:ascii="SimHei" w:eastAsia="SimHei" w:hint="eastAsia"/>
            <w:noProof/>
          </w:rPr>
          <w:t>工作圈的需求分析</w:t>
        </w:r>
        <w:r>
          <w:rPr>
            <w:noProof/>
            <w:webHidden/>
          </w:rPr>
          <w:tab/>
        </w:r>
        <w:r>
          <w:rPr>
            <w:noProof/>
            <w:webHidden/>
          </w:rPr>
          <w:fldChar w:fldCharType="begin"/>
        </w:r>
        <w:r>
          <w:rPr>
            <w:noProof/>
            <w:webHidden/>
          </w:rPr>
          <w:instrText xml:space="preserve"> PAGEREF _Toc451004037 \h </w:instrText>
        </w:r>
        <w:r>
          <w:rPr>
            <w:noProof/>
            <w:webHidden/>
          </w:rPr>
        </w:r>
        <w:r>
          <w:rPr>
            <w:noProof/>
            <w:webHidden/>
          </w:rPr>
          <w:fldChar w:fldCharType="separate"/>
        </w:r>
        <w:r>
          <w:rPr>
            <w:noProof/>
            <w:webHidden/>
          </w:rPr>
          <w:t>10</w:t>
        </w:r>
        <w:r>
          <w:rPr>
            <w:noProof/>
            <w:webHidden/>
          </w:rPr>
          <w:fldChar w:fldCharType="end"/>
        </w:r>
      </w:hyperlink>
    </w:p>
    <w:p w14:paraId="33AE675A" w14:textId="3E61E797"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38" w:history="1">
        <w:r w:rsidRPr="00626480">
          <w:rPr>
            <w:rStyle w:val="a6"/>
            <w:noProof/>
          </w:rPr>
          <w:t>4.1</w:t>
        </w:r>
        <w:r>
          <w:rPr>
            <w:rFonts w:asciiTheme="minorHAnsi" w:eastAsiaTheme="minorEastAsia" w:hAnsiTheme="minorHAnsi" w:cstheme="minorBidi"/>
            <w:smallCaps w:val="0"/>
            <w:noProof/>
            <w:kern w:val="0"/>
            <w:sz w:val="22"/>
            <w:szCs w:val="22"/>
          </w:rPr>
          <w:tab/>
        </w:r>
        <w:r w:rsidRPr="00626480">
          <w:rPr>
            <w:rStyle w:val="a6"/>
            <w:rFonts w:hint="eastAsia"/>
            <w:noProof/>
          </w:rPr>
          <w:t>系统用户角色分析</w:t>
        </w:r>
        <w:r>
          <w:rPr>
            <w:noProof/>
            <w:webHidden/>
          </w:rPr>
          <w:tab/>
        </w:r>
        <w:r>
          <w:rPr>
            <w:noProof/>
            <w:webHidden/>
          </w:rPr>
          <w:fldChar w:fldCharType="begin"/>
        </w:r>
        <w:r>
          <w:rPr>
            <w:noProof/>
            <w:webHidden/>
          </w:rPr>
          <w:instrText xml:space="preserve"> PAGEREF _Toc451004038 \h </w:instrText>
        </w:r>
        <w:r>
          <w:rPr>
            <w:noProof/>
            <w:webHidden/>
          </w:rPr>
        </w:r>
        <w:r>
          <w:rPr>
            <w:noProof/>
            <w:webHidden/>
          </w:rPr>
          <w:fldChar w:fldCharType="separate"/>
        </w:r>
        <w:r>
          <w:rPr>
            <w:noProof/>
            <w:webHidden/>
          </w:rPr>
          <w:t>10</w:t>
        </w:r>
        <w:r>
          <w:rPr>
            <w:noProof/>
            <w:webHidden/>
          </w:rPr>
          <w:fldChar w:fldCharType="end"/>
        </w:r>
      </w:hyperlink>
    </w:p>
    <w:p w14:paraId="44BFB399" w14:textId="242F438B"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39" w:history="1">
        <w:r w:rsidRPr="00626480">
          <w:rPr>
            <w:rStyle w:val="a6"/>
            <w:noProof/>
          </w:rPr>
          <w:t>4.2</w:t>
        </w:r>
        <w:r>
          <w:rPr>
            <w:rFonts w:asciiTheme="minorHAnsi" w:eastAsiaTheme="minorEastAsia" w:hAnsiTheme="minorHAnsi" w:cstheme="minorBidi"/>
            <w:smallCaps w:val="0"/>
            <w:noProof/>
            <w:kern w:val="0"/>
            <w:sz w:val="22"/>
            <w:szCs w:val="22"/>
          </w:rPr>
          <w:tab/>
        </w:r>
        <w:r w:rsidRPr="00626480">
          <w:rPr>
            <w:rStyle w:val="a6"/>
            <w:rFonts w:hint="eastAsia"/>
            <w:noProof/>
          </w:rPr>
          <w:t>系统功能需求分析</w:t>
        </w:r>
        <w:r>
          <w:rPr>
            <w:noProof/>
            <w:webHidden/>
          </w:rPr>
          <w:tab/>
        </w:r>
        <w:r>
          <w:rPr>
            <w:noProof/>
            <w:webHidden/>
          </w:rPr>
          <w:fldChar w:fldCharType="begin"/>
        </w:r>
        <w:r>
          <w:rPr>
            <w:noProof/>
            <w:webHidden/>
          </w:rPr>
          <w:instrText xml:space="preserve"> PAGEREF _Toc451004039 \h </w:instrText>
        </w:r>
        <w:r>
          <w:rPr>
            <w:noProof/>
            <w:webHidden/>
          </w:rPr>
        </w:r>
        <w:r>
          <w:rPr>
            <w:noProof/>
            <w:webHidden/>
          </w:rPr>
          <w:fldChar w:fldCharType="separate"/>
        </w:r>
        <w:r>
          <w:rPr>
            <w:noProof/>
            <w:webHidden/>
          </w:rPr>
          <w:t>10</w:t>
        </w:r>
        <w:r>
          <w:rPr>
            <w:noProof/>
            <w:webHidden/>
          </w:rPr>
          <w:fldChar w:fldCharType="end"/>
        </w:r>
      </w:hyperlink>
    </w:p>
    <w:p w14:paraId="0959CE80" w14:textId="57E01DC9"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40" w:history="1">
        <w:r w:rsidRPr="00626480">
          <w:rPr>
            <w:rStyle w:val="a6"/>
            <w:noProof/>
          </w:rPr>
          <w:t>4.3</w:t>
        </w:r>
        <w:r>
          <w:rPr>
            <w:rFonts w:asciiTheme="minorHAnsi" w:eastAsiaTheme="minorEastAsia" w:hAnsiTheme="minorHAnsi" w:cstheme="minorBidi"/>
            <w:smallCaps w:val="0"/>
            <w:noProof/>
            <w:kern w:val="0"/>
            <w:sz w:val="22"/>
            <w:szCs w:val="22"/>
          </w:rPr>
          <w:tab/>
        </w:r>
        <w:r w:rsidRPr="00626480">
          <w:rPr>
            <w:rStyle w:val="a6"/>
            <w:rFonts w:hint="eastAsia"/>
            <w:noProof/>
          </w:rPr>
          <w:t>系统功能的</w:t>
        </w:r>
        <w:r w:rsidRPr="00626480">
          <w:rPr>
            <w:rStyle w:val="a6"/>
            <w:noProof/>
          </w:rPr>
          <w:t>UML</w:t>
        </w:r>
        <w:r w:rsidRPr="00626480">
          <w:rPr>
            <w:rStyle w:val="a6"/>
            <w:rFonts w:hint="eastAsia"/>
            <w:noProof/>
          </w:rPr>
          <w:t>用例图（可选部分）</w:t>
        </w:r>
        <w:r>
          <w:rPr>
            <w:noProof/>
            <w:webHidden/>
          </w:rPr>
          <w:tab/>
        </w:r>
        <w:r>
          <w:rPr>
            <w:noProof/>
            <w:webHidden/>
          </w:rPr>
          <w:fldChar w:fldCharType="begin"/>
        </w:r>
        <w:r>
          <w:rPr>
            <w:noProof/>
            <w:webHidden/>
          </w:rPr>
          <w:instrText xml:space="preserve"> PAGEREF _Toc451004040 \h </w:instrText>
        </w:r>
        <w:r>
          <w:rPr>
            <w:noProof/>
            <w:webHidden/>
          </w:rPr>
        </w:r>
        <w:r>
          <w:rPr>
            <w:noProof/>
            <w:webHidden/>
          </w:rPr>
          <w:fldChar w:fldCharType="separate"/>
        </w:r>
        <w:r>
          <w:rPr>
            <w:noProof/>
            <w:webHidden/>
          </w:rPr>
          <w:t>12</w:t>
        </w:r>
        <w:r>
          <w:rPr>
            <w:noProof/>
            <w:webHidden/>
          </w:rPr>
          <w:fldChar w:fldCharType="end"/>
        </w:r>
      </w:hyperlink>
    </w:p>
    <w:p w14:paraId="5553B6C7" w14:textId="5540B368"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41" w:history="1">
        <w:r w:rsidRPr="00626480">
          <w:rPr>
            <w:rStyle w:val="a6"/>
            <w:noProof/>
          </w:rPr>
          <w:t>4.4</w:t>
        </w:r>
        <w:r>
          <w:rPr>
            <w:rFonts w:asciiTheme="minorHAnsi" w:eastAsiaTheme="minorEastAsia" w:hAnsiTheme="minorHAnsi" w:cstheme="minorBidi"/>
            <w:smallCaps w:val="0"/>
            <w:noProof/>
            <w:kern w:val="0"/>
            <w:sz w:val="22"/>
            <w:szCs w:val="22"/>
          </w:rPr>
          <w:tab/>
        </w:r>
        <w:r w:rsidRPr="00626480">
          <w:rPr>
            <w:rStyle w:val="a6"/>
            <w:rFonts w:hint="eastAsia"/>
            <w:noProof/>
          </w:rPr>
          <w:t>系统的非功能需求分析</w:t>
        </w:r>
        <w:r>
          <w:rPr>
            <w:noProof/>
            <w:webHidden/>
          </w:rPr>
          <w:tab/>
        </w:r>
        <w:r>
          <w:rPr>
            <w:noProof/>
            <w:webHidden/>
          </w:rPr>
          <w:fldChar w:fldCharType="begin"/>
        </w:r>
        <w:r>
          <w:rPr>
            <w:noProof/>
            <w:webHidden/>
          </w:rPr>
          <w:instrText xml:space="preserve"> PAGEREF _Toc451004041 \h </w:instrText>
        </w:r>
        <w:r>
          <w:rPr>
            <w:noProof/>
            <w:webHidden/>
          </w:rPr>
        </w:r>
        <w:r>
          <w:rPr>
            <w:noProof/>
            <w:webHidden/>
          </w:rPr>
          <w:fldChar w:fldCharType="separate"/>
        </w:r>
        <w:r>
          <w:rPr>
            <w:noProof/>
            <w:webHidden/>
          </w:rPr>
          <w:t>12</w:t>
        </w:r>
        <w:r>
          <w:rPr>
            <w:noProof/>
            <w:webHidden/>
          </w:rPr>
          <w:fldChar w:fldCharType="end"/>
        </w:r>
      </w:hyperlink>
    </w:p>
    <w:p w14:paraId="0797C591" w14:textId="3A97D244"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42" w:history="1">
        <w:r w:rsidRPr="00626480">
          <w:rPr>
            <w:rStyle w:val="a6"/>
            <w:noProof/>
          </w:rPr>
          <w:t>4.5</w:t>
        </w:r>
        <w:r>
          <w:rPr>
            <w:rFonts w:asciiTheme="minorHAnsi" w:eastAsiaTheme="minorEastAsia" w:hAnsiTheme="minorHAnsi" w:cstheme="minorBidi"/>
            <w:smallCaps w:val="0"/>
            <w:noProof/>
            <w:kern w:val="0"/>
            <w:sz w:val="22"/>
            <w:szCs w:val="22"/>
          </w:rPr>
          <w:tab/>
        </w:r>
        <w:r w:rsidRPr="00626480">
          <w:rPr>
            <w:rStyle w:val="a6"/>
            <w:rFonts w:hint="eastAsia"/>
            <w:noProof/>
          </w:rPr>
          <w:t>本章小结</w:t>
        </w:r>
        <w:r>
          <w:rPr>
            <w:noProof/>
            <w:webHidden/>
          </w:rPr>
          <w:tab/>
        </w:r>
        <w:r>
          <w:rPr>
            <w:noProof/>
            <w:webHidden/>
          </w:rPr>
          <w:fldChar w:fldCharType="begin"/>
        </w:r>
        <w:r>
          <w:rPr>
            <w:noProof/>
            <w:webHidden/>
          </w:rPr>
          <w:instrText xml:space="preserve"> PAGEREF _Toc451004042 \h </w:instrText>
        </w:r>
        <w:r>
          <w:rPr>
            <w:noProof/>
            <w:webHidden/>
          </w:rPr>
        </w:r>
        <w:r>
          <w:rPr>
            <w:noProof/>
            <w:webHidden/>
          </w:rPr>
          <w:fldChar w:fldCharType="separate"/>
        </w:r>
        <w:r>
          <w:rPr>
            <w:noProof/>
            <w:webHidden/>
          </w:rPr>
          <w:t>12</w:t>
        </w:r>
        <w:r>
          <w:rPr>
            <w:noProof/>
            <w:webHidden/>
          </w:rPr>
          <w:fldChar w:fldCharType="end"/>
        </w:r>
      </w:hyperlink>
    </w:p>
    <w:p w14:paraId="6482F3E9" w14:textId="02E0BE14" w:rsidR="00F12FE8" w:rsidRDefault="00F12FE8">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04043" w:history="1">
        <w:r w:rsidRPr="00626480">
          <w:rPr>
            <w:rStyle w:val="a6"/>
            <w:rFonts w:eastAsia="SimHei" w:hint="eastAsia"/>
            <w:noProof/>
          </w:rPr>
          <w:t>第五章</w:t>
        </w:r>
        <w:r w:rsidRPr="00626480">
          <w:rPr>
            <w:rStyle w:val="a6"/>
            <w:rFonts w:eastAsia="SimHei"/>
            <w:noProof/>
          </w:rPr>
          <w:t xml:space="preserve"> </w:t>
        </w:r>
        <w:r w:rsidRPr="00626480">
          <w:rPr>
            <w:rStyle w:val="a6"/>
            <w:rFonts w:eastAsia="SimHei" w:hint="eastAsia"/>
            <w:noProof/>
          </w:rPr>
          <w:t>工作圈分布式系统的设计</w:t>
        </w:r>
        <w:r>
          <w:rPr>
            <w:noProof/>
            <w:webHidden/>
          </w:rPr>
          <w:tab/>
        </w:r>
        <w:r>
          <w:rPr>
            <w:noProof/>
            <w:webHidden/>
          </w:rPr>
          <w:fldChar w:fldCharType="begin"/>
        </w:r>
        <w:r>
          <w:rPr>
            <w:noProof/>
            <w:webHidden/>
          </w:rPr>
          <w:instrText xml:space="preserve"> PAGEREF _Toc451004043 \h </w:instrText>
        </w:r>
        <w:r>
          <w:rPr>
            <w:noProof/>
            <w:webHidden/>
          </w:rPr>
        </w:r>
        <w:r>
          <w:rPr>
            <w:noProof/>
            <w:webHidden/>
          </w:rPr>
          <w:fldChar w:fldCharType="separate"/>
        </w:r>
        <w:r>
          <w:rPr>
            <w:noProof/>
            <w:webHidden/>
          </w:rPr>
          <w:t>13</w:t>
        </w:r>
        <w:r>
          <w:rPr>
            <w:noProof/>
            <w:webHidden/>
          </w:rPr>
          <w:fldChar w:fldCharType="end"/>
        </w:r>
      </w:hyperlink>
    </w:p>
    <w:p w14:paraId="0ED4203E" w14:textId="03A29C69"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44" w:history="1">
        <w:r w:rsidRPr="00626480">
          <w:rPr>
            <w:rStyle w:val="a6"/>
            <w:noProof/>
          </w:rPr>
          <w:t>5.1</w:t>
        </w:r>
        <w:r>
          <w:rPr>
            <w:rFonts w:asciiTheme="minorHAnsi" w:eastAsiaTheme="minorEastAsia" w:hAnsiTheme="minorHAnsi" w:cstheme="minorBidi"/>
            <w:smallCaps w:val="0"/>
            <w:noProof/>
            <w:kern w:val="0"/>
            <w:sz w:val="22"/>
            <w:szCs w:val="22"/>
          </w:rPr>
          <w:tab/>
        </w:r>
        <w:r w:rsidRPr="00626480">
          <w:rPr>
            <w:rStyle w:val="a6"/>
            <w:rFonts w:hint="eastAsia"/>
            <w:noProof/>
          </w:rPr>
          <w:t>服务模块化的设计</w:t>
        </w:r>
        <w:r>
          <w:rPr>
            <w:noProof/>
            <w:webHidden/>
          </w:rPr>
          <w:tab/>
        </w:r>
        <w:r>
          <w:rPr>
            <w:noProof/>
            <w:webHidden/>
          </w:rPr>
          <w:fldChar w:fldCharType="begin"/>
        </w:r>
        <w:r>
          <w:rPr>
            <w:noProof/>
            <w:webHidden/>
          </w:rPr>
          <w:instrText xml:space="preserve"> PAGEREF _Toc451004044 \h </w:instrText>
        </w:r>
        <w:r>
          <w:rPr>
            <w:noProof/>
            <w:webHidden/>
          </w:rPr>
        </w:r>
        <w:r>
          <w:rPr>
            <w:noProof/>
            <w:webHidden/>
          </w:rPr>
          <w:fldChar w:fldCharType="separate"/>
        </w:r>
        <w:r>
          <w:rPr>
            <w:noProof/>
            <w:webHidden/>
          </w:rPr>
          <w:t>13</w:t>
        </w:r>
        <w:r>
          <w:rPr>
            <w:noProof/>
            <w:webHidden/>
          </w:rPr>
          <w:fldChar w:fldCharType="end"/>
        </w:r>
      </w:hyperlink>
    </w:p>
    <w:p w14:paraId="7AE5A1E4" w14:textId="06BBDCC4"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45" w:history="1">
        <w:r w:rsidRPr="00626480">
          <w:rPr>
            <w:rStyle w:val="a6"/>
            <w:noProof/>
          </w:rPr>
          <w:t>5.2</w:t>
        </w:r>
        <w:r>
          <w:rPr>
            <w:rFonts w:asciiTheme="minorHAnsi" w:eastAsiaTheme="minorEastAsia" w:hAnsiTheme="minorHAnsi" w:cstheme="minorBidi"/>
            <w:smallCaps w:val="0"/>
            <w:noProof/>
            <w:kern w:val="0"/>
            <w:sz w:val="22"/>
            <w:szCs w:val="22"/>
          </w:rPr>
          <w:tab/>
        </w:r>
        <w:r w:rsidRPr="00626480">
          <w:rPr>
            <w:rStyle w:val="a6"/>
            <w:rFonts w:hint="eastAsia"/>
            <w:noProof/>
          </w:rPr>
          <w:t>分布式服务与自动化配置中心</w:t>
        </w:r>
        <w:r>
          <w:rPr>
            <w:noProof/>
            <w:webHidden/>
          </w:rPr>
          <w:tab/>
        </w:r>
        <w:r>
          <w:rPr>
            <w:noProof/>
            <w:webHidden/>
          </w:rPr>
          <w:fldChar w:fldCharType="begin"/>
        </w:r>
        <w:r>
          <w:rPr>
            <w:noProof/>
            <w:webHidden/>
          </w:rPr>
          <w:instrText xml:space="preserve"> PAGEREF _Toc451004045 \h </w:instrText>
        </w:r>
        <w:r>
          <w:rPr>
            <w:noProof/>
            <w:webHidden/>
          </w:rPr>
        </w:r>
        <w:r>
          <w:rPr>
            <w:noProof/>
            <w:webHidden/>
          </w:rPr>
          <w:fldChar w:fldCharType="separate"/>
        </w:r>
        <w:r>
          <w:rPr>
            <w:noProof/>
            <w:webHidden/>
          </w:rPr>
          <w:t>14</w:t>
        </w:r>
        <w:r>
          <w:rPr>
            <w:noProof/>
            <w:webHidden/>
          </w:rPr>
          <w:fldChar w:fldCharType="end"/>
        </w:r>
      </w:hyperlink>
    </w:p>
    <w:p w14:paraId="5680B0F2" w14:textId="0FD0AED3"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46" w:history="1">
        <w:r w:rsidRPr="00626480">
          <w:rPr>
            <w:rStyle w:val="a6"/>
            <w:noProof/>
          </w:rPr>
          <w:t>5.3</w:t>
        </w:r>
        <w:r>
          <w:rPr>
            <w:rFonts w:asciiTheme="minorHAnsi" w:eastAsiaTheme="minorEastAsia" w:hAnsiTheme="minorHAnsi" w:cstheme="minorBidi"/>
            <w:smallCaps w:val="0"/>
            <w:noProof/>
            <w:kern w:val="0"/>
            <w:sz w:val="22"/>
            <w:szCs w:val="22"/>
          </w:rPr>
          <w:tab/>
        </w:r>
        <w:r w:rsidRPr="00626480">
          <w:rPr>
            <w:rStyle w:val="a6"/>
            <w:rFonts w:hint="eastAsia"/>
            <w:noProof/>
          </w:rPr>
          <w:t>数据分片</w:t>
        </w:r>
        <w:r w:rsidRPr="00626480">
          <w:rPr>
            <w:rStyle w:val="a6"/>
            <w:noProof/>
          </w:rPr>
          <w:t>(Data Sharding)</w:t>
        </w:r>
        <w:r w:rsidRPr="00626480">
          <w:rPr>
            <w:rStyle w:val="a6"/>
            <w:rFonts w:hint="eastAsia"/>
            <w:noProof/>
          </w:rPr>
          <w:t>与数据索引中心</w:t>
        </w:r>
        <w:r>
          <w:rPr>
            <w:noProof/>
            <w:webHidden/>
          </w:rPr>
          <w:tab/>
        </w:r>
        <w:r>
          <w:rPr>
            <w:noProof/>
            <w:webHidden/>
          </w:rPr>
          <w:fldChar w:fldCharType="begin"/>
        </w:r>
        <w:r>
          <w:rPr>
            <w:noProof/>
            <w:webHidden/>
          </w:rPr>
          <w:instrText xml:space="preserve"> PAGEREF _Toc451004046 \h </w:instrText>
        </w:r>
        <w:r>
          <w:rPr>
            <w:noProof/>
            <w:webHidden/>
          </w:rPr>
        </w:r>
        <w:r>
          <w:rPr>
            <w:noProof/>
            <w:webHidden/>
          </w:rPr>
          <w:fldChar w:fldCharType="separate"/>
        </w:r>
        <w:r>
          <w:rPr>
            <w:noProof/>
            <w:webHidden/>
          </w:rPr>
          <w:t>15</w:t>
        </w:r>
        <w:r>
          <w:rPr>
            <w:noProof/>
            <w:webHidden/>
          </w:rPr>
          <w:fldChar w:fldCharType="end"/>
        </w:r>
      </w:hyperlink>
    </w:p>
    <w:p w14:paraId="22111D57" w14:textId="0C8502BE"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47" w:history="1">
        <w:r w:rsidRPr="00626480">
          <w:rPr>
            <w:rStyle w:val="a6"/>
            <w:noProof/>
          </w:rPr>
          <w:t>5.4</w:t>
        </w:r>
        <w:r>
          <w:rPr>
            <w:rFonts w:asciiTheme="minorHAnsi" w:eastAsiaTheme="minorEastAsia" w:hAnsiTheme="minorHAnsi" w:cstheme="minorBidi"/>
            <w:smallCaps w:val="0"/>
            <w:noProof/>
            <w:kern w:val="0"/>
            <w:sz w:val="22"/>
            <w:szCs w:val="22"/>
          </w:rPr>
          <w:tab/>
        </w:r>
        <w:r w:rsidRPr="00626480">
          <w:rPr>
            <w:rStyle w:val="a6"/>
            <w:noProof/>
          </w:rPr>
          <w:t>Rest server</w:t>
        </w:r>
        <w:r w:rsidRPr="00626480">
          <w:rPr>
            <w:rStyle w:val="a6"/>
            <w:rFonts w:hint="eastAsia"/>
            <w:noProof/>
          </w:rPr>
          <w:t>设计</w:t>
        </w:r>
        <w:r>
          <w:rPr>
            <w:noProof/>
            <w:webHidden/>
          </w:rPr>
          <w:tab/>
        </w:r>
        <w:r>
          <w:rPr>
            <w:noProof/>
            <w:webHidden/>
          </w:rPr>
          <w:fldChar w:fldCharType="begin"/>
        </w:r>
        <w:r>
          <w:rPr>
            <w:noProof/>
            <w:webHidden/>
          </w:rPr>
          <w:instrText xml:space="preserve"> PAGEREF _Toc451004047 \h </w:instrText>
        </w:r>
        <w:r>
          <w:rPr>
            <w:noProof/>
            <w:webHidden/>
          </w:rPr>
        </w:r>
        <w:r>
          <w:rPr>
            <w:noProof/>
            <w:webHidden/>
          </w:rPr>
          <w:fldChar w:fldCharType="separate"/>
        </w:r>
        <w:r>
          <w:rPr>
            <w:noProof/>
            <w:webHidden/>
          </w:rPr>
          <w:t>16</w:t>
        </w:r>
        <w:r>
          <w:rPr>
            <w:noProof/>
            <w:webHidden/>
          </w:rPr>
          <w:fldChar w:fldCharType="end"/>
        </w:r>
      </w:hyperlink>
    </w:p>
    <w:p w14:paraId="059F5BE4" w14:textId="6B075EA9" w:rsidR="00F12FE8" w:rsidRDefault="00F12FE8">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04048" w:history="1">
        <w:r w:rsidRPr="00626480">
          <w:rPr>
            <w:rStyle w:val="a6"/>
            <w:rFonts w:eastAsia="SimHei" w:hint="eastAsia"/>
            <w:noProof/>
          </w:rPr>
          <w:t>第六章</w:t>
        </w:r>
        <w:r w:rsidRPr="00626480">
          <w:rPr>
            <w:rStyle w:val="a6"/>
            <w:rFonts w:eastAsia="SimHei"/>
            <w:noProof/>
          </w:rPr>
          <w:t xml:space="preserve"> </w:t>
        </w:r>
        <w:r w:rsidRPr="00626480">
          <w:rPr>
            <w:rStyle w:val="a6"/>
            <w:rFonts w:eastAsia="SimHei" w:hint="eastAsia"/>
            <w:noProof/>
          </w:rPr>
          <w:t>系统概要设计</w:t>
        </w:r>
        <w:r>
          <w:rPr>
            <w:noProof/>
            <w:webHidden/>
          </w:rPr>
          <w:tab/>
        </w:r>
        <w:r>
          <w:rPr>
            <w:noProof/>
            <w:webHidden/>
          </w:rPr>
          <w:fldChar w:fldCharType="begin"/>
        </w:r>
        <w:r>
          <w:rPr>
            <w:noProof/>
            <w:webHidden/>
          </w:rPr>
          <w:instrText xml:space="preserve"> PAGEREF _Toc451004048 \h </w:instrText>
        </w:r>
        <w:r>
          <w:rPr>
            <w:noProof/>
            <w:webHidden/>
          </w:rPr>
        </w:r>
        <w:r>
          <w:rPr>
            <w:noProof/>
            <w:webHidden/>
          </w:rPr>
          <w:fldChar w:fldCharType="separate"/>
        </w:r>
        <w:r>
          <w:rPr>
            <w:noProof/>
            <w:webHidden/>
          </w:rPr>
          <w:t>18</w:t>
        </w:r>
        <w:r>
          <w:rPr>
            <w:noProof/>
            <w:webHidden/>
          </w:rPr>
          <w:fldChar w:fldCharType="end"/>
        </w:r>
      </w:hyperlink>
    </w:p>
    <w:p w14:paraId="4D94DFAB" w14:textId="25EC758D"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49" w:history="1">
        <w:r w:rsidRPr="00626480">
          <w:rPr>
            <w:rStyle w:val="a6"/>
            <w:noProof/>
          </w:rPr>
          <w:t>6.1</w:t>
        </w:r>
        <w:r>
          <w:rPr>
            <w:rFonts w:asciiTheme="minorHAnsi" w:eastAsiaTheme="minorEastAsia" w:hAnsiTheme="minorHAnsi" w:cstheme="minorBidi"/>
            <w:smallCaps w:val="0"/>
            <w:noProof/>
            <w:kern w:val="0"/>
            <w:sz w:val="22"/>
            <w:szCs w:val="22"/>
          </w:rPr>
          <w:tab/>
        </w:r>
        <w:r w:rsidRPr="00626480">
          <w:rPr>
            <w:rStyle w:val="a6"/>
            <w:rFonts w:hint="eastAsia"/>
            <w:noProof/>
          </w:rPr>
          <w:t>自动化配置管理中心模块（</w:t>
        </w:r>
        <w:r w:rsidRPr="00626480">
          <w:rPr>
            <w:rStyle w:val="a6"/>
            <w:noProof/>
          </w:rPr>
          <w:t>configcenter</w:t>
        </w:r>
        <w:r w:rsidRPr="00626480">
          <w:rPr>
            <w:rStyle w:val="a6"/>
            <w:rFonts w:hint="eastAsia"/>
            <w:noProof/>
          </w:rPr>
          <w:t>）</w:t>
        </w:r>
        <w:r>
          <w:rPr>
            <w:noProof/>
            <w:webHidden/>
          </w:rPr>
          <w:tab/>
        </w:r>
        <w:r>
          <w:rPr>
            <w:noProof/>
            <w:webHidden/>
          </w:rPr>
          <w:fldChar w:fldCharType="begin"/>
        </w:r>
        <w:r>
          <w:rPr>
            <w:noProof/>
            <w:webHidden/>
          </w:rPr>
          <w:instrText xml:space="preserve"> PAGEREF _Toc451004049 \h </w:instrText>
        </w:r>
        <w:r>
          <w:rPr>
            <w:noProof/>
            <w:webHidden/>
          </w:rPr>
        </w:r>
        <w:r>
          <w:rPr>
            <w:noProof/>
            <w:webHidden/>
          </w:rPr>
          <w:fldChar w:fldCharType="separate"/>
        </w:r>
        <w:r>
          <w:rPr>
            <w:noProof/>
            <w:webHidden/>
          </w:rPr>
          <w:t>18</w:t>
        </w:r>
        <w:r>
          <w:rPr>
            <w:noProof/>
            <w:webHidden/>
          </w:rPr>
          <w:fldChar w:fldCharType="end"/>
        </w:r>
      </w:hyperlink>
    </w:p>
    <w:p w14:paraId="6355728B" w14:textId="5E05C1AE"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50" w:history="1">
        <w:r w:rsidRPr="00626480">
          <w:rPr>
            <w:rStyle w:val="a6"/>
            <w:noProof/>
          </w:rPr>
          <w:t>6.1.1</w:t>
        </w:r>
        <w:r>
          <w:rPr>
            <w:rFonts w:asciiTheme="minorHAnsi" w:eastAsiaTheme="minorEastAsia" w:hAnsiTheme="minorHAnsi" w:cstheme="minorBidi"/>
            <w:i w:val="0"/>
            <w:iCs w:val="0"/>
            <w:noProof/>
            <w:kern w:val="0"/>
            <w:sz w:val="22"/>
            <w:szCs w:val="22"/>
          </w:rPr>
          <w:tab/>
        </w:r>
        <w:r w:rsidRPr="00626480">
          <w:rPr>
            <w:rStyle w:val="a6"/>
            <w:rFonts w:hint="eastAsia"/>
            <w:noProof/>
          </w:rPr>
          <w:t>自动化配置管理中心模块概述</w:t>
        </w:r>
        <w:r>
          <w:rPr>
            <w:noProof/>
            <w:webHidden/>
          </w:rPr>
          <w:tab/>
        </w:r>
        <w:r>
          <w:rPr>
            <w:noProof/>
            <w:webHidden/>
          </w:rPr>
          <w:fldChar w:fldCharType="begin"/>
        </w:r>
        <w:r>
          <w:rPr>
            <w:noProof/>
            <w:webHidden/>
          </w:rPr>
          <w:instrText xml:space="preserve"> PAGEREF _Toc451004050 \h </w:instrText>
        </w:r>
        <w:r>
          <w:rPr>
            <w:noProof/>
            <w:webHidden/>
          </w:rPr>
        </w:r>
        <w:r>
          <w:rPr>
            <w:noProof/>
            <w:webHidden/>
          </w:rPr>
          <w:fldChar w:fldCharType="separate"/>
        </w:r>
        <w:r>
          <w:rPr>
            <w:noProof/>
            <w:webHidden/>
          </w:rPr>
          <w:t>18</w:t>
        </w:r>
        <w:r>
          <w:rPr>
            <w:noProof/>
            <w:webHidden/>
          </w:rPr>
          <w:fldChar w:fldCharType="end"/>
        </w:r>
      </w:hyperlink>
    </w:p>
    <w:p w14:paraId="60182D04" w14:textId="1D65E2B5"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51" w:history="1">
        <w:r w:rsidRPr="00626480">
          <w:rPr>
            <w:rStyle w:val="a6"/>
            <w:noProof/>
          </w:rPr>
          <w:t>6.1.2</w:t>
        </w:r>
        <w:r>
          <w:rPr>
            <w:rFonts w:asciiTheme="minorHAnsi" w:eastAsiaTheme="minorEastAsia" w:hAnsiTheme="minorHAnsi" w:cstheme="minorBidi"/>
            <w:i w:val="0"/>
            <w:iCs w:val="0"/>
            <w:noProof/>
            <w:kern w:val="0"/>
            <w:sz w:val="22"/>
            <w:szCs w:val="22"/>
          </w:rPr>
          <w:tab/>
        </w:r>
        <w:r w:rsidRPr="00626480">
          <w:rPr>
            <w:rStyle w:val="a6"/>
            <w:rFonts w:hint="eastAsia"/>
            <w:noProof/>
          </w:rPr>
          <w:t>自动化配置管理中心模块类图</w:t>
        </w:r>
        <w:r>
          <w:rPr>
            <w:noProof/>
            <w:webHidden/>
          </w:rPr>
          <w:tab/>
        </w:r>
        <w:r>
          <w:rPr>
            <w:noProof/>
            <w:webHidden/>
          </w:rPr>
          <w:fldChar w:fldCharType="begin"/>
        </w:r>
        <w:r>
          <w:rPr>
            <w:noProof/>
            <w:webHidden/>
          </w:rPr>
          <w:instrText xml:space="preserve"> PAGEREF _Toc451004051 \h </w:instrText>
        </w:r>
        <w:r>
          <w:rPr>
            <w:noProof/>
            <w:webHidden/>
          </w:rPr>
        </w:r>
        <w:r>
          <w:rPr>
            <w:noProof/>
            <w:webHidden/>
          </w:rPr>
          <w:fldChar w:fldCharType="separate"/>
        </w:r>
        <w:r>
          <w:rPr>
            <w:noProof/>
            <w:webHidden/>
          </w:rPr>
          <w:t>19</w:t>
        </w:r>
        <w:r>
          <w:rPr>
            <w:noProof/>
            <w:webHidden/>
          </w:rPr>
          <w:fldChar w:fldCharType="end"/>
        </w:r>
      </w:hyperlink>
    </w:p>
    <w:p w14:paraId="1A83C939" w14:textId="3C1B03A1"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52" w:history="1">
        <w:r w:rsidRPr="00626480">
          <w:rPr>
            <w:rStyle w:val="a6"/>
            <w:noProof/>
          </w:rPr>
          <w:t>6.1.3</w:t>
        </w:r>
        <w:r>
          <w:rPr>
            <w:rFonts w:asciiTheme="minorHAnsi" w:eastAsiaTheme="minorEastAsia" w:hAnsiTheme="minorHAnsi" w:cstheme="minorBidi"/>
            <w:i w:val="0"/>
            <w:iCs w:val="0"/>
            <w:noProof/>
            <w:kern w:val="0"/>
            <w:sz w:val="22"/>
            <w:szCs w:val="22"/>
          </w:rPr>
          <w:tab/>
        </w:r>
        <w:r w:rsidRPr="00626480">
          <w:rPr>
            <w:rStyle w:val="a6"/>
            <w:noProof/>
          </w:rPr>
          <w:t>Env</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_Toc451004052 \h </w:instrText>
        </w:r>
        <w:r>
          <w:rPr>
            <w:noProof/>
            <w:webHidden/>
          </w:rPr>
        </w:r>
        <w:r>
          <w:rPr>
            <w:noProof/>
            <w:webHidden/>
          </w:rPr>
          <w:fldChar w:fldCharType="separate"/>
        </w:r>
        <w:r>
          <w:rPr>
            <w:noProof/>
            <w:webHidden/>
          </w:rPr>
          <w:t>19</w:t>
        </w:r>
        <w:r>
          <w:rPr>
            <w:noProof/>
            <w:webHidden/>
          </w:rPr>
          <w:fldChar w:fldCharType="end"/>
        </w:r>
      </w:hyperlink>
    </w:p>
    <w:p w14:paraId="4CCB5038" w14:textId="3129B6AD"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53" w:history="1">
        <w:r w:rsidRPr="00626480">
          <w:rPr>
            <w:rStyle w:val="a6"/>
            <w:noProof/>
          </w:rPr>
          <w:t>6.1.4</w:t>
        </w:r>
        <w:r>
          <w:rPr>
            <w:rFonts w:asciiTheme="minorHAnsi" w:eastAsiaTheme="minorEastAsia" w:hAnsiTheme="minorHAnsi" w:cstheme="minorBidi"/>
            <w:i w:val="0"/>
            <w:iCs w:val="0"/>
            <w:noProof/>
            <w:kern w:val="0"/>
            <w:sz w:val="22"/>
            <w:szCs w:val="22"/>
          </w:rPr>
          <w:tab/>
        </w:r>
        <w:r w:rsidRPr="00626480">
          <w:rPr>
            <w:rStyle w:val="a6"/>
            <w:noProof/>
          </w:rPr>
          <w:t>ZkHelper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_Toc451004053 \h </w:instrText>
        </w:r>
        <w:r>
          <w:rPr>
            <w:noProof/>
            <w:webHidden/>
          </w:rPr>
        </w:r>
        <w:r>
          <w:rPr>
            <w:noProof/>
            <w:webHidden/>
          </w:rPr>
          <w:fldChar w:fldCharType="separate"/>
        </w:r>
        <w:r>
          <w:rPr>
            <w:noProof/>
            <w:webHidden/>
          </w:rPr>
          <w:t>20</w:t>
        </w:r>
        <w:r>
          <w:rPr>
            <w:noProof/>
            <w:webHidden/>
          </w:rPr>
          <w:fldChar w:fldCharType="end"/>
        </w:r>
      </w:hyperlink>
    </w:p>
    <w:p w14:paraId="2ED15D3F" w14:textId="0F431634"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54" w:history="1">
        <w:r w:rsidRPr="00626480">
          <w:rPr>
            <w:rStyle w:val="a6"/>
            <w:noProof/>
          </w:rPr>
          <w:t>6.2</w:t>
        </w:r>
        <w:r>
          <w:rPr>
            <w:rFonts w:asciiTheme="minorHAnsi" w:eastAsiaTheme="minorEastAsia" w:hAnsiTheme="minorHAnsi" w:cstheme="minorBidi"/>
            <w:smallCaps w:val="0"/>
            <w:noProof/>
            <w:kern w:val="0"/>
            <w:sz w:val="22"/>
            <w:szCs w:val="22"/>
          </w:rPr>
          <w:tab/>
        </w:r>
        <w:r w:rsidRPr="00626480">
          <w:rPr>
            <w:rStyle w:val="a6"/>
            <w:rFonts w:hint="eastAsia"/>
            <w:noProof/>
          </w:rPr>
          <w:t>数据库操作模块（</w:t>
        </w:r>
        <w:r w:rsidRPr="00626480">
          <w:rPr>
            <w:rStyle w:val="a6"/>
            <w:noProof/>
          </w:rPr>
          <w:t>mongo</w:t>
        </w:r>
        <w:r w:rsidRPr="00626480">
          <w:rPr>
            <w:rStyle w:val="a6"/>
            <w:rFonts w:hint="eastAsia"/>
            <w:noProof/>
          </w:rPr>
          <w:t>）</w:t>
        </w:r>
        <w:r>
          <w:rPr>
            <w:noProof/>
            <w:webHidden/>
          </w:rPr>
          <w:tab/>
        </w:r>
        <w:r>
          <w:rPr>
            <w:noProof/>
            <w:webHidden/>
          </w:rPr>
          <w:fldChar w:fldCharType="begin"/>
        </w:r>
        <w:r>
          <w:rPr>
            <w:noProof/>
            <w:webHidden/>
          </w:rPr>
          <w:instrText xml:space="preserve"> PAGEREF _Toc451004054 \h </w:instrText>
        </w:r>
        <w:r>
          <w:rPr>
            <w:noProof/>
            <w:webHidden/>
          </w:rPr>
        </w:r>
        <w:r>
          <w:rPr>
            <w:noProof/>
            <w:webHidden/>
          </w:rPr>
          <w:fldChar w:fldCharType="separate"/>
        </w:r>
        <w:r>
          <w:rPr>
            <w:noProof/>
            <w:webHidden/>
          </w:rPr>
          <w:t>20</w:t>
        </w:r>
        <w:r>
          <w:rPr>
            <w:noProof/>
            <w:webHidden/>
          </w:rPr>
          <w:fldChar w:fldCharType="end"/>
        </w:r>
      </w:hyperlink>
    </w:p>
    <w:p w14:paraId="30F2F8C1" w14:textId="4720810E"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55" w:history="1">
        <w:r w:rsidRPr="00626480">
          <w:rPr>
            <w:rStyle w:val="a6"/>
            <w:noProof/>
          </w:rPr>
          <w:t>6.2.1</w:t>
        </w:r>
        <w:r>
          <w:rPr>
            <w:rFonts w:asciiTheme="minorHAnsi" w:eastAsiaTheme="minorEastAsia" w:hAnsiTheme="minorHAnsi" w:cstheme="minorBidi"/>
            <w:i w:val="0"/>
            <w:iCs w:val="0"/>
            <w:noProof/>
            <w:kern w:val="0"/>
            <w:sz w:val="22"/>
            <w:szCs w:val="22"/>
          </w:rPr>
          <w:tab/>
        </w:r>
        <w:r w:rsidRPr="00626480">
          <w:rPr>
            <w:rStyle w:val="a6"/>
            <w:rFonts w:hint="eastAsia"/>
            <w:noProof/>
          </w:rPr>
          <w:t>数据库操作模块概述</w:t>
        </w:r>
        <w:r>
          <w:rPr>
            <w:noProof/>
            <w:webHidden/>
          </w:rPr>
          <w:tab/>
        </w:r>
        <w:r>
          <w:rPr>
            <w:noProof/>
            <w:webHidden/>
          </w:rPr>
          <w:fldChar w:fldCharType="begin"/>
        </w:r>
        <w:r>
          <w:rPr>
            <w:noProof/>
            <w:webHidden/>
          </w:rPr>
          <w:instrText xml:space="preserve"> PAGEREF _Toc451004055 \h </w:instrText>
        </w:r>
        <w:r>
          <w:rPr>
            <w:noProof/>
            <w:webHidden/>
          </w:rPr>
        </w:r>
        <w:r>
          <w:rPr>
            <w:noProof/>
            <w:webHidden/>
          </w:rPr>
          <w:fldChar w:fldCharType="separate"/>
        </w:r>
        <w:r>
          <w:rPr>
            <w:noProof/>
            <w:webHidden/>
          </w:rPr>
          <w:t>20</w:t>
        </w:r>
        <w:r>
          <w:rPr>
            <w:noProof/>
            <w:webHidden/>
          </w:rPr>
          <w:fldChar w:fldCharType="end"/>
        </w:r>
      </w:hyperlink>
    </w:p>
    <w:p w14:paraId="743DC6CC" w14:textId="32ABD45F"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56" w:history="1">
        <w:r w:rsidRPr="00626480">
          <w:rPr>
            <w:rStyle w:val="a6"/>
            <w:noProof/>
          </w:rPr>
          <w:t>6.2.2</w:t>
        </w:r>
        <w:r>
          <w:rPr>
            <w:rFonts w:asciiTheme="minorHAnsi" w:eastAsiaTheme="minorEastAsia" w:hAnsiTheme="minorHAnsi" w:cstheme="minorBidi"/>
            <w:i w:val="0"/>
            <w:iCs w:val="0"/>
            <w:noProof/>
            <w:kern w:val="0"/>
            <w:sz w:val="22"/>
            <w:szCs w:val="22"/>
          </w:rPr>
          <w:tab/>
        </w:r>
        <w:r w:rsidRPr="00626480">
          <w:rPr>
            <w:rStyle w:val="a6"/>
            <w:rFonts w:hint="eastAsia"/>
            <w:noProof/>
          </w:rPr>
          <w:t>数据库操作模块类图</w:t>
        </w:r>
        <w:r>
          <w:rPr>
            <w:noProof/>
            <w:webHidden/>
          </w:rPr>
          <w:tab/>
        </w:r>
        <w:r>
          <w:rPr>
            <w:noProof/>
            <w:webHidden/>
          </w:rPr>
          <w:fldChar w:fldCharType="begin"/>
        </w:r>
        <w:r>
          <w:rPr>
            <w:noProof/>
            <w:webHidden/>
          </w:rPr>
          <w:instrText xml:space="preserve"> PAGEREF _Toc451004056 \h </w:instrText>
        </w:r>
        <w:r>
          <w:rPr>
            <w:noProof/>
            <w:webHidden/>
          </w:rPr>
        </w:r>
        <w:r>
          <w:rPr>
            <w:noProof/>
            <w:webHidden/>
          </w:rPr>
          <w:fldChar w:fldCharType="separate"/>
        </w:r>
        <w:r>
          <w:rPr>
            <w:noProof/>
            <w:webHidden/>
          </w:rPr>
          <w:t>21</w:t>
        </w:r>
        <w:r>
          <w:rPr>
            <w:noProof/>
            <w:webHidden/>
          </w:rPr>
          <w:fldChar w:fldCharType="end"/>
        </w:r>
      </w:hyperlink>
    </w:p>
    <w:p w14:paraId="01007347" w14:textId="57233421"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57" w:history="1">
        <w:r w:rsidRPr="00626480">
          <w:rPr>
            <w:rStyle w:val="a6"/>
            <w:noProof/>
          </w:rPr>
          <w:t>6.2.3</w:t>
        </w:r>
        <w:r>
          <w:rPr>
            <w:rFonts w:asciiTheme="minorHAnsi" w:eastAsiaTheme="minorEastAsia" w:hAnsiTheme="minorHAnsi" w:cstheme="minorBidi"/>
            <w:i w:val="0"/>
            <w:iCs w:val="0"/>
            <w:noProof/>
            <w:kern w:val="0"/>
            <w:sz w:val="22"/>
            <w:szCs w:val="22"/>
          </w:rPr>
          <w:tab/>
        </w:r>
        <w:r w:rsidRPr="00626480">
          <w:rPr>
            <w:rStyle w:val="a6"/>
            <w:noProof/>
          </w:rPr>
          <w:t>DbPool</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_Toc451004057 \h </w:instrText>
        </w:r>
        <w:r>
          <w:rPr>
            <w:noProof/>
            <w:webHidden/>
          </w:rPr>
        </w:r>
        <w:r>
          <w:rPr>
            <w:noProof/>
            <w:webHidden/>
          </w:rPr>
          <w:fldChar w:fldCharType="separate"/>
        </w:r>
        <w:r>
          <w:rPr>
            <w:noProof/>
            <w:webHidden/>
          </w:rPr>
          <w:t>21</w:t>
        </w:r>
        <w:r>
          <w:rPr>
            <w:noProof/>
            <w:webHidden/>
          </w:rPr>
          <w:fldChar w:fldCharType="end"/>
        </w:r>
      </w:hyperlink>
    </w:p>
    <w:p w14:paraId="09532551" w14:textId="6AD3A151"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58" w:history="1">
        <w:r w:rsidRPr="00626480">
          <w:rPr>
            <w:rStyle w:val="a6"/>
            <w:noProof/>
          </w:rPr>
          <w:t>6.2.4</w:t>
        </w:r>
        <w:r>
          <w:rPr>
            <w:rFonts w:asciiTheme="minorHAnsi" w:eastAsiaTheme="minorEastAsia" w:hAnsiTheme="minorHAnsi" w:cstheme="minorBidi"/>
            <w:i w:val="0"/>
            <w:iCs w:val="0"/>
            <w:noProof/>
            <w:kern w:val="0"/>
            <w:sz w:val="22"/>
            <w:szCs w:val="22"/>
          </w:rPr>
          <w:tab/>
        </w:r>
        <w:r w:rsidRPr="00626480">
          <w:rPr>
            <w:rStyle w:val="a6"/>
            <w:noProof/>
          </w:rPr>
          <w:t>TBaseDao</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_Toc451004058 \h </w:instrText>
        </w:r>
        <w:r>
          <w:rPr>
            <w:noProof/>
            <w:webHidden/>
          </w:rPr>
        </w:r>
        <w:r>
          <w:rPr>
            <w:noProof/>
            <w:webHidden/>
          </w:rPr>
          <w:fldChar w:fldCharType="separate"/>
        </w:r>
        <w:r>
          <w:rPr>
            <w:noProof/>
            <w:webHidden/>
          </w:rPr>
          <w:t>22</w:t>
        </w:r>
        <w:r>
          <w:rPr>
            <w:noProof/>
            <w:webHidden/>
          </w:rPr>
          <w:fldChar w:fldCharType="end"/>
        </w:r>
      </w:hyperlink>
    </w:p>
    <w:p w14:paraId="55CB4295" w14:textId="04345C0F"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59" w:history="1">
        <w:r w:rsidRPr="00626480">
          <w:rPr>
            <w:rStyle w:val="a6"/>
            <w:noProof/>
          </w:rPr>
          <w:t>6.3</w:t>
        </w:r>
        <w:r>
          <w:rPr>
            <w:rFonts w:asciiTheme="minorHAnsi" w:eastAsiaTheme="minorEastAsia" w:hAnsiTheme="minorHAnsi" w:cstheme="minorBidi"/>
            <w:smallCaps w:val="0"/>
            <w:noProof/>
            <w:kern w:val="0"/>
            <w:sz w:val="22"/>
            <w:szCs w:val="22"/>
          </w:rPr>
          <w:tab/>
        </w:r>
        <w:r w:rsidRPr="00626480">
          <w:rPr>
            <w:rStyle w:val="a6"/>
            <w:rFonts w:hint="eastAsia"/>
            <w:noProof/>
          </w:rPr>
          <w:t>缓存操作模块（</w:t>
        </w:r>
        <w:r w:rsidRPr="00626480">
          <w:rPr>
            <w:rStyle w:val="a6"/>
            <w:noProof/>
          </w:rPr>
          <w:t>cache</w:t>
        </w:r>
        <w:r w:rsidRPr="00626480">
          <w:rPr>
            <w:rStyle w:val="a6"/>
            <w:rFonts w:hint="eastAsia"/>
            <w:noProof/>
          </w:rPr>
          <w:t>）</w:t>
        </w:r>
        <w:r>
          <w:rPr>
            <w:noProof/>
            <w:webHidden/>
          </w:rPr>
          <w:tab/>
        </w:r>
        <w:r>
          <w:rPr>
            <w:noProof/>
            <w:webHidden/>
          </w:rPr>
          <w:fldChar w:fldCharType="begin"/>
        </w:r>
        <w:r>
          <w:rPr>
            <w:noProof/>
            <w:webHidden/>
          </w:rPr>
          <w:instrText xml:space="preserve"> PAGEREF _Toc451004059 \h </w:instrText>
        </w:r>
        <w:r>
          <w:rPr>
            <w:noProof/>
            <w:webHidden/>
          </w:rPr>
        </w:r>
        <w:r>
          <w:rPr>
            <w:noProof/>
            <w:webHidden/>
          </w:rPr>
          <w:fldChar w:fldCharType="separate"/>
        </w:r>
        <w:r>
          <w:rPr>
            <w:noProof/>
            <w:webHidden/>
          </w:rPr>
          <w:t>23</w:t>
        </w:r>
        <w:r>
          <w:rPr>
            <w:noProof/>
            <w:webHidden/>
          </w:rPr>
          <w:fldChar w:fldCharType="end"/>
        </w:r>
      </w:hyperlink>
    </w:p>
    <w:p w14:paraId="71C62F45" w14:textId="7AA87E30"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60" w:history="1">
        <w:r w:rsidRPr="00626480">
          <w:rPr>
            <w:rStyle w:val="a6"/>
            <w:noProof/>
          </w:rPr>
          <w:t>6.3.1</w:t>
        </w:r>
        <w:r>
          <w:rPr>
            <w:rFonts w:asciiTheme="minorHAnsi" w:eastAsiaTheme="minorEastAsia" w:hAnsiTheme="minorHAnsi" w:cstheme="minorBidi"/>
            <w:i w:val="0"/>
            <w:iCs w:val="0"/>
            <w:noProof/>
            <w:kern w:val="0"/>
            <w:sz w:val="22"/>
            <w:szCs w:val="22"/>
          </w:rPr>
          <w:tab/>
        </w:r>
        <w:r w:rsidRPr="00626480">
          <w:rPr>
            <w:rStyle w:val="a6"/>
            <w:rFonts w:hint="eastAsia"/>
            <w:noProof/>
          </w:rPr>
          <w:t>缓存操作模块概述</w:t>
        </w:r>
        <w:r>
          <w:rPr>
            <w:noProof/>
            <w:webHidden/>
          </w:rPr>
          <w:tab/>
        </w:r>
        <w:r>
          <w:rPr>
            <w:noProof/>
            <w:webHidden/>
          </w:rPr>
          <w:fldChar w:fldCharType="begin"/>
        </w:r>
        <w:r>
          <w:rPr>
            <w:noProof/>
            <w:webHidden/>
          </w:rPr>
          <w:instrText xml:space="preserve"> PAGEREF _Toc451004060 \h </w:instrText>
        </w:r>
        <w:r>
          <w:rPr>
            <w:noProof/>
            <w:webHidden/>
          </w:rPr>
        </w:r>
        <w:r>
          <w:rPr>
            <w:noProof/>
            <w:webHidden/>
          </w:rPr>
          <w:fldChar w:fldCharType="separate"/>
        </w:r>
        <w:r>
          <w:rPr>
            <w:noProof/>
            <w:webHidden/>
          </w:rPr>
          <w:t>23</w:t>
        </w:r>
        <w:r>
          <w:rPr>
            <w:noProof/>
            <w:webHidden/>
          </w:rPr>
          <w:fldChar w:fldCharType="end"/>
        </w:r>
      </w:hyperlink>
    </w:p>
    <w:p w14:paraId="5B106A31" w14:textId="7ADDEEDE"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61" w:history="1">
        <w:r w:rsidRPr="00626480">
          <w:rPr>
            <w:rStyle w:val="a6"/>
            <w:noProof/>
          </w:rPr>
          <w:t>6.3.2</w:t>
        </w:r>
        <w:r>
          <w:rPr>
            <w:rFonts w:asciiTheme="minorHAnsi" w:eastAsiaTheme="minorEastAsia" w:hAnsiTheme="minorHAnsi" w:cstheme="minorBidi"/>
            <w:i w:val="0"/>
            <w:iCs w:val="0"/>
            <w:noProof/>
            <w:kern w:val="0"/>
            <w:sz w:val="22"/>
            <w:szCs w:val="22"/>
          </w:rPr>
          <w:tab/>
        </w:r>
        <w:r w:rsidRPr="00626480">
          <w:rPr>
            <w:rStyle w:val="a6"/>
            <w:rFonts w:hint="eastAsia"/>
            <w:noProof/>
          </w:rPr>
          <w:t>缓存操作模块类图</w:t>
        </w:r>
        <w:r>
          <w:rPr>
            <w:noProof/>
            <w:webHidden/>
          </w:rPr>
          <w:tab/>
        </w:r>
        <w:r>
          <w:rPr>
            <w:noProof/>
            <w:webHidden/>
          </w:rPr>
          <w:fldChar w:fldCharType="begin"/>
        </w:r>
        <w:r>
          <w:rPr>
            <w:noProof/>
            <w:webHidden/>
          </w:rPr>
          <w:instrText xml:space="preserve"> PAGEREF _Toc451004061 \h </w:instrText>
        </w:r>
        <w:r>
          <w:rPr>
            <w:noProof/>
            <w:webHidden/>
          </w:rPr>
        </w:r>
        <w:r>
          <w:rPr>
            <w:noProof/>
            <w:webHidden/>
          </w:rPr>
          <w:fldChar w:fldCharType="separate"/>
        </w:r>
        <w:r>
          <w:rPr>
            <w:noProof/>
            <w:webHidden/>
          </w:rPr>
          <w:t>24</w:t>
        </w:r>
        <w:r>
          <w:rPr>
            <w:noProof/>
            <w:webHidden/>
          </w:rPr>
          <w:fldChar w:fldCharType="end"/>
        </w:r>
      </w:hyperlink>
    </w:p>
    <w:p w14:paraId="1FC6CB05" w14:textId="05E8E421"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62" w:history="1">
        <w:r w:rsidRPr="00626480">
          <w:rPr>
            <w:rStyle w:val="a6"/>
            <w:noProof/>
          </w:rPr>
          <w:t>6.3.3</w:t>
        </w:r>
        <w:r>
          <w:rPr>
            <w:rFonts w:asciiTheme="minorHAnsi" w:eastAsiaTheme="minorEastAsia" w:hAnsiTheme="minorHAnsi" w:cstheme="minorBidi"/>
            <w:i w:val="0"/>
            <w:iCs w:val="0"/>
            <w:noProof/>
            <w:kern w:val="0"/>
            <w:sz w:val="22"/>
            <w:szCs w:val="22"/>
          </w:rPr>
          <w:tab/>
        </w:r>
        <w:r w:rsidRPr="00626480">
          <w:rPr>
            <w:rStyle w:val="a6"/>
            <w:noProof/>
          </w:rPr>
          <w:t>NutcrackerCenter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_Toc451004062 \h </w:instrText>
        </w:r>
        <w:r>
          <w:rPr>
            <w:noProof/>
            <w:webHidden/>
          </w:rPr>
        </w:r>
        <w:r>
          <w:rPr>
            <w:noProof/>
            <w:webHidden/>
          </w:rPr>
          <w:fldChar w:fldCharType="separate"/>
        </w:r>
        <w:r>
          <w:rPr>
            <w:noProof/>
            <w:webHidden/>
          </w:rPr>
          <w:t>24</w:t>
        </w:r>
        <w:r>
          <w:rPr>
            <w:noProof/>
            <w:webHidden/>
          </w:rPr>
          <w:fldChar w:fldCharType="end"/>
        </w:r>
      </w:hyperlink>
    </w:p>
    <w:p w14:paraId="286743E7" w14:textId="632CC408"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63" w:history="1">
        <w:r w:rsidRPr="00626480">
          <w:rPr>
            <w:rStyle w:val="a6"/>
            <w:noProof/>
          </w:rPr>
          <w:t>6.3.4</w:t>
        </w:r>
        <w:r>
          <w:rPr>
            <w:rFonts w:asciiTheme="minorHAnsi" w:eastAsiaTheme="minorEastAsia" w:hAnsiTheme="minorHAnsi" w:cstheme="minorBidi"/>
            <w:i w:val="0"/>
            <w:iCs w:val="0"/>
            <w:noProof/>
            <w:kern w:val="0"/>
            <w:sz w:val="22"/>
            <w:szCs w:val="22"/>
          </w:rPr>
          <w:tab/>
        </w:r>
        <w:r w:rsidRPr="00626480">
          <w:rPr>
            <w:rStyle w:val="a6"/>
            <w:noProof/>
          </w:rPr>
          <w:t>NutcrackerCenterAop</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_Toc451004063 \h </w:instrText>
        </w:r>
        <w:r>
          <w:rPr>
            <w:noProof/>
            <w:webHidden/>
          </w:rPr>
        </w:r>
        <w:r>
          <w:rPr>
            <w:noProof/>
            <w:webHidden/>
          </w:rPr>
          <w:fldChar w:fldCharType="separate"/>
        </w:r>
        <w:r>
          <w:rPr>
            <w:noProof/>
            <w:webHidden/>
          </w:rPr>
          <w:t>25</w:t>
        </w:r>
        <w:r>
          <w:rPr>
            <w:noProof/>
            <w:webHidden/>
          </w:rPr>
          <w:fldChar w:fldCharType="end"/>
        </w:r>
      </w:hyperlink>
    </w:p>
    <w:p w14:paraId="1CA4BA87" w14:textId="7E0DEC6F"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64" w:history="1">
        <w:r w:rsidRPr="00626480">
          <w:rPr>
            <w:rStyle w:val="a6"/>
            <w:noProof/>
          </w:rPr>
          <w:t>6.3.5</w:t>
        </w:r>
        <w:r>
          <w:rPr>
            <w:rFonts w:asciiTheme="minorHAnsi" w:eastAsiaTheme="minorEastAsia" w:hAnsiTheme="minorHAnsi" w:cstheme="minorBidi"/>
            <w:i w:val="0"/>
            <w:iCs w:val="0"/>
            <w:noProof/>
            <w:kern w:val="0"/>
            <w:sz w:val="22"/>
            <w:szCs w:val="22"/>
          </w:rPr>
          <w:tab/>
        </w:r>
        <w:r w:rsidRPr="00626480">
          <w:rPr>
            <w:rStyle w:val="a6"/>
            <w:noProof/>
          </w:rPr>
          <w:t>ModRedisCenterAop</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_Toc451004064 \h </w:instrText>
        </w:r>
        <w:r>
          <w:rPr>
            <w:noProof/>
            <w:webHidden/>
          </w:rPr>
        </w:r>
        <w:r>
          <w:rPr>
            <w:noProof/>
            <w:webHidden/>
          </w:rPr>
          <w:fldChar w:fldCharType="separate"/>
        </w:r>
        <w:r>
          <w:rPr>
            <w:noProof/>
            <w:webHidden/>
          </w:rPr>
          <w:t>25</w:t>
        </w:r>
        <w:r>
          <w:rPr>
            <w:noProof/>
            <w:webHidden/>
          </w:rPr>
          <w:fldChar w:fldCharType="end"/>
        </w:r>
      </w:hyperlink>
    </w:p>
    <w:p w14:paraId="76949D10" w14:textId="4C231814"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65" w:history="1">
        <w:r w:rsidRPr="00626480">
          <w:rPr>
            <w:rStyle w:val="a6"/>
            <w:noProof/>
          </w:rPr>
          <w:t>6.3.6</w:t>
        </w:r>
        <w:r>
          <w:rPr>
            <w:rFonts w:asciiTheme="minorHAnsi" w:eastAsiaTheme="minorEastAsia" w:hAnsiTheme="minorHAnsi" w:cstheme="minorBidi"/>
            <w:i w:val="0"/>
            <w:iCs w:val="0"/>
            <w:noProof/>
            <w:kern w:val="0"/>
            <w:sz w:val="22"/>
            <w:szCs w:val="22"/>
          </w:rPr>
          <w:tab/>
        </w:r>
        <w:r w:rsidRPr="00626480">
          <w:rPr>
            <w:rStyle w:val="a6"/>
            <w:noProof/>
          </w:rPr>
          <w:t>ModRedisCenterAop</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_Toc451004065 \h </w:instrText>
        </w:r>
        <w:r>
          <w:rPr>
            <w:noProof/>
            <w:webHidden/>
          </w:rPr>
        </w:r>
        <w:r>
          <w:rPr>
            <w:noProof/>
            <w:webHidden/>
          </w:rPr>
          <w:fldChar w:fldCharType="separate"/>
        </w:r>
        <w:r>
          <w:rPr>
            <w:noProof/>
            <w:webHidden/>
          </w:rPr>
          <w:t>26</w:t>
        </w:r>
        <w:r>
          <w:rPr>
            <w:noProof/>
            <w:webHidden/>
          </w:rPr>
          <w:fldChar w:fldCharType="end"/>
        </w:r>
      </w:hyperlink>
    </w:p>
    <w:p w14:paraId="3E5A6EB7" w14:textId="40337F89"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66" w:history="1">
        <w:r w:rsidRPr="00626480">
          <w:rPr>
            <w:rStyle w:val="a6"/>
            <w:noProof/>
          </w:rPr>
          <w:t>6.3.7</w:t>
        </w:r>
        <w:r>
          <w:rPr>
            <w:rFonts w:asciiTheme="minorHAnsi" w:eastAsiaTheme="minorEastAsia" w:hAnsiTheme="minorHAnsi" w:cstheme="minorBidi"/>
            <w:i w:val="0"/>
            <w:iCs w:val="0"/>
            <w:noProof/>
            <w:kern w:val="0"/>
            <w:sz w:val="22"/>
            <w:szCs w:val="22"/>
          </w:rPr>
          <w:tab/>
        </w:r>
        <w:r w:rsidRPr="00626480">
          <w:rPr>
            <w:rStyle w:val="a6"/>
            <w:noProof/>
          </w:rPr>
          <w:t>LockCacheCenter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_Toc451004066 \h </w:instrText>
        </w:r>
        <w:r>
          <w:rPr>
            <w:noProof/>
            <w:webHidden/>
          </w:rPr>
        </w:r>
        <w:r>
          <w:rPr>
            <w:noProof/>
            <w:webHidden/>
          </w:rPr>
          <w:fldChar w:fldCharType="separate"/>
        </w:r>
        <w:r>
          <w:rPr>
            <w:noProof/>
            <w:webHidden/>
          </w:rPr>
          <w:t>26</w:t>
        </w:r>
        <w:r>
          <w:rPr>
            <w:noProof/>
            <w:webHidden/>
          </w:rPr>
          <w:fldChar w:fldCharType="end"/>
        </w:r>
      </w:hyperlink>
    </w:p>
    <w:p w14:paraId="2E563EB8" w14:textId="4873F798"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67" w:history="1">
        <w:r w:rsidRPr="00626480">
          <w:rPr>
            <w:rStyle w:val="a6"/>
            <w:noProof/>
          </w:rPr>
          <w:t>6.3.8</w:t>
        </w:r>
        <w:r>
          <w:rPr>
            <w:rFonts w:asciiTheme="minorHAnsi" w:eastAsiaTheme="minorEastAsia" w:hAnsiTheme="minorHAnsi" w:cstheme="minorBidi"/>
            <w:i w:val="0"/>
            <w:iCs w:val="0"/>
            <w:noProof/>
            <w:kern w:val="0"/>
            <w:sz w:val="22"/>
            <w:szCs w:val="22"/>
          </w:rPr>
          <w:tab/>
        </w:r>
        <w:r w:rsidRPr="00626480">
          <w:rPr>
            <w:rStyle w:val="a6"/>
            <w:noProof/>
          </w:rPr>
          <w:t>LockCache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_Toc451004067 \h </w:instrText>
        </w:r>
        <w:r>
          <w:rPr>
            <w:noProof/>
            <w:webHidden/>
          </w:rPr>
        </w:r>
        <w:r>
          <w:rPr>
            <w:noProof/>
            <w:webHidden/>
          </w:rPr>
          <w:fldChar w:fldCharType="separate"/>
        </w:r>
        <w:r>
          <w:rPr>
            <w:noProof/>
            <w:webHidden/>
          </w:rPr>
          <w:t>27</w:t>
        </w:r>
        <w:r>
          <w:rPr>
            <w:noProof/>
            <w:webHidden/>
          </w:rPr>
          <w:fldChar w:fldCharType="end"/>
        </w:r>
      </w:hyperlink>
    </w:p>
    <w:p w14:paraId="3DB0E353" w14:textId="2B941283"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68" w:history="1">
        <w:r w:rsidRPr="00626480">
          <w:rPr>
            <w:rStyle w:val="a6"/>
            <w:noProof/>
          </w:rPr>
          <w:t>6.4</w:t>
        </w:r>
        <w:r>
          <w:rPr>
            <w:rFonts w:asciiTheme="minorHAnsi" w:eastAsiaTheme="minorEastAsia" w:hAnsiTheme="minorHAnsi" w:cstheme="minorBidi"/>
            <w:smallCaps w:val="0"/>
            <w:noProof/>
            <w:kern w:val="0"/>
            <w:sz w:val="22"/>
            <w:szCs w:val="22"/>
          </w:rPr>
          <w:tab/>
        </w:r>
        <w:r w:rsidRPr="00626480">
          <w:rPr>
            <w:rStyle w:val="a6"/>
            <w:noProof/>
          </w:rPr>
          <w:t>Id</w:t>
        </w:r>
        <w:r w:rsidRPr="00626480">
          <w:rPr>
            <w:rStyle w:val="a6"/>
            <w:rFonts w:hint="eastAsia"/>
            <w:noProof/>
          </w:rPr>
          <w:t>列表基础服务模块（</w:t>
        </w:r>
        <w:r w:rsidRPr="00626480">
          <w:rPr>
            <w:rStyle w:val="a6"/>
            <w:noProof/>
          </w:rPr>
          <w:t>IdList</w:t>
        </w:r>
        <w:r w:rsidRPr="00626480">
          <w:rPr>
            <w:rStyle w:val="a6"/>
            <w:rFonts w:hint="eastAsia"/>
            <w:noProof/>
          </w:rPr>
          <w:t>）</w:t>
        </w:r>
        <w:r>
          <w:rPr>
            <w:noProof/>
            <w:webHidden/>
          </w:rPr>
          <w:tab/>
        </w:r>
        <w:r>
          <w:rPr>
            <w:noProof/>
            <w:webHidden/>
          </w:rPr>
          <w:fldChar w:fldCharType="begin"/>
        </w:r>
        <w:r>
          <w:rPr>
            <w:noProof/>
            <w:webHidden/>
          </w:rPr>
          <w:instrText xml:space="preserve"> PAGEREF _Toc451004068 \h </w:instrText>
        </w:r>
        <w:r>
          <w:rPr>
            <w:noProof/>
            <w:webHidden/>
          </w:rPr>
        </w:r>
        <w:r>
          <w:rPr>
            <w:noProof/>
            <w:webHidden/>
          </w:rPr>
          <w:fldChar w:fldCharType="separate"/>
        </w:r>
        <w:r>
          <w:rPr>
            <w:noProof/>
            <w:webHidden/>
          </w:rPr>
          <w:t>27</w:t>
        </w:r>
        <w:r>
          <w:rPr>
            <w:noProof/>
            <w:webHidden/>
          </w:rPr>
          <w:fldChar w:fldCharType="end"/>
        </w:r>
      </w:hyperlink>
    </w:p>
    <w:p w14:paraId="460DAFC2" w14:textId="2CE0B23B"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69" w:history="1">
        <w:r w:rsidRPr="00626480">
          <w:rPr>
            <w:rStyle w:val="a6"/>
            <w:noProof/>
          </w:rPr>
          <w:t>6.4.1</w:t>
        </w:r>
        <w:r>
          <w:rPr>
            <w:rFonts w:asciiTheme="minorHAnsi" w:eastAsiaTheme="minorEastAsia" w:hAnsiTheme="minorHAnsi" w:cstheme="minorBidi"/>
            <w:i w:val="0"/>
            <w:iCs w:val="0"/>
            <w:noProof/>
            <w:kern w:val="0"/>
            <w:sz w:val="22"/>
            <w:szCs w:val="22"/>
          </w:rPr>
          <w:tab/>
        </w:r>
        <w:r w:rsidRPr="00626480">
          <w:rPr>
            <w:rStyle w:val="a6"/>
            <w:noProof/>
          </w:rPr>
          <w:t>Id</w:t>
        </w:r>
        <w:r w:rsidRPr="00626480">
          <w:rPr>
            <w:rStyle w:val="a6"/>
            <w:rFonts w:hint="eastAsia"/>
            <w:noProof/>
          </w:rPr>
          <w:t>列表基础服务模块概述</w:t>
        </w:r>
        <w:r>
          <w:rPr>
            <w:noProof/>
            <w:webHidden/>
          </w:rPr>
          <w:tab/>
        </w:r>
        <w:r>
          <w:rPr>
            <w:noProof/>
            <w:webHidden/>
          </w:rPr>
          <w:fldChar w:fldCharType="begin"/>
        </w:r>
        <w:r>
          <w:rPr>
            <w:noProof/>
            <w:webHidden/>
          </w:rPr>
          <w:instrText xml:space="preserve"> PAGEREF _Toc451004069 \h </w:instrText>
        </w:r>
        <w:r>
          <w:rPr>
            <w:noProof/>
            <w:webHidden/>
          </w:rPr>
        </w:r>
        <w:r>
          <w:rPr>
            <w:noProof/>
            <w:webHidden/>
          </w:rPr>
          <w:fldChar w:fldCharType="separate"/>
        </w:r>
        <w:r>
          <w:rPr>
            <w:noProof/>
            <w:webHidden/>
          </w:rPr>
          <w:t>27</w:t>
        </w:r>
        <w:r>
          <w:rPr>
            <w:noProof/>
            <w:webHidden/>
          </w:rPr>
          <w:fldChar w:fldCharType="end"/>
        </w:r>
      </w:hyperlink>
    </w:p>
    <w:p w14:paraId="161C7FB1" w14:textId="4FB6B74E"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70" w:history="1">
        <w:r w:rsidRPr="00626480">
          <w:rPr>
            <w:rStyle w:val="a6"/>
            <w:noProof/>
          </w:rPr>
          <w:t>6.4.2</w:t>
        </w:r>
        <w:r>
          <w:rPr>
            <w:rFonts w:asciiTheme="minorHAnsi" w:eastAsiaTheme="minorEastAsia" w:hAnsiTheme="minorHAnsi" w:cstheme="minorBidi"/>
            <w:i w:val="0"/>
            <w:iCs w:val="0"/>
            <w:noProof/>
            <w:kern w:val="0"/>
            <w:sz w:val="22"/>
            <w:szCs w:val="22"/>
          </w:rPr>
          <w:tab/>
        </w:r>
        <w:r w:rsidRPr="00626480">
          <w:rPr>
            <w:rStyle w:val="a6"/>
            <w:noProof/>
          </w:rPr>
          <w:t>IdList</w:t>
        </w:r>
        <w:r w:rsidRPr="00626480">
          <w:rPr>
            <w:rStyle w:val="a6"/>
            <w:rFonts w:hint="eastAsia"/>
            <w:noProof/>
          </w:rPr>
          <w:t>系统模块类图</w:t>
        </w:r>
        <w:r>
          <w:rPr>
            <w:noProof/>
            <w:webHidden/>
          </w:rPr>
          <w:tab/>
        </w:r>
        <w:r>
          <w:rPr>
            <w:noProof/>
            <w:webHidden/>
          </w:rPr>
          <w:fldChar w:fldCharType="begin"/>
        </w:r>
        <w:r>
          <w:rPr>
            <w:noProof/>
            <w:webHidden/>
          </w:rPr>
          <w:instrText xml:space="preserve"> PAGEREF _Toc451004070 \h </w:instrText>
        </w:r>
        <w:r>
          <w:rPr>
            <w:noProof/>
            <w:webHidden/>
          </w:rPr>
        </w:r>
        <w:r>
          <w:rPr>
            <w:noProof/>
            <w:webHidden/>
          </w:rPr>
          <w:fldChar w:fldCharType="separate"/>
        </w:r>
        <w:r>
          <w:rPr>
            <w:noProof/>
            <w:webHidden/>
          </w:rPr>
          <w:t>28</w:t>
        </w:r>
        <w:r>
          <w:rPr>
            <w:noProof/>
            <w:webHidden/>
          </w:rPr>
          <w:fldChar w:fldCharType="end"/>
        </w:r>
      </w:hyperlink>
    </w:p>
    <w:p w14:paraId="5E5B7773" w14:textId="51E90D20"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71" w:history="1">
        <w:r w:rsidRPr="00626480">
          <w:rPr>
            <w:rStyle w:val="a6"/>
            <w:noProof/>
          </w:rPr>
          <w:t>6.4.3</w:t>
        </w:r>
        <w:r>
          <w:rPr>
            <w:rFonts w:asciiTheme="minorHAnsi" w:eastAsiaTheme="minorEastAsia" w:hAnsiTheme="minorHAnsi" w:cstheme="minorBidi"/>
            <w:i w:val="0"/>
            <w:iCs w:val="0"/>
            <w:noProof/>
            <w:kern w:val="0"/>
            <w:sz w:val="22"/>
            <w:szCs w:val="22"/>
          </w:rPr>
          <w:tab/>
        </w:r>
        <w:r w:rsidRPr="00626480">
          <w:rPr>
            <w:rStyle w:val="a6"/>
            <w:noProof/>
          </w:rPr>
          <w:t xml:space="preserve">IdListClient </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_Toc451004071 \h </w:instrText>
        </w:r>
        <w:r>
          <w:rPr>
            <w:noProof/>
            <w:webHidden/>
          </w:rPr>
        </w:r>
        <w:r>
          <w:rPr>
            <w:noProof/>
            <w:webHidden/>
          </w:rPr>
          <w:fldChar w:fldCharType="separate"/>
        </w:r>
        <w:r>
          <w:rPr>
            <w:noProof/>
            <w:webHidden/>
          </w:rPr>
          <w:t>28</w:t>
        </w:r>
        <w:r>
          <w:rPr>
            <w:noProof/>
            <w:webHidden/>
          </w:rPr>
          <w:fldChar w:fldCharType="end"/>
        </w:r>
      </w:hyperlink>
    </w:p>
    <w:p w14:paraId="760261EC" w14:textId="3055FA4B"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72" w:history="1">
        <w:r w:rsidRPr="00626480">
          <w:rPr>
            <w:rStyle w:val="a6"/>
            <w:noProof/>
          </w:rPr>
          <w:t>6.4.4</w:t>
        </w:r>
        <w:r>
          <w:rPr>
            <w:rFonts w:asciiTheme="minorHAnsi" w:eastAsiaTheme="minorEastAsia" w:hAnsiTheme="minorHAnsi" w:cstheme="minorBidi"/>
            <w:i w:val="0"/>
            <w:iCs w:val="0"/>
            <w:noProof/>
            <w:kern w:val="0"/>
            <w:sz w:val="22"/>
            <w:szCs w:val="22"/>
          </w:rPr>
          <w:tab/>
        </w:r>
        <w:r w:rsidRPr="00626480">
          <w:rPr>
            <w:rStyle w:val="a6"/>
            <w:noProof/>
          </w:rPr>
          <w:t xml:space="preserve">IdListServiceImpl </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_Toc451004072 \h </w:instrText>
        </w:r>
        <w:r>
          <w:rPr>
            <w:noProof/>
            <w:webHidden/>
          </w:rPr>
        </w:r>
        <w:r>
          <w:rPr>
            <w:noProof/>
            <w:webHidden/>
          </w:rPr>
          <w:fldChar w:fldCharType="separate"/>
        </w:r>
        <w:r>
          <w:rPr>
            <w:noProof/>
            <w:webHidden/>
          </w:rPr>
          <w:t>29</w:t>
        </w:r>
        <w:r>
          <w:rPr>
            <w:noProof/>
            <w:webHidden/>
          </w:rPr>
          <w:fldChar w:fldCharType="end"/>
        </w:r>
      </w:hyperlink>
    </w:p>
    <w:p w14:paraId="54739132" w14:textId="063E80AD"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73" w:history="1">
        <w:r w:rsidRPr="00626480">
          <w:rPr>
            <w:rStyle w:val="a6"/>
            <w:noProof/>
          </w:rPr>
          <w:t>6.4.5</w:t>
        </w:r>
        <w:r>
          <w:rPr>
            <w:rFonts w:asciiTheme="minorHAnsi" w:eastAsiaTheme="minorEastAsia" w:hAnsiTheme="minorHAnsi" w:cstheme="minorBidi"/>
            <w:i w:val="0"/>
            <w:iCs w:val="0"/>
            <w:noProof/>
            <w:kern w:val="0"/>
            <w:sz w:val="22"/>
            <w:szCs w:val="22"/>
          </w:rPr>
          <w:tab/>
        </w:r>
        <w:r w:rsidRPr="00626480">
          <w:rPr>
            <w:rStyle w:val="a6"/>
            <w:noProof/>
          </w:rPr>
          <w:t>CommonCache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_Toc451004073 \h </w:instrText>
        </w:r>
        <w:r>
          <w:rPr>
            <w:noProof/>
            <w:webHidden/>
          </w:rPr>
        </w:r>
        <w:r>
          <w:rPr>
            <w:noProof/>
            <w:webHidden/>
          </w:rPr>
          <w:fldChar w:fldCharType="separate"/>
        </w:r>
        <w:r>
          <w:rPr>
            <w:noProof/>
            <w:webHidden/>
          </w:rPr>
          <w:t>30</w:t>
        </w:r>
        <w:r>
          <w:rPr>
            <w:noProof/>
            <w:webHidden/>
          </w:rPr>
          <w:fldChar w:fldCharType="end"/>
        </w:r>
      </w:hyperlink>
    </w:p>
    <w:p w14:paraId="70960BBE" w14:textId="7F1B1775"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74" w:history="1">
        <w:r w:rsidRPr="00626480">
          <w:rPr>
            <w:rStyle w:val="a6"/>
            <w:noProof/>
          </w:rPr>
          <w:t>6.4.6</w:t>
        </w:r>
        <w:r>
          <w:rPr>
            <w:rFonts w:asciiTheme="minorHAnsi" w:eastAsiaTheme="minorEastAsia" w:hAnsiTheme="minorHAnsi" w:cstheme="minorBidi"/>
            <w:i w:val="0"/>
            <w:iCs w:val="0"/>
            <w:noProof/>
            <w:kern w:val="0"/>
            <w:sz w:val="22"/>
            <w:szCs w:val="22"/>
          </w:rPr>
          <w:tab/>
        </w:r>
        <w:r w:rsidRPr="00626480">
          <w:rPr>
            <w:rStyle w:val="a6"/>
            <w:noProof/>
          </w:rPr>
          <w:t>IdListCache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_Toc451004074 \h </w:instrText>
        </w:r>
        <w:r>
          <w:rPr>
            <w:noProof/>
            <w:webHidden/>
          </w:rPr>
        </w:r>
        <w:r>
          <w:rPr>
            <w:noProof/>
            <w:webHidden/>
          </w:rPr>
          <w:fldChar w:fldCharType="separate"/>
        </w:r>
        <w:r>
          <w:rPr>
            <w:noProof/>
            <w:webHidden/>
          </w:rPr>
          <w:t>30</w:t>
        </w:r>
        <w:r>
          <w:rPr>
            <w:noProof/>
            <w:webHidden/>
          </w:rPr>
          <w:fldChar w:fldCharType="end"/>
        </w:r>
      </w:hyperlink>
    </w:p>
    <w:p w14:paraId="474D7D65" w14:textId="65BDC559"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75" w:history="1">
        <w:r w:rsidRPr="00626480">
          <w:rPr>
            <w:rStyle w:val="a6"/>
            <w:noProof/>
          </w:rPr>
          <w:t>6.4.7</w:t>
        </w:r>
        <w:r>
          <w:rPr>
            <w:rFonts w:asciiTheme="minorHAnsi" w:eastAsiaTheme="minorEastAsia" w:hAnsiTheme="minorHAnsi" w:cstheme="minorBidi"/>
            <w:i w:val="0"/>
            <w:iCs w:val="0"/>
            <w:noProof/>
            <w:kern w:val="0"/>
            <w:sz w:val="22"/>
            <w:szCs w:val="22"/>
          </w:rPr>
          <w:tab/>
        </w:r>
        <w:r w:rsidRPr="00626480">
          <w:rPr>
            <w:rStyle w:val="a6"/>
            <w:noProof/>
          </w:rPr>
          <w:t>IdListDao</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_Toc451004075 \h </w:instrText>
        </w:r>
        <w:r>
          <w:rPr>
            <w:noProof/>
            <w:webHidden/>
          </w:rPr>
        </w:r>
        <w:r>
          <w:rPr>
            <w:noProof/>
            <w:webHidden/>
          </w:rPr>
          <w:fldChar w:fldCharType="separate"/>
        </w:r>
        <w:r>
          <w:rPr>
            <w:noProof/>
            <w:webHidden/>
          </w:rPr>
          <w:t>31</w:t>
        </w:r>
        <w:r>
          <w:rPr>
            <w:noProof/>
            <w:webHidden/>
          </w:rPr>
          <w:fldChar w:fldCharType="end"/>
        </w:r>
      </w:hyperlink>
    </w:p>
    <w:p w14:paraId="02D071D3" w14:textId="7FB78401"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76" w:history="1">
        <w:r w:rsidRPr="00626480">
          <w:rPr>
            <w:rStyle w:val="a6"/>
            <w:noProof/>
          </w:rPr>
          <w:t>6.5</w:t>
        </w:r>
        <w:r>
          <w:rPr>
            <w:rFonts w:asciiTheme="minorHAnsi" w:eastAsiaTheme="minorEastAsia" w:hAnsiTheme="minorHAnsi" w:cstheme="minorBidi"/>
            <w:smallCaps w:val="0"/>
            <w:noProof/>
            <w:kern w:val="0"/>
            <w:sz w:val="22"/>
            <w:szCs w:val="22"/>
          </w:rPr>
          <w:tab/>
        </w:r>
        <w:r w:rsidRPr="00626480">
          <w:rPr>
            <w:rStyle w:val="a6"/>
            <w:rFonts w:hint="eastAsia"/>
            <w:noProof/>
          </w:rPr>
          <w:t>账户系统（</w:t>
        </w:r>
        <w:r w:rsidRPr="00626480">
          <w:rPr>
            <w:rStyle w:val="a6"/>
            <w:noProof/>
          </w:rPr>
          <w:t>Acount</w:t>
        </w:r>
        <w:r w:rsidRPr="00626480">
          <w:rPr>
            <w:rStyle w:val="a6"/>
            <w:rFonts w:hint="eastAsia"/>
            <w:noProof/>
          </w:rPr>
          <w:t>）模块</w:t>
        </w:r>
        <w:r>
          <w:rPr>
            <w:noProof/>
            <w:webHidden/>
          </w:rPr>
          <w:tab/>
        </w:r>
        <w:r>
          <w:rPr>
            <w:noProof/>
            <w:webHidden/>
          </w:rPr>
          <w:fldChar w:fldCharType="begin"/>
        </w:r>
        <w:r>
          <w:rPr>
            <w:noProof/>
            <w:webHidden/>
          </w:rPr>
          <w:instrText xml:space="preserve"> PAGEREF _Toc451004076 \h </w:instrText>
        </w:r>
        <w:r>
          <w:rPr>
            <w:noProof/>
            <w:webHidden/>
          </w:rPr>
        </w:r>
        <w:r>
          <w:rPr>
            <w:noProof/>
            <w:webHidden/>
          </w:rPr>
          <w:fldChar w:fldCharType="separate"/>
        </w:r>
        <w:r>
          <w:rPr>
            <w:noProof/>
            <w:webHidden/>
          </w:rPr>
          <w:t>31</w:t>
        </w:r>
        <w:r>
          <w:rPr>
            <w:noProof/>
            <w:webHidden/>
          </w:rPr>
          <w:fldChar w:fldCharType="end"/>
        </w:r>
      </w:hyperlink>
    </w:p>
    <w:p w14:paraId="11AB4EDF" w14:textId="3664628A"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77" w:history="1">
        <w:r w:rsidRPr="00626480">
          <w:rPr>
            <w:rStyle w:val="a6"/>
            <w:noProof/>
          </w:rPr>
          <w:t>6.5.1</w:t>
        </w:r>
        <w:r>
          <w:rPr>
            <w:rFonts w:asciiTheme="minorHAnsi" w:eastAsiaTheme="minorEastAsia" w:hAnsiTheme="minorHAnsi" w:cstheme="minorBidi"/>
            <w:i w:val="0"/>
            <w:iCs w:val="0"/>
            <w:noProof/>
            <w:kern w:val="0"/>
            <w:sz w:val="22"/>
            <w:szCs w:val="22"/>
          </w:rPr>
          <w:tab/>
        </w:r>
        <w:r w:rsidRPr="00626480">
          <w:rPr>
            <w:rStyle w:val="a6"/>
            <w:rFonts w:hint="eastAsia"/>
            <w:noProof/>
          </w:rPr>
          <w:t>账户系统模块概述</w:t>
        </w:r>
        <w:r>
          <w:rPr>
            <w:noProof/>
            <w:webHidden/>
          </w:rPr>
          <w:tab/>
        </w:r>
        <w:r>
          <w:rPr>
            <w:noProof/>
            <w:webHidden/>
          </w:rPr>
          <w:fldChar w:fldCharType="begin"/>
        </w:r>
        <w:r>
          <w:rPr>
            <w:noProof/>
            <w:webHidden/>
          </w:rPr>
          <w:instrText xml:space="preserve"> PAGEREF _Toc451004077 \h </w:instrText>
        </w:r>
        <w:r>
          <w:rPr>
            <w:noProof/>
            <w:webHidden/>
          </w:rPr>
        </w:r>
        <w:r>
          <w:rPr>
            <w:noProof/>
            <w:webHidden/>
          </w:rPr>
          <w:fldChar w:fldCharType="separate"/>
        </w:r>
        <w:r>
          <w:rPr>
            <w:noProof/>
            <w:webHidden/>
          </w:rPr>
          <w:t>31</w:t>
        </w:r>
        <w:r>
          <w:rPr>
            <w:noProof/>
            <w:webHidden/>
          </w:rPr>
          <w:fldChar w:fldCharType="end"/>
        </w:r>
      </w:hyperlink>
    </w:p>
    <w:p w14:paraId="73FD82B9" w14:textId="2F3A8248"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78" w:history="1">
        <w:r w:rsidRPr="00626480">
          <w:rPr>
            <w:rStyle w:val="a6"/>
            <w:noProof/>
          </w:rPr>
          <w:t>6.5.2</w:t>
        </w:r>
        <w:r>
          <w:rPr>
            <w:rFonts w:asciiTheme="minorHAnsi" w:eastAsiaTheme="minorEastAsia" w:hAnsiTheme="minorHAnsi" w:cstheme="minorBidi"/>
            <w:i w:val="0"/>
            <w:iCs w:val="0"/>
            <w:noProof/>
            <w:kern w:val="0"/>
            <w:sz w:val="22"/>
            <w:szCs w:val="22"/>
          </w:rPr>
          <w:tab/>
        </w:r>
        <w:r w:rsidRPr="00626480">
          <w:rPr>
            <w:rStyle w:val="a6"/>
            <w:rFonts w:hint="eastAsia"/>
            <w:noProof/>
          </w:rPr>
          <w:t>账户系统模块类图</w:t>
        </w:r>
        <w:r>
          <w:rPr>
            <w:noProof/>
            <w:webHidden/>
          </w:rPr>
          <w:tab/>
        </w:r>
        <w:r>
          <w:rPr>
            <w:noProof/>
            <w:webHidden/>
          </w:rPr>
          <w:fldChar w:fldCharType="begin"/>
        </w:r>
        <w:r>
          <w:rPr>
            <w:noProof/>
            <w:webHidden/>
          </w:rPr>
          <w:instrText xml:space="preserve"> PAGEREF _Toc451004078 \h </w:instrText>
        </w:r>
        <w:r>
          <w:rPr>
            <w:noProof/>
            <w:webHidden/>
          </w:rPr>
        </w:r>
        <w:r>
          <w:rPr>
            <w:noProof/>
            <w:webHidden/>
          </w:rPr>
          <w:fldChar w:fldCharType="separate"/>
        </w:r>
        <w:r>
          <w:rPr>
            <w:noProof/>
            <w:webHidden/>
          </w:rPr>
          <w:t>38</w:t>
        </w:r>
        <w:r>
          <w:rPr>
            <w:noProof/>
            <w:webHidden/>
          </w:rPr>
          <w:fldChar w:fldCharType="end"/>
        </w:r>
      </w:hyperlink>
    </w:p>
    <w:p w14:paraId="5F8CEF83" w14:textId="0EB0A677"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79" w:history="1">
        <w:r w:rsidRPr="00626480">
          <w:rPr>
            <w:rStyle w:val="a6"/>
            <w:noProof/>
          </w:rPr>
          <w:t>6.5.3</w:t>
        </w:r>
        <w:r>
          <w:rPr>
            <w:rFonts w:asciiTheme="minorHAnsi" w:eastAsiaTheme="minorEastAsia" w:hAnsiTheme="minorHAnsi" w:cstheme="minorBidi"/>
            <w:i w:val="0"/>
            <w:iCs w:val="0"/>
            <w:noProof/>
            <w:kern w:val="0"/>
            <w:sz w:val="22"/>
            <w:szCs w:val="22"/>
          </w:rPr>
          <w:tab/>
        </w:r>
        <w:r w:rsidRPr="00626480">
          <w:rPr>
            <w:rStyle w:val="a6"/>
            <w:noProof/>
          </w:rPr>
          <w:t>JsonController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_Toc451004079 \h </w:instrText>
        </w:r>
        <w:r>
          <w:rPr>
            <w:noProof/>
            <w:webHidden/>
          </w:rPr>
        </w:r>
        <w:r>
          <w:rPr>
            <w:noProof/>
            <w:webHidden/>
          </w:rPr>
          <w:fldChar w:fldCharType="separate"/>
        </w:r>
        <w:r>
          <w:rPr>
            <w:noProof/>
            <w:webHidden/>
          </w:rPr>
          <w:t>38</w:t>
        </w:r>
        <w:r>
          <w:rPr>
            <w:noProof/>
            <w:webHidden/>
          </w:rPr>
          <w:fldChar w:fldCharType="end"/>
        </w:r>
      </w:hyperlink>
    </w:p>
    <w:p w14:paraId="3CCD5B9E" w14:textId="5CBA6EF6"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80" w:history="1">
        <w:r w:rsidRPr="00626480">
          <w:rPr>
            <w:rStyle w:val="a6"/>
            <w:noProof/>
          </w:rPr>
          <w:t>6.5.4</w:t>
        </w:r>
        <w:r>
          <w:rPr>
            <w:rFonts w:asciiTheme="minorHAnsi" w:eastAsiaTheme="minorEastAsia" w:hAnsiTheme="minorHAnsi" w:cstheme="minorBidi"/>
            <w:i w:val="0"/>
            <w:iCs w:val="0"/>
            <w:noProof/>
            <w:kern w:val="0"/>
            <w:sz w:val="22"/>
            <w:szCs w:val="22"/>
          </w:rPr>
          <w:tab/>
        </w:r>
        <w:r w:rsidRPr="00626480">
          <w:rPr>
            <w:rStyle w:val="a6"/>
            <w:noProof/>
          </w:rPr>
          <w:t>AccountWebController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_Toc451004080 \h </w:instrText>
        </w:r>
        <w:r>
          <w:rPr>
            <w:noProof/>
            <w:webHidden/>
          </w:rPr>
        </w:r>
        <w:r>
          <w:rPr>
            <w:noProof/>
            <w:webHidden/>
          </w:rPr>
          <w:fldChar w:fldCharType="separate"/>
        </w:r>
        <w:r>
          <w:rPr>
            <w:noProof/>
            <w:webHidden/>
          </w:rPr>
          <w:t>39</w:t>
        </w:r>
        <w:r>
          <w:rPr>
            <w:noProof/>
            <w:webHidden/>
          </w:rPr>
          <w:fldChar w:fldCharType="end"/>
        </w:r>
      </w:hyperlink>
    </w:p>
    <w:p w14:paraId="2D408CDF" w14:textId="3640D21F"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81" w:history="1">
        <w:r w:rsidRPr="00626480">
          <w:rPr>
            <w:rStyle w:val="a6"/>
            <w:noProof/>
          </w:rPr>
          <w:t>6.5.5</w:t>
        </w:r>
        <w:r>
          <w:rPr>
            <w:rFonts w:asciiTheme="minorHAnsi" w:eastAsiaTheme="minorEastAsia" w:hAnsiTheme="minorHAnsi" w:cstheme="minorBidi"/>
            <w:i w:val="0"/>
            <w:iCs w:val="0"/>
            <w:noProof/>
            <w:kern w:val="0"/>
            <w:sz w:val="22"/>
            <w:szCs w:val="22"/>
          </w:rPr>
          <w:tab/>
        </w:r>
        <w:r w:rsidRPr="00626480">
          <w:rPr>
            <w:rStyle w:val="a6"/>
            <w:noProof/>
          </w:rPr>
          <w:t>AccountRestController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_Toc451004081 \h </w:instrText>
        </w:r>
        <w:r>
          <w:rPr>
            <w:noProof/>
            <w:webHidden/>
          </w:rPr>
        </w:r>
        <w:r>
          <w:rPr>
            <w:noProof/>
            <w:webHidden/>
          </w:rPr>
          <w:fldChar w:fldCharType="separate"/>
        </w:r>
        <w:r>
          <w:rPr>
            <w:noProof/>
            <w:webHidden/>
          </w:rPr>
          <w:t>39</w:t>
        </w:r>
        <w:r>
          <w:rPr>
            <w:noProof/>
            <w:webHidden/>
          </w:rPr>
          <w:fldChar w:fldCharType="end"/>
        </w:r>
      </w:hyperlink>
    </w:p>
    <w:p w14:paraId="20692400" w14:textId="0DBD3FE8"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82" w:history="1">
        <w:r w:rsidRPr="00626480">
          <w:rPr>
            <w:rStyle w:val="a6"/>
            <w:noProof/>
          </w:rPr>
          <w:t>6.5.6</w:t>
        </w:r>
        <w:r>
          <w:rPr>
            <w:rFonts w:asciiTheme="minorHAnsi" w:eastAsiaTheme="minorEastAsia" w:hAnsiTheme="minorHAnsi" w:cstheme="minorBidi"/>
            <w:i w:val="0"/>
            <w:iCs w:val="0"/>
            <w:noProof/>
            <w:kern w:val="0"/>
            <w:sz w:val="22"/>
            <w:szCs w:val="22"/>
          </w:rPr>
          <w:tab/>
        </w:r>
        <w:r w:rsidRPr="00626480">
          <w:rPr>
            <w:rStyle w:val="a6"/>
            <w:noProof/>
          </w:rPr>
          <w:t>Client</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_Toc451004082 \h </w:instrText>
        </w:r>
        <w:r>
          <w:rPr>
            <w:noProof/>
            <w:webHidden/>
          </w:rPr>
        </w:r>
        <w:r>
          <w:rPr>
            <w:noProof/>
            <w:webHidden/>
          </w:rPr>
          <w:fldChar w:fldCharType="separate"/>
        </w:r>
        <w:r>
          <w:rPr>
            <w:noProof/>
            <w:webHidden/>
          </w:rPr>
          <w:t>40</w:t>
        </w:r>
        <w:r>
          <w:rPr>
            <w:noProof/>
            <w:webHidden/>
          </w:rPr>
          <w:fldChar w:fldCharType="end"/>
        </w:r>
      </w:hyperlink>
    </w:p>
    <w:p w14:paraId="7C96D76F" w14:textId="748E96B8"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83" w:history="1">
        <w:r w:rsidRPr="00626480">
          <w:rPr>
            <w:rStyle w:val="a6"/>
            <w:noProof/>
          </w:rPr>
          <w:t>6.5.7</w:t>
        </w:r>
        <w:r>
          <w:rPr>
            <w:rFonts w:asciiTheme="minorHAnsi" w:eastAsiaTheme="minorEastAsia" w:hAnsiTheme="minorHAnsi" w:cstheme="minorBidi"/>
            <w:i w:val="0"/>
            <w:iCs w:val="0"/>
            <w:noProof/>
            <w:kern w:val="0"/>
            <w:sz w:val="22"/>
            <w:szCs w:val="22"/>
          </w:rPr>
          <w:tab/>
        </w:r>
        <w:r w:rsidRPr="00626480">
          <w:rPr>
            <w:rStyle w:val="a6"/>
            <w:noProof/>
          </w:rPr>
          <w:t>AccountServiceImpl</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_Toc451004083 \h </w:instrText>
        </w:r>
        <w:r>
          <w:rPr>
            <w:noProof/>
            <w:webHidden/>
          </w:rPr>
        </w:r>
        <w:r>
          <w:rPr>
            <w:noProof/>
            <w:webHidden/>
          </w:rPr>
          <w:fldChar w:fldCharType="separate"/>
        </w:r>
        <w:r>
          <w:rPr>
            <w:noProof/>
            <w:webHidden/>
          </w:rPr>
          <w:t>40</w:t>
        </w:r>
        <w:r>
          <w:rPr>
            <w:noProof/>
            <w:webHidden/>
          </w:rPr>
          <w:fldChar w:fldCharType="end"/>
        </w:r>
      </w:hyperlink>
    </w:p>
    <w:p w14:paraId="41D3A972" w14:textId="7816FAFF"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84" w:history="1">
        <w:r w:rsidRPr="00626480">
          <w:rPr>
            <w:rStyle w:val="a6"/>
            <w:noProof/>
          </w:rPr>
          <w:t>6.5.8</w:t>
        </w:r>
        <w:r>
          <w:rPr>
            <w:rFonts w:asciiTheme="minorHAnsi" w:eastAsiaTheme="minorEastAsia" w:hAnsiTheme="minorHAnsi" w:cstheme="minorBidi"/>
            <w:i w:val="0"/>
            <w:iCs w:val="0"/>
            <w:noProof/>
            <w:kern w:val="0"/>
            <w:sz w:val="22"/>
            <w:szCs w:val="22"/>
          </w:rPr>
          <w:tab/>
        </w:r>
        <w:r w:rsidRPr="00626480">
          <w:rPr>
            <w:rStyle w:val="a6"/>
            <w:noProof/>
          </w:rPr>
          <w:t>CspService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_Toc451004084 \h </w:instrText>
        </w:r>
        <w:r>
          <w:rPr>
            <w:noProof/>
            <w:webHidden/>
          </w:rPr>
        </w:r>
        <w:r>
          <w:rPr>
            <w:noProof/>
            <w:webHidden/>
          </w:rPr>
          <w:fldChar w:fldCharType="separate"/>
        </w:r>
        <w:r>
          <w:rPr>
            <w:noProof/>
            <w:webHidden/>
          </w:rPr>
          <w:t>41</w:t>
        </w:r>
        <w:r>
          <w:rPr>
            <w:noProof/>
            <w:webHidden/>
          </w:rPr>
          <w:fldChar w:fldCharType="end"/>
        </w:r>
      </w:hyperlink>
    </w:p>
    <w:p w14:paraId="70185872" w14:textId="1BB45EEA"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85" w:history="1">
        <w:r w:rsidRPr="00626480">
          <w:rPr>
            <w:rStyle w:val="a6"/>
            <w:noProof/>
          </w:rPr>
          <w:t>6.5.9</w:t>
        </w:r>
        <w:r>
          <w:rPr>
            <w:rFonts w:asciiTheme="minorHAnsi" w:eastAsiaTheme="minorEastAsia" w:hAnsiTheme="minorHAnsi" w:cstheme="minorBidi"/>
            <w:i w:val="0"/>
            <w:iCs w:val="0"/>
            <w:noProof/>
            <w:kern w:val="0"/>
            <w:sz w:val="22"/>
            <w:szCs w:val="22"/>
          </w:rPr>
          <w:tab/>
        </w:r>
        <w:r w:rsidRPr="00626480">
          <w:rPr>
            <w:rStyle w:val="a6"/>
            <w:noProof/>
          </w:rPr>
          <w:t>TokenCache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_Toc451004085 \h </w:instrText>
        </w:r>
        <w:r>
          <w:rPr>
            <w:noProof/>
            <w:webHidden/>
          </w:rPr>
        </w:r>
        <w:r>
          <w:rPr>
            <w:noProof/>
            <w:webHidden/>
          </w:rPr>
          <w:fldChar w:fldCharType="separate"/>
        </w:r>
        <w:r>
          <w:rPr>
            <w:noProof/>
            <w:webHidden/>
          </w:rPr>
          <w:t>42</w:t>
        </w:r>
        <w:r>
          <w:rPr>
            <w:noProof/>
            <w:webHidden/>
          </w:rPr>
          <w:fldChar w:fldCharType="end"/>
        </w:r>
      </w:hyperlink>
    </w:p>
    <w:p w14:paraId="71060C0A" w14:textId="3D3FCDA1"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86" w:history="1">
        <w:r w:rsidRPr="00626480">
          <w:rPr>
            <w:rStyle w:val="a6"/>
            <w:noProof/>
          </w:rPr>
          <w:t>6.5.10</w:t>
        </w:r>
        <w:r>
          <w:rPr>
            <w:rFonts w:asciiTheme="minorHAnsi" w:eastAsiaTheme="minorEastAsia" w:hAnsiTheme="minorHAnsi" w:cstheme="minorBidi"/>
            <w:i w:val="0"/>
            <w:iCs w:val="0"/>
            <w:noProof/>
            <w:kern w:val="0"/>
            <w:sz w:val="22"/>
            <w:szCs w:val="22"/>
          </w:rPr>
          <w:tab/>
        </w:r>
        <w:r w:rsidRPr="00626480">
          <w:rPr>
            <w:rStyle w:val="a6"/>
            <w:noProof/>
          </w:rPr>
          <w:t>UserMongoDao</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_Toc451004086 \h </w:instrText>
        </w:r>
        <w:r>
          <w:rPr>
            <w:noProof/>
            <w:webHidden/>
          </w:rPr>
        </w:r>
        <w:r>
          <w:rPr>
            <w:noProof/>
            <w:webHidden/>
          </w:rPr>
          <w:fldChar w:fldCharType="separate"/>
        </w:r>
        <w:r>
          <w:rPr>
            <w:noProof/>
            <w:webHidden/>
          </w:rPr>
          <w:t>42</w:t>
        </w:r>
        <w:r>
          <w:rPr>
            <w:noProof/>
            <w:webHidden/>
          </w:rPr>
          <w:fldChar w:fldCharType="end"/>
        </w:r>
      </w:hyperlink>
    </w:p>
    <w:p w14:paraId="1008DAF0" w14:textId="02497E1E"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087" w:history="1">
        <w:r w:rsidRPr="00626480">
          <w:rPr>
            <w:rStyle w:val="a6"/>
            <w:noProof/>
          </w:rPr>
          <w:t>6.6</w:t>
        </w:r>
        <w:r>
          <w:rPr>
            <w:rFonts w:asciiTheme="minorHAnsi" w:eastAsiaTheme="minorEastAsia" w:hAnsiTheme="minorHAnsi" w:cstheme="minorBidi"/>
            <w:smallCaps w:val="0"/>
            <w:noProof/>
            <w:kern w:val="0"/>
            <w:sz w:val="22"/>
            <w:szCs w:val="22"/>
          </w:rPr>
          <w:tab/>
        </w:r>
        <w:r w:rsidRPr="00626480">
          <w:rPr>
            <w:rStyle w:val="a6"/>
            <w:rFonts w:hint="eastAsia"/>
            <w:noProof/>
          </w:rPr>
          <w:t>圈子系统（</w:t>
        </w:r>
        <w:r w:rsidRPr="00626480">
          <w:rPr>
            <w:rStyle w:val="a6"/>
            <w:noProof/>
          </w:rPr>
          <w:t>quan</w:t>
        </w:r>
        <w:r w:rsidRPr="00626480">
          <w:rPr>
            <w:rStyle w:val="a6"/>
            <w:rFonts w:hint="eastAsia"/>
            <w:noProof/>
          </w:rPr>
          <w:t>）模块</w:t>
        </w:r>
        <w:r>
          <w:rPr>
            <w:noProof/>
            <w:webHidden/>
          </w:rPr>
          <w:tab/>
        </w:r>
        <w:r>
          <w:rPr>
            <w:noProof/>
            <w:webHidden/>
          </w:rPr>
          <w:fldChar w:fldCharType="begin"/>
        </w:r>
        <w:r>
          <w:rPr>
            <w:noProof/>
            <w:webHidden/>
          </w:rPr>
          <w:instrText xml:space="preserve"> PAGEREF _Toc451004087 \h </w:instrText>
        </w:r>
        <w:r>
          <w:rPr>
            <w:noProof/>
            <w:webHidden/>
          </w:rPr>
        </w:r>
        <w:r>
          <w:rPr>
            <w:noProof/>
            <w:webHidden/>
          </w:rPr>
          <w:fldChar w:fldCharType="separate"/>
        </w:r>
        <w:r>
          <w:rPr>
            <w:noProof/>
            <w:webHidden/>
          </w:rPr>
          <w:t>42</w:t>
        </w:r>
        <w:r>
          <w:rPr>
            <w:noProof/>
            <w:webHidden/>
          </w:rPr>
          <w:fldChar w:fldCharType="end"/>
        </w:r>
      </w:hyperlink>
    </w:p>
    <w:p w14:paraId="3EC3F40B" w14:textId="51EADDA2"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88" w:history="1">
        <w:r w:rsidRPr="00626480">
          <w:rPr>
            <w:rStyle w:val="a6"/>
            <w:noProof/>
          </w:rPr>
          <w:t>6.6.1</w:t>
        </w:r>
        <w:r>
          <w:rPr>
            <w:rFonts w:asciiTheme="minorHAnsi" w:eastAsiaTheme="minorEastAsia" w:hAnsiTheme="minorHAnsi" w:cstheme="minorBidi"/>
            <w:i w:val="0"/>
            <w:iCs w:val="0"/>
            <w:noProof/>
            <w:kern w:val="0"/>
            <w:sz w:val="22"/>
            <w:szCs w:val="22"/>
          </w:rPr>
          <w:tab/>
        </w:r>
        <w:r w:rsidRPr="00626480">
          <w:rPr>
            <w:rStyle w:val="a6"/>
            <w:rFonts w:hint="eastAsia"/>
            <w:noProof/>
          </w:rPr>
          <w:t>圈子系统模块概述</w:t>
        </w:r>
        <w:r>
          <w:rPr>
            <w:noProof/>
            <w:webHidden/>
          </w:rPr>
          <w:tab/>
        </w:r>
        <w:r>
          <w:rPr>
            <w:noProof/>
            <w:webHidden/>
          </w:rPr>
          <w:fldChar w:fldCharType="begin"/>
        </w:r>
        <w:r>
          <w:rPr>
            <w:noProof/>
            <w:webHidden/>
          </w:rPr>
          <w:instrText xml:space="preserve"> PAGEREF _Toc451004088 \h </w:instrText>
        </w:r>
        <w:r>
          <w:rPr>
            <w:noProof/>
            <w:webHidden/>
          </w:rPr>
        </w:r>
        <w:r>
          <w:rPr>
            <w:noProof/>
            <w:webHidden/>
          </w:rPr>
          <w:fldChar w:fldCharType="separate"/>
        </w:r>
        <w:r>
          <w:rPr>
            <w:noProof/>
            <w:webHidden/>
          </w:rPr>
          <w:t>42</w:t>
        </w:r>
        <w:r>
          <w:rPr>
            <w:noProof/>
            <w:webHidden/>
          </w:rPr>
          <w:fldChar w:fldCharType="end"/>
        </w:r>
      </w:hyperlink>
    </w:p>
    <w:p w14:paraId="7E760F14" w14:textId="00BD5D8A"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89" w:history="1">
        <w:r w:rsidRPr="00626480">
          <w:rPr>
            <w:rStyle w:val="a6"/>
            <w:noProof/>
          </w:rPr>
          <w:t>6.6.2</w:t>
        </w:r>
        <w:r>
          <w:rPr>
            <w:rFonts w:asciiTheme="minorHAnsi" w:eastAsiaTheme="minorEastAsia" w:hAnsiTheme="minorHAnsi" w:cstheme="minorBidi"/>
            <w:i w:val="0"/>
            <w:iCs w:val="0"/>
            <w:noProof/>
            <w:kern w:val="0"/>
            <w:sz w:val="22"/>
            <w:szCs w:val="22"/>
          </w:rPr>
          <w:tab/>
        </w:r>
        <w:r w:rsidRPr="00626480">
          <w:rPr>
            <w:rStyle w:val="a6"/>
            <w:rFonts w:hint="eastAsia"/>
            <w:noProof/>
          </w:rPr>
          <w:t>圈子系统模块流程图</w:t>
        </w:r>
        <w:r>
          <w:rPr>
            <w:noProof/>
            <w:webHidden/>
          </w:rPr>
          <w:tab/>
        </w:r>
        <w:r>
          <w:rPr>
            <w:noProof/>
            <w:webHidden/>
          </w:rPr>
          <w:fldChar w:fldCharType="begin"/>
        </w:r>
        <w:r>
          <w:rPr>
            <w:noProof/>
            <w:webHidden/>
          </w:rPr>
          <w:instrText xml:space="preserve"> PAGEREF _Toc451004089 \h </w:instrText>
        </w:r>
        <w:r>
          <w:rPr>
            <w:noProof/>
            <w:webHidden/>
          </w:rPr>
        </w:r>
        <w:r>
          <w:rPr>
            <w:noProof/>
            <w:webHidden/>
          </w:rPr>
          <w:fldChar w:fldCharType="separate"/>
        </w:r>
        <w:r>
          <w:rPr>
            <w:noProof/>
            <w:webHidden/>
          </w:rPr>
          <w:t>43</w:t>
        </w:r>
        <w:r>
          <w:rPr>
            <w:noProof/>
            <w:webHidden/>
          </w:rPr>
          <w:fldChar w:fldCharType="end"/>
        </w:r>
      </w:hyperlink>
    </w:p>
    <w:p w14:paraId="122D5E3E" w14:textId="5A25EFF1"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0" w:history="1">
        <w:r w:rsidRPr="00626480">
          <w:rPr>
            <w:rStyle w:val="a6"/>
            <w:noProof/>
          </w:rPr>
          <w:t>6.6.3</w:t>
        </w:r>
        <w:r>
          <w:rPr>
            <w:rFonts w:asciiTheme="minorHAnsi" w:eastAsiaTheme="minorEastAsia" w:hAnsiTheme="minorHAnsi" w:cstheme="minorBidi"/>
            <w:i w:val="0"/>
            <w:iCs w:val="0"/>
            <w:noProof/>
            <w:kern w:val="0"/>
            <w:sz w:val="22"/>
            <w:szCs w:val="22"/>
          </w:rPr>
          <w:tab/>
        </w:r>
        <w:r w:rsidRPr="00626480">
          <w:rPr>
            <w:rStyle w:val="a6"/>
            <w:noProof/>
          </w:rPr>
          <w:t>JsonController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_Toc451004090 \h </w:instrText>
        </w:r>
        <w:r>
          <w:rPr>
            <w:noProof/>
            <w:webHidden/>
          </w:rPr>
        </w:r>
        <w:r>
          <w:rPr>
            <w:noProof/>
            <w:webHidden/>
          </w:rPr>
          <w:fldChar w:fldCharType="separate"/>
        </w:r>
        <w:r>
          <w:rPr>
            <w:noProof/>
            <w:webHidden/>
          </w:rPr>
          <w:t>45</w:t>
        </w:r>
        <w:r>
          <w:rPr>
            <w:noProof/>
            <w:webHidden/>
          </w:rPr>
          <w:fldChar w:fldCharType="end"/>
        </w:r>
      </w:hyperlink>
    </w:p>
    <w:p w14:paraId="71851A41" w14:textId="33E8C732"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1" w:history="1">
        <w:r w:rsidRPr="00626480">
          <w:rPr>
            <w:rStyle w:val="a6"/>
            <w:noProof/>
          </w:rPr>
          <w:t>6.6.4</w:t>
        </w:r>
        <w:r>
          <w:rPr>
            <w:rFonts w:asciiTheme="minorHAnsi" w:eastAsiaTheme="minorEastAsia" w:hAnsiTheme="minorHAnsi" w:cstheme="minorBidi"/>
            <w:i w:val="0"/>
            <w:iCs w:val="0"/>
            <w:noProof/>
            <w:kern w:val="0"/>
            <w:sz w:val="22"/>
            <w:szCs w:val="22"/>
          </w:rPr>
          <w:tab/>
        </w:r>
        <w:r w:rsidRPr="00626480">
          <w:rPr>
            <w:rStyle w:val="a6"/>
            <w:noProof/>
          </w:rPr>
          <w:t>RestTeamController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_Toc451004091 \h </w:instrText>
        </w:r>
        <w:r>
          <w:rPr>
            <w:noProof/>
            <w:webHidden/>
          </w:rPr>
        </w:r>
        <w:r>
          <w:rPr>
            <w:noProof/>
            <w:webHidden/>
          </w:rPr>
          <w:fldChar w:fldCharType="separate"/>
        </w:r>
        <w:r>
          <w:rPr>
            <w:noProof/>
            <w:webHidden/>
          </w:rPr>
          <w:t>45</w:t>
        </w:r>
        <w:r>
          <w:rPr>
            <w:noProof/>
            <w:webHidden/>
          </w:rPr>
          <w:fldChar w:fldCharType="end"/>
        </w:r>
      </w:hyperlink>
    </w:p>
    <w:p w14:paraId="1A4D367D" w14:textId="1C56EDE9"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2" w:history="1">
        <w:r w:rsidRPr="00626480">
          <w:rPr>
            <w:rStyle w:val="a6"/>
            <w:noProof/>
          </w:rPr>
          <w:t>6.6.5</w:t>
        </w:r>
        <w:r>
          <w:rPr>
            <w:rFonts w:asciiTheme="minorHAnsi" w:eastAsiaTheme="minorEastAsia" w:hAnsiTheme="minorHAnsi" w:cstheme="minorBidi"/>
            <w:i w:val="0"/>
            <w:iCs w:val="0"/>
            <w:noProof/>
            <w:kern w:val="0"/>
            <w:sz w:val="22"/>
            <w:szCs w:val="22"/>
          </w:rPr>
          <w:tab/>
        </w:r>
        <w:r w:rsidRPr="00626480">
          <w:rPr>
            <w:rStyle w:val="a6"/>
            <w:noProof/>
          </w:rPr>
          <w:t>WebTeamController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_Toc451004092 \h </w:instrText>
        </w:r>
        <w:r>
          <w:rPr>
            <w:noProof/>
            <w:webHidden/>
          </w:rPr>
        </w:r>
        <w:r>
          <w:rPr>
            <w:noProof/>
            <w:webHidden/>
          </w:rPr>
          <w:fldChar w:fldCharType="separate"/>
        </w:r>
        <w:r>
          <w:rPr>
            <w:noProof/>
            <w:webHidden/>
          </w:rPr>
          <w:t>45</w:t>
        </w:r>
        <w:r>
          <w:rPr>
            <w:noProof/>
            <w:webHidden/>
          </w:rPr>
          <w:fldChar w:fldCharType="end"/>
        </w:r>
      </w:hyperlink>
    </w:p>
    <w:p w14:paraId="1F300B17" w14:textId="16D492C6"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3" w:history="1">
        <w:r w:rsidRPr="00626480">
          <w:rPr>
            <w:rStyle w:val="a6"/>
            <w:noProof/>
          </w:rPr>
          <w:t>6.6.6</w:t>
        </w:r>
        <w:r>
          <w:rPr>
            <w:rFonts w:asciiTheme="minorHAnsi" w:eastAsiaTheme="minorEastAsia" w:hAnsiTheme="minorHAnsi" w:cstheme="minorBidi"/>
            <w:i w:val="0"/>
            <w:iCs w:val="0"/>
            <w:noProof/>
            <w:kern w:val="0"/>
            <w:sz w:val="22"/>
            <w:szCs w:val="22"/>
          </w:rPr>
          <w:tab/>
        </w:r>
        <w:r w:rsidRPr="00626480">
          <w:rPr>
            <w:rStyle w:val="a6"/>
            <w:noProof/>
          </w:rPr>
          <w:t>RestTopicController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_Toc451004093 \h </w:instrText>
        </w:r>
        <w:r>
          <w:rPr>
            <w:noProof/>
            <w:webHidden/>
          </w:rPr>
        </w:r>
        <w:r>
          <w:rPr>
            <w:noProof/>
            <w:webHidden/>
          </w:rPr>
          <w:fldChar w:fldCharType="separate"/>
        </w:r>
        <w:r>
          <w:rPr>
            <w:noProof/>
            <w:webHidden/>
          </w:rPr>
          <w:t>46</w:t>
        </w:r>
        <w:r>
          <w:rPr>
            <w:noProof/>
            <w:webHidden/>
          </w:rPr>
          <w:fldChar w:fldCharType="end"/>
        </w:r>
      </w:hyperlink>
    </w:p>
    <w:p w14:paraId="1126353E" w14:textId="6289AB00"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4" w:history="1">
        <w:r w:rsidRPr="00626480">
          <w:rPr>
            <w:rStyle w:val="a6"/>
            <w:noProof/>
          </w:rPr>
          <w:t>6.6.7</w:t>
        </w:r>
        <w:r>
          <w:rPr>
            <w:rFonts w:asciiTheme="minorHAnsi" w:eastAsiaTheme="minorEastAsia" w:hAnsiTheme="minorHAnsi" w:cstheme="minorBidi"/>
            <w:i w:val="0"/>
            <w:iCs w:val="0"/>
            <w:noProof/>
            <w:kern w:val="0"/>
            <w:sz w:val="22"/>
            <w:szCs w:val="22"/>
          </w:rPr>
          <w:tab/>
        </w:r>
        <w:r w:rsidRPr="00626480">
          <w:rPr>
            <w:rStyle w:val="a6"/>
            <w:noProof/>
          </w:rPr>
          <w:t>WebTopicController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_Toc451004094 \h </w:instrText>
        </w:r>
        <w:r>
          <w:rPr>
            <w:noProof/>
            <w:webHidden/>
          </w:rPr>
        </w:r>
        <w:r>
          <w:rPr>
            <w:noProof/>
            <w:webHidden/>
          </w:rPr>
          <w:fldChar w:fldCharType="separate"/>
        </w:r>
        <w:r>
          <w:rPr>
            <w:noProof/>
            <w:webHidden/>
          </w:rPr>
          <w:t>46</w:t>
        </w:r>
        <w:r>
          <w:rPr>
            <w:noProof/>
            <w:webHidden/>
          </w:rPr>
          <w:fldChar w:fldCharType="end"/>
        </w:r>
      </w:hyperlink>
    </w:p>
    <w:p w14:paraId="01D554BC" w14:textId="21A3B7B5"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5" w:history="1">
        <w:r w:rsidRPr="00626480">
          <w:rPr>
            <w:rStyle w:val="a6"/>
            <w:noProof/>
          </w:rPr>
          <w:t>6.6.8</w:t>
        </w:r>
        <w:r>
          <w:rPr>
            <w:rFonts w:asciiTheme="minorHAnsi" w:eastAsiaTheme="minorEastAsia" w:hAnsiTheme="minorHAnsi" w:cstheme="minorBidi"/>
            <w:i w:val="0"/>
            <w:iCs w:val="0"/>
            <w:noProof/>
            <w:kern w:val="0"/>
            <w:sz w:val="22"/>
            <w:szCs w:val="22"/>
          </w:rPr>
          <w:tab/>
        </w:r>
        <w:r w:rsidRPr="00626480">
          <w:rPr>
            <w:rStyle w:val="a6"/>
            <w:noProof/>
          </w:rPr>
          <w:t>RestMemberController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_Toc451004095 \h </w:instrText>
        </w:r>
        <w:r>
          <w:rPr>
            <w:noProof/>
            <w:webHidden/>
          </w:rPr>
        </w:r>
        <w:r>
          <w:rPr>
            <w:noProof/>
            <w:webHidden/>
          </w:rPr>
          <w:fldChar w:fldCharType="separate"/>
        </w:r>
        <w:r>
          <w:rPr>
            <w:noProof/>
            <w:webHidden/>
          </w:rPr>
          <w:t>47</w:t>
        </w:r>
        <w:r>
          <w:rPr>
            <w:noProof/>
            <w:webHidden/>
          </w:rPr>
          <w:fldChar w:fldCharType="end"/>
        </w:r>
      </w:hyperlink>
    </w:p>
    <w:p w14:paraId="70204F2A" w14:textId="3070F3F8"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6" w:history="1">
        <w:r w:rsidRPr="00626480">
          <w:rPr>
            <w:rStyle w:val="a6"/>
            <w:noProof/>
          </w:rPr>
          <w:t>6.6.9</w:t>
        </w:r>
        <w:r>
          <w:rPr>
            <w:rFonts w:asciiTheme="minorHAnsi" w:eastAsiaTheme="minorEastAsia" w:hAnsiTheme="minorHAnsi" w:cstheme="minorBidi"/>
            <w:i w:val="0"/>
            <w:iCs w:val="0"/>
            <w:noProof/>
            <w:kern w:val="0"/>
            <w:sz w:val="22"/>
            <w:szCs w:val="22"/>
          </w:rPr>
          <w:tab/>
        </w:r>
        <w:r w:rsidRPr="00626480">
          <w:rPr>
            <w:rStyle w:val="a6"/>
            <w:noProof/>
          </w:rPr>
          <w:t>WebMemberController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_Toc451004096 \h </w:instrText>
        </w:r>
        <w:r>
          <w:rPr>
            <w:noProof/>
            <w:webHidden/>
          </w:rPr>
        </w:r>
        <w:r>
          <w:rPr>
            <w:noProof/>
            <w:webHidden/>
          </w:rPr>
          <w:fldChar w:fldCharType="separate"/>
        </w:r>
        <w:r>
          <w:rPr>
            <w:noProof/>
            <w:webHidden/>
          </w:rPr>
          <w:t>47</w:t>
        </w:r>
        <w:r>
          <w:rPr>
            <w:noProof/>
            <w:webHidden/>
          </w:rPr>
          <w:fldChar w:fldCharType="end"/>
        </w:r>
      </w:hyperlink>
    </w:p>
    <w:p w14:paraId="2289F82C" w14:textId="58CCB4BB"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7" w:history="1">
        <w:r w:rsidRPr="00626480">
          <w:rPr>
            <w:rStyle w:val="a6"/>
            <w:noProof/>
          </w:rPr>
          <w:t>6.6.10</w:t>
        </w:r>
        <w:r>
          <w:rPr>
            <w:rFonts w:asciiTheme="minorHAnsi" w:eastAsiaTheme="minorEastAsia" w:hAnsiTheme="minorHAnsi" w:cstheme="minorBidi"/>
            <w:i w:val="0"/>
            <w:iCs w:val="0"/>
            <w:noProof/>
            <w:kern w:val="0"/>
            <w:sz w:val="22"/>
            <w:szCs w:val="22"/>
          </w:rPr>
          <w:tab/>
        </w:r>
        <w:r w:rsidRPr="00626480">
          <w:rPr>
            <w:rStyle w:val="a6"/>
            <w:noProof/>
          </w:rPr>
          <w:t>TeamServiceImp</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_Toc451004097 \h </w:instrText>
        </w:r>
        <w:r>
          <w:rPr>
            <w:noProof/>
            <w:webHidden/>
          </w:rPr>
        </w:r>
        <w:r>
          <w:rPr>
            <w:noProof/>
            <w:webHidden/>
          </w:rPr>
          <w:fldChar w:fldCharType="separate"/>
        </w:r>
        <w:r>
          <w:rPr>
            <w:noProof/>
            <w:webHidden/>
          </w:rPr>
          <w:t>48</w:t>
        </w:r>
        <w:r>
          <w:rPr>
            <w:noProof/>
            <w:webHidden/>
          </w:rPr>
          <w:fldChar w:fldCharType="end"/>
        </w:r>
      </w:hyperlink>
    </w:p>
    <w:p w14:paraId="22026868" w14:textId="3CA434EC"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8" w:history="1">
        <w:r w:rsidRPr="00626480">
          <w:rPr>
            <w:rStyle w:val="a6"/>
            <w:noProof/>
          </w:rPr>
          <w:t>6.6.11</w:t>
        </w:r>
        <w:r>
          <w:rPr>
            <w:rFonts w:asciiTheme="minorHAnsi" w:eastAsiaTheme="minorEastAsia" w:hAnsiTheme="minorHAnsi" w:cstheme="minorBidi"/>
            <w:i w:val="0"/>
            <w:iCs w:val="0"/>
            <w:noProof/>
            <w:kern w:val="0"/>
            <w:sz w:val="22"/>
            <w:szCs w:val="22"/>
          </w:rPr>
          <w:tab/>
        </w:r>
        <w:r w:rsidRPr="00626480">
          <w:rPr>
            <w:rStyle w:val="a6"/>
            <w:noProof/>
          </w:rPr>
          <w:t>TopicServiceImp</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_Toc451004098 \h </w:instrText>
        </w:r>
        <w:r>
          <w:rPr>
            <w:noProof/>
            <w:webHidden/>
          </w:rPr>
        </w:r>
        <w:r>
          <w:rPr>
            <w:noProof/>
            <w:webHidden/>
          </w:rPr>
          <w:fldChar w:fldCharType="separate"/>
        </w:r>
        <w:r>
          <w:rPr>
            <w:noProof/>
            <w:webHidden/>
          </w:rPr>
          <w:t>48</w:t>
        </w:r>
        <w:r>
          <w:rPr>
            <w:noProof/>
            <w:webHidden/>
          </w:rPr>
          <w:fldChar w:fldCharType="end"/>
        </w:r>
      </w:hyperlink>
    </w:p>
    <w:p w14:paraId="516C2F01" w14:textId="20CC253B"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099" w:history="1">
        <w:r w:rsidRPr="00626480">
          <w:rPr>
            <w:rStyle w:val="a6"/>
            <w:noProof/>
          </w:rPr>
          <w:t>6.6.12</w:t>
        </w:r>
        <w:r>
          <w:rPr>
            <w:rFonts w:asciiTheme="minorHAnsi" w:eastAsiaTheme="minorEastAsia" w:hAnsiTheme="minorHAnsi" w:cstheme="minorBidi"/>
            <w:i w:val="0"/>
            <w:iCs w:val="0"/>
            <w:noProof/>
            <w:kern w:val="0"/>
            <w:sz w:val="22"/>
            <w:szCs w:val="22"/>
          </w:rPr>
          <w:tab/>
        </w:r>
        <w:r w:rsidRPr="00626480">
          <w:rPr>
            <w:rStyle w:val="a6"/>
            <w:noProof/>
          </w:rPr>
          <w:t>MemberServiceImp</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_Toc451004099 \h </w:instrText>
        </w:r>
        <w:r>
          <w:rPr>
            <w:noProof/>
            <w:webHidden/>
          </w:rPr>
        </w:r>
        <w:r>
          <w:rPr>
            <w:noProof/>
            <w:webHidden/>
          </w:rPr>
          <w:fldChar w:fldCharType="separate"/>
        </w:r>
        <w:r>
          <w:rPr>
            <w:noProof/>
            <w:webHidden/>
          </w:rPr>
          <w:t>49</w:t>
        </w:r>
        <w:r>
          <w:rPr>
            <w:noProof/>
            <w:webHidden/>
          </w:rPr>
          <w:fldChar w:fldCharType="end"/>
        </w:r>
      </w:hyperlink>
    </w:p>
    <w:p w14:paraId="3E540F4E" w14:textId="67BA1DDB"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100" w:history="1">
        <w:r w:rsidRPr="00626480">
          <w:rPr>
            <w:rStyle w:val="a6"/>
            <w:noProof/>
          </w:rPr>
          <w:t>6.7</w:t>
        </w:r>
        <w:r>
          <w:rPr>
            <w:rFonts w:asciiTheme="minorHAnsi" w:eastAsiaTheme="minorEastAsia" w:hAnsiTheme="minorHAnsi" w:cstheme="minorBidi"/>
            <w:smallCaps w:val="0"/>
            <w:noProof/>
            <w:kern w:val="0"/>
            <w:sz w:val="22"/>
            <w:szCs w:val="22"/>
          </w:rPr>
          <w:tab/>
        </w:r>
        <w:r w:rsidRPr="00626480">
          <w:rPr>
            <w:rStyle w:val="a6"/>
            <w:rFonts w:hint="eastAsia"/>
            <w:noProof/>
          </w:rPr>
          <w:t>关系系统（</w:t>
        </w:r>
        <w:r w:rsidRPr="00626480">
          <w:rPr>
            <w:rStyle w:val="a6"/>
            <w:noProof/>
          </w:rPr>
          <w:t>Relation</w:t>
        </w:r>
        <w:r w:rsidRPr="00626480">
          <w:rPr>
            <w:rStyle w:val="a6"/>
            <w:rFonts w:hint="eastAsia"/>
            <w:noProof/>
          </w:rPr>
          <w:t>）模块</w:t>
        </w:r>
        <w:r>
          <w:rPr>
            <w:noProof/>
            <w:webHidden/>
          </w:rPr>
          <w:tab/>
        </w:r>
        <w:r>
          <w:rPr>
            <w:noProof/>
            <w:webHidden/>
          </w:rPr>
          <w:fldChar w:fldCharType="begin"/>
        </w:r>
        <w:r>
          <w:rPr>
            <w:noProof/>
            <w:webHidden/>
          </w:rPr>
          <w:instrText xml:space="preserve"> PAGEREF _Toc451004100 \h </w:instrText>
        </w:r>
        <w:r>
          <w:rPr>
            <w:noProof/>
            <w:webHidden/>
          </w:rPr>
        </w:r>
        <w:r>
          <w:rPr>
            <w:noProof/>
            <w:webHidden/>
          </w:rPr>
          <w:fldChar w:fldCharType="separate"/>
        </w:r>
        <w:r>
          <w:rPr>
            <w:noProof/>
            <w:webHidden/>
          </w:rPr>
          <w:t>50</w:t>
        </w:r>
        <w:r>
          <w:rPr>
            <w:noProof/>
            <w:webHidden/>
          </w:rPr>
          <w:fldChar w:fldCharType="end"/>
        </w:r>
      </w:hyperlink>
    </w:p>
    <w:p w14:paraId="39DC0A4A" w14:textId="53E06C06"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01" w:history="1">
        <w:r w:rsidRPr="00626480">
          <w:rPr>
            <w:rStyle w:val="a6"/>
            <w:noProof/>
          </w:rPr>
          <w:t>6.7.1</w:t>
        </w:r>
        <w:r>
          <w:rPr>
            <w:rFonts w:asciiTheme="minorHAnsi" w:eastAsiaTheme="minorEastAsia" w:hAnsiTheme="minorHAnsi" w:cstheme="minorBidi"/>
            <w:i w:val="0"/>
            <w:iCs w:val="0"/>
            <w:noProof/>
            <w:kern w:val="0"/>
            <w:sz w:val="22"/>
            <w:szCs w:val="22"/>
          </w:rPr>
          <w:tab/>
        </w:r>
        <w:r w:rsidRPr="00626480">
          <w:rPr>
            <w:rStyle w:val="a6"/>
            <w:rFonts w:hint="eastAsia"/>
            <w:noProof/>
          </w:rPr>
          <w:t>关系系统模块概述</w:t>
        </w:r>
        <w:r>
          <w:rPr>
            <w:noProof/>
            <w:webHidden/>
          </w:rPr>
          <w:tab/>
        </w:r>
        <w:r>
          <w:rPr>
            <w:noProof/>
            <w:webHidden/>
          </w:rPr>
          <w:fldChar w:fldCharType="begin"/>
        </w:r>
        <w:r>
          <w:rPr>
            <w:noProof/>
            <w:webHidden/>
          </w:rPr>
          <w:instrText xml:space="preserve"> PAGEREF _Toc451004101 \h </w:instrText>
        </w:r>
        <w:r>
          <w:rPr>
            <w:noProof/>
            <w:webHidden/>
          </w:rPr>
        </w:r>
        <w:r>
          <w:rPr>
            <w:noProof/>
            <w:webHidden/>
          </w:rPr>
          <w:fldChar w:fldCharType="separate"/>
        </w:r>
        <w:r>
          <w:rPr>
            <w:noProof/>
            <w:webHidden/>
          </w:rPr>
          <w:t>50</w:t>
        </w:r>
        <w:r>
          <w:rPr>
            <w:noProof/>
            <w:webHidden/>
          </w:rPr>
          <w:fldChar w:fldCharType="end"/>
        </w:r>
      </w:hyperlink>
    </w:p>
    <w:p w14:paraId="49838263" w14:textId="3DDD0F2D"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02" w:history="1">
        <w:r w:rsidRPr="00626480">
          <w:rPr>
            <w:rStyle w:val="a6"/>
            <w:noProof/>
          </w:rPr>
          <w:t>6.7.2</w:t>
        </w:r>
        <w:r>
          <w:rPr>
            <w:rFonts w:asciiTheme="minorHAnsi" w:eastAsiaTheme="minorEastAsia" w:hAnsiTheme="minorHAnsi" w:cstheme="minorBidi"/>
            <w:i w:val="0"/>
            <w:iCs w:val="0"/>
            <w:noProof/>
            <w:kern w:val="0"/>
            <w:sz w:val="22"/>
            <w:szCs w:val="22"/>
          </w:rPr>
          <w:tab/>
        </w:r>
        <w:r w:rsidRPr="00626480">
          <w:rPr>
            <w:rStyle w:val="a6"/>
            <w:rFonts w:hint="eastAsia"/>
            <w:noProof/>
          </w:rPr>
          <w:t>关系系统模块类图</w:t>
        </w:r>
        <w:r>
          <w:rPr>
            <w:noProof/>
            <w:webHidden/>
          </w:rPr>
          <w:tab/>
        </w:r>
        <w:r>
          <w:rPr>
            <w:noProof/>
            <w:webHidden/>
          </w:rPr>
          <w:fldChar w:fldCharType="begin"/>
        </w:r>
        <w:r>
          <w:rPr>
            <w:noProof/>
            <w:webHidden/>
          </w:rPr>
          <w:instrText xml:space="preserve"> PAGEREF _Toc451004102 \h </w:instrText>
        </w:r>
        <w:r>
          <w:rPr>
            <w:noProof/>
            <w:webHidden/>
          </w:rPr>
        </w:r>
        <w:r>
          <w:rPr>
            <w:noProof/>
            <w:webHidden/>
          </w:rPr>
          <w:fldChar w:fldCharType="separate"/>
        </w:r>
        <w:r>
          <w:rPr>
            <w:noProof/>
            <w:webHidden/>
          </w:rPr>
          <w:t>58</w:t>
        </w:r>
        <w:r>
          <w:rPr>
            <w:noProof/>
            <w:webHidden/>
          </w:rPr>
          <w:fldChar w:fldCharType="end"/>
        </w:r>
      </w:hyperlink>
    </w:p>
    <w:p w14:paraId="552DF112" w14:textId="55F0A7B7"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03" w:history="1">
        <w:r w:rsidRPr="00626480">
          <w:rPr>
            <w:rStyle w:val="a6"/>
            <w:noProof/>
          </w:rPr>
          <w:t>6.7.3</w:t>
        </w:r>
        <w:r>
          <w:rPr>
            <w:rFonts w:asciiTheme="minorHAnsi" w:eastAsiaTheme="minorEastAsia" w:hAnsiTheme="minorHAnsi" w:cstheme="minorBidi"/>
            <w:i w:val="0"/>
            <w:iCs w:val="0"/>
            <w:noProof/>
            <w:kern w:val="0"/>
            <w:sz w:val="22"/>
            <w:szCs w:val="22"/>
          </w:rPr>
          <w:tab/>
        </w:r>
        <w:r w:rsidRPr="00626480">
          <w:rPr>
            <w:rStyle w:val="a6"/>
            <w:noProof/>
          </w:rPr>
          <w:t>JsonController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_Toc451004103 \h </w:instrText>
        </w:r>
        <w:r>
          <w:rPr>
            <w:noProof/>
            <w:webHidden/>
          </w:rPr>
        </w:r>
        <w:r>
          <w:rPr>
            <w:noProof/>
            <w:webHidden/>
          </w:rPr>
          <w:fldChar w:fldCharType="separate"/>
        </w:r>
        <w:r>
          <w:rPr>
            <w:noProof/>
            <w:webHidden/>
          </w:rPr>
          <w:t>58</w:t>
        </w:r>
        <w:r>
          <w:rPr>
            <w:noProof/>
            <w:webHidden/>
          </w:rPr>
          <w:fldChar w:fldCharType="end"/>
        </w:r>
      </w:hyperlink>
    </w:p>
    <w:p w14:paraId="5E8628F6" w14:textId="5C70BF8E"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04" w:history="1">
        <w:r w:rsidRPr="00626480">
          <w:rPr>
            <w:rStyle w:val="a6"/>
            <w:noProof/>
          </w:rPr>
          <w:t>6.7.4</w:t>
        </w:r>
        <w:r>
          <w:rPr>
            <w:rFonts w:asciiTheme="minorHAnsi" w:eastAsiaTheme="minorEastAsia" w:hAnsiTheme="minorHAnsi" w:cstheme="minorBidi"/>
            <w:i w:val="0"/>
            <w:iCs w:val="0"/>
            <w:noProof/>
            <w:kern w:val="0"/>
            <w:sz w:val="22"/>
            <w:szCs w:val="22"/>
          </w:rPr>
          <w:tab/>
        </w:r>
        <w:r w:rsidRPr="00626480">
          <w:rPr>
            <w:rStyle w:val="a6"/>
            <w:noProof/>
          </w:rPr>
          <w:t>WebTeamMemberServiceController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_Toc451004104 \h </w:instrText>
        </w:r>
        <w:r>
          <w:rPr>
            <w:noProof/>
            <w:webHidden/>
          </w:rPr>
        </w:r>
        <w:r>
          <w:rPr>
            <w:noProof/>
            <w:webHidden/>
          </w:rPr>
          <w:fldChar w:fldCharType="separate"/>
        </w:r>
        <w:r>
          <w:rPr>
            <w:noProof/>
            <w:webHidden/>
          </w:rPr>
          <w:t>59</w:t>
        </w:r>
        <w:r>
          <w:rPr>
            <w:noProof/>
            <w:webHidden/>
          </w:rPr>
          <w:fldChar w:fldCharType="end"/>
        </w:r>
      </w:hyperlink>
    </w:p>
    <w:p w14:paraId="5BDE5502" w14:textId="19241A90"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05" w:history="1">
        <w:r w:rsidRPr="00626480">
          <w:rPr>
            <w:rStyle w:val="a6"/>
            <w:noProof/>
          </w:rPr>
          <w:t>6.7.5</w:t>
        </w:r>
        <w:r>
          <w:rPr>
            <w:rFonts w:asciiTheme="minorHAnsi" w:eastAsiaTheme="minorEastAsia" w:hAnsiTheme="minorHAnsi" w:cstheme="minorBidi"/>
            <w:i w:val="0"/>
            <w:iCs w:val="0"/>
            <w:noProof/>
            <w:kern w:val="0"/>
            <w:sz w:val="22"/>
            <w:szCs w:val="22"/>
          </w:rPr>
          <w:tab/>
        </w:r>
        <w:r w:rsidRPr="00626480">
          <w:rPr>
            <w:rStyle w:val="a6"/>
            <w:noProof/>
          </w:rPr>
          <w:t>RestTeamMemberServiceController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_Toc451004105 \h </w:instrText>
        </w:r>
        <w:r>
          <w:rPr>
            <w:noProof/>
            <w:webHidden/>
          </w:rPr>
        </w:r>
        <w:r>
          <w:rPr>
            <w:noProof/>
            <w:webHidden/>
          </w:rPr>
          <w:fldChar w:fldCharType="separate"/>
        </w:r>
        <w:r>
          <w:rPr>
            <w:noProof/>
            <w:webHidden/>
          </w:rPr>
          <w:t>59</w:t>
        </w:r>
        <w:r>
          <w:rPr>
            <w:noProof/>
            <w:webHidden/>
          </w:rPr>
          <w:fldChar w:fldCharType="end"/>
        </w:r>
      </w:hyperlink>
    </w:p>
    <w:p w14:paraId="7B70204A" w14:textId="42F6534F"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06" w:history="1">
        <w:r w:rsidRPr="00626480">
          <w:rPr>
            <w:rStyle w:val="a6"/>
            <w:noProof/>
          </w:rPr>
          <w:t>6.7.6</w:t>
        </w:r>
        <w:r>
          <w:rPr>
            <w:rFonts w:asciiTheme="minorHAnsi" w:eastAsiaTheme="minorEastAsia" w:hAnsiTheme="minorHAnsi" w:cstheme="minorBidi"/>
            <w:i w:val="0"/>
            <w:iCs w:val="0"/>
            <w:noProof/>
            <w:kern w:val="0"/>
            <w:sz w:val="22"/>
            <w:szCs w:val="22"/>
          </w:rPr>
          <w:tab/>
        </w:r>
        <w:r w:rsidRPr="00626480">
          <w:rPr>
            <w:rStyle w:val="a6"/>
            <w:noProof/>
          </w:rPr>
          <w:t>BasicTeamMemberService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_Toc451004106 \h </w:instrText>
        </w:r>
        <w:r>
          <w:rPr>
            <w:noProof/>
            <w:webHidden/>
          </w:rPr>
        </w:r>
        <w:r>
          <w:rPr>
            <w:noProof/>
            <w:webHidden/>
          </w:rPr>
          <w:fldChar w:fldCharType="separate"/>
        </w:r>
        <w:r>
          <w:rPr>
            <w:noProof/>
            <w:webHidden/>
          </w:rPr>
          <w:t>60</w:t>
        </w:r>
        <w:r>
          <w:rPr>
            <w:noProof/>
            <w:webHidden/>
          </w:rPr>
          <w:fldChar w:fldCharType="end"/>
        </w:r>
      </w:hyperlink>
    </w:p>
    <w:p w14:paraId="1793ACAC" w14:textId="64BAF1AE"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07" w:history="1">
        <w:r w:rsidRPr="00626480">
          <w:rPr>
            <w:rStyle w:val="a6"/>
            <w:noProof/>
          </w:rPr>
          <w:t>6.7.7</w:t>
        </w:r>
        <w:r>
          <w:rPr>
            <w:rFonts w:asciiTheme="minorHAnsi" w:eastAsiaTheme="minorEastAsia" w:hAnsiTheme="minorHAnsi" w:cstheme="minorBidi"/>
            <w:i w:val="0"/>
            <w:iCs w:val="0"/>
            <w:noProof/>
            <w:kern w:val="0"/>
            <w:sz w:val="22"/>
            <w:szCs w:val="22"/>
          </w:rPr>
          <w:tab/>
        </w:r>
        <w:r w:rsidRPr="00626480">
          <w:rPr>
            <w:rStyle w:val="a6"/>
            <w:noProof/>
          </w:rPr>
          <w:t>RestBasicTeamMemberService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_Toc451004107 \h </w:instrText>
        </w:r>
        <w:r>
          <w:rPr>
            <w:noProof/>
            <w:webHidden/>
          </w:rPr>
        </w:r>
        <w:r>
          <w:rPr>
            <w:noProof/>
            <w:webHidden/>
          </w:rPr>
          <w:fldChar w:fldCharType="separate"/>
        </w:r>
        <w:r>
          <w:rPr>
            <w:noProof/>
            <w:webHidden/>
          </w:rPr>
          <w:t>60</w:t>
        </w:r>
        <w:r>
          <w:rPr>
            <w:noProof/>
            <w:webHidden/>
          </w:rPr>
          <w:fldChar w:fldCharType="end"/>
        </w:r>
      </w:hyperlink>
    </w:p>
    <w:p w14:paraId="17540AA5" w14:textId="6835C244"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08" w:history="1">
        <w:r w:rsidRPr="00626480">
          <w:rPr>
            <w:rStyle w:val="a6"/>
            <w:noProof/>
          </w:rPr>
          <w:t>6.7.8</w:t>
        </w:r>
        <w:r>
          <w:rPr>
            <w:rFonts w:asciiTheme="minorHAnsi" w:eastAsiaTheme="minorEastAsia" w:hAnsiTheme="minorHAnsi" w:cstheme="minorBidi"/>
            <w:i w:val="0"/>
            <w:iCs w:val="0"/>
            <w:noProof/>
            <w:kern w:val="0"/>
            <w:sz w:val="22"/>
            <w:szCs w:val="22"/>
          </w:rPr>
          <w:tab/>
        </w:r>
        <w:r w:rsidRPr="00626480">
          <w:rPr>
            <w:rStyle w:val="a6"/>
            <w:noProof/>
          </w:rPr>
          <w:t>TokenCache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_Toc451004108 \h </w:instrText>
        </w:r>
        <w:r>
          <w:rPr>
            <w:noProof/>
            <w:webHidden/>
          </w:rPr>
        </w:r>
        <w:r>
          <w:rPr>
            <w:noProof/>
            <w:webHidden/>
          </w:rPr>
          <w:fldChar w:fldCharType="separate"/>
        </w:r>
        <w:r>
          <w:rPr>
            <w:noProof/>
            <w:webHidden/>
          </w:rPr>
          <w:t>61</w:t>
        </w:r>
        <w:r>
          <w:rPr>
            <w:noProof/>
            <w:webHidden/>
          </w:rPr>
          <w:fldChar w:fldCharType="end"/>
        </w:r>
      </w:hyperlink>
    </w:p>
    <w:p w14:paraId="0E290C59" w14:textId="60073949"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09" w:history="1">
        <w:r w:rsidRPr="00626480">
          <w:rPr>
            <w:rStyle w:val="a6"/>
            <w:noProof/>
          </w:rPr>
          <w:t>6.7.9</w:t>
        </w:r>
        <w:r>
          <w:rPr>
            <w:rFonts w:asciiTheme="minorHAnsi" w:eastAsiaTheme="minorEastAsia" w:hAnsiTheme="minorHAnsi" w:cstheme="minorBidi"/>
            <w:i w:val="0"/>
            <w:iCs w:val="0"/>
            <w:noProof/>
            <w:kern w:val="0"/>
            <w:sz w:val="22"/>
            <w:szCs w:val="22"/>
          </w:rPr>
          <w:tab/>
        </w:r>
        <w:r w:rsidRPr="00626480">
          <w:rPr>
            <w:rStyle w:val="a6"/>
            <w:noProof/>
          </w:rPr>
          <w:t>TeamMemberDao</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_Toc451004109 \h </w:instrText>
        </w:r>
        <w:r>
          <w:rPr>
            <w:noProof/>
            <w:webHidden/>
          </w:rPr>
        </w:r>
        <w:r>
          <w:rPr>
            <w:noProof/>
            <w:webHidden/>
          </w:rPr>
          <w:fldChar w:fldCharType="separate"/>
        </w:r>
        <w:r>
          <w:rPr>
            <w:noProof/>
            <w:webHidden/>
          </w:rPr>
          <w:t>61</w:t>
        </w:r>
        <w:r>
          <w:rPr>
            <w:noProof/>
            <w:webHidden/>
          </w:rPr>
          <w:fldChar w:fldCharType="end"/>
        </w:r>
      </w:hyperlink>
    </w:p>
    <w:p w14:paraId="57CB72D8" w14:textId="2ED1694D"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110" w:history="1">
        <w:r w:rsidRPr="00626480">
          <w:rPr>
            <w:rStyle w:val="a6"/>
            <w:noProof/>
          </w:rPr>
          <w:t>6.8</w:t>
        </w:r>
        <w:r>
          <w:rPr>
            <w:rFonts w:asciiTheme="minorHAnsi" w:eastAsiaTheme="minorEastAsia" w:hAnsiTheme="minorHAnsi" w:cstheme="minorBidi"/>
            <w:smallCaps w:val="0"/>
            <w:noProof/>
            <w:kern w:val="0"/>
            <w:sz w:val="22"/>
            <w:szCs w:val="22"/>
          </w:rPr>
          <w:tab/>
        </w:r>
        <w:r w:rsidRPr="00626480">
          <w:rPr>
            <w:rStyle w:val="a6"/>
            <w:rFonts w:hint="eastAsia"/>
            <w:noProof/>
          </w:rPr>
          <w:t>评论系统（</w:t>
        </w:r>
        <w:r w:rsidRPr="00626480">
          <w:rPr>
            <w:rStyle w:val="a6"/>
            <w:noProof/>
          </w:rPr>
          <w:t>Comment</w:t>
        </w:r>
        <w:r w:rsidRPr="00626480">
          <w:rPr>
            <w:rStyle w:val="a6"/>
            <w:rFonts w:hint="eastAsia"/>
            <w:noProof/>
          </w:rPr>
          <w:t>）模块</w:t>
        </w:r>
        <w:r>
          <w:rPr>
            <w:noProof/>
            <w:webHidden/>
          </w:rPr>
          <w:tab/>
        </w:r>
        <w:r>
          <w:rPr>
            <w:noProof/>
            <w:webHidden/>
          </w:rPr>
          <w:fldChar w:fldCharType="begin"/>
        </w:r>
        <w:r>
          <w:rPr>
            <w:noProof/>
            <w:webHidden/>
          </w:rPr>
          <w:instrText xml:space="preserve"> PAGEREF _Toc451004110 \h </w:instrText>
        </w:r>
        <w:r>
          <w:rPr>
            <w:noProof/>
            <w:webHidden/>
          </w:rPr>
        </w:r>
        <w:r>
          <w:rPr>
            <w:noProof/>
            <w:webHidden/>
          </w:rPr>
          <w:fldChar w:fldCharType="separate"/>
        </w:r>
        <w:r>
          <w:rPr>
            <w:noProof/>
            <w:webHidden/>
          </w:rPr>
          <w:t>62</w:t>
        </w:r>
        <w:r>
          <w:rPr>
            <w:noProof/>
            <w:webHidden/>
          </w:rPr>
          <w:fldChar w:fldCharType="end"/>
        </w:r>
      </w:hyperlink>
    </w:p>
    <w:p w14:paraId="3301B15F" w14:textId="5F4BD02D"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11" w:history="1">
        <w:r w:rsidRPr="00626480">
          <w:rPr>
            <w:rStyle w:val="a6"/>
            <w:noProof/>
          </w:rPr>
          <w:t>6.8.1</w:t>
        </w:r>
        <w:r>
          <w:rPr>
            <w:rFonts w:asciiTheme="minorHAnsi" w:eastAsiaTheme="minorEastAsia" w:hAnsiTheme="minorHAnsi" w:cstheme="minorBidi"/>
            <w:i w:val="0"/>
            <w:iCs w:val="0"/>
            <w:noProof/>
            <w:kern w:val="0"/>
            <w:sz w:val="22"/>
            <w:szCs w:val="22"/>
          </w:rPr>
          <w:tab/>
        </w:r>
        <w:r w:rsidRPr="00626480">
          <w:rPr>
            <w:rStyle w:val="a6"/>
            <w:rFonts w:hint="eastAsia"/>
            <w:noProof/>
          </w:rPr>
          <w:t>评论系统模块概述</w:t>
        </w:r>
        <w:r>
          <w:rPr>
            <w:noProof/>
            <w:webHidden/>
          </w:rPr>
          <w:tab/>
        </w:r>
        <w:r>
          <w:rPr>
            <w:noProof/>
            <w:webHidden/>
          </w:rPr>
          <w:fldChar w:fldCharType="begin"/>
        </w:r>
        <w:r>
          <w:rPr>
            <w:noProof/>
            <w:webHidden/>
          </w:rPr>
          <w:instrText xml:space="preserve"> PAGEREF _Toc451004111 \h </w:instrText>
        </w:r>
        <w:r>
          <w:rPr>
            <w:noProof/>
            <w:webHidden/>
          </w:rPr>
        </w:r>
        <w:r>
          <w:rPr>
            <w:noProof/>
            <w:webHidden/>
          </w:rPr>
          <w:fldChar w:fldCharType="separate"/>
        </w:r>
        <w:r>
          <w:rPr>
            <w:noProof/>
            <w:webHidden/>
          </w:rPr>
          <w:t>62</w:t>
        </w:r>
        <w:r>
          <w:rPr>
            <w:noProof/>
            <w:webHidden/>
          </w:rPr>
          <w:fldChar w:fldCharType="end"/>
        </w:r>
      </w:hyperlink>
    </w:p>
    <w:p w14:paraId="62FE4860" w14:textId="6BBDBBF4"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12" w:history="1">
        <w:r w:rsidRPr="00626480">
          <w:rPr>
            <w:rStyle w:val="a6"/>
            <w:noProof/>
          </w:rPr>
          <w:t>6.8.2</w:t>
        </w:r>
        <w:r>
          <w:rPr>
            <w:rFonts w:asciiTheme="minorHAnsi" w:eastAsiaTheme="minorEastAsia" w:hAnsiTheme="minorHAnsi" w:cstheme="minorBidi"/>
            <w:i w:val="0"/>
            <w:iCs w:val="0"/>
            <w:noProof/>
            <w:kern w:val="0"/>
            <w:sz w:val="22"/>
            <w:szCs w:val="22"/>
          </w:rPr>
          <w:tab/>
        </w:r>
        <w:r w:rsidRPr="00626480">
          <w:rPr>
            <w:rStyle w:val="a6"/>
            <w:rFonts w:hint="eastAsia"/>
            <w:noProof/>
          </w:rPr>
          <w:t>评论系统模块类图</w:t>
        </w:r>
        <w:r>
          <w:rPr>
            <w:noProof/>
            <w:webHidden/>
          </w:rPr>
          <w:tab/>
        </w:r>
        <w:r>
          <w:rPr>
            <w:noProof/>
            <w:webHidden/>
          </w:rPr>
          <w:fldChar w:fldCharType="begin"/>
        </w:r>
        <w:r>
          <w:rPr>
            <w:noProof/>
            <w:webHidden/>
          </w:rPr>
          <w:instrText xml:space="preserve"> PAGEREF _Toc451004112 \h </w:instrText>
        </w:r>
        <w:r>
          <w:rPr>
            <w:noProof/>
            <w:webHidden/>
          </w:rPr>
        </w:r>
        <w:r>
          <w:rPr>
            <w:noProof/>
            <w:webHidden/>
          </w:rPr>
          <w:fldChar w:fldCharType="separate"/>
        </w:r>
        <w:r>
          <w:rPr>
            <w:noProof/>
            <w:webHidden/>
          </w:rPr>
          <w:t>63</w:t>
        </w:r>
        <w:r>
          <w:rPr>
            <w:noProof/>
            <w:webHidden/>
          </w:rPr>
          <w:fldChar w:fldCharType="end"/>
        </w:r>
      </w:hyperlink>
    </w:p>
    <w:p w14:paraId="502B73EC" w14:textId="0C0167DF"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13" w:history="1">
        <w:r w:rsidRPr="00626480">
          <w:rPr>
            <w:rStyle w:val="a6"/>
            <w:noProof/>
          </w:rPr>
          <w:t>6.8.3</w:t>
        </w:r>
        <w:r>
          <w:rPr>
            <w:rFonts w:asciiTheme="minorHAnsi" w:eastAsiaTheme="minorEastAsia" w:hAnsiTheme="minorHAnsi" w:cstheme="minorBidi"/>
            <w:i w:val="0"/>
            <w:iCs w:val="0"/>
            <w:noProof/>
            <w:kern w:val="0"/>
            <w:sz w:val="22"/>
            <w:szCs w:val="22"/>
          </w:rPr>
          <w:tab/>
        </w:r>
        <w:r w:rsidRPr="00626480">
          <w:rPr>
            <w:rStyle w:val="a6"/>
            <w:noProof/>
          </w:rPr>
          <w:t>JsonController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_Toc451004113 \h </w:instrText>
        </w:r>
        <w:r>
          <w:rPr>
            <w:noProof/>
            <w:webHidden/>
          </w:rPr>
        </w:r>
        <w:r>
          <w:rPr>
            <w:noProof/>
            <w:webHidden/>
          </w:rPr>
          <w:fldChar w:fldCharType="separate"/>
        </w:r>
        <w:r>
          <w:rPr>
            <w:noProof/>
            <w:webHidden/>
          </w:rPr>
          <w:t>63</w:t>
        </w:r>
        <w:r>
          <w:rPr>
            <w:noProof/>
            <w:webHidden/>
          </w:rPr>
          <w:fldChar w:fldCharType="end"/>
        </w:r>
      </w:hyperlink>
    </w:p>
    <w:p w14:paraId="2E0B17E7" w14:textId="2EFED580"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14" w:history="1">
        <w:r w:rsidRPr="00626480">
          <w:rPr>
            <w:rStyle w:val="a6"/>
            <w:noProof/>
          </w:rPr>
          <w:t>6.8.4</w:t>
        </w:r>
        <w:r>
          <w:rPr>
            <w:rFonts w:asciiTheme="minorHAnsi" w:eastAsiaTheme="minorEastAsia" w:hAnsiTheme="minorHAnsi" w:cstheme="minorBidi"/>
            <w:i w:val="0"/>
            <w:iCs w:val="0"/>
            <w:noProof/>
            <w:kern w:val="0"/>
            <w:sz w:val="22"/>
            <w:szCs w:val="22"/>
          </w:rPr>
          <w:tab/>
        </w:r>
        <w:r w:rsidRPr="00626480">
          <w:rPr>
            <w:rStyle w:val="a6"/>
            <w:noProof/>
          </w:rPr>
          <w:t>WebController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_Toc451004114 \h </w:instrText>
        </w:r>
        <w:r>
          <w:rPr>
            <w:noProof/>
            <w:webHidden/>
          </w:rPr>
        </w:r>
        <w:r>
          <w:rPr>
            <w:noProof/>
            <w:webHidden/>
          </w:rPr>
          <w:fldChar w:fldCharType="separate"/>
        </w:r>
        <w:r>
          <w:rPr>
            <w:noProof/>
            <w:webHidden/>
          </w:rPr>
          <w:t>64</w:t>
        </w:r>
        <w:r>
          <w:rPr>
            <w:noProof/>
            <w:webHidden/>
          </w:rPr>
          <w:fldChar w:fldCharType="end"/>
        </w:r>
      </w:hyperlink>
    </w:p>
    <w:p w14:paraId="7AA0B35C" w14:textId="65840DBE"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15" w:history="1">
        <w:r w:rsidRPr="00626480">
          <w:rPr>
            <w:rStyle w:val="a6"/>
            <w:noProof/>
          </w:rPr>
          <w:t>6.8.5</w:t>
        </w:r>
        <w:r>
          <w:rPr>
            <w:rFonts w:asciiTheme="minorHAnsi" w:eastAsiaTheme="minorEastAsia" w:hAnsiTheme="minorHAnsi" w:cstheme="minorBidi"/>
            <w:i w:val="0"/>
            <w:iCs w:val="0"/>
            <w:noProof/>
            <w:kern w:val="0"/>
            <w:sz w:val="22"/>
            <w:szCs w:val="22"/>
          </w:rPr>
          <w:tab/>
        </w:r>
        <w:r w:rsidRPr="00626480">
          <w:rPr>
            <w:rStyle w:val="a6"/>
            <w:noProof/>
          </w:rPr>
          <w:t>RestController</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_Toc451004115 \h </w:instrText>
        </w:r>
        <w:r>
          <w:rPr>
            <w:noProof/>
            <w:webHidden/>
          </w:rPr>
        </w:r>
        <w:r>
          <w:rPr>
            <w:noProof/>
            <w:webHidden/>
          </w:rPr>
          <w:fldChar w:fldCharType="separate"/>
        </w:r>
        <w:r>
          <w:rPr>
            <w:noProof/>
            <w:webHidden/>
          </w:rPr>
          <w:t>65</w:t>
        </w:r>
        <w:r>
          <w:rPr>
            <w:noProof/>
            <w:webHidden/>
          </w:rPr>
          <w:fldChar w:fldCharType="end"/>
        </w:r>
      </w:hyperlink>
    </w:p>
    <w:p w14:paraId="020DC457" w14:textId="1BD478C4"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16" w:history="1">
        <w:r w:rsidRPr="00626480">
          <w:rPr>
            <w:rStyle w:val="a6"/>
            <w:noProof/>
          </w:rPr>
          <w:t>6.8.6</w:t>
        </w:r>
        <w:r>
          <w:rPr>
            <w:rFonts w:asciiTheme="minorHAnsi" w:eastAsiaTheme="minorEastAsia" w:hAnsiTheme="minorHAnsi" w:cstheme="minorBidi"/>
            <w:i w:val="0"/>
            <w:iCs w:val="0"/>
            <w:noProof/>
            <w:kern w:val="0"/>
            <w:sz w:val="22"/>
            <w:szCs w:val="22"/>
          </w:rPr>
          <w:tab/>
        </w:r>
        <w:r w:rsidRPr="00626480">
          <w:rPr>
            <w:rStyle w:val="a6"/>
            <w:noProof/>
          </w:rPr>
          <w:t>Client</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_Toc451004116 \h </w:instrText>
        </w:r>
        <w:r>
          <w:rPr>
            <w:noProof/>
            <w:webHidden/>
          </w:rPr>
        </w:r>
        <w:r>
          <w:rPr>
            <w:noProof/>
            <w:webHidden/>
          </w:rPr>
          <w:fldChar w:fldCharType="separate"/>
        </w:r>
        <w:r>
          <w:rPr>
            <w:noProof/>
            <w:webHidden/>
          </w:rPr>
          <w:t>65</w:t>
        </w:r>
        <w:r>
          <w:rPr>
            <w:noProof/>
            <w:webHidden/>
          </w:rPr>
          <w:fldChar w:fldCharType="end"/>
        </w:r>
      </w:hyperlink>
    </w:p>
    <w:p w14:paraId="6531F114" w14:textId="6C23918E"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17" w:history="1">
        <w:r w:rsidRPr="00626480">
          <w:rPr>
            <w:rStyle w:val="a6"/>
            <w:noProof/>
          </w:rPr>
          <w:t>6.8.7</w:t>
        </w:r>
        <w:r>
          <w:rPr>
            <w:rFonts w:asciiTheme="minorHAnsi" w:eastAsiaTheme="minorEastAsia" w:hAnsiTheme="minorHAnsi" w:cstheme="minorBidi"/>
            <w:i w:val="0"/>
            <w:iCs w:val="0"/>
            <w:noProof/>
            <w:kern w:val="0"/>
            <w:sz w:val="22"/>
            <w:szCs w:val="22"/>
          </w:rPr>
          <w:tab/>
        </w:r>
        <w:r w:rsidRPr="00626480">
          <w:rPr>
            <w:rStyle w:val="a6"/>
            <w:noProof/>
          </w:rPr>
          <w:t>CommentServiceImpl</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_Toc451004117 \h </w:instrText>
        </w:r>
        <w:r>
          <w:rPr>
            <w:noProof/>
            <w:webHidden/>
          </w:rPr>
        </w:r>
        <w:r>
          <w:rPr>
            <w:noProof/>
            <w:webHidden/>
          </w:rPr>
          <w:fldChar w:fldCharType="separate"/>
        </w:r>
        <w:r>
          <w:rPr>
            <w:noProof/>
            <w:webHidden/>
          </w:rPr>
          <w:t>65</w:t>
        </w:r>
        <w:r>
          <w:rPr>
            <w:noProof/>
            <w:webHidden/>
          </w:rPr>
          <w:fldChar w:fldCharType="end"/>
        </w:r>
      </w:hyperlink>
    </w:p>
    <w:p w14:paraId="47FA844E" w14:textId="473B4FE4"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18" w:history="1">
        <w:r w:rsidRPr="00626480">
          <w:rPr>
            <w:rStyle w:val="a6"/>
            <w:noProof/>
          </w:rPr>
          <w:t>6.8.8</w:t>
        </w:r>
        <w:r>
          <w:rPr>
            <w:rFonts w:asciiTheme="minorHAnsi" w:eastAsiaTheme="minorEastAsia" w:hAnsiTheme="minorHAnsi" w:cstheme="minorBidi"/>
            <w:i w:val="0"/>
            <w:iCs w:val="0"/>
            <w:noProof/>
            <w:kern w:val="0"/>
            <w:sz w:val="22"/>
            <w:szCs w:val="22"/>
          </w:rPr>
          <w:tab/>
        </w:r>
        <w:r w:rsidRPr="00626480">
          <w:rPr>
            <w:rStyle w:val="a6"/>
            <w:noProof/>
          </w:rPr>
          <w:t>ICommentCache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_Toc451004118 \h </w:instrText>
        </w:r>
        <w:r>
          <w:rPr>
            <w:noProof/>
            <w:webHidden/>
          </w:rPr>
        </w:r>
        <w:r>
          <w:rPr>
            <w:noProof/>
            <w:webHidden/>
          </w:rPr>
          <w:fldChar w:fldCharType="separate"/>
        </w:r>
        <w:r>
          <w:rPr>
            <w:noProof/>
            <w:webHidden/>
          </w:rPr>
          <w:t>66</w:t>
        </w:r>
        <w:r>
          <w:rPr>
            <w:noProof/>
            <w:webHidden/>
          </w:rPr>
          <w:fldChar w:fldCharType="end"/>
        </w:r>
      </w:hyperlink>
    </w:p>
    <w:p w14:paraId="70B26E5D" w14:textId="6CE28F95"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19" w:history="1">
        <w:r w:rsidRPr="00626480">
          <w:rPr>
            <w:rStyle w:val="a6"/>
            <w:noProof/>
          </w:rPr>
          <w:t>6.8.9</w:t>
        </w:r>
        <w:r>
          <w:rPr>
            <w:rFonts w:asciiTheme="minorHAnsi" w:eastAsiaTheme="minorEastAsia" w:hAnsiTheme="minorHAnsi" w:cstheme="minorBidi"/>
            <w:i w:val="0"/>
            <w:iCs w:val="0"/>
            <w:noProof/>
            <w:kern w:val="0"/>
            <w:sz w:val="22"/>
            <w:szCs w:val="22"/>
          </w:rPr>
          <w:tab/>
        </w:r>
        <w:r w:rsidRPr="00626480">
          <w:rPr>
            <w:rStyle w:val="a6"/>
            <w:noProof/>
          </w:rPr>
          <w:t>ICommentSortCache</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_Toc451004119 \h </w:instrText>
        </w:r>
        <w:r>
          <w:rPr>
            <w:noProof/>
            <w:webHidden/>
          </w:rPr>
        </w:r>
        <w:r>
          <w:rPr>
            <w:noProof/>
            <w:webHidden/>
          </w:rPr>
          <w:fldChar w:fldCharType="separate"/>
        </w:r>
        <w:r>
          <w:rPr>
            <w:noProof/>
            <w:webHidden/>
          </w:rPr>
          <w:t>66</w:t>
        </w:r>
        <w:r>
          <w:rPr>
            <w:noProof/>
            <w:webHidden/>
          </w:rPr>
          <w:fldChar w:fldCharType="end"/>
        </w:r>
      </w:hyperlink>
    </w:p>
    <w:p w14:paraId="0840D150" w14:textId="70ADFC0B" w:rsidR="00F12FE8" w:rsidRDefault="00F12FE8">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04120" w:history="1">
        <w:r w:rsidRPr="00626480">
          <w:rPr>
            <w:rStyle w:val="a6"/>
            <w:noProof/>
          </w:rPr>
          <w:t>6.8.10</w:t>
        </w:r>
        <w:r>
          <w:rPr>
            <w:rFonts w:asciiTheme="minorHAnsi" w:eastAsiaTheme="minorEastAsia" w:hAnsiTheme="minorHAnsi" w:cstheme="minorBidi"/>
            <w:i w:val="0"/>
            <w:iCs w:val="0"/>
            <w:noProof/>
            <w:kern w:val="0"/>
            <w:sz w:val="22"/>
            <w:szCs w:val="22"/>
          </w:rPr>
          <w:tab/>
        </w:r>
        <w:r w:rsidRPr="00626480">
          <w:rPr>
            <w:rStyle w:val="a6"/>
            <w:noProof/>
          </w:rPr>
          <w:t>CommentDao</w:t>
        </w:r>
        <w:r w:rsidRPr="00626480">
          <w:rPr>
            <w:rStyle w:val="a6"/>
            <w:rFonts w:hint="eastAsia"/>
            <w:noProof/>
          </w:rPr>
          <w:t>类概述</w:t>
        </w:r>
        <w:r>
          <w:rPr>
            <w:noProof/>
            <w:webHidden/>
          </w:rPr>
          <w:tab/>
        </w:r>
        <w:r>
          <w:rPr>
            <w:noProof/>
            <w:webHidden/>
          </w:rPr>
          <w:fldChar w:fldCharType="begin"/>
        </w:r>
        <w:r>
          <w:rPr>
            <w:noProof/>
            <w:webHidden/>
          </w:rPr>
          <w:instrText xml:space="preserve"> PAGEREF _Toc451004120 \h </w:instrText>
        </w:r>
        <w:r>
          <w:rPr>
            <w:noProof/>
            <w:webHidden/>
          </w:rPr>
        </w:r>
        <w:r>
          <w:rPr>
            <w:noProof/>
            <w:webHidden/>
          </w:rPr>
          <w:fldChar w:fldCharType="separate"/>
        </w:r>
        <w:r>
          <w:rPr>
            <w:noProof/>
            <w:webHidden/>
          </w:rPr>
          <w:t>67</w:t>
        </w:r>
        <w:r>
          <w:rPr>
            <w:noProof/>
            <w:webHidden/>
          </w:rPr>
          <w:fldChar w:fldCharType="end"/>
        </w:r>
      </w:hyperlink>
    </w:p>
    <w:p w14:paraId="39AA905A" w14:textId="550B704E" w:rsidR="00F12FE8" w:rsidRDefault="00F12FE8">
      <w:pPr>
        <w:pStyle w:val="11"/>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04121" w:history="1">
        <w:r w:rsidRPr="00626480">
          <w:rPr>
            <w:rStyle w:val="a6"/>
            <w:rFonts w:eastAsia="SimHei"/>
            <w:noProof/>
          </w:rPr>
          <w:t>7</w:t>
        </w:r>
        <w:r>
          <w:rPr>
            <w:rFonts w:asciiTheme="minorHAnsi" w:eastAsiaTheme="minorEastAsia" w:hAnsiTheme="minorHAnsi" w:cstheme="minorBidi"/>
            <w:b w:val="0"/>
            <w:bCs w:val="0"/>
            <w:caps w:val="0"/>
            <w:noProof/>
            <w:kern w:val="0"/>
            <w:sz w:val="22"/>
            <w:szCs w:val="22"/>
          </w:rPr>
          <w:tab/>
        </w:r>
        <w:r w:rsidRPr="00626480">
          <w:rPr>
            <w:rStyle w:val="a6"/>
            <w:rFonts w:eastAsia="SimHei" w:hint="eastAsia"/>
            <w:noProof/>
          </w:rPr>
          <w:t>第</w:t>
        </w:r>
        <w:r w:rsidRPr="00626480">
          <w:rPr>
            <w:rStyle w:val="a6"/>
            <w:rFonts w:eastAsia="SimHei"/>
            <w:noProof/>
          </w:rPr>
          <w:t>N</w:t>
        </w:r>
        <w:r w:rsidRPr="00626480">
          <w:rPr>
            <w:rStyle w:val="a6"/>
            <w:rFonts w:eastAsia="SimHei" w:hint="eastAsia"/>
            <w:noProof/>
          </w:rPr>
          <w:t>章</w:t>
        </w:r>
        <w:r w:rsidRPr="00626480">
          <w:rPr>
            <w:rStyle w:val="a6"/>
            <w:rFonts w:eastAsia="SimHei"/>
            <w:noProof/>
          </w:rPr>
          <w:t xml:space="preserve"> </w:t>
        </w:r>
        <w:r w:rsidRPr="00626480">
          <w:rPr>
            <w:rStyle w:val="a6"/>
            <w:rFonts w:eastAsia="SimHei" w:hint="eastAsia"/>
            <w:noProof/>
          </w:rPr>
          <w:t>结束语</w:t>
        </w:r>
        <w:r>
          <w:rPr>
            <w:noProof/>
            <w:webHidden/>
          </w:rPr>
          <w:tab/>
        </w:r>
        <w:r>
          <w:rPr>
            <w:noProof/>
            <w:webHidden/>
          </w:rPr>
          <w:fldChar w:fldCharType="begin"/>
        </w:r>
        <w:r>
          <w:rPr>
            <w:noProof/>
            <w:webHidden/>
          </w:rPr>
          <w:instrText xml:space="preserve"> PAGEREF _Toc451004121 \h </w:instrText>
        </w:r>
        <w:r>
          <w:rPr>
            <w:noProof/>
            <w:webHidden/>
          </w:rPr>
        </w:r>
        <w:r>
          <w:rPr>
            <w:noProof/>
            <w:webHidden/>
          </w:rPr>
          <w:fldChar w:fldCharType="separate"/>
        </w:r>
        <w:r>
          <w:rPr>
            <w:noProof/>
            <w:webHidden/>
          </w:rPr>
          <w:t>68</w:t>
        </w:r>
        <w:r>
          <w:rPr>
            <w:noProof/>
            <w:webHidden/>
          </w:rPr>
          <w:fldChar w:fldCharType="end"/>
        </w:r>
      </w:hyperlink>
    </w:p>
    <w:p w14:paraId="5F709F90" w14:textId="646BC886"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122" w:history="1">
        <w:r w:rsidRPr="00626480">
          <w:rPr>
            <w:rStyle w:val="a6"/>
            <w:rFonts w:ascii="SimHei"/>
            <w:noProof/>
          </w:rPr>
          <w:t>7.1</w:t>
        </w:r>
        <w:r>
          <w:rPr>
            <w:rFonts w:asciiTheme="minorHAnsi" w:eastAsiaTheme="minorEastAsia" w:hAnsiTheme="minorHAnsi" w:cstheme="minorBidi"/>
            <w:smallCaps w:val="0"/>
            <w:noProof/>
            <w:kern w:val="0"/>
            <w:sz w:val="22"/>
            <w:szCs w:val="22"/>
          </w:rPr>
          <w:tab/>
        </w:r>
        <w:r w:rsidRPr="00626480">
          <w:rPr>
            <w:rStyle w:val="a6"/>
            <w:rFonts w:ascii="SimHei"/>
            <w:noProof/>
          </w:rPr>
          <w:t>N</w:t>
        </w:r>
        <w:r w:rsidRPr="00626480">
          <w:rPr>
            <w:rStyle w:val="a6"/>
            <w:rFonts w:ascii="SimHei" w:hint="eastAsia"/>
            <w:noProof/>
          </w:rPr>
          <w:t>．</w:t>
        </w:r>
        <w:r w:rsidRPr="00626480">
          <w:rPr>
            <w:rStyle w:val="a6"/>
            <w:rFonts w:ascii="SimHei"/>
            <w:noProof/>
          </w:rPr>
          <w:t xml:space="preserve">1 </w:t>
        </w:r>
        <w:r w:rsidRPr="00626480">
          <w:rPr>
            <w:rStyle w:val="a6"/>
            <w:rFonts w:ascii="SimHei" w:hint="eastAsia"/>
            <w:noProof/>
          </w:rPr>
          <w:t>论文工作总结</w:t>
        </w:r>
        <w:r>
          <w:rPr>
            <w:noProof/>
            <w:webHidden/>
          </w:rPr>
          <w:tab/>
        </w:r>
        <w:r>
          <w:rPr>
            <w:noProof/>
            <w:webHidden/>
          </w:rPr>
          <w:fldChar w:fldCharType="begin"/>
        </w:r>
        <w:r>
          <w:rPr>
            <w:noProof/>
            <w:webHidden/>
          </w:rPr>
          <w:instrText xml:space="preserve"> PAGEREF _Toc451004122 \h </w:instrText>
        </w:r>
        <w:r>
          <w:rPr>
            <w:noProof/>
            <w:webHidden/>
          </w:rPr>
        </w:r>
        <w:r>
          <w:rPr>
            <w:noProof/>
            <w:webHidden/>
          </w:rPr>
          <w:fldChar w:fldCharType="separate"/>
        </w:r>
        <w:r>
          <w:rPr>
            <w:noProof/>
            <w:webHidden/>
          </w:rPr>
          <w:t>68</w:t>
        </w:r>
        <w:r>
          <w:rPr>
            <w:noProof/>
            <w:webHidden/>
          </w:rPr>
          <w:fldChar w:fldCharType="end"/>
        </w:r>
      </w:hyperlink>
    </w:p>
    <w:p w14:paraId="7EA65377" w14:textId="1955DCEA" w:rsidR="00F12FE8" w:rsidRDefault="00F12FE8">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04123" w:history="1">
        <w:r w:rsidRPr="00626480">
          <w:rPr>
            <w:rStyle w:val="a6"/>
            <w:rFonts w:ascii="SimHei"/>
            <w:noProof/>
          </w:rPr>
          <w:t>7.2</w:t>
        </w:r>
        <w:r>
          <w:rPr>
            <w:rFonts w:asciiTheme="minorHAnsi" w:eastAsiaTheme="minorEastAsia" w:hAnsiTheme="minorHAnsi" w:cstheme="minorBidi"/>
            <w:smallCaps w:val="0"/>
            <w:noProof/>
            <w:kern w:val="0"/>
            <w:sz w:val="22"/>
            <w:szCs w:val="22"/>
          </w:rPr>
          <w:tab/>
        </w:r>
        <w:r w:rsidRPr="00626480">
          <w:rPr>
            <w:rStyle w:val="a6"/>
            <w:rFonts w:ascii="SimHei"/>
            <w:noProof/>
          </w:rPr>
          <w:t>N</w:t>
        </w:r>
        <w:r w:rsidRPr="00626480">
          <w:rPr>
            <w:rStyle w:val="a6"/>
            <w:rFonts w:ascii="SimHei" w:hint="eastAsia"/>
            <w:noProof/>
          </w:rPr>
          <w:t>．</w:t>
        </w:r>
        <w:r w:rsidRPr="00626480">
          <w:rPr>
            <w:rStyle w:val="a6"/>
            <w:rFonts w:ascii="SimHei"/>
            <w:noProof/>
          </w:rPr>
          <w:t xml:space="preserve">2 </w:t>
        </w:r>
        <w:r w:rsidRPr="00626480">
          <w:rPr>
            <w:rStyle w:val="a6"/>
            <w:rFonts w:ascii="SimHei" w:hint="eastAsia"/>
            <w:noProof/>
          </w:rPr>
          <w:t>问题和展望</w:t>
        </w:r>
        <w:r>
          <w:rPr>
            <w:noProof/>
            <w:webHidden/>
          </w:rPr>
          <w:tab/>
        </w:r>
        <w:r>
          <w:rPr>
            <w:noProof/>
            <w:webHidden/>
          </w:rPr>
          <w:fldChar w:fldCharType="begin"/>
        </w:r>
        <w:r>
          <w:rPr>
            <w:noProof/>
            <w:webHidden/>
          </w:rPr>
          <w:instrText xml:space="preserve"> PAGEREF _Toc451004123 \h </w:instrText>
        </w:r>
        <w:r>
          <w:rPr>
            <w:noProof/>
            <w:webHidden/>
          </w:rPr>
        </w:r>
        <w:r>
          <w:rPr>
            <w:noProof/>
            <w:webHidden/>
          </w:rPr>
          <w:fldChar w:fldCharType="separate"/>
        </w:r>
        <w:r>
          <w:rPr>
            <w:noProof/>
            <w:webHidden/>
          </w:rPr>
          <w:t>68</w:t>
        </w:r>
        <w:r>
          <w:rPr>
            <w:noProof/>
            <w:webHidden/>
          </w:rPr>
          <w:fldChar w:fldCharType="end"/>
        </w:r>
      </w:hyperlink>
    </w:p>
    <w:p w14:paraId="4DDCFB9C" w14:textId="567CDF03" w:rsidR="00F12FE8" w:rsidRDefault="00F12FE8">
      <w:pPr>
        <w:pStyle w:val="11"/>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04124" w:history="1">
        <w:r w:rsidRPr="00626480">
          <w:rPr>
            <w:rStyle w:val="a6"/>
            <w:rFonts w:ascii="SimHei" w:eastAsia="SimHei"/>
            <w:noProof/>
          </w:rPr>
          <w:t>8</w:t>
        </w:r>
        <w:r>
          <w:rPr>
            <w:rFonts w:asciiTheme="minorHAnsi" w:eastAsiaTheme="minorEastAsia" w:hAnsiTheme="minorHAnsi" w:cstheme="minorBidi"/>
            <w:b w:val="0"/>
            <w:bCs w:val="0"/>
            <w:caps w:val="0"/>
            <w:noProof/>
            <w:kern w:val="0"/>
            <w:sz w:val="22"/>
            <w:szCs w:val="22"/>
          </w:rPr>
          <w:tab/>
        </w:r>
        <w:r w:rsidRPr="00626480">
          <w:rPr>
            <w:rStyle w:val="a6"/>
            <w:rFonts w:ascii="SimHei" w:eastAsia="SimHei" w:hint="eastAsia"/>
            <w:noProof/>
          </w:rPr>
          <w:t>附录</w:t>
        </w:r>
        <w:r w:rsidRPr="00626480">
          <w:rPr>
            <w:rStyle w:val="a6"/>
            <w:rFonts w:ascii="SimHei" w:eastAsia="SimHei"/>
            <w:noProof/>
          </w:rPr>
          <w:t>1</w:t>
        </w:r>
        <w:r w:rsidRPr="00626480">
          <w:rPr>
            <w:rStyle w:val="a6"/>
            <w:rFonts w:ascii="SimHei" w:eastAsia="SimHei" w:hint="eastAsia"/>
            <w:noProof/>
          </w:rPr>
          <w:t>：</w:t>
        </w:r>
        <w:r>
          <w:rPr>
            <w:noProof/>
            <w:webHidden/>
          </w:rPr>
          <w:tab/>
        </w:r>
        <w:r>
          <w:rPr>
            <w:noProof/>
            <w:webHidden/>
          </w:rPr>
          <w:fldChar w:fldCharType="begin"/>
        </w:r>
        <w:r>
          <w:rPr>
            <w:noProof/>
            <w:webHidden/>
          </w:rPr>
          <w:instrText xml:space="preserve"> PAGEREF _Toc451004124 \h </w:instrText>
        </w:r>
        <w:r>
          <w:rPr>
            <w:noProof/>
            <w:webHidden/>
          </w:rPr>
        </w:r>
        <w:r>
          <w:rPr>
            <w:noProof/>
            <w:webHidden/>
          </w:rPr>
          <w:fldChar w:fldCharType="separate"/>
        </w:r>
        <w:r>
          <w:rPr>
            <w:noProof/>
            <w:webHidden/>
          </w:rPr>
          <w:t>70</w:t>
        </w:r>
        <w:r>
          <w:rPr>
            <w:noProof/>
            <w:webHidden/>
          </w:rPr>
          <w:fldChar w:fldCharType="end"/>
        </w:r>
      </w:hyperlink>
    </w:p>
    <w:p w14:paraId="5157DFAC" w14:textId="6F83E85E" w:rsidR="00911ECC" w:rsidRDefault="00911ECC">
      <w:pPr>
        <w:spacing w:line="400" w:lineRule="exact"/>
        <w:rPr>
          <w:rFonts w:ascii="SimSun" w:hAnsi="SimSun"/>
        </w:rPr>
      </w:pPr>
      <w:r>
        <w:rPr>
          <w:rFonts w:ascii="SimSun" w:hAnsi="SimSun"/>
          <w:bCs/>
          <w:caps/>
          <w:sz w:val="24"/>
        </w:rPr>
        <w:fldChar w:fldCharType="end"/>
      </w:r>
    </w:p>
    <w:p w14:paraId="332C9816" w14:textId="77777777"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14:paraId="50D34C39" w14:textId="40A80FB9" w:rsidR="00911ECC" w:rsidRDefault="00911ECC" w:rsidP="00246924">
      <w:pPr>
        <w:pStyle w:val="1"/>
        <w:numPr>
          <w:ilvl w:val="0"/>
          <w:numId w:val="0"/>
        </w:numPr>
        <w:jc w:val="center"/>
        <w:rPr>
          <w:rFonts w:eastAsia="SimHei"/>
          <w:sz w:val="32"/>
        </w:rPr>
      </w:pPr>
      <w:bookmarkStart w:id="0" w:name="_Toc451004021"/>
      <w:r>
        <w:rPr>
          <w:rFonts w:eastAsia="SimHei" w:hint="eastAsia"/>
          <w:sz w:val="32"/>
        </w:rPr>
        <w:lastRenderedPageBreak/>
        <w:t>第一章</w:t>
      </w:r>
      <w:r>
        <w:rPr>
          <w:rFonts w:eastAsia="SimHei" w:hint="eastAsia"/>
          <w:sz w:val="32"/>
        </w:rPr>
        <w:t xml:space="preserve"> </w:t>
      </w:r>
      <w:r>
        <w:rPr>
          <w:rFonts w:eastAsia="SimHei" w:hint="eastAsia"/>
          <w:sz w:val="32"/>
        </w:rPr>
        <w:t>引言</w:t>
      </w:r>
      <w:r>
        <w:commentReference w:id="1"/>
      </w:r>
      <w:bookmarkEnd w:id="0"/>
    </w:p>
    <w:p w14:paraId="55200471" w14:textId="73BB2A11" w:rsidR="00911ECC" w:rsidRDefault="00911ECC">
      <w:pPr>
        <w:pStyle w:val="2"/>
        <w:rPr>
          <w:rFonts w:ascii="SimHei"/>
          <w:sz w:val="28"/>
          <w:szCs w:val="28"/>
        </w:rPr>
      </w:pPr>
      <w:bookmarkStart w:id="2" w:name="_Toc451004022"/>
      <w:r>
        <w:rPr>
          <w:rFonts w:ascii="SimHei" w:hint="eastAsia"/>
          <w:sz w:val="28"/>
          <w:szCs w:val="28"/>
        </w:rPr>
        <w:t>课题背景</w:t>
      </w:r>
      <w:bookmarkEnd w:id="2"/>
    </w:p>
    <w:p w14:paraId="485745CE" w14:textId="50734AE7" w:rsidR="00911ECC" w:rsidRDefault="00911ECC">
      <w:pPr>
        <w:pStyle w:val="af4"/>
        <w:adjustRightInd/>
        <w:snapToGrid/>
        <w:spacing w:before="0" w:after="0" w:line="400" w:lineRule="exact"/>
        <w:jc w:val="both"/>
        <w:rPr>
          <w:sz w:val="24"/>
        </w:rPr>
      </w:pPr>
      <w:r>
        <w:rPr>
          <w:rFonts w:hint="eastAsia"/>
          <w:sz w:val="24"/>
        </w:rPr>
        <w:t>（论文正文内容，采用小四宋体</w:t>
      </w:r>
      <w:r>
        <w:rPr>
          <w:rFonts w:hint="eastAsia"/>
          <w:b/>
          <w:sz w:val="24"/>
        </w:rPr>
        <w:t>，行间距采用固定值</w:t>
      </w:r>
      <w:r>
        <w:rPr>
          <w:rFonts w:hint="eastAsia"/>
          <w:b/>
          <w:sz w:val="24"/>
        </w:rPr>
        <w:t>20</w:t>
      </w:r>
      <w:r>
        <w:rPr>
          <w:rFonts w:hint="eastAsia"/>
          <w:b/>
          <w:sz w:val="24"/>
        </w:rPr>
        <w:t>磅</w:t>
      </w:r>
      <w:r>
        <w:rPr>
          <w:rFonts w:hint="eastAsia"/>
          <w:sz w:val="24"/>
        </w:rPr>
        <w:t>）</w:t>
      </w:r>
    </w:p>
    <w:p w14:paraId="571DD91C" w14:textId="0A832A30" w:rsidR="00911ECC" w:rsidRDefault="00911ECC">
      <w:pPr>
        <w:pStyle w:val="af4"/>
        <w:adjustRightInd/>
        <w:snapToGrid/>
        <w:spacing w:before="0" w:after="0" w:line="240" w:lineRule="auto"/>
      </w:pPr>
      <w:bookmarkStart w:id="3" w:name="_GoBack"/>
      <w:bookmarkEnd w:id="3"/>
    </w:p>
    <w:p w14:paraId="2F1EE8E1" w14:textId="251DA05C" w:rsidR="00911ECC" w:rsidRDefault="00911ECC">
      <w:pPr>
        <w:pStyle w:val="2"/>
        <w:rPr>
          <w:rFonts w:ascii="SimHei"/>
          <w:sz w:val="28"/>
        </w:rPr>
      </w:pPr>
      <w:bookmarkStart w:id="4" w:name="_Toc451004023"/>
      <w:r>
        <w:rPr>
          <w:rFonts w:ascii="SimHei" w:hint="eastAsia"/>
          <w:sz w:val="28"/>
        </w:rPr>
        <w:t>课题任务</w:t>
      </w:r>
      <w:bookmarkEnd w:id="4"/>
    </w:p>
    <w:p w14:paraId="4FD8D42F" w14:textId="77777777" w:rsidR="00911ECC" w:rsidRDefault="00911ECC">
      <w:pPr>
        <w:pStyle w:val="3"/>
        <w:numPr>
          <w:ilvl w:val="2"/>
          <w:numId w:val="0"/>
        </w:numPr>
        <w:rPr>
          <w:rFonts w:ascii="SimHei"/>
          <w:sz w:val="24"/>
        </w:rPr>
      </w:pPr>
      <w:bookmarkStart w:id="5" w:name="_Toc451004024"/>
      <w:r>
        <w:rPr>
          <w:rFonts w:ascii="SimHei" w:hint="eastAsia"/>
          <w:sz w:val="24"/>
        </w:rPr>
        <w:t>1.2.1 课题内容</w:t>
      </w:r>
      <w:bookmarkEnd w:id="5"/>
    </w:p>
    <w:p w14:paraId="4C50DDC0" w14:textId="77777777" w:rsidR="00911ECC" w:rsidRDefault="00911ECC">
      <w:pPr>
        <w:pStyle w:val="af4"/>
        <w:adjustRightInd/>
        <w:snapToGrid/>
        <w:spacing w:before="0" w:after="0" w:line="400" w:lineRule="exact"/>
        <w:ind w:firstLine="480"/>
        <w:jc w:val="both"/>
        <w:rPr>
          <w:sz w:val="24"/>
        </w:rPr>
      </w:pPr>
      <w:r>
        <w:rPr>
          <w:rFonts w:hint="eastAsia"/>
          <w:sz w:val="24"/>
        </w:rPr>
        <w:t>（介绍本课题的主要内容、课题目标等）</w:t>
      </w:r>
    </w:p>
    <w:p w14:paraId="5557DDF3" w14:textId="77777777" w:rsidR="00911ECC" w:rsidRDefault="00911ECC">
      <w:pPr>
        <w:pStyle w:val="af4"/>
        <w:adjustRightInd/>
        <w:snapToGrid/>
        <w:spacing w:before="0" w:after="0" w:line="400" w:lineRule="exact"/>
        <w:ind w:firstLine="480"/>
        <w:jc w:val="both"/>
        <w:rPr>
          <w:sz w:val="24"/>
        </w:rPr>
      </w:pPr>
    </w:p>
    <w:p w14:paraId="26EA8CE5" w14:textId="77777777" w:rsidR="00911ECC" w:rsidRDefault="00911ECC">
      <w:pPr>
        <w:pStyle w:val="3"/>
        <w:numPr>
          <w:ilvl w:val="2"/>
          <w:numId w:val="0"/>
        </w:numPr>
        <w:rPr>
          <w:rFonts w:ascii="SimHei"/>
          <w:sz w:val="24"/>
        </w:rPr>
      </w:pPr>
      <w:bookmarkStart w:id="6" w:name="_Toc451004025"/>
      <w:r>
        <w:rPr>
          <w:rFonts w:ascii="SimHei" w:hint="eastAsia"/>
          <w:sz w:val="24"/>
        </w:rPr>
        <w:t>1.2.2 本人承担任务</w:t>
      </w:r>
      <w:bookmarkEnd w:id="6"/>
    </w:p>
    <w:p w14:paraId="0F2BE9F6" w14:textId="77777777" w:rsidR="00911ECC" w:rsidRDefault="00911ECC">
      <w:pPr>
        <w:pStyle w:val="af4"/>
        <w:adjustRightInd/>
        <w:snapToGrid/>
        <w:spacing w:before="0" w:after="0" w:line="400" w:lineRule="exact"/>
        <w:ind w:firstLine="480"/>
        <w:jc w:val="both"/>
        <w:rPr>
          <w:sz w:val="24"/>
        </w:rPr>
      </w:pPr>
      <w:r>
        <w:rPr>
          <w:rFonts w:hint="eastAsia"/>
          <w:sz w:val="24"/>
        </w:rPr>
        <w:t>（介绍本人在本课题中将要承担的主要工作）</w:t>
      </w:r>
    </w:p>
    <w:p w14:paraId="22BB41C2" w14:textId="77777777" w:rsidR="00911ECC" w:rsidRDefault="00911ECC">
      <w:pPr>
        <w:pStyle w:val="af4"/>
        <w:adjustRightInd/>
        <w:snapToGrid/>
        <w:spacing w:before="0" w:after="0" w:line="240" w:lineRule="auto"/>
        <w:jc w:val="both"/>
      </w:pPr>
    </w:p>
    <w:p w14:paraId="04D67C95" w14:textId="5EB9EC1C" w:rsidR="00911ECC" w:rsidRDefault="00911ECC">
      <w:pPr>
        <w:pStyle w:val="2"/>
        <w:rPr>
          <w:rFonts w:ascii="SimHei"/>
          <w:sz w:val="28"/>
        </w:rPr>
      </w:pPr>
      <w:bookmarkStart w:id="7" w:name="_Toc451004026"/>
      <w:r>
        <w:rPr>
          <w:rFonts w:ascii="SimHei" w:hint="eastAsia"/>
          <w:sz w:val="28"/>
        </w:rPr>
        <w:t>论文结构</w:t>
      </w:r>
      <w:bookmarkEnd w:id="7"/>
    </w:p>
    <w:p w14:paraId="33761016"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本文共分N章，内容安排如下：</w:t>
      </w:r>
    </w:p>
    <w:p w14:paraId="5353D90F" w14:textId="77777777" w:rsidR="00911ECC" w:rsidRDefault="00911ECC">
      <w:pPr>
        <w:pStyle w:val="af4"/>
        <w:adjustRightInd/>
        <w:snapToGrid/>
        <w:spacing w:before="0" w:after="0" w:line="400" w:lineRule="exact"/>
        <w:ind w:firstLine="482"/>
        <w:jc w:val="both"/>
      </w:pPr>
      <w:r>
        <w:rPr>
          <w:rFonts w:ascii="SimSun" w:hAnsi="SimSun" w:hint="eastAsia"/>
          <w:sz w:val="24"/>
        </w:rPr>
        <w:t>第一章 引言，介绍本课题的意义、任务、预期目标等。</w:t>
      </w:r>
    </w:p>
    <w:p w14:paraId="52BAEFB6" w14:textId="77777777" w:rsidR="00911ECC" w:rsidRDefault="00911ECC">
      <w:pPr>
        <w:pStyle w:val="af4"/>
        <w:adjustRightInd/>
        <w:snapToGrid/>
        <w:spacing w:before="0" w:after="0" w:line="400" w:lineRule="exact"/>
        <w:ind w:firstLine="482"/>
        <w:jc w:val="both"/>
        <w:rPr>
          <w:rFonts w:ascii="SimSun" w:hAnsi="SimSun"/>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第三章 XXXX，XXXX</w:t>
      </w:r>
    </w:p>
    <w:p w14:paraId="36F622E6" w14:textId="77777777" w:rsidR="00911ECC" w:rsidRDefault="00911ECC">
      <w:pPr>
        <w:pStyle w:val="af4"/>
        <w:adjustRightInd/>
        <w:snapToGrid/>
        <w:spacing w:before="0" w:after="0" w:line="240" w:lineRule="auto"/>
        <w:ind w:left="480"/>
        <w:jc w:val="both"/>
        <w:rPr>
          <w:rFonts w:ascii="SimSun" w:hAnsi="SimSun"/>
          <w:sz w:val="24"/>
        </w:rPr>
      </w:pPr>
    </w:p>
    <w:p w14:paraId="1BA5A6E7" w14:textId="77777777" w:rsidR="00911ECC" w:rsidRDefault="00911ECC">
      <w:pPr>
        <w:pStyle w:val="af4"/>
        <w:adjustRightInd/>
        <w:snapToGrid/>
        <w:spacing w:before="0" w:after="0" w:line="400" w:lineRule="exact"/>
        <w:ind w:left="482"/>
        <w:jc w:val="both"/>
        <w:rPr>
          <w:rFonts w:ascii="SimSun" w:hAnsi="SimSun"/>
          <w:sz w:val="24"/>
        </w:rPr>
      </w:pPr>
      <w:r>
        <w:rPr>
          <w:rFonts w:ascii="SimSun" w:hAnsi="SimSun" w:hint="eastAsia"/>
          <w:sz w:val="24"/>
        </w:rPr>
        <w:t>第N章 结束语，对本文工作进行全面总结，给出本文所取得的成果，指出存在的不足和改进方向。</w:t>
      </w:r>
    </w:p>
    <w:p w14:paraId="3D009B20" w14:textId="77777777" w:rsidR="00911ECC" w:rsidRDefault="00911ECC">
      <w:pPr>
        <w:pStyle w:val="af4"/>
        <w:adjustRightInd/>
        <w:snapToGrid/>
        <w:spacing w:before="0" w:after="0" w:line="400" w:lineRule="exact"/>
        <w:ind w:left="482"/>
        <w:jc w:val="both"/>
        <w:rPr>
          <w:rFonts w:ascii="SimSun" w:hAnsi="SimSun"/>
          <w:sz w:val="24"/>
        </w:rPr>
      </w:pPr>
    </w:p>
    <w:p w14:paraId="5B4BDEBC" w14:textId="187292FA" w:rsidR="00911ECC" w:rsidRDefault="00911ECC" w:rsidP="00246924">
      <w:pPr>
        <w:pStyle w:val="1"/>
        <w:numPr>
          <w:ilvl w:val="0"/>
          <w:numId w:val="0"/>
        </w:numPr>
        <w:ind w:left="432"/>
        <w:jc w:val="center"/>
        <w:rPr>
          <w:rFonts w:ascii="SimHei" w:eastAsia="SimHei"/>
          <w:sz w:val="32"/>
        </w:rPr>
      </w:pPr>
      <w:r>
        <w:rPr>
          <w:rFonts w:ascii="SimSun" w:hAnsi="SimSun"/>
          <w:sz w:val="24"/>
        </w:rPr>
        <w:br w:type="page"/>
      </w:r>
      <w:bookmarkStart w:id="8" w:name="_Toc451004027"/>
      <w:r>
        <w:rPr>
          <w:rFonts w:ascii="SimHei" w:eastAsia="SimHei" w:hint="eastAsia"/>
          <w:sz w:val="32"/>
        </w:rPr>
        <w:lastRenderedPageBreak/>
        <w:t xml:space="preserve">第二章 </w:t>
      </w:r>
      <w:r w:rsidR="005949C0" w:rsidRPr="005949C0">
        <w:rPr>
          <w:rFonts w:ascii="SimHei" w:eastAsia="SimHei" w:hint="eastAsia"/>
          <w:sz w:val="32"/>
        </w:rPr>
        <w:t>关键技术介绍</w:t>
      </w:r>
      <w:bookmarkEnd w:id="8"/>
    </w:p>
    <w:p w14:paraId="08ACB069" w14:textId="0DBCB6D2" w:rsidR="00911ECC" w:rsidRDefault="00911ECC">
      <w:pPr>
        <w:pStyle w:val="af4"/>
        <w:numPr>
          <w:ins w:id="9" w:author="ibm" w:date="2008-11-09T09:52:00Z"/>
        </w:numPr>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2A6F8470" w14:textId="77777777" w:rsidR="00246924" w:rsidRPr="00246924" w:rsidRDefault="00246924"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8DECBD8" w14:textId="0CEE3B8F" w:rsidR="00911ECC" w:rsidRPr="005949C0" w:rsidRDefault="005949C0" w:rsidP="00246924">
      <w:pPr>
        <w:pStyle w:val="2"/>
      </w:pPr>
      <w:bookmarkStart w:id="10" w:name="_Toc451004028"/>
      <w:r w:rsidRPr="005949C0">
        <w:t>Thrift — RPC Framework</w:t>
      </w:r>
      <w:bookmarkEnd w:id="10"/>
    </w:p>
    <w:p w14:paraId="7CFAD131" w14:textId="719BD5CB" w:rsidR="005949C0" w:rsidRPr="00246924" w:rsidRDefault="005949C0" w:rsidP="005949C0">
      <w:pPr>
        <w:pStyle w:val="af4"/>
        <w:spacing w:line="400" w:lineRule="exact"/>
        <w:ind w:firstLine="480"/>
        <w:jc w:val="left"/>
        <w:rPr>
          <w:rFonts w:ascii="SimSun" w:hAnsi="SimSun"/>
          <w:sz w:val="24"/>
        </w:rPr>
      </w:pPr>
      <w:r w:rsidRPr="00246924">
        <w:rPr>
          <w:rFonts w:ascii="SimSun" w:hAnsi="SimSun" w:hint="eastAsia"/>
          <w:sz w:val="24"/>
        </w:rPr>
        <w:t>Apache Thrift 是 Facebook 实现的一种高效的、支持多种编程语言的远程服务调用的框架。</w:t>
      </w:r>
    </w:p>
    <w:p w14:paraId="3C3699E5" w14:textId="19070840" w:rsidR="00911ECC" w:rsidRPr="00246924" w:rsidRDefault="005949C0" w:rsidP="005949C0">
      <w:pPr>
        <w:pStyle w:val="af4"/>
        <w:spacing w:line="400" w:lineRule="exact"/>
        <w:ind w:firstLine="480"/>
        <w:jc w:val="left"/>
        <w:rPr>
          <w:rFonts w:ascii="SimSun" w:hAnsi="SimSun"/>
          <w:sz w:val="24"/>
        </w:rPr>
      </w:pPr>
      <w:r w:rsidRPr="00246924">
        <w:rPr>
          <w:rFonts w:ascii="SimSun" w:hAnsi="SimSun"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 Java, Python, PHP, Ruby, Erlang, Perl, Haskell, C#, Cocoa, Smalltalk 等创建高效的、无缝的服务，其传输数据采用二进制格式，相对 XML 和 JSON 体积更小，对于高并发、大数据量和多语言的环境更有优势。</w:t>
      </w:r>
    </w:p>
    <w:p w14:paraId="3DD43593" w14:textId="27C50E9C" w:rsidR="009C55D5" w:rsidRDefault="009C55D5" w:rsidP="005949C0">
      <w:pPr>
        <w:pStyle w:val="af4"/>
        <w:spacing w:line="400" w:lineRule="exact"/>
        <w:ind w:firstLine="480"/>
        <w:jc w:val="left"/>
        <w:rPr>
          <w:rFonts w:ascii="SimSun" w:hAnsi="SimSun"/>
          <w:sz w:val="24"/>
        </w:rPr>
      </w:pPr>
    </w:p>
    <w:p w14:paraId="7BFA2EA7" w14:textId="0D13438B" w:rsidR="009C55D5" w:rsidRPr="009C55D5" w:rsidRDefault="009C55D5" w:rsidP="009C55D5">
      <w:pPr>
        <w:pStyle w:val="2"/>
        <w:rPr>
          <w:rFonts w:ascii="SimHei"/>
          <w:sz w:val="28"/>
          <w:szCs w:val="28"/>
          <w:lang w:val="en-US"/>
        </w:rPr>
      </w:pPr>
      <w:bookmarkStart w:id="11" w:name="_Toc451004029"/>
      <w:r w:rsidRPr="009C55D5">
        <w:rPr>
          <w:rFonts w:ascii="SimHei" w:hint="eastAsia"/>
          <w:sz w:val="28"/>
          <w:szCs w:val="28"/>
        </w:rPr>
        <w:t>分布式服务框架 Zookeepe</w:t>
      </w:r>
      <w:r>
        <w:rPr>
          <w:rFonts w:ascii="SimHei"/>
          <w:sz w:val="28"/>
          <w:szCs w:val="28"/>
          <w:lang w:val="en-US"/>
        </w:rPr>
        <w:t>r</w:t>
      </w:r>
      <w:bookmarkEnd w:id="11"/>
    </w:p>
    <w:p w14:paraId="540D9D52"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数据模型</w:t>
      </w:r>
    </w:p>
    <w:p w14:paraId="5F0057EA"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会维护一个具有层次关系的数据结构，它非常类似于一个标准的文件系统，如图 1 所示：</w:t>
      </w:r>
    </w:p>
    <w:p w14:paraId="2B39997B"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图 1 Zookeeper 数据结构</w:t>
      </w:r>
    </w:p>
    <w:p w14:paraId="5BC1C59E"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图 1 Zookeeper 数据结构</w:t>
      </w:r>
    </w:p>
    <w:p w14:paraId="33C7389C"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这种数据结构有如下这些特点：</w:t>
      </w:r>
    </w:p>
    <w:p w14:paraId="7CD375F6"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lastRenderedPageBreak/>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的目录名可以自动编号，如 App1 已经存在，再创建的话，将会自动命名为 App2</w:t>
      </w:r>
    </w:p>
    <w:p w14:paraId="1E54A390" w14:textId="24839B53"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可以被监控，包括这个目录节点中存储的数据的修改，子节点目录的变化等，一旦变化可以通知设置监控的客户端，这个是 Zookeeper 的核心特性，Zookeeper 的很多功能都是基于这个特性实现的，</w:t>
      </w:r>
    </w:p>
    <w:p w14:paraId="23B08A8E" w14:textId="531DAE73"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p>
    <w:p w14:paraId="67884405" w14:textId="26D8AC14" w:rsid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14:paraId="746E6A08" w14:textId="13B63856" w:rsidR="009C55D5" w:rsidRPr="009C55D5" w:rsidRDefault="00246924" w:rsidP="00246924">
      <w:pPr>
        <w:pStyle w:val="2"/>
        <w:rPr>
          <w:rFonts w:ascii="SimHei"/>
          <w:sz w:val="28"/>
          <w:szCs w:val="28"/>
          <w:lang w:val="en-US"/>
        </w:rPr>
      </w:pPr>
      <w:bookmarkStart w:id="12" w:name="_Toc451004030"/>
      <w:r w:rsidRPr="00246924">
        <w:rPr>
          <w:rFonts w:ascii="SimHei" w:hint="eastAsia"/>
          <w:sz w:val="28"/>
          <w:szCs w:val="28"/>
          <w:lang w:val="en-US"/>
        </w:rPr>
        <w:t>服务器缓存服务  Redis</w:t>
      </w:r>
      <w:bookmarkEnd w:id="12"/>
    </w:p>
    <w:p w14:paraId="4CD0F7CA"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Redis 是一个开源（BSD许可）的，内存中的数据结构存储系统，它可以用作数据库、缓存和消息中间件. 它支持多种类型的数据结构，如字符串（strings），散列（hashes），列表（lists），集合（sets），有序集合（sorted sets）与范围查询，bitmaps，hyperloglogs和地理空间（geospatial）索引半径查询. Redis 内置了复制（replication），LUA脚本</w:t>
      </w:r>
      <w:r w:rsidRPr="009C55D5">
        <w:rPr>
          <w:rFonts w:ascii="SimSun" w:hAnsi="SimSun" w:hint="eastAsia"/>
          <w:sz w:val="24"/>
        </w:rPr>
        <w:lastRenderedPageBreak/>
        <w:t>（Lua scripting），LRU驱动事件（LRU eviction），事务（transactions）和不同级别的磁盘持久化（persistence）， 并通过Redis哨兵（Sentinel）和自动分区（Cluster）提供高可用性（high availability）.</w:t>
      </w:r>
    </w:p>
    <w:p w14:paraId="07BED20F" w14:textId="0EEAEC90" w:rsidR="009C55D5" w:rsidRPr="009C55D5" w:rsidRDefault="007E2E39" w:rsidP="009C55D5">
      <w:pPr>
        <w:pStyle w:val="af4"/>
        <w:spacing w:line="400" w:lineRule="exact"/>
        <w:ind w:firstLine="480"/>
        <w:jc w:val="left"/>
        <w:rPr>
          <w:rFonts w:ascii="SimSun" w:hAnsi="SimSun"/>
          <w:sz w:val="24"/>
        </w:rPr>
      </w:pPr>
      <w:r>
        <w:rPr>
          <w:rFonts w:ascii="SimSun" w:hAnsi="SimSun" w:hint="eastAsia"/>
          <w:sz w:val="24"/>
        </w:rPr>
        <w:t>你可以对这些类型执行原子操作，例</w:t>
      </w:r>
      <w:r w:rsidR="009C55D5" w:rsidRPr="009C55D5">
        <w:rPr>
          <w:rFonts w:ascii="SimSun" w:hAnsi="SimSun" w:hint="eastAsia"/>
          <w:sz w:val="24"/>
        </w:rPr>
        <w:t>如：字符串（strings）的append 命令;散列（hashes）的hincrby命令;列表（lists）的lpush命令;集合（sets）计算交集sinter命令，计算并集union命令和计算差集sdiff命令; 或者在有序集合（sorted sets）里面获取成员的最高排名zrangebyscore命令.</w:t>
      </w:r>
    </w:p>
    <w:p w14:paraId="4465903B" w14:textId="3DDB9048" w:rsid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为了实现其卓越的性能， Redis 采用运行在内存中的数据集工作方式. 根据您的使用情况， 您可以每隔一定时间将数据集导出到磁盘， 或者追加到命令日志中. 您也可以关闭持久化功能，将Redis作为一个高效的网络的缓存数据功能使用.Redis 同样支持主从复制（能自动重连和网络断开时自动重新同步），并且第一次同步是快速的非阻塞试的同步.</w:t>
      </w:r>
    </w:p>
    <w:p w14:paraId="2B3AE3AA" w14:textId="1D61E24B" w:rsidR="00246924" w:rsidRDefault="00246924" w:rsidP="009C55D5">
      <w:pPr>
        <w:pStyle w:val="af4"/>
        <w:spacing w:line="400" w:lineRule="exact"/>
        <w:ind w:firstLine="480"/>
        <w:jc w:val="left"/>
        <w:rPr>
          <w:rFonts w:ascii="SimSun" w:hAnsi="SimSun"/>
          <w:sz w:val="24"/>
        </w:rPr>
      </w:pPr>
    </w:p>
    <w:p w14:paraId="6BF57360" w14:textId="384E38E7" w:rsidR="004029C9" w:rsidRPr="004029C9" w:rsidRDefault="004029C9" w:rsidP="004029C9">
      <w:pPr>
        <w:pStyle w:val="2"/>
        <w:rPr>
          <w:sz w:val="28"/>
          <w:szCs w:val="28"/>
        </w:rPr>
      </w:pPr>
      <w:bookmarkStart w:id="13" w:name="_Toc451004031"/>
      <w:r w:rsidRPr="004029C9">
        <w:rPr>
          <w:rFonts w:hint="eastAsia"/>
          <w:sz w:val="28"/>
          <w:szCs w:val="28"/>
        </w:rPr>
        <w:t>NoSql</w:t>
      </w:r>
      <w:r w:rsidRPr="004029C9">
        <w:rPr>
          <w:rFonts w:hint="eastAsia"/>
          <w:sz w:val="28"/>
          <w:szCs w:val="28"/>
        </w:rPr>
        <w:t>数据库</w:t>
      </w:r>
      <w:r w:rsidRPr="004029C9">
        <w:rPr>
          <w:rFonts w:hint="eastAsia"/>
          <w:sz w:val="28"/>
          <w:szCs w:val="28"/>
        </w:rPr>
        <w:t xml:space="preserve"> MongoDB</w:t>
      </w:r>
      <w:bookmarkEnd w:id="13"/>
    </w:p>
    <w:p w14:paraId="42580836"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Mongodb存储特点</w:t>
      </w:r>
    </w:p>
    <w:p w14:paraId="3CCA7C3B"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3、Mongodb有两种数据写入模式，</w:t>
      </w:r>
    </w:p>
    <w:p w14:paraId="3F0CC271"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4、Mongodb的日志功能。</w:t>
      </w:r>
    </w:p>
    <w:p w14:paraId="318F3BF6"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日志功能是帮助在系统Down机的时候恢复数据完整性做的，默认情</w:t>
      </w:r>
      <w:r w:rsidRPr="004029C9">
        <w:rPr>
          <w:rFonts w:ascii="SimSun" w:hAnsi="SimSun" w:hint="eastAsia"/>
          <w:sz w:val="24"/>
        </w:rPr>
        <w:lastRenderedPageBreak/>
        <w:t>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Mongodb的索引</w:t>
      </w:r>
    </w:p>
    <w:p w14:paraId="089DE9D9"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6、支持ad hoc queries用户自己可以定义自己的查询。</w:t>
      </w:r>
    </w:p>
    <w:p w14:paraId="5E7B4C87"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Mongodb的集群</w:t>
      </w:r>
    </w:p>
    <w:p w14:paraId="3B33C5DD"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Mongodb的可扩展性</w:t>
      </w:r>
    </w:p>
    <w:p w14:paraId="7AA319B4"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f4"/>
        <w:spacing w:line="400" w:lineRule="exact"/>
        <w:ind w:firstLine="480"/>
        <w:jc w:val="left"/>
        <w:rPr>
          <w:rFonts w:ascii="SimSun" w:hAnsi="SimSun"/>
          <w:sz w:val="24"/>
        </w:rPr>
      </w:pPr>
      <w:r w:rsidRPr="004029C9">
        <w:rPr>
          <w:rFonts w:ascii="SimSun" w:hAnsi="SimSun" w:hint="eastAsia"/>
          <w:sz w:val="24"/>
        </w:rPr>
        <w:t>更好的数据处理性能。</w:t>
      </w:r>
    </w:p>
    <w:p w14:paraId="15BAB8EA" w14:textId="4E25324E" w:rsidR="00911ECC" w:rsidRDefault="00911ECC">
      <w:pPr>
        <w:pStyle w:val="2"/>
        <w:rPr>
          <w:sz w:val="28"/>
          <w:szCs w:val="28"/>
        </w:rPr>
      </w:pPr>
      <w:bookmarkStart w:id="14" w:name="_Toc451004032"/>
      <w:r>
        <w:rPr>
          <w:rFonts w:hint="eastAsia"/>
          <w:sz w:val="28"/>
          <w:szCs w:val="28"/>
        </w:rPr>
        <w:t>本章小结</w:t>
      </w:r>
      <w:bookmarkEnd w:id="14"/>
    </w:p>
    <w:p w14:paraId="3754B0DD"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（从第二章到结束语前，每章结束后要有一个小结，对本章的内容进行总结。）</w:t>
      </w:r>
    </w:p>
    <w:p w14:paraId="5797FA55" w14:textId="7F8E1F7D" w:rsidR="00CB529C" w:rsidRDefault="00911ECC" w:rsidP="00246924">
      <w:pPr>
        <w:pStyle w:val="1"/>
        <w:numPr>
          <w:ilvl w:val="0"/>
          <w:numId w:val="0"/>
        </w:numPr>
        <w:ind w:left="432"/>
        <w:jc w:val="center"/>
        <w:rPr>
          <w:rFonts w:ascii="SimHei" w:eastAsia="SimHei"/>
          <w:sz w:val="32"/>
        </w:rPr>
      </w:pPr>
      <w:r>
        <w:rPr>
          <w:rFonts w:ascii="SimSun" w:hAnsi="SimSun"/>
        </w:rPr>
        <w:br w:type="page"/>
      </w:r>
      <w:bookmarkStart w:id="15" w:name="_Toc451004033"/>
      <w:r>
        <w:rPr>
          <w:rFonts w:ascii="SimHei" w:eastAsia="SimHei" w:hint="eastAsia"/>
          <w:sz w:val="32"/>
        </w:rPr>
        <w:lastRenderedPageBreak/>
        <w:t xml:space="preserve">第三章 </w:t>
      </w:r>
      <w:r w:rsidR="00CB529C" w:rsidRPr="00CB529C">
        <w:rPr>
          <w:rFonts w:ascii="SimHei" w:eastAsia="SimHei" w:hint="eastAsia"/>
          <w:sz w:val="32"/>
        </w:rPr>
        <w:t>分布式系统介绍</w:t>
      </w:r>
      <w:bookmarkEnd w:id="15"/>
    </w:p>
    <w:p w14:paraId="0A5AF0D4" w14:textId="6961E974" w:rsidR="00CB529C" w:rsidRPr="00CB529C" w:rsidRDefault="00CB529C" w:rsidP="00CB529C">
      <w:pPr>
        <w:pStyle w:val="af4"/>
        <w:adjustRightInd/>
        <w:snapToGrid/>
        <w:spacing w:before="0" w:after="0" w:line="400" w:lineRule="exact"/>
        <w:ind w:left="560" w:hanging="560"/>
        <w:jc w:val="both"/>
        <w:rPr>
          <w:rFonts w:ascii="SimHei"/>
          <w:sz w:val="24"/>
        </w:rPr>
      </w:pPr>
      <w:r>
        <w:rPr>
          <w:rFonts w:ascii="SimHei" w:hint="eastAsia"/>
          <w:sz w:val="24"/>
        </w:rPr>
        <w:t>（本章概述，简单介绍本章将要论述的内容）</w:t>
      </w:r>
    </w:p>
    <w:p w14:paraId="5771A3C2" w14:textId="77777777" w:rsidR="00CB529C" w:rsidRPr="00CB529C" w:rsidRDefault="00CB529C"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6EC3BAE" w14:textId="671DD4C1" w:rsidR="00CB529C" w:rsidRDefault="00CB529C" w:rsidP="00CB529C">
      <w:pPr>
        <w:pStyle w:val="2"/>
      </w:pPr>
      <w:bookmarkStart w:id="16" w:name="_Toc451004034"/>
      <w:r w:rsidRPr="00CB529C">
        <w:rPr>
          <w:rFonts w:hint="eastAsia"/>
        </w:rPr>
        <w:t>分布式系统的定义</w:t>
      </w:r>
      <w:bookmarkEnd w:id="16"/>
    </w:p>
    <w:p w14:paraId="7BD14101" w14:textId="5BF6DC0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我们把分布式系统定义成一个其硬件或软件组件分布在连网的计算机上，组件之间通过传递消息进行通信和动作协调的系统。这个简单的定义覆盖了所有可有效部署连网计算机的系统。</w:t>
      </w:r>
    </w:p>
    <w:p w14:paraId="16D3580B" w14:textId="750ACC54"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w:t>
      </w:r>
      <w:r w:rsidRPr="00CB529C">
        <w:rPr>
          <w:rFonts w:ascii="SimSun" w:hAnsi="SimSun" w:hint="eastAsia"/>
          <w:sz w:val="24"/>
        </w:rPr>
        <w:lastRenderedPageBreak/>
        <w:t>对象，由其他客户对象访问。</w:t>
      </w:r>
    </w:p>
    <w:p w14:paraId="7E77E260" w14:textId="32AC83E1" w:rsid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Default="00CB529C" w:rsidP="00CB529C">
      <w:pPr>
        <w:pStyle w:val="2"/>
      </w:pPr>
      <w:bookmarkStart w:id="17" w:name="_Toc451004035"/>
      <w:r w:rsidRPr="00CB529C">
        <w:rPr>
          <w:rFonts w:hint="eastAsia"/>
        </w:rPr>
        <w:t>CAP</w:t>
      </w:r>
      <w:r w:rsidRPr="00CB529C">
        <w:rPr>
          <w:rFonts w:hint="eastAsia"/>
        </w:rPr>
        <w:t>定律</w:t>
      </w:r>
      <w:bookmarkEnd w:id="17"/>
    </w:p>
    <w:p w14:paraId="68111C79" w14:textId="259C6373"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一致性（Consistence) (等同于所有节点访问同一份最新的数据副本）</w:t>
      </w:r>
    </w:p>
    <w:p w14:paraId="4EA356E9"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可用性（Availability）（对数据更新具备高可用性）</w:t>
      </w:r>
    </w:p>
    <w:p w14:paraId="6B4A18F6"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029014D5" w:rsid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p>
    <w:p w14:paraId="600ED0E0" w14:textId="1DD577DF" w:rsidR="00A3546B" w:rsidRDefault="00A3546B" w:rsidP="00A3546B">
      <w:pPr>
        <w:pStyle w:val="2"/>
      </w:pPr>
      <w:bookmarkStart w:id="18" w:name="_Toc451004036"/>
      <w:r w:rsidRPr="00A3546B">
        <w:rPr>
          <w:rFonts w:hint="eastAsia"/>
        </w:rPr>
        <w:t>现代分布式系统的特点</w:t>
      </w:r>
      <w:bookmarkEnd w:id="18"/>
    </w:p>
    <w:p w14:paraId="5AB0C320"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1. 对服务器硬件要求低</w:t>
      </w:r>
    </w:p>
    <w:p w14:paraId="4A3A7858"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 对服务器的性能不做要求，不要求使用高频CPU、大容量内存、高性能存储等等。因为分布式系统的性能瓶颈在于节点间通讯带来的网络开销，单台服务器硬件性能再好，也要等待网络IO</w:t>
      </w:r>
    </w:p>
    <w:p w14:paraId="6F3E66C5"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2. 强调横向可扩展性</w:t>
      </w:r>
    </w:p>
    <w:p w14:paraId="4AD23351" w14:textId="72C31850"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lastRenderedPageBreak/>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3. 不允许单点失效（No Single Point Failure）</w:t>
      </w:r>
    </w:p>
    <w:p w14:paraId="2746F566"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4. 分布式系统尽可能减少节点间通讯开销</w:t>
      </w:r>
    </w:p>
    <w:p w14:paraId="0062855C" w14:textId="20F093F0"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5EA2D9A9"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lastRenderedPageBreak/>
        <w:t>5. 分布式系统应用服务最好做成无状态的</w:t>
      </w:r>
    </w:p>
    <w:p w14:paraId="28850DED"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p>
    <w:p w14:paraId="137403AF"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6C7BF210" w14:textId="64BE0818" w:rsid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SimSun" w:hAnsi="SimSun"/>
          <w:sz w:val="24"/>
        </w:rPr>
      </w:pPr>
      <w:r>
        <w:rPr>
          <w:rFonts w:ascii="SimSun" w:hAnsi="SimSun"/>
          <w:sz w:val="24"/>
        </w:rPr>
        <w:br w:type="page"/>
      </w:r>
    </w:p>
    <w:p w14:paraId="505E612C" w14:textId="6138B5F4" w:rsidR="00911ECC" w:rsidRDefault="00CB529C" w:rsidP="00246924">
      <w:pPr>
        <w:pStyle w:val="1"/>
        <w:numPr>
          <w:ilvl w:val="0"/>
          <w:numId w:val="0"/>
        </w:numPr>
        <w:ind w:left="432"/>
        <w:jc w:val="center"/>
        <w:rPr>
          <w:rFonts w:ascii="SimHei" w:eastAsia="SimHei"/>
          <w:sz w:val="32"/>
        </w:rPr>
      </w:pPr>
      <w:bookmarkStart w:id="19" w:name="_Toc451004037"/>
      <w:r>
        <w:rPr>
          <w:rFonts w:ascii="SimHei" w:eastAsia="SimHei" w:hint="eastAsia"/>
          <w:sz w:val="32"/>
        </w:rPr>
        <w:lastRenderedPageBreak/>
        <w:t>第</w:t>
      </w:r>
      <w:r>
        <w:rPr>
          <w:rFonts w:ascii="SimHei" w:eastAsia="SimHei" w:hint="eastAsia"/>
          <w:sz w:val="32"/>
          <w:lang w:eastAsia="zh-CN"/>
        </w:rPr>
        <w:t>四</w:t>
      </w:r>
      <w:r>
        <w:rPr>
          <w:rFonts w:ascii="SimHei" w:eastAsia="SimHei" w:hint="eastAsia"/>
          <w:sz w:val="32"/>
        </w:rPr>
        <w:t>章</w:t>
      </w:r>
      <w:r w:rsidR="004B2754">
        <w:rPr>
          <w:rFonts w:ascii="SimHei" w:eastAsia="SimHei" w:hint="eastAsia"/>
          <w:sz w:val="32"/>
          <w:lang w:eastAsia="zh-CN"/>
        </w:rPr>
        <w:t xml:space="preserve"> 工作圈</w:t>
      </w:r>
      <w:r w:rsidR="00911ECC">
        <w:rPr>
          <w:rFonts w:ascii="SimHei" w:eastAsia="SimHei" w:hint="eastAsia"/>
          <w:sz w:val="32"/>
        </w:rPr>
        <w:t>的需求分析</w:t>
      </w:r>
      <w:bookmarkEnd w:id="19"/>
    </w:p>
    <w:p w14:paraId="4FC2C84C" w14:textId="6FE69152" w:rsidR="00911ECC" w:rsidRDefault="00911ECC">
      <w:pPr>
        <w:pStyle w:val="af4"/>
        <w:adjustRightInd/>
        <w:snapToGrid/>
        <w:spacing w:before="0" w:after="0" w:line="400" w:lineRule="exact"/>
        <w:ind w:left="560" w:hanging="560"/>
        <w:jc w:val="both"/>
        <w:rPr>
          <w:rFonts w:ascii="SimHei"/>
          <w:sz w:val="24"/>
        </w:rPr>
      </w:pPr>
      <w:r>
        <w:rPr>
          <w:rFonts w:ascii="SimHei" w:hint="eastAsia"/>
          <w:sz w:val="24"/>
        </w:rPr>
        <w:t>（本章概述，简单介绍本章将要论述的内容）</w:t>
      </w:r>
    </w:p>
    <w:p w14:paraId="3219ABD7" w14:textId="77777777" w:rsidR="004029C9" w:rsidRPr="004029C9" w:rsidRDefault="004029C9" w:rsidP="00E87E06">
      <w:pPr>
        <w:pStyle w:val="af2"/>
        <w:keepNext/>
        <w:keepLines/>
        <w:numPr>
          <w:ilvl w:val="0"/>
          <w:numId w:val="3"/>
        </w:numPr>
        <w:spacing w:before="340" w:after="330" w:line="578" w:lineRule="auto"/>
        <w:ind w:firstLineChars="0"/>
        <w:outlineLvl w:val="0"/>
        <w:rPr>
          <w:b/>
          <w:bCs/>
          <w:noProof/>
          <w:vanish/>
          <w:kern w:val="44"/>
          <w:sz w:val="44"/>
          <w:szCs w:val="44"/>
        </w:rPr>
      </w:pPr>
    </w:p>
    <w:p w14:paraId="7E8AFA5A" w14:textId="41250312" w:rsidR="00911ECC" w:rsidRDefault="00A80E2F" w:rsidP="004029C9">
      <w:pPr>
        <w:pStyle w:val="2"/>
      </w:pPr>
      <w:bookmarkStart w:id="20" w:name="_Toc451004038"/>
      <w:r>
        <w:rPr>
          <w:rFonts w:hint="eastAsia"/>
        </w:rPr>
        <w:t>系统用户角色分析</w:t>
      </w:r>
      <w:bookmarkEnd w:id="20"/>
    </w:p>
    <w:p w14:paraId="53D8F304" w14:textId="7777777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重点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A60CEC" w:rsidRDefault="00911ECC">
      <w:pPr>
        <w:pStyle w:val="2"/>
      </w:pPr>
      <w:bookmarkStart w:id="21" w:name="_Toc451004039"/>
      <w:r w:rsidRPr="00A60CEC">
        <w:rPr>
          <w:rFonts w:hint="eastAsia"/>
        </w:rPr>
        <w:t>系统功能需求分析</w:t>
      </w:r>
      <w:bookmarkEnd w:id="21"/>
    </w:p>
    <w:p w14:paraId="3B46DDF7" w14:textId="062F45F9"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企业通讯录</w:t>
      </w:r>
    </w:p>
    <w:p w14:paraId="28BE17A9" w14:textId="704A075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企业管理员可以新增，删除员工，调整部门组织结构。</w:t>
      </w:r>
    </w:p>
    <w:p w14:paraId="094F1F77" w14:textId="159E763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圈子</w:t>
      </w:r>
    </w:p>
    <w:p w14:paraId="3B76DFCA" w14:textId="0D16E44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lastRenderedPageBreak/>
        <w:t>圈子中的角色有圈子管理员与圈子成员。</w:t>
      </w:r>
    </w:p>
    <w:p w14:paraId="3140F9B0" w14:textId="16D6780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可以邀请他人加入圈子。</w:t>
      </w:r>
    </w:p>
    <w:p w14:paraId="31C7E75C" w14:textId="7627C41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贴子</w:t>
      </w:r>
    </w:p>
    <w:p w14:paraId="5D03827F" w14:textId="3A4E064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贴子是发表在圈子中文章。可以被圈子中的用户浏览。</w:t>
      </w:r>
    </w:p>
    <w:p w14:paraId="6AB22650" w14:textId="0DBACA40"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贴子可以发表500字的文章，可以上传图片，附件。可以被评论，可以被点赞。</w:t>
      </w:r>
    </w:p>
    <w:p w14:paraId="4F74C5A5" w14:textId="6E0A92A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在贴子中可以@圈子中的用户，被@到的用户会收到一条关于这篇贴子的提醒。</w:t>
      </w:r>
    </w:p>
    <w:p w14:paraId="1FB45378" w14:textId="2BADDB3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w:t>
      </w:r>
    </w:p>
    <w:p w14:paraId="63F2D4B8" w14:textId="0A83179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可以对圈子中的贴子发表评论。评论中也可以上传图片或是附件。</w:t>
      </w:r>
    </w:p>
    <w:p w14:paraId="75D78489" w14:textId="0919CA1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评论也可以用来回复他人的评论</w:t>
      </w:r>
    </w:p>
    <w:p w14:paraId="680478F9" w14:textId="042612E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当用户评论贴子的时候，发贴人会收到提醒。回复他人的评论时，被回复用户也会收到提醒。</w:t>
      </w:r>
    </w:p>
    <w:p w14:paraId="0EA1D661" w14:textId="53D182C9"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评论中可以@圈子中的用户。被@到的用户会收到一条关于这条评论的提醒。</w:t>
      </w:r>
    </w:p>
    <w:p w14:paraId="23B3113F" w14:textId="7A94FAF1"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赞</w:t>
      </w:r>
    </w:p>
    <w:p w14:paraId="27A95D81" w14:textId="24C27CC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可以对贴子点赞。</w:t>
      </w:r>
    </w:p>
    <w:p w14:paraId="48C91A2E" w14:textId="24645F7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工作功能</w:t>
      </w:r>
    </w:p>
    <w:p w14:paraId="65FE3B43" w14:textId="73B074C8"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工作功能是建立在企业通讯录之上，为企业员工用户提供协同办公功能的服务。</w:t>
      </w:r>
    </w:p>
    <w:p w14:paraId="65347066" w14:textId="7B8CB550"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公告：发布公告，提示员工有新的未读公告。公告发布范围可以限定是部门内或是全公司。</w:t>
      </w:r>
    </w:p>
    <w:p w14:paraId="27C8EAF3" w14:textId="7C41FACD"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签到：读取员工的地理位置信息，生成一条签到记录提交给相关的领导知</w:t>
      </w:r>
      <w:r w:rsidRPr="006B0DE0">
        <w:rPr>
          <w:rFonts w:ascii="SimSun" w:hAnsi="SimSun" w:hint="eastAsia"/>
          <w:sz w:val="24"/>
        </w:rPr>
        <w:lastRenderedPageBreak/>
        <w:t>会。</w:t>
      </w:r>
    </w:p>
    <w:p w14:paraId="6E5AFA93" w14:textId="4458ADED"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文件柜：接入的第三方开发商(ISV)为工作圈企业用户提供的企业网盘功能。</w:t>
      </w:r>
    </w:p>
    <w:p w14:paraId="334BD329" w14:textId="4A03FBF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电话会议：第三方电信运营商为工作圈企业用户提供的付费语音电话会议服务。</w:t>
      </w:r>
    </w:p>
    <w:p w14:paraId="720A23D8" w14:textId="7EC109F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即时通信（IM）</w:t>
      </w:r>
    </w:p>
    <w:p w14:paraId="0A0E0C15" w14:textId="0BE8E0F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工作圈的@人与评论帖子的通知也是通过即时通讯完成的。</w:t>
      </w:r>
    </w:p>
    <w:p w14:paraId="05057ACA" w14:textId="271804FB"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即时通信服务还可以为工作功能提供相关的消息推送服务。比如发布公告，提交审批等等。</w:t>
      </w:r>
    </w:p>
    <w:p w14:paraId="72989BB2" w14:textId="6F11F94F" w:rsidR="00911ECC" w:rsidRDefault="00911ECC" w:rsidP="006B0DE0">
      <w:pPr>
        <w:pStyle w:val="af4"/>
        <w:spacing w:line="400" w:lineRule="exact"/>
        <w:ind w:firstLine="480"/>
        <w:jc w:val="left"/>
        <w:rPr>
          <w:rFonts w:ascii="SimSun" w:hAnsi="SimSun"/>
          <w:sz w:val="24"/>
        </w:rPr>
      </w:pPr>
    </w:p>
    <w:p w14:paraId="639A02C2" w14:textId="3A3C093A" w:rsidR="00911ECC" w:rsidRPr="00A60CEC" w:rsidRDefault="00911ECC">
      <w:pPr>
        <w:pStyle w:val="2"/>
      </w:pPr>
      <w:bookmarkStart w:id="22" w:name="_Toc451004040"/>
      <w:r w:rsidRPr="00A60CEC">
        <w:rPr>
          <w:rFonts w:hint="eastAsia"/>
        </w:rPr>
        <w:t>系统功能的</w:t>
      </w:r>
      <w:r w:rsidRPr="00A60CEC">
        <w:rPr>
          <w:rFonts w:hint="eastAsia"/>
        </w:rPr>
        <w:t>UML</w:t>
      </w:r>
      <w:r w:rsidRPr="00A60CEC">
        <w:rPr>
          <w:rFonts w:hint="eastAsia"/>
        </w:rPr>
        <w:t>用例图（可选部分）</w:t>
      </w:r>
      <w:bookmarkEnd w:id="22"/>
    </w:p>
    <w:p w14:paraId="332E126C" w14:textId="77777777" w:rsidR="003C3DA4" w:rsidRPr="003C3DA4" w:rsidRDefault="00911ECC" w:rsidP="003C3DA4">
      <w:pPr>
        <w:pStyle w:val="af4"/>
        <w:adjustRightInd/>
        <w:snapToGrid/>
        <w:spacing w:before="0" w:after="0" w:line="240" w:lineRule="auto"/>
        <w:ind w:left="480" w:hanging="480"/>
        <w:jc w:val="both"/>
        <w:rPr>
          <w:sz w:val="24"/>
        </w:rPr>
      </w:pPr>
      <w:r w:rsidRPr="003C3DA4">
        <w:rPr>
          <w:rFonts w:hint="eastAsia"/>
          <w:sz w:val="24"/>
        </w:rPr>
        <w:t>（正文内容，采用小四宋体）</w:t>
      </w:r>
    </w:p>
    <w:p w14:paraId="1AA121FE" w14:textId="0C585128" w:rsidR="00911ECC" w:rsidRPr="003C3DA4" w:rsidRDefault="00911ECC" w:rsidP="003C3DA4">
      <w:pPr>
        <w:pStyle w:val="2"/>
      </w:pPr>
      <w:bookmarkStart w:id="23" w:name="_Toc451004041"/>
      <w:r w:rsidRPr="003C3DA4">
        <w:rPr>
          <w:rFonts w:hint="eastAsia"/>
        </w:rPr>
        <w:t>系统的非功能需求分析</w:t>
      </w:r>
      <w:bookmarkEnd w:id="23"/>
    </w:p>
    <w:p w14:paraId="32A1D37B" w14:textId="77777777" w:rsidR="00911ECC" w:rsidRDefault="00911ECC">
      <w:pPr>
        <w:pStyle w:val="af4"/>
        <w:adjustRightInd/>
        <w:snapToGrid/>
        <w:spacing w:before="0" w:after="0" w:line="240" w:lineRule="auto"/>
        <w:ind w:left="480" w:hanging="480"/>
        <w:jc w:val="both"/>
        <w:rPr>
          <w:sz w:val="24"/>
        </w:rPr>
      </w:pPr>
      <w:r>
        <w:rPr>
          <w:rFonts w:hint="eastAsia"/>
          <w:sz w:val="24"/>
        </w:rPr>
        <w:t>（正文内容，采用小四宋体）</w:t>
      </w:r>
    </w:p>
    <w:p w14:paraId="053AF718" w14:textId="77777777" w:rsidR="00911ECC" w:rsidRDefault="00911ECC">
      <w:pPr>
        <w:pStyle w:val="af4"/>
        <w:adjustRightInd/>
        <w:snapToGrid/>
        <w:spacing w:before="0" w:after="0" w:line="240" w:lineRule="auto"/>
        <w:ind w:left="480" w:hanging="480"/>
        <w:jc w:val="both"/>
        <w:rPr>
          <w:sz w:val="24"/>
        </w:rPr>
      </w:pPr>
    </w:p>
    <w:p w14:paraId="42260C4A" w14:textId="77777777" w:rsidR="00911ECC" w:rsidRDefault="00911ECC">
      <w:pPr>
        <w:pStyle w:val="af4"/>
        <w:adjustRightInd/>
        <w:snapToGrid/>
        <w:spacing w:before="0" w:after="0" w:line="240" w:lineRule="auto"/>
        <w:ind w:left="480" w:hanging="480"/>
        <w:jc w:val="both"/>
        <w:rPr>
          <w:rFonts w:ascii="SimSun" w:hAnsi="SimSun"/>
          <w:b/>
          <w:sz w:val="24"/>
        </w:rPr>
      </w:pPr>
      <w:r>
        <w:rPr>
          <w:rFonts w:hint="eastAsia"/>
          <w:sz w:val="24"/>
        </w:rPr>
        <w:t>。。。。。。。。。</w:t>
      </w:r>
    </w:p>
    <w:p w14:paraId="48B2520B" w14:textId="3BCB8BD5" w:rsidR="00911ECC" w:rsidRPr="00A60CEC" w:rsidRDefault="00911ECC">
      <w:pPr>
        <w:pStyle w:val="2"/>
      </w:pPr>
      <w:bookmarkStart w:id="24" w:name="_Toc451004042"/>
      <w:r w:rsidRPr="00A60CEC">
        <w:rPr>
          <w:rFonts w:hint="eastAsia"/>
        </w:rPr>
        <w:t>本章小结</w:t>
      </w:r>
      <w:bookmarkEnd w:id="24"/>
    </w:p>
    <w:p w14:paraId="7C023DB2" w14:textId="77777777" w:rsidR="00911ECC" w:rsidRDefault="00911ECC">
      <w:pPr>
        <w:pStyle w:val="af4"/>
        <w:adjustRightInd/>
        <w:snapToGrid/>
        <w:spacing w:before="0" w:after="0" w:line="400" w:lineRule="exact"/>
        <w:ind w:left="480" w:hanging="480"/>
        <w:jc w:val="both"/>
        <w:rPr>
          <w:rFonts w:ascii="SimSun" w:hAnsi="SimSun"/>
          <w:sz w:val="24"/>
        </w:rPr>
      </w:pPr>
      <w:r>
        <w:rPr>
          <w:rFonts w:ascii="SimSun" w:hAnsi="SimSun" w:hint="eastAsia"/>
          <w:sz w:val="24"/>
        </w:rPr>
        <w:t xml:space="preserve"> </w:t>
      </w:r>
    </w:p>
    <w:p w14:paraId="7D05BD5D" w14:textId="77777777" w:rsidR="00911ECC" w:rsidRDefault="00911ECC">
      <w:pPr>
        <w:pStyle w:val="af4"/>
        <w:adjustRightInd/>
        <w:snapToGrid/>
        <w:spacing w:before="0" w:after="0" w:line="360" w:lineRule="auto"/>
        <w:jc w:val="both"/>
        <w:rPr>
          <w:rFonts w:ascii="SimSun" w:hAnsi="SimSun"/>
        </w:rPr>
      </w:pPr>
    </w:p>
    <w:p w14:paraId="603E819C" w14:textId="2F246480" w:rsidR="00911ECC" w:rsidRDefault="00911ECC" w:rsidP="00BD50DA">
      <w:pPr>
        <w:pStyle w:val="1"/>
        <w:numPr>
          <w:ilvl w:val="0"/>
          <w:numId w:val="0"/>
        </w:numPr>
        <w:ind w:left="432"/>
        <w:jc w:val="center"/>
        <w:rPr>
          <w:rFonts w:eastAsia="SimHei"/>
          <w:sz w:val="32"/>
          <w:lang w:eastAsia="zh-CN"/>
        </w:rPr>
      </w:pPr>
      <w:r>
        <w:rPr>
          <w:rFonts w:ascii="SimSun" w:hAnsi="SimSun"/>
        </w:rPr>
        <w:br w:type="page"/>
      </w:r>
      <w:bookmarkStart w:id="25" w:name="_Toc451004043"/>
      <w:r w:rsidR="006340F6">
        <w:rPr>
          <w:rFonts w:eastAsia="SimHei" w:hint="eastAsia"/>
          <w:sz w:val="32"/>
        </w:rPr>
        <w:lastRenderedPageBreak/>
        <w:t>第</w:t>
      </w:r>
      <w:r w:rsidR="006340F6">
        <w:rPr>
          <w:rFonts w:eastAsia="SimHei" w:hint="eastAsia"/>
          <w:sz w:val="32"/>
          <w:lang w:eastAsia="zh-CN"/>
        </w:rPr>
        <w:t>五</w:t>
      </w:r>
      <w:r>
        <w:rPr>
          <w:rFonts w:eastAsia="SimHei" w:hint="eastAsia"/>
          <w:sz w:val="32"/>
        </w:rPr>
        <w:t>章</w:t>
      </w:r>
      <w:r>
        <w:rPr>
          <w:rFonts w:eastAsia="SimHei" w:hint="eastAsia"/>
          <w:sz w:val="32"/>
        </w:rPr>
        <w:t xml:space="preserve"> </w:t>
      </w:r>
      <w:r w:rsidR="00BD50DA">
        <w:rPr>
          <w:rFonts w:eastAsia="SimHei" w:hint="eastAsia"/>
          <w:sz w:val="32"/>
          <w:lang w:eastAsia="zh-CN"/>
        </w:rPr>
        <w:t>工作圈</w:t>
      </w:r>
      <w:r w:rsidR="00BD50DA" w:rsidRPr="00BD50DA">
        <w:rPr>
          <w:rFonts w:eastAsia="SimHei" w:hint="eastAsia"/>
          <w:sz w:val="32"/>
          <w:lang w:eastAsia="zh-CN"/>
        </w:rPr>
        <w:t>分布式系统的设计</w:t>
      </w:r>
      <w:bookmarkEnd w:id="25"/>
    </w:p>
    <w:p w14:paraId="6275267E" w14:textId="77777777" w:rsidR="00BD50DA" w:rsidRPr="00BD50DA" w:rsidRDefault="00BD50DA"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D698B81" w14:textId="6E647605" w:rsidR="00BD50DA" w:rsidRDefault="00BD50DA" w:rsidP="00BD50DA">
      <w:pPr>
        <w:pStyle w:val="2"/>
      </w:pPr>
      <w:bookmarkStart w:id="26" w:name="_Toc451004044"/>
      <w:r w:rsidRPr="00BD50DA">
        <w:rPr>
          <w:rFonts w:hint="eastAsia"/>
        </w:rPr>
        <w:t>服务模块化的设计</w:t>
      </w:r>
      <w:bookmarkEnd w:id="26"/>
    </w:p>
    <w:p w14:paraId="3D08F624" w14:textId="735111D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在进行模块划分设计需要考虑的要点：</w:t>
      </w:r>
    </w:p>
    <w:p w14:paraId="6147B802" w14:textId="02DBA34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1.高内聚，低耦合。模块之前要相互独立，仅数据耦合。</w:t>
      </w:r>
    </w:p>
    <w:p w14:paraId="176B212F" w14:textId="3F138401"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2.提取功能相同的代码到一个公共服务包进封装。减少开发代码量。</w:t>
      </w:r>
    </w:p>
    <w:p w14:paraId="03E4D69A" w14:textId="6ABBF075"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3.模块服务要是无状态的，便于模块服务的模向扩容，同时也为restful服务打基础</w:t>
      </w:r>
    </w:p>
    <w:p w14:paraId="73613A1C" w14:textId="47049E08"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最终模块划分如下：</w:t>
      </w:r>
    </w:p>
    <w:p w14:paraId="73FF26B3" w14:textId="172F7778"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公共模块：</w:t>
      </w:r>
    </w:p>
    <w:p w14:paraId="1E7C9BD6" w14:textId="1306F2EA"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gongzuoquan-mongo，提供数据库接入操作的封装。</w:t>
      </w:r>
    </w:p>
    <w:p w14:paraId="2D732F7E" w14:textId="0CA1B6F4"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gongzuoquan-cache，提供对缓存服务的接入操作。</w:t>
      </w:r>
    </w:p>
    <w:p w14:paraId="36F1CAF1" w14:textId="32F46E1B"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gongzuoquan-configcenter，提供自动化配置中的管理操作。</w:t>
      </w:r>
    </w:p>
    <w:p w14:paraId="7503550B" w14:textId="6630D5E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lastRenderedPageBreak/>
        <w:t>gongzuoquan-util，提供一些公共的工具类方法</w:t>
      </w:r>
    </w:p>
    <w:p w14:paraId="581C92BB" w14:textId="7A89EAEE"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核心业务服务</w:t>
      </w:r>
    </w:p>
    <w:p w14:paraId="5B35EECB" w14:textId="1806B6A2"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gongzuoquan-idcenter，提供全局主键生成服务。</w:t>
      </w:r>
    </w:p>
    <w:p w14:paraId="3F16B9F0" w14:textId="5499163A"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gongzuoquan-idlist，提供数据主键索引中心。</w:t>
      </w:r>
    </w:p>
    <w:p w14:paraId="65E7FE02" w14:textId="0FF6A3D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gongzuoquan-setting，提供用户个性化设置配置服务。</w:t>
      </w:r>
    </w:p>
    <w:p w14:paraId="303F3112" w14:textId="03F715E4"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业务服务</w:t>
      </w:r>
    </w:p>
    <w:p w14:paraId="034A4C0B" w14:textId="390F8F9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gongzuoquan-account，用户账户服务</w:t>
      </w:r>
    </w:p>
    <w:p w14:paraId="545406EE" w14:textId="250368F2"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gongzuoquan-quan，圈子、贴子服务</w:t>
      </w:r>
    </w:p>
    <w:p w14:paraId="369AB680" w14:textId="0EDDD965"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gongzuoquan-comment，评论服务</w:t>
      </w:r>
    </w:p>
    <w:p w14:paraId="68581567" w14:textId="6FE9A41F"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gongzuoquan-favorite，赞服务</w:t>
      </w:r>
    </w:p>
    <w:p w14:paraId="0127723C" w14:textId="714A2E72" w:rsidR="00BD50DA" w:rsidRPr="006B0DE0"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gongzuoquan-app，工作应用服务</w:t>
      </w:r>
    </w:p>
    <w:p w14:paraId="22304770" w14:textId="4E314162" w:rsidR="00BD50DA" w:rsidRDefault="00BD50DA" w:rsidP="00BD50DA"/>
    <w:p w14:paraId="05AD31DB" w14:textId="7DB06EC0" w:rsidR="009E2125" w:rsidRDefault="009E2125" w:rsidP="009E2125">
      <w:pPr>
        <w:pStyle w:val="2"/>
      </w:pPr>
      <w:bookmarkStart w:id="27" w:name="_Toc451004045"/>
      <w:r w:rsidRPr="009E2125">
        <w:rPr>
          <w:rFonts w:hint="eastAsia"/>
        </w:rPr>
        <w:t>分布式服务与自动化配置中心</w:t>
      </w:r>
      <w:bookmarkEnd w:id="27"/>
    </w:p>
    <w:p w14:paraId="063C0C7D" w14:textId="720D6E96"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w:t>
      </w:r>
      <w:r w:rsidRPr="009E2125">
        <w:rPr>
          <w:rFonts w:ascii="SimSun" w:hAnsi="SimSun" w:hint="eastAsia"/>
          <w:sz w:val="24"/>
        </w:rPr>
        <w:lastRenderedPageBreak/>
        <w:t>一台服务器上的服务是正常的，就会不造成整个服务失效。当然，这里我们也要考虑到这个自动化配置中心服务本身会出问题，需要保证这组服务也是高可用的服务。</w:t>
      </w:r>
    </w:p>
    <w:p w14:paraId="2016B6D2" w14:textId="2654A4C3"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f4"/>
        <w:spacing w:line="400" w:lineRule="exact"/>
        <w:ind w:firstLine="480"/>
        <w:jc w:val="left"/>
        <w:rPr>
          <w:rFonts w:ascii="SimSun" w:hAnsi="SimSun"/>
          <w:sz w:val="24"/>
        </w:rPr>
      </w:pPr>
      <w:r w:rsidRPr="009E2125">
        <w:rPr>
          <w:rFonts w:ascii="SimSun" w:hAnsi="SimSun"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Default="00862D67" w:rsidP="00862D67">
      <w:pPr>
        <w:pStyle w:val="2"/>
      </w:pPr>
      <w:bookmarkStart w:id="28" w:name="_Toc451004046"/>
      <w:r w:rsidRPr="00862D67">
        <w:rPr>
          <w:rFonts w:hint="eastAsia"/>
        </w:rPr>
        <w:t>数据分片</w:t>
      </w:r>
      <w:r w:rsidRPr="00862D67">
        <w:rPr>
          <w:rFonts w:hint="eastAsia"/>
        </w:rPr>
        <w:t>(Data Sharding)</w:t>
      </w:r>
      <w:r w:rsidRPr="00862D67">
        <w:rPr>
          <w:rFonts w:hint="eastAsia"/>
        </w:rPr>
        <w:t>与数据索引中心</w:t>
      </w:r>
      <w:bookmarkEnd w:id="28"/>
    </w:p>
    <w:p w14:paraId="518D07EB" w14:textId="5F3BAE5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2A75A2FE" w14:textId="77777777" w:rsidR="00862D67" w:rsidRPr="00862D67" w:rsidRDefault="00862D67" w:rsidP="00862D67">
      <w:pPr>
        <w:pStyle w:val="af4"/>
        <w:spacing w:line="400" w:lineRule="exact"/>
        <w:ind w:firstLine="480"/>
        <w:jc w:val="left"/>
        <w:rPr>
          <w:rFonts w:ascii="SimSun" w:hAnsi="SimSun"/>
          <w:sz w:val="24"/>
        </w:rPr>
      </w:pPr>
    </w:p>
    <w:p w14:paraId="7DFAB98B" w14:textId="0C630152"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lastRenderedPageBreak/>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根据ID特征：例如对记录的ID取模，得到的结果是几，那么这条记录就放在编号为几的数据分区上。</w:t>
      </w:r>
    </w:p>
    <w:p w14:paraId="085C9E23" w14:textId="7E736E76"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基于检索表：根据ID先去一个表内找到它所在的分区，然后再去目标分区进行查找。</w:t>
      </w:r>
    </w:p>
    <w:p w14:paraId="7238463F" w14:textId="155FBCC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Default="004D01B4" w:rsidP="004D01B4">
      <w:pPr>
        <w:pStyle w:val="2"/>
      </w:pPr>
      <w:bookmarkStart w:id="29" w:name="_Toc451004047"/>
      <w:r w:rsidRPr="004D01B4">
        <w:rPr>
          <w:rFonts w:hint="eastAsia"/>
        </w:rPr>
        <w:t>Rest server</w:t>
      </w:r>
      <w:r w:rsidRPr="004D01B4">
        <w:rPr>
          <w:rFonts w:hint="eastAsia"/>
        </w:rPr>
        <w:t>设计</w:t>
      </w:r>
      <w:bookmarkEnd w:id="29"/>
    </w:p>
    <w:p w14:paraId="6ED3A193" w14:textId="4C3AB299"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Rest server是整个工作圈服务的表现层，是和工作圈移动端或是WEB端通信的一层。工作圈终端借由Rest Server这一层提供的Rest api，来和工作圈服务进行数据的交换。</w:t>
      </w:r>
    </w:p>
    <w:p w14:paraId="47EA7073" w14:textId="77777777" w:rsidR="00516B3F" w:rsidRPr="00516B3F" w:rsidRDefault="00516B3F" w:rsidP="00516B3F">
      <w:pPr>
        <w:pStyle w:val="af4"/>
        <w:spacing w:line="400" w:lineRule="exact"/>
        <w:ind w:firstLine="480"/>
        <w:jc w:val="left"/>
        <w:rPr>
          <w:rFonts w:ascii="SimSun" w:hAnsi="SimSun"/>
          <w:sz w:val="24"/>
        </w:rPr>
      </w:pPr>
    </w:p>
    <w:p w14:paraId="07E8C2EC" w14:textId="02E26D2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分布式的Rest server。</w:t>
      </w:r>
    </w:p>
    <w:p w14:paraId="078A94BB" w14:textId="4382354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1.Nginx负载均衡</w:t>
      </w:r>
    </w:p>
    <w:p w14:paraId="6A7877DD" w14:textId="7542C2E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分布式的Rest server意味着一个Rest服务器可以运行在多个服务器上。那么就需要一个前端的负载均衡来分发从互联网传来的请求。可用的服务也很多，Nginx是一个开源的优秀的http服务器，可以满足目前的需求。</w:t>
      </w:r>
    </w:p>
    <w:p w14:paraId="2A9B4063" w14:textId="77777777" w:rsidR="00516B3F" w:rsidRPr="00516B3F" w:rsidRDefault="00516B3F" w:rsidP="00516B3F">
      <w:pPr>
        <w:pStyle w:val="af4"/>
        <w:spacing w:line="400" w:lineRule="exact"/>
        <w:ind w:firstLine="480"/>
        <w:jc w:val="left"/>
        <w:rPr>
          <w:rFonts w:ascii="SimSun" w:hAnsi="SimSun"/>
          <w:sz w:val="24"/>
        </w:rPr>
      </w:pPr>
    </w:p>
    <w:p w14:paraId="2101ED69" w14:textId="1D3C0E28"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2.无状态的服务设计</w:t>
      </w:r>
    </w:p>
    <w:p w14:paraId="61FD87A5" w14:textId="23F7E049"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02AEAA7D" w14:textId="77641C7E" w:rsidR="004D01B4" w:rsidRPr="00862D67" w:rsidRDefault="00516B3F" w:rsidP="00516B3F">
      <w:pPr>
        <w:pStyle w:val="af4"/>
        <w:spacing w:line="400" w:lineRule="exact"/>
        <w:ind w:firstLine="480"/>
        <w:jc w:val="left"/>
        <w:rPr>
          <w:rFonts w:ascii="SimSun" w:hAnsi="SimSun"/>
          <w:sz w:val="24"/>
        </w:rPr>
      </w:pPr>
      <w:r w:rsidRPr="00516B3F">
        <w:rPr>
          <w:rFonts w:ascii="SimSun" w:hAnsi="SimSun"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139226ED" w14:textId="77777777" w:rsidR="004D01B4" w:rsidRPr="009E2125" w:rsidRDefault="004D01B4" w:rsidP="00862D67">
      <w:pPr>
        <w:pStyle w:val="af4"/>
        <w:spacing w:line="400" w:lineRule="exact"/>
        <w:ind w:firstLine="480"/>
        <w:jc w:val="left"/>
        <w:rPr>
          <w:rFonts w:ascii="SimSun" w:hAnsi="SimSun"/>
          <w:sz w:val="24"/>
        </w:rPr>
      </w:pPr>
    </w:p>
    <w:p w14:paraId="3AF62392" w14:textId="3281E31C" w:rsidR="009E2125" w:rsidRDefault="009E2125" w:rsidP="00BD50DA"/>
    <w:p w14:paraId="3BF2846F" w14:textId="77777777" w:rsidR="009E2125" w:rsidRDefault="009E2125" w:rsidP="00BD50DA"/>
    <w:p w14:paraId="36AAABB0" w14:textId="09EEDD71" w:rsidR="00BD50DA" w:rsidRDefault="00BD50DA" w:rsidP="00BD50DA"/>
    <w:p w14:paraId="2BB1EBC1" w14:textId="6F5718E9" w:rsidR="00BD50DA" w:rsidRDefault="00BD50DA">
      <w:pPr>
        <w:widowControl/>
        <w:jc w:val="left"/>
      </w:pPr>
      <w:r>
        <w:br w:type="page"/>
      </w:r>
    </w:p>
    <w:p w14:paraId="475E558C" w14:textId="54199FF5" w:rsidR="00911ECC" w:rsidRDefault="00911ECC" w:rsidP="00BD50DA">
      <w:pPr>
        <w:pStyle w:val="1"/>
        <w:numPr>
          <w:ilvl w:val="0"/>
          <w:numId w:val="0"/>
        </w:numPr>
        <w:ind w:left="432"/>
        <w:jc w:val="center"/>
        <w:rPr>
          <w:rFonts w:eastAsia="SimHei"/>
          <w:sz w:val="32"/>
        </w:rPr>
      </w:pPr>
      <w:bookmarkStart w:id="30" w:name="_Toc451004048"/>
      <w:r>
        <w:rPr>
          <w:rFonts w:eastAsia="SimHei" w:hint="eastAsia"/>
          <w:sz w:val="32"/>
        </w:rPr>
        <w:lastRenderedPageBreak/>
        <w:t>第六章</w:t>
      </w:r>
      <w:r>
        <w:rPr>
          <w:rFonts w:eastAsia="SimHei" w:hint="eastAsia"/>
          <w:sz w:val="32"/>
        </w:rPr>
        <w:t xml:space="preserve"> </w:t>
      </w:r>
      <w:r w:rsidR="003A0D42" w:rsidRPr="003A0D42">
        <w:rPr>
          <w:rFonts w:eastAsia="SimHei" w:hint="eastAsia"/>
          <w:sz w:val="32"/>
        </w:rPr>
        <w:t>系统概要设计</w:t>
      </w:r>
      <w:bookmarkEnd w:id="30"/>
    </w:p>
    <w:p w14:paraId="0904B28E" w14:textId="47DBA73A" w:rsidR="00911ECC" w:rsidRDefault="00911ECC">
      <w:pPr>
        <w:pStyle w:val="af4"/>
        <w:adjustRightInd/>
        <w:snapToGrid/>
        <w:spacing w:before="0" w:after="0" w:line="400" w:lineRule="exact"/>
        <w:ind w:firstLine="482"/>
        <w:jc w:val="both"/>
        <w:rPr>
          <w:rFonts w:ascii="SimHei"/>
          <w:sz w:val="24"/>
        </w:rPr>
      </w:pPr>
    </w:p>
    <w:p w14:paraId="1442AB22" w14:textId="18D0D8AF" w:rsidR="00911ECC" w:rsidRDefault="00911ECC">
      <w:pPr>
        <w:pStyle w:val="af4"/>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764A64E3" w14:textId="77777777" w:rsidR="003A0D42" w:rsidRPr="003A0D42" w:rsidRDefault="003A0D42"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10CE80D9" w14:textId="77777777" w:rsidR="003A0D42" w:rsidRDefault="003A0D42" w:rsidP="003A0D42">
      <w:pPr>
        <w:pStyle w:val="2"/>
      </w:pPr>
      <w:bookmarkStart w:id="31" w:name="_Toc249866128"/>
      <w:bookmarkStart w:id="32" w:name="_Toc451004049"/>
      <w:r>
        <w:rPr>
          <w:rFonts w:hint="eastAsia"/>
        </w:rPr>
        <w:t>自动化配置管理中心模块（</w:t>
      </w:r>
      <w:r>
        <w:t>configcenter</w:t>
      </w:r>
      <w:r>
        <w:rPr>
          <w:rFonts w:hint="eastAsia"/>
        </w:rPr>
        <w:t>）</w:t>
      </w:r>
      <w:bookmarkEnd w:id="32"/>
    </w:p>
    <w:p w14:paraId="5D31CF9C" w14:textId="77777777" w:rsidR="003A0D42" w:rsidRDefault="003A0D42" w:rsidP="003A0D42">
      <w:pPr>
        <w:pStyle w:val="3"/>
      </w:pPr>
      <w:bookmarkStart w:id="33" w:name="_Toc451004050"/>
      <w:r w:rsidRPr="00566BA1">
        <w:rPr>
          <w:rFonts w:hint="eastAsia"/>
        </w:rPr>
        <w:t>自动化配置管理中心模块</w:t>
      </w:r>
      <w:r>
        <w:rPr>
          <w:rFonts w:hint="eastAsia"/>
        </w:rPr>
        <w:t>概述</w:t>
      </w:r>
      <w:bookmarkEnd w:id="33"/>
    </w:p>
    <w:p w14:paraId="5AF67826"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3C6C39E6"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工作圈中的所有的服务都依赖于这个模块。</w:t>
      </w:r>
    </w:p>
    <w:p w14:paraId="1EF5FC35" w14:textId="77777777" w:rsidR="003A0D42" w:rsidRPr="00D40EC0" w:rsidRDefault="003A0D42" w:rsidP="003A0D42">
      <w:pPr>
        <w:pStyle w:val="a5"/>
        <w:rPr>
          <w:i/>
        </w:rPr>
      </w:pPr>
    </w:p>
    <w:p w14:paraId="5DD933F3" w14:textId="77777777" w:rsidR="003A0D42" w:rsidRDefault="003A0D42" w:rsidP="009F1B4C">
      <w:pPr>
        <w:pStyle w:val="3"/>
      </w:pPr>
      <w:bookmarkStart w:id="34" w:name="_Toc451004051"/>
      <w:r>
        <w:rPr>
          <w:rFonts w:hint="eastAsia"/>
        </w:rPr>
        <w:lastRenderedPageBreak/>
        <w:t>自动化配置管理中心模块类图</w:t>
      </w:r>
      <w:bookmarkEnd w:id="34"/>
    </w:p>
    <w:p w14:paraId="70AAE20B" w14:textId="77777777" w:rsidR="003A0D42" w:rsidRDefault="003A0D42" w:rsidP="003A0D42">
      <w:pPr>
        <w:jc w:val="center"/>
      </w:pPr>
      <w:r>
        <w:object w:dxaOrig="7440" w:dyaOrig="9480" w14:anchorId="2B30F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pt;height:474pt" o:ole="">
            <v:imagedata r:id="rId16" o:title=""/>
          </v:shape>
          <o:OLEObject Type="Embed" ProgID="Visio.Drawing.11" ShapeID="_x0000_i1025" DrawAspect="Content" ObjectID="_1524745940" r:id="rId17"/>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9F1B4C">
      <w:pPr>
        <w:pStyle w:val="3"/>
      </w:pPr>
      <w:bookmarkStart w:id="35" w:name="_Toc451004052"/>
      <w:r>
        <w:t>Env</w:t>
      </w:r>
      <w:r>
        <w:rPr>
          <w:rFonts w:hint="eastAsia"/>
        </w:rPr>
        <w:t>类概述</w:t>
      </w:r>
      <w:bookmarkEnd w:id="35"/>
    </w:p>
    <w:p w14:paraId="027EA31B"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sz w:val="24"/>
        </w:rPr>
        <w:t>Env</w:t>
      </w:r>
      <w:r w:rsidRPr="003A0D42">
        <w:rPr>
          <w:rFonts w:ascii="SimSun" w:hAnsi="SimSun" w:hint="eastAsia"/>
          <w:sz w:val="24"/>
        </w:rPr>
        <w:t>是一个枚举类，枚举了工作圈的环境信息：开发环境、测试环境、模拟环境、生产环境。</w:t>
      </w:r>
    </w:p>
    <w:p w14:paraId="4F440126" w14:textId="77777777" w:rsidR="003A0D42" w:rsidRPr="00F052F2" w:rsidRDefault="003A0D42" w:rsidP="003A0D42">
      <w:r>
        <w:tab/>
      </w:r>
      <w:r>
        <w:tab/>
      </w:r>
    </w:p>
    <w:p w14:paraId="7EECED70" w14:textId="0FE1EB52" w:rsidR="003A0D42" w:rsidRPr="001E22D4" w:rsidRDefault="001E22D4" w:rsidP="001E22D4">
      <w:pPr>
        <w:pStyle w:val="af4"/>
        <w:spacing w:line="400" w:lineRule="exact"/>
        <w:ind w:firstLine="480"/>
        <w:jc w:val="left"/>
        <w:rPr>
          <w:rFonts w:ascii="SimSun" w:hAnsi="SimSun"/>
          <w:sz w:val="24"/>
        </w:rPr>
      </w:pPr>
      <w:r w:rsidRPr="001E22D4">
        <w:rPr>
          <w:rFonts w:ascii="SimSun" w:hAnsi="SimSun"/>
          <w:sz w:val="24"/>
        </w:rPr>
        <w:tab/>
      </w:r>
      <w:r w:rsidR="003A0D42" w:rsidRPr="001E22D4">
        <w:rPr>
          <w:rFonts w:ascii="SimSun" w:hAnsi="SimSun" w:hint="eastAsia"/>
          <w:sz w:val="24"/>
        </w:rPr>
        <w:t>类功能定义</w:t>
      </w:r>
    </w:p>
    <w:p w14:paraId="625DE256" w14:textId="77777777" w:rsidR="003A0D42" w:rsidRDefault="003A0D42" w:rsidP="003A0D4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7"/>
                <w:b/>
                <w:i/>
              </w:rPr>
            </w:pPr>
            <w:r w:rsidRPr="00DF2A92">
              <w:rPr>
                <w:rStyle w:val="a7"/>
                <w:rFonts w:hint="eastAsia"/>
                <w:b/>
              </w:rPr>
              <w:lastRenderedPageBreak/>
              <w:t>序号</w:t>
            </w:r>
          </w:p>
        </w:tc>
        <w:tc>
          <w:tcPr>
            <w:tcW w:w="3845" w:type="dxa"/>
            <w:shd w:val="clear" w:color="auto" w:fill="CCCCCC"/>
          </w:tcPr>
          <w:p w14:paraId="7415981A" w14:textId="77777777" w:rsidR="003A0D42" w:rsidRPr="00DF2A92" w:rsidRDefault="003A0D42" w:rsidP="001F618B">
            <w:pPr>
              <w:jc w:val="center"/>
              <w:rPr>
                <w:rStyle w:val="a7"/>
                <w:b/>
                <w:i/>
              </w:rPr>
            </w:pPr>
            <w:r w:rsidRPr="00DF2A92">
              <w:rPr>
                <w:rStyle w:val="a7"/>
                <w:rFonts w:hint="eastAsia"/>
                <w:b/>
              </w:rPr>
              <w:t>功能点</w:t>
            </w:r>
          </w:p>
        </w:tc>
        <w:tc>
          <w:tcPr>
            <w:tcW w:w="4280" w:type="dxa"/>
            <w:shd w:val="clear" w:color="auto" w:fill="CCCCCC"/>
          </w:tcPr>
          <w:p w14:paraId="7B791028" w14:textId="77777777" w:rsidR="003A0D42" w:rsidRPr="00DF2A92" w:rsidRDefault="003A0D42" w:rsidP="001F618B">
            <w:pPr>
              <w:jc w:val="center"/>
              <w:rPr>
                <w:rStyle w:val="a7"/>
                <w:b/>
                <w:i/>
              </w:rPr>
            </w:pPr>
            <w:r w:rsidRPr="00DF2A92">
              <w:rPr>
                <w:rStyle w:val="a7"/>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7"/>
                <w:i/>
              </w:rPr>
            </w:pPr>
            <w:r w:rsidRPr="00076C89">
              <w:rPr>
                <w:rStyle w:val="a7"/>
                <w:rFonts w:hint="eastAsia"/>
              </w:rPr>
              <w:t>1</w:t>
            </w:r>
          </w:p>
        </w:tc>
        <w:tc>
          <w:tcPr>
            <w:tcW w:w="3845" w:type="dxa"/>
          </w:tcPr>
          <w:p w14:paraId="3327652F"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getSystemConfigType</w:t>
            </w:r>
          </w:p>
        </w:tc>
        <w:tc>
          <w:tcPr>
            <w:tcW w:w="4280" w:type="dxa"/>
          </w:tcPr>
          <w:p w14:paraId="096178C5" w14:textId="77777777" w:rsidR="003A0D42" w:rsidRPr="00417E82" w:rsidRDefault="003A0D42" w:rsidP="00DF2A92">
            <w:pPr>
              <w:jc w:val="left"/>
              <w:rPr>
                <w:rStyle w:val="a7"/>
                <w:rFonts w:ascii="SimSun" w:hAnsi="SimSun"/>
                <w:i/>
              </w:rPr>
            </w:pPr>
            <w:r w:rsidRPr="00417E82">
              <w:rPr>
                <w:rStyle w:val="a7"/>
                <w:rFonts w:ascii="SimSun" w:hAnsi="SimSun" w:hint="eastAsia"/>
              </w:rPr>
              <w:t>获取当前系统运行的E</w:t>
            </w:r>
            <w:r w:rsidRPr="00417E82">
              <w:rPr>
                <w:rStyle w:val="a7"/>
                <w:rFonts w:ascii="SimSun" w:hAnsi="SimSun"/>
              </w:rPr>
              <w:t>nv</w:t>
            </w:r>
            <w:r w:rsidRPr="00417E82">
              <w:rPr>
                <w:rStyle w:val="a7"/>
                <w:rFonts w:ascii="SimSun" w:hAnsi="SimSun"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7"/>
                <w:i/>
              </w:rPr>
            </w:pPr>
            <w:r w:rsidRPr="00076C89">
              <w:rPr>
                <w:rStyle w:val="a7"/>
                <w:rFonts w:hint="eastAsia"/>
              </w:rPr>
              <w:t>2</w:t>
            </w:r>
          </w:p>
        </w:tc>
        <w:tc>
          <w:tcPr>
            <w:tcW w:w="3845" w:type="dxa"/>
          </w:tcPr>
          <w:p w14:paraId="471C1A4B"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checkEnvIsProd</w:t>
            </w:r>
          </w:p>
        </w:tc>
        <w:tc>
          <w:tcPr>
            <w:tcW w:w="4280" w:type="dxa"/>
          </w:tcPr>
          <w:p w14:paraId="1C299633"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7"/>
                <w:i/>
              </w:rPr>
            </w:pPr>
            <w:r w:rsidRPr="00076C89">
              <w:rPr>
                <w:rStyle w:val="a7"/>
                <w:rFonts w:hint="eastAsia"/>
              </w:rPr>
              <w:t>3</w:t>
            </w:r>
          </w:p>
        </w:tc>
        <w:tc>
          <w:tcPr>
            <w:tcW w:w="3845" w:type="dxa"/>
          </w:tcPr>
          <w:p w14:paraId="1C62EC85"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isInte</w:t>
            </w:r>
          </w:p>
        </w:tc>
        <w:tc>
          <w:tcPr>
            <w:tcW w:w="4280" w:type="dxa"/>
          </w:tcPr>
          <w:p w14:paraId="1A18643D"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7"/>
                <w:i/>
              </w:rPr>
            </w:pPr>
            <w:r>
              <w:rPr>
                <w:rStyle w:val="a7"/>
                <w:rFonts w:hint="eastAsia"/>
              </w:rPr>
              <w:t>4</w:t>
            </w:r>
          </w:p>
        </w:tc>
        <w:tc>
          <w:tcPr>
            <w:tcW w:w="3845" w:type="dxa"/>
          </w:tcPr>
          <w:p w14:paraId="4FE19A01"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isDev</w:t>
            </w:r>
          </w:p>
        </w:tc>
        <w:tc>
          <w:tcPr>
            <w:tcW w:w="4280" w:type="dxa"/>
          </w:tcPr>
          <w:p w14:paraId="1CDDE82A"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7"/>
                <w:i/>
              </w:rPr>
            </w:pPr>
            <w:r>
              <w:rPr>
                <w:rStyle w:val="a7"/>
                <w:rFonts w:hint="eastAsia"/>
              </w:rPr>
              <w:t>5</w:t>
            </w:r>
          </w:p>
        </w:tc>
        <w:tc>
          <w:tcPr>
            <w:tcW w:w="3845" w:type="dxa"/>
          </w:tcPr>
          <w:p w14:paraId="22A59B72" w14:textId="77777777" w:rsidR="003A0D42" w:rsidRPr="00456055" w:rsidRDefault="003A0D42" w:rsidP="00DF2A92">
            <w:pPr>
              <w:jc w:val="left"/>
              <w:rPr>
                <w:rFonts w:ascii="SimSun" w:hAnsi="SimSun" w:cs="Consolas"/>
                <w:color w:val="000000"/>
                <w:kern w:val="0"/>
                <w:szCs w:val="21"/>
                <w:highlight w:val="lightGray"/>
              </w:rPr>
            </w:pPr>
            <w:r w:rsidRPr="00456055">
              <w:rPr>
                <w:rFonts w:ascii="SimSun" w:hAnsi="SimSun" w:cs="Consolas"/>
                <w:color w:val="000000"/>
                <w:kern w:val="0"/>
                <w:szCs w:val="21"/>
              </w:rPr>
              <w:t>isAli</w:t>
            </w:r>
          </w:p>
        </w:tc>
        <w:tc>
          <w:tcPr>
            <w:tcW w:w="4280" w:type="dxa"/>
          </w:tcPr>
          <w:p w14:paraId="46493BB5"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当前运行是否是阿里云环境</w:t>
            </w:r>
          </w:p>
        </w:tc>
      </w:tr>
    </w:tbl>
    <w:p w14:paraId="2A715AA1" w14:textId="77777777" w:rsidR="003A0D42" w:rsidRPr="00557EE7" w:rsidRDefault="003A0D42" w:rsidP="003A0D42"/>
    <w:p w14:paraId="59AE93FA" w14:textId="77777777" w:rsidR="003A0D42" w:rsidRDefault="003A0D42" w:rsidP="009F1B4C">
      <w:pPr>
        <w:pStyle w:val="3"/>
      </w:pPr>
      <w:bookmarkStart w:id="36" w:name="_Toc451004053"/>
      <w:r>
        <w:t>ZkHelper</w:t>
      </w:r>
      <w:r>
        <w:rPr>
          <w:rFonts w:hint="eastAsia"/>
        </w:rPr>
        <w:t>类概述</w:t>
      </w:r>
      <w:bookmarkEnd w:id="36"/>
    </w:p>
    <w:p w14:paraId="196FC539"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4"/>
        <w:spacing w:line="400" w:lineRule="exact"/>
        <w:ind w:firstLine="480"/>
        <w:jc w:val="left"/>
        <w:rPr>
          <w:rFonts w:ascii="SimSun" w:hAnsi="SimSun"/>
          <w:sz w:val="24"/>
        </w:rPr>
      </w:pPr>
      <w:r w:rsidRPr="001E22D4">
        <w:rPr>
          <w:rFonts w:ascii="SimSun" w:hAnsi="SimSun"/>
          <w:sz w:val="24"/>
        </w:rPr>
        <w:t>ZkHelper</w:t>
      </w:r>
      <w:r w:rsidR="003A0D42" w:rsidRPr="001E22D4">
        <w:rPr>
          <w:rFonts w:ascii="SimSun" w:hAnsi="SimSun" w:hint="eastAsia"/>
          <w:sz w:val="24"/>
        </w:rPr>
        <w:t>类功能定义</w:t>
      </w:r>
    </w:p>
    <w:p w14:paraId="150363C7" w14:textId="77777777" w:rsidR="003A0D42" w:rsidRDefault="003A0D42" w:rsidP="003A0D4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7"/>
                <w:b/>
              </w:rPr>
            </w:pPr>
            <w:r w:rsidRPr="00DF2A92">
              <w:rPr>
                <w:rStyle w:val="a7"/>
                <w:rFonts w:hint="eastAsia"/>
                <w:b/>
              </w:rPr>
              <w:t>序号</w:t>
            </w:r>
          </w:p>
        </w:tc>
        <w:tc>
          <w:tcPr>
            <w:tcW w:w="2999" w:type="dxa"/>
            <w:shd w:val="clear" w:color="auto" w:fill="CCCCCC"/>
          </w:tcPr>
          <w:p w14:paraId="28CC4434" w14:textId="77777777" w:rsidR="003A0D42" w:rsidRPr="00DF2A92" w:rsidRDefault="003A0D42" w:rsidP="001F618B">
            <w:pPr>
              <w:jc w:val="center"/>
              <w:rPr>
                <w:rStyle w:val="a7"/>
                <w:b/>
              </w:rPr>
            </w:pPr>
            <w:r w:rsidRPr="00DF2A92">
              <w:rPr>
                <w:rStyle w:val="a7"/>
                <w:rFonts w:hint="eastAsia"/>
                <w:b/>
              </w:rPr>
              <w:t>功能点</w:t>
            </w:r>
          </w:p>
        </w:tc>
        <w:tc>
          <w:tcPr>
            <w:tcW w:w="5061" w:type="dxa"/>
            <w:shd w:val="clear" w:color="auto" w:fill="CCCCCC"/>
          </w:tcPr>
          <w:p w14:paraId="3F613A4F" w14:textId="77777777" w:rsidR="003A0D42" w:rsidRPr="00DF2A92" w:rsidRDefault="003A0D42" w:rsidP="001F618B">
            <w:pPr>
              <w:jc w:val="center"/>
              <w:rPr>
                <w:rStyle w:val="a7"/>
                <w:b/>
              </w:rPr>
            </w:pPr>
            <w:r w:rsidRPr="00DF2A92">
              <w:rPr>
                <w:rStyle w:val="a7"/>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7"/>
              </w:rPr>
            </w:pPr>
            <w:r w:rsidRPr="00076C89">
              <w:rPr>
                <w:rStyle w:val="a7"/>
                <w:rFonts w:hint="eastAsia"/>
              </w:rPr>
              <w:t>1</w:t>
            </w:r>
          </w:p>
        </w:tc>
        <w:tc>
          <w:tcPr>
            <w:tcW w:w="2999" w:type="dxa"/>
          </w:tcPr>
          <w:p w14:paraId="4B7FDCEE"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getInstance</w:t>
            </w:r>
          </w:p>
        </w:tc>
        <w:tc>
          <w:tcPr>
            <w:tcW w:w="5061" w:type="dxa"/>
          </w:tcPr>
          <w:p w14:paraId="034B6CB5" w14:textId="77777777" w:rsidR="003A0D42" w:rsidRPr="00417E82" w:rsidRDefault="003A0D42" w:rsidP="00DF2A92">
            <w:pPr>
              <w:jc w:val="left"/>
              <w:rPr>
                <w:rStyle w:val="a7"/>
              </w:rPr>
            </w:pPr>
            <w:r w:rsidRPr="00417E82">
              <w:rPr>
                <w:rStyle w:val="a7"/>
                <w:rFonts w:hint="eastAsia"/>
              </w:rPr>
              <w:t>获取一个</w:t>
            </w:r>
            <w:r w:rsidRPr="00417E82">
              <w:rPr>
                <w:rStyle w:val="a7"/>
              </w:rPr>
              <w:t>ZkHelper</w:t>
            </w:r>
            <w:r w:rsidRPr="00417E82">
              <w:rPr>
                <w:rStyle w:val="a7"/>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7"/>
              </w:rPr>
            </w:pPr>
            <w:r w:rsidRPr="00076C89">
              <w:rPr>
                <w:rStyle w:val="a7"/>
                <w:rFonts w:hint="eastAsia"/>
              </w:rPr>
              <w:t>2</w:t>
            </w:r>
          </w:p>
        </w:tc>
        <w:tc>
          <w:tcPr>
            <w:tcW w:w="2999" w:type="dxa"/>
          </w:tcPr>
          <w:p w14:paraId="638AA25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rPr>
              <w:t>init</w:t>
            </w:r>
          </w:p>
        </w:tc>
        <w:tc>
          <w:tcPr>
            <w:tcW w:w="5061" w:type="dxa"/>
          </w:tcPr>
          <w:p w14:paraId="58840F25" w14:textId="77777777" w:rsidR="003A0D42" w:rsidRPr="00417E82" w:rsidRDefault="003A0D42" w:rsidP="00DF2A92">
            <w:pPr>
              <w:jc w:val="left"/>
              <w:rPr>
                <w:rStyle w:val="a7"/>
              </w:rPr>
            </w:pPr>
            <w:r w:rsidRPr="00417E82">
              <w:rPr>
                <w:rStyle w:val="a7"/>
                <w:rFonts w:hint="eastAsia"/>
              </w:rPr>
              <w:t>通过启动参数初始化</w:t>
            </w:r>
            <w:r w:rsidRPr="00417E82">
              <w:rPr>
                <w:rStyle w:val="a7"/>
                <w:rFonts w:hint="eastAsia"/>
              </w:rPr>
              <w:t>zookeeper</w:t>
            </w:r>
            <w:r w:rsidRPr="00417E82">
              <w:rPr>
                <w:rStyle w:val="a7"/>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7"/>
              </w:rPr>
            </w:pPr>
            <w:r w:rsidRPr="00076C89">
              <w:rPr>
                <w:rStyle w:val="a7"/>
                <w:rFonts w:hint="eastAsia"/>
              </w:rPr>
              <w:t>3</w:t>
            </w:r>
          </w:p>
        </w:tc>
        <w:tc>
          <w:tcPr>
            <w:tcW w:w="2999" w:type="dxa"/>
          </w:tcPr>
          <w:p w14:paraId="423A00B2"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checkEnv</w:t>
            </w:r>
          </w:p>
        </w:tc>
        <w:tc>
          <w:tcPr>
            <w:tcW w:w="5061" w:type="dxa"/>
          </w:tcPr>
          <w:p w14:paraId="463982D5" w14:textId="77777777" w:rsidR="003A0D42" w:rsidRPr="00417E82" w:rsidRDefault="003A0D42" w:rsidP="00DF2A92">
            <w:pPr>
              <w:jc w:val="left"/>
              <w:rPr>
                <w:rStyle w:val="a7"/>
              </w:rPr>
            </w:pPr>
            <w:r w:rsidRPr="00417E82">
              <w:rPr>
                <w:rStyle w:val="a7"/>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7"/>
              </w:rPr>
            </w:pPr>
            <w:r>
              <w:rPr>
                <w:rStyle w:val="a7"/>
                <w:rFonts w:hint="eastAsia"/>
              </w:rPr>
              <w:t>4</w:t>
            </w:r>
          </w:p>
        </w:tc>
        <w:tc>
          <w:tcPr>
            <w:tcW w:w="2999" w:type="dxa"/>
          </w:tcPr>
          <w:p w14:paraId="6D194A2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closeZk</w:t>
            </w:r>
          </w:p>
        </w:tc>
        <w:tc>
          <w:tcPr>
            <w:tcW w:w="5061" w:type="dxa"/>
          </w:tcPr>
          <w:p w14:paraId="7E3FCBEE" w14:textId="77777777" w:rsidR="003A0D42" w:rsidRPr="00417E82" w:rsidRDefault="003A0D42" w:rsidP="00DF2A92">
            <w:pPr>
              <w:jc w:val="left"/>
              <w:rPr>
                <w:rStyle w:val="a7"/>
              </w:rPr>
            </w:pPr>
            <w:r w:rsidRPr="00417E82">
              <w:rPr>
                <w:rStyle w:val="a7"/>
                <w:rFonts w:hint="eastAsia"/>
              </w:rPr>
              <w:t>关闭</w:t>
            </w:r>
            <w:r w:rsidRPr="00417E82">
              <w:rPr>
                <w:rStyle w:val="a7"/>
                <w:rFonts w:hint="eastAsia"/>
              </w:rPr>
              <w:t>zookeeper</w:t>
            </w:r>
            <w:r w:rsidRPr="00417E82">
              <w:rPr>
                <w:rStyle w:val="a7"/>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7"/>
              </w:rPr>
            </w:pPr>
            <w:r>
              <w:rPr>
                <w:rStyle w:val="a7"/>
                <w:rFonts w:hint="eastAsia"/>
              </w:rPr>
              <w:t>5</w:t>
            </w:r>
          </w:p>
        </w:tc>
        <w:tc>
          <w:tcPr>
            <w:tcW w:w="2999" w:type="dxa"/>
          </w:tcPr>
          <w:p w14:paraId="45399F7C"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delete</w:t>
            </w:r>
          </w:p>
        </w:tc>
        <w:tc>
          <w:tcPr>
            <w:tcW w:w="5061" w:type="dxa"/>
          </w:tcPr>
          <w:p w14:paraId="4EA821A0" w14:textId="77777777" w:rsidR="003A0D42" w:rsidRPr="00417E82" w:rsidRDefault="003A0D42" w:rsidP="00DF2A92">
            <w:pPr>
              <w:jc w:val="left"/>
              <w:rPr>
                <w:rStyle w:val="a7"/>
              </w:rPr>
            </w:pPr>
            <w:r w:rsidRPr="00417E82">
              <w:rPr>
                <w:rStyle w:val="a7"/>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7"/>
              </w:rPr>
            </w:pPr>
            <w:r>
              <w:rPr>
                <w:rStyle w:val="a7"/>
                <w:rFonts w:hint="eastAsia"/>
              </w:rPr>
              <w:t>6</w:t>
            </w:r>
          </w:p>
        </w:tc>
        <w:tc>
          <w:tcPr>
            <w:tcW w:w="2999" w:type="dxa"/>
          </w:tcPr>
          <w:p w14:paraId="3CD89109"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addNode</w:t>
            </w:r>
          </w:p>
        </w:tc>
        <w:tc>
          <w:tcPr>
            <w:tcW w:w="5061" w:type="dxa"/>
          </w:tcPr>
          <w:p w14:paraId="5B40CF06" w14:textId="77777777" w:rsidR="003A0D42" w:rsidRPr="00417E82" w:rsidRDefault="003A0D42" w:rsidP="00DF2A92">
            <w:pPr>
              <w:jc w:val="left"/>
              <w:rPr>
                <w:rStyle w:val="a7"/>
              </w:rPr>
            </w:pPr>
            <w:r w:rsidRPr="00417E82">
              <w:rPr>
                <w:rStyle w:val="a7"/>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7"/>
              </w:rPr>
            </w:pPr>
            <w:r>
              <w:rPr>
                <w:rStyle w:val="a7"/>
                <w:rFonts w:hint="eastAsia"/>
              </w:rPr>
              <w:t>7</w:t>
            </w:r>
          </w:p>
        </w:tc>
        <w:tc>
          <w:tcPr>
            <w:tcW w:w="2999" w:type="dxa"/>
          </w:tcPr>
          <w:p w14:paraId="64A40DEA"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subscribeDataChanges</w:t>
            </w:r>
          </w:p>
        </w:tc>
        <w:tc>
          <w:tcPr>
            <w:tcW w:w="5061" w:type="dxa"/>
          </w:tcPr>
          <w:p w14:paraId="04B6B96E" w14:textId="77777777" w:rsidR="003A0D42" w:rsidRPr="00417E82" w:rsidRDefault="003A0D42" w:rsidP="00DF2A92">
            <w:pPr>
              <w:jc w:val="left"/>
              <w:rPr>
                <w:rStyle w:val="a7"/>
              </w:rPr>
            </w:pPr>
            <w:r w:rsidRPr="00417E82">
              <w:rPr>
                <w:rStyle w:val="a7"/>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7"/>
              </w:rPr>
            </w:pPr>
            <w:r>
              <w:rPr>
                <w:rStyle w:val="a7"/>
                <w:rFonts w:hint="eastAsia"/>
              </w:rPr>
              <w:t>8</w:t>
            </w:r>
          </w:p>
        </w:tc>
        <w:tc>
          <w:tcPr>
            <w:tcW w:w="2999" w:type="dxa"/>
          </w:tcPr>
          <w:p w14:paraId="0B753150"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subscribeChildChanges</w:t>
            </w:r>
          </w:p>
        </w:tc>
        <w:tc>
          <w:tcPr>
            <w:tcW w:w="5061" w:type="dxa"/>
          </w:tcPr>
          <w:p w14:paraId="29F18C13" w14:textId="77777777" w:rsidR="003A0D42" w:rsidRPr="00417E82" w:rsidRDefault="003A0D42" w:rsidP="00DF2A92">
            <w:pPr>
              <w:jc w:val="left"/>
              <w:rPr>
                <w:rStyle w:val="a7"/>
              </w:rPr>
            </w:pPr>
            <w:r w:rsidRPr="00417E82">
              <w:rPr>
                <w:rStyle w:val="a7"/>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7"/>
              </w:rPr>
            </w:pPr>
            <w:r>
              <w:rPr>
                <w:rStyle w:val="a7"/>
                <w:rFonts w:hint="eastAsia"/>
              </w:rPr>
              <w:t>9</w:t>
            </w:r>
          </w:p>
        </w:tc>
        <w:tc>
          <w:tcPr>
            <w:tcW w:w="2999" w:type="dxa"/>
          </w:tcPr>
          <w:p w14:paraId="428B46A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getChildren</w:t>
            </w:r>
          </w:p>
        </w:tc>
        <w:tc>
          <w:tcPr>
            <w:tcW w:w="5061" w:type="dxa"/>
          </w:tcPr>
          <w:p w14:paraId="74218818" w14:textId="77777777" w:rsidR="003A0D42" w:rsidRPr="00417E82" w:rsidRDefault="003A0D42" w:rsidP="00DF2A92">
            <w:pPr>
              <w:jc w:val="left"/>
              <w:rPr>
                <w:rStyle w:val="a7"/>
              </w:rPr>
            </w:pPr>
            <w:r w:rsidRPr="00417E82">
              <w:rPr>
                <w:rStyle w:val="a7"/>
                <w:rFonts w:hint="eastAsia"/>
              </w:rPr>
              <w:t>获取</w:t>
            </w:r>
            <w:r w:rsidRPr="00417E82">
              <w:rPr>
                <w:rStyle w:val="a7"/>
                <w:rFonts w:hint="eastAsia"/>
              </w:rPr>
              <w:t>path</w:t>
            </w:r>
            <w:r w:rsidRPr="00417E82">
              <w:rPr>
                <w:rStyle w:val="a7"/>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7"/>
              </w:rPr>
            </w:pPr>
            <w:r>
              <w:rPr>
                <w:rStyle w:val="a7"/>
                <w:rFonts w:hint="eastAsia"/>
              </w:rPr>
              <w:t>10</w:t>
            </w:r>
          </w:p>
        </w:tc>
        <w:tc>
          <w:tcPr>
            <w:tcW w:w="2999" w:type="dxa"/>
          </w:tcPr>
          <w:p w14:paraId="17FC7AF5"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getValue</w:t>
            </w:r>
          </w:p>
        </w:tc>
        <w:tc>
          <w:tcPr>
            <w:tcW w:w="5061" w:type="dxa"/>
          </w:tcPr>
          <w:p w14:paraId="4C05CF83" w14:textId="77777777" w:rsidR="003A0D42" w:rsidRPr="00417E82" w:rsidRDefault="003A0D42" w:rsidP="00DF2A92">
            <w:pPr>
              <w:jc w:val="left"/>
              <w:rPr>
                <w:rStyle w:val="a7"/>
              </w:rPr>
            </w:pPr>
            <w:r w:rsidRPr="00417E82">
              <w:rPr>
                <w:rStyle w:val="a7"/>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7"/>
              </w:rPr>
            </w:pPr>
            <w:r>
              <w:rPr>
                <w:rStyle w:val="a7"/>
                <w:rFonts w:hint="eastAsia"/>
              </w:rPr>
              <w:t>11</w:t>
            </w:r>
          </w:p>
        </w:tc>
        <w:tc>
          <w:tcPr>
            <w:tcW w:w="2999" w:type="dxa"/>
          </w:tcPr>
          <w:p w14:paraId="30A2958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createEphemeral</w:t>
            </w:r>
          </w:p>
        </w:tc>
        <w:tc>
          <w:tcPr>
            <w:tcW w:w="5061" w:type="dxa"/>
          </w:tcPr>
          <w:p w14:paraId="684E5BD7" w14:textId="77777777" w:rsidR="003A0D42" w:rsidRPr="00417E82" w:rsidRDefault="003A0D42" w:rsidP="00DF2A92">
            <w:pPr>
              <w:jc w:val="left"/>
              <w:rPr>
                <w:rStyle w:val="a7"/>
              </w:rPr>
            </w:pPr>
            <w:r w:rsidRPr="00417E82">
              <w:rPr>
                <w:rStyle w:val="a7"/>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7"/>
              </w:rPr>
            </w:pPr>
            <w:r>
              <w:rPr>
                <w:rStyle w:val="a7"/>
                <w:rFonts w:hint="eastAsia"/>
              </w:rPr>
              <w:t>12</w:t>
            </w:r>
          </w:p>
        </w:tc>
        <w:tc>
          <w:tcPr>
            <w:tcW w:w="2999" w:type="dxa"/>
          </w:tcPr>
          <w:p w14:paraId="45A02AF7"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setPathData</w:t>
            </w:r>
          </w:p>
        </w:tc>
        <w:tc>
          <w:tcPr>
            <w:tcW w:w="5061" w:type="dxa"/>
          </w:tcPr>
          <w:p w14:paraId="2C9D166E" w14:textId="77777777" w:rsidR="003A0D42" w:rsidRPr="00417E82" w:rsidRDefault="003A0D42" w:rsidP="00DF2A92">
            <w:pPr>
              <w:jc w:val="left"/>
              <w:rPr>
                <w:rStyle w:val="a7"/>
              </w:rPr>
            </w:pPr>
            <w:r w:rsidRPr="00417E82">
              <w:rPr>
                <w:rStyle w:val="a7"/>
                <w:rFonts w:hint="eastAsia"/>
              </w:rPr>
              <w:t>节点设置值</w:t>
            </w:r>
          </w:p>
        </w:tc>
      </w:tr>
    </w:tbl>
    <w:p w14:paraId="3269CA32" w14:textId="77777777" w:rsidR="00DD6799" w:rsidRDefault="00DD6799" w:rsidP="00DD6799">
      <w:pPr>
        <w:pStyle w:val="2"/>
      </w:pPr>
      <w:bookmarkStart w:id="37" w:name="_Toc451004054"/>
      <w:r>
        <w:rPr>
          <w:rFonts w:hint="eastAsia"/>
        </w:rPr>
        <w:t>数据库操作模块（</w:t>
      </w:r>
      <w:r>
        <w:t>mongo</w:t>
      </w:r>
      <w:r>
        <w:rPr>
          <w:rFonts w:hint="eastAsia"/>
        </w:rPr>
        <w:t>）</w:t>
      </w:r>
      <w:bookmarkEnd w:id="37"/>
    </w:p>
    <w:p w14:paraId="1F7EB37D" w14:textId="77777777" w:rsidR="00DD6799" w:rsidRDefault="00DD6799" w:rsidP="00DD6799">
      <w:pPr>
        <w:pStyle w:val="3"/>
      </w:pPr>
      <w:bookmarkStart w:id="38" w:name="_Toc451004055"/>
      <w:r>
        <w:rPr>
          <w:rFonts w:hint="eastAsia"/>
        </w:rPr>
        <w:t>数据库操作</w:t>
      </w:r>
      <w:r w:rsidRPr="00311C98">
        <w:rPr>
          <w:rFonts w:hint="eastAsia"/>
        </w:rPr>
        <w:t>模块</w:t>
      </w:r>
      <w:r>
        <w:rPr>
          <w:rFonts w:hint="eastAsia"/>
        </w:rPr>
        <w:t>概述</w:t>
      </w:r>
      <w:bookmarkEnd w:id="38"/>
    </w:p>
    <w:p w14:paraId="5AB87549" w14:textId="01096ED5" w:rsidR="00DD6799" w:rsidRPr="00DD6799" w:rsidRDefault="00DD6799" w:rsidP="00DD6799">
      <w:pPr>
        <w:pStyle w:val="af4"/>
        <w:spacing w:line="400" w:lineRule="exact"/>
        <w:ind w:firstLine="480"/>
        <w:jc w:val="left"/>
        <w:rPr>
          <w:rFonts w:ascii="SimSun" w:hAnsi="SimSun"/>
          <w:sz w:val="24"/>
        </w:rPr>
      </w:pPr>
      <w:r w:rsidRPr="00DD6799">
        <w:rPr>
          <w:rFonts w:ascii="SimSun" w:hAnsi="SimSun" w:hint="eastAsia"/>
          <w:sz w:val="24"/>
        </w:rPr>
        <w:t>数据库操作模块为工作圈提供了一个对mongoDB数据库操作封装的工具。这样做的好处有以下几点</w:t>
      </w:r>
      <w:r>
        <w:rPr>
          <w:rFonts w:ascii="SimSun" w:hAnsi="SimSun" w:hint="eastAsia"/>
          <w:sz w:val="24"/>
        </w:rPr>
        <w:t>:</w:t>
      </w:r>
    </w:p>
    <w:p w14:paraId="7178582B" w14:textId="5E5F9A4E" w:rsidR="00DD6799" w:rsidRPr="00DD6799" w:rsidRDefault="00DD6799" w:rsidP="00E87E06">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开发者关注更少的代码，不需要关注数据库的操作具体的实现。</w:t>
      </w:r>
    </w:p>
    <w:p w14:paraId="30DB63FB" w14:textId="77777777" w:rsidR="00DD6799" w:rsidRPr="00DD6799" w:rsidRDefault="00DD6799" w:rsidP="00E87E06">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对数据库的资源进行统一管理，避免资源泄漏。</w:t>
      </w:r>
    </w:p>
    <w:p w14:paraId="6B975F7C" w14:textId="77777777" w:rsidR="00DD6799" w:rsidRPr="00DD6799" w:rsidRDefault="00DD6799" w:rsidP="00E87E06">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方便维护。当数据库升级之后，只需要将这模块的实现升级，然后依赖</w:t>
      </w:r>
      <w:r w:rsidRPr="00DD6799">
        <w:rPr>
          <w:rFonts w:ascii="SimSun" w:hAnsi="SimSun" w:hint="eastAsia"/>
          <w:sz w:val="24"/>
        </w:rPr>
        <w:lastRenderedPageBreak/>
        <w:t>此模块的服务更新版本即可。</w:t>
      </w:r>
    </w:p>
    <w:p w14:paraId="293706F1" w14:textId="77777777" w:rsidR="00DD6799" w:rsidRPr="00DD6799" w:rsidRDefault="00DD6799" w:rsidP="00DD6799">
      <w:pPr>
        <w:pStyle w:val="af4"/>
        <w:spacing w:line="400" w:lineRule="exact"/>
        <w:ind w:firstLine="480"/>
        <w:jc w:val="left"/>
        <w:rPr>
          <w:rFonts w:ascii="SimSun" w:hAnsi="SimSun"/>
          <w:sz w:val="24"/>
        </w:rPr>
      </w:pPr>
      <w:r w:rsidRPr="00DD6799">
        <w:rPr>
          <w:rFonts w:ascii="SimSun" w:hAnsi="SimSun" w:hint="eastAsia"/>
          <w:sz w:val="24"/>
        </w:rPr>
        <w:t>工作圈中的所有需要持久化数据的服务都依赖于这个模块。</w:t>
      </w:r>
    </w:p>
    <w:p w14:paraId="3F121ECC" w14:textId="77777777" w:rsidR="00DD6799" w:rsidRPr="00D40EC0" w:rsidRDefault="00DD6799" w:rsidP="00DD6799">
      <w:pPr>
        <w:pStyle w:val="a5"/>
        <w:rPr>
          <w:i/>
        </w:rPr>
      </w:pPr>
    </w:p>
    <w:p w14:paraId="35344A62" w14:textId="77777777" w:rsidR="00DD6799" w:rsidRDefault="00DD6799" w:rsidP="001E22D4">
      <w:pPr>
        <w:pStyle w:val="3"/>
      </w:pPr>
      <w:bookmarkStart w:id="39" w:name="_Toc451004056"/>
      <w:r>
        <w:rPr>
          <w:rFonts w:hint="eastAsia"/>
        </w:rPr>
        <w:t>数据库操作</w:t>
      </w:r>
      <w:r w:rsidRPr="00311C98">
        <w:rPr>
          <w:rFonts w:hint="eastAsia"/>
        </w:rPr>
        <w:t>模块</w:t>
      </w:r>
      <w:r>
        <w:rPr>
          <w:rFonts w:hint="eastAsia"/>
        </w:rPr>
        <w:t>类图</w:t>
      </w:r>
      <w:bookmarkEnd w:id="39"/>
    </w:p>
    <w:p w14:paraId="32165603" w14:textId="77777777" w:rsidR="00DD6799" w:rsidRDefault="00DD6799" w:rsidP="00DD6799">
      <w:pPr>
        <w:jc w:val="center"/>
      </w:pPr>
      <w:r>
        <w:object w:dxaOrig="7476" w:dyaOrig="9528" w14:anchorId="5E064AA0">
          <v:shape id="_x0000_i1026" type="#_x0000_t75" style="width:374.4pt;height:475.8pt" o:ole="">
            <v:imagedata r:id="rId18" o:title=""/>
          </v:shape>
          <o:OLEObject Type="Embed" ProgID="Visio.Drawing.15" ShapeID="_x0000_i1026" DrawAspect="Content" ObjectID="_1524745941" r:id="rId19"/>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1E22D4">
      <w:pPr>
        <w:pStyle w:val="3"/>
      </w:pPr>
      <w:bookmarkStart w:id="40" w:name="_Toc451004057"/>
      <w:r>
        <w:t>DbPool</w:t>
      </w:r>
      <w:r>
        <w:rPr>
          <w:rFonts w:hint="eastAsia"/>
        </w:rPr>
        <w:t>类概述</w:t>
      </w:r>
      <w:bookmarkEnd w:id="40"/>
    </w:p>
    <w:p w14:paraId="60CBE16B"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sz w:val="24"/>
        </w:rPr>
        <w:t>M</w:t>
      </w:r>
      <w:r w:rsidRPr="001E22D4">
        <w:rPr>
          <w:rFonts w:ascii="SimSun" w:hAnsi="SimSun" w:hint="eastAsia"/>
          <w:sz w:val="24"/>
        </w:rPr>
        <w:t>ongoDB连接池的封装。通过zkHelper从注册中心监听某服务的MongoDB集测配置，初始化MongoDB集群的连接池。通过工作圈服务应用的数据分片</w:t>
      </w:r>
      <w:r w:rsidRPr="001E22D4">
        <w:rPr>
          <w:rFonts w:ascii="SimSun" w:hAnsi="SimSun" w:hint="eastAsia"/>
          <w:sz w:val="24"/>
        </w:rPr>
        <w:lastRenderedPageBreak/>
        <w:t>key来计算数据映射的节点，并从池中取出此节点的连接供应用来使用。</w:t>
      </w:r>
    </w:p>
    <w:p w14:paraId="0893A974" w14:textId="77777777" w:rsidR="00DD6799" w:rsidRPr="00F052F2" w:rsidRDefault="00DD6799" w:rsidP="00DD6799">
      <w:r>
        <w:tab/>
      </w:r>
      <w:r>
        <w:tab/>
      </w:r>
    </w:p>
    <w:p w14:paraId="23D889FB"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类功能定义</w:t>
      </w:r>
    </w:p>
    <w:p w14:paraId="4532168F" w14:textId="77777777" w:rsidR="00DD6799" w:rsidRDefault="00DD6799" w:rsidP="00DD6799">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7"/>
                <w:b/>
                <w:i/>
              </w:rPr>
            </w:pPr>
            <w:r w:rsidRPr="00076C89">
              <w:rPr>
                <w:rStyle w:val="a7"/>
                <w:rFonts w:hint="eastAsia"/>
              </w:rPr>
              <w:t>序号</w:t>
            </w:r>
          </w:p>
        </w:tc>
        <w:tc>
          <w:tcPr>
            <w:tcW w:w="3845" w:type="dxa"/>
            <w:shd w:val="clear" w:color="auto" w:fill="CCCCCC"/>
          </w:tcPr>
          <w:p w14:paraId="45894A41" w14:textId="77777777" w:rsidR="00DD6799" w:rsidRPr="00076C89" w:rsidRDefault="00DD6799" w:rsidP="001F618B">
            <w:pPr>
              <w:jc w:val="center"/>
              <w:rPr>
                <w:rStyle w:val="a7"/>
                <w:b/>
                <w:i/>
              </w:rPr>
            </w:pPr>
            <w:r w:rsidRPr="00076C89">
              <w:rPr>
                <w:rStyle w:val="a7"/>
                <w:rFonts w:hint="eastAsia"/>
              </w:rPr>
              <w:t>功能点</w:t>
            </w:r>
          </w:p>
        </w:tc>
        <w:tc>
          <w:tcPr>
            <w:tcW w:w="4280" w:type="dxa"/>
            <w:shd w:val="clear" w:color="auto" w:fill="CCCCCC"/>
          </w:tcPr>
          <w:p w14:paraId="3EF27256" w14:textId="77777777" w:rsidR="00DD6799" w:rsidRPr="00076C89" w:rsidRDefault="00DD6799" w:rsidP="001F618B">
            <w:pPr>
              <w:jc w:val="center"/>
              <w:rPr>
                <w:rStyle w:val="a7"/>
                <w:b/>
                <w:i/>
              </w:rPr>
            </w:pPr>
            <w:r w:rsidRPr="00076C89">
              <w:rPr>
                <w:rStyle w:val="a7"/>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7"/>
                <w:i/>
              </w:rPr>
            </w:pPr>
            <w:r w:rsidRPr="00076C89">
              <w:rPr>
                <w:rStyle w:val="a7"/>
                <w:rFonts w:hint="eastAsia"/>
              </w:rPr>
              <w:t>1</w:t>
            </w:r>
          </w:p>
        </w:tc>
        <w:tc>
          <w:tcPr>
            <w:tcW w:w="3845" w:type="dxa"/>
          </w:tcPr>
          <w:p w14:paraId="511677C1" w14:textId="77777777" w:rsidR="00DD6799" w:rsidRPr="00076C89" w:rsidRDefault="00DD6799" w:rsidP="001F618B">
            <w:pPr>
              <w:rPr>
                <w:rStyle w:val="a7"/>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7"/>
                <w:i/>
              </w:rPr>
            </w:pPr>
            <w:r>
              <w:rPr>
                <w:rStyle w:val="a7"/>
                <w:rFonts w:hint="eastAsia"/>
              </w:rPr>
              <w:t>获取</w:t>
            </w:r>
            <w:r>
              <w:rPr>
                <w:rStyle w:val="a7"/>
                <w:rFonts w:hint="eastAsia"/>
              </w:rPr>
              <w:t>DbPool</w:t>
            </w:r>
            <w:r>
              <w:rPr>
                <w:rStyle w:val="a7"/>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7"/>
                <w:i/>
              </w:rPr>
            </w:pPr>
            <w:r w:rsidRPr="00076C89">
              <w:rPr>
                <w:rStyle w:val="a7"/>
                <w:rFonts w:hint="eastAsia"/>
              </w:rPr>
              <w:t>2</w:t>
            </w:r>
          </w:p>
        </w:tc>
        <w:tc>
          <w:tcPr>
            <w:tcW w:w="3845" w:type="dxa"/>
          </w:tcPr>
          <w:p w14:paraId="57BF72F7" w14:textId="77777777" w:rsidR="00DD6799" w:rsidRPr="00076C89" w:rsidRDefault="00DD6799" w:rsidP="001F618B">
            <w:pPr>
              <w:rPr>
                <w:rStyle w:val="a7"/>
                <w:i/>
              </w:rPr>
            </w:pPr>
            <w:r w:rsidRPr="00263417">
              <w:rPr>
                <w:rFonts w:ascii="Consolas" w:hAnsi="Consolas" w:cs="Consolas"/>
                <w:color w:val="000000"/>
                <w:kern w:val="0"/>
                <w:sz w:val="22"/>
                <w:szCs w:val="22"/>
              </w:rPr>
              <w:t>initialPoolByURI</w:t>
            </w:r>
          </w:p>
        </w:tc>
        <w:tc>
          <w:tcPr>
            <w:tcW w:w="4280" w:type="dxa"/>
          </w:tcPr>
          <w:p w14:paraId="66AA4565" w14:textId="77777777" w:rsidR="00DD6799" w:rsidRPr="00076C89" w:rsidRDefault="00DD6799" w:rsidP="001F618B">
            <w:pPr>
              <w:rPr>
                <w:rStyle w:val="a7"/>
                <w:i/>
              </w:rPr>
            </w:pPr>
            <w:r w:rsidRPr="00263417">
              <w:rPr>
                <w:rStyle w:val="a7"/>
                <w:rFonts w:hint="eastAsia"/>
              </w:rPr>
              <w:t>初始化连接池，设置参数。</w:t>
            </w:r>
            <w:r w:rsidRPr="00263417">
              <w:rPr>
                <w:rStyle w:val="a7"/>
                <w:rFonts w:hint="eastAsia"/>
              </w:rPr>
              <w:t xml:space="preserve"> </w:t>
            </w:r>
            <w:r w:rsidRPr="00263417">
              <w:rPr>
                <w:rStyle w:val="a7"/>
                <w:rFonts w:hint="eastAsia"/>
              </w:rPr>
              <w:t>读</w:t>
            </w:r>
            <w:r w:rsidRPr="00263417">
              <w:rPr>
                <w:rStyle w:val="a7"/>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7"/>
                <w:i/>
              </w:rPr>
            </w:pPr>
            <w:r w:rsidRPr="00076C89">
              <w:rPr>
                <w:rStyle w:val="a7"/>
                <w:rFonts w:hint="eastAsia"/>
              </w:rPr>
              <w:t>3</w:t>
            </w:r>
          </w:p>
        </w:tc>
        <w:tc>
          <w:tcPr>
            <w:tcW w:w="3845" w:type="dxa"/>
          </w:tcPr>
          <w:p w14:paraId="551B9B92" w14:textId="77777777" w:rsidR="00DD6799" w:rsidRPr="00076C89" w:rsidRDefault="00DD6799" w:rsidP="001F618B">
            <w:pPr>
              <w:rPr>
                <w:rStyle w:val="a7"/>
                <w:i/>
              </w:rPr>
            </w:pPr>
            <w:r w:rsidRPr="003931FA">
              <w:rPr>
                <w:rFonts w:ascii="Consolas" w:hAnsi="Consolas" w:cs="Consolas"/>
                <w:color w:val="000000"/>
                <w:kern w:val="0"/>
                <w:sz w:val="22"/>
                <w:szCs w:val="22"/>
              </w:rPr>
              <w:t>initialPool</w:t>
            </w:r>
          </w:p>
        </w:tc>
        <w:tc>
          <w:tcPr>
            <w:tcW w:w="4280" w:type="dxa"/>
          </w:tcPr>
          <w:p w14:paraId="1F2C1532" w14:textId="77777777" w:rsidR="00DD6799" w:rsidRPr="00076C89" w:rsidRDefault="00DD6799" w:rsidP="001F618B">
            <w:pPr>
              <w:rPr>
                <w:rStyle w:val="a7"/>
                <w:i/>
              </w:rPr>
            </w:pPr>
            <w:r w:rsidRPr="00263417">
              <w:rPr>
                <w:rStyle w:val="a7"/>
                <w:rFonts w:hint="eastAsia"/>
              </w:rPr>
              <w:t>初始化连接池，设置参数。</w:t>
            </w:r>
            <w:r w:rsidRPr="00263417">
              <w:rPr>
                <w:rStyle w:val="a7"/>
                <w:rFonts w:hint="eastAsia"/>
              </w:rPr>
              <w:t xml:space="preserve"> </w:t>
            </w:r>
            <w:r w:rsidRPr="00263417">
              <w:rPr>
                <w:rStyle w:val="a7"/>
                <w:rFonts w:hint="eastAsia"/>
              </w:rPr>
              <w:t>读</w:t>
            </w:r>
            <w:r w:rsidRPr="00263417">
              <w:rPr>
                <w:rStyle w:val="a7"/>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7"/>
                <w:i/>
              </w:rPr>
            </w:pPr>
            <w:r>
              <w:rPr>
                <w:rStyle w:val="a7"/>
                <w:rFonts w:hint="eastAsia"/>
              </w:rPr>
              <w:t>4</w:t>
            </w:r>
          </w:p>
        </w:tc>
        <w:tc>
          <w:tcPr>
            <w:tcW w:w="3845" w:type="dxa"/>
          </w:tcPr>
          <w:p w14:paraId="7C37839C" w14:textId="77777777" w:rsidR="00DD6799" w:rsidRPr="00076C89" w:rsidRDefault="00DD6799" w:rsidP="001F618B">
            <w:pPr>
              <w:rPr>
                <w:rStyle w:val="a7"/>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7"/>
                <w:i/>
              </w:rPr>
            </w:pPr>
            <w:r>
              <w:rPr>
                <w:rStyle w:val="a7"/>
                <w:rFonts w:hint="eastAsia"/>
              </w:rPr>
              <w:t>获取</w:t>
            </w:r>
            <w:r>
              <w:rPr>
                <w:rStyle w:val="a7"/>
                <w:rFonts w:hint="eastAsia"/>
              </w:rPr>
              <w:t>DB</w:t>
            </w:r>
            <w:r>
              <w:rPr>
                <w:rStyle w:val="a7"/>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7"/>
                <w:i/>
              </w:rPr>
            </w:pPr>
            <w:r>
              <w:rPr>
                <w:rStyle w:val="a7"/>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7"/>
                <w:i/>
              </w:rPr>
            </w:pPr>
            <w:r>
              <w:rPr>
                <w:rStyle w:val="a7"/>
                <w:rFonts w:hint="eastAsia"/>
              </w:rPr>
              <w:t>获取</w:t>
            </w:r>
            <w:r>
              <w:rPr>
                <w:rStyle w:val="a7"/>
                <w:rFonts w:hint="eastAsia"/>
              </w:rPr>
              <w:t>MongoDB</w:t>
            </w:r>
            <w:r>
              <w:rPr>
                <w:rStyle w:val="a7"/>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7"/>
                <w:i/>
              </w:rPr>
            </w:pPr>
            <w:r>
              <w:rPr>
                <w:rStyle w:val="a7"/>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7"/>
                <w:i/>
              </w:rPr>
            </w:pPr>
            <w:r>
              <w:rPr>
                <w:rStyle w:val="a7"/>
                <w:rFonts w:hint="eastAsia"/>
              </w:rPr>
              <w:t>释放资源</w:t>
            </w:r>
          </w:p>
        </w:tc>
      </w:tr>
    </w:tbl>
    <w:p w14:paraId="51AF66BE" w14:textId="77777777" w:rsidR="00DD6799" w:rsidRPr="00557EE7" w:rsidRDefault="00DD6799" w:rsidP="00DD6799"/>
    <w:p w14:paraId="51055B18" w14:textId="77777777" w:rsidR="00DD6799" w:rsidRDefault="00DD6799" w:rsidP="001E22D4">
      <w:pPr>
        <w:pStyle w:val="3"/>
      </w:pPr>
      <w:bookmarkStart w:id="41" w:name="_Toc451004058"/>
      <w:r>
        <w:t>TBaseDao</w:t>
      </w:r>
      <w:r>
        <w:rPr>
          <w:rFonts w:hint="eastAsia"/>
        </w:rPr>
        <w:t>类概述</w:t>
      </w:r>
      <w:bookmarkEnd w:id="41"/>
    </w:p>
    <w:p w14:paraId="558479EA"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MongoDB某集合数据的操作类，封装了数据的增，删，改，查操作。</w:t>
      </w:r>
    </w:p>
    <w:p w14:paraId="5645E9D0"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类功能定义</w:t>
      </w:r>
    </w:p>
    <w:p w14:paraId="5327A84D" w14:textId="77777777" w:rsidR="00DD6799" w:rsidRDefault="00DD6799" w:rsidP="00DD6799">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7"/>
                <w:b/>
                <w:i/>
              </w:rPr>
            </w:pPr>
            <w:r w:rsidRPr="00076C89">
              <w:rPr>
                <w:rStyle w:val="a7"/>
                <w:rFonts w:hint="eastAsia"/>
              </w:rPr>
              <w:t>序号</w:t>
            </w:r>
          </w:p>
        </w:tc>
        <w:tc>
          <w:tcPr>
            <w:tcW w:w="2999" w:type="dxa"/>
            <w:shd w:val="clear" w:color="auto" w:fill="CCCCCC"/>
          </w:tcPr>
          <w:p w14:paraId="7EECCDCE" w14:textId="77777777" w:rsidR="00DD6799" w:rsidRPr="00076C89" w:rsidRDefault="00DD6799" w:rsidP="001F618B">
            <w:pPr>
              <w:jc w:val="center"/>
              <w:rPr>
                <w:rStyle w:val="a7"/>
                <w:b/>
                <w:i/>
              </w:rPr>
            </w:pPr>
            <w:r w:rsidRPr="00076C89">
              <w:rPr>
                <w:rStyle w:val="a7"/>
                <w:rFonts w:hint="eastAsia"/>
              </w:rPr>
              <w:t>功能点</w:t>
            </w:r>
          </w:p>
        </w:tc>
        <w:tc>
          <w:tcPr>
            <w:tcW w:w="5061" w:type="dxa"/>
            <w:shd w:val="clear" w:color="auto" w:fill="CCCCCC"/>
          </w:tcPr>
          <w:p w14:paraId="5DA041EF" w14:textId="77777777" w:rsidR="00DD6799" w:rsidRPr="00076C89" w:rsidRDefault="00DD6799" w:rsidP="001F618B">
            <w:pPr>
              <w:jc w:val="center"/>
              <w:rPr>
                <w:rStyle w:val="a7"/>
                <w:b/>
                <w:i/>
              </w:rPr>
            </w:pPr>
            <w:r w:rsidRPr="00076C89">
              <w:rPr>
                <w:rStyle w:val="a7"/>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7"/>
                <w:i/>
              </w:rPr>
            </w:pPr>
            <w:r w:rsidRPr="00076C89">
              <w:rPr>
                <w:rStyle w:val="a7"/>
                <w:rFonts w:hint="eastAsia"/>
              </w:rPr>
              <w:t>1</w:t>
            </w:r>
          </w:p>
        </w:tc>
        <w:tc>
          <w:tcPr>
            <w:tcW w:w="2999" w:type="dxa"/>
          </w:tcPr>
          <w:p w14:paraId="2A6457FB" w14:textId="77777777" w:rsidR="00DD6799" w:rsidRPr="00076C89" w:rsidRDefault="00DD6799" w:rsidP="001F618B">
            <w:pPr>
              <w:rPr>
                <w:rStyle w:val="a7"/>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7"/>
                <w:i/>
              </w:rPr>
            </w:pPr>
            <w:r w:rsidRPr="003B358C">
              <w:rPr>
                <w:rStyle w:val="a7"/>
                <w:rFonts w:hint="eastAsia"/>
              </w:rPr>
              <w:t>获取</w:t>
            </w:r>
            <w:r>
              <w:rPr>
                <w:rStyle w:val="a7"/>
                <w:rFonts w:hint="eastAsia"/>
              </w:rPr>
              <w:t>一个</w:t>
            </w:r>
            <w:r>
              <w:rPr>
                <w:rStyle w:val="a7"/>
                <w:rFonts w:hint="eastAsia"/>
              </w:rPr>
              <w:t>TBaseDao</w:t>
            </w:r>
            <w:r>
              <w:rPr>
                <w:rStyle w:val="a7"/>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7"/>
                <w:i/>
              </w:rPr>
            </w:pPr>
            <w:r w:rsidRPr="00076C89">
              <w:rPr>
                <w:rStyle w:val="a7"/>
                <w:rFonts w:hint="eastAsia"/>
              </w:rPr>
              <w:t>2</w:t>
            </w:r>
          </w:p>
        </w:tc>
        <w:tc>
          <w:tcPr>
            <w:tcW w:w="2999" w:type="dxa"/>
          </w:tcPr>
          <w:p w14:paraId="233237EA" w14:textId="77777777" w:rsidR="00DD6799" w:rsidRPr="00076C89" w:rsidRDefault="00DD6799" w:rsidP="001F618B">
            <w:pPr>
              <w:rPr>
                <w:rStyle w:val="a7"/>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7"/>
                <w:i/>
              </w:rPr>
            </w:pPr>
            <w:r>
              <w:rPr>
                <w:rStyle w:val="a7"/>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7"/>
                <w:i/>
              </w:rPr>
            </w:pPr>
            <w:r w:rsidRPr="00076C89">
              <w:rPr>
                <w:rStyle w:val="a7"/>
                <w:rFonts w:hint="eastAsia"/>
              </w:rPr>
              <w:t>3</w:t>
            </w:r>
          </w:p>
        </w:tc>
        <w:tc>
          <w:tcPr>
            <w:tcW w:w="2999" w:type="dxa"/>
          </w:tcPr>
          <w:p w14:paraId="1B9D8668" w14:textId="77777777" w:rsidR="00DD6799" w:rsidRPr="00076C89" w:rsidRDefault="00DD6799" w:rsidP="001F618B">
            <w:pPr>
              <w:rPr>
                <w:rStyle w:val="a7"/>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7"/>
                <w:i/>
              </w:rPr>
            </w:pPr>
            <w:r>
              <w:rPr>
                <w:rStyle w:val="a7"/>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7"/>
                <w:i/>
              </w:rPr>
            </w:pPr>
            <w:r>
              <w:rPr>
                <w:rStyle w:val="a7"/>
                <w:rFonts w:hint="eastAsia"/>
              </w:rPr>
              <w:t>4</w:t>
            </w:r>
          </w:p>
        </w:tc>
        <w:tc>
          <w:tcPr>
            <w:tcW w:w="2999" w:type="dxa"/>
          </w:tcPr>
          <w:p w14:paraId="6684BB80" w14:textId="77777777" w:rsidR="00DD6799" w:rsidRPr="00076C89" w:rsidRDefault="00DD6799" w:rsidP="001F618B">
            <w:pPr>
              <w:rPr>
                <w:rStyle w:val="a7"/>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7"/>
                <w:i/>
              </w:rPr>
            </w:pPr>
            <w:r>
              <w:rPr>
                <w:rStyle w:val="a7"/>
                <w:rFonts w:hint="eastAsia"/>
              </w:rPr>
              <w:t>复杂的条件查找（返回</w:t>
            </w:r>
            <w:r>
              <w:rPr>
                <w:rStyle w:val="a7"/>
                <w:rFonts w:hint="eastAsia"/>
              </w:rPr>
              <w:t>MongoDB</w:t>
            </w:r>
            <w:r>
              <w:rPr>
                <w:rStyle w:val="a7"/>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7"/>
                <w:i/>
              </w:rPr>
            </w:pPr>
            <w:r>
              <w:rPr>
                <w:rStyle w:val="a7"/>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7"/>
                <w:i/>
              </w:rPr>
            </w:pPr>
            <w:r w:rsidRPr="00950455">
              <w:rPr>
                <w:rStyle w:val="a7"/>
                <w:rFonts w:hint="eastAsia"/>
              </w:rPr>
              <w:t>复杂条件查找</w:t>
            </w:r>
            <w:r w:rsidRPr="00950455">
              <w:rPr>
                <w:rStyle w:val="a7"/>
                <w:rFonts w:hint="eastAsia"/>
              </w:rPr>
              <w:t>,</w:t>
            </w:r>
            <w:r w:rsidRPr="00950455">
              <w:rPr>
                <w:rStyle w:val="a7"/>
                <w:rFonts w:hint="eastAsia"/>
              </w:rPr>
              <w:t>增加</w:t>
            </w:r>
            <w:r w:rsidRPr="00950455">
              <w:rPr>
                <w:rStyle w:val="a7"/>
                <w:rFonts w:hint="eastAsia"/>
              </w:rPr>
              <w:t>limit</w:t>
            </w:r>
            <w:r w:rsidRPr="00950455">
              <w:rPr>
                <w:rStyle w:val="a7"/>
                <w:rFonts w:hint="eastAsia"/>
              </w:rPr>
              <w:t>和</w:t>
            </w:r>
            <w:r w:rsidRPr="00950455">
              <w:rPr>
                <w:rStyle w:val="a7"/>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7"/>
                <w:i/>
              </w:rPr>
            </w:pPr>
            <w:r>
              <w:rPr>
                <w:rStyle w:val="a7"/>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7"/>
                <w:i/>
              </w:rPr>
            </w:pPr>
            <w:r w:rsidRPr="00950455">
              <w:rPr>
                <w:rStyle w:val="a7"/>
                <w:rFonts w:hint="eastAsia"/>
              </w:rPr>
              <w:t>复杂条件查找</w:t>
            </w:r>
            <w:r w:rsidRPr="00950455">
              <w:rPr>
                <w:rStyle w:val="a7"/>
                <w:rFonts w:hint="eastAsia"/>
              </w:rPr>
              <w:t>,</w:t>
            </w:r>
            <w:r w:rsidRPr="00950455">
              <w:rPr>
                <w:rStyle w:val="a7"/>
                <w:rFonts w:hint="eastAsia"/>
              </w:rPr>
              <w:t>支持</w:t>
            </w:r>
            <w:r w:rsidRPr="00950455">
              <w:rPr>
                <w:rStyle w:val="a7"/>
                <w:rFonts w:hint="eastAsia"/>
              </w:rPr>
              <w:t>limit skip</w:t>
            </w:r>
            <w:r w:rsidRPr="00950455">
              <w:rPr>
                <w:rStyle w:val="a7"/>
                <w:rFonts w:hint="eastAsia"/>
              </w:rPr>
              <w:t>和</w:t>
            </w:r>
            <w:r w:rsidRPr="00950455">
              <w:rPr>
                <w:rStyle w:val="a7"/>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7"/>
                <w:i/>
              </w:rPr>
            </w:pPr>
            <w:r>
              <w:rPr>
                <w:rStyle w:val="a7"/>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7"/>
                <w:i/>
              </w:rPr>
            </w:pPr>
            <w:r w:rsidRPr="00950455">
              <w:rPr>
                <w:rStyle w:val="a7"/>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7"/>
                <w:i/>
              </w:rPr>
            </w:pPr>
            <w:r>
              <w:rPr>
                <w:rStyle w:val="a7"/>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7"/>
                <w:i/>
              </w:rPr>
            </w:pPr>
            <w:r w:rsidRPr="00950455">
              <w:rPr>
                <w:rStyle w:val="a7"/>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7"/>
                <w:i/>
              </w:rPr>
            </w:pPr>
            <w:r>
              <w:rPr>
                <w:rStyle w:val="a7"/>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7"/>
                <w:i/>
              </w:rPr>
            </w:pPr>
            <w:r w:rsidRPr="00950455">
              <w:rPr>
                <w:rStyle w:val="a7"/>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7"/>
                <w:i/>
              </w:rPr>
            </w:pPr>
            <w:r>
              <w:rPr>
                <w:rStyle w:val="a7"/>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7"/>
                <w:i/>
              </w:rPr>
            </w:pPr>
            <w:r w:rsidRPr="00950455">
              <w:rPr>
                <w:rStyle w:val="a7"/>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7"/>
                <w:i/>
              </w:rPr>
            </w:pPr>
            <w:r>
              <w:rPr>
                <w:rStyle w:val="a7"/>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7"/>
                <w:i/>
              </w:rPr>
            </w:pPr>
            <w:r>
              <w:rPr>
                <w:rStyle w:val="a7"/>
              </w:rPr>
              <w:t>D</w:t>
            </w:r>
            <w:r>
              <w:rPr>
                <w:rStyle w:val="a7"/>
                <w:rFonts w:hint="eastAsia"/>
              </w:rPr>
              <w:t>rop</w:t>
            </w:r>
            <w:r>
              <w:rPr>
                <w:rStyle w:val="a7"/>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7"/>
                <w:i/>
              </w:rPr>
            </w:pPr>
            <w:r>
              <w:rPr>
                <w:rStyle w:val="a7"/>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7"/>
                <w:i/>
              </w:rPr>
            </w:pPr>
            <w:r w:rsidRPr="00950455">
              <w:rPr>
                <w:rStyle w:val="a7"/>
                <w:rFonts w:hint="eastAsia"/>
              </w:rPr>
              <w:t>批量插入</w:t>
            </w:r>
            <w:r>
              <w:rPr>
                <w:rStyle w:val="a7"/>
                <w:rFonts w:hint="eastAsia"/>
              </w:rPr>
              <w:t>（</w:t>
            </w:r>
            <w:r w:rsidRPr="00950455">
              <w:rPr>
                <w:rStyle w:val="a7"/>
                <w:rFonts w:hint="eastAsia"/>
              </w:rPr>
              <w:t>这个慎用</w:t>
            </w:r>
            <w:r>
              <w:rPr>
                <w:rStyle w:val="a7"/>
                <w:rFonts w:hint="eastAsia"/>
              </w:rPr>
              <w:t>，</w:t>
            </w:r>
            <w:r w:rsidRPr="00950455">
              <w:rPr>
                <w:rStyle w:val="a7"/>
                <w:rFonts w:hint="eastAsia"/>
              </w:rPr>
              <w:t>因为一次插入是一个库和表</w:t>
            </w:r>
            <w:r>
              <w:rPr>
                <w:rStyle w:val="a7"/>
                <w:rFonts w:hint="eastAsia"/>
              </w:rPr>
              <w:t>，</w:t>
            </w:r>
            <w:r w:rsidRPr="00950455">
              <w:rPr>
                <w:rStyle w:val="a7"/>
                <w:rFonts w:hint="eastAsia"/>
              </w:rPr>
              <w:t>所以不能走分表逻辑</w:t>
            </w:r>
            <w:r>
              <w:rPr>
                <w:rStyle w:val="a7"/>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7"/>
                <w:i/>
              </w:rPr>
            </w:pPr>
            <w:r>
              <w:rPr>
                <w:rStyle w:val="a7"/>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7"/>
                <w:i/>
              </w:rPr>
            </w:pPr>
            <w:r w:rsidRPr="00950455">
              <w:rPr>
                <w:rStyle w:val="a7"/>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7"/>
                <w:i/>
              </w:rPr>
            </w:pPr>
            <w:r>
              <w:rPr>
                <w:rStyle w:val="a7"/>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7"/>
                <w:i/>
              </w:rPr>
            </w:pPr>
            <w:r w:rsidRPr="00950455">
              <w:rPr>
                <w:rStyle w:val="a7"/>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7"/>
                <w:i/>
              </w:rPr>
            </w:pPr>
            <w:r>
              <w:rPr>
                <w:rStyle w:val="a7"/>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7"/>
                <w:i/>
              </w:rPr>
            </w:pPr>
            <w:r w:rsidRPr="00950455">
              <w:rPr>
                <w:rStyle w:val="a7"/>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7"/>
                <w:i/>
              </w:rPr>
            </w:pPr>
            <w:r>
              <w:rPr>
                <w:rStyle w:val="a7"/>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7"/>
                <w:i/>
              </w:rPr>
            </w:pPr>
            <w:r>
              <w:rPr>
                <w:rStyle w:val="a7"/>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7"/>
                <w:i/>
              </w:rPr>
            </w:pPr>
            <w:r>
              <w:rPr>
                <w:rStyle w:val="a7"/>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7"/>
                <w:i/>
              </w:rPr>
            </w:pPr>
            <w:r w:rsidRPr="00950455">
              <w:rPr>
                <w:rStyle w:val="a7"/>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7"/>
                <w:i/>
              </w:rPr>
            </w:pPr>
            <w:r>
              <w:rPr>
                <w:rStyle w:val="a7"/>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7"/>
                <w:i/>
              </w:rPr>
            </w:pPr>
            <w:r>
              <w:rPr>
                <w:rStyle w:val="a7"/>
              </w:rPr>
              <w:t>MongoDB</w:t>
            </w:r>
            <w:r w:rsidRPr="003F7BC2">
              <w:rPr>
                <w:rStyle w:val="a7"/>
                <w:rFonts w:hint="eastAsia"/>
              </w:rPr>
              <w:t>对象转换成普通</w:t>
            </w:r>
            <w:r w:rsidRPr="003F7BC2">
              <w:rPr>
                <w:rStyle w:val="a7"/>
                <w:rFonts w:hint="eastAsia"/>
              </w:rPr>
              <w:t>java bean</w:t>
            </w:r>
            <w:r w:rsidRPr="003F7BC2">
              <w:rPr>
                <w:rStyle w:val="a7"/>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7"/>
                <w:i/>
              </w:rPr>
            </w:pPr>
            <w:r>
              <w:rPr>
                <w:rStyle w:val="a7"/>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7"/>
                <w:i/>
              </w:rPr>
            </w:pPr>
            <w:r w:rsidRPr="003F7BC2">
              <w:rPr>
                <w:rStyle w:val="a7"/>
                <w:rFonts w:hint="eastAsia"/>
              </w:rPr>
              <w:t>对象数据转为</w:t>
            </w:r>
            <w:r>
              <w:rPr>
                <w:rStyle w:val="a7"/>
              </w:rPr>
              <w:t>MongoDB</w:t>
            </w:r>
            <w:r w:rsidRPr="003F7BC2">
              <w:rPr>
                <w:rStyle w:val="a7"/>
                <w:rFonts w:hint="eastAsia"/>
              </w:rPr>
              <w:t>对象</w:t>
            </w:r>
          </w:p>
        </w:tc>
      </w:tr>
    </w:tbl>
    <w:p w14:paraId="4690E4CA" w14:textId="77777777" w:rsidR="00DD6799" w:rsidRDefault="00DD6799" w:rsidP="00DD6799"/>
    <w:p w14:paraId="41388B50" w14:textId="77777777" w:rsidR="00412262" w:rsidRDefault="00412262" w:rsidP="00412262">
      <w:pPr>
        <w:pStyle w:val="2"/>
      </w:pPr>
      <w:bookmarkStart w:id="42" w:name="_Toc451004059"/>
      <w:r>
        <w:rPr>
          <w:rFonts w:hint="eastAsia"/>
        </w:rPr>
        <w:t>缓存操作模块（</w:t>
      </w:r>
      <w:r>
        <w:t>cache</w:t>
      </w:r>
      <w:r>
        <w:rPr>
          <w:rFonts w:hint="eastAsia"/>
        </w:rPr>
        <w:t>）</w:t>
      </w:r>
      <w:bookmarkEnd w:id="42"/>
    </w:p>
    <w:p w14:paraId="3145498A" w14:textId="77777777" w:rsidR="00412262" w:rsidRDefault="00412262" w:rsidP="00412262">
      <w:pPr>
        <w:pStyle w:val="3"/>
      </w:pPr>
      <w:bookmarkStart w:id="43" w:name="_Toc451004060"/>
      <w:r>
        <w:rPr>
          <w:rFonts w:hint="eastAsia"/>
        </w:rPr>
        <w:t>缓存操作</w:t>
      </w:r>
      <w:r w:rsidRPr="00311C98">
        <w:rPr>
          <w:rFonts w:hint="eastAsia"/>
        </w:rPr>
        <w:t>模块</w:t>
      </w:r>
      <w:r>
        <w:rPr>
          <w:rFonts w:hint="eastAsia"/>
        </w:rPr>
        <w:t>概述</w:t>
      </w:r>
      <w:bookmarkEnd w:id="43"/>
    </w:p>
    <w:p w14:paraId="55115980" w14:textId="4C3E41F1" w:rsid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缓存操作模块为工作圈提供了一个对Redis缓存操作封装的工具。这样做的好处有以下几点</w:t>
      </w:r>
      <w:r>
        <w:rPr>
          <w:rFonts w:ascii="SimSun" w:hAnsi="SimSun" w:hint="eastAsia"/>
          <w:sz w:val="24"/>
        </w:rPr>
        <w:t>：</w:t>
      </w:r>
    </w:p>
    <w:p w14:paraId="3CA74A49" w14:textId="16C66B5C" w:rsidR="00412262" w:rsidRPr="00412262" w:rsidRDefault="00412262" w:rsidP="00E87E06">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开发者关注更少的代码，不需要关注缓存的操作具体的实现。</w:t>
      </w:r>
    </w:p>
    <w:p w14:paraId="78D9AFA7" w14:textId="77777777" w:rsidR="00412262" w:rsidRPr="00412262" w:rsidRDefault="00412262" w:rsidP="00E87E06">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对缓存的资源进行统一管理，避免资源泄漏。</w:t>
      </w:r>
    </w:p>
    <w:p w14:paraId="52349167" w14:textId="77777777" w:rsidR="00412262" w:rsidRPr="00412262" w:rsidRDefault="00412262" w:rsidP="00E87E06">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方便维护。当缓存升级之后，只需要将这模块的实现升级，然后依赖此模块的服务更新版本即可。</w:t>
      </w:r>
    </w:p>
    <w:p w14:paraId="45BB0072" w14:textId="77777777" w:rsidR="00412262" w:rsidRP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工作圈中的需要对数据存取加速的服务都依赖于这个模块。</w:t>
      </w:r>
    </w:p>
    <w:p w14:paraId="320D0210" w14:textId="77777777" w:rsidR="00412262" w:rsidRPr="00D40EC0" w:rsidRDefault="00412262" w:rsidP="00412262">
      <w:pPr>
        <w:pStyle w:val="a5"/>
        <w:rPr>
          <w:i/>
        </w:rPr>
      </w:pPr>
    </w:p>
    <w:p w14:paraId="3814E1D3" w14:textId="77777777" w:rsidR="00412262" w:rsidRDefault="00412262" w:rsidP="00412262">
      <w:pPr>
        <w:pStyle w:val="3"/>
      </w:pPr>
      <w:bookmarkStart w:id="44" w:name="_Toc451004061"/>
      <w:r>
        <w:rPr>
          <w:rFonts w:hint="eastAsia"/>
        </w:rPr>
        <w:lastRenderedPageBreak/>
        <w:t>缓存操作</w:t>
      </w:r>
      <w:r w:rsidRPr="00311C98">
        <w:rPr>
          <w:rFonts w:hint="eastAsia"/>
        </w:rPr>
        <w:t>模块</w:t>
      </w:r>
      <w:r>
        <w:rPr>
          <w:rFonts w:hint="eastAsia"/>
        </w:rPr>
        <w:t>类图</w:t>
      </w:r>
      <w:bookmarkEnd w:id="44"/>
    </w:p>
    <w:p w14:paraId="14283678" w14:textId="77777777" w:rsidR="00412262" w:rsidRDefault="00412262" w:rsidP="00412262">
      <w:pPr>
        <w:jc w:val="center"/>
      </w:pPr>
      <w:r>
        <w:object w:dxaOrig="7476" w:dyaOrig="9528" w14:anchorId="45329986">
          <v:shape id="_x0000_i1027" type="#_x0000_t75" style="width:374.4pt;height:475.8pt" o:ole="">
            <v:imagedata r:id="rId20" o:title=""/>
          </v:shape>
          <o:OLEObject Type="Embed" ProgID="Visio.Drawing.15" ShapeID="_x0000_i1027" DrawAspect="Content" ObjectID="_1524745942" r:id="rId21"/>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412262">
      <w:pPr>
        <w:pStyle w:val="3"/>
      </w:pPr>
      <w:bookmarkStart w:id="45" w:name="_Toc451004062"/>
      <w:r w:rsidRPr="003E4185">
        <w:t>NutcrackerCenter</w:t>
      </w:r>
      <w:r>
        <w:rPr>
          <w:rFonts w:hint="eastAsia"/>
        </w:rPr>
        <w:t>类概述</w:t>
      </w:r>
      <w:bookmarkEnd w:id="45"/>
    </w:p>
    <w:p w14:paraId="14B36871" w14:textId="2BDE5035" w:rsidR="00412262" w:rsidRP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268A3ABE" w14:textId="77777777" w:rsidR="00412262" w:rsidRDefault="00412262" w:rsidP="00412262">
      <w:pPr>
        <w:rPr>
          <w:rStyle w:val="a7"/>
        </w:rPr>
      </w:pPr>
      <w:r>
        <w:rPr>
          <w:rStyle w:val="a7"/>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3096A561"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1E535A99"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7"/>
                <w:i/>
              </w:rPr>
            </w:pPr>
            <w:r w:rsidRPr="00076C89">
              <w:rPr>
                <w:rStyle w:val="a7"/>
                <w:rFonts w:hint="eastAsia"/>
              </w:rPr>
              <w:t>1</w:t>
            </w:r>
          </w:p>
        </w:tc>
        <w:tc>
          <w:tcPr>
            <w:tcW w:w="3845" w:type="dxa"/>
          </w:tcPr>
          <w:p w14:paraId="62E8C1A1"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7"/>
                <w:i/>
              </w:rPr>
            </w:pPr>
            <w:r w:rsidRPr="00AA41C2">
              <w:rPr>
                <w:rStyle w:val="a7"/>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7"/>
                <w:i/>
              </w:rPr>
            </w:pPr>
            <w:r w:rsidRPr="00076C89">
              <w:rPr>
                <w:rStyle w:val="a7"/>
                <w:rFonts w:hint="eastAsia"/>
              </w:rPr>
              <w:t>2</w:t>
            </w:r>
          </w:p>
        </w:tc>
        <w:tc>
          <w:tcPr>
            <w:tcW w:w="3845" w:type="dxa"/>
          </w:tcPr>
          <w:p w14:paraId="4E0C035B"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7"/>
                <w:i/>
              </w:rPr>
            </w:pPr>
            <w:r w:rsidRPr="00076C89">
              <w:rPr>
                <w:rStyle w:val="a7"/>
                <w:rFonts w:hint="eastAsia"/>
              </w:rPr>
              <w:t>3</w:t>
            </w:r>
          </w:p>
        </w:tc>
        <w:tc>
          <w:tcPr>
            <w:tcW w:w="3845" w:type="dxa"/>
          </w:tcPr>
          <w:p w14:paraId="58B698D8"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7"/>
                <w:i/>
              </w:rPr>
            </w:pPr>
            <w:r>
              <w:rPr>
                <w:rStyle w:val="a7"/>
                <w:rFonts w:hint="eastAsia"/>
              </w:rPr>
              <w:t>4</w:t>
            </w:r>
          </w:p>
        </w:tc>
        <w:tc>
          <w:tcPr>
            <w:tcW w:w="3845" w:type="dxa"/>
          </w:tcPr>
          <w:p w14:paraId="0BD62274"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7"/>
                <w:i/>
              </w:rPr>
            </w:pPr>
            <w:r>
              <w:rPr>
                <w:rStyle w:val="a7"/>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7"/>
                <w:i/>
              </w:rPr>
            </w:pPr>
            <w:r>
              <w:rPr>
                <w:rStyle w:val="a7"/>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7"/>
                <w:i/>
              </w:rPr>
            </w:pPr>
            <w:r>
              <w:rPr>
                <w:rStyle w:val="a7"/>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7"/>
                <w:i/>
              </w:rPr>
            </w:pPr>
            <w:r>
              <w:rPr>
                <w:rStyle w:val="a7"/>
                <w:rFonts w:hint="eastAsia"/>
              </w:rPr>
              <w:t>处理任务返回结果</w:t>
            </w:r>
          </w:p>
        </w:tc>
      </w:tr>
    </w:tbl>
    <w:p w14:paraId="4A6A969F" w14:textId="77777777" w:rsidR="00412262" w:rsidRPr="00557EE7" w:rsidRDefault="00412262" w:rsidP="00412262"/>
    <w:p w14:paraId="76213244" w14:textId="77777777" w:rsidR="00412262" w:rsidRDefault="00412262" w:rsidP="00412262">
      <w:pPr>
        <w:pStyle w:val="3"/>
      </w:pPr>
      <w:bookmarkStart w:id="46" w:name="_Toc451004063"/>
      <w:r w:rsidRPr="00D41079">
        <w:t>NutcrackerCenterAop</w:t>
      </w:r>
      <w:r>
        <w:rPr>
          <w:rFonts w:hint="eastAsia"/>
        </w:rPr>
        <w:t>类概述</w:t>
      </w:r>
      <w:bookmarkEnd w:id="46"/>
    </w:p>
    <w:p w14:paraId="7292591B"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NutcrackerCenterAop</w:t>
      </w:r>
      <w:r w:rsidRPr="00E85E62">
        <w:rPr>
          <w:rFonts w:ascii="SimSun" w:hAnsi="SimSun"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73714B21"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5C5C2799"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6FE54736"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49E9C97E"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7"/>
                <w:i/>
              </w:rPr>
            </w:pPr>
            <w:r w:rsidRPr="00076C89">
              <w:rPr>
                <w:rStyle w:val="a7"/>
                <w:rFonts w:hint="eastAsia"/>
              </w:rPr>
              <w:t>1</w:t>
            </w:r>
          </w:p>
        </w:tc>
        <w:tc>
          <w:tcPr>
            <w:tcW w:w="4329" w:type="dxa"/>
          </w:tcPr>
          <w:p w14:paraId="5F8D3F0E" w14:textId="77777777" w:rsidR="00412262" w:rsidRPr="00076C89" w:rsidRDefault="00412262" w:rsidP="001F618B">
            <w:pPr>
              <w:rPr>
                <w:rStyle w:val="a7"/>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7"/>
                <w:i/>
              </w:rPr>
            </w:pPr>
            <w:r>
              <w:rPr>
                <w:rStyle w:val="a7"/>
                <w:rFonts w:hint="eastAsia"/>
              </w:rPr>
              <w:t>Spring AOP</w:t>
            </w:r>
            <w:r>
              <w:rPr>
                <w:rStyle w:val="a7"/>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7"/>
                <w:i/>
              </w:rPr>
            </w:pPr>
            <w:r w:rsidRPr="00076C89">
              <w:rPr>
                <w:rStyle w:val="a7"/>
                <w:rFonts w:hint="eastAsia"/>
              </w:rPr>
              <w:t>2</w:t>
            </w:r>
          </w:p>
        </w:tc>
        <w:tc>
          <w:tcPr>
            <w:tcW w:w="4329" w:type="dxa"/>
          </w:tcPr>
          <w:p w14:paraId="028106C8" w14:textId="77777777" w:rsidR="00412262" w:rsidRPr="00076C89" w:rsidRDefault="00412262" w:rsidP="001F618B">
            <w:pPr>
              <w:rPr>
                <w:rStyle w:val="a7"/>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7"/>
                <w:i/>
              </w:rPr>
            </w:pPr>
            <w:r>
              <w:rPr>
                <w:rStyle w:val="a7"/>
                <w:rFonts w:hint="eastAsia"/>
              </w:rPr>
              <w:t>Spring AOP</w:t>
            </w:r>
            <w:r>
              <w:rPr>
                <w:rStyle w:val="a7"/>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7"/>
                <w:i/>
              </w:rPr>
            </w:pPr>
            <w:r w:rsidRPr="00076C89">
              <w:rPr>
                <w:rStyle w:val="a7"/>
                <w:rFonts w:hint="eastAsia"/>
              </w:rPr>
              <w:t>3</w:t>
            </w:r>
          </w:p>
        </w:tc>
        <w:tc>
          <w:tcPr>
            <w:tcW w:w="4329" w:type="dxa"/>
          </w:tcPr>
          <w:p w14:paraId="5C1105C5" w14:textId="77777777" w:rsidR="00412262" w:rsidRPr="00076C89" w:rsidRDefault="00412262" w:rsidP="001F618B">
            <w:pPr>
              <w:rPr>
                <w:rStyle w:val="a7"/>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7"/>
                <w:i/>
              </w:rPr>
            </w:pPr>
            <w:r>
              <w:rPr>
                <w:rStyle w:val="a7"/>
                <w:rFonts w:hint="eastAsia"/>
              </w:rPr>
              <w:t>获取线程绑定上的</w:t>
            </w:r>
            <w:r>
              <w:rPr>
                <w:rStyle w:val="a7"/>
                <w:rFonts w:hint="eastAsia"/>
              </w:rPr>
              <w:t>Jedis</w:t>
            </w:r>
            <w:r>
              <w:rPr>
                <w:rStyle w:val="a7"/>
                <w:rFonts w:hint="eastAsia"/>
              </w:rPr>
              <w:t>连接</w:t>
            </w:r>
          </w:p>
        </w:tc>
      </w:tr>
    </w:tbl>
    <w:p w14:paraId="4A5A83DD" w14:textId="77777777" w:rsidR="00412262" w:rsidRDefault="00412262" w:rsidP="00412262"/>
    <w:p w14:paraId="0D81A3F5" w14:textId="77777777" w:rsidR="00412262" w:rsidRDefault="00412262" w:rsidP="00412262">
      <w:pPr>
        <w:pStyle w:val="3"/>
      </w:pPr>
      <w:bookmarkStart w:id="47" w:name="_Toc451004064"/>
      <w:r w:rsidRPr="003B2308">
        <w:t>ModRedisCenterAop</w:t>
      </w:r>
      <w:r>
        <w:rPr>
          <w:rFonts w:hint="eastAsia"/>
        </w:rPr>
        <w:t>类概述</w:t>
      </w:r>
      <w:bookmarkEnd w:id="47"/>
    </w:p>
    <w:p w14:paraId="417BAC58"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408F8A9A"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5DC51F98"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6E59E867"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45ECAD4F"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23C193A8"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7"/>
                <w:i/>
              </w:rPr>
            </w:pPr>
            <w:r w:rsidRPr="00076C89">
              <w:rPr>
                <w:rStyle w:val="a7"/>
                <w:rFonts w:hint="eastAsia"/>
              </w:rPr>
              <w:t>1</w:t>
            </w:r>
          </w:p>
        </w:tc>
        <w:tc>
          <w:tcPr>
            <w:tcW w:w="3845" w:type="dxa"/>
          </w:tcPr>
          <w:p w14:paraId="4E6506AB"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7"/>
                <w:i/>
              </w:rPr>
            </w:pPr>
            <w:r w:rsidRPr="00AA41C2">
              <w:rPr>
                <w:rStyle w:val="a7"/>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7"/>
                <w:i/>
              </w:rPr>
            </w:pPr>
            <w:r w:rsidRPr="00076C89">
              <w:rPr>
                <w:rStyle w:val="a7"/>
                <w:rFonts w:hint="eastAsia"/>
              </w:rPr>
              <w:t>2</w:t>
            </w:r>
          </w:p>
        </w:tc>
        <w:tc>
          <w:tcPr>
            <w:tcW w:w="3845" w:type="dxa"/>
          </w:tcPr>
          <w:p w14:paraId="76863C58"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7"/>
                <w:i/>
              </w:rPr>
            </w:pPr>
            <w:r w:rsidRPr="00076C89">
              <w:rPr>
                <w:rStyle w:val="a7"/>
                <w:rFonts w:hint="eastAsia"/>
              </w:rPr>
              <w:t>3</w:t>
            </w:r>
          </w:p>
        </w:tc>
        <w:tc>
          <w:tcPr>
            <w:tcW w:w="3845" w:type="dxa"/>
          </w:tcPr>
          <w:p w14:paraId="6268C7E8"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7"/>
                <w:i/>
              </w:rPr>
            </w:pPr>
            <w:r>
              <w:rPr>
                <w:rStyle w:val="a7"/>
                <w:rFonts w:hint="eastAsia"/>
              </w:rPr>
              <w:lastRenderedPageBreak/>
              <w:t>4</w:t>
            </w:r>
          </w:p>
        </w:tc>
        <w:tc>
          <w:tcPr>
            <w:tcW w:w="3845" w:type="dxa"/>
          </w:tcPr>
          <w:p w14:paraId="19864E3E"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7"/>
                <w:i/>
              </w:rPr>
            </w:pPr>
            <w:r>
              <w:rPr>
                <w:rStyle w:val="a7"/>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7"/>
                <w:i/>
              </w:rPr>
            </w:pPr>
            <w:r>
              <w:rPr>
                <w:rStyle w:val="a7"/>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7"/>
                <w:i/>
              </w:rPr>
            </w:pPr>
            <w:r>
              <w:rPr>
                <w:rStyle w:val="a7"/>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7"/>
                <w:i/>
              </w:rPr>
            </w:pPr>
            <w:r>
              <w:rPr>
                <w:rStyle w:val="a7"/>
                <w:rFonts w:hint="eastAsia"/>
              </w:rPr>
              <w:t>处理任务返回结果</w:t>
            </w:r>
          </w:p>
        </w:tc>
      </w:tr>
    </w:tbl>
    <w:p w14:paraId="2814928A" w14:textId="77777777" w:rsidR="00412262" w:rsidRPr="00557EE7" w:rsidRDefault="00412262" w:rsidP="00412262"/>
    <w:p w14:paraId="38467127" w14:textId="77777777" w:rsidR="00412262" w:rsidRDefault="00412262" w:rsidP="00412262">
      <w:pPr>
        <w:pStyle w:val="3"/>
      </w:pPr>
      <w:bookmarkStart w:id="48" w:name="_Toc451004065"/>
      <w:r>
        <w:t>ModRedis</w:t>
      </w:r>
      <w:r w:rsidRPr="00D41079">
        <w:t>CenterAop</w:t>
      </w:r>
      <w:r>
        <w:rPr>
          <w:rFonts w:hint="eastAsia"/>
        </w:rPr>
        <w:t>类概述</w:t>
      </w:r>
      <w:bookmarkEnd w:id="48"/>
    </w:p>
    <w:p w14:paraId="016FC7C7"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ModRedisCenterAop</w:t>
      </w:r>
      <w:r w:rsidRPr="00E85E62">
        <w:rPr>
          <w:rFonts w:ascii="SimSun" w:hAnsi="SimSun"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384FD245"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694264A7"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5CE347B7"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16431F2F"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7"/>
                <w:i/>
              </w:rPr>
            </w:pPr>
            <w:r w:rsidRPr="00076C89">
              <w:rPr>
                <w:rStyle w:val="a7"/>
                <w:rFonts w:hint="eastAsia"/>
              </w:rPr>
              <w:t>1</w:t>
            </w:r>
          </w:p>
        </w:tc>
        <w:tc>
          <w:tcPr>
            <w:tcW w:w="4329" w:type="dxa"/>
          </w:tcPr>
          <w:p w14:paraId="2BC097B7" w14:textId="77777777" w:rsidR="00412262" w:rsidRPr="00076C89" w:rsidRDefault="00412262" w:rsidP="001F618B">
            <w:pPr>
              <w:rPr>
                <w:rStyle w:val="a7"/>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7"/>
                <w:i/>
              </w:rPr>
            </w:pPr>
            <w:r>
              <w:rPr>
                <w:rStyle w:val="a7"/>
                <w:rFonts w:hint="eastAsia"/>
              </w:rPr>
              <w:t>Spring AOP</w:t>
            </w:r>
            <w:r>
              <w:rPr>
                <w:rStyle w:val="a7"/>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7"/>
                <w:i/>
              </w:rPr>
            </w:pPr>
            <w:r w:rsidRPr="00076C89">
              <w:rPr>
                <w:rStyle w:val="a7"/>
                <w:rFonts w:hint="eastAsia"/>
              </w:rPr>
              <w:t>2</w:t>
            </w:r>
          </w:p>
        </w:tc>
        <w:tc>
          <w:tcPr>
            <w:tcW w:w="4329" w:type="dxa"/>
          </w:tcPr>
          <w:p w14:paraId="691CDDE8" w14:textId="77777777" w:rsidR="00412262" w:rsidRPr="00076C89" w:rsidRDefault="00412262" w:rsidP="001F618B">
            <w:pPr>
              <w:rPr>
                <w:rStyle w:val="a7"/>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7"/>
                <w:i/>
              </w:rPr>
            </w:pPr>
            <w:r>
              <w:rPr>
                <w:rStyle w:val="a7"/>
                <w:rFonts w:hint="eastAsia"/>
              </w:rPr>
              <w:t>Spring AOP</w:t>
            </w:r>
            <w:r>
              <w:rPr>
                <w:rStyle w:val="a7"/>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7"/>
                <w:i/>
              </w:rPr>
            </w:pPr>
            <w:r w:rsidRPr="00076C89">
              <w:rPr>
                <w:rStyle w:val="a7"/>
                <w:rFonts w:hint="eastAsia"/>
              </w:rPr>
              <w:t>3</w:t>
            </w:r>
          </w:p>
        </w:tc>
        <w:tc>
          <w:tcPr>
            <w:tcW w:w="4329" w:type="dxa"/>
          </w:tcPr>
          <w:p w14:paraId="53824DE5" w14:textId="77777777" w:rsidR="00412262" w:rsidRPr="00076C89" w:rsidRDefault="00412262" w:rsidP="001F618B">
            <w:pPr>
              <w:rPr>
                <w:rStyle w:val="a7"/>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7"/>
                <w:i/>
              </w:rPr>
            </w:pPr>
            <w:r>
              <w:rPr>
                <w:rStyle w:val="a7"/>
                <w:rFonts w:hint="eastAsia"/>
              </w:rPr>
              <w:t>获取线程绑定上的</w:t>
            </w:r>
            <w:r>
              <w:rPr>
                <w:rStyle w:val="a7"/>
                <w:rFonts w:hint="eastAsia"/>
              </w:rPr>
              <w:t>Jedis</w:t>
            </w:r>
            <w:r>
              <w:rPr>
                <w:rStyle w:val="a7"/>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412262">
      <w:pPr>
        <w:pStyle w:val="3"/>
      </w:pPr>
      <w:bookmarkStart w:id="49" w:name="_Toc451004066"/>
      <w:r w:rsidRPr="006021FF">
        <w:t>LockCache</w:t>
      </w:r>
      <w:r w:rsidRPr="003E4185">
        <w:t>Center</w:t>
      </w:r>
      <w:r>
        <w:rPr>
          <w:rFonts w:hint="eastAsia"/>
        </w:rPr>
        <w:t>类概述</w:t>
      </w:r>
      <w:bookmarkEnd w:id="49"/>
    </w:p>
    <w:p w14:paraId="5DC8F280"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010BFCC2"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43EC534D"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5C448CFC"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0302E53C"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2120D0D1"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7"/>
                <w:i/>
              </w:rPr>
            </w:pPr>
            <w:r w:rsidRPr="00076C89">
              <w:rPr>
                <w:rStyle w:val="a7"/>
                <w:rFonts w:hint="eastAsia"/>
              </w:rPr>
              <w:t>1</w:t>
            </w:r>
          </w:p>
        </w:tc>
        <w:tc>
          <w:tcPr>
            <w:tcW w:w="3845" w:type="dxa"/>
          </w:tcPr>
          <w:p w14:paraId="7747D005"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7"/>
                <w:i/>
              </w:rPr>
            </w:pPr>
            <w:r w:rsidRPr="00AA41C2">
              <w:rPr>
                <w:rStyle w:val="a7"/>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7"/>
                <w:i/>
              </w:rPr>
            </w:pPr>
            <w:r w:rsidRPr="00076C89">
              <w:rPr>
                <w:rStyle w:val="a7"/>
                <w:rFonts w:hint="eastAsia"/>
              </w:rPr>
              <w:t>2</w:t>
            </w:r>
          </w:p>
        </w:tc>
        <w:tc>
          <w:tcPr>
            <w:tcW w:w="3845" w:type="dxa"/>
          </w:tcPr>
          <w:p w14:paraId="77EB18AF"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7"/>
                <w:i/>
              </w:rPr>
            </w:pPr>
            <w:r w:rsidRPr="00076C89">
              <w:rPr>
                <w:rStyle w:val="a7"/>
                <w:rFonts w:hint="eastAsia"/>
              </w:rPr>
              <w:t>3</w:t>
            </w:r>
          </w:p>
        </w:tc>
        <w:tc>
          <w:tcPr>
            <w:tcW w:w="3845" w:type="dxa"/>
          </w:tcPr>
          <w:p w14:paraId="05F8ECC0"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7"/>
                <w:i/>
              </w:rPr>
            </w:pPr>
            <w:r>
              <w:rPr>
                <w:rStyle w:val="a7"/>
                <w:rFonts w:hint="eastAsia"/>
              </w:rPr>
              <w:t>4</w:t>
            </w:r>
          </w:p>
        </w:tc>
        <w:tc>
          <w:tcPr>
            <w:tcW w:w="3845" w:type="dxa"/>
          </w:tcPr>
          <w:p w14:paraId="66A84CD9"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7"/>
                <w:i/>
              </w:rPr>
            </w:pPr>
            <w:r>
              <w:rPr>
                <w:rStyle w:val="a7"/>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7"/>
                <w:i/>
              </w:rPr>
            </w:pPr>
            <w:r>
              <w:rPr>
                <w:rStyle w:val="a7"/>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7"/>
                <w:i/>
              </w:rPr>
            </w:pPr>
            <w:r>
              <w:rPr>
                <w:rStyle w:val="a7"/>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7"/>
                <w:i/>
              </w:rPr>
            </w:pPr>
            <w:r>
              <w:rPr>
                <w:rStyle w:val="a7"/>
                <w:rFonts w:hint="eastAsia"/>
              </w:rPr>
              <w:t>处理任务返回结果</w:t>
            </w:r>
          </w:p>
        </w:tc>
      </w:tr>
    </w:tbl>
    <w:p w14:paraId="37C3499B" w14:textId="77777777" w:rsidR="00412262" w:rsidRPr="00557EE7" w:rsidRDefault="00412262" w:rsidP="00412262"/>
    <w:p w14:paraId="59EB8883" w14:textId="77777777" w:rsidR="00412262" w:rsidRDefault="00412262" w:rsidP="00412262">
      <w:pPr>
        <w:pStyle w:val="3"/>
      </w:pPr>
      <w:bookmarkStart w:id="50" w:name="_Toc451004067"/>
      <w:r w:rsidRPr="006021FF">
        <w:t>LockCache</w:t>
      </w:r>
      <w:r>
        <w:rPr>
          <w:rFonts w:hint="eastAsia"/>
        </w:rPr>
        <w:t>类概述</w:t>
      </w:r>
      <w:bookmarkEnd w:id="50"/>
    </w:p>
    <w:p w14:paraId="3BE0F530"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LockCache</w:t>
      </w:r>
      <w:r w:rsidRPr="00E85E62">
        <w:rPr>
          <w:rFonts w:ascii="SimSun" w:hAnsi="SimSun" w:hint="eastAsia"/>
          <w:sz w:val="24"/>
        </w:rPr>
        <w:t>是在</w:t>
      </w:r>
      <w:r w:rsidRPr="00E85E62">
        <w:rPr>
          <w:rFonts w:ascii="SimSun" w:hAnsi="SimSun"/>
          <w:sz w:val="24"/>
        </w:rPr>
        <w:t>LockCache</w:t>
      </w:r>
      <w:r w:rsidRPr="00E85E62">
        <w:rPr>
          <w:rFonts w:ascii="SimSun" w:hAnsi="SimSun" w:hint="eastAsia"/>
          <w:sz w:val="24"/>
        </w:rPr>
        <w:t>Center上实现的一分布式缓存锁的实现。</w:t>
      </w:r>
    </w:p>
    <w:p w14:paraId="4D915C54" w14:textId="38D376F5" w:rsidR="004122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23875DFC" w14:textId="77777777" w:rsidR="00E85E62" w:rsidRPr="00E85E62" w:rsidRDefault="00E85E62" w:rsidP="00E85E62">
      <w:pPr>
        <w:pStyle w:val="af4"/>
        <w:spacing w:line="400" w:lineRule="exact"/>
        <w:ind w:firstLine="480"/>
        <w:jc w:val="left"/>
        <w:rPr>
          <w:rFonts w:ascii="SimSun" w:hAnsi="SimSun"/>
          <w:sz w:val="24"/>
        </w:rPr>
      </w:pP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16169FF5"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7D033AAA"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7"/>
                <w:i/>
              </w:rPr>
            </w:pPr>
            <w:r w:rsidRPr="00076C89">
              <w:rPr>
                <w:rStyle w:val="a7"/>
                <w:rFonts w:hint="eastAsia"/>
              </w:rPr>
              <w:t>1</w:t>
            </w:r>
          </w:p>
        </w:tc>
        <w:tc>
          <w:tcPr>
            <w:tcW w:w="4329" w:type="dxa"/>
          </w:tcPr>
          <w:p w14:paraId="47A31A81" w14:textId="77777777" w:rsidR="00412262" w:rsidRPr="00076C89" w:rsidRDefault="00412262" w:rsidP="001F618B">
            <w:pPr>
              <w:rPr>
                <w:rStyle w:val="a7"/>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7"/>
                <w:i/>
              </w:rPr>
            </w:pPr>
            <w:r>
              <w:rPr>
                <w:rStyle w:val="a7"/>
                <w:rFonts w:hint="eastAsia"/>
              </w:rPr>
              <w:t>获取</w:t>
            </w:r>
            <w:r w:rsidRPr="006021FF">
              <w:rPr>
                <w:rStyle w:val="a7"/>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7"/>
                <w:i/>
              </w:rPr>
            </w:pPr>
            <w:r w:rsidRPr="00076C89">
              <w:rPr>
                <w:rStyle w:val="a7"/>
                <w:rFonts w:hint="eastAsia"/>
              </w:rPr>
              <w:t>2</w:t>
            </w:r>
          </w:p>
        </w:tc>
        <w:tc>
          <w:tcPr>
            <w:tcW w:w="4329" w:type="dxa"/>
          </w:tcPr>
          <w:p w14:paraId="3C3C6D59" w14:textId="77777777" w:rsidR="00412262" w:rsidRPr="00076C89" w:rsidRDefault="00412262" w:rsidP="001F618B">
            <w:pPr>
              <w:rPr>
                <w:rStyle w:val="a7"/>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7"/>
                <w:i/>
              </w:rPr>
            </w:pPr>
            <w:r w:rsidRPr="006021FF">
              <w:rPr>
                <w:rStyle w:val="a7"/>
                <w:rFonts w:hint="eastAsia"/>
              </w:rPr>
              <w:t>释放锁资源</w:t>
            </w:r>
          </w:p>
        </w:tc>
      </w:tr>
    </w:tbl>
    <w:p w14:paraId="7F501D30" w14:textId="75D28A0A" w:rsidR="00412262" w:rsidRDefault="00412262" w:rsidP="00412262"/>
    <w:p w14:paraId="06942419" w14:textId="77777777" w:rsidR="001F618B" w:rsidRDefault="001F618B" w:rsidP="001F618B">
      <w:pPr>
        <w:pStyle w:val="2"/>
      </w:pPr>
      <w:bookmarkStart w:id="51" w:name="_Toc451004068"/>
      <w:r>
        <w:rPr>
          <w:rFonts w:hint="eastAsia"/>
        </w:rPr>
        <w:t>Id</w:t>
      </w:r>
      <w:r>
        <w:rPr>
          <w:rFonts w:hint="eastAsia"/>
        </w:rPr>
        <w:t>列表基础服务模块（</w:t>
      </w:r>
      <w:r>
        <w:rPr>
          <w:rFonts w:hint="eastAsia"/>
        </w:rPr>
        <w:t>IdList</w:t>
      </w:r>
      <w:r>
        <w:rPr>
          <w:rFonts w:hint="eastAsia"/>
        </w:rPr>
        <w:t>）</w:t>
      </w:r>
      <w:bookmarkEnd w:id="51"/>
    </w:p>
    <w:p w14:paraId="7C39898D" w14:textId="77777777" w:rsidR="001F618B" w:rsidRDefault="001F618B" w:rsidP="001F618B">
      <w:pPr>
        <w:pStyle w:val="3"/>
      </w:pPr>
      <w:bookmarkStart w:id="52" w:name="_Toc451004069"/>
      <w:r w:rsidRPr="00311C98">
        <w:rPr>
          <w:rFonts w:hint="eastAsia"/>
        </w:rPr>
        <w:t>Id</w:t>
      </w:r>
      <w:r w:rsidRPr="00311C98">
        <w:rPr>
          <w:rFonts w:hint="eastAsia"/>
        </w:rPr>
        <w:t>列表基础服务模块</w:t>
      </w:r>
      <w:r>
        <w:rPr>
          <w:rFonts w:hint="eastAsia"/>
        </w:rPr>
        <w:t>概述</w:t>
      </w:r>
      <w:bookmarkEnd w:id="52"/>
    </w:p>
    <w:p w14:paraId="465EF3F2"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工作圈的Id列表基础服务为工作圈提供了一个集中的ID维护服务。</w:t>
      </w:r>
    </w:p>
    <w:p w14:paraId="43C15FF5"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6C8B1A0F"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工作圈中的圈子模块，贴子模块，轻应用模块以及其它的一些基础模块都依赖于这个服务。</w:t>
      </w:r>
    </w:p>
    <w:p w14:paraId="2F73AC68" w14:textId="77777777" w:rsidR="001F618B" w:rsidRPr="00D40EC0" w:rsidRDefault="001F618B" w:rsidP="001F618B">
      <w:pPr>
        <w:pStyle w:val="a5"/>
        <w:rPr>
          <w:i/>
        </w:rPr>
      </w:pPr>
    </w:p>
    <w:p w14:paraId="03A9EE79" w14:textId="77777777" w:rsidR="001F618B" w:rsidRDefault="001F618B" w:rsidP="001F618B">
      <w:pPr>
        <w:pStyle w:val="3"/>
      </w:pPr>
      <w:bookmarkStart w:id="53" w:name="_Toc451004070"/>
      <w:r>
        <w:rPr>
          <w:rFonts w:hint="eastAsia"/>
        </w:rPr>
        <w:lastRenderedPageBreak/>
        <w:t>IdList</w:t>
      </w:r>
      <w:r>
        <w:rPr>
          <w:rFonts w:hint="eastAsia"/>
        </w:rPr>
        <w:t>系统模块类图</w:t>
      </w:r>
      <w:bookmarkEnd w:id="53"/>
    </w:p>
    <w:p w14:paraId="292E3F85" w14:textId="77777777" w:rsidR="001F618B" w:rsidRDefault="001F618B" w:rsidP="001F618B">
      <w:pPr>
        <w:jc w:val="center"/>
      </w:pPr>
      <w:r>
        <w:object w:dxaOrig="7457" w:dyaOrig="9493" w14:anchorId="011E684E">
          <v:shape id="_x0000_i1028" type="#_x0000_t75" style="width:372pt;height:475.2pt" o:ole="">
            <v:imagedata r:id="rId22" o:title=""/>
          </v:shape>
          <o:OLEObject Type="Embed" ProgID="Visio.Drawing.11" ShapeID="_x0000_i1028" DrawAspect="Content" ObjectID="_1524745943" r:id="rId23"/>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bookmarkStart w:id="54" w:name="_Toc451004071"/>
      <w:r>
        <w:rPr>
          <w:rFonts w:hint="eastAsia"/>
        </w:rPr>
        <w:t>IdListClient</w:t>
      </w:r>
      <w:r>
        <w:rPr>
          <w:rFonts w:hint="eastAsia"/>
        </w:rPr>
        <w:tab/>
      </w:r>
      <w:r>
        <w:rPr>
          <w:rFonts w:hint="eastAsia"/>
        </w:rPr>
        <w:t>类概述</w:t>
      </w:r>
      <w:bookmarkEnd w:id="54"/>
    </w:p>
    <w:p w14:paraId="4EF98964"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封装对Thrift接口的调用，基于zookeeper进行 多点分发和监控。</w:t>
      </w:r>
    </w:p>
    <w:p w14:paraId="5618946C"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0802DDF0" w14:textId="77777777" w:rsidR="001F618B" w:rsidRDefault="001F618B" w:rsidP="001F618B">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7"/>
                <w:b/>
                <w:i/>
              </w:rPr>
            </w:pPr>
            <w:r w:rsidRPr="00076C89">
              <w:rPr>
                <w:rStyle w:val="a7"/>
                <w:rFonts w:hint="eastAsia"/>
              </w:rPr>
              <w:t>序号</w:t>
            </w:r>
          </w:p>
        </w:tc>
        <w:tc>
          <w:tcPr>
            <w:tcW w:w="2999" w:type="dxa"/>
            <w:shd w:val="clear" w:color="auto" w:fill="CCCCCC"/>
          </w:tcPr>
          <w:p w14:paraId="7D7EA930" w14:textId="77777777" w:rsidR="001F618B" w:rsidRPr="00076C89" w:rsidRDefault="001F618B" w:rsidP="001F618B">
            <w:pPr>
              <w:jc w:val="center"/>
              <w:rPr>
                <w:rStyle w:val="a7"/>
                <w:b/>
                <w:i/>
              </w:rPr>
            </w:pPr>
            <w:r w:rsidRPr="00076C89">
              <w:rPr>
                <w:rStyle w:val="a7"/>
                <w:rFonts w:hint="eastAsia"/>
              </w:rPr>
              <w:t>功能点</w:t>
            </w:r>
          </w:p>
        </w:tc>
        <w:tc>
          <w:tcPr>
            <w:tcW w:w="5061" w:type="dxa"/>
            <w:shd w:val="clear" w:color="auto" w:fill="CCCCCC"/>
          </w:tcPr>
          <w:p w14:paraId="7F2D92BD"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7"/>
                <w:i/>
              </w:rPr>
            </w:pPr>
            <w:r w:rsidRPr="00076C89">
              <w:rPr>
                <w:rStyle w:val="a7"/>
                <w:rFonts w:hint="eastAsia"/>
              </w:rPr>
              <w:t>1</w:t>
            </w:r>
          </w:p>
        </w:tc>
        <w:tc>
          <w:tcPr>
            <w:tcW w:w="2999" w:type="dxa"/>
          </w:tcPr>
          <w:p w14:paraId="0BB64C06" w14:textId="77777777" w:rsidR="001F618B" w:rsidRPr="00076C89" w:rsidRDefault="001F618B" w:rsidP="001F618B">
            <w:pPr>
              <w:rPr>
                <w:rStyle w:val="a7"/>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7"/>
                <w:i/>
              </w:rPr>
            </w:pPr>
            <w:r w:rsidRPr="00076C89">
              <w:rPr>
                <w:rStyle w:val="a7"/>
                <w:rFonts w:hint="eastAsia"/>
              </w:rPr>
              <w:lastRenderedPageBreak/>
              <w:t>2</w:t>
            </w:r>
          </w:p>
        </w:tc>
        <w:tc>
          <w:tcPr>
            <w:tcW w:w="2999" w:type="dxa"/>
          </w:tcPr>
          <w:p w14:paraId="747607FE" w14:textId="77777777" w:rsidR="001F618B" w:rsidRPr="00076C89" w:rsidRDefault="001F618B" w:rsidP="001F618B">
            <w:pPr>
              <w:rPr>
                <w:rStyle w:val="a7"/>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7"/>
                <w:i/>
              </w:rPr>
            </w:pPr>
            <w:r w:rsidRPr="00076C89">
              <w:rPr>
                <w:rStyle w:val="a7"/>
                <w:rFonts w:hint="eastAsia"/>
              </w:rPr>
              <w:t>3</w:t>
            </w:r>
          </w:p>
        </w:tc>
        <w:tc>
          <w:tcPr>
            <w:tcW w:w="2999" w:type="dxa"/>
          </w:tcPr>
          <w:p w14:paraId="511BB10F" w14:textId="77777777" w:rsidR="001F618B" w:rsidRPr="00076C89" w:rsidRDefault="001F618B" w:rsidP="001F618B">
            <w:pPr>
              <w:rPr>
                <w:rStyle w:val="a7"/>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7"/>
                <w:i/>
              </w:rPr>
            </w:pPr>
            <w:r>
              <w:rPr>
                <w:rStyle w:val="a7"/>
                <w:rFonts w:hint="eastAsia"/>
              </w:rPr>
              <w:t>4</w:t>
            </w:r>
          </w:p>
        </w:tc>
        <w:tc>
          <w:tcPr>
            <w:tcW w:w="2999" w:type="dxa"/>
          </w:tcPr>
          <w:p w14:paraId="1F4AE5C7" w14:textId="77777777" w:rsidR="001F618B" w:rsidRPr="00076C89" w:rsidRDefault="001F618B" w:rsidP="001F618B">
            <w:pPr>
              <w:rPr>
                <w:rStyle w:val="a7"/>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7"/>
                <w:i/>
              </w:rPr>
            </w:pPr>
            <w:r w:rsidRPr="003B358C">
              <w:rPr>
                <w:rStyle w:val="a7"/>
                <w:rFonts w:hint="eastAsia"/>
              </w:rPr>
              <w:t>idlist</w:t>
            </w:r>
            <w:r w:rsidRPr="003B358C">
              <w:rPr>
                <w:rStyle w:val="a7"/>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7"/>
                <w:i/>
              </w:rPr>
            </w:pPr>
            <w:r>
              <w:rPr>
                <w:rStyle w:val="a7"/>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7"/>
                <w:i/>
              </w:rPr>
            </w:pPr>
            <w:r w:rsidRPr="003B358C">
              <w:rPr>
                <w:rStyle w:val="a7"/>
                <w:rFonts w:hint="eastAsia"/>
              </w:rPr>
              <w:t xml:space="preserve">idlist </w:t>
            </w:r>
            <w:r w:rsidRPr="003B358C">
              <w:rPr>
                <w:rStyle w:val="a7"/>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a7"/>
                <w:i/>
              </w:rPr>
            </w:pPr>
            <w:r>
              <w:rPr>
                <w:rStyle w:val="a7"/>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7"/>
                <w:i/>
              </w:rPr>
            </w:pPr>
            <w:r w:rsidRPr="003B358C">
              <w:rPr>
                <w:rStyle w:val="a7"/>
                <w:rFonts w:hint="eastAsia"/>
              </w:rPr>
              <w:t xml:space="preserve">idlist </w:t>
            </w:r>
            <w:r w:rsidRPr="003B358C">
              <w:rPr>
                <w:rStyle w:val="a7"/>
                <w:rFonts w:hint="eastAsia"/>
              </w:rPr>
              <w:t>判断某</w:t>
            </w:r>
            <w:r w:rsidRPr="003B358C">
              <w:rPr>
                <w:rStyle w:val="a7"/>
                <w:rFonts w:hint="eastAsia"/>
              </w:rPr>
              <w:t>KEY</w:t>
            </w:r>
            <w:r w:rsidRPr="003B358C">
              <w:rPr>
                <w:rStyle w:val="a7"/>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7"/>
                <w:i/>
              </w:rPr>
            </w:pPr>
            <w:r>
              <w:rPr>
                <w:rStyle w:val="a7"/>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7"/>
                <w:i/>
              </w:rPr>
            </w:pPr>
            <w:r w:rsidRPr="003B358C">
              <w:rPr>
                <w:rStyle w:val="a7"/>
                <w:rFonts w:hint="eastAsia"/>
              </w:rPr>
              <w:t>idlist</w:t>
            </w:r>
            <w:r w:rsidRPr="003B358C">
              <w:rPr>
                <w:rStyle w:val="a7"/>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a7"/>
                <w:i/>
              </w:rPr>
            </w:pPr>
            <w:r>
              <w:rPr>
                <w:rStyle w:val="a7"/>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7"/>
                <w:i/>
              </w:rPr>
            </w:pPr>
            <w:r>
              <w:rPr>
                <w:rStyle w:val="a7"/>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7"/>
                <w:i/>
              </w:rPr>
            </w:pPr>
            <w:r>
              <w:rPr>
                <w:rStyle w:val="a7"/>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7"/>
                <w:i/>
              </w:rPr>
            </w:pPr>
            <w:r w:rsidRPr="003B358C">
              <w:rPr>
                <w:rStyle w:val="a7"/>
                <w:rFonts w:hint="eastAsia"/>
              </w:rPr>
              <w:t>根据</w:t>
            </w:r>
            <w:r w:rsidRPr="003B358C">
              <w:rPr>
                <w:rStyle w:val="a7"/>
                <w:rFonts w:hint="eastAsia"/>
              </w:rPr>
              <w:t>key</w:t>
            </w:r>
            <w:r w:rsidRPr="003B358C">
              <w:rPr>
                <w:rStyle w:val="a7"/>
                <w:rFonts w:hint="eastAsia"/>
              </w:rPr>
              <w:t>获取</w:t>
            </w:r>
            <w:r w:rsidRPr="003B358C">
              <w:rPr>
                <w:rStyle w:val="a7"/>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7"/>
                <w:i/>
              </w:rPr>
            </w:pPr>
            <w:r>
              <w:rPr>
                <w:rStyle w:val="a7"/>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7"/>
                <w:i/>
              </w:rPr>
            </w:pPr>
            <w:r w:rsidRPr="003B358C">
              <w:rPr>
                <w:rStyle w:val="a7"/>
                <w:rFonts w:hint="eastAsia"/>
              </w:rPr>
              <w:t>根据</w:t>
            </w:r>
            <w:r w:rsidRPr="003B358C">
              <w:rPr>
                <w:rStyle w:val="a7"/>
                <w:rFonts w:hint="eastAsia"/>
              </w:rPr>
              <w:t xml:space="preserve">key </w:t>
            </w:r>
            <w:r w:rsidRPr="003B358C">
              <w:rPr>
                <w:rStyle w:val="a7"/>
                <w:rFonts w:hint="eastAsia"/>
              </w:rPr>
              <w:t>分页取</w:t>
            </w:r>
            <w:r w:rsidRPr="003B358C">
              <w:rPr>
                <w:rStyle w:val="a7"/>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7"/>
                <w:i/>
              </w:rPr>
            </w:pPr>
            <w:r>
              <w:rPr>
                <w:rStyle w:val="a7"/>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7"/>
                <w:i/>
              </w:rPr>
            </w:pPr>
            <w:r>
              <w:rPr>
                <w:rStyle w:val="a7"/>
                <w:rFonts w:hint="eastAsia"/>
              </w:rPr>
              <w:t>清除掉一个</w:t>
            </w:r>
            <w:r>
              <w:rPr>
                <w:rStyle w:val="a7"/>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7"/>
                <w:i/>
              </w:rPr>
            </w:pPr>
            <w:r>
              <w:rPr>
                <w:rStyle w:val="a7"/>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7"/>
                <w:i/>
              </w:rPr>
            </w:pPr>
            <w:r w:rsidRPr="003B358C">
              <w:rPr>
                <w:rStyle w:val="a7"/>
                <w:rFonts w:hint="eastAsia"/>
              </w:rPr>
              <w:t>通过</w:t>
            </w:r>
            <w:r w:rsidRPr="003B358C">
              <w:rPr>
                <w:rStyle w:val="a7"/>
                <w:rFonts w:hint="eastAsia"/>
              </w:rPr>
              <w:t xml:space="preserve">resourceid </w:t>
            </w:r>
            <w:r w:rsidRPr="003B358C">
              <w:rPr>
                <w:rStyle w:val="a7"/>
                <w:rFonts w:hint="eastAsia"/>
              </w:rPr>
              <w:t>获取对应的</w:t>
            </w:r>
            <w:r w:rsidRPr="003B358C">
              <w:rPr>
                <w:rStyle w:val="a7"/>
                <w:rFonts w:hint="eastAsia"/>
              </w:rPr>
              <w:t>score</w:t>
            </w:r>
            <w:r w:rsidRPr="003B358C">
              <w:rPr>
                <w:rStyle w:val="a7"/>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7"/>
                <w:i/>
              </w:rPr>
            </w:pPr>
            <w:r>
              <w:rPr>
                <w:rStyle w:val="a7"/>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7"/>
                <w:i/>
              </w:rPr>
            </w:pPr>
            <w:r w:rsidRPr="003B358C">
              <w:rPr>
                <w:rStyle w:val="a7"/>
                <w:rFonts w:hint="eastAsia"/>
              </w:rPr>
              <w:t>批量获取</w:t>
            </w:r>
            <w:r w:rsidRPr="003B358C">
              <w:rPr>
                <w:rStyle w:val="a7"/>
                <w:rFonts w:hint="eastAsia"/>
              </w:rPr>
              <w:t>idlist</w:t>
            </w:r>
            <w:r w:rsidRPr="003B358C">
              <w:rPr>
                <w:rStyle w:val="a7"/>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7"/>
                <w:i/>
              </w:rPr>
            </w:pPr>
            <w:r>
              <w:rPr>
                <w:rStyle w:val="a7"/>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7"/>
                <w:i/>
              </w:rPr>
            </w:pPr>
            <w:r w:rsidRPr="003B358C">
              <w:rPr>
                <w:rStyle w:val="a7"/>
                <w:rFonts w:hint="eastAsia"/>
              </w:rPr>
              <w:t>批量创建</w:t>
            </w:r>
            <w:r w:rsidRPr="003B358C">
              <w:rPr>
                <w:rStyle w:val="a7"/>
                <w:rFonts w:hint="eastAsia"/>
              </w:rPr>
              <w:t>idlist</w:t>
            </w:r>
            <w:r w:rsidRPr="003B358C">
              <w:rPr>
                <w:rStyle w:val="a7"/>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7"/>
                <w:i/>
              </w:rPr>
            </w:pPr>
            <w:r>
              <w:rPr>
                <w:rStyle w:val="a7"/>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叉积的方式处理的</w:t>
            </w:r>
            <w:r w:rsidRPr="003B358C">
              <w:rPr>
                <w:rStyle w:val="a7"/>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7"/>
                <w:i/>
              </w:rPr>
            </w:pPr>
            <w:r>
              <w:rPr>
                <w:rStyle w:val="a7"/>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一一对应的处理</w:t>
            </w:r>
            <w:r w:rsidRPr="003B358C">
              <w:rPr>
                <w:rStyle w:val="a7"/>
                <w:rFonts w:hint="eastAsia"/>
              </w:rPr>
              <w:t>)</w:t>
            </w:r>
          </w:p>
        </w:tc>
      </w:tr>
    </w:tbl>
    <w:p w14:paraId="3FA3AF15" w14:textId="77777777" w:rsidR="001F618B" w:rsidRPr="00557EE7" w:rsidRDefault="001F618B" w:rsidP="001F618B"/>
    <w:p w14:paraId="05808476" w14:textId="77777777" w:rsidR="001F618B" w:rsidRDefault="001F618B" w:rsidP="001F618B">
      <w:pPr>
        <w:pStyle w:val="3"/>
      </w:pPr>
      <w:bookmarkStart w:id="55" w:name="_Toc451004072"/>
      <w:r w:rsidRPr="003B358C">
        <w:t>IdListServiceImpl</w:t>
      </w:r>
      <w:r>
        <w:rPr>
          <w:rFonts w:hint="eastAsia"/>
        </w:rPr>
        <w:tab/>
      </w:r>
      <w:r>
        <w:rPr>
          <w:rFonts w:hint="eastAsia"/>
        </w:rPr>
        <w:t>类概述</w:t>
      </w:r>
      <w:bookmarkEnd w:id="55"/>
    </w:p>
    <w:p w14:paraId="2E664F73"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服务端的接口实现类，实现Thrift的Iface接口，Client通过Thrift远程调用。</w:t>
      </w:r>
    </w:p>
    <w:p w14:paraId="2602CB8A"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54474207" w14:textId="77777777" w:rsidR="001F618B" w:rsidRDefault="001F618B" w:rsidP="001F618B">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7"/>
                <w:b/>
                <w:i/>
              </w:rPr>
            </w:pPr>
            <w:r w:rsidRPr="00076C89">
              <w:rPr>
                <w:rStyle w:val="a7"/>
                <w:rFonts w:hint="eastAsia"/>
              </w:rPr>
              <w:t>序号</w:t>
            </w:r>
          </w:p>
        </w:tc>
        <w:tc>
          <w:tcPr>
            <w:tcW w:w="2999" w:type="dxa"/>
            <w:shd w:val="clear" w:color="auto" w:fill="CCCCCC"/>
          </w:tcPr>
          <w:p w14:paraId="03D0CE99" w14:textId="77777777" w:rsidR="001F618B" w:rsidRPr="00076C89" w:rsidRDefault="001F618B" w:rsidP="001F618B">
            <w:pPr>
              <w:jc w:val="center"/>
              <w:rPr>
                <w:rStyle w:val="a7"/>
                <w:b/>
                <w:i/>
              </w:rPr>
            </w:pPr>
            <w:r w:rsidRPr="00076C89">
              <w:rPr>
                <w:rStyle w:val="a7"/>
                <w:rFonts w:hint="eastAsia"/>
              </w:rPr>
              <w:t>功能点</w:t>
            </w:r>
          </w:p>
        </w:tc>
        <w:tc>
          <w:tcPr>
            <w:tcW w:w="5061" w:type="dxa"/>
            <w:shd w:val="clear" w:color="auto" w:fill="CCCCCC"/>
          </w:tcPr>
          <w:p w14:paraId="7C927914"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7"/>
                <w:i/>
              </w:rPr>
            </w:pPr>
            <w:r w:rsidRPr="00076C89">
              <w:rPr>
                <w:rStyle w:val="a7"/>
                <w:rFonts w:hint="eastAsia"/>
              </w:rPr>
              <w:t>1</w:t>
            </w:r>
          </w:p>
        </w:tc>
        <w:tc>
          <w:tcPr>
            <w:tcW w:w="2999" w:type="dxa"/>
          </w:tcPr>
          <w:p w14:paraId="60799C3D" w14:textId="77777777" w:rsidR="001F618B" w:rsidRPr="00076C89" w:rsidRDefault="001F618B" w:rsidP="001F618B">
            <w:pPr>
              <w:rPr>
                <w:rStyle w:val="a7"/>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7"/>
                <w:i/>
              </w:rPr>
            </w:pPr>
            <w:r w:rsidRPr="00076C89">
              <w:rPr>
                <w:rStyle w:val="a7"/>
                <w:rFonts w:hint="eastAsia"/>
              </w:rPr>
              <w:t>2</w:t>
            </w:r>
          </w:p>
        </w:tc>
        <w:tc>
          <w:tcPr>
            <w:tcW w:w="2999" w:type="dxa"/>
          </w:tcPr>
          <w:p w14:paraId="663F1277" w14:textId="77777777" w:rsidR="001F618B" w:rsidRPr="00076C89" w:rsidRDefault="001F618B" w:rsidP="001F618B">
            <w:pPr>
              <w:rPr>
                <w:rStyle w:val="a7"/>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7"/>
                <w:i/>
              </w:rPr>
            </w:pPr>
            <w:r w:rsidRPr="00076C89">
              <w:rPr>
                <w:rStyle w:val="a7"/>
                <w:rFonts w:hint="eastAsia"/>
              </w:rPr>
              <w:t>3</w:t>
            </w:r>
          </w:p>
        </w:tc>
        <w:tc>
          <w:tcPr>
            <w:tcW w:w="2999" w:type="dxa"/>
          </w:tcPr>
          <w:p w14:paraId="69B3558F" w14:textId="77777777" w:rsidR="001F618B" w:rsidRPr="00076C89" w:rsidRDefault="001F618B" w:rsidP="001F618B">
            <w:pPr>
              <w:rPr>
                <w:rStyle w:val="a7"/>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7"/>
                <w:i/>
              </w:rPr>
            </w:pPr>
            <w:r>
              <w:rPr>
                <w:rStyle w:val="a7"/>
                <w:rFonts w:hint="eastAsia"/>
              </w:rPr>
              <w:t>4</w:t>
            </w:r>
          </w:p>
        </w:tc>
        <w:tc>
          <w:tcPr>
            <w:tcW w:w="2999" w:type="dxa"/>
          </w:tcPr>
          <w:p w14:paraId="3ECE04F7" w14:textId="77777777" w:rsidR="001F618B" w:rsidRPr="00076C89" w:rsidRDefault="001F618B" w:rsidP="001F618B">
            <w:pPr>
              <w:rPr>
                <w:rStyle w:val="a7"/>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7"/>
                <w:i/>
              </w:rPr>
            </w:pPr>
            <w:r w:rsidRPr="003B358C">
              <w:rPr>
                <w:rStyle w:val="a7"/>
                <w:rFonts w:hint="eastAsia"/>
              </w:rPr>
              <w:t>idlist</w:t>
            </w:r>
            <w:r w:rsidRPr="003B358C">
              <w:rPr>
                <w:rStyle w:val="a7"/>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7"/>
                <w:i/>
              </w:rPr>
            </w:pPr>
            <w:r>
              <w:rPr>
                <w:rStyle w:val="a7"/>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7"/>
                <w:i/>
              </w:rPr>
            </w:pPr>
            <w:r w:rsidRPr="003B358C">
              <w:rPr>
                <w:rStyle w:val="a7"/>
                <w:rFonts w:hint="eastAsia"/>
              </w:rPr>
              <w:t xml:space="preserve">idlist </w:t>
            </w:r>
            <w:r w:rsidRPr="003B358C">
              <w:rPr>
                <w:rStyle w:val="a7"/>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a7"/>
                <w:i/>
              </w:rPr>
            </w:pPr>
            <w:r>
              <w:rPr>
                <w:rStyle w:val="a7"/>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7"/>
                <w:i/>
              </w:rPr>
            </w:pPr>
            <w:r w:rsidRPr="003B358C">
              <w:rPr>
                <w:rStyle w:val="a7"/>
                <w:rFonts w:hint="eastAsia"/>
              </w:rPr>
              <w:t xml:space="preserve">idlist </w:t>
            </w:r>
            <w:r w:rsidRPr="003B358C">
              <w:rPr>
                <w:rStyle w:val="a7"/>
                <w:rFonts w:hint="eastAsia"/>
              </w:rPr>
              <w:t>判断某</w:t>
            </w:r>
            <w:r w:rsidRPr="003B358C">
              <w:rPr>
                <w:rStyle w:val="a7"/>
                <w:rFonts w:hint="eastAsia"/>
              </w:rPr>
              <w:t>KEY</w:t>
            </w:r>
            <w:r w:rsidRPr="003B358C">
              <w:rPr>
                <w:rStyle w:val="a7"/>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7"/>
                <w:i/>
              </w:rPr>
            </w:pPr>
            <w:r>
              <w:rPr>
                <w:rStyle w:val="a7"/>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7"/>
                <w:i/>
              </w:rPr>
            </w:pPr>
            <w:r w:rsidRPr="003B358C">
              <w:rPr>
                <w:rStyle w:val="a7"/>
                <w:rFonts w:hint="eastAsia"/>
              </w:rPr>
              <w:t>idlist</w:t>
            </w:r>
            <w:r w:rsidRPr="003B358C">
              <w:rPr>
                <w:rStyle w:val="a7"/>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a7"/>
                <w:i/>
              </w:rPr>
            </w:pPr>
            <w:r>
              <w:rPr>
                <w:rStyle w:val="a7"/>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7"/>
                <w:i/>
              </w:rPr>
            </w:pPr>
            <w:r>
              <w:rPr>
                <w:rStyle w:val="a7"/>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7"/>
                <w:i/>
              </w:rPr>
            </w:pPr>
            <w:r>
              <w:rPr>
                <w:rStyle w:val="a7"/>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7"/>
                <w:i/>
              </w:rPr>
            </w:pPr>
            <w:r w:rsidRPr="003B358C">
              <w:rPr>
                <w:rStyle w:val="a7"/>
                <w:rFonts w:hint="eastAsia"/>
              </w:rPr>
              <w:t>根据</w:t>
            </w:r>
            <w:r w:rsidRPr="003B358C">
              <w:rPr>
                <w:rStyle w:val="a7"/>
                <w:rFonts w:hint="eastAsia"/>
              </w:rPr>
              <w:t>key</w:t>
            </w:r>
            <w:r w:rsidRPr="003B358C">
              <w:rPr>
                <w:rStyle w:val="a7"/>
                <w:rFonts w:hint="eastAsia"/>
              </w:rPr>
              <w:t>获取</w:t>
            </w:r>
            <w:r w:rsidRPr="003B358C">
              <w:rPr>
                <w:rStyle w:val="a7"/>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7"/>
                <w:i/>
              </w:rPr>
            </w:pPr>
            <w:r>
              <w:rPr>
                <w:rStyle w:val="a7"/>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7"/>
                <w:i/>
              </w:rPr>
            </w:pPr>
            <w:r w:rsidRPr="003B358C">
              <w:rPr>
                <w:rStyle w:val="a7"/>
                <w:rFonts w:hint="eastAsia"/>
              </w:rPr>
              <w:t>根据</w:t>
            </w:r>
            <w:r w:rsidRPr="003B358C">
              <w:rPr>
                <w:rStyle w:val="a7"/>
                <w:rFonts w:hint="eastAsia"/>
              </w:rPr>
              <w:t xml:space="preserve">key </w:t>
            </w:r>
            <w:r w:rsidRPr="003B358C">
              <w:rPr>
                <w:rStyle w:val="a7"/>
                <w:rFonts w:hint="eastAsia"/>
              </w:rPr>
              <w:t>分页取</w:t>
            </w:r>
            <w:r w:rsidRPr="003B358C">
              <w:rPr>
                <w:rStyle w:val="a7"/>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7"/>
                <w:i/>
              </w:rPr>
            </w:pPr>
            <w:r>
              <w:rPr>
                <w:rStyle w:val="a7"/>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7"/>
                <w:i/>
              </w:rPr>
            </w:pPr>
            <w:r>
              <w:rPr>
                <w:rStyle w:val="a7"/>
                <w:rFonts w:hint="eastAsia"/>
              </w:rPr>
              <w:t>清除掉一个</w:t>
            </w:r>
            <w:r>
              <w:rPr>
                <w:rStyle w:val="a7"/>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7"/>
                <w:i/>
              </w:rPr>
            </w:pPr>
            <w:r>
              <w:rPr>
                <w:rStyle w:val="a7"/>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7"/>
                <w:i/>
              </w:rPr>
            </w:pPr>
            <w:r w:rsidRPr="003B358C">
              <w:rPr>
                <w:rStyle w:val="a7"/>
                <w:rFonts w:hint="eastAsia"/>
              </w:rPr>
              <w:t>通过</w:t>
            </w:r>
            <w:r w:rsidRPr="003B358C">
              <w:rPr>
                <w:rStyle w:val="a7"/>
                <w:rFonts w:hint="eastAsia"/>
              </w:rPr>
              <w:t xml:space="preserve">resourceid </w:t>
            </w:r>
            <w:r w:rsidRPr="003B358C">
              <w:rPr>
                <w:rStyle w:val="a7"/>
                <w:rFonts w:hint="eastAsia"/>
              </w:rPr>
              <w:t>获取对应的</w:t>
            </w:r>
            <w:r w:rsidRPr="003B358C">
              <w:rPr>
                <w:rStyle w:val="a7"/>
                <w:rFonts w:hint="eastAsia"/>
              </w:rPr>
              <w:t>score</w:t>
            </w:r>
            <w:r w:rsidRPr="003B358C">
              <w:rPr>
                <w:rStyle w:val="a7"/>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7"/>
                <w:i/>
              </w:rPr>
            </w:pPr>
            <w:r>
              <w:rPr>
                <w:rStyle w:val="a7"/>
                <w:rFonts w:hint="eastAsia"/>
              </w:rPr>
              <w:lastRenderedPageBreak/>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7"/>
                <w:i/>
              </w:rPr>
            </w:pPr>
            <w:r w:rsidRPr="003B358C">
              <w:rPr>
                <w:rStyle w:val="a7"/>
                <w:rFonts w:hint="eastAsia"/>
              </w:rPr>
              <w:t>批量获取</w:t>
            </w:r>
            <w:r w:rsidRPr="003B358C">
              <w:rPr>
                <w:rStyle w:val="a7"/>
                <w:rFonts w:hint="eastAsia"/>
              </w:rPr>
              <w:t>idlist</w:t>
            </w:r>
            <w:r w:rsidRPr="003B358C">
              <w:rPr>
                <w:rStyle w:val="a7"/>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7"/>
                <w:i/>
              </w:rPr>
            </w:pPr>
            <w:r>
              <w:rPr>
                <w:rStyle w:val="a7"/>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7"/>
                <w:i/>
              </w:rPr>
            </w:pPr>
            <w:r w:rsidRPr="003B358C">
              <w:rPr>
                <w:rStyle w:val="a7"/>
                <w:rFonts w:hint="eastAsia"/>
              </w:rPr>
              <w:t>批量创建</w:t>
            </w:r>
            <w:r w:rsidRPr="003B358C">
              <w:rPr>
                <w:rStyle w:val="a7"/>
                <w:rFonts w:hint="eastAsia"/>
              </w:rPr>
              <w:t>idlist</w:t>
            </w:r>
            <w:r w:rsidRPr="003B358C">
              <w:rPr>
                <w:rStyle w:val="a7"/>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7"/>
                <w:i/>
              </w:rPr>
            </w:pPr>
            <w:r>
              <w:rPr>
                <w:rStyle w:val="a7"/>
                <w:rFonts w:hint="eastAsia"/>
              </w:rPr>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叉积的方式处理的</w:t>
            </w:r>
            <w:r w:rsidRPr="003B358C">
              <w:rPr>
                <w:rStyle w:val="a7"/>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7"/>
                <w:i/>
              </w:rPr>
            </w:pPr>
            <w:r>
              <w:rPr>
                <w:rStyle w:val="a7"/>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一一对应的处理</w:t>
            </w:r>
            <w:r w:rsidRPr="003B358C">
              <w:rPr>
                <w:rStyle w:val="a7"/>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7"/>
                <w:i/>
              </w:rPr>
            </w:pPr>
            <w:r>
              <w:rPr>
                <w:rStyle w:val="a7"/>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7"/>
                <w:i/>
              </w:rPr>
            </w:pPr>
            <w:r w:rsidRPr="00A467EB">
              <w:rPr>
                <w:rStyle w:val="a7"/>
                <w:rFonts w:hint="eastAsia"/>
              </w:rPr>
              <w:t>重新构造</w:t>
            </w:r>
            <w:r w:rsidRPr="00A467EB">
              <w:rPr>
                <w:rStyle w:val="a7"/>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7"/>
                <w:i/>
              </w:rPr>
            </w:pPr>
            <w:r>
              <w:rPr>
                <w:rStyle w:val="a7"/>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7"/>
                <w:i/>
              </w:rPr>
            </w:pPr>
            <w:r w:rsidRPr="00A467EB">
              <w:rPr>
                <w:rStyle w:val="a7"/>
                <w:rFonts w:hint="eastAsia"/>
              </w:rPr>
              <w:t>批量重建缓存</w:t>
            </w:r>
          </w:p>
        </w:tc>
      </w:tr>
    </w:tbl>
    <w:p w14:paraId="3804C7D1" w14:textId="77777777" w:rsidR="001F618B" w:rsidRDefault="001F618B" w:rsidP="001F618B"/>
    <w:p w14:paraId="2A725F04" w14:textId="77777777" w:rsidR="001F618B" w:rsidRPr="003B358C" w:rsidRDefault="001F618B" w:rsidP="001F618B"/>
    <w:p w14:paraId="00B3D7E0" w14:textId="77777777" w:rsidR="001F618B" w:rsidRDefault="001F618B" w:rsidP="001F618B">
      <w:pPr>
        <w:pStyle w:val="3"/>
      </w:pPr>
      <w:bookmarkStart w:id="56" w:name="_Toc451004073"/>
      <w:r w:rsidRPr="00B41B81">
        <w:t>CommonCache</w:t>
      </w:r>
      <w:r>
        <w:rPr>
          <w:rFonts w:hint="eastAsia"/>
        </w:rPr>
        <w:t>类概述</w:t>
      </w:r>
      <w:bookmarkEnd w:id="56"/>
    </w:p>
    <w:p w14:paraId="0E6D616D"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IdList数据库中的数据到Redis缓存的返序列化数据集合业务。</w:t>
      </w:r>
    </w:p>
    <w:p w14:paraId="153F5D28"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3AE57C3E"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7"/>
                <w:b/>
                <w:i/>
              </w:rPr>
            </w:pPr>
            <w:r w:rsidRPr="00076C89">
              <w:rPr>
                <w:rStyle w:val="a7"/>
                <w:rFonts w:hint="eastAsia"/>
              </w:rPr>
              <w:t>序号</w:t>
            </w:r>
          </w:p>
        </w:tc>
        <w:tc>
          <w:tcPr>
            <w:tcW w:w="3845" w:type="dxa"/>
            <w:shd w:val="clear" w:color="auto" w:fill="CCCCCC"/>
          </w:tcPr>
          <w:p w14:paraId="6BDA6EAD" w14:textId="77777777" w:rsidR="001F618B" w:rsidRPr="00076C89" w:rsidRDefault="001F618B" w:rsidP="001F618B">
            <w:pPr>
              <w:jc w:val="center"/>
              <w:rPr>
                <w:rStyle w:val="a7"/>
                <w:b/>
                <w:i/>
              </w:rPr>
            </w:pPr>
            <w:r w:rsidRPr="00076C89">
              <w:rPr>
                <w:rStyle w:val="a7"/>
                <w:rFonts w:hint="eastAsia"/>
              </w:rPr>
              <w:t>功能点</w:t>
            </w:r>
          </w:p>
        </w:tc>
        <w:tc>
          <w:tcPr>
            <w:tcW w:w="4280" w:type="dxa"/>
            <w:shd w:val="clear" w:color="auto" w:fill="CCCCCC"/>
          </w:tcPr>
          <w:p w14:paraId="35D4CDEC"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7"/>
                <w:i/>
              </w:rPr>
            </w:pPr>
            <w:r w:rsidRPr="00076C89">
              <w:rPr>
                <w:rStyle w:val="a7"/>
                <w:rFonts w:hint="eastAsia"/>
              </w:rPr>
              <w:t>1</w:t>
            </w:r>
          </w:p>
        </w:tc>
        <w:tc>
          <w:tcPr>
            <w:tcW w:w="3845" w:type="dxa"/>
          </w:tcPr>
          <w:p w14:paraId="40A4E391" w14:textId="77777777" w:rsidR="001F618B" w:rsidRPr="00076C89" w:rsidRDefault="001F618B" w:rsidP="001F618B">
            <w:pPr>
              <w:rPr>
                <w:rStyle w:val="a7"/>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7"/>
                <w:i/>
              </w:rPr>
            </w:pPr>
            <w:r w:rsidRPr="00DB7C74">
              <w:rPr>
                <w:rStyle w:val="a7"/>
                <w:rFonts w:hint="eastAsia"/>
              </w:rPr>
              <w:t>获取</w:t>
            </w:r>
            <w:r w:rsidRPr="00DB7C74">
              <w:rPr>
                <w:rStyle w:val="a7"/>
                <w:rFonts w:hint="eastAsia"/>
              </w:rPr>
              <w:t>idlist key</w:t>
            </w:r>
            <w:r w:rsidRPr="00DB7C74">
              <w:rPr>
                <w:rStyle w:val="a7"/>
                <w:rFonts w:hint="eastAsia"/>
              </w:rPr>
              <w:t>的</w:t>
            </w:r>
            <w:r w:rsidRPr="00DB7C74">
              <w:rPr>
                <w:rStyle w:val="a7"/>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7"/>
                <w:i/>
              </w:rPr>
            </w:pPr>
            <w:r w:rsidRPr="00076C89">
              <w:rPr>
                <w:rStyle w:val="a7"/>
                <w:rFonts w:hint="eastAsia"/>
              </w:rPr>
              <w:t>2</w:t>
            </w:r>
          </w:p>
        </w:tc>
        <w:tc>
          <w:tcPr>
            <w:tcW w:w="3845" w:type="dxa"/>
          </w:tcPr>
          <w:p w14:paraId="61146496" w14:textId="77777777" w:rsidR="001F618B" w:rsidRPr="00076C89" w:rsidRDefault="001F618B" w:rsidP="001F618B">
            <w:pPr>
              <w:rPr>
                <w:rStyle w:val="a7"/>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7"/>
                <w:i/>
              </w:rPr>
            </w:pPr>
            <w:r w:rsidRPr="00DB7C74">
              <w:rPr>
                <w:rStyle w:val="a7"/>
                <w:rFonts w:hint="eastAsia"/>
              </w:rPr>
              <w:t>批量获取</w:t>
            </w:r>
            <w:r w:rsidRPr="00DB7C74">
              <w:rPr>
                <w:rStyle w:val="a7"/>
                <w:rFonts w:hint="eastAsia"/>
              </w:rPr>
              <w:t>idlist key</w:t>
            </w:r>
            <w:r w:rsidRPr="00DB7C74">
              <w:rPr>
                <w:rStyle w:val="a7"/>
                <w:rFonts w:hint="eastAsia"/>
              </w:rPr>
              <w:t>的</w:t>
            </w:r>
            <w:r w:rsidRPr="00DB7C74">
              <w:rPr>
                <w:rStyle w:val="a7"/>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7"/>
                <w:i/>
              </w:rPr>
            </w:pPr>
            <w:r w:rsidRPr="00076C89">
              <w:rPr>
                <w:rStyle w:val="a7"/>
                <w:rFonts w:hint="eastAsia"/>
              </w:rPr>
              <w:t>3</w:t>
            </w:r>
          </w:p>
        </w:tc>
        <w:tc>
          <w:tcPr>
            <w:tcW w:w="3845" w:type="dxa"/>
          </w:tcPr>
          <w:p w14:paraId="7FC4950E" w14:textId="77777777" w:rsidR="001F618B" w:rsidRPr="00076C89" w:rsidRDefault="001F618B" w:rsidP="001F618B">
            <w:pPr>
              <w:rPr>
                <w:rStyle w:val="a7"/>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7"/>
                <w:i/>
              </w:rPr>
            </w:pPr>
            <w:r>
              <w:rPr>
                <w:rStyle w:val="a7"/>
                <w:rFonts w:hint="eastAsia"/>
              </w:rPr>
              <w:t>4</w:t>
            </w:r>
          </w:p>
        </w:tc>
        <w:tc>
          <w:tcPr>
            <w:tcW w:w="3845" w:type="dxa"/>
          </w:tcPr>
          <w:p w14:paraId="3E12B315" w14:textId="77777777" w:rsidR="001F618B" w:rsidRPr="00076C89" w:rsidRDefault="001F618B" w:rsidP="001F618B">
            <w:pPr>
              <w:rPr>
                <w:rStyle w:val="a7"/>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7"/>
                <w:i/>
              </w:rPr>
            </w:pPr>
            <w:r w:rsidRPr="0068190C">
              <w:rPr>
                <w:rStyle w:val="a7"/>
                <w:rFonts w:hint="eastAsia"/>
              </w:rPr>
              <w:t>batch set idlist key</w:t>
            </w:r>
            <w:r w:rsidRPr="0068190C">
              <w:rPr>
                <w:rStyle w:val="a7"/>
                <w:rFonts w:hint="eastAsia"/>
              </w:rPr>
              <w:t>的</w:t>
            </w:r>
            <w:r w:rsidRPr="0068190C">
              <w:rPr>
                <w:rStyle w:val="a7"/>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7"/>
                <w:i/>
              </w:rPr>
            </w:pPr>
            <w:r>
              <w:rPr>
                <w:rStyle w:val="a7"/>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7"/>
                <w:i/>
              </w:rPr>
            </w:pPr>
            <w:r w:rsidRPr="0068190C">
              <w:rPr>
                <w:rStyle w:val="a7"/>
              </w:rPr>
              <w:t>rm key</w:t>
            </w:r>
          </w:p>
        </w:tc>
      </w:tr>
    </w:tbl>
    <w:p w14:paraId="4789AC9F" w14:textId="77777777" w:rsidR="001F618B" w:rsidRDefault="001F618B" w:rsidP="001F618B">
      <w:pPr>
        <w:pStyle w:val="a0"/>
      </w:pPr>
    </w:p>
    <w:p w14:paraId="07B035F8" w14:textId="77777777" w:rsidR="001F618B" w:rsidRDefault="001F618B" w:rsidP="001F618B">
      <w:pPr>
        <w:pStyle w:val="3"/>
      </w:pPr>
      <w:bookmarkStart w:id="57" w:name="_Toc451004074"/>
      <w:r w:rsidRPr="00B41B81">
        <w:t>IdListCache</w:t>
      </w:r>
      <w:r>
        <w:rPr>
          <w:rFonts w:hint="eastAsia"/>
        </w:rPr>
        <w:t>类概述</w:t>
      </w:r>
      <w:bookmarkEnd w:id="57"/>
    </w:p>
    <w:p w14:paraId="0E131548"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IdList依赖使用Redis缓存服务进行Id的排序和计算业务。</w:t>
      </w:r>
    </w:p>
    <w:p w14:paraId="0D2428C0"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3F3C0D11"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7"/>
                <w:b/>
                <w:i/>
              </w:rPr>
            </w:pPr>
            <w:r w:rsidRPr="00076C89">
              <w:rPr>
                <w:rStyle w:val="a7"/>
                <w:rFonts w:hint="eastAsia"/>
              </w:rPr>
              <w:t>序号</w:t>
            </w:r>
          </w:p>
        </w:tc>
        <w:tc>
          <w:tcPr>
            <w:tcW w:w="3966" w:type="dxa"/>
            <w:shd w:val="clear" w:color="auto" w:fill="CCCCCC"/>
          </w:tcPr>
          <w:p w14:paraId="6494B023" w14:textId="77777777" w:rsidR="001F618B" w:rsidRPr="00076C89" w:rsidRDefault="001F618B" w:rsidP="001F618B">
            <w:pPr>
              <w:jc w:val="center"/>
              <w:rPr>
                <w:rStyle w:val="a7"/>
                <w:b/>
                <w:i/>
              </w:rPr>
            </w:pPr>
            <w:r w:rsidRPr="00076C89">
              <w:rPr>
                <w:rStyle w:val="a7"/>
                <w:rFonts w:hint="eastAsia"/>
              </w:rPr>
              <w:t>功能点</w:t>
            </w:r>
          </w:p>
        </w:tc>
        <w:tc>
          <w:tcPr>
            <w:tcW w:w="4163" w:type="dxa"/>
            <w:shd w:val="clear" w:color="auto" w:fill="CCCCCC"/>
          </w:tcPr>
          <w:p w14:paraId="373611D9"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7"/>
                <w:i/>
              </w:rPr>
            </w:pPr>
            <w:r w:rsidRPr="00076C89">
              <w:rPr>
                <w:rStyle w:val="a7"/>
                <w:rFonts w:hint="eastAsia"/>
              </w:rPr>
              <w:t>1</w:t>
            </w:r>
          </w:p>
        </w:tc>
        <w:tc>
          <w:tcPr>
            <w:tcW w:w="3966" w:type="dxa"/>
          </w:tcPr>
          <w:p w14:paraId="6EEB2F84" w14:textId="77777777" w:rsidR="001F618B" w:rsidRPr="00076C89" w:rsidRDefault="001F618B" w:rsidP="001F618B">
            <w:pPr>
              <w:rPr>
                <w:rStyle w:val="a7"/>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7"/>
                <w:i/>
              </w:rPr>
            </w:pPr>
            <w:r w:rsidRPr="00B41B81">
              <w:rPr>
                <w:rStyle w:val="a7"/>
                <w:rFonts w:hint="eastAsia"/>
              </w:rPr>
              <w:t>idlist</w:t>
            </w:r>
            <w:r w:rsidRPr="00B41B81">
              <w:rPr>
                <w:rStyle w:val="a7"/>
                <w:rFonts w:hint="eastAsia"/>
              </w:rPr>
              <w:t>添加</w:t>
            </w:r>
            <w:r w:rsidRPr="00B41B81">
              <w:rPr>
                <w:rStyle w:val="a7"/>
                <w:rFonts w:hint="eastAsia"/>
              </w:rPr>
              <w:t xml:space="preserve">add  </w:t>
            </w:r>
            <w:r w:rsidRPr="00B41B81">
              <w:rPr>
                <w:rStyle w:val="a7"/>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7"/>
                <w:i/>
              </w:rPr>
            </w:pPr>
            <w:r>
              <w:rPr>
                <w:rStyle w:val="a7"/>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7"/>
                <w:i/>
              </w:rPr>
            </w:pPr>
            <w:r w:rsidRPr="00B41B81">
              <w:rPr>
                <w:rStyle w:val="a7"/>
                <w:rFonts w:hint="eastAsia"/>
              </w:rPr>
              <w:t>idlist</w:t>
            </w:r>
            <w:r w:rsidRPr="00B41B81">
              <w:rPr>
                <w:rStyle w:val="a7"/>
                <w:rFonts w:hint="eastAsia"/>
              </w:rPr>
              <w:t>添加多个</w:t>
            </w:r>
            <w:r w:rsidRPr="00B41B81">
              <w:rPr>
                <w:rStyle w:val="a7"/>
                <w:rFonts w:hint="eastAsia"/>
              </w:rPr>
              <w:t xml:space="preserve">id </w:t>
            </w:r>
            <w:r w:rsidRPr="00B41B81">
              <w:rPr>
                <w:rStyle w:val="a7"/>
                <w:rFonts w:hint="eastAsia"/>
              </w:rPr>
              <w:t>一次最多</w:t>
            </w:r>
            <w:r w:rsidRPr="00B41B81">
              <w:rPr>
                <w:rStyle w:val="a7"/>
                <w:rFonts w:hint="eastAsia"/>
              </w:rPr>
              <w:t>200</w:t>
            </w:r>
            <w:r w:rsidRPr="00B41B81">
              <w:rPr>
                <w:rStyle w:val="a7"/>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7"/>
                <w:i/>
              </w:rPr>
            </w:pPr>
            <w:r>
              <w:rPr>
                <w:rStyle w:val="a7"/>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一条</w:t>
            </w:r>
            <w:r w:rsidRPr="00B41B81">
              <w:rPr>
                <w:rStyle w:val="a7"/>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7"/>
                <w:i/>
              </w:rPr>
            </w:pPr>
            <w:r>
              <w:rPr>
                <w:rStyle w:val="a7"/>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7"/>
                <w:i/>
              </w:rPr>
            </w:pPr>
            <w:r w:rsidRPr="00B41B81">
              <w:rPr>
                <w:rStyle w:val="a7"/>
                <w:rFonts w:hint="eastAsia"/>
              </w:rPr>
              <w:t>删除</w:t>
            </w:r>
            <w:r w:rsidRPr="00B41B81">
              <w:rPr>
                <w:rStyle w:val="a7"/>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7"/>
                <w:i/>
              </w:rPr>
            </w:pPr>
            <w:r>
              <w:rPr>
                <w:rStyle w:val="a7"/>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7"/>
                <w:i/>
              </w:rPr>
            </w:pPr>
            <w:r>
              <w:rPr>
                <w:rStyle w:val="a7"/>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7"/>
                <w:i/>
              </w:rPr>
            </w:pPr>
            <w:r>
              <w:rPr>
                <w:rStyle w:val="a7"/>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7"/>
                <w:i/>
              </w:rPr>
            </w:pPr>
            <w:r w:rsidRPr="00B41B81">
              <w:rPr>
                <w:rStyle w:val="a7"/>
                <w:rFonts w:hint="eastAsia"/>
              </w:rPr>
              <w:t>批量删除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7"/>
                <w:i/>
              </w:rPr>
            </w:pPr>
            <w:r>
              <w:rPr>
                <w:rStyle w:val="a7"/>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对应的</w:t>
            </w:r>
            <w:r w:rsidRPr="00B41B81">
              <w:rPr>
                <w:rStyle w:val="a7"/>
                <w:rFonts w:hint="eastAsia"/>
              </w:rPr>
              <w:t>idlist -1</w:t>
            </w:r>
            <w:r w:rsidRPr="00B41B81">
              <w:rPr>
                <w:rStyle w:val="a7"/>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7"/>
                <w:i/>
              </w:rPr>
            </w:pPr>
            <w:r>
              <w:rPr>
                <w:rStyle w:val="a7"/>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w:t>
            </w:r>
            <w:r w:rsidRPr="00B41B81">
              <w:rPr>
                <w:rStyle w:val="a7"/>
                <w:rFonts w:hint="eastAsia"/>
              </w:rPr>
              <w:lastRenderedPageBreak/>
              <w:t>小到大</w:t>
            </w:r>
          </w:p>
        </w:tc>
      </w:tr>
      <w:tr w:rsidR="001F618B" w:rsidRPr="00076C89" w14:paraId="7649EFC7" w14:textId="77777777" w:rsidTr="001F618B">
        <w:tc>
          <w:tcPr>
            <w:tcW w:w="691" w:type="dxa"/>
          </w:tcPr>
          <w:p w14:paraId="5D612329" w14:textId="77777777" w:rsidR="001F618B" w:rsidRDefault="001F618B" w:rsidP="001F618B">
            <w:pPr>
              <w:rPr>
                <w:rStyle w:val="a7"/>
                <w:i/>
              </w:rPr>
            </w:pPr>
            <w:r>
              <w:rPr>
                <w:rStyle w:val="a7"/>
                <w:rFonts w:hint="eastAsia"/>
              </w:rPr>
              <w:lastRenderedPageBreak/>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7"/>
                <w:i/>
              </w:rPr>
            </w:pPr>
            <w:r>
              <w:rPr>
                <w:rStyle w:val="a7"/>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7"/>
                <w:i/>
              </w:rPr>
            </w:pPr>
            <w:r w:rsidRPr="00B41B81">
              <w:rPr>
                <w:rStyle w:val="a7"/>
                <w:rFonts w:hint="eastAsia"/>
              </w:rPr>
              <w:t>批量获取一个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7"/>
                <w:i/>
              </w:rPr>
            </w:pPr>
            <w:r>
              <w:rPr>
                <w:rStyle w:val="a7"/>
                <w:rFonts w:hint="eastAsia"/>
              </w:rPr>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with score  </w:t>
            </w:r>
            <w:r w:rsidRPr="00B41B81">
              <w:rPr>
                <w:rStyle w:val="a7"/>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7"/>
                <w:i/>
              </w:rPr>
            </w:pPr>
            <w:r>
              <w:rPr>
                <w:rStyle w:val="a7"/>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7"/>
                <w:i/>
              </w:rPr>
            </w:pPr>
            <w:r w:rsidRPr="00B41B81">
              <w:rPr>
                <w:rStyle w:val="a7"/>
                <w:rFonts w:hint="eastAsia"/>
              </w:rPr>
              <w:t>获取某个</w:t>
            </w:r>
            <w:r w:rsidRPr="00B41B81">
              <w:rPr>
                <w:rStyle w:val="a7"/>
                <w:rFonts w:hint="eastAsia"/>
              </w:rPr>
              <w:t>key</w:t>
            </w:r>
            <w:r w:rsidRPr="00B41B81">
              <w:rPr>
                <w:rStyle w:val="a7"/>
                <w:rFonts w:hint="eastAsia"/>
              </w:rPr>
              <w:t>的总</w:t>
            </w:r>
            <w:r w:rsidRPr="00B41B81">
              <w:rPr>
                <w:rStyle w:val="a7"/>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7"/>
                <w:i/>
              </w:rPr>
            </w:pPr>
            <w:r>
              <w:rPr>
                <w:rStyle w:val="a7"/>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7"/>
                <w:i/>
              </w:rPr>
            </w:pPr>
            <w:r w:rsidRPr="00DB7C74">
              <w:rPr>
                <w:rStyle w:val="a7"/>
                <w:rFonts w:hint="eastAsia"/>
              </w:rPr>
              <w:t>获取</w:t>
            </w:r>
            <w:r w:rsidRPr="00DB7C74">
              <w:rPr>
                <w:rStyle w:val="a7"/>
                <w:rFonts w:hint="eastAsia"/>
              </w:rPr>
              <w:t>key</w:t>
            </w:r>
            <w:r w:rsidRPr="00DB7C74">
              <w:rPr>
                <w:rStyle w:val="a7"/>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7"/>
                <w:i/>
              </w:rPr>
            </w:pPr>
            <w:r>
              <w:rPr>
                <w:rStyle w:val="a7"/>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7"/>
                <w:i/>
              </w:rPr>
            </w:pPr>
            <w:r w:rsidRPr="00DB7C74">
              <w:rPr>
                <w:rStyle w:val="a7"/>
                <w:rFonts w:hint="eastAsia"/>
              </w:rPr>
              <w:t>set key</w:t>
            </w:r>
            <w:r w:rsidRPr="00DB7C74">
              <w:rPr>
                <w:rStyle w:val="a7"/>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7"/>
                <w:i/>
              </w:rPr>
            </w:pPr>
            <w:r>
              <w:rPr>
                <w:rStyle w:val="a7"/>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7"/>
                <w:i/>
              </w:rPr>
            </w:pPr>
            <w:r w:rsidRPr="00DB7C74">
              <w:rPr>
                <w:rStyle w:val="a7"/>
                <w:rFonts w:hint="eastAsia"/>
              </w:rPr>
              <w:t>idlist key</w:t>
            </w:r>
            <w:r w:rsidRPr="00DB7C74">
              <w:rPr>
                <w:rStyle w:val="a7"/>
                <w:rFonts w:hint="eastAsia"/>
              </w:rPr>
              <w:t>是否存在</w:t>
            </w:r>
            <w:r w:rsidRPr="00DB7C74">
              <w:rPr>
                <w:rStyle w:val="a7"/>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7"/>
                <w:i/>
              </w:rPr>
            </w:pPr>
            <w:r>
              <w:rPr>
                <w:rStyle w:val="a7"/>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7"/>
                <w:i/>
              </w:rPr>
            </w:pPr>
            <w:r w:rsidRPr="00DB7C74">
              <w:rPr>
                <w:rStyle w:val="a7"/>
                <w:rFonts w:hint="eastAsia"/>
              </w:rPr>
              <w:t>获取一批</w:t>
            </w:r>
            <w:r w:rsidRPr="00DB7C74">
              <w:rPr>
                <w:rStyle w:val="a7"/>
                <w:rFonts w:hint="eastAsia"/>
              </w:rPr>
              <w:t>ID</w:t>
            </w:r>
            <w:r w:rsidRPr="00DB7C74">
              <w:rPr>
                <w:rStyle w:val="a7"/>
                <w:rFonts w:hint="eastAsia"/>
              </w:rPr>
              <w:t>的</w:t>
            </w:r>
            <w:r w:rsidRPr="00DB7C74">
              <w:rPr>
                <w:rStyle w:val="a7"/>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7"/>
                <w:i/>
              </w:rPr>
            </w:pPr>
            <w:r>
              <w:rPr>
                <w:rStyle w:val="a7"/>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7"/>
                <w:i/>
              </w:rPr>
            </w:pPr>
            <w:r w:rsidRPr="00DB7C74">
              <w:rPr>
                <w:rStyle w:val="a7"/>
                <w:rFonts w:hint="eastAsia"/>
              </w:rPr>
              <w:t xml:space="preserve">idlist </w:t>
            </w:r>
            <w:r w:rsidRPr="00DB7C74">
              <w:rPr>
                <w:rStyle w:val="a7"/>
                <w:rFonts w:hint="eastAsia"/>
              </w:rPr>
              <w:t>是否存在这个</w:t>
            </w:r>
            <w:r w:rsidRPr="00DB7C74">
              <w:rPr>
                <w:rStyle w:val="a7"/>
                <w:rFonts w:hint="eastAsia"/>
              </w:rPr>
              <w:t>key</w:t>
            </w:r>
          </w:p>
        </w:tc>
      </w:tr>
    </w:tbl>
    <w:p w14:paraId="24172415" w14:textId="77777777" w:rsidR="001F618B" w:rsidRDefault="001F618B" w:rsidP="001F618B">
      <w:pPr>
        <w:pStyle w:val="a0"/>
      </w:pPr>
    </w:p>
    <w:p w14:paraId="26D0123B" w14:textId="77777777" w:rsidR="001F618B" w:rsidRDefault="001F618B" w:rsidP="004B32EF">
      <w:pPr>
        <w:pStyle w:val="3"/>
      </w:pPr>
      <w:bookmarkStart w:id="58" w:name="_Toc451004075"/>
      <w:r w:rsidRPr="00714C06">
        <w:t>IdListDao</w:t>
      </w:r>
      <w:r>
        <w:rPr>
          <w:rFonts w:hint="eastAsia"/>
        </w:rPr>
        <w:t>类概述</w:t>
      </w:r>
      <w:bookmarkEnd w:id="58"/>
    </w:p>
    <w:p w14:paraId="17582F66"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封装工作圈IdList的数据持久化业务</w:t>
      </w:r>
    </w:p>
    <w:p w14:paraId="2D1F229A"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1E7F352B"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7"/>
                <w:b/>
                <w:i/>
              </w:rPr>
            </w:pPr>
            <w:r w:rsidRPr="00076C89">
              <w:rPr>
                <w:rStyle w:val="a7"/>
                <w:rFonts w:hint="eastAsia"/>
              </w:rPr>
              <w:t>序号</w:t>
            </w:r>
          </w:p>
        </w:tc>
        <w:tc>
          <w:tcPr>
            <w:tcW w:w="3966" w:type="dxa"/>
            <w:shd w:val="clear" w:color="auto" w:fill="CCCCCC"/>
          </w:tcPr>
          <w:p w14:paraId="306084DD" w14:textId="77777777" w:rsidR="001F618B" w:rsidRPr="00076C89" w:rsidRDefault="001F618B" w:rsidP="001F618B">
            <w:pPr>
              <w:jc w:val="center"/>
              <w:rPr>
                <w:rStyle w:val="a7"/>
                <w:b/>
                <w:i/>
              </w:rPr>
            </w:pPr>
            <w:r w:rsidRPr="00076C89">
              <w:rPr>
                <w:rStyle w:val="a7"/>
                <w:rFonts w:hint="eastAsia"/>
              </w:rPr>
              <w:t>功能点</w:t>
            </w:r>
          </w:p>
        </w:tc>
        <w:tc>
          <w:tcPr>
            <w:tcW w:w="4163" w:type="dxa"/>
            <w:shd w:val="clear" w:color="auto" w:fill="CCCCCC"/>
          </w:tcPr>
          <w:p w14:paraId="01D5D025"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7"/>
                <w:i/>
              </w:rPr>
            </w:pPr>
            <w:r w:rsidRPr="00076C89">
              <w:rPr>
                <w:rStyle w:val="a7"/>
                <w:rFonts w:hint="eastAsia"/>
              </w:rPr>
              <w:t>1</w:t>
            </w:r>
          </w:p>
        </w:tc>
        <w:tc>
          <w:tcPr>
            <w:tcW w:w="3966" w:type="dxa"/>
          </w:tcPr>
          <w:p w14:paraId="0E5CEB7E" w14:textId="77777777" w:rsidR="001F618B" w:rsidRPr="00076C89" w:rsidRDefault="001F618B" w:rsidP="001F618B">
            <w:pPr>
              <w:rPr>
                <w:rStyle w:val="a7"/>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7"/>
                <w:i/>
              </w:rPr>
            </w:pPr>
            <w:r w:rsidRPr="00714C06">
              <w:rPr>
                <w:rStyle w:val="a7"/>
                <w:rFonts w:hint="eastAsia"/>
              </w:rPr>
              <w:t>添加</w:t>
            </w:r>
            <w:r>
              <w:rPr>
                <w:rStyle w:val="a7"/>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7"/>
                <w:i/>
              </w:rPr>
            </w:pPr>
            <w:r w:rsidRPr="00076C89">
              <w:rPr>
                <w:rStyle w:val="a7"/>
                <w:rFonts w:hint="eastAsia"/>
              </w:rPr>
              <w:t>2</w:t>
            </w:r>
          </w:p>
        </w:tc>
        <w:tc>
          <w:tcPr>
            <w:tcW w:w="3966" w:type="dxa"/>
          </w:tcPr>
          <w:p w14:paraId="7AD58B12" w14:textId="77777777" w:rsidR="001F618B" w:rsidRPr="00076C89" w:rsidRDefault="001F618B" w:rsidP="001F618B">
            <w:pPr>
              <w:rPr>
                <w:rStyle w:val="a7"/>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7"/>
                <w:i/>
              </w:rPr>
            </w:pPr>
            <w:r w:rsidRPr="00714C06">
              <w:rPr>
                <w:rStyle w:val="a7"/>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7"/>
                <w:i/>
              </w:rPr>
            </w:pPr>
            <w:r w:rsidRPr="00076C89">
              <w:rPr>
                <w:rStyle w:val="a7"/>
                <w:rFonts w:hint="eastAsia"/>
              </w:rPr>
              <w:t>3</w:t>
            </w:r>
          </w:p>
        </w:tc>
        <w:tc>
          <w:tcPr>
            <w:tcW w:w="3966" w:type="dxa"/>
          </w:tcPr>
          <w:p w14:paraId="178F5A93" w14:textId="77777777" w:rsidR="001F618B" w:rsidRPr="00076C89" w:rsidRDefault="001F618B" w:rsidP="001F618B">
            <w:pPr>
              <w:rPr>
                <w:rStyle w:val="a7"/>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7"/>
                <w:i/>
              </w:rPr>
            </w:pPr>
            <w:r>
              <w:rPr>
                <w:rStyle w:val="a7"/>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7"/>
                <w:i/>
              </w:rPr>
            </w:pPr>
            <w:r>
              <w:rPr>
                <w:rStyle w:val="a7"/>
                <w:rFonts w:hint="eastAsia"/>
              </w:rPr>
              <w:t>4</w:t>
            </w:r>
          </w:p>
        </w:tc>
        <w:tc>
          <w:tcPr>
            <w:tcW w:w="3966" w:type="dxa"/>
          </w:tcPr>
          <w:p w14:paraId="41EA1453" w14:textId="77777777" w:rsidR="001F618B" w:rsidRPr="00076C89" w:rsidRDefault="001F618B" w:rsidP="001F618B">
            <w:pPr>
              <w:rPr>
                <w:rStyle w:val="a7"/>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7"/>
                <w:i/>
              </w:rPr>
            </w:pPr>
            <w:r w:rsidRPr="00714C06">
              <w:rPr>
                <w:rStyle w:val="a7"/>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7"/>
                <w:i/>
              </w:rPr>
            </w:pPr>
            <w:r>
              <w:rPr>
                <w:rStyle w:val="a7"/>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7"/>
                <w:i/>
              </w:rPr>
            </w:pPr>
            <w:r w:rsidRPr="00714C06">
              <w:rPr>
                <w:rStyle w:val="a7"/>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7"/>
                <w:i/>
              </w:rPr>
            </w:pPr>
            <w:r>
              <w:rPr>
                <w:rStyle w:val="a7"/>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7"/>
                <w:i/>
              </w:rPr>
            </w:pPr>
            <w:r>
              <w:rPr>
                <w:rStyle w:val="a7"/>
                <w:rFonts w:hint="eastAsia"/>
              </w:rPr>
              <w:t>获取所有被删除的评论</w:t>
            </w:r>
          </w:p>
        </w:tc>
      </w:tr>
    </w:tbl>
    <w:p w14:paraId="7FC99433" w14:textId="77777777" w:rsidR="001F618B" w:rsidRPr="00AA088E" w:rsidRDefault="001F618B" w:rsidP="001F618B">
      <w:pPr>
        <w:pStyle w:val="a0"/>
      </w:pPr>
    </w:p>
    <w:p w14:paraId="29069699" w14:textId="77777777" w:rsidR="001F618B" w:rsidRPr="003B358C" w:rsidRDefault="001F618B" w:rsidP="00412262"/>
    <w:p w14:paraId="37E0A9D9" w14:textId="77777777" w:rsidR="003A0D42" w:rsidRDefault="003A0D42" w:rsidP="003A0D42"/>
    <w:bookmarkEnd w:id="31"/>
    <w:p w14:paraId="40E0B0B7" w14:textId="7A2F887B" w:rsidR="003A0D42" w:rsidRDefault="003A0D42" w:rsidP="003A0D42"/>
    <w:p w14:paraId="695D9223" w14:textId="77777777" w:rsidR="00C62268" w:rsidRDefault="00C62268" w:rsidP="00C62268">
      <w:pPr>
        <w:pStyle w:val="2"/>
      </w:pPr>
      <w:bookmarkStart w:id="59" w:name="_Toc418875567"/>
      <w:bookmarkStart w:id="60" w:name="_Toc451004076"/>
      <w:r>
        <w:rPr>
          <w:rFonts w:hint="eastAsia"/>
        </w:rPr>
        <w:t>账户系统（</w:t>
      </w:r>
      <w:r>
        <w:rPr>
          <w:rFonts w:hint="eastAsia"/>
        </w:rPr>
        <w:t>Acount</w:t>
      </w:r>
      <w:r>
        <w:rPr>
          <w:rFonts w:hint="eastAsia"/>
        </w:rPr>
        <w:t>）模块</w:t>
      </w:r>
      <w:bookmarkEnd w:id="59"/>
      <w:bookmarkEnd w:id="60"/>
    </w:p>
    <w:p w14:paraId="45BC3403" w14:textId="77777777" w:rsidR="00C62268" w:rsidRDefault="00C62268" w:rsidP="00C62268">
      <w:pPr>
        <w:pStyle w:val="3"/>
      </w:pPr>
      <w:bookmarkStart w:id="61" w:name="_Toc418875568"/>
      <w:bookmarkStart w:id="62" w:name="_Toc451004077"/>
      <w:r>
        <w:rPr>
          <w:rFonts w:hint="eastAsia"/>
        </w:rPr>
        <w:t>账户系统模块概述</w:t>
      </w:r>
      <w:bookmarkEnd w:id="61"/>
      <w:bookmarkEnd w:id="62"/>
    </w:p>
    <w:p w14:paraId="60243520" w14:textId="417BD03C" w:rsidR="00C62268" w:rsidRPr="00C62268" w:rsidRDefault="00487283" w:rsidP="00C62268">
      <w:pPr>
        <w:pStyle w:val="af4"/>
        <w:spacing w:line="400" w:lineRule="exact"/>
        <w:ind w:firstLine="480"/>
        <w:jc w:val="left"/>
        <w:rPr>
          <w:rFonts w:ascii="SimSun" w:hAnsi="SimSun"/>
          <w:sz w:val="24"/>
        </w:rPr>
      </w:pPr>
      <w:r>
        <w:rPr>
          <w:rFonts w:ascii="SimSun" w:hAnsi="SimSun" w:hint="eastAsia"/>
          <w:sz w:val="24"/>
        </w:rPr>
        <w:t>工作圈的用户体系</w:t>
      </w:r>
      <w:r w:rsidR="00C62268" w:rsidRPr="00C62268">
        <w:rPr>
          <w:rFonts w:ascii="SimSun" w:hAnsi="SimSun" w:hint="eastAsia"/>
          <w:sz w:val="24"/>
        </w:rPr>
        <w:t>是畅捷通CIA</w:t>
      </w:r>
      <w:r>
        <w:rPr>
          <w:rFonts w:ascii="SimSun" w:hAnsi="SimSun" w:hint="eastAsia"/>
          <w:sz w:val="24"/>
        </w:rPr>
        <w:t>云平台用户管理的一个子集</w:t>
      </w:r>
      <w:r w:rsidR="00C62268" w:rsidRPr="00C62268">
        <w:rPr>
          <w:rFonts w:ascii="SimSun" w:hAnsi="SimSun"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工作圈账户系统，支撑工作圈各个端的单点登录、权限校验、注册、用户/</w:t>
      </w:r>
      <w:r w:rsidRPr="00C62268">
        <w:rPr>
          <w:rFonts w:ascii="SimSun" w:hAnsi="SimSun" w:hint="eastAsia"/>
          <w:sz w:val="24"/>
        </w:rPr>
        <w:lastRenderedPageBreak/>
        <w:t>企业信息查询和变更，并且基于畅捷通云平台的智能平台，为工作圈用户提供智能推荐、搜索服务。</w:t>
      </w:r>
    </w:p>
    <w:p w14:paraId="5157D79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移动端注册转化率： </w:t>
      </w:r>
    </w:p>
    <w:p w14:paraId="057F1FAC"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1、埋点统计数： </w:t>
      </w:r>
    </w:p>
    <w:p w14:paraId="78EEAC19"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774D382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成功的用户数</w:t>
      </w:r>
      <w:r w:rsidRPr="00C62268">
        <w:rPr>
          <w:rFonts w:ascii="SimSun" w:hAnsi="SimSun"/>
          <w:sz w:val="24"/>
        </w:rPr>
        <w:t xml:space="preserve"> </w:t>
      </w:r>
    </w:p>
    <w:p w14:paraId="686F76B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、启动</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17297EB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、进入注册页面（填手机号）的用户数</w:t>
      </w:r>
      <w:r w:rsidRPr="00C62268">
        <w:rPr>
          <w:rFonts w:ascii="SimSun" w:hAnsi="SimSun"/>
          <w:sz w:val="24"/>
        </w:rPr>
        <w:t xml:space="preserve"> </w:t>
      </w:r>
    </w:p>
    <w:p w14:paraId="2DEF8D4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、进入获取验证码页面的用户数</w:t>
      </w:r>
      <w:r w:rsidRPr="00C62268">
        <w:rPr>
          <w:rFonts w:ascii="SimSun" w:hAnsi="SimSun"/>
          <w:sz w:val="24"/>
        </w:rPr>
        <w:t xml:space="preserve"> </w:t>
      </w:r>
    </w:p>
    <w:p w14:paraId="5A0B78E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F</w:t>
      </w:r>
      <w:r w:rsidRPr="00C62268">
        <w:rPr>
          <w:rFonts w:ascii="SimSun" w:hAnsi="SimSun" w:hint="eastAsia"/>
          <w:sz w:val="24"/>
        </w:rPr>
        <w:t>、注册成功后首次进入工作圈首页的用户数</w:t>
      </w:r>
      <w:r w:rsidRPr="00C62268">
        <w:rPr>
          <w:rFonts w:ascii="SimSun" w:hAnsi="SimSun"/>
          <w:sz w:val="24"/>
        </w:rPr>
        <w:t xml:space="preserve"> </w:t>
      </w:r>
    </w:p>
    <w:p w14:paraId="0529A118"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2、按漏斗或数据表格形式依次统计注册环节的转化率： </w:t>
      </w:r>
    </w:p>
    <w:p w14:paraId="2915B62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xml:space="preserve">  A-&gt;B-&gt;C-&gt;D-&gt;E-&gt; F </w:t>
      </w:r>
      <w:r w:rsidRPr="00C62268">
        <w:rPr>
          <w:rFonts w:ascii="SimSun" w:hAnsi="SimSun" w:hint="eastAsia"/>
          <w:sz w:val="24"/>
        </w:rPr>
        <w:t xml:space="preserve"> </w:t>
      </w:r>
    </w:p>
    <w:p w14:paraId="40FA35A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  Web 端邀请进圈子和邀请加入企业的注册转化率： </w:t>
      </w:r>
    </w:p>
    <w:p w14:paraId="59EA5EE7"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1、埋点统计数： </w:t>
      </w:r>
    </w:p>
    <w:p w14:paraId="0F47A61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、点击邀请链接进入</w:t>
      </w:r>
      <w:r w:rsidRPr="00C62268">
        <w:rPr>
          <w:rFonts w:ascii="SimSun" w:hAnsi="SimSun"/>
          <w:sz w:val="24"/>
        </w:rPr>
        <w:t xml:space="preserve"> HTML </w:t>
      </w:r>
      <w:r w:rsidRPr="00C62268">
        <w:rPr>
          <w:rFonts w:ascii="SimSun" w:hAnsi="SimSun" w:hint="eastAsia"/>
          <w:sz w:val="24"/>
        </w:rPr>
        <w:t>着陆页的用户数</w:t>
      </w:r>
      <w:r w:rsidRPr="00C62268">
        <w:rPr>
          <w:rFonts w:ascii="SimSun" w:hAnsi="SimSun"/>
          <w:sz w:val="24"/>
        </w:rPr>
        <w:t xml:space="preserve"> </w:t>
      </w:r>
    </w:p>
    <w:p w14:paraId="4ABAFEC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、注册</w:t>
      </w:r>
      <w:r w:rsidRPr="00C62268">
        <w:rPr>
          <w:rFonts w:ascii="SimSun" w:hAnsi="SimSun"/>
          <w:sz w:val="24"/>
        </w:rPr>
        <w:t>/</w:t>
      </w:r>
      <w:r w:rsidRPr="00C62268">
        <w:rPr>
          <w:rFonts w:ascii="SimSun" w:hAnsi="SimSun" w:hint="eastAsia"/>
          <w:sz w:val="24"/>
        </w:rPr>
        <w:t>加入成功的用户数</w:t>
      </w:r>
      <w:r w:rsidRPr="00C62268">
        <w:rPr>
          <w:rFonts w:ascii="SimSun" w:hAnsi="SimSun"/>
          <w:sz w:val="24"/>
        </w:rPr>
        <w:t xml:space="preserve"> </w:t>
      </w:r>
    </w:p>
    <w:p w14:paraId="02CD8E1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、点击使用已有帐号加入链接的用户数</w:t>
      </w:r>
      <w:r w:rsidRPr="00C62268">
        <w:rPr>
          <w:rFonts w:ascii="SimSun" w:hAnsi="SimSun"/>
          <w:sz w:val="24"/>
        </w:rPr>
        <w:t xml:space="preserve"> </w:t>
      </w:r>
    </w:p>
    <w:p w14:paraId="22CFA6E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、通过已有帐号加入成功的用户数</w:t>
      </w:r>
      <w:r w:rsidRPr="00C62268">
        <w:rPr>
          <w:rFonts w:ascii="SimSun" w:hAnsi="SimSun"/>
          <w:sz w:val="24"/>
        </w:rPr>
        <w:t xml:space="preserve"> </w:t>
      </w:r>
    </w:p>
    <w:p w14:paraId="13428A0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、通过已有帐号加入提示“已是本圈成员无需重复加入”的用户数</w:t>
      </w:r>
      <w:r w:rsidRPr="00C62268">
        <w:rPr>
          <w:rFonts w:ascii="SimSun" w:hAnsi="SimSun"/>
          <w:sz w:val="24"/>
        </w:rPr>
        <w:t xml:space="preserve"> </w:t>
      </w:r>
    </w:p>
    <w:p w14:paraId="7AB69339"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2、按漏斗或数据表格形式依次统计邀请注册环节的转化率： </w:t>
      </w:r>
    </w:p>
    <w:p w14:paraId="493AD9A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xml:space="preserve">  A-&gt;B </w:t>
      </w:r>
    </w:p>
    <w:p w14:paraId="71BBF34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xml:space="preserve">  A-&gt;C-&gt;D </w:t>
      </w:r>
    </w:p>
    <w:p w14:paraId="52715D1C" w14:textId="2879342E"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lastRenderedPageBreak/>
        <w:t xml:space="preserve">  A-&gt;C-&gt;E </w:t>
      </w:r>
    </w:p>
    <w:p w14:paraId="4A2A094F" w14:textId="16168C67" w:rsidR="00C62268" w:rsidRPr="00C62268" w:rsidRDefault="00C62268" w:rsidP="00C62268">
      <w:pPr>
        <w:pStyle w:val="af4"/>
        <w:spacing w:line="400" w:lineRule="exact"/>
        <w:ind w:firstLine="480"/>
        <w:jc w:val="left"/>
        <w:rPr>
          <w:rFonts w:ascii="SimSun" w:hAnsi="SimSun"/>
          <w:sz w:val="24"/>
        </w:rPr>
      </w:pPr>
    </w:p>
    <w:p w14:paraId="49B4032D" w14:textId="07BFB454" w:rsidR="00C62268" w:rsidRPr="00C62268" w:rsidRDefault="004443DF" w:rsidP="00C62268">
      <w:pPr>
        <w:pStyle w:val="af4"/>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注册流程：</w:t>
      </w:r>
    </w:p>
    <w:p w14:paraId="19EAA945" w14:textId="55C87F12" w:rsidR="00C62268" w:rsidRPr="00C62268" w:rsidRDefault="00C62268" w:rsidP="00C62268">
      <w:pPr>
        <w:pStyle w:val="af4"/>
        <w:spacing w:line="400" w:lineRule="exact"/>
        <w:ind w:firstLine="480"/>
        <w:jc w:val="left"/>
        <w:rPr>
          <w:rFonts w:ascii="SimSun" w:hAnsi="SimSun"/>
          <w:sz w:val="24"/>
        </w:rPr>
      </w:pPr>
    </w:p>
    <w:p w14:paraId="5A6C805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F83DC3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1、相对228版简化注册流程；</w:t>
      </w:r>
    </w:p>
    <w:p w14:paraId="50A36785" w14:textId="62BEA9F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2、取消注册环节的主动申请加入企业；</w:t>
      </w:r>
    </w:p>
    <w:p w14:paraId="27C72EBD" w14:textId="4004D2B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3、注册时填写的企业名仅仅用于个人名片中的工作单位，与用户真正的隶属企业无关；</w:t>
      </w:r>
    </w:p>
    <w:p w14:paraId="1F58BED6" w14:textId="731A8251"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用户需求：</w:t>
      </w:r>
    </w:p>
    <w:p w14:paraId="2A9DD7BC" w14:textId="7B020B82"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4"/>
        <w:spacing w:line="400" w:lineRule="exact"/>
        <w:ind w:firstLine="480"/>
        <w:jc w:val="left"/>
        <w:rPr>
          <w:rFonts w:ascii="SimSun" w:hAnsi="SimSun"/>
          <w:sz w:val="24"/>
        </w:rPr>
      </w:pPr>
      <w:r w:rsidRPr="00C62268">
        <w:rPr>
          <w:rFonts w:ascii="SimSun" w:hAnsi="SimSun"/>
          <w:noProof/>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4"/>
        <w:spacing w:line="400" w:lineRule="exact"/>
        <w:ind w:firstLine="480"/>
        <w:jc w:val="left"/>
        <w:rPr>
          <w:rFonts w:ascii="SimSun" w:hAnsi="SimSun"/>
          <w:sz w:val="24"/>
        </w:rPr>
      </w:pPr>
    </w:p>
    <w:p w14:paraId="37F6458F" w14:textId="26380A2A"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7DD73E1C" w14:textId="74D8EB25"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w:t>
      </w:r>
      <w:r w:rsidR="004A3DC9">
        <w:rPr>
          <w:rFonts w:ascii="SimSun" w:hAnsi="SimSun" w:hint="eastAsia"/>
          <w:sz w:val="24"/>
        </w:rPr>
        <w:t>、密码</w:t>
      </w:r>
      <w:r w:rsidRPr="00C62268">
        <w:rPr>
          <w:rFonts w:ascii="SimSun" w:hAnsi="SimSun" w:hint="eastAsia"/>
          <w:sz w:val="24"/>
        </w:rPr>
        <w:t>至少6位， 字母数字及符号组成；</w:t>
      </w:r>
    </w:p>
    <w:p w14:paraId="4576BD18" w14:textId="767D844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2、验证码标准4位数字；</w:t>
      </w:r>
    </w:p>
    <w:p w14:paraId="7741248C" w14:textId="4FCA0F1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3、姓名和企业名必填；</w:t>
      </w:r>
    </w:p>
    <w:p w14:paraId="1923FF1B" w14:textId="1D105523"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5、根据企业名及手机号/邮箱，智能推荐备选加入企业；</w:t>
      </w:r>
    </w:p>
    <w:p w14:paraId="7EA2D577" w14:textId="44602EB2"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6、有企业邀请的在前，关键字智能推荐的企业在后；</w:t>
      </w:r>
    </w:p>
    <w:p w14:paraId="47E41F81" w14:textId="6EE9C97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7、以上为业务流程，重点阐述业务关键内容，最后的程序实现要参考UE流程；</w:t>
      </w:r>
    </w:p>
    <w:p w14:paraId="159979A6" w14:textId="6AB2A275"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8、注意手机端和Web端UE流程的不同；</w:t>
      </w:r>
    </w:p>
    <w:p w14:paraId="3BDC8A5B" w14:textId="4C6B6090" w:rsidR="00C62268" w:rsidRPr="00C62268" w:rsidRDefault="00C62268" w:rsidP="00C62268">
      <w:pPr>
        <w:pStyle w:val="af4"/>
        <w:spacing w:line="400" w:lineRule="exact"/>
        <w:ind w:firstLine="480"/>
        <w:jc w:val="left"/>
        <w:rPr>
          <w:rFonts w:ascii="SimSun" w:hAnsi="SimSun"/>
          <w:sz w:val="24"/>
        </w:rPr>
      </w:pPr>
    </w:p>
    <w:p w14:paraId="16B48F9D" w14:textId="0162F8BD" w:rsidR="00C62268" w:rsidRPr="00C62268" w:rsidRDefault="004A3DC9" w:rsidP="00C62268">
      <w:pPr>
        <w:pStyle w:val="af4"/>
        <w:spacing w:line="400" w:lineRule="exact"/>
        <w:ind w:firstLine="480"/>
        <w:jc w:val="left"/>
        <w:rPr>
          <w:rFonts w:ascii="SimSun" w:hAnsi="SimSun"/>
          <w:sz w:val="24"/>
        </w:rPr>
      </w:pPr>
      <w:r w:rsidRPr="00C62268">
        <w:rPr>
          <w:rFonts w:ascii="SimSun" w:hAnsi="SimSun"/>
          <w:noProof/>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修改密码流程：</w:t>
      </w:r>
    </w:p>
    <w:p w14:paraId="27F6499C" w14:textId="777DD25C" w:rsidR="00C62268" w:rsidRPr="00C62268" w:rsidRDefault="00C62268" w:rsidP="00C62268">
      <w:pPr>
        <w:pStyle w:val="af4"/>
        <w:spacing w:line="400" w:lineRule="exact"/>
        <w:ind w:firstLine="480"/>
        <w:jc w:val="left"/>
        <w:rPr>
          <w:rFonts w:ascii="SimSun" w:hAnsi="SimSun"/>
          <w:sz w:val="24"/>
        </w:rPr>
      </w:pPr>
    </w:p>
    <w:p w14:paraId="2E72BBC4" w14:textId="20C70363"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29A1CBB" w14:textId="0144916E"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1、用户需要成功登录工作圈内才可以进行修改密码操作；</w:t>
      </w:r>
    </w:p>
    <w:p w14:paraId="6D4CF332" w14:textId="665A9411"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2、在设置新密码前需要输入原密码，密码验证通过后方可设置新密码；</w:t>
      </w:r>
    </w:p>
    <w:p w14:paraId="3C1AA706" w14:textId="472407B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3、新密码格式要求同注册；</w:t>
      </w:r>
    </w:p>
    <w:p w14:paraId="65866446" w14:textId="23470483" w:rsidR="00C62268" w:rsidRPr="00C62268" w:rsidRDefault="00C62268" w:rsidP="00C62268">
      <w:pPr>
        <w:pStyle w:val="af4"/>
        <w:spacing w:line="400" w:lineRule="exact"/>
        <w:ind w:firstLine="480"/>
        <w:jc w:val="left"/>
        <w:rPr>
          <w:rFonts w:ascii="SimSun" w:hAnsi="SimSun"/>
          <w:sz w:val="24"/>
        </w:rPr>
      </w:pPr>
    </w:p>
    <w:p w14:paraId="6FC1BC20" w14:textId="7B62695C" w:rsidR="00C62268" w:rsidRPr="00C62268" w:rsidRDefault="004A3DC9" w:rsidP="00C62268">
      <w:pPr>
        <w:pStyle w:val="af4"/>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添加同事：</w:t>
      </w:r>
    </w:p>
    <w:p w14:paraId="765B0AA3" w14:textId="3DCE3FB6" w:rsidR="00C62268" w:rsidRPr="00C62268" w:rsidRDefault="004A3DC9" w:rsidP="00C62268">
      <w:pPr>
        <w:pStyle w:val="af4"/>
        <w:spacing w:line="400" w:lineRule="exact"/>
        <w:ind w:firstLine="480"/>
        <w:jc w:val="left"/>
        <w:rPr>
          <w:rFonts w:ascii="SimSun" w:hAnsi="SimSun"/>
          <w:sz w:val="24"/>
        </w:rPr>
      </w:pPr>
      <w:r w:rsidRPr="00C62268">
        <w:rPr>
          <w:rFonts w:ascii="SimSun" w:hAnsi="SimSun"/>
          <w:noProof/>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4"/>
        <w:spacing w:line="400" w:lineRule="exact"/>
        <w:ind w:firstLine="480"/>
        <w:jc w:val="left"/>
        <w:rPr>
          <w:rFonts w:ascii="SimSun" w:hAnsi="SimSun"/>
          <w:sz w:val="24"/>
        </w:rPr>
      </w:pPr>
    </w:p>
    <w:p w14:paraId="1EB7D985"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E2078D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企业圈同事列表等同于企业人员列表，包含以下几种状态：</w:t>
      </w:r>
    </w:p>
    <w:p w14:paraId="0EC7B7E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1、活跃：已注册并成功加入企业的用户；</w:t>
      </w:r>
    </w:p>
    <w:p w14:paraId="1EE7DC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2、邀请中：被添加的同事还未确认加入该企业时的状态；</w:t>
      </w:r>
    </w:p>
    <w:p w14:paraId="3FFB9B0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4、停用：企业管理员停用某企业内用户+某企业内用户成功加入别的企业时的状态；</w:t>
      </w:r>
    </w:p>
    <w:p w14:paraId="346A116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以上四种状态管理员可进行的操作（普通用户无权）：</w:t>
      </w:r>
    </w:p>
    <w:p w14:paraId="642AD63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1、活跃：[停用]操作，触发后变为停用状态；</w:t>
      </w:r>
    </w:p>
    <w:p w14:paraId="5A69CDF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2、邀请中：[删除]操作，发出的邀请失效，相应记录直接删掉；</w:t>
      </w:r>
    </w:p>
    <w:p w14:paraId="280FFEA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3、待审核：[同意]/[拒绝]操作，同意后变为邀请中状态或活跃状态；拒</w:t>
      </w:r>
      <w:r w:rsidRPr="00C62268">
        <w:rPr>
          <w:rFonts w:ascii="SimSun" w:hAnsi="SimSun" w:hint="eastAsia"/>
          <w:sz w:val="24"/>
        </w:rPr>
        <w:lastRenderedPageBreak/>
        <w:t>绝直接删掉本记录；</w:t>
      </w:r>
    </w:p>
    <w:p w14:paraId="08A86EA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以上同事列表要求显示内容：</w:t>
      </w:r>
    </w:p>
    <w:p w14:paraId="3214B34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1、企业内普通用户只需看到 活跃和邀请中 状态的同事；</w:t>
      </w:r>
    </w:p>
    <w:p w14:paraId="5F2DBA8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2、企业管理员能够看到四种状态的同事；</w:t>
      </w:r>
    </w:p>
    <w:p w14:paraId="785A89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外主动申请加入本企业的用户，显示为姓名）；</w:t>
      </w:r>
    </w:p>
    <w:p w14:paraId="34416FE7"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215版对于有需要工作交接的停用状态用户必须显示；</w:t>
      </w:r>
    </w:p>
    <w:p w14:paraId="2F98D8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被邀请人收到通知:</w:t>
      </w:r>
    </w:p>
    <w:p w14:paraId="15AF3B7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1、如果是已注册用户，直接消息通知+短信/邮件；</w:t>
      </w:r>
    </w:p>
    <w:p w14:paraId="7E8A4715"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 XXX（企业名）邀请您加入 </w:t>
      </w:r>
    </w:p>
    <w:p w14:paraId="20DE857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a. 手机号/邮箱（灰色不可修改）；</w:t>
      </w:r>
    </w:p>
    <w:p w14:paraId="13B2C7E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b. 姓名*；</w:t>
      </w:r>
    </w:p>
    <w:p w14:paraId="4CAAA53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b. 设置密码*/登录密码*</w:t>
      </w:r>
    </w:p>
    <w:p w14:paraId="4990AB02" w14:textId="77777777" w:rsidR="00C62268" w:rsidRPr="009F01FD" w:rsidRDefault="00C62268" w:rsidP="00C62268">
      <w:pPr>
        <w:pStyle w:val="a5"/>
        <w:rPr>
          <w:i/>
        </w:rPr>
      </w:pPr>
    </w:p>
    <w:p w14:paraId="4DFD53E0" w14:textId="77777777" w:rsidR="00C62268" w:rsidRDefault="00C62268" w:rsidP="00C62268">
      <w:pPr>
        <w:pStyle w:val="3"/>
      </w:pPr>
      <w:bookmarkStart w:id="63" w:name="_Toc418875569"/>
      <w:bookmarkStart w:id="64" w:name="_Toc451004078"/>
      <w:r>
        <w:rPr>
          <w:rFonts w:hint="eastAsia"/>
        </w:rPr>
        <w:lastRenderedPageBreak/>
        <w:t>账户系统模块类图</w:t>
      </w:r>
      <w:bookmarkEnd w:id="63"/>
      <w:bookmarkEnd w:id="64"/>
    </w:p>
    <w:p w14:paraId="0A87A4A6" w14:textId="77777777" w:rsidR="00C62268" w:rsidRDefault="00C62268" w:rsidP="00C62268">
      <w:pPr>
        <w:jc w:val="center"/>
      </w:pPr>
      <w:r>
        <w:object w:dxaOrig="7457" w:dyaOrig="9494" w14:anchorId="3B2DDBFF">
          <v:shape id="_x0000_i1029" type="#_x0000_t75" style="width:372pt;height:475.2pt" o:ole="">
            <v:imagedata r:id="rId29" o:title=""/>
          </v:shape>
          <o:OLEObject Type="Embed" ProgID="Visio.Drawing.11" ShapeID="_x0000_i1029" DrawAspect="Content" ObjectID="_1524745944" r:id="rId30"/>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C62268">
      <w:pPr>
        <w:pStyle w:val="3"/>
      </w:pPr>
      <w:bookmarkStart w:id="65" w:name="_Toc418875570"/>
      <w:bookmarkStart w:id="66" w:name="_Toc451004079"/>
      <w:r>
        <w:rPr>
          <w:rFonts w:hint="eastAsia"/>
        </w:rPr>
        <w:t>JsonController</w:t>
      </w:r>
      <w:r>
        <w:rPr>
          <w:rFonts w:hint="eastAsia"/>
        </w:rPr>
        <w:t>类概述</w:t>
      </w:r>
      <w:bookmarkEnd w:id="65"/>
      <w:bookmarkEnd w:id="66"/>
    </w:p>
    <w:p w14:paraId="37B8208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Controller</w:t>
      </w:r>
      <w:r w:rsidRPr="00C62268">
        <w:rPr>
          <w:rFonts w:ascii="SimSun" w:hAnsi="SimSun" w:hint="eastAsia"/>
          <w:sz w:val="24"/>
        </w:rPr>
        <w:t>的基类，封装统一较常用的方法，如参数校验、安全校验等。</w:t>
      </w:r>
    </w:p>
    <w:p w14:paraId="2DC5C360" w14:textId="77777777" w:rsidR="00C62268" w:rsidRPr="00C62268" w:rsidRDefault="00C62268" w:rsidP="00C62268">
      <w:pPr>
        <w:pStyle w:val="af4"/>
        <w:spacing w:line="400" w:lineRule="exact"/>
        <w:ind w:firstLine="480"/>
        <w:jc w:val="left"/>
        <w:rPr>
          <w:rFonts w:ascii="SimSun" w:hAnsi="SimSun"/>
          <w:sz w:val="24"/>
        </w:rPr>
      </w:pPr>
      <w:bookmarkStart w:id="67" w:name="_Toc418875571"/>
      <w:r w:rsidRPr="00C62268">
        <w:rPr>
          <w:rFonts w:ascii="SimSun" w:hAnsi="SimSun" w:hint="eastAsia"/>
          <w:sz w:val="24"/>
        </w:rPr>
        <w:t>类功能定义</w:t>
      </w:r>
      <w:bookmarkEnd w:id="67"/>
    </w:p>
    <w:p w14:paraId="16E500E9" w14:textId="77777777" w:rsidR="00C62268" w:rsidRPr="00557EE7" w:rsidRDefault="00C62268" w:rsidP="00C62268"/>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7"/>
                <w:b/>
                <w:i/>
              </w:rPr>
            </w:pPr>
            <w:r w:rsidRPr="00076C89">
              <w:rPr>
                <w:rStyle w:val="a7"/>
                <w:rFonts w:hint="eastAsia"/>
              </w:rPr>
              <w:t>序号</w:t>
            </w:r>
          </w:p>
        </w:tc>
        <w:tc>
          <w:tcPr>
            <w:tcW w:w="2052" w:type="dxa"/>
            <w:shd w:val="clear" w:color="auto" w:fill="CCCCCC"/>
          </w:tcPr>
          <w:p w14:paraId="18BE5001" w14:textId="77777777" w:rsidR="00C62268" w:rsidRPr="00076C89" w:rsidRDefault="00C62268" w:rsidP="00CC1B0B">
            <w:pPr>
              <w:jc w:val="center"/>
              <w:rPr>
                <w:rStyle w:val="a7"/>
                <w:b/>
                <w:i/>
              </w:rPr>
            </w:pPr>
            <w:r w:rsidRPr="00076C89">
              <w:rPr>
                <w:rStyle w:val="a7"/>
                <w:rFonts w:hint="eastAsia"/>
              </w:rPr>
              <w:t>功能点</w:t>
            </w:r>
          </w:p>
        </w:tc>
        <w:tc>
          <w:tcPr>
            <w:tcW w:w="5940" w:type="dxa"/>
            <w:shd w:val="clear" w:color="auto" w:fill="CCCCCC"/>
          </w:tcPr>
          <w:p w14:paraId="580FF347"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7"/>
                <w:i/>
              </w:rPr>
            </w:pPr>
            <w:r w:rsidRPr="00076C89">
              <w:rPr>
                <w:rStyle w:val="a7"/>
                <w:rFonts w:hint="eastAsia"/>
              </w:rPr>
              <w:t>1</w:t>
            </w:r>
          </w:p>
        </w:tc>
        <w:tc>
          <w:tcPr>
            <w:tcW w:w="2052" w:type="dxa"/>
          </w:tcPr>
          <w:p w14:paraId="6CF13E6C" w14:textId="77777777" w:rsidR="00C62268" w:rsidRPr="00076C89" w:rsidRDefault="00C62268" w:rsidP="00CC1B0B">
            <w:pPr>
              <w:rPr>
                <w:rStyle w:val="a7"/>
                <w:i/>
              </w:rPr>
            </w:pPr>
            <w:r w:rsidRPr="004A4A85">
              <w:rPr>
                <w:rStyle w:val="a7"/>
              </w:rPr>
              <w:t>checkSig</w:t>
            </w:r>
          </w:p>
        </w:tc>
        <w:tc>
          <w:tcPr>
            <w:tcW w:w="5940" w:type="dxa"/>
          </w:tcPr>
          <w:p w14:paraId="7DF49896" w14:textId="77777777" w:rsidR="00C62268" w:rsidRPr="00076C89" w:rsidRDefault="00C62268" w:rsidP="00CC1B0B">
            <w:pPr>
              <w:rPr>
                <w:rStyle w:val="a7"/>
                <w:i/>
              </w:rPr>
            </w:pPr>
            <w:r>
              <w:rPr>
                <w:rStyle w:val="a7"/>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7"/>
                <w:i/>
              </w:rPr>
            </w:pPr>
            <w:r w:rsidRPr="00076C89">
              <w:rPr>
                <w:rStyle w:val="a7"/>
                <w:rFonts w:hint="eastAsia"/>
              </w:rPr>
              <w:t>2</w:t>
            </w:r>
          </w:p>
        </w:tc>
        <w:tc>
          <w:tcPr>
            <w:tcW w:w="2052" w:type="dxa"/>
          </w:tcPr>
          <w:p w14:paraId="2BCF5C60" w14:textId="77777777" w:rsidR="00C62268" w:rsidRPr="00076C89" w:rsidRDefault="00C62268" w:rsidP="00CC1B0B">
            <w:pPr>
              <w:rPr>
                <w:rStyle w:val="a7"/>
                <w:i/>
              </w:rPr>
            </w:pPr>
            <w:r w:rsidRPr="004A4A85">
              <w:rPr>
                <w:rStyle w:val="a7"/>
              </w:rPr>
              <w:t>checkImageNo</w:t>
            </w:r>
          </w:p>
        </w:tc>
        <w:tc>
          <w:tcPr>
            <w:tcW w:w="5940" w:type="dxa"/>
          </w:tcPr>
          <w:p w14:paraId="4D17A45E" w14:textId="77777777" w:rsidR="00C62268" w:rsidRPr="00076C89" w:rsidRDefault="00C62268" w:rsidP="00CC1B0B">
            <w:pPr>
              <w:rPr>
                <w:rStyle w:val="a7"/>
                <w:i/>
              </w:rPr>
            </w:pPr>
            <w:r>
              <w:rPr>
                <w:rStyle w:val="a7"/>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7"/>
                <w:i/>
              </w:rPr>
            </w:pPr>
            <w:r w:rsidRPr="00076C89">
              <w:rPr>
                <w:rStyle w:val="a7"/>
                <w:rFonts w:hint="eastAsia"/>
              </w:rPr>
              <w:lastRenderedPageBreak/>
              <w:t>3</w:t>
            </w:r>
          </w:p>
        </w:tc>
        <w:tc>
          <w:tcPr>
            <w:tcW w:w="2052" w:type="dxa"/>
          </w:tcPr>
          <w:p w14:paraId="36FD536A" w14:textId="77777777" w:rsidR="00C62268" w:rsidRPr="00076C89" w:rsidRDefault="00C62268" w:rsidP="00CC1B0B">
            <w:pPr>
              <w:rPr>
                <w:rStyle w:val="a7"/>
                <w:i/>
              </w:rPr>
            </w:pPr>
            <w:r w:rsidRPr="004A4A85">
              <w:rPr>
                <w:rStyle w:val="a7"/>
              </w:rPr>
              <w:t>changeTokenRel</w:t>
            </w:r>
          </w:p>
        </w:tc>
        <w:tc>
          <w:tcPr>
            <w:tcW w:w="5940" w:type="dxa"/>
          </w:tcPr>
          <w:p w14:paraId="2F75E1B3" w14:textId="77777777" w:rsidR="00C62268" w:rsidRPr="00076C89" w:rsidRDefault="00C62268" w:rsidP="00CC1B0B">
            <w:pPr>
              <w:rPr>
                <w:rStyle w:val="a7"/>
                <w:i/>
              </w:rPr>
            </w:pPr>
            <w:r>
              <w:rPr>
                <w:rStyle w:val="a7"/>
              </w:rPr>
              <w:t>T</w:t>
            </w:r>
            <w:r>
              <w:rPr>
                <w:rStyle w:val="a7"/>
                <w:rFonts w:hint="eastAsia"/>
              </w:rPr>
              <w:t>oken</w:t>
            </w:r>
            <w:r>
              <w:rPr>
                <w:rStyle w:val="a7"/>
                <w:rFonts w:hint="eastAsia"/>
              </w:rPr>
              <w:t>切换</w:t>
            </w:r>
          </w:p>
        </w:tc>
      </w:tr>
    </w:tbl>
    <w:p w14:paraId="0496A929" w14:textId="77777777" w:rsidR="00C62268" w:rsidRPr="00CF07BE" w:rsidRDefault="00C62268" w:rsidP="00C62268">
      <w:pPr>
        <w:rPr>
          <w:rStyle w:val="a7"/>
          <w:i/>
        </w:rPr>
      </w:pPr>
    </w:p>
    <w:p w14:paraId="22E44FE1" w14:textId="77777777" w:rsidR="00C62268" w:rsidRDefault="00C62268" w:rsidP="00A67151">
      <w:pPr>
        <w:pStyle w:val="3"/>
      </w:pPr>
      <w:bookmarkStart w:id="68" w:name="_Toc418875572"/>
      <w:bookmarkStart w:id="69" w:name="_Toc451004080"/>
      <w:r>
        <w:rPr>
          <w:rFonts w:hint="eastAsia"/>
        </w:rPr>
        <w:t>AccountWebController</w:t>
      </w:r>
      <w:r>
        <w:rPr>
          <w:rFonts w:hint="eastAsia"/>
        </w:rPr>
        <w:t>类概述</w:t>
      </w:r>
      <w:bookmarkEnd w:id="68"/>
      <w:bookmarkEnd w:id="69"/>
    </w:p>
    <w:p w14:paraId="2BD9373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这个类是给PC浏览器访问提供的http接口，基于SpringMVC框架 。</w:t>
      </w:r>
    </w:p>
    <w:p w14:paraId="47290A75" w14:textId="77777777" w:rsidR="00C62268" w:rsidRPr="00C62268" w:rsidRDefault="00C62268" w:rsidP="00C62268">
      <w:pPr>
        <w:pStyle w:val="af4"/>
        <w:spacing w:line="400" w:lineRule="exact"/>
        <w:ind w:firstLine="480"/>
        <w:jc w:val="left"/>
        <w:rPr>
          <w:rFonts w:ascii="SimSun" w:hAnsi="SimSun"/>
          <w:sz w:val="24"/>
        </w:rPr>
      </w:pPr>
      <w:bookmarkStart w:id="70" w:name="_Toc418875573"/>
      <w:r w:rsidRPr="00C62268">
        <w:rPr>
          <w:rFonts w:ascii="SimSun" w:hAnsi="SimSun" w:hint="eastAsia"/>
          <w:sz w:val="24"/>
        </w:rPr>
        <w:t>类功能定义</w:t>
      </w:r>
      <w:bookmarkEnd w:id="7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7"/>
                <w:b/>
                <w:i/>
              </w:rPr>
            </w:pPr>
            <w:r w:rsidRPr="00076C89">
              <w:rPr>
                <w:rStyle w:val="a7"/>
                <w:rFonts w:hint="eastAsia"/>
              </w:rPr>
              <w:t>序号</w:t>
            </w:r>
          </w:p>
        </w:tc>
        <w:tc>
          <w:tcPr>
            <w:tcW w:w="2999" w:type="dxa"/>
            <w:shd w:val="clear" w:color="auto" w:fill="CCCCCC"/>
          </w:tcPr>
          <w:p w14:paraId="19EB6E67"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77F717D7"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7"/>
                <w:i/>
              </w:rPr>
            </w:pPr>
            <w:r w:rsidRPr="00076C89">
              <w:rPr>
                <w:rStyle w:val="a7"/>
                <w:rFonts w:hint="eastAsia"/>
              </w:rPr>
              <w:t>1</w:t>
            </w:r>
          </w:p>
        </w:tc>
        <w:tc>
          <w:tcPr>
            <w:tcW w:w="2999" w:type="dxa"/>
          </w:tcPr>
          <w:p w14:paraId="4C063D3C"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7"/>
                <w:i/>
              </w:rPr>
            </w:pPr>
            <w:r>
              <w:rPr>
                <w:rStyle w:val="a7"/>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7"/>
                <w:i/>
              </w:rPr>
            </w:pPr>
            <w:r w:rsidRPr="00076C89">
              <w:rPr>
                <w:rStyle w:val="a7"/>
                <w:rFonts w:hint="eastAsia"/>
              </w:rPr>
              <w:t>2</w:t>
            </w:r>
          </w:p>
        </w:tc>
        <w:tc>
          <w:tcPr>
            <w:tcW w:w="2999" w:type="dxa"/>
          </w:tcPr>
          <w:p w14:paraId="7D210EBF"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7"/>
                <w:i/>
              </w:rPr>
            </w:pPr>
            <w:r>
              <w:rPr>
                <w:rStyle w:val="a7"/>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7"/>
                <w:i/>
              </w:rPr>
            </w:pPr>
            <w:r w:rsidRPr="00076C89">
              <w:rPr>
                <w:rStyle w:val="a7"/>
                <w:rFonts w:hint="eastAsia"/>
              </w:rPr>
              <w:t>3</w:t>
            </w:r>
          </w:p>
        </w:tc>
        <w:tc>
          <w:tcPr>
            <w:tcW w:w="2999" w:type="dxa"/>
          </w:tcPr>
          <w:p w14:paraId="515B3A17"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7"/>
                <w:i/>
              </w:rPr>
            </w:pPr>
            <w:r>
              <w:rPr>
                <w:rStyle w:val="a7"/>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7"/>
                <w:i/>
              </w:rPr>
            </w:pPr>
            <w:r>
              <w:rPr>
                <w:rStyle w:val="a7"/>
                <w:rFonts w:hint="eastAsia"/>
              </w:rPr>
              <w:t>4</w:t>
            </w:r>
          </w:p>
        </w:tc>
        <w:tc>
          <w:tcPr>
            <w:tcW w:w="2999" w:type="dxa"/>
          </w:tcPr>
          <w:p w14:paraId="0C97E855"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7"/>
                <w:i/>
              </w:rPr>
            </w:pPr>
            <w:r>
              <w:rPr>
                <w:rStyle w:val="a7"/>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7"/>
                <w:i/>
              </w:rPr>
            </w:pPr>
            <w:r>
              <w:rPr>
                <w:rStyle w:val="a7"/>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7"/>
                <w:i/>
              </w:rPr>
            </w:pPr>
            <w:r>
              <w:rPr>
                <w:rStyle w:val="a7"/>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7"/>
                <w:i/>
              </w:rPr>
            </w:pPr>
            <w:r>
              <w:rPr>
                <w:rStyle w:val="a7"/>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7"/>
                <w:i/>
              </w:rPr>
            </w:pPr>
            <w:r>
              <w:rPr>
                <w:rStyle w:val="a7"/>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7"/>
                <w:i/>
              </w:rPr>
            </w:pPr>
            <w:r>
              <w:rPr>
                <w:rStyle w:val="a7"/>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7"/>
                <w:i/>
              </w:rPr>
            </w:pPr>
            <w:r>
              <w:rPr>
                <w:rStyle w:val="a7"/>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7"/>
                <w:i/>
              </w:rPr>
            </w:pPr>
            <w:r>
              <w:rPr>
                <w:rStyle w:val="a7"/>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7"/>
                <w:i/>
              </w:rPr>
            </w:pPr>
            <w:r>
              <w:rPr>
                <w:rStyle w:val="a7"/>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7"/>
                <w:i/>
              </w:rPr>
            </w:pPr>
            <w:r>
              <w:rPr>
                <w:rStyle w:val="a7"/>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7"/>
                <w:i/>
              </w:rPr>
            </w:pPr>
            <w:r>
              <w:rPr>
                <w:rStyle w:val="a7"/>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7"/>
                <w:i/>
              </w:rPr>
            </w:pPr>
            <w:r>
              <w:rPr>
                <w:rStyle w:val="a7"/>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7"/>
                <w:i/>
              </w:rPr>
            </w:pPr>
            <w:r>
              <w:rPr>
                <w:rStyle w:val="a7"/>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7"/>
                <w:i/>
              </w:rPr>
            </w:pPr>
            <w:r>
              <w:rPr>
                <w:rStyle w:val="a7"/>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7"/>
                <w:i/>
              </w:rPr>
            </w:pPr>
            <w:r>
              <w:rPr>
                <w:rStyle w:val="a7"/>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7"/>
                <w:i/>
              </w:rPr>
            </w:pPr>
            <w:r>
              <w:rPr>
                <w:rStyle w:val="a7"/>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7"/>
                <w:i/>
              </w:rPr>
            </w:pPr>
            <w:r>
              <w:rPr>
                <w:rStyle w:val="a7"/>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7"/>
                <w:i/>
              </w:rPr>
            </w:pPr>
            <w:r>
              <w:rPr>
                <w:rStyle w:val="a7"/>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7"/>
                <w:i/>
              </w:rPr>
            </w:pPr>
            <w:r>
              <w:rPr>
                <w:rStyle w:val="a7"/>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7"/>
                <w:i/>
              </w:rPr>
            </w:pPr>
            <w:r>
              <w:rPr>
                <w:rStyle w:val="a7"/>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7"/>
                <w:i/>
              </w:rPr>
            </w:pPr>
            <w:r>
              <w:rPr>
                <w:rStyle w:val="a7"/>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7"/>
                <w:i/>
              </w:rPr>
            </w:pPr>
            <w:r>
              <w:rPr>
                <w:rStyle w:val="a7"/>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a7"/>
                <w:i/>
              </w:rPr>
            </w:pPr>
            <w:r>
              <w:rPr>
                <w:rStyle w:val="a7"/>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bl>
    <w:p w14:paraId="786F43AD" w14:textId="77777777" w:rsidR="00C62268" w:rsidRDefault="00C62268" w:rsidP="00A67151">
      <w:pPr>
        <w:pStyle w:val="3"/>
      </w:pPr>
      <w:bookmarkStart w:id="71" w:name="_Toc418875574"/>
      <w:bookmarkStart w:id="72" w:name="_Toc451004081"/>
      <w:r>
        <w:rPr>
          <w:rFonts w:hint="eastAsia"/>
        </w:rPr>
        <w:t>AccountRestController</w:t>
      </w:r>
      <w:r>
        <w:rPr>
          <w:rFonts w:hint="eastAsia"/>
        </w:rPr>
        <w:t>类概述</w:t>
      </w:r>
      <w:bookmarkEnd w:id="71"/>
      <w:bookmarkEnd w:id="72"/>
    </w:p>
    <w:p w14:paraId="5F8442B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给移动端提访问提供的http接口 。</w:t>
      </w:r>
    </w:p>
    <w:p w14:paraId="6FFFBACB" w14:textId="77777777" w:rsidR="00C62268" w:rsidRPr="00C62268" w:rsidRDefault="00C62268" w:rsidP="00C62268">
      <w:pPr>
        <w:pStyle w:val="af4"/>
        <w:spacing w:line="400" w:lineRule="exact"/>
        <w:ind w:firstLine="480"/>
        <w:jc w:val="left"/>
        <w:rPr>
          <w:rFonts w:ascii="SimSun" w:hAnsi="SimSun"/>
          <w:sz w:val="24"/>
        </w:rPr>
      </w:pPr>
      <w:bookmarkStart w:id="73" w:name="_Toc418875575"/>
      <w:r w:rsidRPr="00C62268">
        <w:rPr>
          <w:rFonts w:ascii="SimSun" w:hAnsi="SimSun" w:hint="eastAsia"/>
          <w:sz w:val="24"/>
        </w:rPr>
        <w:t>类功能定义</w:t>
      </w:r>
      <w:bookmarkEnd w:id="73"/>
    </w:p>
    <w:p w14:paraId="40AE01EB"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7"/>
                <w:b/>
                <w:i/>
              </w:rPr>
            </w:pPr>
            <w:r w:rsidRPr="00076C89">
              <w:rPr>
                <w:rStyle w:val="a7"/>
                <w:rFonts w:hint="eastAsia"/>
              </w:rPr>
              <w:t>序号</w:t>
            </w:r>
          </w:p>
        </w:tc>
        <w:tc>
          <w:tcPr>
            <w:tcW w:w="2999" w:type="dxa"/>
            <w:shd w:val="clear" w:color="auto" w:fill="CCCCCC"/>
          </w:tcPr>
          <w:p w14:paraId="1ECE43E0"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6A0EA43E"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7"/>
                <w:i/>
              </w:rPr>
            </w:pPr>
            <w:r w:rsidRPr="00076C89">
              <w:rPr>
                <w:rStyle w:val="a7"/>
                <w:rFonts w:hint="eastAsia"/>
              </w:rPr>
              <w:t>1</w:t>
            </w:r>
          </w:p>
        </w:tc>
        <w:tc>
          <w:tcPr>
            <w:tcW w:w="2999" w:type="dxa"/>
          </w:tcPr>
          <w:p w14:paraId="7049AD91"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7"/>
                <w:i/>
              </w:rPr>
            </w:pPr>
            <w:r>
              <w:rPr>
                <w:rStyle w:val="a7"/>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7"/>
                <w:i/>
              </w:rPr>
            </w:pPr>
            <w:r w:rsidRPr="00076C89">
              <w:rPr>
                <w:rStyle w:val="a7"/>
                <w:rFonts w:hint="eastAsia"/>
              </w:rPr>
              <w:t>2</w:t>
            </w:r>
          </w:p>
        </w:tc>
        <w:tc>
          <w:tcPr>
            <w:tcW w:w="2999" w:type="dxa"/>
          </w:tcPr>
          <w:p w14:paraId="2B5D4D92"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7"/>
                <w:i/>
              </w:rPr>
            </w:pPr>
            <w:r>
              <w:rPr>
                <w:rStyle w:val="a7"/>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7"/>
                <w:i/>
              </w:rPr>
            </w:pPr>
            <w:r w:rsidRPr="00076C89">
              <w:rPr>
                <w:rStyle w:val="a7"/>
                <w:rFonts w:hint="eastAsia"/>
              </w:rPr>
              <w:t>3</w:t>
            </w:r>
          </w:p>
        </w:tc>
        <w:tc>
          <w:tcPr>
            <w:tcW w:w="2999" w:type="dxa"/>
          </w:tcPr>
          <w:p w14:paraId="584F8BD3"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7"/>
                <w:i/>
              </w:rPr>
            </w:pPr>
            <w:r>
              <w:rPr>
                <w:rStyle w:val="a7"/>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7"/>
                <w:i/>
              </w:rPr>
            </w:pPr>
            <w:r>
              <w:rPr>
                <w:rStyle w:val="a7"/>
                <w:rFonts w:hint="eastAsia"/>
              </w:rPr>
              <w:t>4</w:t>
            </w:r>
          </w:p>
        </w:tc>
        <w:tc>
          <w:tcPr>
            <w:tcW w:w="2999" w:type="dxa"/>
          </w:tcPr>
          <w:p w14:paraId="20FF4DC8"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7"/>
                <w:i/>
              </w:rPr>
            </w:pPr>
            <w:r>
              <w:rPr>
                <w:rStyle w:val="a7"/>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7"/>
                <w:i/>
              </w:rPr>
            </w:pPr>
            <w:r>
              <w:rPr>
                <w:rStyle w:val="a7"/>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7"/>
                <w:i/>
              </w:rPr>
            </w:pPr>
            <w:r>
              <w:rPr>
                <w:rStyle w:val="a7"/>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7"/>
                <w:i/>
              </w:rPr>
            </w:pPr>
            <w:r>
              <w:rPr>
                <w:rStyle w:val="a7"/>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7"/>
                <w:i/>
              </w:rPr>
            </w:pPr>
            <w:r>
              <w:rPr>
                <w:rStyle w:val="a7"/>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7"/>
                <w:i/>
              </w:rPr>
            </w:pPr>
            <w:r>
              <w:rPr>
                <w:rStyle w:val="a7"/>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7"/>
                <w:i/>
              </w:rPr>
            </w:pPr>
            <w:r>
              <w:rPr>
                <w:rStyle w:val="a7"/>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7"/>
                <w:i/>
              </w:rPr>
            </w:pPr>
            <w:r>
              <w:rPr>
                <w:rStyle w:val="a7"/>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7"/>
                <w:i/>
              </w:rPr>
            </w:pPr>
            <w:r>
              <w:rPr>
                <w:rStyle w:val="a7"/>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7"/>
                <w:i/>
              </w:rPr>
            </w:pPr>
            <w:r>
              <w:rPr>
                <w:rStyle w:val="a7"/>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7"/>
                <w:i/>
              </w:rPr>
            </w:pPr>
            <w:r>
              <w:rPr>
                <w:rStyle w:val="a7"/>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7"/>
                <w:i/>
              </w:rPr>
            </w:pPr>
            <w:r>
              <w:rPr>
                <w:rStyle w:val="a7"/>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7"/>
                <w:i/>
              </w:rPr>
            </w:pPr>
            <w:r>
              <w:rPr>
                <w:rStyle w:val="a7"/>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7"/>
                <w:i/>
              </w:rPr>
            </w:pPr>
            <w:r>
              <w:rPr>
                <w:rStyle w:val="a7"/>
                <w:rFonts w:hint="eastAsia"/>
              </w:rPr>
              <w:lastRenderedPageBreak/>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7"/>
                <w:i/>
              </w:rPr>
            </w:pPr>
            <w:r>
              <w:rPr>
                <w:rStyle w:val="a7"/>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7"/>
                <w:i/>
              </w:rPr>
            </w:pPr>
            <w:r>
              <w:rPr>
                <w:rStyle w:val="a7"/>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7"/>
                <w:i/>
              </w:rPr>
            </w:pPr>
            <w:r>
              <w:rPr>
                <w:rStyle w:val="a7"/>
                <w:rFonts w:hint="eastAsia"/>
              </w:rPr>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7"/>
                <w:i/>
              </w:rPr>
            </w:pPr>
            <w:r>
              <w:rPr>
                <w:rStyle w:val="a7"/>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7"/>
                <w:i/>
              </w:rPr>
            </w:pPr>
            <w:r>
              <w:rPr>
                <w:rStyle w:val="a7"/>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7"/>
                <w:i/>
              </w:rPr>
            </w:pPr>
            <w:r>
              <w:rPr>
                <w:rStyle w:val="a7"/>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7"/>
                <w:i/>
              </w:rPr>
            </w:pPr>
            <w:r>
              <w:rPr>
                <w:rStyle w:val="a7"/>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7"/>
                <w:i/>
              </w:rPr>
            </w:pPr>
            <w:r>
              <w:rPr>
                <w:rStyle w:val="a7"/>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a7"/>
                <w:i/>
              </w:rPr>
            </w:pPr>
            <w:r>
              <w:rPr>
                <w:rStyle w:val="a7"/>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bl>
    <w:p w14:paraId="2F4A8F82" w14:textId="77777777" w:rsidR="00C62268" w:rsidRDefault="00C62268" w:rsidP="00A67151">
      <w:pPr>
        <w:pStyle w:val="3"/>
      </w:pPr>
      <w:bookmarkStart w:id="74" w:name="_Toc418875576"/>
      <w:bookmarkStart w:id="75" w:name="_Toc451004082"/>
      <w:r>
        <w:rPr>
          <w:rFonts w:hint="eastAsia"/>
        </w:rPr>
        <w:t>Client</w:t>
      </w:r>
      <w:r>
        <w:rPr>
          <w:rFonts w:hint="eastAsia"/>
        </w:rPr>
        <w:t>类概述</w:t>
      </w:r>
      <w:bookmarkEnd w:id="74"/>
      <w:bookmarkEnd w:id="75"/>
    </w:p>
    <w:p w14:paraId="5A7045D1"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封装对Thrift接口的调用，基于zookeeper进行 多点分发和监控。</w:t>
      </w:r>
    </w:p>
    <w:p w14:paraId="203349BB" w14:textId="77777777" w:rsidR="00C62268" w:rsidRPr="00C62268" w:rsidRDefault="00C62268" w:rsidP="00C62268">
      <w:pPr>
        <w:pStyle w:val="af4"/>
        <w:spacing w:line="400" w:lineRule="exact"/>
        <w:ind w:firstLine="480"/>
        <w:jc w:val="left"/>
        <w:rPr>
          <w:rFonts w:ascii="SimSun" w:hAnsi="SimSun"/>
          <w:sz w:val="24"/>
        </w:rPr>
      </w:pPr>
      <w:bookmarkStart w:id="76" w:name="_Toc418875577"/>
      <w:r w:rsidRPr="00C62268">
        <w:rPr>
          <w:rFonts w:ascii="SimSun" w:hAnsi="SimSun" w:hint="eastAsia"/>
          <w:sz w:val="24"/>
        </w:rPr>
        <w:t>类功能定义</w:t>
      </w:r>
      <w:bookmarkEnd w:id="76"/>
    </w:p>
    <w:p w14:paraId="6AA04680" w14:textId="77777777" w:rsidR="00C62268" w:rsidRPr="00557EE7" w:rsidRDefault="00C62268" w:rsidP="00C62268">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7"/>
                <w:b/>
                <w:i/>
              </w:rPr>
            </w:pPr>
            <w:r w:rsidRPr="00076C89">
              <w:rPr>
                <w:rStyle w:val="a7"/>
                <w:rFonts w:hint="eastAsia"/>
              </w:rPr>
              <w:t>序号</w:t>
            </w:r>
          </w:p>
        </w:tc>
        <w:tc>
          <w:tcPr>
            <w:tcW w:w="3119" w:type="dxa"/>
            <w:shd w:val="clear" w:color="auto" w:fill="CCCCCC"/>
          </w:tcPr>
          <w:p w14:paraId="7EC4BE81" w14:textId="77777777" w:rsidR="00C62268" w:rsidRPr="00076C89" w:rsidRDefault="00C62268" w:rsidP="00CC1B0B">
            <w:pPr>
              <w:jc w:val="center"/>
              <w:rPr>
                <w:rStyle w:val="a7"/>
                <w:b/>
                <w:i/>
              </w:rPr>
            </w:pPr>
            <w:r w:rsidRPr="00076C89">
              <w:rPr>
                <w:rStyle w:val="a7"/>
                <w:rFonts w:hint="eastAsia"/>
              </w:rPr>
              <w:t>功能点</w:t>
            </w:r>
          </w:p>
        </w:tc>
        <w:tc>
          <w:tcPr>
            <w:tcW w:w="4950" w:type="dxa"/>
            <w:shd w:val="clear" w:color="auto" w:fill="CCCCCC"/>
          </w:tcPr>
          <w:p w14:paraId="5CCD518C"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7"/>
                <w:i/>
              </w:rPr>
            </w:pPr>
            <w:r w:rsidRPr="00076C89">
              <w:rPr>
                <w:rStyle w:val="a7"/>
                <w:rFonts w:hint="eastAsia"/>
              </w:rPr>
              <w:t>1</w:t>
            </w:r>
          </w:p>
        </w:tc>
        <w:tc>
          <w:tcPr>
            <w:tcW w:w="3119" w:type="dxa"/>
          </w:tcPr>
          <w:p w14:paraId="4D7C812E"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7"/>
                <w:i/>
              </w:rPr>
            </w:pPr>
            <w:r>
              <w:rPr>
                <w:rStyle w:val="a7"/>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7"/>
                <w:i/>
              </w:rPr>
            </w:pPr>
            <w:r w:rsidRPr="00076C89">
              <w:rPr>
                <w:rStyle w:val="a7"/>
                <w:rFonts w:hint="eastAsia"/>
              </w:rPr>
              <w:t>2</w:t>
            </w:r>
          </w:p>
        </w:tc>
        <w:tc>
          <w:tcPr>
            <w:tcW w:w="3119" w:type="dxa"/>
          </w:tcPr>
          <w:p w14:paraId="5A9C1B91"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7"/>
                <w:i/>
              </w:rPr>
            </w:pPr>
            <w:r>
              <w:rPr>
                <w:rStyle w:val="a7"/>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7"/>
                <w:i/>
              </w:rPr>
            </w:pPr>
            <w:r w:rsidRPr="00076C89">
              <w:rPr>
                <w:rStyle w:val="a7"/>
                <w:rFonts w:hint="eastAsia"/>
              </w:rPr>
              <w:t>3</w:t>
            </w:r>
          </w:p>
        </w:tc>
        <w:tc>
          <w:tcPr>
            <w:tcW w:w="3119" w:type="dxa"/>
          </w:tcPr>
          <w:p w14:paraId="57211883"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7"/>
                <w:i/>
              </w:rPr>
            </w:pPr>
            <w:r>
              <w:rPr>
                <w:rStyle w:val="a7"/>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7"/>
                <w:i/>
              </w:rPr>
            </w:pPr>
            <w:r>
              <w:rPr>
                <w:rStyle w:val="a7"/>
                <w:rFonts w:hint="eastAsia"/>
              </w:rPr>
              <w:t>4</w:t>
            </w:r>
          </w:p>
        </w:tc>
        <w:tc>
          <w:tcPr>
            <w:tcW w:w="3119" w:type="dxa"/>
          </w:tcPr>
          <w:p w14:paraId="7D278A00"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7"/>
                <w:i/>
              </w:rPr>
            </w:pPr>
            <w:r>
              <w:rPr>
                <w:rStyle w:val="a7"/>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7"/>
                <w:i/>
              </w:rPr>
            </w:pPr>
            <w:r>
              <w:rPr>
                <w:rStyle w:val="a7"/>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7"/>
                <w:i/>
              </w:rPr>
            </w:pPr>
            <w:r>
              <w:rPr>
                <w:rStyle w:val="a7"/>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7"/>
                <w:i/>
              </w:rPr>
            </w:pPr>
            <w:r>
              <w:rPr>
                <w:rStyle w:val="a7"/>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7"/>
                <w:i/>
              </w:rPr>
            </w:pPr>
            <w:r>
              <w:rPr>
                <w:rStyle w:val="a7"/>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7"/>
                <w:i/>
              </w:rPr>
            </w:pPr>
            <w:r>
              <w:rPr>
                <w:rStyle w:val="a7"/>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7"/>
                <w:i/>
              </w:rPr>
            </w:pPr>
            <w:r>
              <w:rPr>
                <w:rStyle w:val="a7"/>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7"/>
                <w:i/>
              </w:rPr>
            </w:pPr>
            <w:r>
              <w:rPr>
                <w:rStyle w:val="a7"/>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7"/>
                <w:i/>
              </w:rPr>
            </w:pPr>
            <w:r>
              <w:rPr>
                <w:rStyle w:val="a7"/>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7"/>
                <w:i/>
              </w:rPr>
            </w:pPr>
            <w:r>
              <w:rPr>
                <w:rStyle w:val="a7"/>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7"/>
                <w:i/>
              </w:rPr>
            </w:pPr>
            <w:r>
              <w:rPr>
                <w:rStyle w:val="a7"/>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7"/>
                <w:i/>
              </w:rPr>
            </w:pPr>
            <w:r>
              <w:rPr>
                <w:rStyle w:val="a7"/>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7"/>
                <w:i/>
              </w:rPr>
            </w:pPr>
            <w:r>
              <w:rPr>
                <w:rStyle w:val="a7"/>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7"/>
                <w:i/>
              </w:rPr>
            </w:pPr>
            <w:r>
              <w:rPr>
                <w:rStyle w:val="a7"/>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7"/>
                <w:i/>
              </w:rPr>
            </w:pPr>
            <w:r>
              <w:rPr>
                <w:rStyle w:val="a7"/>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7"/>
                <w:i/>
              </w:rPr>
            </w:pPr>
            <w:r>
              <w:rPr>
                <w:rStyle w:val="a7"/>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7"/>
                <w:i/>
              </w:rPr>
            </w:pPr>
            <w:r>
              <w:rPr>
                <w:rStyle w:val="a7"/>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7"/>
                <w:i/>
              </w:rPr>
            </w:pPr>
            <w:r>
              <w:rPr>
                <w:rStyle w:val="a7"/>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7"/>
                <w:i/>
              </w:rPr>
            </w:pPr>
            <w:r>
              <w:rPr>
                <w:rStyle w:val="a7"/>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7"/>
                <w:i/>
              </w:rPr>
            </w:pPr>
            <w:r>
              <w:rPr>
                <w:rStyle w:val="a7"/>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7"/>
                <w:i/>
              </w:rPr>
            </w:pPr>
            <w:r>
              <w:rPr>
                <w:rStyle w:val="a7"/>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7"/>
                <w:i/>
              </w:rPr>
            </w:pPr>
            <w:r>
              <w:rPr>
                <w:rStyle w:val="a7"/>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a7"/>
                <w:i/>
              </w:rPr>
            </w:pPr>
            <w:r>
              <w:rPr>
                <w:rStyle w:val="a7"/>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a7"/>
                <w:i/>
              </w:rPr>
            </w:pPr>
            <w:r>
              <w:rPr>
                <w:rStyle w:val="a7"/>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7"/>
                <w:i/>
              </w:rPr>
            </w:pPr>
            <w:r>
              <w:rPr>
                <w:rStyle w:val="a7"/>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a7"/>
                <w:i/>
              </w:rPr>
            </w:pPr>
            <w:r>
              <w:rPr>
                <w:rStyle w:val="a7"/>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7"/>
                <w:i/>
              </w:rPr>
            </w:pPr>
            <w:r>
              <w:rPr>
                <w:rStyle w:val="a7"/>
                <w:rFonts w:hint="eastAsia"/>
              </w:rPr>
              <w:t>校验</w:t>
            </w:r>
            <w:r>
              <w:rPr>
                <w:rStyle w:val="a7"/>
                <w:rFonts w:hint="eastAsia"/>
              </w:rPr>
              <w:t>cookie</w:t>
            </w:r>
            <w:r>
              <w:rPr>
                <w:rStyle w:val="a7"/>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7"/>
                <w:i/>
              </w:rPr>
            </w:pPr>
            <w:r>
              <w:rPr>
                <w:rStyle w:val="a7"/>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7"/>
                <w:i/>
              </w:rPr>
            </w:pPr>
            <w:r>
              <w:rPr>
                <w:rStyle w:val="a7"/>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7"/>
                <w:i/>
              </w:rPr>
            </w:pPr>
            <w:r>
              <w:rPr>
                <w:rStyle w:val="a7"/>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7"/>
                <w:i/>
              </w:rPr>
            </w:pPr>
            <w:r>
              <w:rPr>
                <w:rStyle w:val="a7"/>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7"/>
                <w:i/>
              </w:rPr>
            </w:pPr>
            <w:r>
              <w:rPr>
                <w:rStyle w:val="a7"/>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7"/>
                <w:i/>
              </w:rPr>
            </w:pPr>
            <w:r>
              <w:rPr>
                <w:rStyle w:val="a7"/>
                <w:rFonts w:hint="eastAsia"/>
              </w:rPr>
              <w:t>校验账号是否在某一终端类型第一次登录</w:t>
            </w:r>
          </w:p>
        </w:tc>
      </w:tr>
    </w:tbl>
    <w:p w14:paraId="5F47474F" w14:textId="77777777" w:rsidR="00C62268" w:rsidRDefault="00C62268" w:rsidP="00A67151">
      <w:pPr>
        <w:pStyle w:val="3"/>
      </w:pPr>
      <w:bookmarkStart w:id="77" w:name="_Toc418875578"/>
      <w:bookmarkStart w:id="78" w:name="_Toc451004083"/>
      <w:r>
        <w:rPr>
          <w:rFonts w:hint="eastAsia"/>
        </w:rPr>
        <w:t>AccountServiceImpl</w:t>
      </w:r>
      <w:r>
        <w:rPr>
          <w:rFonts w:hint="eastAsia"/>
        </w:rPr>
        <w:t>类概述</w:t>
      </w:r>
      <w:bookmarkEnd w:id="77"/>
      <w:bookmarkEnd w:id="78"/>
    </w:p>
    <w:p w14:paraId="4C87873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服务端的接口实现类，实现Thrift的Iface接口，Client通过Thrift远程调用。</w:t>
      </w:r>
    </w:p>
    <w:p w14:paraId="065B9AA2" w14:textId="77777777" w:rsidR="00C62268" w:rsidRPr="00C62268" w:rsidRDefault="00C62268" w:rsidP="00C62268">
      <w:pPr>
        <w:pStyle w:val="af4"/>
        <w:spacing w:line="400" w:lineRule="exact"/>
        <w:ind w:firstLine="480"/>
        <w:jc w:val="left"/>
        <w:rPr>
          <w:rFonts w:ascii="SimSun" w:hAnsi="SimSun"/>
          <w:sz w:val="24"/>
        </w:rPr>
      </w:pPr>
      <w:bookmarkStart w:id="79" w:name="_Toc418875579"/>
      <w:r w:rsidRPr="00C62268">
        <w:rPr>
          <w:rFonts w:ascii="SimSun" w:hAnsi="SimSun" w:hint="eastAsia"/>
          <w:sz w:val="24"/>
        </w:rPr>
        <w:t>类功能定义</w:t>
      </w:r>
      <w:bookmarkEnd w:id="79"/>
    </w:p>
    <w:p w14:paraId="0347F52C" w14:textId="77777777" w:rsidR="00C62268" w:rsidRPr="00557EE7" w:rsidRDefault="00C62268" w:rsidP="00C62268">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7"/>
                <w:b/>
                <w:i/>
              </w:rPr>
            </w:pPr>
            <w:r w:rsidRPr="00076C89">
              <w:rPr>
                <w:rStyle w:val="a7"/>
                <w:rFonts w:hint="eastAsia"/>
              </w:rPr>
              <w:lastRenderedPageBreak/>
              <w:t>序号</w:t>
            </w:r>
          </w:p>
        </w:tc>
        <w:tc>
          <w:tcPr>
            <w:tcW w:w="2999" w:type="dxa"/>
            <w:shd w:val="clear" w:color="auto" w:fill="CCCCCC"/>
          </w:tcPr>
          <w:p w14:paraId="4DE7EDED"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559F882B"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7"/>
                <w:i/>
              </w:rPr>
            </w:pPr>
            <w:r w:rsidRPr="00076C89">
              <w:rPr>
                <w:rStyle w:val="a7"/>
                <w:rFonts w:hint="eastAsia"/>
              </w:rPr>
              <w:t>1</w:t>
            </w:r>
          </w:p>
        </w:tc>
        <w:tc>
          <w:tcPr>
            <w:tcW w:w="2999" w:type="dxa"/>
          </w:tcPr>
          <w:p w14:paraId="55961CEC"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7"/>
                <w:i/>
              </w:rPr>
            </w:pPr>
            <w:r>
              <w:rPr>
                <w:rStyle w:val="a7"/>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7"/>
                <w:i/>
              </w:rPr>
            </w:pPr>
            <w:r w:rsidRPr="00076C89">
              <w:rPr>
                <w:rStyle w:val="a7"/>
                <w:rFonts w:hint="eastAsia"/>
              </w:rPr>
              <w:t>2</w:t>
            </w:r>
          </w:p>
        </w:tc>
        <w:tc>
          <w:tcPr>
            <w:tcW w:w="2999" w:type="dxa"/>
          </w:tcPr>
          <w:p w14:paraId="6DCE5B68"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7"/>
                <w:i/>
              </w:rPr>
            </w:pPr>
            <w:r>
              <w:rPr>
                <w:rStyle w:val="a7"/>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7"/>
                <w:i/>
              </w:rPr>
            </w:pPr>
            <w:r w:rsidRPr="00076C89">
              <w:rPr>
                <w:rStyle w:val="a7"/>
                <w:rFonts w:hint="eastAsia"/>
              </w:rPr>
              <w:t>3</w:t>
            </w:r>
          </w:p>
        </w:tc>
        <w:tc>
          <w:tcPr>
            <w:tcW w:w="2999" w:type="dxa"/>
          </w:tcPr>
          <w:p w14:paraId="6E22CCE6"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7"/>
                <w:i/>
              </w:rPr>
            </w:pPr>
            <w:r>
              <w:rPr>
                <w:rStyle w:val="a7"/>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7"/>
                <w:i/>
              </w:rPr>
            </w:pPr>
            <w:r>
              <w:rPr>
                <w:rStyle w:val="a7"/>
                <w:rFonts w:hint="eastAsia"/>
              </w:rPr>
              <w:t>4</w:t>
            </w:r>
          </w:p>
        </w:tc>
        <w:tc>
          <w:tcPr>
            <w:tcW w:w="2999" w:type="dxa"/>
          </w:tcPr>
          <w:p w14:paraId="072482EE"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7"/>
                <w:i/>
              </w:rPr>
            </w:pPr>
            <w:r>
              <w:rPr>
                <w:rStyle w:val="a7"/>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7"/>
                <w:i/>
              </w:rPr>
            </w:pPr>
            <w:r>
              <w:rPr>
                <w:rStyle w:val="a7"/>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7"/>
                <w:i/>
              </w:rPr>
            </w:pPr>
            <w:r>
              <w:rPr>
                <w:rStyle w:val="a7"/>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7"/>
                <w:i/>
              </w:rPr>
            </w:pPr>
            <w:r>
              <w:rPr>
                <w:rStyle w:val="a7"/>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7"/>
                <w:i/>
              </w:rPr>
            </w:pPr>
            <w:r>
              <w:rPr>
                <w:rStyle w:val="a7"/>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7"/>
                <w:i/>
              </w:rPr>
            </w:pPr>
            <w:r>
              <w:rPr>
                <w:rStyle w:val="a7"/>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7"/>
                <w:i/>
              </w:rPr>
            </w:pPr>
            <w:r>
              <w:rPr>
                <w:rStyle w:val="a7"/>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7"/>
                <w:i/>
              </w:rPr>
            </w:pPr>
            <w:r>
              <w:rPr>
                <w:rStyle w:val="a7"/>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7"/>
                <w:i/>
              </w:rPr>
            </w:pPr>
            <w:r>
              <w:rPr>
                <w:rStyle w:val="a7"/>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7"/>
                <w:i/>
              </w:rPr>
            </w:pPr>
            <w:r>
              <w:rPr>
                <w:rStyle w:val="a7"/>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7"/>
                <w:i/>
              </w:rPr>
            </w:pPr>
            <w:r>
              <w:rPr>
                <w:rStyle w:val="a7"/>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7"/>
                <w:i/>
              </w:rPr>
            </w:pPr>
            <w:r>
              <w:rPr>
                <w:rStyle w:val="a7"/>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7"/>
                <w:i/>
              </w:rPr>
            </w:pPr>
            <w:r>
              <w:rPr>
                <w:rStyle w:val="a7"/>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7"/>
                <w:i/>
              </w:rPr>
            </w:pPr>
            <w:r>
              <w:rPr>
                <w:rStyle w:val="a7"/>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7"/>
                <w:i/>
              </w:rPr>
            </w:pPr>
            <w:r>
              <w:rPr>
                <w:rStyle w:val="a7"/>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7"/>
                <w:i/>
              </w:rPr>
            </w:pPr>
            <w:r>
              <w:rPr>
                <w:rStyle w:val="a7"/>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7"/>
                <w:i/>
              </w:rPr>
            </w:pPr>
            <w:r>
              <w:rPr>
                <w:rStyle w:val="a7"/>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7"/>
                <w:i/>
              </w:rPr>
            </w:pPr>
            <w:r>
              <w:rPr>
                <w:rStyle w:val="a7"/>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7"/>
                <w:i/>
              </w:rPr>
            </w:pPr>
            <w:r>
              <w:rPr>
                <w:rStyle w:val="a7"/>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7"/>
                <w:i/>
              </w:rPr>
            </w:pPr>
            <w:r>
              <w:rPr>
                <w:rStyle w:val="a7"/>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7"/>
                <w:i/>
              </w:rPr>
            </w:pPr>
            <w:r>
              <w:rPr>
                <w:rStyle w:val="a7"/>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7"/>
                <w:i/>
              </w:rPr>
            </w:pPr>
            <w:r>
              <w:rPr>
                <w:rStyle w:val="a7"/>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a7"/>
                <w:i/>
              </w:rPr>
            </w:pPr>
            <w:r>
              <w:rPr>
                <w:rStyle w:val="a7"/>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a7"/>
                <w:i/>
              </w:rPr>
            </w:pPr>
            <w:r>
              <w:rPr>
                <w:rStyle w:val="a7"/>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7"/>
                <w:i/>
              </w:rPr>
            </w:pPr>
            <w:r>
              <w:rPr>
                <w:rStyle w:val="a7"/>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a7"/>
                <w:i/>
              </w:rPr>
            </w:pPr>
            <w:r>
              <w:rPr>
                <w:rStyle w:val="a7"/>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7"/>
                <w:i/>
              </w:rPr>
            </w:pPr>
            <w:r>
              <w:rPr>
                <w:rStyle w:val="a7"/>
                <w:rFonts w:hint="eastAsia"/>
              </w:rPr>
              <w:t>校验</w:t>
            </w:r>
            <w:r>
              <w:rPr>
                <w:rStyle w:val="a7"/>
                <w:rFonts w:hint="eastAsia"/>
              </w:rPr>
              <w:t>cookie</w:t>
            </w:r>
            <w:r>
              <w:rPr>
                <w:rStyle w:val="a7"/>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7"/>
                <w:i/>
              </w:rPr>
            </w:pPr>
            <w:r>
              <w:rPr>
                <w:rStyle w:val="a7"/>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7"/>
                <w:i/>
              </w:rPr>
            </w:pPr>
            <w:r>
              <w:rPr>
                <w:rStyle w:val="a7"/>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7"/>
                <w:i/>
              </w:rPr>
            </w:pPr>
            <w:r>
              <w:rPr>
                <w:rStyle w:val="a7"/>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7"/>
                <w:i/>
              </w:rPr>
            </w:pPr>
            <w:r>
              <w:rPr>
                <w:rStyle w:val="a7"/>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7"/>
                <w:i/>
              </w:rPr>
            </w:pPr>
            <w:r>
              <w:rPr>
                <w:rStyle w:val="a7"/>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7"/>
                <w:i/>
              </w:rPr>
            </w:pPr>
            <w:r>
              <w:rPr>
                <w:rStyle w:val="a7"/>
                <w:rFonts w:hint="eastAsia"/>
              </w:rPr>
              <w:t>校验账号是否在某一终端类型第一次登录</w:t>
            </w:r>
          </w:p>
        </w:tc>
      </w:tr>
    </w:tbl>
    <w:p w14:paraId="38F35947" w14:textId="77777777" w:rsidR="00C62268" w:rsidRDefault="00C62268" w:rsidP="00A67151">
      <w:pPr>
        <w:pStyle w:val="3"/>
      </w:pPr>
      <w:bookmarkStart w:id="80" w:name="_Toc418875580"/>
      <w:bookmarkStart w:id="81" w:name="_Toc451004084"/>
      <w:r>
        <w:rPr>
          <w:rFonts w:hint="eastAsia"/>
        </w:rPr>
        <w:t>CspService</w:t>
      </w:r>
      <w:r>
        <w:rPr>
          <w:rFonts w:hint="eastAsia"/>
        </w:rPr>
        <w:t>类概述</w:t>
      </w:r>
      <w:bookmarkEnd w:id="80"/>
      <w:bookmarkEnd w:id="81"/>
    </w:p>
    <w:p w14:paraId="6AB4BD0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2C587C5" w14:textId="77777777" w:rsidR="00C62268" w:rsidRPr="00C62268" w:rsidRDefault="00C62268" w:rsidP="00C62268">
      <w:pPr>
        <w:pStyle w:val="af4"/>
        <w:spacing w:line="400" w:lineRule="exact"/>
        <w:ind w:firstLine="480"/>
        <w:jc w:val="left"/>
        <w:rPr>
          <w:rFonts w:ascii="SimSun" w:hAnsi="SimSun"/>
          <w:sz w:val="24"/>
        </w:rPr>
      </w:pPr>
      <w:bookmarkStart w:id="82" w:name="_Toc418875581"/>
      <w:r w:rsidRPr="00C62268">
        <w:rPr>
          <w:rFonts w:ascii="SimSun" w:hAnsi="SimSun" w:hint="eastAsia"/>
          <w:sz w:val="24"/>
        </w:rPr>
        <w:t>类功能定义</w:t>
      </w:r>
      <w:bookmarkEnd w:id="82"/>
    </w:p>
    <w:p w14:paraId="5EF6678E"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5F0128AF"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4A82A7ED"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7"/>
                <w:i/>
              </w:rPr>
            </w:pPr>
            <w:r w:rsidRPr="00076C89">
              <w:rPr>
                <w:rStyle w:val="a7"/>
                <w:rFonts w:hint="eastAsia"/>
              </w:rPr>
              <w:t>1</w:t>
            </w:r>
          </w:p>
        </w:tc>
        <w:tc>
          <w:tcPr>
            <w:tcW w:w="3966" w:type="dxa"/>
          </w:tcPr>
          <w:p w14:paraId="0B4B6689"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7"/>
                <w:i/>
              </w:rPr>
            </w:pPr>
            <w:r>
              <w:rPr>
                <w:rStyle w:val="a7"/>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7"/>
                <w:i/>
              </w:rPr>
            </w:pPr>
            <w:r w:rsidRPr="00076C89">
              <w:rPr>
                <w:rStyle w:val="a7"/>
                <w:rFonts w:hint="eastAsia"/>
              </w:rPr>
              <w:t>2</w:t>
            </w:r>
          </w:p>
        </w:tc>
        <w:tc>
          <w:tcPr>
            <w:tcW w:w="3966" w:type="dxa"/>
          </w:tcPr>
          <w:p w14:paraId="6AD67142" w14:textId="77777777" w:rsidR="00C62268" w:rsidRPr="00076C89" w:rsidRDefault="00C62268" w:rsidP="00CC1B0B">
            <w:pPr>
              <w:rPr>
                <w:rStyle w:val="a7"/>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7"/>
                <w:i/>
              </w:rPr>
            </w:pPr>
            <w:r w:rsidRPr="00AA088E">
              <w:rPr>
                <w:rStyle w:val="a7"/>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7"/>
                <w:i/>
              </w:rPr>
            </w:pPr>
            <w:r w:rsidRPr="00076C89">
              <w:rPr>
                <w:rStyle w:val="a7"/>
                <w:rFonts w:hint="eastAsia"/>
              </w:rPr>
              <w:t>3</w:t>
            </w:r>
          </w:p>
        </w:tc>
        <w:tc>
          <w:tcPr>
            <w:tcW w:w="3966" w:type="dxa"/>
          </w:tcPr>
          <w:p w14:paraId="08F82771" w14:textId="77777777" w:rsidR="00C62268" w:rsidRPr="00076C89" w:rsidRDefault="00C62268" w:rsidP="00CC1B0B">
            <w:pPr>
              <w:rPr>
                <w:rStyle w:val="a7"/>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7"/>
                <w:i/>
              </w:rPr>
            </w:pPr>
            <w:r>
              <w:rPr>
                <w:rStyle w:val="a7"/>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7"/>
                <w:i/>
              </w:rPr>
            </w:pPr>
            <w:r>
              <w:rPr>
                <w:rStyle w:val="a7"/>
                <w:rFonts w:hint="eastAsia"/>
              </w:rPr>
              <w:t>4</w:t>
            </w:r>
          </w:p>
        </w:tc>
        <w:tc>
          <w:tcPr>
            <w:tcW w:w="3966" w:type="dxa"/>
          </w:tcPr>
          <w:p w14:paraId="09ECA2F2" w14:textId="77777777" w:rsidR="00C62268" w:rsidRPr="00076C89" w:rsidRDefault="00C62268" w:rsidP="00CC1B0B">
            <w:pPr>
              <w:rPr>
                <w:rStyle w:val="a7"/>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7"/>
                <w:i/>
              </w:rPr>
            </w:pPr>
            <w:r w:rsidRPr="00EA0ABC">
              <w:rPr>
                <w:rStyle w:val="a7"/>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7"/>
                <w:i/>
              </w:rPr>
            </w:pPr>
            <w:r>
              <w:rPr>
                <w:rStyle w:val="a7"/>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7"/>
                <w:i/>
              </w:rPr>
            </w:pPr>
            <w:r w:rsidRPr="00EA0ABC">
              <w:rPr>
                <w:rStyle w:val="a7"/>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a7"/>
                <w:i/>
              </w:rPr>
            </w:pPr>
            <w:r>
              <w:rPr>
                <w:rStyle w:val="a7"/>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7"/>
                <w:i/>
              </w:rPr>
            </w:pPr>
            <w:r>
              <w:rPr>
                <w:rStyle w:val="a7"/>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7"/>
                <w:i/>
              </w:rPr>
            </w:pPr>
            <w:r>
              <w:rPr>
                <w:rStyle w:val="a7"/>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7"/>
                <w:i/>
              </w:rPr>
            </w:pPr>
            <w:r>
              <w:rPr>
                <w:rStyle w:val="a7"/>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7"/>
                <w:i/>
              </w:rPr>
            </w:pPr>
            <w:r>
              <w:rPr>
                <w:rStyle w:val="a7"/>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7"/>
                <w:i/>
              </w:rPr>
            </w:pPr>
            <w:r>
              <w:rPr>
                <w:rStyle w:val="a7"/>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7"/>
                <w:i/>
              </w:rPr>
            </w:pPr>
            <w:r>
              <w:rPr>
                <w:rStyle w:val="a7"/>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7"/>
                <w:i/>
              </w:rPr>
            </w:pPr>
            <w:r>
              <w:rPr>
                <w:rStyle w:val="a7"/>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7"/>
                <w:i/>
              </w:rPr>
            </w:pPr>
            <w:r>
              <w:rPr>
                <w:rStyle w:val="a7"/>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7"/>
                <w:i/>
              </w:rPr>
            </w:pPr>
            <w:r>
              <w:rPr>
                <w:rStyle w:val="a7"/>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7"/>
                <w:i/>
              </w:rPr>
            </w:pPr>
            <w:r>
              <w:rPr>
                <w:rStyle w:val="a7"/>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7"/>
                <w:i/>
              </w:rPr>
            </w:pPr>
            <w:r>
              <w:rPr>
                <w:rStyle w:val="a7"/>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7"/>
                <w:i/>
              </w:rPr>
            </w:pPr>
            <w:r>
              <w:rPr>
                <w:rStyle w:val="a7"/>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7"/>
                <w:i/>
              </w:rPr>
            </w:pPr>
            <w:r>
              <w:rPr>
                <w:rStyle w:val="a7"/>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7"/>
                <w:i/>
              </w:rPr>
            </w:pPr>
            <w:r>
              <w:rPr>
                <w:rStyle w:val="a7"/>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7"/>
                <w:i/>
              </w:rPr>
            </w:pPr>
            <w:r>
              <w:rPr>
                <w:rStyle w:val="a7"/>
                <w:rFonts w:hint="eastAsia"/>
              </w:rPr>
              <w:t>退出</w:t>
            </w:r>
          </w:p>
        </w:tc>
      </w:tr>
    </w:tbl>
    <w:p w14:paraId="0C61C3DC" w14:textId="77777777" w:rsidR="00C62268" w:rsidRDefault="00C62268" w:rsidP="00C62268">
      <w:pPr>
        <w:pStyle w:val="a0"/>
      </w:pPr>
    </w:p>
    <w:p w14:paraId="1DA37882" w14:textId="77777777" w:rsidR="00C62268" w:rsidRDefault="00C62268" w:rsidP="00A67151">
      <w:pPr>
        <w:pStyle w:val="3"/>
      </w:pPr>
      <w:bookmarkStart w:id="83" w:name="_Toc418875582"/>
      <w:bookmarkStart w:id="84" w:name="_Toc451004085"/>
      <w:r>
        <w:rPr>
          <w:rFonts w:hint="eastAsia"/>
        </w:rPr>
        <w:t>TokenCache</w:t>
      </w:r>
      <w:r>
        <w:rPr>
          <w:rFonts w:hint="eastAsia"/>
        </w:rPr>
        <w:t>类概述</w:t>
      </w:r>
      <w:bookmarkEnd w:id="83"/>
      <w:bookmarkEnd w:id="84"/>
    </w:p>
    <w:p w14:paraId="2352E5C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E46A365" w14:textId="77777777" w:rsidR="00C62268" w:rsidRPr="00C62268" w:rsidRDefault="00C62268" w:rsidP="00C62268">
      <w:pPr>
        <w:pStyle w:val="af4"/>
        <w:spacing w:line="400" w:lineRule="exact"/>
        <w:ind w:firstLine="480"/>
        <w:jc w:val="left"/>
        <w:rPr>
          <w:rFonts w:ascii="SimSun" w:hAnsi="SimSun"/>
          <w:sz w:val="24"/>
        </w:rPr>
      </w:pPr>
      <w:bookmarkStart w:id="85" w:name="_Toc418875583"/>
      <w:r w:rsidRPr="00C62268">
        <w:rPr>
          <w:rFonts w:ascii="SimSun" w:hAnsi="SimSun" w:hint="eastAsia"/>
          <w:sz w:val="24"/>
        </w:rPr>
        <w:t>类功能定义</w:t>
      </w:r>
      <w:bookmarkEnd w:id="85"/>
    </w:p>
    <w:p w14:paraId="36F71CD4"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141815CA"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7B088FD1"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7"/>
                <w:i/>
              </w:rPr>
            </w:pPr>
            <w:r w:rsidRPr="00076C89">
              <w:rPr>
                <w:rStyle w:val="a7"/>
                <w:rFonts w:hint="eastAsia"/>
              </w:rPr>
              <w:t>1</w:t>
            </w:r>
          </w:p>
        </w:tc>
        <w:tc>
          <w:tcPr>
            <w:tcW w:w="3966" w:type="dxa"/>
          </w:tcPr>
          <w:p w14:paraId="5BEE21BA" w14:textId="77777777" w:rsidR="00C62268" w:rsidRPr="00076C89" w:rsidRDefault="00C62268" w:rsidP="00CC1B0B">
            <w:pPr>
              <w:rPr>
                <w:rStyle w:val="a7"/>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7"/>
                <w:i/>
              </w:rPr>
            </w:pPr>
            <w:r w:rsidRPr="00B47654">
              <w:rPr>
                <w:rStyle w:val="a7"/>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7"/>
                <w:i/>
              </w:rPr>
            </w:pPr>
            <w:r w:rsidRPr="00076C89">
              <w:rPr>
                <w:rStyle w:val="a7"/>
                <w:rFonts w:hint="eastAsia"/>
              </w:rPr>
              <w:t>2</w:t>
            </w:r>
          </w:p>
        </w:tc>
        <w:tc>
          <w:tcPr>
            <w:tcW w:w="3966" w:type="dxa"/>
          </w:tcPr>
          <w:p w14:paraId="78EB2CC1" w14:textId="77777777" w:rsidR="00C62268" w:rsidRPr="00076C89" w:rsidRDefault="00C62268" w:rsidP="00CC1B0B">
            <w:pPr>
              <w:rPr>
                <w:rStyle w:val="a7"/>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7"/>
                <w:i/>
              </w:rPr>
            </w:pPr>
            <w:r w:rsidRPr="00B47654">
              <w:rPr>
                <w:rStyle w:val="a7"/>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7"/>
                <w:i/>
              </w:rPr>
            </w:pPr>
            <w:r w:rsidRPr="00076C89">
              <w:rPr>
                <w:rStyle w:val="a7"/>
                <w:rFonts w:hint="eastAsia"/>
              </w:rPr>
              <w:t>3</w:t>
            </w:r>
          </w:p>
        </w:tc>
        <w:tc>
          <w:tcPr>
            <w:tcW w:w="3966" w:type="dxa"/>
          </w:tcPr>
          <w:p w14:paraId="5D667DCD" w14:textId="77777777" w:rsidR="00C62268" w:rsidRPr="00076C89" w:rsidRDefault="00C62268" w:rsidP="00CC1B0B">
            <w:pPr>
              <w:rPr>
                <w:rStyle w:val="a7"/>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7"/>
                <w:i/>
              </w:rPr>
            </w:pPr>
            <w:r w:rsidRPr="00B47654">
              <w:rPr>
                <w:rStyle w:val="a7"/>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7"/>
                <w:i/>
              </w:rPr>
            </w:pPr>
            <w:r>
              <w:rPr>
                <w:rStyle w:val="a7"/>
                <w:rFonts w:hint="eastAsia"/>
              </w:rPr>
              <w:t>4</w:t>
            </w:r>
          </w:p>
        </w:tc>
        <w:tc>
          <w:tcPr>
            <w:tcW w:w="3966" w:type="dxa"/>
          </w:tcPr>
          <w:p w14:paraId="59501C0D" w14:textId="77777777" w:rsidR="00C62268" w:rsidRPr="00076C89" w:rsidRDefault="00C62268" w:rsidP="00CC1B0B">
            <w:pPr>
              <w:rPr>
                <w:rStyle w:val="a7"/>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7"/>
                <w:i/>
              </w:rPr>
            </w:pPr>
            <w:r w:rsidRPr="00B47654">
              <w:rPr>
                <w:rStyle w:val="a7"/>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A67151">
      <w:pPr>
        <w:pStyle w:val="3"/>
      </w:pPr>
      <w:bookmarkStart w:id="86" w:name="_Toc418875584"/>
      <w:bookmarkStart w:id="87" w:name="_Toc451004086"/>
      <w:r>
        <w:rPr>
          <w:rFonts w:hint="eastAsia"/>
        </w:rPr>
        <w:t>UserMongoDao</w:t>
      </w:r>
      <w:r>
        <w:rPr>
          <w:rFonts w:hint="eastAsia"/>
        </w:rPr>
        <w:t>类概述</w:t>
      </w:r>
      <w:bookmarkEnd w:id="86"/>
      <w:bookmarkEnd w:id="87"/>
    </w:p>
    <w:p w14:paraId="78013D9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账户系统对mongo的操作 。</w:t>
      </w:r>
    </w:p>
    <w:p w14:paraId="62A53833" w14:textId="77777777" w:rsidR="00C62268" w:rsidRPr="00C62268" w:rsidRDefault="00C62268" w:rsidP="00C62268">
      <w:pPr>
        <w:pStyle w:val="af4"/>
        <w:spacing w:line="400" w:lineRule="exact"/>
        <w:ind w:firstLine="480"/>
        <w:jc w:val="left"/>
        <w:rPr>
          <w:rFonts w:ascii="SimSun" w:hAnsi="SimSun"/>
          <w:sz w:val="24"/>
        </w:rPr>
      </w:pPr>
      <w:bookmarkStart w:id="88" w:name="_Toc418875585"/>
      <w:r w:rsidRPr="00C62268">
        <w:rPr>
          <w:rFonts w:ascii="SimSun" w:hAnsi="SimSun" w:hint="eastAsia"/>
          <w:sz w:val="24"/>
        </w:rPr>
        <w:t>类功能定义</w:t>
      </w:r>
      <w:bookmarkEnd w:id="88"/>
    </w:p>
    <w:p w14:paraId="7769F515"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1E18D9DA"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3A6A4E92"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7"/>
                <w:i/>
              </w:rPr>
            </w:pPr>
            <w:r w:rsidRPr="00076C89">
              <w:rPr>
                <w:rStyle w:val="a7"/>
                <w:rFonts w:hint="eastAsia"/>
              </w:rPr>
              <w:t>1</w:t>
            </w:r>
          </w:p>
        </w:tc>
        <w:tc>
          <w:tcPr>
            <w:tcW w:w="3966" w:type="dxa"/>
          </w:tcPr>
          <w:p w14:paraId="396716C1" w14:textId="77777777" w:rsidR="00C62268" w:rsidRPr="00076C89" w:rsidRDefault="00C62268" w:rsidP="00CC1B0B">
            <w:pPr>
              <w:rPr>
                <w:rStyle w:val="a7"/>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7"/>
                <w:i/>
              </w:rPr>
            </w:pPr>
            <w:r>
              <w:rPr>
                <w:rStyle w:val="a7"/>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7"/>
                <w:i/>
              </w:rPr>
            </w:pPr>
            <w:r w:rsidRPr="00076C89">
              <w:rPr>
                <w:rStyle w:val="a7"/>
                <w:rFonts w:hint="eastAsia"/>
              </w:rPr>
              <w:t>2</w:t>
            </w:r>
          </w:p>
        </w:tc>
        <w:tc>
          <w:tcPr>
            <w:tcW w:w="3966" w:type="dxa"/>
          </w:tcPr>
          <w:p w14:paraId="0F93FDEA" w14:textId="77777777" w:rsidR="00C62268" w:rsidRPr="00076C89" w:rsidRDefault="00C62268" w:rsidP="00CC1B0B">
            <w:pPr>
              <w:rPr>
                <w:rStyle w:val="a7"/>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7"/>
                <w:i/>
              </w:rPr>
            </w:pPr>
            <w:r>
              <w:rPr>
                <w:rStyle w:val="a7"/>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7"/>
                <w:i/>
              </w:rPr>
            </w:pPr>
            <w:r w:rsidRPr="00076C89">
              <w:rPr>
                <w:rStyle w:val="a7"/>
                <w:rFonts w:hint="eastAsia"/>
              </w:rPr>
              <w:t>3</w:t>
            </w:r>
          </w:p>
        </w:tc>
        <w:tc>
          <w:tcPr>
            <w:tcW w:w="3966" w:type="dxa"/>
          </w:tcPr>
          <w:p w14:paraId="5FBE181C" w14:textId="77777777" w:rsidR="00C62268" w:rsidRPr="00076C89" w:rsidRDefault="00C62268" w:rsidP="00CC1B0B">
            <w:pPr>
              <w:rPr>
                <w:rStyle w:val="a7"/>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7"/>
                <w:i/>
              </w:rPr>
            </w:pPr>
            <w:r>
              <w:rPr>
                <w:rStyle w:val="a7"/>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7"/>
                <w:i/>
              </w:rPr>
            </w:pPr>
            <w:r>
              <w:rPr>
                <w:rStyle w:val="a7"/>
                <w:rFonts w:hint="eastAsia"/>
              </w:rPr>
              <w:t>4</w:t>
            </w:r>
          </w:p>
        </w:tc>
        <w:tc>
          <w:tcPr>
            <w:tcW w:w="3966" w:type="dxa"/>
          </w:tcPr>
          <w:p w14:paraId="691C5844" w14:textId="77777777" w:rsidR="00C62268" w:rsidRPr="00076C89" w:rsidRDefault="00C62268" w:rsidP="00CC1B0B">
            <w:pPr>
              <w:rPr>
                <w:rStyle w:val="a7"/>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7"/>
                <w:i/>
              </w:rPr>
            </w:pPr>
            <w:r>
              <w:rPr>
                <w:rStyle w:val="a7"/>
                <w:rFonts w:hint="eastAsia"/>
              </w:rPr>
              <w:t>校验用户是否第一次登录某终端类型</w:t>
            </w:r>
          </w:p>
        </w:tc>
      </w:tr>
    </w:tbl>
    <w:p w14:paraId="0B76DE91" w14:textId="38B59F90" w:rsidR="00DD6799" w:rsidRDefault="00DD6799" w:rsidP="003A0D42"/>
    <w:p w14:paraId="4DD49B2B" w14:textId="77777777" w:rsidR="007E5FCD" w:rsidRDefault="007E5FCD" w:rsidP="0045497D">
      <w:pPr>
        <w:pStyle w:val="2"/>
      </w:pPr>
      <w:bookmarkStart w:id="89" w:name="_Toc418875603"/>
      <w:bookmarkStart w:id="90" w:name="_Toc451004087"/>
      <w:r>
        <w:rPr>
          <w:rFonts w:hint="eastAsia"/>
        </w:rPr>
        <w:t>圈子系统（</w:t>
      </w:r>
      <w:r>
        <w:rPr>
          <w:rFonts w:hint="eastAsia"/>
        </w:rPr>
        <w:t>quan</w:t>
      </w:r>
      <w:r>
        <w:rPr>
          <w:rFonts w:hint="eastAsia"/>
        </w:rPr>
        <w:t>）模块</w:t>
      </w:r>
      <w:bookmarkEnd w:id="89"/>
      <w:bookmarkEnd w:id="90"/>
    </w:p>
    <w:p w14:paraId="70518E78" w14:textId="77777777" w:rsidR="007E5FCD" w:rsidRDefault="007E5FCD" w:rsidP="0045497D">
      <w:pPr>
        <w:pStyle w:val="3"/>
      </w:pPr>
      <w:bookmarkStart w:id="91" w:name="_Toc418875604"/>
      <w:bookmarkStart w:id="92" w:name="_Toc451004088"/>
      <w:r>
        <w:rPr>
          <w:rFonts w:hint="eastAsia"/>
        </w:rPr>
        <w:t>圈子系统模块概述</w:t>
      </w:r>
      <w:bookmarkEnd w:id="91"/>
      <w:bookmarkEnd w:id="92"/>
    </w:p>
    <w:p w14:paraId="03D3873C"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工作圈的圈子系统是创建编辑圈子和帖子，并邀请或申请加入圈子的模块。</w:t>
      </w:r>
    </w:p>
    <w:p w14:paraId="64F7C32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工作圈圈子系统，包括创建编辑删除圈子、创建删除展示帖子，邀请加入圈子，申请加入圈子等功能。</w:t>
      </w:r>
    </w:p>
    <w:p w14:paraId="10070F35"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创建圈子时会默认创建一条帖子，告知用户已经创建了一个新圈子；获取圈子列表功能，</w:t>
      </w:r>
      <w:r w:rsidRPr="007E5FCD">
        <w:rPr>
          <w:rFonts w:ascii="SimSun" w:hAnsi="SimSun"/>
          <w:sz w:val="24"/>
        </w:rPr>
        <w:t>可以查看我所有的圈子列表,以便找到并进入我关心的圈子</w:t>
      </w:r>
      <w:r w:rsidRPr="007E5FCD">
        <w:rPr>
          <w:rFonts w:ascii="SimSun" w:hAnsi="SimSun" w:hint="eastAsia"/>
          <w:sz w:val="24"/>
        </w:rPr>
        <w:t>；解散圈子后用户看不到已解散圈子的所有信息；邀请和申请加入圈子功能实现了</w:t>
      </w:r>
      <w:r w:rsidRPr="007E5FCD">
        <w:rPr>
          <w:rFonts w:ascii="SimSun" w:hAnsi="SimSun" w:hint="eastAsia"/>
          <w:sz w:val="24"/>
        </w:rPr>
        <w:lastRenderedPageBreak/>
        <w:t>圈子添加成员的作用。</w:t>
      </w:r>
    </w:p>
    <w:p w14:paraId="79DF1BC6" w14:textId="77777777" w:rsidR="007E5FCD" w:rsidRPr="007E5FCD" w:rsidRDefault="007E5FCD" w:rsidP="007E5FCD">
      <w:pPr>
        <w:pStyle w:val="af4"/>
        <w:spacing w:line="400" w:lineRule="exact"/>
        <w:ind w:firstLine="480"/>
        <w:jc w:val="left"/>
        <w:rPr>
          <w:rFonts w:ascii="SimSun" w:hAnsi="SimSun"/>
          <w:sz w:val="24"/>
        </w:rPr>
      </w:pPr>
    </w:p>
    <w:p w14:paraId="7F396B9E" w14:textId="77777777" w:rsidR="007E5FCD" w:rsidRPr="00D40EC0" w:rsidRDefault="007E5FCD" w:rsidP="007E5FCD">
      <w:pPr>
        <w:pStyle w:val="a5"/>
        <w:rPr>
          <w:i/>
        </w:rPr>
      </w:pPr>
    </w:p>
    <w:p w14:paraId="58E293CB" w14:textId="77777777" w:rsidR="007E5FCD" w:rsidRPr="00D40EC0" w:rsidRDefault="007E5FCD" w:rsidP="007E5FCD">
      <w:pPr>
        <w:pStyle w:val="a5"/>
        <w:rPr>
          <w:i/>
        </w:rPr>
      </w:pPr>
    </w:p>
    <w:p w14:paraId="074CB548" w14:textId="77777777" w:rsidR="007E5FCD" w:rsidRDefault="007E5FCD" w:rsidP="0045497D">
      <w:pPr>
        <w:pStyle w:val="3"/>
      </w:pPr>
      <w:bookmarkStart w:id="93" w:name="_Toc418875605"/>
      <w:bookmarkStart w:id="94" w:name="_Toc451004089"/>
      <w:r>
        <w:rPr>
          <w:rFonts w:hint="eastAsia"/>
        </w:rPr>
        <w:t>圈子系统模块流程图</w:t>
      </w:r>
      <w:bookmarkEnd w:id="93"/>
      <w:bookmarkEnd w:id="94"/>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45497D">
      <w:pPr>
        <w:pStyle w:val="3"/>
      </w:pPr>
      <w:bookmarkStart w:id="95" w:name="_Toc418875606"/>
      <w:bookmarkStart w:id="96" w:name="_Toc451004090"/>
      <w:r>
        <w:rPr>
          <w:rFonts w:hint="eastAsia"/>
        </w:rPr>
        <w:lastRenderedPageBreak/>
        <w:t>JsonController</w:t>
      </w:r>
      <w:r>
        <w:rPr>
          <w:rFonts w:hint="eastAsia"/>
        </w:rPr>
        <w:t>类概述</w:t>
      </w:r>
      <w:bookmarkEnd w:id="95"/>
      <w:bookmarkEnd w:id="96"/>
    </w:p>
    <w:p w14:paraId="7096FAC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sz w:val="24"/>
        </w:rPr>
        <w:t>Controller</w:t>
      </w:r>
      <w:r w:rsidRPr="007E5FCD">
        <w:rPr>
          <w:rFonts w:ascii="SimSun" w:hAnsi="SimSun" w:hint="eastAsia"/>
          <w:sz w:val="24"/>
        </w:rPr>
        <w:t>的基类，封装统一较常用的方法，如参数校验、安全校验等。</w:t>
      </w:r>
    </w:p>
    <w:p w14:paraId="6B1FFF4E" w14:textId="77777777" w:rsidR="007E5FCD" w:rsidRPr="007E5FCD" w:rsidRDefault="007E5FCD" w:rsidP="007E5FCD">
      <w:pPr>
        <w:pStyle w:val="af4"/>
        <w:spacing w:line="400" w:lineRule="exact"/>
        <w:ind w:firstLine="480"/>
        <w:jc w:val="left"/>
        <w:rPr>
          <w:rFonts w:ascii="SimSun" w:hAnsi="SimSun"/>
          <w:sz w:val="24"/>
        </w:rPr>
      </w:pPr>
      <w:bookmarkStart w:id="97" w:name="_Toc418875607"/>
      <w:r w:rsidRPr="007E5FCD">
        <w:rPr>
          <w:rFonts w:ascii="SimSun" w:hAnsi="SimSun" w:hint="eastAsia"/>
          <w:sz w:val="24"/>
        </w:rPr>
        <w:t>类功能定义</w:t>
      </w:r>
      <w:bookmarkEnd w:id="97"/>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7"/>
                <w:b/>
                <w:i/>
              </w:rPr>
            </w:pPr>
            <w:r w:rsidRPr="00076C89">
              <w:rPr>
                <w:rStyle w:val="a7"/>
                <w:rFonts w:hint="eastAsia"/>
              </w:rPr>
              <w:t>序号</w:t>
            </w:r>
          </w:p>
        </w:tc>
        <w:tc>
          <w:tcPr>
            <w:tcW w:w="2052" w:type="dxa"/>
            <w:shd w:val="clear" w:color="auto" w:fill="CCCCCC"/>
          </w:tcPr>
          <w:p w14:paraId="3A90A998" w14:textId="77777777" w:rsidR="007E5FCD" w:rsidRPr="00076C89" w:rsidRDefault="007E5FCD" w:rsidP="00CC1B0B">
            <w:pPr>
              <w:jc w:val="center"/>
              <w:rPr>
                <w:rStyle w:val="a7"/>
                <w:b/>
                <w:i/>
              </w:rPr>
            </w:pPr>
            <w:r w:rsidRPr="00076C89">
              <w:rPr>
                <w:rStyle w:val="a7"/>
                <w:rFonts w:hint="eastAsia"/>
              </w:rPr>
              <w:t>功能点</w:t>
            </w:r>
          </w:p>
        </w:tc>
        <w:tc>
          <w:tcPr>
            <w:tcW w:w="5940" w:type="dxa"/>
            <w:shd w:val="clear" w:color="auto" w:fill="CCCCCC"/>
          </w:tcPr>
          <w:p w14:paraId="5AC710B2"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7"/>
                <w:i/>
              </w:rPr>
            </w:pPr>
            <w:r w:rsidRPr="00076C89">
              <w:rPr>
                <w:rStyle w:val="a7"/>
                <w:rFonts w:hint="eastAsia"/>
              </w:rPr>
              <w:t>1</w:t>
            </w:r>
          </w:p>
        </w:tc>
        <w:tc>
          <w:tcPr>
            <w:tcW w:w="2052" w:type="dxa"/>
          </w:tcPr>
          <w:p w14:paraId="1F7D8EB0" w14:textId="77777777" w:rsidR="007E5FCD" w:rsidRPr="00076C89" w:rsidRDefault="007E5FCD" w:rsidP="00CC1B0B">
            <w:pPr>
              <w:rPr>
                <w:rStyle w:val="a7"/>
                <w:i/>
              </w:rPr>
            </w:pPr>
            <w:r w:rsidRPr="004A4A85">
              <w:rPr>
                <w:rStyle w:val="a7"/>
              </w:rPr>
              <w:t>checkSig</w:t>
            </w:r>
          </w:p>
        </w:tc>
        <w:tc>
          <w:tcPr>
            <w:tcW w:w="5940" w:type="dxa"/>
          </w:tcPr>
          <w:p w14:paraId="2ED7C058" w14:textId="77777777" w:rsidR="007E5FCD" w:rsidRPr="00076C89" w:rsidRDefault="007E5FCD" w:rsidP="00CC1B0B">
            <w:pPr>
              <w:rPr>
                <w:rStyle w:val="a7"/>
                <w:i/>
              </w:rPr>
            </w:pPr>
            <w:r>
              <w:rPr>
                <w:rStyle w:val="a7"/>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7"/>
                <w:i/>
              </w:rPr>
            </w:pPr>
            <w:r w:rsidRPr="00076C89">
              <w:rPr>
                <w:rStyle w:val="a7"/>
                <w:rFonts w:hint="eastAsia"/>
              </w:rPr>
              <w:t>2</w:t>
            </w:r>
          </w:p>
        </w:tc>
        <w:tc>
          <w:tcPr>
            <w:tcW w:w="2052" w:type="dxa"/>
          </w:tcPr>
          <w:p w14:paraId="485438B7" w14:textId="77777777" w:rsidR="007E5FCD" w:rsidRPr="00076C89" w:rsidRDefault="007E5FCD" w:rsidP="00CC1B0B">
            <w:pPr>
              <w:rPr>
                <w:rStyle w:val="a7"/>
                <w:i/>
              </w:rPr>
            </w:pPr>
            <w:r w:rsidRPr="004A4A85">
              <w:rPr>
                <w:rStyle w:val="a7"/>
              </w:rPr>
              <w:t>checkImageNo</w:t>
            </w:r>
          </w:p>
        </w:tc>
        <w:tc>
          <w:tcPr>
            <w:tcW w:w="5940" w:type="dxa"/>
          </w:tcPr>
          <w:p w14:paraId="6210B326" w14:textId="77777777" w:rsidR="007E5FCD" w:rsidRPr="00076C89" w:rsidRDefault="007E5FCD" w:rsidP="00CC1B0B">
            <w:pPr>
              <w:rPr>
                <w:rStyle w:val="a7"/>
                <w:i/>
              </w:rPr>
            </w:pPr>
            <w:r>
              <w:rPr>
                <w:rStyle w:val="a7"/>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7"/>
                <w:i/>
              </w:rPr>
            </w:pPr>
            <w:r w:rsidRPr="00076C89">
              <w:rPr>
                <w:rStyle w:val="a7"/>
                <w:rFonts w:hint="eastAsia"/>
              </w:rPr>
              <w:t>3</w:t>
            </w:r>
          </w:p>
        </w:tc>
        <w:tc>
          <w:tcPr>
            <w:tcW w:w="2052" w:type="dxa"/>
          </w:tcPr>
          <w:p w14:paraId="26A57B93" w14:textId="77777777" w:rsidR="007E5FCD" w:rsidRPr="00076C89" w:rsidRDefault="007E5FCD" w:rsidP="00CC1B0B">
            <w:pPr>
              <w:rPr>
                <w:rStyle w:val="a7"/>
                <w:i/>
              </w:rPr>
            </w:pPr>
            <w:r w:rsidRPr="004A4A85">
              <w:rPr>
                <w:rStyle w:val="a7"/>
              </w:rPr>
              <w:t>changeTokenRel</w:t>
            </w:r>
          </w:p>
        </w:tc>
        <w:tc>
          <w:tcPr>
            <w:tcW w:w="5940" w:type="dxa"/>
          </w:tcPr>
          <w:p w14:paraId="35826E3A" w14:textId="77777777" w:rsidR="007E5FCD" w:rsidRPr="00076C89" w:rsidRDefault="007E5FCD" w:rsidP="00CC1B0B">
            <w:pPr>
              <w:rPr>
                <w:rStyle w:val="a7"/>
                <w:i/>
              </w:rPr>
            </w:pPr>
            <w:r>
              <w:rPr>
                <w:rStyle w:val="a7"/>
              </w:rPr>
              <w:t>T</w:t>
            </w:r>
            <w:r>
              <w:rPr>
                <w:rStyle w:val="a7"/>
                <w:rFonts w:hint="eastAsia"/>
              </w:rPr>
              <w:t>oken</w:t>
            </w:r>
            <w:r>
              <w:rPr>
                <w:rStyle w:val="a7"/>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7"/>
                <w:i/>
              </w:rPr>
            </w:pPr>
          </w:p>
        </w:tc>
        <w:tc>
          <w:tcPr>
            <w:tcW w:w="2052" w:type="dxa"/>
          </w:tcPr>
          <w:p w14:paraId="542E40C1" w14:textId="77777777" w:rsidR="007E5FCD" w:rsidRPr="00076C89" w:rsidRDefault="007E5FCD" w:rsidP="00CC1B0B">
            <w:pPr>
              <w:rPr>
                <w:rStyle w:val="a7"/>
                <w:i/>
              </w:rPr>
            </w:pPr>
          </w:p>
        </w:tc>
        <w:tc>
          <w:tcPr>
            <w:tcW w:w="5940" w:type="dxa"/>
          </w:tcPr>
          <w:p w14:paraId="0D7711CC" w14:textId="77777777" w:rsidR="007E5FCD" w:rsidRPr="00076C89" w:rsidRDefault="007E5FCD" w:rsidP="00CC1B0B">
            <w:pPr>
              <w:rPr>
                <w:rStyle w:val="a7"/>
                <w:i/>
              </w:rPr>
            </w:pPr>
          </w:p>
        </w:tc>
      </w:tr>
    </w:tbl>
    <w:p w14:paraId="0DE68465" w14:textId="77777777" w:rsidR="007E5FCD" w:rsidRPr="00CF07BE" w:rsidRDefault="007E5FCD" w:rsidP="007E5FCD">
      <w:pPr>
        <w:rPr>
          <w:rStyle w:val="a7"/>
          <w:i/>
        </w:rPr>
      </w:pPr>
    </w:p>
    <w:p w14:paraId="5F71C2AC" w14:textId="77777777" w:rsidR="007E5FCD" w:rsidRDefault="007E5FCD" w:rsidP="0045497D">
      <w:pPr>
        <w:pStyle w:val="3"/>
      </w:pPr>
      <w:bookmarkStart w:id="98" w:name="_Toc418875608"/>
      <w:bookmarkStart w:id="99" w:name="_Toc451004091"/>
      <w:r>
        <w:rPr>
          <w:rFonts w:hint="eastAsia"/>
        </w:rPr>
        <w:t>RestTeamController</w:t>
      </w:r>
      <w:r>
        <w:rPr>
          <w:rFonts w:hint="eastAsia"/>
        </w:rPr>
        <w:t>类概述</w:t>
      </w:r>
      <w:bookmarkEnd w:id="98"/>
      <w:bookmarkEnd w:id="99"/>
    </w:p>
    <w:p w14:paraId="2A46323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给移动端提供的http接口 。</w:t>
      </w:r>
    </w:p>
    <w:p w14:paraId="6201AA91" w14:textId="77777777" w:rsidR="007E5FCD" w:rsidRPr="007E5FCD" w:rsidRDefault="007E5FCD" w:rsidP="007E5FCD">
      <w:pPr>
        <w:pStyle w:val="af4"/>
        <w:spacing w:line="400" w:lineRule="exact"/>
        <w:ind w:firstLine="480"/>
        <w:jc w:val="left"/>
        <w:rPr>
          <w:rFonts w:ascii="SimSun" w:hAnsi="SimSun"/>
          <w:sz w:val="24"/>
        </w:rPr>
      </w:pPr>
      <w:bookmarkStart w:id="100" w:name="_Toc418875609"/>
      <w:r w:rsidRPr="007E5FCD">
        <w:rPr>
          <w:rFonts w:ascii="SimSun" w:hAnsi="SimSun" w:hint="eastAsia"/>
          <w:sz w:val="24"/>
        </w:rPr>
        <w:t>类功能定义</w:t>
      </w:r>
      <w:bookmarkEnd w:id="100"/>
    </w:p>
    <w:p w14:paraId="74F97229" w14:textId="77777777" w:rsidR="007E5FCD" w:rsidRPr="00557EE7" w:rsidRDefault="007E5FCD" w:rsidP="007E5FCD">
      <w:r>
        <w:rPr>
          <w:rStyle w:val="a7"/>
          <w:rFonts w:hint="eastAsia"/>
        </w:rPr>
        <w:tab/>
      </w:r>
      <w:r>
        <w:rPr>
          <w:rFonts w:hint="eastAsia"/>
        </w:rPr>
        <w:t>表</w:t>
      </w:r>
      <w:r>
        <w:rPr>
          <w:rFonts w:hint="eastAsia"/>
        </w:rPr>
        <w:t>5-2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5673903E"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2A7186DF"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7"/>
                <w:i/>
              </w:rPr>
            </w:pPr>
            <w:r w:rsidRPr="00076C89">
              <w:rPr>
                <w:rStyle w:val="a7"/>
                <w:rFonts w:hint="eastAsia"/>
              </w:rPr>
              <w:t>1</w:t>
            </w:r>
          </w:p>
        </w:tc>
        <w:tc>
          <w:tcPr>
            <w:tcW w:w="3121" w:type="dxa"/>
          </w:tcPr>
          <w:p w14:paraId="40958B80" w14:textId="77777777" w:rsidR="007E5FCD" w:rsidRPr="00076C89" w:rsidRDefault="007E5FCD" w:rsidP="00CC1B0B">
            <w:pPr>
              <w:rPr>
                <w:rStyle w:val="a7"/>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7"/>
                <w:i/>
              </w:rPr>
            </w:pPr>
            <w:r>
              <w:rPr>
                <w:rStyle w:val="a7"/>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7"/>
                <w:i/>
              </w:rPr>
            </w:pPr>
            <w:r w:rsidRPr="00076C89">
              <w:rPr>
                <w:rStyle w:val="a7"/>
                <w:rFonts w:hint="eastAsia"/>
              </w:rPr>
              <w:t>2</w:t>
            </w:r>
          </w:p>
        </w:tc>
        <w:tc>
          <w:tcPr>
            <w:tcW w:w="3121" w:type="dxa"/>
          </w:tcPr>
          <w:p w14:paraId="5B13943E"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7"/>
                <w:i/>
              </w:rPr>
            </w:pPr>
            <w:r>
              <w:rPr>
                <w:rStyle w:val="a7"/>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7"/>
                <w:i/>
              </w:rPr>
            </w:pPr>
            <w:r w:rsidRPr="00076C89">
              <w:rPr>
                <w:rStyle w:val="a7"/>
                <w:rFonts w:hint="eastAsia"/>
              </w:rPr>
              <w:t>3</w:t>
            </w:r>
          </w:p>
        </w:tc>
        <w:tc>
          <w:tcPr>
            <w:tcW w:w="3121" w:type="dxa"/>
          </w:tcPr>
          <w:p w14:paraId="51BE9E14" w14:textId="77777777" w:rsidR="007E5FCD" w:rsidRPr="00076C89" w:rsidRDefault="007E5FCD" w:rsidP="00CC1B0B">
            <w:pPr>
              <w:rPr>
                <w:rStyle w:val="a7"/>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7"/>
                <w:i/>
              </w:rPr>
            </w:pPr>
            <w:r>
              <w:rPr>
                <w:rStyle w:val="a7"/>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7"/>
                <w:i/>
              </w:rPr>
            </w:pPr>
            <w:r>
              <w:rPr>
                <w:rStyle w:val="a7"/>
                <w:rFonts w:hint="eastAsia"/>
              </w:rPr>
              <w:t>4</w:t>
            </w:r>
          </w:p>
        </w:tc>
        <w:tc>
          <w:tcPr>
            <w:tcW w:w="3121" w:type="dxa"/>
          </w:tcPr>
          <w:p w14:paraId="1A5C0D95" w14:textId="77777777" w:rsidR="007E5FCD" w:rsidRPr="00076C89" w:rsidRDefault="007E5FCD" w:rsidP="00CC1B0B">
            <w:pPr>
              <w:rPr>
                <w:rStyle w:val="a7"/>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7"/>
                <w:i/>
              </w:rPr>
            </w:pPr>
            <w:r>
              <w:rPr>
                <w:rStyle w:val="a7"/>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7"/>
                <w:i/>
              </w:rPr>
            </w:pPr>
            <w:r>
              <w:rPr>
                <w:rStyle w:val="a7"/>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7"/>
                <w:i/>
              </w:rPr>
            </w:pPr>
            <w:r>
              <w:rPr>
                <w:rStyle w:val="a7"/>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7"/>
                <w:i/>
              </w:rPr>
            </w:pPr>
            <w:r>
              <w:rPr>
                <w:rStyle w:val="a7"/>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7"/>
                <w:i/>
              </w:rPr>
            </w:pPr>
            <w:r>
              <w:rPr>
                <w:rStyle w:val="a7"/>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7"/>
                <w:i/>
              </w:rPr>
            </w:pPr>
            <w:r>
              <w:rPr>
                <w:rStyle w:val="a7"/>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7"/>
                <w:i/>
              </w:rPr>
            </w:pPr>
            <w:r>
              <w:rPr>
                <w:rStyle w:val="a7"/>
                <w:rFonts w:hint="eastAsia"/>
              </w:rPr>
              <w:t>根据圈子</w:t>
            </w:r>
            <w:r>
              <w:rPr>
                <w:rStyle w:val="a7"/>
                <w:rFonts w:hint="eastAsia"/>
              </w:rPr>
              <w:t>token</w:t>
            </w:r>
            <w:r>
              <w:rPr>
                <w:rStyle w:val="a7"/>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7"/>
                <w:i/>
              </w:rPr>
            </w:pPr>
            <w:r>
              <w:rPr>
                <w:rStyle w:val="a7"/>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7"/>
                <w:i/>
              </w:rPr>
            </w:pPr>
            <w:r>
              <w:rPr>
                <w:rStyle w:val="a7"/>
                <w:rFonts w:hint="eastAsia"/>
              </w:rPr>
              <w:t>获取圈子</w:t>
            </w:r>
            <w:r>
              <w:rPr>
                <w:rStyle w:val="a7"/>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7"/>
                <w:i/>
              </w:rPr>
            </w:pPr>
            <w:r>
              <w:rPr>
                <w:rStyle w:val="a7"/>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7"/>
                <w:i/>
              </w:rPr>
            </w:pPr>
            <w:r>
              <w:rPr>
                <w:rStyle w:val="a7"/>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7"/>
                <w:i/>
              </w:rPr>
            </w:pPr>
            <w:r>
              <w:rPr>
                <w:rStyle w:val="a7"/>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7"/>
                <w:i/>
              </w:rPr>
            </w:pPr>
            <w:r>
              <w:rPr>
                <w:rStyle w:val="a7"/>
                <w:rFonts w:hint="eastAsia"/>
              </w:rPr>
              <w:t>获取用户部门列表和企业用户数据</w:t>
            </w:r>
          </w:p>
        </w:tc>
      </w:tr>
    </w:tbl>
    <w:p w14:paraId="32CD674A" w14:textId="77777777" w:rsidR="007E5FCD" w:rsidRDefault="007E5FCD" w:rsidP="0045497D">
      <w:pPr>
        <w:pStyle w:val="3"/>
      </w:pPr>
      <w:bookmarkStart w:id="101" w:name="_Toc418875610"/>
      <w:bookmarkStart w:id="102" w:name="_Toc451004092"/>
      <w:r>
        <w:rPr>
          <w:rFonts w:hint="eastAsia"/>
        </w:rPr>
        <w:t>WebTeamController</w:t>
      </w:r>
      <w:r>
        <w:rPr>
          <w:rFonts w:hint="eastAsia"/>
        </w:rPr>
        <w:t>类概述</w:t>
      </w:r>
      <w:bookmarkEnd w:id="101"/>
      <w:bookmarkEnd w:id="102"/>
    </w:p>
    <w:p w14:paraId="0D0062B2"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62D6EDDA" w14:textId="77777777" w:rsidR="007E5FCD" w:rsidRPr="007E5FCD" w:rsidRDefault="007E5FCD" w:rsidP="007E5FCD">
      <w:pPr>
        <w:pStyle w:val="af4"/>
        <w:spacing w:line="400" w:lineRule="exact"/>
        <w:ind w:firstLine="480"/>
        <w:jc w:val="left"/>
        <w:rPr>
          <w:rFonts w:ascii="SimSun" w:hAnsi="SimSun"/>
          <w:sz w:val="24"/>
        </w:rPr>
      </w:pPr>
      <w:bookmarkStart w:id="103" w:name="_Toc418875611"/>
      <w:r w:rsidRPr="007E5FCD">
        <w:rPr>
          <w:rFonts w:ascii="SimSun" w:hAnsi="SimSun" w:hint="eastAsia"/>
          <w:sz w:val="24"/>
        </w:rPr>
        <w:t>类功能定义</w:t>
      </w:r>
      <w:bookmarkEnd w:id="103"/>
    </w:p>
    <w:p w14:paraId="6A6F9DF5" w14:textId="77777777" w:rsidR="007E5FCD" w:rsidRPr="00557EE7" w:rsidRDefault="007E5FCD" w:rsidP="007E5FCD">
      <w:r>
        <w:rPr>
          <w:rStyle w:val="a7"/>
          <w:rFonts w:hint="eastAsia"/>
        </w:rPr>
        <w:tab/>
      </w:r>
      <w:r>
        <w:rPr>
          <w:rFonts w:hint="eastAsia"/>
        </w:rPr>
        <w:t>表</w:t>
      </w:r>
      <w:r>
        <w:rPr>
          <w:rFonts w:hint="eastAsia"/>
        </w:rPr>
        <w:t>5-3</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7694DD0C"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47F10993"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7"/>
                <w:i/>
              </w:rPr>
            </w:pPr>
            <w:r w:rsidRPr="00076C89">
              <w:rPr>
                <w:rStyle w:val="a7"/>
                <w:rFonts w:hint="eastAsia"/>
              </w:rPr>
              <w:t>1</w:t>
            </w:r>
          </w:p>
        </w:tc>
        <w:tc>
          <w:tcPr>
            <w:tcW w:w="3121" w:type="dxa"/>
          </w:tcPr>
          <w:p w14:paraId="7AFF70DB" w14:textId="77777777" w:rsidR="007E5FCD" w:rsidRPr="00076C89" w:rsidRDefault="007E5FCD" w:rsidP="00CC1B0B">
            <w:pPr>
              <w:rPr>
                <w:rStyle w:val="a7"/>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7"/>
                <w:i/>
              </w:rPr>
            </w:pPr>
            <w:r>
              <w:rPr>
                <w:rStyle w:val="a7"/>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7"/>
                <w:i/>
              </w:rPr>
            </w:pPr>
            <w:r w:rsidRPr="00076C89">
              <w:rPr>
                <w:rStyle w:val="a7"/>
                <w:rFonts w:hint="eastAsia"/>
              </w:rPr>
              <w:t>2</w:t>
            </w:r>
          </w:p>
        </w:tc>
        <w:tc>
          <w:tcPr>
            <w:tcW w:w="3121" w:type="dxa"/>
          </w:tcPr>
          <w:p w14:paraId="0FA70EAF"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7"/>
                <w:i/>
              </w:rPr>
            </w:pPr>
            <w:r>
              <w:rPr>
                <w:rStyle w:val="a7"/>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7"/>
                <w:i/>
              </w:rPr>
            </w:pPr>
            <w:r w:rsidRPr="00076C89">
              <w:rPr>
                <w:rStyle w:val="a7"/>
                <w:rFonts w:hint="eastAsia"/>
              </w:rPr>
              <w:t>3</w:t>
            </w:r>
          </w:p>
        </w:tc>
        <w:tc>
          <w:tcPr>
            <w:tcW w:w="3121" w:type="dxa"/>
          </w:tcPr>
          <w:p w14:paraId="27F055A8" w14:textId="77777777" w:rsidR="007E5FCD" w:rsidRPr="00076C89" w:rsidRDefault="007E5FCD" w:rsidP="00CC1B0B">
            <w:pPr>
              <w:rPr>
                <w:rStyle w:val="a7"/>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7"/>
                <w:i/>
              </w:rPr>
            </w:pPr>
            <w:r>
              <w:rPr>
                <w:rStyle w:val="a7"/>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7"/>
                <w:i/>
              </w:rPr>
            </w:pPr>
            <w:r>
              <w:rPr>
                <w:rStyle w:val="a7"/>
                <w:rFonts w:hint="eastAsia"/>
              </w:rPr>
              <w:t>4</w:t>
            </w:r>
          </w:p>
        </w:tc>
        <w:tc>
          <w:tcPr>
            <w:tcW w:w="3121" w:type="dxa"/>
          </w:tcPr>
          <w:p w14:paraId="23D72B8C" w14:textId="77777777" w:rsidR="007E5FCD" w:rsidRPr="00076C89" w:rsidRDefault="007E5FCD" w:rsidP="00CC1B0B">
            <w:pPr>
              <w:rPr>
                <w:rStyle w:val="a7"/>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7"/>
                <w:i/>
              </w:rPr>
            </w:pPr>
            <w:r>
              <w:rPr>
                <w:rStyle w:val="a7"/>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7"/>
                <w:i/>
              </w:rPr>
            </w:pPr>
            <w:r>
              <w:rPr>
                <w:rStyle w:val="a7"/>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7"/>
                <w:i/>
              </w:rPr>
            </w:pPr>
            <w:r>
              <w:rPr>
                <w:rStyle w:val="a7"/>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7"/>
                <w:i/>
              </w:rPr>
            </w:pPr>
            <w:r>
              <w:rPr>
                <w:rStyle w:val="a7"/>
                <w:rFonts w:hint="eastAsia"/>
              </w:rPr>
              <w:lastRenderedPageBreak/>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7"/>
                <w:i/>
              </w:rPr>
            </w:pPr>
            <w:r>
              <w:rPr>
                <w:rStyle w:val="a7"/>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7"/>
                <w:i/>
              </w:rPr>
            </w:pPr>
            <w:r>
              <w:rPr>
                <w:rStyle w:val="a7"/>
                <w:rFonts w:hint="eastAsia"/>
              </w:rPr>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7"/>
                <w:i/>
              </w:rPr>
            </w:pPr>
            <w:r>
              <w:rPr>
                <w:rStyle w:val="a7"/>
                <w:rFonts w:hint="eastAsia"/>
              </w:rPr>
              <w:t>根据圈子</w:t>
            </w:r>
            <w:r>
              <w:rPr>
                <w:rStyle w:val="a7"/>
                <w:rFonts w:hint="eastAsia"/>
              </w:rPr>
              <w:t>token</w:t>
            </w:r>
            <w:r>
              <w:rPr>
                <w:rStyle w:val="a7"/>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7"/>
                <w:i/>
              </w:rPr>
            </w:pPr>
            <w:r>
              <w:rPr>
                <w:rStyle w:val="a7"/>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7"/>
                <w:i/>
              </w:rPr>
            </w:pPr>
            <w:r>
              <w:rPr>
                <w:rStyle w:val="a7"/>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7"/>
                <w:i/>
              </w:rPr>
            </w:pPr>
            <w:r>
              <w:rPr>
                <w:rStyle w:val="a7"/>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7"/>
                <w:i/>
              </w:rPr>
            </w:pPr>
            <w:r>
              <w:rPr>
                <w:rStyle w:val="a7"/>
                <w:rFonts w:hint="eastAsia"/>
              </w:rPr>
              <w:t>获取圈子</w:t>
            </w:r>
            <w:r>
              <w:rPr>
                <w:rStyle w:val="a7"/>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7"/>
                <w:i/>
              </w:rPr>
            </w:pPr>
            <w:r>
              <w:rPr>
                <w:rStyle w:val="a7"/>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7"/>
                <w:i/>
              </w:rPr>
            </w:pPr>
            <w:r>
              <w:rPr>
                <w:rStyle w:val="a7"/>
                <w:rFonts w:hint="eastAsia"/>
              </w:rPr>
              <w:t>上传圈子</w:t>
            </w:r>
            <w:r>
              <w:rPr>
                <w:rStyle w:val="a7"/>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7"/>
                <w:i/>
              </w:rPr>
            </w:pPr>
            <w:r>
              <w:rPr>
                <w:rStyle w:val="a7"/>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7"/>
                <w:i/>
              </w:rPr>
            </w:pPr>
            <w:r>
              <w:rPr>
                <w:rStyle w:val="a7"/>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7"/>
                <w:i/>
              </w:rPr>
            </w:pPr>
            <w:r>
              <w:rPr>
                <w:rStyle w:val="a7"/>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7"/>
                <w:i/>
              </w:rPr>
            </w:pPr>
            <w:r>
              <w:rPr>
                <w:rStyle w:val="a7"/>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7"/>
                <w:i/>
              </w:rPr>
            </w:pPr>
            <w:r>
              <w:rPr>
                <w:rStyle w:val="a7"/>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7"/>
                <w:i/>
              </w:rPr>
            </w:pPr>
            <w:r>
              <w:rPr>
                <w:rStyle w:val="a7"/>
                <w:rFonts w:hint="eastAsia"/>
              </w:rPr>
              <w:t>检查圈子成员</w:t>
            </w:r>
          </w:p>
        </w:tc>
      </w:tr>
    </w:tbl>
    <w:p w14:paraId="57DD51C6" w14:textId="77777777" w:rsidR="007E5FCD" w:rsidRDefault="007E5FCD" w:rsidP="0045497D">
      <w:pPr>
        <w:pStyle w:val="3"/>
      </w:pPr>
      <w:bookmarkStart w:id="104" w:name="_Toc418875612"/>
      <w:bookmarkStart w:id="105" w:name="_Toc451004093"/>
      <w:r>
        <w:rPr>
          <w:rFonts w:hint="eastAsia"/>
        </w:rPr>
        <w:t>RestTopicController</w:t>
      </w:r>
      <w:r>
        <w:rPr>
          <w:rFonts w:hint="eastAsia"/>
        </w:rPr>
        <w:t>类概述</w:t>
      </w:r>
      <w:bookmarkEnd w:id="104"/>
      <w:bookmarkEnd w:id="105"/>
    </w:p>
    <w:p w14:paraId="60970859"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给移动端访问提供的http接口。</w:t>
      </w:r>
    </w:p>
    <w:p w14:paraId="1D281BFF" w14:textId="77777777" w:rsidR="007E5FCD" w:rsidRPr="007E5FCD" w:rsidRDefault="007E5FCD" w:rsidP="007E5FCD">
      <w:pPr>
        <w:pStyle w:val="af4"/>
        <w:spacing w:line="400" w:lineRule="exact"/>
        <w:ind w:firstLine="480"/>
        <w:jc w:val="left"/>
        <w:rPr>
          <w:rFonts w:ascii="SimSun" w:hAnsi="SimSun"/>
          <w:sz w:val="24"/>
        </w:rPr>
      </w:pPr>
      <w:bookmarkStart w:id="106" w:name="_Toc418875613"/>
      <w:r w:rsidRPr="007E5FCD">
        <w:rPr>
          <w:rFonts w:ascii="SimSun" w:hAnsi="SimSun" w:hint="eastAsia"/>
          <w:sz w:val="24"/>
        </w:rPr>
        <w:t>类功能定义</w:t>
      </w:r>
      <w:bookmarkEnd w:id="106"/>
    </w:p>
    <w:p w14:paraId="26C6BB10" w14:textId="77777777" w:rsidR="007E5FCD" w:rsidRPr="00557EE7" w:rsidRDefault="007E5FCD" w:rsidP="007E5FCD">
      <w:r>
        <w:rPr>
          <w:rStyle w:val="a7"/>
          <w:rFonts w:hint="eastAsia"/>
        </w:rPr>
        <w:tab/>
      </w:r>
      <w:r>
        <w:rPr>
          <w:rFonts w:hint="eastAsia"/>
        </w:rPr>
        <w:t>表</w:t>
      </w:r>
      <w:r>
        <w:rPr>
          <w:rFonts w:hint="eastAsia"/>
        </w:rPr>
        <w:t>5-4</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7"/>
                <w:b/>
                <w:i/>
              </w:rPr>
            </w:pPr>
            <w:r w:rsidRPr="00076C89">
              <w:rPr>
                <w:rStyle w:val="a7"/>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7"/>
                <w:b/>
                <w:i/>
              </w:rPr>
            </w:pPr>
            <w:r w:rsidRPr="00076C89">
              <w:rPr>
                <w:rStyle w:val="a7"/>
                <w:rFonts w:hint="eastAsia"/>
              </w:rPr>
              <w:t>功能点</w:t>
            </w:r>
          </w:p>
        </w:tc>
        <w:tc>
          <w:tcPr>
            <w:tcW w:w="4700" w:type="dxa"/>
            <w:shd w:val="clear" w:color="auto" w:fill="CCCCCC"/>
          </w:tcPr>
          <w:p w14:paraId="1D54A671"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7"/>
                <w:i/>
              </w:rPr>
            </w:pPr>
            <w:r w:rsidRPr="00076C89">
              <w:rPr>
                <w:rStyle w:val="a7"/>
                <w:rFonts w:hint="eastAsia"/>
              </w:rPr>
              <w:t>1</w:t>
            </w:r>
          </w:p>
        </w:tc>
        <w:tc>
          <w:tcPr>
            <w:tcW w:w="3385" w:type="dxa"/>
            <w:gridSpan w:val="2"/>
          </w:tcPr>
          <w:p w14:paraId="33CF3018" w14:textId="77777777" w:rsidR="007E5FCD" w:rsidRPr="00076C89" w:rsidRDefault="007E5FCD" w:rsidP="00CC1B0B">
            <w:pPr>
              <w:rPr>
                <w:rStyle w:val="a7"/>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7"/>
                <w:i/>
              </w:rPr>
            </w:pPr>
            <w:r>
              <w:rPr>
                <w:rStyle w:val="a7"/>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7"/>
                <w:i/>
              </w:rPr>
            </w:pPr>
            <w:r>
              <w:rPr>
                <w:rStyle w:val="a7"/>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7"/>
                <w:i/>
              </w:rPr>
            </w:pPr>
            <w:r>
              <w:rPr>
                <w:rStyle w:val="a7"/>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7"/>
                <w:i/>
              </w:rPr>
            </w:pPr>
            <w:r>
              <w:rPr>
                <w:rStyle w:val="a7"/>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7"/>
                <w:i/>
              </w:rPr>
            </w:pPr>
            <w:r>
              <w:rPr>
                <w:rStyle w:val="a7"/>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7"/>
                <w:i/>
              </w:rPr>
            </w:pPr>
            <w:r>
              <w:rPr>
                <w:rStyle w:val="a7"/>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7"/>
                <w:i/>
              </w:rPr>
            </w:pPr>
            <w:r>
              <w:rPr>
                <w:rStyle w:val="a7"/>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a7"/>
                <w:i/>
              </w:rPr>
            </w:pPr>
            <w:r>
              <w:rPr>
                <w:rStyle w:val="a7"/>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7"/>
                <w:i/>
              </w:rPr>
            </w:pPr>
            <w:r>
              <w:rPr>
                <w:rStyle w:val="a7"/>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7"/>
                <w:i/>
              </w:rPr>
            </w:pPr>
            <w:r>
              <w:rPr>
                <w:rStyle w:val="a7"/>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7"/>
                <w:i/>
              </w:rPr>
            </w:pPr>
            <w:r>
              <w:rPr>
                <w:rStyle w:val="a7"/>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7"/>
                <w:i/>
              </w:rPr>
            </w:pPr>
            <w:r>
              <w:rPr>
                <w:rStyle w:val="a7"/>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7"/>
                <w:i/>
              </w:rPr>
            </w:pPr>
            <w:r>
              <w:rPr>
                <w:rStyle w:val="a7"/>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7"/>
                <w:i/>
              </w:rPr>
            </w:pPr>
            <w:r>
              <w:rPr>
                <w:rStyle w:val="a7"/>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7"/>
                <w:i/>
              </w:rPr>
            </w:pPr>
            <w:r>
              <w:rPr>
                <w:rStyle w:val="a7"/>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7"/>
                <w:i/>
              </w:rPr>
            </w:pPr>
            <w:r>
              <w:rPr>
                <w:rStyle w:val="a7"/>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7"/>
                <w:i/>
              </w:rPr>
            </w:pPr>
            <w:r>
              <w:rPr>
                <w:rStyle w:val="a7"/>
                <w:rFonts w:hint="eastAsia"/>
              </w:rPr>
              <w:t>取消收藏</w:t>
            </w:r>
            <w:r>
              <w:rPr>
                <w:rStyle w:val="a7"/>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7"/>
                <w:i/>
              </w:rPr>
            </w:pPr>
            <w:r>
              <w:rPr>
                <w:rStyle w:val="a7"/>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7"/>
                <w:i/>
              </w:rPr>
            </w:pPr>
            <w:r>
              <w:rPr>
                <w:rStyle w:val="a7"/>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7"/>
                <w:i/>
              </w:rPr>
            </w:pPr>
            <w:r>
              <w:rPr>
                <w:rStyle w:val="a7"/>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7"/>
                <w:i/>
              </w:rPr>
            </w:pPr>
            <w:r>
              <w:rPr>
                <w:rStyle w:val="a7"/>
                <w:rFonts w:hint="eastAsia"/>
              </w:rPr>
              <w:t>检查圈子成员</w:t>
            </w:r>
          </w:p>
        </w:tc>
      </w:tr>
    </w:tbl>
    <w:p w14:paraId="57823E6A" w14:textId="77777777" w:rsidR="007E5FCD" w:rsidRDefault="007E5FCD" w:rsidP="0045497D">
      <w:pPr>
        <w:pStyle w:val="3"/>
      </w:pPr>
      <w:bookmarkStart w:id="107" w:name="_Toc418875614"/>
      <w:bookmarkStart w:id="108" w:name="_Toc451004094"/>
      <w:r>
        <w:rPr>
          <w:rFonts w:hint="eastAsia"/>
        </w:rPr>
        <w:t>WebTopicController</w:t>
      </w:r>
      <w:r>
        <w:rPr>
          <w:rFonts w:hint="eastAsia"/>
        </w:rPr>
        <w:t>类概述</w:t>
      </w:r>
      <w:bookmarkEnd w:id="107"/>
      <w:bookmarkEnd w:id="108"/>
    </w:p>
    <w:p w14:paraId="3AA154A1"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5A388272" w14:textId="77777777" w:rsidR="007E5FCD" w:rsidRPr="007E5FCD" w:rsidRDefault="007E5FCD" w:rsidP="007E5FCD">
      <w:pPr>
        <w:pStyle w:val="af4"/>
        <w:spacing w:line="400" w:lineRule="exact"/>
        <w:ind w:firstLine="480"/>
        <w:jc w:val="left"/>
        <w:rPr>
          <w:rFonts w:ascii="SimSun" w:hAnsi="SimSun"/>
          <w:sz w:val="24"/>
        </w:rPr>
      </w:pPr>
      <w:bookmarkStart w:id="109" w:name="_Toc418875615"/>
      <w:r w:rsidRPr="007E5FCD">
        <w:rPr>
          <w:rFonts w:ascii="SimSun" w:hAnsi="SimSun" w:hint="eastAsia"/>
          <w:sz w:val="24"/>
        </w:rPr>
        <w:t>类功能定义</w:t>
      </w:r>
      <w:bookmarkEnd w:id="109"/>
    </w:p>
    <w:p w14:paraId="44F14713" w14:textId="77777777" w:rsidR="007E5FCD" w:rsidRPr="00557EE7" w:rsidRDefault="007E5FCD" w:rsidP="007E5FCD">
      <w:r>
        <w:rPr>
          <w:rStyle w:val="a7"/>
          <w:rFonts w:hint="eastAsia"/>
        </w:rPr>
        <w:tab/>
      </w:r>
      <w:r>
        <w:rPr>
          <w:rFonts w:hint="eastAsia"/>
        </w:rPr>
        <w:t>表</w:t>
      </w:r>
      <w:r>
        <w:rPr>
          <w:rFonts w:hint="eastAsia"/>
        </w:rPr>
        <w:t>5-5</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009A8E66"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445582A5"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7"/>
                <w:i/>
              </w:rPr>
            </w:pPr>
            <w:r w:rsidRPr="00076C89">
              <w:rPr>
                <w:rStyle w:val="a7"/>
                <w:rFonts w:hint="eastAsia"/>
              </w:rPr>
              <w:t>1</w:t>
            </w:r>
          </w:p>
        </w:tc>
        <w:tc>
          <w:tcPr>
            <w:tcW w:w="3121" w:type="dxa"/>
          </w:tcPr>
          <w:p w14:paraId="72F0B97B" w14:textId="77777777" w:rsidR="007E5FCD" w:rsidRPr="00076C89" w:rsidRDefault="007E5FCD" w:rsidP="00CC1B0B">
            <w:pPr>
              <w:rPr>
                <w:rStyle w:val="a7"/>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7"/>
                <w:i/>
              </w:rPr>
            </w:pPr>
            <w:r>
              <w:rPr>
                <w:rStyle w:val="a7"/>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7"/>
                <w:i/>
              </w:rPr>
            </w:pPr>
            <w:r>
              <w:rPr>
                <w:rStyle w:val="a7"/>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7"/>
                <w:i/>
              </w:rPr>
            </w:pPr>
            <w:r>
              <w:rPr>
                <w:rStyle w:val="a7"/>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7"/>
                <w:i/>
              </w:rPr>
            </w:pPr>
            <w:r>
              <w:rPr>
                <w:rStyle w:val="a7"/>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7"/>
                <w:i/>
              </w:rPr>
            </w:pPr>
            <w:r>
              <w:rPr>
                <w:rStyle w:val="a7"/>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7"/>
                <w:i/>
              </w:rPr>
            </w:pPr>
            <w:r>
              <w:rPr>
                <w:rStyle w:val="a7"/>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7"/>
                <w:i/>
              </w:rPr>
            </w:pPr>
            <w:r>
              <w:rPr>
                <w:rStyle w:val="a7"/>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7"/>
                <w:i/>
              </w:rPr>
            </w:pPr>
            <w:r>
              <w:rPr>
                <w:rStyle w:val="a7"/>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7"/>
                <w:i/>
              </w:rPr>
            </w:pPr>
            <w:r>
              <w:rPr>
                <w:rStyle w:val="a7"/>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7"/>
                <w:i/>
              </w:rPr>
            </w:pPr>
            <w:r>
              <w:rPr>
                <w:rStyle w:val="a7"/>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7"/>
                <w:i/>
              </w:rPr>
            </w:pPr>
            <w:r>
              <w:rPr>
                <w:rStyle w:val="a7"/>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7"/>
                <w:i/>
              </w:rPr>
            </w:pPr>
            <w:r>
              <w:rPr>
                <w:rStyle w:val="a7"/>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7"/>
                <w:i/>
              </w:rPr>
            </w:pPr>
            <w:r>
              <w:rPr>
                <w:rStyle w:val="a7"/>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7"/>
                <w:i/>
              </w:rPr>
            </w:pPr>
            <w:r>
              <w:rPr>
                <w:rStyle w:val="a7"/>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7"/>
                <w:i/>
              </w:rPr>
            </w:pPr>
            <w:r>
              <w:rPr>
                <w:rStyle w:val="a7"/>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7"/>
                <w:i/>
              </w:rPr>
            </w:pPr>
            <w:r>
              <w:rPr>
                <w:rStyle w:val="a7"/>
                <w:rFonts w:hint="eastAsia"/>
              </w:rPr>
              <w:lastRenderedPageBreak/>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7"/>
                <w:i/>
              </w:rPr>
            </w:pPr>
            <w:r>
              <w:rPr>
                <w:rStyle w:val="a7"/>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7"/>
                <w:i/>
              </w:rPr>
            </w:pPr>
            <w:r>
              <w:rPr>
                <w:rStyle w:val="a7"/>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7"/>
                <w:i/>
              </w:rPr>
            </w:pPr>
            <w:r>
              <w:rPr>
                <w:rStyle w:val="a7"/>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7"/>
                <w:i/>
              </w:rPr>
            </w:pPr>
            <w:r>
              <w:rPr>
                <w:rStyle w:val="a7"/>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7"/>
                <w:i/>
              </w:rPr>
            </w:pPr>
            <w:r>
              <w:rPr>
                <w:rStyle w:val="a7"/>
                <w:rFonts w:hint="eastAsia"/>
              </w:rPr>
              <w:t>获取收藏的帖子列表</w:t>
            </w:r>
          </w:p>
        </w:tc>
      </w:tr>
    </w:tbl>
    <w:p w14:paraId="746F878E" w14:textId="77777777" w:rsidR="007E5FCD" w:rsidRDefault="007E5FCD" w:rsidP="0045497D">
      <w:pPr>
        <w:pStyle w:val="3"/>
      </w:pPr>
      <w:bookmarkStart w:id="110" w:name="_Toc418875616"/>
      <w:bookmarkStart w:id="111" w:name="_Toc451004095"/>
      <w:r>
        <w:rPr>
          <w:rFonts w:hint="eastAsia"/>
        </w:rPr>
        <w:t>RestMemberController</w:t>
      </w:r>
      <w:r>
        <w:rPr>
          <w:rFonts w:hint="eastAsia"/>
        </w:rPr>
        <w:t>类概述</w:t>
      </w:r>
      <w:bookmarkEnd w:id="110"/>
      <w:bookmarkEnd w:id="111"/>
    </w:p>
    <w:p w14:paraId="75B03ACF"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给移动端访问提供的http接口。</w:t>
      </w:r>
    </w:p>
    <w:p w14:paraId="04CD0A85" w14:textId="77777777" w:rsidR="007E5FCD" w:rsidRPr="007E5FCD" w:rsidRDefault="007E5FCD" w:rsidP="007E5FCD">
      <w:pPr>
        <w:pStyle w:val="af4"/>
        <w:spacing w:line="400" w:lineRule="exact"/>
        <w:ind w:firstLine="480"/>
        <w:jc w:val="left"/>
        <w:rPr>
          <w:rFonts w:ascii="SimSun" w:hAnsi="SimSun"/>
          <w:sz w:val="24"/>
        </w:rPr>
      </w:pPr>
      <w:bookmarkStart w:id="112" w:name="_Toc418875617"/>
      <w:r w:rsidRPr="007E5FCD">
        <w:rPr>
          <w:rFonts w:ascii="SimSun" w:hAnsi="SimSun" w:hint="eastAsia"/>
          <w:sz w:val="24"/>
        </w:rPr>
        <w:t>类功能定义</w:t>
      </w:r>
      <w:bookmarkEnd w:id="112"/>
    </w:p>
    <w:p w14:paraId="49193269" w14:textId="77777777" w:rsidR="007E5FCD" w:rsidRPr="00557EE7" w:rsidRDefault="007E5FCD" w:rsidP="007E5FCD">
      <w:r>
        <w:rPr>
          <w:rStyle w:val="a7"/>
          <w:rFonts w:hint="eastAsia"/>
        </w:rPr>
        <w:tab/>
      </w:r>
      <w:r>
        <w:rPr>
          <w:rFonts w:hint="eastAsia"/>
        </w:rPr>
        <w:t>表</w:t>
      </w:r>
      <w:r>
        <w:rPr>
          <w:rFonts w:hint="eastAsia"/>
        </w:rPr>
        <w:t>5-6</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7D5CAFA0"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67CA7785"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7"/>
                <w:i/>
              </w:rPr>
            </w:pPr>
            <w:r w:rsidRPr="00076C89">
              <w:rPr>
                <w:rStyle w:val="a7"/>
                <w:rFonts w:hint="eastAsia"/>
              </w:rPr>
              <w:t>1</w:t>
            </w:r>
          </w:p>
        </w:tc>
        <w:tc>
          <w:tcPr>
            <w:tcW w:w="3121" w:type="dxa"/>
          </w:tcPr>
          <w:p w14:paraId="4808733C" w14:textId="77777777" w:rsidR="007E5FCD" w:rsidRPr="00076C89" w:rsidRDefault="007E5FCD" w:rsidP="00CC1B0B">
            <w:pPr>
              <w:rPr>
                <w:rStyle w:val="a7"/>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7"/>
                <w:i/>
              </w:rPr>
            </w:pPr>
            <w:r>
              <w:rPr>
                <w:rStyle w:val="a7"/>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7"/>
                <w:i/>
              </w:rPr>
            </w:pPr>
            <w:r>
              <w:rPr>
                <w:rStyle w:val="a7"/>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7"/>
                <w:i/>
              </w:rPr>
            </w:pPr>
            <w:r>
              <w:rPr>
                <w:rStyle w:val="a7"/>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7"/>
                <w:i/>
              </w:rPr>
            </w:pPr>
            <w:r>
              <w:rPr>
                <w:rStyle w:val="a7"/>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7"/>
                <w:i/>
              </w:rPr>
            </w:pPr>
            <w:r>
              <w:rPr>
                <w:rStyle w:val="a7"/>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7"/>
                <w:i/>
              </w:rPr>
            </w:pPr>
            <w:r>
              <w:rPr>
                <w:rStyle w:val="a7"/>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7"/>
                <w:i/>
              </w:rPr>
            </w:pPr>
            <w:r>
              <w:rPr>
                <w:rStyle w:val="a7"/>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7"/>
                <w:i/>
              </w:rPr>
            </w:pPr>
            <w:r>
              <w:rPr>
                <w:rStyle w:val="a7"/>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7"/>
                <w:i/>
              </w:rPr>
            </w:pPr>
            <w:r>
              <w:rPr>
                <w:rStyle w:val="a7"/>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7"/>
                <w:i/>
              </w:rPr>
            </w:pPr>
            <w:r>
              <w:rPr>
                <w:rStyle w:val="a7"/>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7"/>
                <w:i/>
              </w:rPr>
            </w:pPr>
            <w:r>
              <w:rPr>
                <w:rStyle w:val="a7"/>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7"/>
                <w:i/>
              </w:rPr>
            </w:pPr>
            <w:r>
              <w:rPr>
                <w:rStyle w:val="a7"/>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7"/>
                <w:i/>
              </w:rPr>
            </w:pPr>
            <w:r>
              <w:rPr>
                <w:rStyle w:val="a7"/>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7"/>
                <w:i/>
              </w:rPr>
            </w:pPr>
            <w:r>
              <w:rPr>
                <w:rStyle w:val="a7"/>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7"/>
                <w:i/>
              </w:rPr>
            </w:pPr>
            <w:r>
              <w:rPr>
                <w:rStyle w:val="a7"/>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7"/>
                <w:i/>
              </w:rPr>
            </w:pPr>
            <w:r>
              <w:rPr>
                <w:rStyle w:val="a7"/>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7"/>
                <w:i/>
              </w:rPr>
            </w:pPr>
            <w:r>
              <w:rPr>
                <w:rStyle w:val="a7"/>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7"/>
                <w:i/>
              </w:rPr>
            </w:pPr>
            <w:r>
              <w:rPr>
                <w:rStyle w:val="a7"/>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7"/>
                <w:i/>
              </w:rPr>
            </w:pPr>
            <w:r>
              <w:rPr>
                <w:rStyle w:val="a7"/>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7"/>
                <w:i/>
              </w:rPr>
            </w:pPr>
            <w:r>
              <w:rPr>
                <w:rStyle w:val="a7"/>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7"/>
                <w:i/>
              </w:rPr>
            </w:pPr>
            <w:r>
              <w:rPr>
                <w:rStyle w:val="a7"/>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7"/>
                <w:i/>
              </w:rPr>
            </w:pPr>
            <w:r>
              <w:rPr>
                <w:rStyle w:val="a7"/>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7"/>
                <w:i/>
              </w:rPr>
            </w:pPr>
            <w:r>
              <w:rPr>
                <w:rStyle w:val="a7"/>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7"/>
                <w:i/>
              </w:rPr>
            </w:pPr>
            <w:r>
              <w:rPr>
                <w:rStyle w:val="a7"/>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7"/>
                <w:i/>
              </w:rPr>
            </w:pPr>
            <w:r>
              <w:rPr>
                <w:rStyle w:val="a7"/>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7"/>
                <w:i/>
              </w:rPr>
            </w:pPr>
            <w:r>
              <w:rPr>
                <w:rStyle w:val="a7"/>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7"/>
                <w:i/>
              </w:rPr>
            </w:pPr>
            <w:r>
              <w:rPr>
                <w:rStyle w:val="a7"/>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7"/>
                <w:i/>
              </w:rPr>
            </w:pPr>
            <w:r>
              <w:rPr>
                <w:rStyle w:val="a7"/>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7"/>
                <w:i/>
              </w:rPr>
            </w:pPr>
            <w:r>
              <w:rPr>
                <w:rStyle w:val="a7"/>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7"/>
                <w:i/>
              </w:rPr>
            </w:pPr>
            <w:r>
              <w:rPr>
                <w:rStyle w:val="a7"/>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7"/>
                <w:i/>
              </w:rPr>
            </w:pPr>
            <w:r>
              <w:rPr>
                <w:rStyle w:val="a7"/>
                <w:rFonts w:hint="eastAsia"/>
              </w:rPr>
              <w:t>通过账号或</w:t>
            </w:r>
            <w:r>
              <w:rPr>
                <w:rStyle w:val="a7"/>
                <w:rFonts w:hint="eastAsia"/>
              </w:rPr>
              <w:t>userId</w:t>
            </w:r>
            <w:r>
              <w:rPr>
                <w:rStyle w:val="a7"/>
                <w:rFonts w:hint="eastAsia"/>
              </w:rPr>
              <w:t>批量邀请成员</w:t>
            </w:r>
          </w:p>
        </w:tc>
      </w:tr>
    </w:tbl>
    <w:p w14:paraId="080A3993" w14:textId="77777777" w:rsidR="007E5FCD" w:rsidRDefault="007E5FCD" w:rsidP="0045497D">
      <w:pPr>
        <w:pStyle w:val="3"/>
      </w:pPr>
      <w:bookmarkStart w:id="113" w:name="_Toc418875618"/>
      <w:bookmarkStart w:id="114" w:name="_Toc451004096"/>
      <w:r>
        <w:rPr>
          <w:rFonts w:hint="eastAsia"/>
        </w:rPr>
        <w:t>WebMemberController</w:t>
      </w:r>
      <w:r>
        <w:rPr>
          <w:rFonts w:hint="eastAsia"/>
        </w:rPr>
        <w:t>类概述</w:t>
      </w:r>
      <w:bookmarkEnd w:id="113"/>
      <w:bookmarkEnd w:id="114"/>
    </w:p>
    <w:p w14:paraId="0B4F77C0"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02B1AED6" w14:textId="77777777" w:rsidR="007E5FCD" w:rsidRPr="007E5FCD" w:rsidRDefault="007E5FCD" w:rsidP="007E5FCD">
      <w:pPr>
        <w:pStyle w:val="af4"/>
        <w:spacing w:line="400" w:lineRule="exact"/>
        <w:ind w:firstLine="480"/>
        <w:jc w:val="left"/>
        <w:rPr>
          <w:rFonts w:ascii="SimSun" w:hAnsi="SimSun"/>
          <w:sz w:val="24"/>
        </w:rPr>
      </w:pPr>
      <w:bookmarkStart w:id="115" w:name="_Toc418875619"/>
      <w:r w:rsidRPr="007E5FCD">
        <w:rPr>
          <w:rFonts w:ascii="SimSun" w:hAnsi="SimSun" w:hint="eastAsia"/>
          <w:sz w:val="24"/>
        </w:rPr>
        <w:t>类功能定义</w:t>
      </w:r>
      <w:bookmarkEnd w:id="115"/>
    </w:p>
    <w:p w14:paraId="758CF00D" w14:textId="77777777" w:rsidR="007E5FCD" w:rsidRPr="00557EE7" w:rsidRDefault="007E5FCD" w:rsidP="007E5FCD">
      <w:r>
        <w:rPr>
          <w:rStyle w:val="a7"/>
          <w:rFonts w:hint="eastAsia"/>
        </w:rPr>
        <w:tab/>
      </w:r>
      <w:r>
        <w:rPr>
          <w:rFonts w:hint="eastAsia"/>
        </w:rPr>
        <w:t>表</w:t>
      </w:r>
      <w:r>
        <w:rPr>
          <w:rFonts w:hint="eastAsia"/>
        </w:rPr>
        <w:t>5-7</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0ECA9924"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0D61ADC8"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7"/>
                <w:i/>
              </w:rPr>
            </w:pPr>
            <w:r w:rsidRPr="00076C89">
              <w:rPr>
                <w:rStyle w:val="a7"/>
                <w:rFonts w:hint="eastAsia"/>
              </w:rPr>
              <w:t>1</w:t>
            </w:r>
          </w:p>
        </w:tc>
        <w:tc>
          <w:tcPr>
            <w:tcW w:w="3121" w:type="dxa"/>
          </w:tcPr>
          <w:p w14:paraId="269B7FFC" w14:textId="77777777" w:rsidR="007E5FCD" w:rsidRPr="00076C89" w:rsidRDefault="007E5FCD" w:rsidP="00CC1B0B">
            <w:pPr>
              <w:rPr>
                <w:rStyle w:val="a7"/>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7"/>
                <w:i/>
              </w:rPr>
            </w:pPr>
            <w:r>
              <w:rPr>
                <w:rStyle w:val="a7"/>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7"/>
                <w:i/>
              </w:rPr>
            </w:pPr>
            <w:r>
              <w:rPr>
                <w:rStyle w:val="a7"/>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7"/>
                <w:i/>
              </w:rPr>
            </w:pPr>
            <w:r>
              <w:rPr>
                <w:rStyle w:val="a7"/>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7"/>
                <w:i/>
              </w:rPr>
            </w:pPr>
            <w:r>
              <w:rPr>
                <w:rStyle w:val="a7"/>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7"/>
                <w:i/>
              </w:rPr>
            </w:pPr>
            <w:r>
              <w:rPr>
                <w:rStyle w:val="a7"/>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7"/>
                <w:i/>
              </w:rPr>
            </w:pPr>
            <w:r>
              <w:rPr>
                <w:rStyle w:val="a7"/>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7"/>
                <w:i/>
              </w:rPr>
            </w:pPr>
            <w:r>
              <w:rPr>
                <w:rStyle w:val="a7"/>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7"/>
                <w:i/>
              </w:rPr>
            </w:pPr>
            <w:r>
              <w:rPr>
                <w:rStyle w:val="a7"/>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7"/>
                <w:i/>
              </w:rPr>
            </w:pPr>
            <w:r>
              <w:rPr>
                <w:rStyle w:val="a7"/>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7"/>
                <w:i/>
              </w:rPr>
            </w:pPr>
            <w:r>
              <w:rPr>
                <w:rStyle w:val="a7"/>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7"/>
                <w:i/>
              </w:rPr>
            </w:pPr>
            <w:r>
              <w:rPr>
                <w:rStyle w:val="a7"/>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7"/>
                <w:i/>
              </w:rPr>
            </w:pPr>
            <w:r>
              <w:rPr>
                <w:rStyle w:val="a7"/>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7"/>
                <w:i/>
              </w:rPr>
            </w:pPr>
            <w:r>
              <w:rPr>
                <w:rStyle w:val="a7"/>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7"/>
                <w:i/>
              </w:rPr>
            </w:pPr>
            <w:r>
              <w:rPr>
                <w:rStyle w:val="a7"/>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7"/>
                <w:i/>
              </w:rPr>
            </w:pPr>
            <w:r>
              <w:rPr>
                <w:rStyle w:val="a7"/>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7"/>
                <w:i/>
              </w:rPr>
            </w:pPr>
            <w:r>
              <w:rPr>
                <w:rStyle w:val="a7"/>
                <w:rFonts w:hint="eastAsia"/>
              </w:rPr>
              <w:lastRenderedPageBreak/>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7"/>
                <w:i/>
              </w:rPr>
            </w:pPr>
            <w:r>
              <w:rPr>
                <w:rStyle w:val="a7"/>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7"/>
                <w:i/>
              </w:rPr>
            </w:pPr>
            <w:r>
              <w:rPr>
                <w:rStyle w:val="a7"/>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7"/>
                <w:i/>
              </w:rPr>
            </w:pPr>
            <w:r>
              <w:rPr>
                <w:rStyle w:val="a7"/>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7"/>
                <w:i/>
              </w:rPr>
            </w:pPr>
            <w:r>
              <w:rPr>
                <w:rStyle w:val="a7"/>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7"/>
                <w:i/>
              </w:rPr>
            </w:pPr>
            <w:r>
              <w:rPr>
                <w:rStyle w:val="a7"/>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7"/>
                <w:i/>
              </w:rPr>
            </w:pPr>
            <w:r>
              <w:rPr>
                <w:rStyle w:val="a7"/>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7"/>
                <w:i/>
              </w:rPr>
            </w:pPr>
            <w:r>
              <w:rPr>
                <w:rStyle w:val="a7"/>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7"/>
                <w:i/>
              </w:rPr>
            </w:pPr>
            <w:r>
              <w:rPr>
                <w:rStyle w:val="a7"/>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7"/>
                <w:i/>
              </w:rPr>
            </w:pPr>
            <w:r>
              <w:rPr>
                <w:rStyle w:val="a7"/>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7"/>
                <w:i/>
              </w:rPr>
            </w:pPr>
            <w:r>
              <w:rPr>
                <w:rStyle w:val="a7"/>
                <w:rFonts w:hint="eastAsia"/>
              </w:rPr>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7"/>
                <w:i/>
              </w:rPr>
            </w:pPr>
            <w:r>
              <w:rPr>
                <w:rStyle w:val="a7"/>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7"/>
                <w:i/>
              </w:rPr>
            </w:pPr>
            <w:r>
              <w:rPr>
                <w:rStyle w:val="a7"/>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7"/>
                <w:i/>
              </w:rPr>
            </w:pPr>
            <w:r>
              <w:rPr>
                <w:rStyle w:val="a7"/>
                <w:rFonts w:hint="eastAsia"/>
              </w:rPr>
              <w:t>Excel</w:t>
            </w:r>
            <w:r>
              <w:rPr>
                <w:rStyle w:val="a7"/>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7"/>
                <w:i/>
              </w:rPr>
            </w:pPr>
            <w:r>
              <w:rPr>
                <w:rStyle w:val="a7"/>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7"/>
                <w:i/>
              </w:rPr>
            </w:pPr>
            <w:r>
              <w:rPr>
                <w:rStyle w:val="a7"/>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7"/>
                <w:i/>
              </w:rPr>
            </w:pPr>
            <w:r>
              <w:rPr>
                <w:rStyle w:val="a7"/>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7"/>
                <w:i/>
              </w:rPr>
            </w:pPr>
            <w:r>
              <w:rPr>
                <w:rStyle w:val="a7"/>
                <w:rFonts w:hint="eastAsia"/>
              </w:rPr>
              <w:t>通过账号或</w:t>
            </w:r>
            <w:r>
              <w:rPr>
                <w:rStyle w:val="a7"/>
                <w:rFonts w:hint="eastAsia"/>
              </w:rPr>
              <w:t>userId</w:t>
            </w:r>
            <w:r>
              <w:rPr>
                <w:rStyle w:val="a7"/>
                <w:rFonts w:hint="eastAsia"/>
              </w:rPr>
              <w:t>批量邀请成员</w:t>
            </w:r>
          </w:p>
        </w:tc>
      </w:tr>
    </w:tbl>
    <w:p w14:paraId="7B82CEA5" w14:textId="77777777" w:rsidR="007E5FCD" w:rsidRDefault="007E5FCD" w:rsidP="0045497D">
      <w:pPr>
        <w:pStyle w:val="3"/>
      </w:pPr>
      <w:bookmarkStart w:id="116" w:name="_Toc418875620"/>
      <w:bookmarkStart w:id="117" w:name="_Toc451004097"/>
      <w:r>
        <w:rPr>
          <w:rFonts w:hint="eastAsia"/>
        </w:rPr>
        <w:t>TeamServiceImp</w:t>
      </w:r>
      <w:r>
        <w:rPr>
          <w:rFonts w:hint="eastAsia"/>
        </w:rPr>
        <w:t>类概述</w:t>
      </w:r>
      <w:bookmarkEnd w:id="116"/>
      <w:bookmarkEnd w:id="117"/>
    </w:p>
    <w:p w14:paraId="643E8A99"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4E57F6C2" w14:textId="77777777" w:rsidR="007E5FCD" w:rsidRPr="007E5FCD" w:rsidRDefault="007E5FCD" w:rsidP="007E5FCD">
      <w:pPr>
        <w:pStyle w:val="af4"/>
        <w:spacing w:line="400" w:lineRule="exact"/>
        <w:ind w:firstLine="480"/>
        <w:jc w:val="left"/>
        <w:rPr>
          <w:rFonts w:ascii="SimSun" w:hAnsi="SimSun"/>
          <w:sz w:val="24"/>
        </w:rPr>
      </w:pPr>
      <w:bookmarkStart w:id="118" w:name="_Toc418875621"/>
      <w:r w:rsidRPr="007E5FCD">
        <w:rPr>
          <w:rFonts w:ascii="SimSun" w:hAnsi="SimSun" w:hint="eastAsia"/>
          <w:sz w:val="24"/>
        </w:rPr>
        <w:t>类功能定义</w:t>
      </w:r>
      <w:bookmarkEnd w:id="118"/>
    </w:p>
    <w:p w14:paraId="1FA24EE3" w14:textId="77777777" w:rsidR="007E5FCD" w:rsidRPr="00557EE7" w:rsidRDefault="007E5FCD" w:rsidP="007E5FCD">
      <w:r>
        <w:rPr>
          <w:rStyle w:val="a7"/>
          <w:rFonts w:hint="eastAsia"/>
        </w:rPr>
        <w:tab/>
      </w:r>
      <w:r>
        <w:rPr>
          <w:rFonts w:hint="eastAsia"/>
        </w:rPr>
        <w:t>表</w:t>
      </w:r>
      <w:r>
        <w:rPr>
          <w:rFonts w:hint="eastAsia"/>
        </w:rPr>
        <w:t>5-8</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4B54EECD"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145A138E"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7"/>
                <w:i/>
              </w:rPr>
            </w:pPr>
            <w:r w:rsidRPr="00076C89">
              <w:rPr>
                <w:rStyle w:val="a7"/>
                <w:rFonts w:hint="eastAsia"/>
              </w:rPr>
              <w:t>1</w:t>
            </w:r>
          </w:p>
        </w:tc>
        <w:tc>
          <w:tcPr>
            <w:tcW w:w="3121" w:type="dxa"/>
          </w:tcPr>
          <w:p w14:paraId="1B14E395"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7"/>
                <w:i/>
              </w:rPr>
            </w:pPr>
            <w:r>
              <w:rPr>
                <w:rStyle w:val="a7"/>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7"/>
                <w:i/>
              </w:rPr>
            </w:pPr>
            <w:r>
              <w:rPr>
                <w:rStyle w:val="a7"/>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7"/>
                <w:i/>
              </w:rPr>
            </w:pPr>
            <w:r>
              <w:rPr>
                <w:rStyle w:val="a7"/>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7"/>
                <w:i/>
              </w:rPr>
            </w:pPr>
            <w:r>
              <w:rPr>
                <w:rStyle w:val="a7"/>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7"/>
                <w:i/>
              </w:rPr>
            </w:pPr>
            <w:r>
              <w:rPr>
                <w:rStyle w:val="a7"/>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7"/>
                <w:i/>
              </w:rPr>
            </w:pPr>
            <w:r>
              <w:rPr>
                <w:rStyle w:val="a7"/>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7"/>
                <w:i/>
              </w:rPr>
            </w:pPr>
            <w:r>
              <w:rPr>
                <w:rStyle w:val="a7"/>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7"/>
                <w:i/>
              </w:rPr>
            </w:pPr>
            <w:r>
              <w:rPr>
                <w:rStyle w:val="a7"/>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7"/>
                <w:i/>
              </w:rPr>
            </w:pPr>
            <w:r>
              <w:rPr>
                <w:rStyle w:val="a7"/>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7"/>
                <w:i/>
              </w:rPr>
            </w:pPr>
            <w:r>
              <w:rPr>
                <w:rStyle w:val="a7"/>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7"/>
                <w:i/>
              </w:rPr>
            </w:pPr>
            <w:r>
              <w:rPr>
                <w:rStyle w:val="a7"/>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7"/>
                <w:i/>
              </w:rPr>
            </w:pPr>
            <w:r>
              <w:rPr>
                <w:rStyle w:val="a7"/>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7"/>
                <w:i/>
              </w:rPr>
            </w:pPr>
            <w:r>
              <w:rPr>
                <w:rStyle w:val="a7"/>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7"/>
                <w:i/>
              </w:rPr>
            </w:pPr>
            <w:r>
              <w:rPr>
                <w:rStyle w:val="a7"/>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7"/>
                <w:i/>
              </w:rPr>
            </w:pPr>
            <w:r>
              <w:rPr>
                <w:rStyle w:val="a7"/>
              </w:rPr>
              <w:t>W</w:t>
            </w:r>
            <w:r>
              <w:rPr>
                <w:rStyle w:val="a7"/>
                <w:rFonts w:hint="eastAsia"/>
              </w:rPr>
              <w:t>eb</w:t>
            </w:r>
            <w:r>
              <w:rPr>
                <w:rStyle w:val="a7"/>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7"/>
                <w:i/>
              </w:rPr>
            </w:pPr>
            <w:r>
              <w:rPr>
                <w:rStyle w:val="a7"/>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7"/>
                <w:i/>
              </w:rPr>
            </w:pPr>
            <w:r>
              <w:rPr>
                <w:rStyle w:val="a7"/>
                <w:rFonts w:hint="eastAsia"/>
              </w:rPr>
              <w:t>根据</w:t>
            </w:r>
            <w:r>
              <w:rPr>
                <w:rStyle w:val="a7"/>
                <w:rFonts w:hint="eastAsia"/>
              </w:rPr>
              <w:t>token</w:t>
            </w:r>
            <w:r>
              <w:rPr>
                <w:rStyle w:val="a7"/>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7"/>
                <w:i/>
              </w:rPr>
            </w:pPr>
            <w:r>
              <w:rPr>
                <w:rStyle w:val="a7"/>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7"/>
                <w:i/>
              </w:rPr>
            </w:pPr>
            <w:r>
              <w:rPr>
                <w:rStyle w:val="a7"/>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7"/>
                <w:i/>
              </w:rPr>
            </w:pPr>
            <w:r>
              <w:rPr>
                <w:rStyle w:val="a7"/>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7"/>
                <w:i/>
              </w:rPr>
            </w:pPr>
            <w:r>
              <w:rPr>
                <w:rStyle w:val="a7"/>
                <w:rFonts w:hint="eastAsia"/>
              </w:rPr>
              <w:t>修改圈子的圈主</w:t>
            </w:r>
          </w:p>
        </w:tc>
      </w:tr>
    </w:tbl>
    <w:p w14:paraId="02D0CC68" w14:textId="77777777" w:rsidR="007E5FCD" w:rsidRDefault="007E5FCD" w:rsidP="0045497D">
      <w:pPr>
        <w:pStyle w:val="3"/>
      </w:pPr>
      <w:bookmarkStart w:id="119" w:name="_Toc418875622"/>
      <w:bookmarkStart w:id="120" w:name="_Toc451004098"/>
      <w:r>
        <w:rPr>
          <w:rFonts w:hint="eastAsia"/>
        </w:rPr>
        <w:t>TopicServiceImp</w:t>
      </w:r>
      <w:r>
        <w:rPr>
          <w:rFonts w:hint="eastAsia"/>
        </w:rPr>
        <w:t>类概述</w:t>
      </w:r>
      <w:bookmarkEnd w:id="119"/>
      <w:bookmarkEnd w:id="120"/>
    </w:p>
    <w:p w14:paraId="1F3E6CD4"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38E1B997" w14:textId="77777777" w:rsidR="007E5FCD" w:rsidRPr="007E5FCD" w:rsidRDefault="007E5FCD" w:rsidP="007E5FCD">
      <w:pPr>
        <w:pStyle w:val="af4"/>
        <w:spacing w:line="400" w:lineRule="exact"/>
        <w:ind w:firstLine="480"/>
        <w:jc w:val="left"/>
        <w:rPr>
          <w:rFonts w:ascii="SimSun" w:hAnsi="SimSun"/>
          <w:sz w:val="24"/>
        </w:rPr>
      </w:pPr>
      <w:bookmarkStart w:id="121" w:name="_Toc418875623"/>
      <w:r w:rsidRPr="007E5FCD">
        <w:rPr>
          <w:rFonts w:ascii="SimSun" w:hAnsi="SimSun" w:hint="eastAsia"/>
          <w:sz w:val="24"/>
        </w:rPr>
        <w:t>类功能定义</w:t>
      </w:r>
      <w:bookmarkEnd w:id="121"/>
    </w:p>
    <w:p w14:paraId="4699A5A7" w14:textId="77777777" w:rsidR="007E5FCD" w:rsidRPr="00557EE7" w:rsidRDefault="007E5FCD" w:rsidP="007E5FCD">
      <w:r>
        <w:rPr>
          <w:rStyle w:val="a7"/>
          <w:rFonts w:hint="eastAsia"/>
        </w:rPr>
        <w:tab/>
      </w:r>
      <w:r>
        <w:rPr>
          <w:rFonts w:hint="eastAsia"/>
        </w:rPr>
        <w:t>表</w:t>
      </w:r>
      <w:r>
        <w:rPr>
          <w:rFonts w:hint="eastAsia"/>
        </w:rPr>
        <w:t>5-9</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7"/>
                <w:b/>
                <w:i/>
              </w:rPr>
            </w:pPr>
            <w:r w:rsidRPr="00076C89">
              <w:rPr>
                <w:rStyle w:val="a7"/>
                <w:rFonts w:hint="eastAsia"/>
              </w:rPr>
              <w:t>序号</w:t>
            </w:r>
          </w:p>
        </w:tc>
        <w:tc>
          <w:tcPr>
            <w:tcW w:w="3253" w:type="dxa"/>
            <w:shd w:val="clear" w:color="auto" w:fill="CCCCCC"/>
          </w:tcPr>
          <w:p w14:paraId="12287C49" w14:textId="77777777" w:rsidR="007E5FCD" w:rsidRPr="00076C89" w:rsidRDefault="007E5FCD" w:rsidP="00CC1B0B">
            <w:pPr>
              <w:jc w:val="center"/>
              <w:rPr>
                <w:rStyle w:val="a7"/>
                <w:b/>
                <w:i/>
              </w:rPr>
            </w:pPr>
            <w:r w:rsidRPr="00076C89">
              <w:rPr>
                <w:rStyle w:val="a7"/>
                <w:rFonts w:hint="eastAsia"/>
              </w:rPr>
              <w:t>功能点</w:t>
            </w:r>
          </w:p>
        </w:tc>
        <w:tc>
          <w:tcPr>
            <w:tcW w:w="4824" w:type="dxa"/>
            <w:shd w:val="clear" w:color="auto" w:fill="CCCCCC"/>
          </w:tcPr>
          <w:p w14:paraId="3634BEE8"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7"/>
                <w:i/>
              </w:rPr>
            </w:pPr>
            <w:r w:rsidRPr="00076C89">
              <w:rPr>
                <w:rStyle w:val="a7"/>
                <w:rFonts w:hint="eastAsia"/>
              </w:rPr>
              <w:t>1</w:t>
            </w:r>
          </w:p>
        </w:tc>
        <w:tc>
          <w:tcPr>
            <w:tcW w:w="3253" w:type="dxa"/>
          </w:tcPr>
          <w:p w14:paraId="22333BEF" w14:textId="77777777" w:rsidR="007E5FCD" w:rsidRPr="00076C89" w:rsidRDefault="007E5FCD" w:rsidP="00CC1B0B">
            <w:pPr>
              <w:rPr>
                <w:rStyle w:val="a7"/>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7"/>
                <w:i/>
              </w:rPr>
            </w:pPr>
            <w:r>
              <w:rPr>
                <w:rStyle w:val="a7"/>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7"/>
                <w:i/>
              </w:rPr>
            </w:pPr>
            <w:r>
              <w:rPr>
                <w:rStyle w:val="a7"/>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7"/>
                <w:i/>
              </w:rPr>
            </w:pPr>
            <w:r>
              <w:rPr>
                <w:rStyle w:val="a7"/>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7"/>
                <w:i/>
              </w:rPr>
            </w:pPr>
            <w:r>
              <w:rPr>
                <w:rStyle w:val="a7"/>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7"/>
                <w:i/>
              </w:rPr>
            </w:pPr>
            <w:r>
              <w:rPr>
                <w:rStyle w:val="a7"/>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7"/>
                <w:i/>
              </w:rPr>
            </w:pPr>
            <w:r>
              <w:rPr>
                <w:rStyle w:val="a7"/>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7"/>
                <w:i/>
              </w:rPr>
            </w:pPr>
            <w:r>
              <w:rPr>
                <w:rStyle w:val="a7"/>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7"/>
                <w:i/>
              </w:rPr>
            </w:pPr>
            <w:r>
              <w:rPr>
                <w:rStyle w:val="a7"/>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7"/>
                <w:i/>
              </w:rPr>
            </w:pPr>
            <w:r>
              <w:rPr>
                <w:rStyle w:val="a7"/>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7"/>
                <w:i/>
              </w:rPr>
            </w:pPr>
            <w:r>
              <w:rPr>
                <w:rStyle w:val="a7"/>
                <w:rFonts w:hint="eastAsia"/>
              </w:rPr>
              <w:lastRenderedPageBreak/>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7"/>
                <w:i/>
              </w:rPr>
            </w:pPr>
            <w:r>
              <w:rPr>
                <w:rStyle w:val="a7"/>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7"/>
                <w:i/>
              </w:rPr>
            </w:pPr>
            <w:r>
              <w:rPr>
                <w:rStyle w:val="a7"/>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7"/>
                <w:i/>
              </w:rPr>
            </w:pPr>
            <w:r>
              <w:rPr>
                <w:rStyle w:val="a7"/>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7"/>
                <w:i/>
              </w:rPr>
            </w:pPr>
            <w:r>
              <w:rPr>
                <w:rStyle w:val="a7"/>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7"/>
                <w:i/>
              </w:rPr>
            </w:pPr>
            <w:r>
              <w:rPr>
                <w:rStyle w:val="a7"/>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7"/>
                <w:i/>
              </w:rPr>
            </w:pPr>
            <w:r>
              <w:rPr>
                <w:rStyle w:val="a7"/>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7"/>
                <w:i/>
              </w:rPr>
            </w:pPr>
            <w:r>
              <w:rPr>
                <w:rStyle w:val="a7"/>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7"/>
                <w:i/>
              </w:rPr>
            </w:pPr>
            <w:r>
              <w:rPr>
                <w:rStyle w:val="a7"/>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7"/>
                <w:i/>
              </w:rPr>
            </w:pPr>
            <w:r>
              <w:rPr>
                <w:rStyle w:val="a7"/>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7"/>
                <w:i/>
              </w:rPr>
            </w:pPr>
            <w:r>
              <w:rPr>
                <w:rStyle w:val="a7"/>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7"/>
                <w:i/>
              </w:rPr>
            </w:pPr>
            <w:r>
              <w:rPr>
                <w:rStyle w:val="a7"/>
                <w:rFonts w:hint="eastAsia"/>
              </w:rPr>
              <w:t>获取删除帖子</w:t>
            </w:r>
            <w:r>
              <w:rPr>
                <w:rStyle w:val="a7"/>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7"/>
                <w:i/>
              </w:rPr>
            </w:pPr>
            <w:r>
              <w:rPr>
                <w:rStyle w:val="a7"/>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7"/>
                <w:i/>
              </w:rPr>
            </w:pPr>
            <w:r>
              <w:rPr>
                <w:rStyle w:val="a7"/>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7"/>
                <w:i/>
              </w:rPr>
            </w:pPr>
            <w:r>
              <w:rPr>
                <w:rStyle w:val="a7"/>
                <w:rFonts w:hint="eastAsia"/>
              </w:rPr>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7"/>
                <w:i/>
              </w:rPr>
            </w:pPr>
            <w:r>
              <w:rPr>
                <w:rStyle w:val="a7"/>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a7"/>
                <w:i/>
              </w:rPr>
            </w:pPr>
            <w:r>
              <w:rPr>
                <w:rStyle w:val="a7"/>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7"/>
                <w:i/>
              </w:rPr>
            </w:pPr>
            <w:r>
              <w:rPr>
                <w:rStyle w:val="a7"/>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7"/>
                <w:i/>
              </w:rPr>
            </w:pPr>
            <w:r>
              <w:rPr>
                <w:rStyle w:val="a7"/>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7"/>
                <w:i/>
              </w:rPr>
            </w:pPr>
            <w:r>
              <w:rPr>
                <w:rStyle w:val="a7"/>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7"/>
                <w:i/>
              </w:rPr>
            </w:pPr>
            <w:r>
              <w:rPr>
                <w:rStyle w:val="a7"/>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7"/>
                <w:i/>
              </w:rPr>
            </w:pPr>
            <w:r>
              <w:rPr>
                <w:rStyle w:val="a7"/>
                <w:rFonts w:hint="eastAsia"/>
              </w:rPr>
              <w:t>获取收藏的帖子</w:t>
            </w:r>
          </w:p>
        </w:tc>
      </w:tr>
    </w:tbl>
    <w:p w14:paraId="15FB47DC" w14:textId="77777777" w:rsidR="007E5FCD" w:rsidRDefault="007E5FCD" w:rsidP="0045497D">
      <w:pPr>
        <w:pStyle w:val="3"/>
      </w:pPr>
      <w:bookmarkStart w:id="122" w:name="_Toc418875624"/>
      <w:bookmarkStart w:id="123" w:name="_Toc451004099"/>
      <w:r>
        <w:rPr>
          <w:rFonts w:hint="eastAsia"/>
        </w:rPr>
        <w:t>MemberServiceImp</w:t>
      </w:r>
      <w:r>
        <w:rPr>
          <w:rFonts w:hint="eastAsia"/>
        </w:rPr>
        <w:t>类概述</w:t>
      </w:r>
      <w:bookmarkEnd w:id="122"/>
      <w:bookmarkEnd w:id="123"/>
    </w:p>
    <w:p w14:paraId="640075F2" w14:textId="77777777" w:rsidR="007E5FCD" w:rsidRPr="0045497D" w:rsidRDefault="007E5FCD" w:rsidP="0045497D">
      <w:pPr>
        <w:pStyle w:val="af4"/>
        <w:spacing w:line="400" w:lineRule="exact"/>
        <w:ind w:firstLine="480"/>
        <w:jc w:val="left"/>
        <w:rPr>
          <w:rFonts w:ascii="SimSun" w:hAnsi="SimSun"/>
          <w:sz w:val="24"/>
        </w:rPr>
      </w:pPr>
      <w:r w:rsidRPr="0045497D">
        <w:rPr>
          <w:rFonts w:ascii="SimSun" w:hAnsi="SimSun" w:hint="eastAsia"/>
          <w:sz w:val="24"/>
        </w:rPr>
        <w:t>服务端的接口实现类，实现Thrift的Iface接口，Client通过Thrift远程调用。</w:t>
      </w:r>
    </w:p>
    <w:p w14:paraId="00B9B982" w14:textId="77777777" w:rsidR="007E5FCD" w:rsidRPr="0045497D" w:rsidRDefault="007E5FCD" w:rsidP="0045497D">
      <w:pPr>
        <w:pStyle w:val="af4"/>
        <w:spacing w:line="400" w:lineRule="exact"/>
        <w:ind w:firstLine="480"/>
        <w:jc w:val="left"/>
        <w:rPr>
          <w:rFonts w:ascii="SimSun" w:hAnsi="SimSun"/>
          <w:sz w:val="24"/>
        </w:rPr>
      </w:pPr>
      <w:bookmarkStart w:id="124" w:name="_Toc418875625"/>
      <w:r w:rsidRPr="0045497D">
        <w:rPr>
          <w:rFonts w:ascii="SimSun" w:hAnsi="SimSun" w:hint="eastAsia"/>
          <w:sz w:val="24"/>
        </w:rPr>
        <w:t>类功能定义</w:t>
      </w:r>
      <w:bookmarkEnd w:id="124"/>
    </w:p>
    <w:p w14:paraId="700E559D" w14:textId="77777777" w:rsidR="007E5FCD" w:rsidRPr="00557EE7" w:rsidRDefault="007E5FCD" w:rsidP="007E5FCD">
      <w:r>
        <w:rPr>
          <w:rStyle w:val="a7"/>
          <w:rFonts w:hint="eastAsia"/>
        </w:rPr>
        <w:tab/>
      </w:r>
      <w:r>
        <w:rPr>
          <w:rFonts w:hint="eastAsia"/>
        </w:rPr>
        <w:t>表</w:t>
      </w:r>
      <w:r>
        <w:rPr>
          <w:rFonts w:hint="eastAsia"/>
        </w:rPr>
        <w:t>5-10</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5C53014B"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77659427"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7"/>
                <w:i/>
              </w:rPr>
            </w:pPr>
            <w:r w:rsidRPr="00076C89">
              <w:rPr>
                <w:rStyle w:val="a7"/>
                <w:rFonts w:hint="eastAsia"/>
              </w:rPr>
              <w:t>1</w:t>
            </w:r>
          </w:p>
        </w:tc>
        <w:tc>
          <w:tcPr>
            <w:tcW w:w="3121" w:type="dxa"/>
          </w:tcPr>
          <w:p w14:paraId="2797868F" w14:textId="77777777" w:rsidR="007E5FCD" w:rsidRPr="00076C89" w:rsidRDefault="007E5FCD" w:rsidP="00CC1B0B">
            <w:pPr>
              <w:rPr>
                <w:rStyle w:val="a7"/>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7"/>
                <w:i/>
              </w:rPr>
            </w:pPr>
            <w:r>
              <w:rPr>
                <w:rStyle w:val="a7"/>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7"/>
                <w:i/>
              </w:rPr>
            </w:pPr>
            <w:r>
              <w:rPr>
                <w:rStyle w:val="a7"/>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7"/>
                <w:i/>
              </w:rPr>
            </w:pPr>
            <w:r>
              <w:rPr>
                <w:rStyle w:val="a7"/>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7"/>
                <w:i/>
              </w:rPr>
            </w:pPr>
            <w:r>
              <w:rPr>
                <w:rStyle w:val="a7"/>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7"/>
                <w:i/>
              </w:rPr>
            </w:pPr>
            <w:r>
              <w:rPr>
                <w:rStyle w:val="a7"/>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7"/>
                <w:i/>
              </w:rPr>
            </w:pPr>
            <w:r>
              <w:rPr>
                <w:rStyle w:val="a7"/>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7"/>
                <w:i/>
              </w:rPr>
            </w:pPr>
            <w:r>
              <w:rPr>
                <w:rStyle w:val="a7"/>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7"/>
                <w:i/>
              </w:rPr>
            </w:pPr>
            <w:r>
              <w:rPr>
                <w:rStyle w:val="a7"/>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7"/>
                <w:i/>
              </w:rPr>
            </w:pPr>
            <w:r>
              <w:rPr>
                <w:rStyle w:val="a7"/>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7"/>
                <w:i/>
              </w:rPr>
            </w:pPr>
            <w:r>
              <w:rPr>
                <w:rStyle w:val="a7"/>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7"/>
                <w:i/>
              </w:rPr>
            </w:pPr>
            <w:r>
              <w:rPr>
                <w:rStyle w:val="a7"/>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7"/>
                <w:i/>
              </w:rPr>
            </w:pPr>
            <w:r>
              <w:rPr>
                <w:rStyle w:val="a7"/>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7"/>
                <w:i/>
              </w:rPr>
            </w:pPr>
            <w:r>
              <w:rPr>
                <w:rStyle w:val="a7"/>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7"/>
                <w:i/>
              </w:rPr>
            </w:pPr>
            <w:r>
              <w:rPr>
                <w:rStyle w:val="a7"/>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7"/>
                <w:i/>
              </w:rPr>
            </w:pPr>
            <w:r>
              <w:rPr>
                <w:rStyle w:val="a7"/>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7"/>
                <w:i/>
              </w:rPr>
            </w:pPr>
            <w:r>
              <w:rPr>
                <w:rStyle w:val="a7"/>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7"/>
                <w:i/>
              </w:rPr>
            </w:pPr>
            <w:r>
              <w:rPr>
                <w:rStyle w:val="a7"/>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7"/>
                <w:i/>
              </w:rPr>
            </w:pPr>
            <w:r>
              <w:rPr>
                <w:rStyle w:val="a7"/>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7"/>
                <w:i/>
              </w:rPr>
            </w:pPr>
            <w:r>
              <w:rPr>
                <w:rStyle w:val="a7"/>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7"/>
                <w:i/>
              </w:rPr>
            </w:pPr>
            <w:r>
              <w:rPr>
                <w:rStyle w:val="a7"/>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7"/>
                <w:i/>
              </w:rPr>
            </w:pPr>
            <w:r>
              <w:rPr>
                <w:rStyle w:val="a7"/>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7"/>
                <w:i/>
              </w:rPr>
            </w:pPr>
            <w:r>
              <w:rPr>
                <w:rStyle w:val="a7"/>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7"/>
                <w:i/>
              </w:rPr>
            </w:pPr>
            <w:r>
              <w:rPr>
                <w:rStyle w:val="a7"/>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7"/>
                <w:i/>
              </w:rPr>
            </w:pPr>
            <w:r>
              <w:rPr>
                <w:rStyle w:val="a7"/>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7"/>
                <w:i/>
              </w:rPr>
            </w:pPr>
            <w:r>
              <w:rPr>
                <w:rStyle w:val="a7"/>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7"/>
                <w:i/>
              </w:rPr>
            </w:pPr>
            <w:r>
              <w:rPr>
                <w:rStyle w:val="a7"/>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7"/>
                <w:i/>
              </w:rPr>
            </w:pPr>
            <w:r>
              <w:rPr>
                <w:rStyle w:val="a7"/>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7"/>
                <w:i/>
              </w:rPr>
            </w:pPr>
            <w:r>
              <w:rPr>
                <w:rStyle w:val="a7"/>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7"/>
                <w:i/>
              </w:rPr>
            </w:pPr>
            <w:r>
              <w:rPr>
                <w:rStyle w:val="a7"/>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7"/>
                <w:i/>
              </w:rPr>
            </w:pPr>
            <w:r>
              <w:rPr>
                <w:rStyle w:val="a7"/>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7"/>
                <w:i/>
              </w:rPr>
            </w:pPr>
            <w:r>
              <w:rPr>
                <w:rStyle w:val="a7"/>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7"/>
                <w:i/>
              </w:rPr>
            </w:pPr>
            <w:r>
              <w:rPr>
                <w:rStyle w:val="a7"/>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7"/>
                <w:i/>
              </w:rPr>
            </w:pPr>
            <w:r>
              <w:rPr>
                <w:rStyle w:val="a7"/>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7"/>
                <w:i/>
              </w:rPr>
            </w:pPr>
            <w:r>
              <w:rPr>
                <w:rStyle w:val="a7"/>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7"/>
                <w:i/>
              </w:rPr>
            </w:pPr>
            <w:r>
              <w:rPr>
                <w:rStyle w:val="a7"/>
                <w:rFonts w:hint="eastAsia"/>
              </w:rPr>
              <w:t>通过用户</w:t>
            </w:r>
            <w:r>
              <w:rPr>
                <w:rStyle w:val="a7"/>
                <w:rFonts w:hint="eastAsia"/>
              </w:rPr>
              <w:t>ID</w:t>
            </w:r>
            <w:r>
              <w:rPr>
                <w:rStyle w:val="a7"/>
                <w:rFonts w:hint="eastAsia"/>
              </w:rPr>
              <w:t>接受邀请并加入圈子</w:t>
            </w:r>
          </w:p>
        </w:tc>
      </w:tr>
    </w:tbl>
    <w:p w14:paraId="2AB729BC" w14:textId="120A6EF5" w:rsidR="007E5FCD" w:rsidRDefault="007E5FCD" w:rsidP="003A0D42"/>
    <w:p w14:paraId="3A7D6EE7" w14:textId="77777777" w:rsidR="00CC1B0B" w:rsidRDefault="00CC1B0B" w:rsidP="0076776F">
      <w:pPr>
        <w:pStyle w:val="2"/>
      </w:pPr>
      <w:bookmarkStart w:id="125" w:name="_Toc418875586"/>
      <w:bookmarkStart w:id="126" w:name="_Toc451004100"/>
      <w:r>
        <w:rPr>
          <w:rFonts w:hint="eastAsia"/>
        </w:rPr>
        <w:lastRenderedPageBreak/>
        <w:t>关系系统（</w:t>
      </w:r>
      <w:r>
        <w:rPr>
          <w:rFonts w:hint="eastAsia"/>
        </w:rPr>
        <w:t>Relation</w:t>
      </w:r>
      <w:r>
        <w:rPr>
          <w:rFonts w:hint="eastAsia"/>
        </w:rPr>
        <w:t>）模块</w:t>
      </w:r>
      <w:bookmarkEnd w:id="125"/>
      <w:bookmarkEnd w:id="126"/>
    </w:p>
    <w:p w14:paraId="7914788B" w14:textId="77777777" w:rsidR="00CC1B0B" w:rsidRDefault="00CC1B0B" w:rsidP="0076776F">
      <w:pPr>
        <w:pStyle w:val="3"/>
      </w:pPr>
      <w:bookmarkStart w:id="127" w:name="_Toc418875587"/>
      <w:bookmarkStart w:id="128" w:name="_Toc451004101"/>
      <w:r>
        <w:rPr>
          <w:rFonts w:hint="eastAsia"/>
        </w:rPr>
        <w:t>关系系统模块概述</w:t>
      </w:r>
      <w:bookmarkEnd w:id="127"/>
      <w:bookmarkEnd w:id="128"/>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圈子列表（交互优先</w:t>
      </w:r>
      <w:r w:rsidRPr="000D05B2">
        <w:rPr>
          <w:rFonts w:ascii="SimSun" w:hAnsi="SimSun"/>
          <w:sz w:val="24"/>
        </w:rPr>
        <w:t>级）</w:t>
      </w:r>
      <w:r w:rsidRPr="000D05B2">
        <w:rPr>
          <w:rFonts w:ascii="SimSun" w:hAnsi="SimSun" w:hint="eastAsia"/>
          <w:sz w:val="24"/>
        </w:rPr>
        <w:t>：圈子的</w:t>
      </w:r>
      <w:r w:rsidRPr="000D05B2">
        <w:rPr>
          <w:rFonts w:ascii="SimSun" w:hAnsi="SimSun"/>
          <w:sz w:val="24"/>
        </w:rPr>
        <w:t>名称</w:t>
      </w:r>
      <w:r w:rsidRPr="000D05B2">
        <w:rPr>
          <w:rFonts w:ascii="SimSun" w:hAnsi="SimSun" w:hint="eastAsia"/>
          <w:sz w:val="24"/>
        </w:rPr>
        <w:t>、未</w:t>
      </w:r>
      <w:r w:rsidRPr="000D05B2">
        <w:rPr>
          <w:rFonts w:ascii="SimSun" w:hAnsi="SimSun"/>
          <w:sz w:val="24"/>
        </w:rPr>
        <w:t>读数量</w:t>
      </w:r>
      <w:r w:rsidRPr="000D05B2">
        <w:rPr>
          <w:rFonts w:ascii="SimSun" w:hAnsi="SimSun" w:hint="eastAsia"/>
          <w:sz w:val="24"/>
        </w:rPr>
        <w:t>、lo</w:t>
      </w:r>
      <w:r w:rsidRPr="000D05B2">
        <w:rPr>
          <w:rFonts w:ascii="SimSun" w:hAnsi="SimSun"/>
          <w:sz w:val="24"/>
        </w:rPr>
        <w:t>go</w:t>
      </w:r>
      <w:r w:rsidRPr="000D05B2">
        <w:rPr>
          <w:rFonts w:ascii="SimSun" w:hAnsi="SimSun" w:hint="eastAsia"/>
          <w:sz w:val="24"/>
        </w:rPr>
        <w:t>、</w:t>
      </w:r>
      <w:r w:rsidRPr="000D05B2">
        <w:rPr>
          <w:rFonts w:ascii="SimSun" w:hAnsi="SimSun"/>
          <w:sz w:val="24"/>
        </w:rPr>
        <w:t>最新的会话</w:t>
      </w:r>
    </w:p>
    <w:p w14:paraId="1270F100"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圈子排序</w:t>
      </w:r>
    </w:p>
    <w:p w14:paraId="11DA4C8B" w14:textId="77777777" w:rsidR="00CC1B0B" w:rsidRPr="000D05B2" w:rsidRDefault="00CC1B0B" w:rsidP="00E87E06">
      <w:pPr>
        <w:pStyle w:val="af2"/>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方案一</w:t>
      </w:r>
      <w:r w:rsidRPr="000D05B2">
        <w:rPr>
          <w:rFonts w:ascii="SimSun" w:hAnsi="SimSun"/>
          <w:sz w:val="24"/>
        </w:rPr>
        <w:t>：</w:t>
      </w:r>
      <w:r w:rsidRPr="000D05B2">
        <w:rPr>
          <w:rFonts w:ascii="SimSun" w:hAnsi="SimSun" w:hint="eastAsia"/>
          <w:sz w:val="24"/>
        </w:rPr>
        <w:t>按动态（发</w:t>
      </w:r>
      <w:r w:rsidRPr="000D05B2">
        <w:rPr>
          <w:rFonts w:ascii="SimSun" w:hAnsi="SimSun"/>
          <w:sz w:val="24"/>
        </w:rPr>
        <w:t>言和回复）</w:t>
      </w:r>
      <w:r w:rsidRPr="000D05B2">
        <w:rPr>
          <w:rFonts w:ascii="SimSun" w:hAnsi="SimSun" w:hint="eastAsia"/>
          <w:sz w:val="24"/>
        </w:rPr>
        <w:t>的</w:t>
      </w:r>
      <w:r w:rsidRPr="000D05B2">
        <w:rPr>
          <w:rFonts w:ascii="SimSun" w:hAnsi="SimSun"/>
          <w:sz w:val="24"/>
        </w:rPr>
        <w:t>时间倒</w:t>
      </w:r>
      <w:r w:rsidRPr="000D05B2">
        <w:rPr>
          <w:rFonts w:ascii="SimSun" w:hAnsi="SimSun" w:hint="eastAsia"/>
          <w:sz w:val="24"/>
        </w:rPr>
        <w:t>序</w:t>
      </w:r>
    </w:p>
    <w:p w14:paraId="7EB7252B" w14:textId="77777777" w:rsidR="00CC1B0B" w:rsidRPr="000D05B2" w:rsidRDefault="00CC1B0B" w:rsidP="00E87E06">
      <w:pPr>
        <w:pStyle w:val="af2"/>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方案二</w:t>
      </w:r>
      <w:r w:rsidRPr="000D05B2">
        <w:rPr>
          <w:rFonts w:ascii="SimSun" w:hAnsi="SimSun"/>
          <w:sz w:val="24"/>
        </w:rPr>
        <w:t>：智能排序</w:t>
      </w:r>
      <w:r w:rsidRPr="000D05B2">
        <w:rPr>
          <w:rFonts w:ascii="SimSun" w:hAnsi="SimSun" w:hint="eastAsia"/>
          <w:sz w:val="24"/>
        </w:rPr>
        <w:t>（参见</w:t>
      </w:r>
      <w:r w:rsidRPr="000D05B2">
        <w:rPr>
          <w:rFonts w:ascii="SimSun" w:hAnsi="SimSun"/>
          <w:sz w:val="24"/>
        </w:rPr>
        <w:t>S-00035）</w:t>
      </w:r>
    </w:p>
    <w:p w14:paraId="5319D70F"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未读</w:t>
      </w:r>
      <w:r w:rsidRPr="000D05B2">
        <w:rPr>
          <w:rFonts w:ascii="SimSun" w:hAnsi="SimSun"/>
          <w:sz w:val="24"/>
        </w:rPr>
        <w:t>数量</w:t>
      </w:r>
      <w:r w:rsidRPr="000D05B2">
        <w:rPr>
          <w:rFonts w:ascii="SimSun" w:hAnsi="SimSun" w:hint="eastAsia"/>
          <w:sz w:val="24"/>
        </w:rPr>
        <w:t>：圈子</w:t>
      </w:r>
      <w:r w:rsidRPr="000D05B2">
        <w:rPr>
          <w:rFonts w:ascii="SimSun" w:hAnsi="SimSun"/>
          <w:sz w:val="24"/>
        </w:rPr>
        <w:t>里的未读条数，</w:t>
      </w:r>
    </w:p>
    <w:p w14:paraId="215C3EC8"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圈子的置顶</w:t>
      </w:r>
      <w:r w:rsidRPr="000D05B2">
        <w:rPr>
          <w:rFonts w:ascii="SimSun" w:hAnsi="SimSun"/>
          <w:sz w:val="24"/>
        </w:rPr>
        <w:t>（</w:t>
      </w:r>
      <w:r w:rsidRPr="000D05B2">
        <w:rPr>
          <w:rFonts w:ascii="SimSun" w:hAnsi="SimSun" w:hint="eastAsia"/>
          <w:sz w:val="24"/>
        </w:rPr>
        <w:t>限</w:t>
      </w:r>
      <w:r w:rsidRPr="000D05B2">
        <w:rPr>
          <w:rFonts w:ascii="SimSun" w:hAnsi="SimSun"/>
          <w:sz w:val="24"/>
        </w:rPr>
        <w:t>WEB端）</w:t>
      </w:r>
    </w:p>
    <w:p w14:paraId="6AE13A72" w14:textId="77777777" w:rsidR="00CC1B0B" w:rsidRPr="000D05B2" w:rsidRDefault="00CC1B0B" w:rsidP="00E87E06">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允许设置三</w:t>
      </w:r>
      <w:r w:rsidRPr="000D05B2">
        <w:rPr>
          <w:rFonts w:ascii="SimSun" w:hAnsi="SimSun"/>
          <w:sz w:val="24"/>
        </w:rPr>
        <w:t>个圈子置顶，</w:t>
      </w:r>
      <w:r w:rsidRPr="000D05B2">
        <w:rPr>
          <w:rFonts w:ascii="SimSun" w:hAnsi="SimSun" w:hint="eastAsia"/>
          <w:sz w:val="24"/>
        </w:rPr>
        <w:t>置</w:t>
      </w:r>
      <w:r w:rsidRPr="000D05B2">
        <w:rPr>
          <w:rFonts w:ascii="SimSun" w:hAnsi="SimSun"/>
          <w:sz w:val="24"/>
        </w:rPr>
        <w:t>顶后圈子将固定在最上方，不会</w:t>
      </w:r>
      <w:r w:rsidRPr="000D05B2">
        <w:rPr>
          <w:rFonts w:ascii="SimSun" w:hAnsi="SimSun" w:hint="eastAsia"/>
          <w:sz w:val="24"/>
        </w:rPr>
        <w:t>因</w:t>
      </w:r>
      <w:r w:rsidRPr="000D05B2">
        <w:rPr>
          <w:rFonts w:ascii="SimSun" w:hAnsi="SimSun"/>
          <w:sz w:val="24"/>
        </w:rPr>
        <w:t>为动态而改变</w:t>
      </w:r>
      <w:r w:rsidRPr="000D05B2">
        <w:rPr>
          <w:rFonts w:ascii="SimSun" w:hAnsi="SimSun" w:hint="eastAsia"/>
          <w:sz w:val="24"/>
        </w:rPr>
        <w:t>顺利</w:t>
      </w:r>
      <w:r w:rsidRPr="000D05B2">
        <w:rPr>
          <w:rFonts w:ascii="SimSun" w:hAnsi="SimSun"/>
          <w:sz w:val="24"/>
        </w:rPr>
        <w:t>。</w:t>
      </w:r>
    </w:p>
    <w:p w14:paraId="5D8C25AB" w14:textId="77777777" w:rsidR="00CC1B0B" w:rsidRPr="000D05B2" w:rsidRDefault="00CC1B0B" w:rsidP="00E87E06">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超</w:t>
      </w:r>
      <w:r w:rsidRPr="000D05B2">
        <w:rPr>
          <w:rFonts w:ascii="SimSun" w:hAnsi="SimSun"/>
          <w:sz w:val="24"/>
        </w:rPr>
        <w:t>过三个圈子，系统提示不允许再置顶</w:t>
      </w:r>
      <w:r w:rsidRPr="000D05B2">
        <w:rPr>
          <w:rFonts w:ascii="SimSun" w:hAnsi="SimSun" w:hint="eastAsia"/>
          <w:sz w:val="24"/>
        </w:rPr>
        <w:t>。</w:t>
      </w:r>
    </w:p>
    <w:p w14:paraId="648DED81" w14:textId="77777777" w:rsidR="00CC1B0B" w:rsidRPr="000D05B2" w:rsidRDefault="00CC1B0B" w:rsidP="00E87E06">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sz w:val="24"/>
        </w:rPr>
        <w:t>取消置顶后</w:t>
      </w:r>
      <w:r w:rsidRPr="000D05B2">
        <w:rPr>
          <w:rFonts w:ascii="SimSun" w:hAnsi="SimSun" w:hint="eastAsia"/>
          <w:sz w:val="24"/>
        </w:rPr>
        <w:t>，该</w:t>
      </w:r>
      <w:r w:rsidRPr="000D05B2">
        <w:rPr>
          <w:rFonts w:ascii="SimSun" w:hAnsi="SimSun"/>
          <w:sz w:val="24"/>
        </w:rPr>
        <w:t>圈子的</w:t>
      </w:r>
      <w:r w:rsidRPr="000D05B2">
        <w:rPr>
          <w:rFonts w:ascii="SimSun" w:hAnsi="SimSun" w:hint="eastAsia"/>
          <w:sz w:val="24"/>
        </w:rPr>
        <w:t>排序将</w:t>
      </w:r>
      <w:r w:rsidRPr="000D05B2">
        <w:rPr>
          <w:rFonts w:ascii="SimSun" w:hAnsi="SimSun"/>
          <w:sz w:val="24"/>
        </w:rPr>
        <w:t>重排。</w:t>
      </w:r>
    </w:p>
    <w:p w14:paraId="33DD6CA5"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移动</w:t>
      </w:r>
      <w:r w:rsidRPr="000D05B2">
        <w:rPr>
          <w:rFonts w:ascii="SimSun" w:hAnsi="SimSun"/>
          <w:sz w:val="24"/>
        </w:rPr>
        <w:t>端加载规则</w:t>
      </w:r>
    </w:p>
    <w:p w14:paraId="509DB64E" w14:textId="77777777" w:rsidR="00CC1B0B" w:rsidRPr="000D05B2" w:rsidRDefault="00CC1B0B" w:rsidP="00E87E06">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切换到首页时，会自动加载圈子列表内容及圈子排序</w:t>
      </w:r>
    </w:p>
    <w:p w14:paraId="4D67A94C" w14:textId="77777777" w:rsidR="00CC1B0B" w:rsidRPr="000D05B2" w:rsidRDefault="00CC1B0B" w:rsidP="00E87E06">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圈子中有动态更新，每</w:t>
      </w:r>
      <w:r w:rsidRPr="000D05B2">
        <w:rPr>
          <w:rFonts w:ascii="SimSun" w:hAnsi="SimSun"/>
          <w:sz w:val="24"/>
        </w:rPr>
        <w:t>30</w:t>
      </w:r>
      <w:r w:rsidRPr="000D05B2">
        <w:rPr>
          <w:rFonts w:ascii="SimSun" w:hAnsi="SimSun" w:hint="eastAsia"/>
          <w:sz w:val="24"/>
        </w:rPr>
        <w:t>秒会推送给移动端，排序不刷新，只刷新消息数量；</w:t>
      </w:r>
    </w:p>
    <w:p w14:paraId="1CD6B615" w14:textId="77777777" w:rsidR="00CC1B0B" w:rsidRPr="000D05B2" w:rsidRDefault="00CC1B0B" w:rsidP="00E87E06">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手动向下滑动时重新加载列表内容和排序</w:t>
      </w:r>
    </w:p>
    <w:p w14:paraId="3F265F85"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w:t>
      </w:r>
      <w:r w:rsidRPr="000D05B2">
        <w:rPr>
          <w:rFonts w:ascii="SimSun" w:hAnsi="SimSun"/>
          <w:sz w:val="24"/>
        </w:rPr>
        <w:t>列表</w:t>
      </w:r>
      <w:r w:rsidRPr="000D05B2">
        <w:rPr>
          <w:rFonts w:ascii="SimSun" w:hAnsi="SimSun" w:hint="eastAsia"/>
          <w:sz w:val="24"/>
        </w:rPr>
        <w:t>智能</w:t>
      </w:r>
      <w:r w:rsidRPr="000D05B2">
        <w:rPr>
          <w:rFonts w:ascii="SimSun" w:hAnsi="SimSun"/>
          <w:sz w:val="24"/>
        </w:rPr>
        <w:t>排序规则</w:t>
      </w:r>
    </w:p>
    <w:p w14:paraId="3E2B550C" w14:textId="77777777" w:rsidR="00CC1B0B" w:rsidRPr="000D05B2" w:rsidRDefault="00CC1B0B" w:rsidP="00E87E06">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高：</w:t>
      </w:r>
      <w:r w:rsidRPr="000D05B2">
        <w:rPr>
          <w:rFonts w:ascii="SimSun" w:hAnsi="SimSun" w:hint="eastAsia"/>
          <w:sz w:val="24"/>
        </w:rPr>
        <w:t>是</w:t>
      </w:r>
      <w:r w:rsidRPr="000D05B2">
        <w:rPr>
          <w:rFonts w:ascii="SimSun" w:hAnsi="SimSun"/>
          <w:sz w:val="24"/>
        </w:rPr>
        <w:t>否有未读</w:t>
      </w:r>
      <w:r w:rsidRPr="000D05B2">
        <w:rPr>
          <w:rFonts w:ascii="SimSun" w:hAnsi="SimSun" w:hint="eastAsia"/>
          <w:sz w:val="24"/>
        </w:rPr>
        <w:t>、</w:t>
      </w:r>
      <w:r w:rsidRPr="000D05B2">
        <w:rPr>
          <w:rFonts w:ascii="SimSun" w:hAnsi="SimSun"/>
          <w:sz w:val="24"/>
        </w:rPr>
        <w:t>最</w:t>
      </w:r>
      <w:r w:rsidRPr="000D05B2">
        <w:rPr>
          <w:rFonts w:ascii="SimSun" w:hAnsi="SimSun" w:hint="eastAsia"/>
          <w:sz w:val="24"/>
        </w:rPr>
        <w:t>新更</w:t>
      </w:r>
      <w:r w:rsidRPr="000D05B2">
        <w:rPr>
          <w:rFonts w:ascii="SimSun" w:hAnsi="SimSun"/>
          <w:sz w:val="24"/>
        </w:rPr>
        <w:t>新时间</w:t>
      </w:r>
      <w:r w:rsidRPr="000D05B2">
        <w:rPr>
          <w:rFonts w:ascii="SimSun" w:hAnsi="SimSun" w:hint="eastAsia"/>
          <w:sz w:val="24"/>
        </w:rPr>
        <w:t>、</w:t>
      </w:r>
      <w:r w:rsidRPr="000D05B2">
        <w:rPr>
          <w:rFonts w:ascii="SimSun" w:hAnsi="SimSun"/>
          <w:sz w:val="24"/>
        </w:rPr>
        <w:t>我</w:t>
      </w:r>
      <w:r w:rsidRPr="000D05B2">
        <w:rPr>
          <w:rFonts w:ascii="SimSun" w:hAnsi="SimSun" w:hint="eastAsia"/>
          <w:sz w:val="24"/>
        </w:rPr>
        <w:t>进入</w:t>
      </w:r>
      <w:r w:rsidRPr="000D05B2">
        <w:rPr>
          <w:rFonts w:ascii="SimSun" w:hAnsi="SimSun"/>
          <w:sz w:val="24"/>
        </w:rPr>
        <w:t>圈子的</w:t>
      </w:r>
      <w:r w:rsidRPr="000D05B2">
        <w:rPr>
          <w:rFonts w:ascii="SimSun" w:hAnsi="SimSun" w:hint="eastAsia"/>
          <w:sz w:val="24"/>
        </w:rPr>
        <w:t>频率、</w:t>
      </w:r>
      <w:r w:rsidRPr="000D05B2">
        <w:rPr>
          <w:rFonts w:ascii="SimSun" w:hAnsi="SimSun"/>
          <w:sz w:val="24"/>
        </w:rPr>
        <w:t>我在圈子中的浏览时间</w:t>
      </w:r>
    </w:p>
    <w:p w14:paraId="1F6A7E22" w14:textId="77777777" w:rsidR="00CC1B0B" w:rsidRPr="000D05B2" w:rsidRDefault="00CC1B0B" w:rsidP="00E87E06">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w:t>
      </w:r>
      <w:r w:rsidRPr="000D05B2">
        <w:rPr>
          <w:rFonts w:ascii="SimSun" w:hAnsi="SimSun"/>
          <w:sz w:val="24"/>
        </w:rPr>
        <w:t>重中：</w:t>
      </w:r>
      <w:r w:rsidRPr="000D05B2">
        <w:rPr>
          <w:rFonts w:ascii="SimSun" w:hAnsi="SimSun" w:hint="eastAsia"/>
          <w:sz w:val="24"/>
        </w:rPr>
        <w:t>通知</w:t>
      </w:r>
      <w:r w:rsidRPr="000D05B2">
        <w:rPr>
          <w:rFonts w:ascii="SimSun" w:hAnsi="SimSun"/>
          <w:sz w:val="24"/>
        </w:rPr>
        <w:t>我的</w:t>
      </w:r>
      <w:r w:rsidRPr="000D05B2">
        <w:rPr>
          <w:rFonts w:ascii="SimSun" w:hAnsi="SimSun" w:hint="eastAsia"/>
          <w:sz w:val="24"/>
        </w:rPr>
        <w:t>频率、我</w:t>
      </w:r>
      <w:r w:rsidRPr="000D05B2">
        <w:rPr>
          <w:rFonts w:ascii="SimSun" w:hAnsi="SimSun"/>
          <w:sz w:val="24"/>
        </w:rPr>
        <w:t>发贴</w:t>
      </w:r>
      <w:r w:rsidRPr="000D05B2">
        <w:rPr>
          <w:rFonts w:ascii="SimSun" w:hAnsi="SimSun" w:hint="eastAsia"/>
          <w:sz w:val="24"/>
        </w:rPr>
        <w:t>的</w:t>
      </w:r>
      <w:r w:rsidRPr="000D05B2">
        <w:rPr>
          <w:rFonts w:ascii="SimSun" w:hAnsi="SimSun"/>
          <w:sz w:val="24"/>
        </w:rPr>
        <w:t>次数</w:t>
      </w:r>
      <w:r w:rsidRPr="000D05B2">
        <w:rPr>
          <w:rFonts w:ascii="SimSun" w:hAnsi="SimSun" w:hint="eastAsia"/>
          <w:sz w:val="24"/>
        </w:rPr>
        <w:t>频率、</w:t>
      </w:r>
      <w:r w:rsidRPr="000D05B2">
        <w:rPr>
          <w:rFonts w:ascii="SimSun" w:hAnsi="SimSun"/>
          <w:sz w:val="24"/>
        </w:rPr>
        <w:t>我回复的次数比率</w:t>
      </w:r>
      <w:r w:rsidRPr="000D05B2">
        <w:rPr>
          <w:rFonts w:ascii="SimSun" w:hAnsi="SimSun" w:hint="eastAsia"/>
          <w:sz w:val="24"/>
        </w:rPr>
        <w:t>、</w:t>
      </w:r>
      <w:r w:rsidRPr="000D05B2">
        <w:rPr>
          <w:rFonts w:ascii="SimSun" w:hAnsi="SimSun"/>
          <w:sz w:val="24"/>
        </w:rPr>
        <w:t>是否</w:t>
      </w:r>
      <w:r w:rsidRPr="000D05B2">
        <w:rPr>
          <w:rFonts w:ascii="SimSun" w:hAnsi="SimSun" w:hint="eastAsia"/>
          <w:sz w:val="24"/>
        </w:rPr>
        <w:t>我</w:t>
      </w:r>
      <w:r w:rsidRPr="000D05B2">
        <w:rPr>
          <w:rFonts w:ascii="SimSun" w:hAnsi="SimSun"/>
          <w:sz w:val="24"/>
        </w:rPr>
        <w:t>是</w:t>
      </w:r>
      <w:r w:rsidRPr="000D05B2">
        <w:rPr>
          <w:rFonts w:ascii="SimSun" w:hAnsi="SimSun" w:hint="eastAsia"/>
          <w:sz w:val="24"/>
        </w:rPr>
        <w:t>圈</w:t>
      </w:r>
      <w:r w:rsidRPr="000D05B2">
        <w:rPr>
          <w:rFonts w:ascii="SimSun" w:hAnsi="SimSun"/>
          <w:sz w:val="24"/>
        </w:rPr>
        <w:t>主。</w:t>
      </w:r>
    </w:p>
    <w:p w14:paraId="5375B0D9" w14:textId="77777777" w:rsidR="00CC1B0B" w:rsidRPr="000D05B2" w:rsidRDefault="00CC1B0B" w:rsidP="00E87E06">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低：</w:t>
      </w:r>
      <w:r w:rsidRPr="000D05B2">
        <w:rPr>
          <w:rFonts w:ascii="SimSun" w:hAnsi="SimSun" w:hint="eastAsia"/>
          <w:sz w:val="24"/>
        </w:rPr>
        <w:t>未</w:t>
      </w:r>
      <w:r w:rsidRPr="000D05B2">
        <w:rPr>
          <w:rFonts w:ascii="SimSun" w:hAnsi="SimSun"/>
          <w:sz w:val="24"/>
        </w:rPr>
        <w:t>读消息</w:t>
      </w:r>
      <w:r w:rsidRPr="000D05B2">
        <w:rPr>
          <w:rFonts w:ascii="SimSun" w:hAnsi="SimSun"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5"/>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5"/>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5"/>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权限</w:t>
      </w:r>
    </w:p>
    <w:p w14:paraId="6002A73B" w14:textId="77777777" w:rsidR="009A26C4" w:rsidRPr="009A26C4" w:rsidRDefault="009A26C4" w:rsidP="00E87E06">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圈子管理</w:t>
      </w:r>
      <w:r w:rsidRPr="009A26C4">
        <w:rPr>
          <w:rFonts w:ascii="SimSun" w:hAnsi="SimSun"/>
          <w:color w:val="000000" w:themeColor="text1"/>
          <w:sz w:val="24"/>
        </w:rPr>
        <w:t>中选</w:t>
      </w:r>
      <w:r w:rsidRPr="009A26C4">
        <w:rPr>
          <w:rFonts w:ascii="SimSun" w:hAnsi="SimSun" w:hint="eastAsia"/>
          <w:color w:val="000000" w:themeColor="text1"/>
          <w:sz w:val="24"/>
        </w:rPr>
        <w:t>中“</w:t>
      </w:r>
      <w:r w:rsidRPr="009A26C4">
        <w:rPr>
          <w:rFonts w:ascii="SimSun" w:hAnsi="SimSun"/>
          <w:color w:val="000000" w:themeColor="text1"/>
          <w:sz w:val="24"/>
        </w:rPr>
        <w:t>限</w:t>
      </w:r>
      <w:r w:rsidRPr="009A26C4">
        <w:rPr>
          <w:rFonts w:ascii="SimSun" w:hAnsi="SimSun" w:hint="eastAsia"/>
          <w:color w:val="000000" w:themeColor="text1"/>
          <w:sz w:val="24"/>
        </w:rPr>
        <w:t>圈主</w:t>
      </w:r>
      <w:r w:rsidRPr="009A26C4">
        <w:rPr>
          <w:rFonts w:ascii="SimSun" w:hAnsi="SimSun"/>
          <w:color w:val="000000" w:themeColor="text1"/>
          <w:sz w:val="24"/>
        </w:rPr>
        <w:t>邀请</w:t>
      </w:r>
      <w:r w:rsidRPr="009A26C4">
        <w:rPr>
          <w:rFonts w:ascii="SimSun" w:hAnsi="SimSun" w:hint="eastAsia"/>
          <w:color w:val="000000" w:themeColor="text1"/>
          <w:sz w:val="24"/>
        </w:rPr>
        <w:t>”</w:t>
      </w:r>
      <w:r w:rsidRPr="009A26C4">
        <w:rPr>
          <w:rFonts w:ascii="SimSun" w:hAnsi="SimSun"/>
          <w:color w:val="000000" w:themeColor="text1"/>
          <w:sz w:val="24"/>
        </w:rPr>
        <w:t>，就只有管理员能</w:t>
      </w:r>
      <w:r w:rsidRPr="009A26C4">
        <w:rPr>
          <w:rFonts w:ascii="SimSun" w:hAnsi="SimSun" w:hint="eastAsia"/>
          <w:color w:val="000000" w:themeColor="text1"/>
          <w:sz w:val="24"/>
        </w:rPr>
        <w:t>发</w:t>
      </w:r>
      <w:r w:rsidRPr="009A26C4">
        <w:rPr>
          <w:rFonts w:ascii="SimSun" w:hAnsi="SimSun"/>
          <w:color w:val="000000" w:themeColor="text1"/>
          <w:sz w:val="24"/>
        </w:rPr>
        <w:t>出邀请</w:t>
      </w:r>
    </w:p>
    <w:p w14:paraId="60D65A9F" w14:textId="77777777" w:rsidR="009A26C4" w:rsidRPr="009A26C4" w:rsidRDefault="009A26C4" w:rsidP="00E87E06">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管理中选中“</w:t>
      </w:r>
      <w:r w:rsidRPr="009A26C4">
        <w:rPr>
          <w:rFonts w:ascii="SimSun" w:hAnsi="SimSun" w:hint="eastAsia"/>
          <w:color w:val="000000" w:themeColor="text1"/>
          <w:sz w:val="24"/>
        </w:rPr>
        <w:t>成员均</w:t>
      </w:r>
      <w:r w:rsidRPr="009A26C4">
        <w:rPr>
          <w:rFonts w:ascii="SimSun" w:hAnsi="SimSun"/>
          <w:color w:val="000000" w:themeColor="text1"/>
          <w:sz w:val="24"/>
        </w:rPr>
        <w:t>可邀请”</w:t>
      </w:r>
      <w:r w:rsidRPr="009A26C4">
        <w:rPr>
          <w:rFonts w:ascii="SimSun" w:hAnsi="SimSun" w:hint="eastAsia"/>
          <w:color w:val="000000" w:themeColor="text1"/>
          <w:sz w:val="24"/>
        </w:rPr>
        <w:t>，圈子</w:t>
      </w:r>
      <w:r w:rsidRPr="009A26C4">
        <w:rPr>
          <w:rFonts w:ascii="SimSun" w:hAnsi="SimSun"/>
          <w:color w:val="000000" w:themeColor="text1"/>
          <w:sz w:val="24"/>
        </w:rPr>
        <w:t>中的所有成员</w:t>
      </w:r>
      <w:r w:rsidRPr="009A26C4">
        <w:rPr>
          <w:rFonts w:ascii="SimSun" w:hAnsi="SimSun" w:hint="eastAsia"/>
          <w:color w:val="000000" w:themeColor="text1"/>
          <w:sz w:val="24"/>
        </w:rPr>
        <w:t>均</w:t>
      </w:r>
      <w:r w:rsidRPr="009A26C4">
        <w:rPr>
          <w:rFonts w:ascii="SimSun" w:hAnsi="SimSun"/>
          <w:color w:val="000000" w:themeColor="text1"/>
          <w:sz w:val="24"/>
        </w:rPr>
        <w:t>可以邀请</w:t>
      </w:r>
    </w:p>
    <w:p w14:paraId="1A5F7DF3" w14:textId="77777777" w:rsidR="009A26C4" w:rsidRPr="009A26C4" w:rsidRDefault="009A26C4" w:rsidP="00E87E06">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通过二维码邀请的相关权限请参考S-00077的需求描述</w:t>
      </w:r>
    </w:p>
    <w:p w14:paraId="5C6F943D"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手</w:t>
      </w:r>
      <w:r w:rsidRPr="009A26C4">
        <w:rPr>
          <w:rFonts w:ascii="SimSun" w:hAnsi="SimSun"/>
          <w:color w:val="000000" w:themeColor="text1"/>
          <w:sz w:val="24"/>
        </w:rPr>
        <w:t>工邀请</w:t>
      </w:r>
    </w:p>
    <w:p w14:paraId="3F96D482" w14:textId="77777777" w:rsidR="009A26C4" w:rsidRPr="009A26C4" w:rsidRDefault="0031444E" w:rsidP="00E87E06">
      <w:pPr>
        <w:pStyle w:val="af2"/>
        <w:numPr>
          <w:ilvl w:val="0"/>
          <w:numId w:val="11"/>
        </w:numPr>
        <w:spacing w:line="400" w:lineRule="exact"/>
        <w:ind w:firstLineChars="0"/>
        <w:jc w:val="left"/>
        <w:rPr>
          <w:rFonts w:ascii="SimSun" w:hAnsi="SimSun"/>
          <w:color w:val="000000" w:themeColor="text1"/>
          <w:sz w:val="24"/>
        </w:rPr>
      </w:pPr>
      <w:hyperlink r:id="rId36" w:history="1">
        <w:r w:rsidR="009A26C4" w:rsidRPr="009A26C4">
          <w:rPr>
            <w:rFonts w:ascii="SimSun" w:hAnsi="SimSun" w:hint="eastAsia"/>
            <w:color w:val="000000" w:themeColor="text1"/>
            <w:sz w:val="24"/>
          </w:rPr>
          <w:t>输入</w:t>
        </w:r>
        <w:r w:rsidR="009A26C4" w:rsidRPr="009A26C4">
          <w:rPr>
            <w:rFonts w:ascii="SimSun" w:hAnsi="SimSun"/>
            <w:color w:val="000000" w:themeColor="text1"/>
            <w:sz w:val="24"/>
          </w:rPr>
          <w:t>完整邮箱地址*@*</w:t>
        </w:r>
        <w:r w:rsidR="009A26C4" w:rsidRPr="009A26C4">
          <w:rPr>
            <w:rFonts w:ascii="SimSun" w:hAnsi="SimSun" w:hint="eastAsia"/>
            <w:color w:val="000000" w:themeColor="text1"/>
            <w:sz w:val="24"/>
          </w:rPr>
          <w:t>.</w:t>
        </w:r>
        <w:r w:rsidR="009A26C4" w:rsidRPr="009A26C4">
          <w:rPr>
            <w:rFonts w:ascii="SimSun" w:hAnsi="SimSun"/>
            <w:color w:val="000000" w:themeColor="text1"/>
            <w:sz w:val="24"/>
          </w:rPr>
          <w:t>*（</w:t>
        </w:r>
        <w:r w:rsidR="009A26C4" w:rsidRPr="009A26C4">
          <w:rPr>
            <w:rFonts w:ascii="SimSun" w:hAnsi="SimSun" w:hint="eastAsia"/>
            <w:color w:val="000000" w:themeColor="text1"/>
            <w:sz w:val="24"/>
          </w:rPr>
          <w:t>最长50</w:t>
        </w:r>
      </w:hyperlink>
      <w:r w:rsidR="009A26C4" w:rsidRPr="009A26C4">
        <w:rPr>
          <w:rFonts w:ascii="SimSun" w:hAnsi="SimSun" w:hint="eastAsia"/>
          <w:color w:val="000000" w:themeColor="text1"/>
          <w:sz w:val="24"/>
        </w:rPr>
        <w:t>个字符）</w:t>
      </w:r>
      <w:r w:rsidR="009A26C4" w:rsidRPr="009A26C4">
        <w:rPr>
          <w:rFonts w:ascii="SimSun" w:hAnsi="SimSun"/>
          <w:color w:val="000000" w:themeColor="text1"/>
          <w:sz w:val="24"/>
        </w:rPr>
        <w:t>，发出邀请</w:t>
      </w:r>
    </w:p>
    <w:p w14:paraId="18634BBB" w14:textId="77777777" w:rsidR="009A26C4" w:rsidRPr="009A26C4" w:rsidRDefault="009A26C4" w:rsidP="00E87E06">
      <w:pPr>
        <w:pStyle w:val="af2"/>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或输入11位手机号，</w:t>
      </w:r>
      <w:r w:rsidRPr="009A26C4">
        <w:rPr>
          <w:rFonts w:ascii="SimSun" w:hAnsi="SimSun"/>
          <w:color w:val="000000" w:themeColor="text1"/>
          <w:sz w:val="24"/>
        </w:rPr>
        <w:t>发</w:t>
      </w:r>
      <w:r w:rsidRPr="009A26C4">
        <w:rPr>
          <w:rFonts w:ascii="SimSun" w:hAnsi="SimSun" w:hint="eastAsia"/>
          <w:color w:val="000000" w:themeColor="text1"/>
          <w:sz w:val="24"/>
        </w:rPr>
        <w:t>出</w:t>
      </w:r>
      <w:r w:rsidRPr="009A26C4">
        <w:rPr>
          <w:rFonts w:ascii="SimSun" w:hAnsi="SimSun"/>
          <w:color w:val="000000" w:themeColor="text1"/>
          <w:sz w:val="24"/>
        </w:rPr>
        <w:t>邀请</w:t>
      </w:r>
    </w:p>
    <w:p w14:paraId="345D09DE" w14:textId="77777777" w:rsidR="009A26C4" w:rsidRPr="009A26C4" w:rsidRDefault="009A26C4" w:rsidP="00E87E06">
      <w:pPr>
        <w:pStyle w:val="af2"/>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批量</w:t>
      </w:r>
      <w:r w:rsidRPr="009A26C4">
        <w:rPr>
          <w:rFonts w:ascii="SimSun" w:hAnsi="SimSun"/>
          <w:color w:val="000000" w:themeColor="text1"/>
          <w:sz w:val="24"/>
        </w:rPr>
        <w:t>邀请</w:t>
      </w:r>
    </w:p>
    <w:p w14:paraId="57A67CD7"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w:t>
      </w:r>
      <w:r w:rsidRPr="009A26C4">
        <w:rPr>
          <w:rFonts w:ascii="SimSun" w:hAnsi="SimSun" w:hint="eastAsia"/>
          <w:color w:val="000000" w:themeColor="text1"/>
          <w:sz w:val="24"/>
        </w:rPr>
        <w:t>手机</w:t>
      </w:r>
      <w:r w:rsidRPr="009A26C4">
        <w:rPr>
          <w:rFonts w:ascii="SimSun" w:hAnsi="SimSun"/>
          <w:color w:val="000000" w:themeColor="text1"/>
          <w:sz w:val="24"/>
        </w:rPr>
        <w:t>本地通讯录</w:t>
      </w:r>
      <w:r w:rsidRPr="009A26C4">
        <w:rPr>
          <w:rFonts w:ascii="SimSun" w:hAnsi="SimSun" w:hint="eastAsia"/>
          <w:color w:val="000000" w:themeColor="text1"/>
          <w:sz w:val="24"/>
        </w:rPr>
        <w:t>，</w:t>
      </w:r>
      <w:r w:rsidRPr="009A26C4">
        <w:rPr>
          <w:rFonts w:ascii="SimSun" w:hAnsi="SimSun"/>
          <w:color w:val="000000" w:themeColor="text1"/>
          <w:sz w:val="24"/>
        </w:rPr>
        <w:t>选择</w:t>
      </w:r>
      <w:r w:rsidRPr="009A26C4">
        <w:rPr>
          <w:rFonts w:ascii="SimSun" w:hAnsi="SimSun" w:hint="eastAsia"/>
          <w:color w:val="000000" w:themeColor="text1"/>
          <w:sz w:val="24"/>
        </w:rPr>
        <w:t>要邀请</w:t>
      </w:r>
      <w:r w:rsidRPr="009A26C4">
        <w:rPr>
          <w:rFonts w:ascii="SimSun" w:hAnsi="SimSun"/>
          <w:color w:val="000000" w:themeColor="text1"/>
          <w:sz w:val="24"/>
        </w:rPr>
        <w:t>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（移动端）</w:t>
      </w:r>
    </w:p>
    <w:p w14:paraId="29101D0C"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取工作圈联系人，选择要邀请的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（所有端）</w:t>
      </w:r>
    </w:p>
    <w:p w14:paraId="6A372023"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通过邀请微信好友添加圈子成员（移动端S-00077）</w:t>
      </w:r>
    </w:p>
    <w:p w14:paraId="5FD8C331"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Web端隐藏Excel导入；</w:t>
      </w:r>
    </w:p>
    <w:p w14:paraId="19C51EE5"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未</w:t>
      </w:r>
      <w:r w:rsidRPr="009A26C4">
        <w:rPr>
          <w:rFonts w:ascii="SimSun" w:hAnsi="SimSun"/>
          <w:color w:val="000000" w:themeColor="text1"/>
          <w:sz w:val="24"/>
        </w:rPr>
        <w:t>注册用户：</w:t>
      </w:r>
    </w:p>
    <w:p w14:paraId="1EF6432B" w14:textId="77777777" w:rsidR="009A26C4" w:rsidRPr="009A26C4" w:rsidRDefault="009A26C4" w:rsidP="009A26C4">
      <w:pPr>
        <w:pStyle w:val="af2"/>
        <w:spacing w:line="400" w:lineRule="exact"/>
        <w:ind w:left="360" w:firstLineChars="0" w:firstLine="0"/>
        <w:jc w:val="left"/>
        <w:rPr>
          <w:rFonts w:ascii="SimSun" w:hAnsi="SimSun"/>
          <w:color w:val="000000" w:themeColor="text1"/>
          <w:sz w:val="24"/>
        </w:rPr>
      </w:pPr>
      <w:r w:rsidRPr="009A26C4">
        <w:rPr>
          <w:rFonts w:ascii="SimSun" w:hAnsi="SimSun" w:hint="eastAsia"/>
          <w:color w:val="000000" w:themeColor="text1"/>
          <w:sz w:val="24"/>
        </w:rPr>
        <w:t>如果被</w:t>
      </w:r>
      <w:r w:rsidRPr="009A26C4">
        <w:rPr>
          <w:rFonts w:ascii="SimSun" w:hAnsi="SimSun"/>
          <w:color w:val="000000" w:themeColor="text1"/>
          <w:sz w:val="24"/>
        </w:rPr>
        <w:t>邀请人还没有</w:t>
      </w:r>
      <w:r w:rsidRPr="009A26C4">
        <w:rPr>
          <w:rFonts w:ascii="SimSun" w:hAnsi="SimSun" w:hint="eastAsia"/>
          <w:color w:val="000000" w:themeColor="text1"/>
          <w:sz w:val="24"/>
        </w:rPr>
        <w:t>注册</w:t>
      </w:r>
      <w:r w:rsidRPr="009A26C4">
        <w:rPr>
          <w:rFonts w:ascii="SimSun" w:hAnsi="SimSun"/>
          <w:color w:val="000000" w:themeColor="text1"/>
          <w:sz w:val="24"/>
        </w:rPr>
        <w:t>，</w:t>
      </w:r>
      <w:r w:rsidRPr="009A26C4">
        <w:rPr>
          <w:rFonts w:ascii="SimSun" w:hAnsi="SimSun" w:hint="eastAsia"/>
          <w:color w:val="000000" w:themeColor="text1"/>
          <w:sz w:val="24"/>
        </w:rPr>
        <w:t>TA</w:t>
      </w:r>
      <w:r w:rsidRPr="009A26C4">
        <w:rPr>
          <w:rFonts w:ascii="SimSun" w:hAnsi="SimSun"/>
          <w:color w:val="000000" w:themeColor="text1"/>
          <w:sz w:val="24"/>
        </w:rPr>
        <w:t>收到邀请</w:t>
      </w:r>
      <w:r w:rsidRPr="009A26C4">
        <w:rPr>
          <w:rFonts w:ascii="SimSun" w:hAnsi="SimSun" w:hint="eastAsia"/>
          <w:color w:val="000000" w:themeColor="text1"/>
          <w:sz w:val="24"/>
        </w:rPr>
        <w:t>后，</w:t>
      </w:r>
      <w:r w:rsidRPr="009A26C4">
        <w:rPr>
          <w:rFonts w:ascii="SimSun" w:hAnsi="SimSun"/>
          <w:color w:val="000000" w:themeColor="text1"/>
          <w:sz w:val="24"/>
        </w:rPr>
        <w:t>需要完成注册</w:t>
      </w:r>
      <w:r w:rsidRPr="009A26C4">
        <w:rPr>
          <w:rFonts w:ascii="SimSun" w:hAnsi="SimSun" w:hint="eastAsia"/>
          <w:color w:val="000000" w:themeColor="text1"/>
          <w:sz w:val="24"/>
        </w:rPr>
        <w:t>并加入圈子</w:t>
      </w:r>
    </w:p>
    <w:p w14:paraId="687B9306"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邀请通知</w:t>
      </w:r>
    </w:p>
    <w:p w14:paraId="67C4352E" w14:textId="77777777" w:rsidR="009A26C4" w:rsidRPr="009A26C4" w:rsidRDefault="009A26C4" w:rsidP="00E87E06">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已注册</w:t>
      </w:r>
      <w:r w:rsidRPr="009A26C4">
        <w:rPr>
          <w:rFonts w:ascii="SimSun" w:hAnsi="SimSun"/>
          <w:color w:val="000000" w:themeColor="text1"/>
          <w:sz w:val="24"/>
        </w:rPr>
        <w:t>用户</w:t>
      </w:r>
      <w:r w:rsidRPr="009A26C4">
        <w:rPr>
          <w:rFonts w:ascii="SimSun" w:hAnsi="SimSun" w:hint="eastAsia"/>
          <w:color w:val="000000" w:themeColor="text1"/>
          <w:sz w:val="24"/>
        </w:rPr>
        <w:t>（工作圈用户）</w:t>
      </w:r>
      <w:r w:rsidRPr="009A26C4">
        <w:rPr>
          <w:rFonts w:ascii="SimSun" w:hAnsi="SimSun"/>
          <w:color w:val="000000" w:themeColor="text1"/>
          <w:sz w:val="24"/>
        </w:rPr>
        <w:t>：</w:t>
      </w:r>
      <w:r w:rsidRPr="009A26C4">
        <w:rPr>
          <w:rFonts w:ascii="SimSun" w:hAnsi="SimSun" w:hint="eastAsia"/>
          <w:color w:val="000000" w:themeColor="text1"/>
          <w:sz w:val="24"/>
        </w:rPr>
        <w:t>会</w:t>
      </w:r>
      <w:r w:rsidRPr="009A26C4">
        <w:rPr>
          <w:rFonts w:ascii="SimSun" w:hAnsi="SimSun"/>
          <w:color w:val="000000" w:themeColor="text1"/>
          <w:sz w:val="24"/>
        </w:rPr>
        <w:t>收到系统通知</w:t>
      </w:r>
    </w:p>
    <w:p w14:paraId="6D39040B" w14:textId="77777777" w:rsidR="009A26C4" w:rsidRPr="009A26C4" w:rsidRDefault="009A26C4" w:rsidP="00E87E06">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w:t>
      </w:r>
      <w:r w:rsidRPr="009A26C4">
        <w:rPr>
          <w:rFonts w:ascii="SimSun" w:hAnsi="SimSun"/>
          <w:color w:val="000000" w:themeColor="text1"/>
          <w:sz w:val="24"/>
        </w:rPr>
        <w:t>：收到短信或邮件通知</w:t>
      </w:r>
      <w:r w:rsidRPr="009A26C4">
        <w:rPr>
          <w:rFonts w:ascii="SimSun" w:hAnsi="SimSun" w:hint="eastAsia"/>
          <w:color w:val="000000" w:themeColor="text1"/>
          <w:sz w:val="24"/>
        </w:rPr>
        <w:t>TA注册。</w:t>
      </w:r>
      <w:r w:rsidRPr="009A26C4">
        <w:rPr>
          <w:rFonts w:ascii="SimSun" w:hAnsi="SimSun"/>
          <w:color w:val="000000" w:themeColor="text1"/>
          <w:sz w:val="24"/>
        </w:rPr>
        <w:t>完成注册后，</w:t>
      </w:r>
      <w:r w:rsidRPr="009A26C4">
        <w:rPr>
          <w:rFonts w:ascii="SimSun" w:hAnsi="SimSun" w:hint="eastAsia"/>
          <w:color w:val="000000" w:themeColor="text1"/>
          <w:sz w:val="24"/>
        </w:rPr>
        <w:t>会</w:t>
      </w:r>
      <w:r w:rsidRPr="009A26C4">
        <w:rPr>
          <w:rFonts w:ascii="SimSun" w:hAnsi="SimSun"/>
          <w:color w:val="000000" w:themeColor="text1"/>
          <w:sz w:val="24"/>
        </w:rPr>
        <w:t>收到系统通知</w:t>
      </w:r>
      <w:r w:rsidRPr="009A26C4">
        <w:rPr>
          <w:rFonts w:ascii="SimSun" w:hAnsi="SimSun" w:hint="eastAsia"/>
          <w:color w:val="000000" w:themeColor="text1"/>
          <w:sz w:val="24"/>
        </w:rPr>
        <w:t>，</w:t>
      </w:r>
      <w:r w:rsidRPr="009A26C4">
        <w:rPr>
          <w:rFonts w:ascii="SimSun" w:hAnsi="SimSun"/>
          <w:color w:val="000000" w:themeColor="text1"/>
          <w:sz w:val="24"/>
        </w:rPr>
        <w:t>参见已注册用户</w:t>
      </w:r>
      <w:r w:rsidRPr="009A26C4">
        <w:rPr>
          <w:rFonts w:ascii="SimSun" w:hAnsi="SimSun" w:hint="eastAsia"/>
          <w:color w:val="000000" w:themeColor="text1"/>
          <w:sz w:val="24"/>
        </w:rPr>
        <w:t>的</w:t>
      </w:r>
      <w:r w:rsidRPr="009A26C4">
        <w:rPr>
          <w:rFonts w:ascii="SimSun" w:hAnsi="SimSun"/>
          <w:color w:val="000000" w:themeColor="text1"/>
          <w:sz w:val="24"/>
        </w:rPr>
        <w:t>流程。</w:t>
      </w:r>
    </w:p>
    <w:p w14:paraId="3F5D0E23" w14:textId="16C7219C" w:rsidR="009A26C4" w:rsidRPr="009A26C4" w:rsidRDefault="009A26C4" w:rsidP="00E87E06">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SimSun" w:hAnsi="SimSun" w:hint="eastAsia"/>
          <w:color w:val="000000" w:themeColor="text1"/>
          <w:sz w:val="24"/>
        </w:rPr>
        <w:t>账号</w:t>
      </w:r>
      <w:r w:rsidRPr="009A26C4">
        <w:rPr>
          <w:rFonts w:ascii="SimSun" w:hAnsi="SimSun"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成员限制</w:t>
      </w:r>
      <w:r w:rsidRPr="009A26C4">
        <w:rPr>
          <w:rFonts w:ascii="SimSun" w:hAnsi="SimSun" w:hint="eastAsia"/>
          <w:color w:val="000000" w:themeColor="text1"/>
          <w:sz w:val="24"/>
        </w:rPr>
        <w:t>（本</w:t>
      </w:r>
      <w:r w:rsidRPr="009A26C4">
        <w:rPr>
          <w:rFonts w:ascii="SimSun" w:hAnsi="SimSun"/>
          <w:color w:val="000000" w:themeColor="text1"/>
          <w:sz w:val="24"/>
        </w:rPr>
        <w:t>版本</w:t>
      </w:r>
      <w:r w:rsidRPr="009A26C4">
        <w:rPr>
          <w:rFonts w:ascii="SimSun" w:hAnsi="SimSun" w:hint="eastAsia"/>
          <w:color w:val="000000" w:themeColor="text1"/>
          <w:sz w:val="24"/>
        </w:rPr>
        <w:t>限1000人</w:t>
      </w:r>
      <w:r w:rsidRPr="009A26C4">
        <w:rPr>
          <w:rFonts w:ascii="SimSun" w:hAnsi="SimSun"/>
          <w:color w:val="000000" w:themeColor="text1"/>
          <w:sz w:val="24"/>
        </w:rPr>
        <w:t>上限）</w:t>
      </w:r>
    </w:p>
    <w:p w14:paraId="030FED44" w14:textId="77777777" w:rsidR="009A26C4" w:rsidRPr="009A26C4" w:rsidRDefault="009A26C4" w:rsidP="00E87E06">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提示规则：圈子成员等于或超过圈子限制时提示</w:t>
      </w:r>
    </w:p>
    <w:p w14:paraId="54382513"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提示需求：在手工邀请、批量邀请时判断，不允许发出邀请</w:t>
      </w:r>
    </w:p>
    <w:p w14:paraId="08F32FCF" w14:textId="77777777" w:rsidR="009A26C4" w:rsidRPr="009A26C4" w:rsidRDefault="009A26C4" w:rsidP="00E87E06">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w:t>
      </w:r>
      <w:r w:rsidRPr="009A26C4">
        <w:rPr>
          <w:rFonts w:ascii="SimSun" w:hAnsi="SimSun"/>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提示规则：接受邀请时，圈子成员已达到上限时提示</w:t>
      </w:r>
    </w:p>
    <w:p w14:paraId="19297B74"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提示需求：在接受邀请时判断，不允许该用户加入圈子</w:t>
      </w:r>
    </w:p>
    <w:p w14:paraId="6771CF1B" w14:textId="77777777" w:rsidR="009A26C4" w:rsidRPr="009A26C4" w:rsidRDefault="009A26C4" w:rsidP="00E87E06">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用户人数限制只限是已加入的圈子成员，不包含邀请中的用户和退出的成员</w:t>
      </w:r>
    </w:p>
    <w:p w14:paraId="142320F8"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w:t>
      </w:r>
      <w:r w:rsidRPr="009A26C4">
        <w:rPr>
          <w:rFonts w:ascii="SimSun" w:hAnsi="SimSun"/>
          <w:color w:val="000000" w:themeColor="text1"/>
          <w:sz w:val="24"/>
        </w:rPr>
        <w:t>入</w:t>
      </w:r>
      <w:r w:rsidRPr="009A26C4">
        <w:rPr>
          <w:rFonts w:ascii="SimSun" w:hAnsi="SimSun" w:hint="eastAsia"/>
          <w:color w:val="000000" w:themeColor="text1"/>
          <w:sz w:val="24"/>
        </w:rPr>
        <w:t>圈子（注册</w:t>
      </w:r>
      <w:r w:rsidRPr="009A26C4">
        <w:rPr>
          <w:rFonts w:ascii="SimSun" w:hAnsi="SimSun"/>
          <w:color w:val="000000" w:themeColor="text1"/>
          <w:sz w:val="24"/>
        </w:rPr>
        <w:t>用户）</w:t>
      </w:r>
    </w:p>
    <w:p w14:paraId="22B47BA0" w14:textId="77777777" w:rsidR="009A26C4" w:rsidRPr="009A26C4" w:rsidRDefault="009A26C4" w:rsidP="00E87E06">
      <w:pPr>
        <w:pStyle w:val="af2"/>
        <w:numPr>
          <w:ilvl w:val="0"/>
          <w:numId w:val="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用户收到</w:t>
      </w:r>
      <w:r w:rsidRPr="009A26C4">
        <w:rPr>
          <w:rFonts w:ascii="SimSun" w:hAnsi="SimSun"/>
          <w:color w:val="000000" w:themeColor="text1"/>
          <w:sz w:val="24"/>
        </w:rPr>
        <w:t>邀请后，</w:t>
      </w:r>
      <w:r w:rsidRPr="009A26C4">
        <w:rPr>
          <w:rFonts w:ascii="SimSun" w:hAnsi="SimSun" w:hint="eastAsia"/>
          <w:color w:val="000000" w:themeColor="text1"/>
          <w:sz w:val="24"/>
        </w:rPr>
        <w:t>无论是否在同一企业，都需要</w:t>
      </w:r>
      <w:r w:rsidRPr="009A26C4">
        <w:rPr>
          <w:rFonts w:ascii="SimSun" w:hAnsi="SimSun"/>
          <w:color w:val="000000" w:themeColor="text1"/>
          <w:sz w:val="24"/>
        </w:rPr>
        <w:t>确认是否加入</w:t>
      </w:r>
      <w:r w:rsidRPr="009A26C4">
        <w:rPr>
          <w:rFonts w:ascii="SimSun" w:hAnsi="SimSun" w:hint="eastAsia"/>
          <w:color w:val="000000" w:themeColor="text1"/>
          <w:sz w:val="24"/>
        </w:rPr>
        <w:t>，同</w:t>
      </w:r>
      <w:r w:rsidRPr="009A26C4">
        <w:rPr>
          <w:rFonts w:ascii="SimSun" w:hAnsi="SimSun"/>
          <w:color w:val="000000" w:themeColor="text1"/>
          <w:sz w:val="24"/>
        </w:rPr>
        <w:t>意后才可以加入到圈子中</w:t>
      </w:r>
      <w:r w:rsidRPr="009A26C4">
        <w:rPr>
          <w:rFonts w:ascii="SimSun" w:hAnsi="SimSun" w:hint="eastAsia"/>
          <w:color w:val="000000" w:themeColor="text1"/>
          <w:sz w:val="24"/>
        </w:rPr>
        <w:t>，</w:t>
      </w:r>
      <w:r w:rsidRPr="009A26C4">
        <w:rPr>
          <w:rFonts w:ascii="SimSun" w:hAnsi="SimSun"/>
          <w:color w:val="000000" w:themeColor="text1"/>
          <w:sz w:val="24"/>
        </w:rPr>
        <w:t>拒绝</w:t>
      </w:r>
      <w:r w:rsidRPr="009A26C4">
        <w:rPr>
          <w:rFonts w:ascii="SimSun" w:hAnsi="SimSun" w:hint="eastAsia"/>
          <w:color w:val="000000" w:themeColor="text1"/>
          <w:sz w:val="24"/>
        </w:rPr>
        <w:t>则</w:t>
      </w:r>
      <w:r w:rsidRPr="009A26C4">
        <w:rPr>
          <w:rFonts w:ascii="SimSun" w:hAnsi="SimSun"/>
          <w:color w:val="000000" w:themeColor="text1"/>
          <w:sz w:val="24"/>
        </w:rPr>
        <w:t>不进入圈子</w:t>
      </w:r>
    </w:p>
    <w:p w14:paraId="00F75F14"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关于未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加入圈子HTML页的需求说明：</w:t>
      </w:r>
    </w:p>
    <w:p w14:paraId="131EBCCE" w14:textId="77777777" w:rsidR="009A26C4" w:rsidRPr="009A26C4" w:rsidRDefault="009A26C4" w:rsidP="00E87E06">
      <w:pPr>
        <w:pStyle w:val="af2"/>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E87E06">
      <w:pPr>
        <w:pStyle w:val="af2"/>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如果用户已有工作圈账号，在上面的URL默认着陆页中有“使</w:t>
      </w:r>
      <w:r w:rsidRPr="009A26C4">
        <w:rPr>
          <w:rFonts w:ascii="SimSun" w:hAnsi="SimSun" w:hint="eastAsia"/>
          <w:color w:val="000000" w:themeColor="text1"/>
          <w:sz w:val="24"/>
        </w:rPr>
        <w:lastRenderedPageBreak/>
        <w:t>用已有账号登录并加入圈子”的链接，点击后会自动切换到使用已有账号加入圈子的页面（类似登录），验证通过后会自动跳转到下载页，下载页上需要有打开工作圈的链接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URL着陆页的相关提示同注册和申请加入圈子</w:t>
      </w:r>
    </w:p>
    <w:p w14:paraId="2B290F82"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URL需要在后台做处理，比如token的形式，以保证一个URL只处理一次有效加入</w:t>
      </w:r>
    </w:p>
    <w:p w14:paraId="6144B99A"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需要后台考虑并设计URL链接的有效期，比如可以设定N天，本版暂定有效期30天</w:t>
      </w:r>
    </w:p>
    <w:p w14:paraId="24913ECF"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选择企业通讯</w:t>
      </w:r>
      <w:r w:rsidRPr="009A26C4">
        <w:rPr>
          <w:rFonts w:ascii="SimSun" w:hAnsi="SimSun"/>
          <w:color w:val="000000" w:themeColor="text1"/>
          <w:sz w:val="24"/>
        </w:rPr>
        <w:t>录</w:t>
      </w:r>
      <w:r w:rsidRPr="009A26C4">
        <w:rPr>
          <w:rFonts w:ascii="SimSun" w:hAnsi="SimSun" w:hint="eastAsia"/>
          <w:color w:val="000000" w:themeColor="text1"/>
          <w:sz w:val="24"/>
        </w:rPr>
        <w:t>（添加</w:t>
      </w:r>
      <w:r w:rsidRPr="009A26C4">
        <w:rPr>
          <w:rFonts w:ascii="SimSun" w:hAnsi="SimSun"/>
          <w:color w:val="000000" w:themeColor="text1"/>
          <w:sz w:val="24"/>
        </w:rPr>
        <w:t>公司同事</w:t>
      </w:r>
      <w:r w:rsidRPr="009A26C4">
        <w:rPr>
          <w:rFonts w:ascii="SimSun" w:hAnsi="SimSun" w:hint="eastAsia"/>
          <w:color w:val="000000" w:themeColor="text1"/>
          <w:sz w:val="24"/>
        </w:rPr>
        <w:t>）</w:t>
      </w:r>
    </w:p>
    <w:p w14:paraId="73235A52"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在添加</w:t>
      </w:r>
      <w:r w:rsidRPr="009A26C4">
        <w:rPr>
          <w:rFonts w:ascii="SimSun" w:hAnsi="SimSun"/>
          <w:color w:val="000000" w:themeColor="text1"/>
          <w:sz w:val="24"/>
        </w:rPr>
        <w:t>成员页面中</w:t>
      </w:r>
      <w:r w:rsidRPr="009A26C4">
        <w:rPr>
          <w:rFonts w:ascii="SimSun" w:hAnsi="SimSun" w:hint="eastAsia"/>
          <w:color w:val="000000" w:themeColor="text1"/>
          <w:sz w:val="24"/>
        </w:rPr>
        <w:t>支持“选择企业</w:t>
      </w:r>
      <w:r w:rsidRPr="009A26C4">
        <w:rPr>
          <w:rFonts w:ascii="SimSun" w:hAnsi="SimSun"/>
          <w:color w:val="000000" w:themeColor="text1"/>
          <w:sz w:val="24"/>
        </w:rPr>
        <w:t>通讯录</w:t>
      </w:r>
      <w:r w:rsidRPr="009A26C4">
        <w:rPr>
          <w:rFonts w:ascii="SimSun" w:hAnsi="SimSun" w:hint="eastAsia"/>
          <w:color w:val="000000" w:themeColor="text1"/>
          <w:sz w:val="24"/>
        </w:rPr>
        <w:t>”入口</w:t>
      </w:r>
      <w:r w:rsidRPr="009A26C4">
        <w:rPr>
          <w:rFonts w:ascii="SimSun" w:hAnsi="SimSun"/>
          <w:color w:val="000000" w:themeColor="text1"/>
          <w:sz w:val="24"/>
        </w:rPr>
        <w:t>，允许</w:t>
      </w:r>
      <w:r w:rsidRPr="009A26C4">
        <w:rPr>
          <w:rFonts w:ascii="SimSun" w:hAnsi="SimSun" w:hint="eastAsia"/>
          <w:color w:val="000000" w:themeColor="text1"/>
          <w:sz w:val="24"/>
        </w:rPr>
        <w:t>复</w:t>
      </w:r>
      <w:r w:rsidRPr="009A26C4">
        <w:rPr>
          <w:rFonts w:ascii="SimSun" w:hAnsi="SimSun"/>
          <w:color w:val="000000" w:themeColor="text1"/>
          <w:sz w:val="24"/>
        </w:rPr>
        <w:t>选，</w:t>
      </w:r>
      <w:r w:rsidRPr="009A26C4">
        <w:rPr>
          <w:rFonts w:ascii="SimSun" w:hAnsi="SimSun" w:hint="eastAsia"/>
          <w:color w:val="000000" w:themeColor="text1"/>
          <w:sz w:val="24"/>
        </w:rPr>
        <w:t>不</w:t>
      </w:r>
      <w:r w:rsidRPr="009A26C4">
        <w:rPr>
          <w:rFonts w:ascii="SimSun" w:hAnsi="SimSun"/>
          <w:color w:val="000000" w:themeColor="text1"/>
          <w:sz w:val="24"/>
        </w:rPr>
        <w:t>可以添加自己</w:t>
      </w:r>
    </w:p>
    <w:p w14:paraId="2E4CF4CD"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w:t>
      </w:r>
      <w:r w:rsidRPr="009A26C4">
        <w:rPr>
          <w:rFonts w:ascii="SimSun" w:hAnsi="SimSun"/>
          <w:color w:val="000000" w:themeColor="text1"/>
          <w:sz w:val="24"/>
        </w:rPr>
        <w:t>果用户</w:t>
      </w:r>
      <w:r w:rsidRPr="009A26C4">
        <w:rPr>
          <w:rFonts w:ascii="SimSun" w:hAnsi="SimSun" w:hint="eastAsia"/>
          <w:color w:val="000000" w:themeColor="text1"/>
          <w:sz w:val="24"/>
        </w:rPr>
        <w:t>没</w:t>
      </w:r>
      <w:r w:rsidRPr="009A26C4">
        <w:rPr>
          <w:rFonts w:ascii="SimSun" w:hAnsi="SimSun"/>
          <w:color w:val="000000" w:themeColor="text1"/>
          <w:sz w:val="24"/>
        </w:rPr>
        <w:t>有</w:t>
      </w:r>
      <w:r w:rsidRPr="009A26C4">
        <w:rPr>
          <w:rFonts w:ascii="SimSun" w:hAnsi="SimSun" w:hint="eastAsia"/>
          <w:color w:val="000000" w:themeColor="text1"/>
          <w:sz w:val="24"/>
        </w:rPr>
        <w:t>加入</w:t>
      </w:r>
      <w:r w:rsidRPr="009A26C4">
        <w:rPr>
          <w:rFonts w:ascii="SimSun" w:hAnsi="SimSun"/>
          <w:color w:val="000000" w:themeColor="text1"/>
          <w:sz w:val="24"/>
        </w:rPr>
        <w:t>企业（</w:t>
      </w:r>
      <w:r w:rsidRPr="009A26C4">
        <w:rPr>
          <w:rFonts w:ascii="SimSun" w:hAnsi="SimSun" w:hint="eastAsia"/>
          <w:color w:val="000000" w:themeColor="text1"/>
          <w:sz w:val="24"/>
        </w:rPr>
        <w:t>属于</w:t>
      </w:r>
      <w:r w:rsidRPr="009A26C4">
        <w:rPr>
          <w:rFonts w:ascii="SimSun" w:hAnsi="SimSun"/>
          <w:color w:val="000000" w:themeColor="text1"/>
          <w:sz w:val="24"/>
        </w:rPr>
        <w:t>虚拟企业）</w:t>
      </w:r>
      <w:r w:rsidRPr="009A26C4">
        <w:rPr>
          <w:rFonts w:ascii="SimSun" w:hAnsi="SimSun" w:hint="eastAsia"/>
          <w:color w:val="000000" w:themeColor="text1"/>
          <w:sz w:val="24"/>
        </w:rPr>
        <w:t>，</w:t>
      </w:r>
      <w:r w:rsidRPr="009A26C4">
        <w:rPr>
          <w:rFonts w:ascii="SimSun" w:hAnsi="SimSun"/>
          <w:color w:val="000000" w:themeColor="text1"/>
          <w:sz w:val="24"/>
        </w:rPr>
        <w:t>不显示该入口</w:t>
      </w:r>
    </w:p>
    <w:p w14:paraId="59581D6F"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w:t>
      </w:r>
      <w:r w:rsidRPr="009A26C4">
        <w:rPr>
          <w:rFonts w:ascii="SimSun" w:hAnsi="SimSun"/>
          <w:color w:val="000000" w:themeColor="text1"/>
          <w:sz w:val="24"/>
        </w:rPr>
        <w:t>用户有</w:t>
      </w:r>
      <w:r w:rsidRPr="009A26C4">
        <w:rPr>
          <w:rFonts w:ascii="SimSun" w:hAnsi="SimSun" w:hint="eastAsia"/>
          <w:color w:val="000000" w:themeColor="text1"/>
          <w:sz w:val="24"/>
        </w:rPr>
        <w:t>多</w:t>
      </w:r>
      <w:r w:rsidRPr="009A26C4">
        <w:rPr>
          <w:rFonts w:ascii="SimSun" w:hAnsi="SimSun"/>
          <w:color w:val="000000" w:themeColor="text1"/>
          <w:sz w:val="24"/>
        </w:rPr>
        <w:t>企业，</w:t>
      </w:r>
      <w:r w:rsidRPr="009A26C4">
        <w:rPr>
          <w:rFonts w:ascii="SimSun" w:hAnsi="SimSun" w:hint="eastAsia"/>
          <w:color w:val="000000" w:themeColor="text1"/>
          <w:sz w:val="24"/>
        </w:rPr>
        <w:t>默认企业</w:t>
      </w:r>
      <w:r w:rsidRPr="009A26C4">
        <w:rPr>
          <w:rFonts w:ascii="SimSun" w:hAnsi="SimSun"/>
          <w:color w:val="000000" w:themeColor="text1"/>
          <w:sz w:val="24"/>
        </w:rPr>
        <w:t>与</w:t>
      </w:r>
      <w:r w:rsidRPr="009A26C4">
        <w:rPr>
          <w:rFonts w:ascii="SimSun" w:hAnsi="SimSun" w:hint="eastAsia"/>
          <w:color w:val="000000" w:themeColor="text1"/>
          <w:sz w:val="24"/>
        </w:rPr>
        <w:t>工</w:t>
      </w:r>
      <w:r w:rsidRPr="009A26C4">
        <w:rPr>
          <w:rFonts w:ascii="SimSun" w:hAnsi="SimSun"/>
          <w:color w:val="000000" w:themeColor="text1"/>
          <w:sz w:val="24"/>
        </w:rPr>
        <w:t>作模块</w:t>
      </w:r>
      <w:r w:rsidRPr="009A26C4">
        <w:rPr>
          <w:rFonts w:ascii="SimSun" w:hAnsi="SimSun" w:hint="eastAsia"/>
          <w:color w:val="000000" w:themeColor="text1"/>
          <w:sz w:val="24"/>
        </w:rPr>
        <w:t>的</w:t>
      </w:r>
      <w:r w:rsidRPr="009A26C4">
        <w:rPr>
          <w:rFonts w:ascii="SimSun" w:hAnsi="SimSun"/>
          <w:color w:val="000000" w:themeColor="text1"/>
          <w:sz w:val="24"/>
        </w:rPr>
        <w:t>企业一致，</w:t>
      </w:r>
      <w:r w:rsidRPr="009A26C4">
        <w:rPr>
          <w:rFonts w:ascii="SimSun" w:hAnsi="SimSun" w:hint="eastAsia"/>
          <w:color w:val="000000" w:themeColor="text1"/>
          <w:sz w:val="24"/>
        </w:rPr>
        <w:t>排序按加入</w:t>
      </w:r>
      <w:r w:rsidRPr="009A26C4">
        <w:rPr>
          <w:rFonts w:ascii="SimSun" w:hAnsi="SimSun"/>
          <w:color w:val="000000" w:themeColor="text1"/>
          <w:sz w:val="24"/>
        </w:rPr>
        <w:t>企业的时间顺序。</w:t>
      </w:r>
      <w:r w:rsidRPr="009A26C4">
        <w:rPr>
          <w:rFonts w:ascii="SimSun" w:hAnsi="SimSun" w:hint="eastAsia"/>
          <w:color w:val="000000" w:themeColor="text1"/>
          <w:sz w:val="24"/>
        </w:rPr>
        <w:t>用户</w:t>
      </w:r>
      <w:r w:rsidRPr="009A26C4">
        <w:rPr>
          <w:rFonts w:ascii="SimSun" w:hAnsi="SimSun"/>
          <w:color w:val="000000" w:themeColor="text1"/>
          <w:sz w:val="24"/>
        </w:rPr>
        <w:t>可以选择其它企业，然后再添加所选企业的同事</w:t>
      </w:r>
      <w:r w:rsidRPr="009A26C4">
        <w:rPr>
          <w:rFonts w:ascii="SimSun" w:hAnsi="SimSun" w:hint="eastAsia"/>
          <w:color w:val="000000" w:themeColor="text1"/>
          <w:sz w:val="24"/>
        </w:rPr>
        <w:t>。</w:t>
      </w:r>
    </w:p>
    <w:p w14:paraId="246E17AC"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调用企业通讯</w:t>
      </w:r>
      <w:r w:rsidRPr="009A26C4">
        <w:rPr>
          <w:rFonts w:ascii="SimSun" w:hAnsi="SimSun" w:hint="eastAsia"/>
          <w:color w:val="000000" w:themeColor="text1"/>
          <w:sz w:val="24"/>
        </w:rPr>
        <w:t>录</w:t>
      </w:r>
      <w:r w:rsidRPr="009A26C4">
        <w:rPr>
          <w:rFonts w:ascii="SimSun" w:hAnsi="SimSun"/>
          <w:color w:val="000000" w:themeColor="text1"/>
          <w:sz w:val="24"/>
        </w:rPr>
        <w:t>，</w:t>
      </w:r>
      <w:r w:rsidRPr="009A26C4">
        <w:rPr>
          <w:rFonts w:ascii="SimSun" w:hAnsi="SimSun" w:hint="eastAsia"/>
          <w:color w:val="000000" w:themeColor="text1"/>
          <w:sz w:val="24"/>
        </w:rPr>
        <w:t>显示</w:t>
      </w:r>
      <w:r w:rsidRPr="009A26C4">
        <w:rPr>
          <w:rFonts w:ascii="SimSun" w:hAnsi="SimSun"/>
          <w:color w:val="000000" w:themeColor="text1"/>
          <w:sz w:val="24"/>
        </w:rPr>
        <w:t>成员的头像</w:t>
      </w:r>
      <w:r w:rsidRPr="009A26C4">
        <w:rPr>
          <w:rFonts w:ascii="SimSun" w:hAnsi="SimSun" w:hint="eastAsia"/>
          <w:color w:val="000000" w:themeColor="text1"/>
          <w:sz w:val="24"/>
        </w:rPr>
        <w:t>、</w:t>
      </w:r>
      <w:r w:rsidRPr="009A26C4">
        <w:rPr>
          <w:rFonts w:ascii="SimSun" w:hAnsi="SimSun"/>
          <w:color w:val="000000" w:themeColor="text1"/>
          <w:sz w:val="24"/>
        </w:rPr>
        <w:t>姓名、邮箱或手机（</w:t>
      </w:r>
      <w:r w:rsidRPr="009A26C4">
        <w:rPr>
          <w:rFonts w:ascii="SimSun" w:hAnsi="SimSun" w:hint="eastAsia"/>
          <w:color w:val="000000" w:themeColor="text1"/>
          <w:sz w:val="24"/>
        </w:rPr>
        <w:t>两者</w:t>
      </w:r>
      <w:r w:rsidRPr="009A26C4">
        <w:rPr>
          <w:rFonts w:ascii="SimSun" w:hAnsi="SimSun"/>
          <w:color w:val="000000" w:themeColor="text1"/>
          <w:sz w:val="24"/>
        </w:rPr>
        <w:t>都有优先显示邮箱）</w:t>
      </w:r>
      <w:r w:rsidRPr="009A26C4">
        <w:rPr>
          <w:rFonts w:ascii="SimSun" w:hAnsi="SimSun" w:hint="eastAsia"/>
          <w:color w:val="000000" w:themeColor="text1"/>
          <w:sz w:val="24"/>
        </w:rPr>
        <w:t>。如果该</w:t>
      </w:r>
      <w:r w:rsidRPr="009A26C4">
        <w:rPr>
          <w:rFonts w:ascii="SimSun" w:hAnsi="SimSun"/>
          <w:color w:val="000000" w:themeColor="text1"/>
          <w:sz w:val="24"/>
        </w:rPr>
        <w:t>成员</w:t>
      </w:r>
      <w:r w:rsidRPr="009A26C4">
        <w:rPr>
          <w:rFonts w:ascii="SimSun" w:hAnsi="SimSun" w:hint="eastAsia"/>
          <w:color w:val="000000" w:themeColor="text1"/>
          <w:sz w:val="24"/>
        </w:rPr>
        <w:t>（关联</w:t>
      </w:r>
      <w:r w:rsidRPr="009A26C4">
        <w:rPr>
          <w:rFonts w:ascii="SimSun" w:hAnsi="SimSun"/>
          <w:color w:val="000000" w:themeColor="text1"/>
          <w:sz w:val="24"/>
        </w:rPr>
        <w:t>的账号）</w:t>
      </w:r>
      <w:r w:rsidRPr="009A26C4">
        <w:rPr>
          <w:rFonts w:ascii="SimSun" w:hAnsi="SimSun" w:hint="eastAsia"/>
          <w:color w:val="000000" w:themeColor="text1"/>
          <w:sz w:val="24"/>
        </w:rPr>
        <w:t>已是</w:t>
      </w:r>
      <w:r w:rsidRPr="009A26C4">
        <w:rPr>
          <w:rFonts w:ascii="SimSun" w:hAnsi="SimSun"/>
          <w:color w:val="000000" w:themeColor="text1"/>
          <w:sz w:val="24"/>
        </w:rPr>
        <w:t>工作圈用户</w:t>
      </w:r>
      <w:r w:rsidRPr="009A26C4">
        <w:rPr>
          <w:rFonts w:ascii="SimSun" w:hAnsi="SimSun" w:hint="eastAsia"/>
          <w:color w:val="000000" w:themeColor="text1"/>
          <w:sz w:val="24"/>
        </w:rPr>
        <w:t>的直接发</w:t>
      </w:r>
      <w:r w:rsidRPr="009A26C4">
        <w:rPr>
          <w:rFonts w:ascii="SimSun" w:hAnsi="SimSun"/>
          <w:color w:val="000000" w:themeColor="text1"/>
          <w:sz w:val="24"/>
        </w:rPr>
        <w:t>邀请</w:t>
      </w:r>
      <w:r w:rsidRPr="009A26C4">
        <w:rPr>
          <w:rFonts w:ascii="SimSun" w:hAnsi="SimSun" w:hint="eastAsia"/>
          <w:color w:val="000000" w:themeColor="text1"/>
          <w:sz w:val="24"/>
        </w:rPr>
        <w:t>消息；非</w:t>
      </w:r>
      <w:r w:rsidRPr="009A26C4">
        <w:rPr>
          <w:rFonts w:ascii="SimSun" w:hAnsi="SimSun"/>
          <w:color w:val="000000" w:themeColor="text1"/>
          <w:sz w:val="24"/>
        </w:rPr>
        <w:t>工作圈用户</w:t>
      </w:r>
      <w:r w:rsidRPr="009A26C4">
        <w:rPr>
          <w:rFonts w:ascii="SimSun" w:hAnsi="SimSun" w:hint="eastAsia"/>
          <w:color w:val="000000" w:themeColor="text1"/>
          <w:sz w:val="24"/>
        </w:rPr>
        <w:t>会</w:t>
      </w:r>
      <w:r w:rsidRPr="009A26C4">
        <w:rPr>
          <w:rFonts w:ascii="SimSun" w:hAnsi="SimSun"/>
          <w:color w:val="000000" w:themeColor="text1"/>
          <w:sz w:val="24"/>
        </w:rPr>
        <w:t>收到注册邀请</w:t>
      </w:r>
      <w:r w:rsidRPr="009A26C4">
        <w:rPr>
          <w:rFonts w:ascii="SimSun" w:hAnsi="SimSun" w:hint="eastAsia"/>
          <w:color w:val="000000" w:themeColor="text1"/>
          <w:sz w:val="24"/>
        </w:rPr>
        <w:t>（短</w:t>
      </w:r>
      <w:r w:rsidRPr="009A26C4">
        <w:rPr>
          <w:rFonts w:ascii="SimSun" w:hAnsi="SimSun"/>
          <w:color w:val="000000" w:themeColor="text1"/>
          <w:sz w:val="24"/>
        </w:rPr>
        <w:t>信</w:t>
      </w:r>
      <w:r w:rsidRPr="009A26C4">
        <w:rPr>
          <w:rFonts w:ascii="SimSun" w:hAnsi="SimSun" w:hint="eastAsia"/>
          <w:color w:val="000000" w:themeColor="text1"/>
          <w:sz w:val="24"/>
        </w:rPr>
        <w:t>/邮件</w:t>
      </w:r>
      <w:r w:rsidRPr="009A26C4">
        <w:rPr>
          <w:rFonts w:ascii="SimSun" w:hAnsi="SimSun"/>
          <w:color w:val="000000" w:themeColor="text1"/>
          <w:sz w:val="24"/>
        </w:rPr>
        <w:t>）</w:t>
      </w:r>
      <w:r w:rsidRPr="009A26C4">
        <w:rPr>
          <w:rFonts w:ascii="SimSun" w:hAnsi="SimSun" w:hint="eastAsia"/>
          <w:color w:val="000000" w:themeColor="text1"/>
          <w:sz w:val="24"/>
        </w:rPr>
        <w:t>，</w:t>
      </w:r>
      <w:r w:rsidRPr="009A26C4">
        <w:rPr>
          <w:rFonts w:ascii="SimSun" w:hAnsi="SimSun"/>
          <w:color w:val="000000" w:themeColor="text1"/>
          <w:sz w:val="24"/>
        </w:rPr>
        <w:t>如果</w:t>
      </w:r>
      <w:r w:rsidRPr="009A26C4">
        <w:rPr>
          <w:rFonts w:ascii="SimSun" w:hAnsi="SimSun" w:hint="eastAsia"/>
          <w:color w:val="000000" w:themeColor="text1"/>
          <w:sz w:val="24"/>
        </w:rPr>
        <w:t>用户</w:t>
      </w:r>
      <w:r w:rsidRPr="009A26C4">
        <w:rPr>
          <w:rFonts w:ascii="SimSun" w:hAnsi="SimSun"/>
          <w:color w:val="000000" w:themeColor="text1"/>
          <w:sz w:val="24"/>
        </w:rPr>
        <w:t>的</w:t>
      </w:r>
      <w:r w:rsidRPr="009A26C4">
        <w:rPr>
          <w:rFonts w:ascii="SimSun" w:hAnsi="SimSun" w:hint="eastAsia"/>
          <w:color w:val="000000" w:themeColor="text1"/>
          <w:sz w:val="24"/>
        </w:rPr>
        <w:t>手机</w:t>
      </w:r>
      <w:r w:rsidRPr="009A26C4">
        <w:rPr>
          <w:rFonts w:ascii="SimSun" w:hAnsi="SimSun"/>
          <w:color w:val="000000" w:themeColor="text1"/>
          <w:sz w:val="24"/>
        </w:rPr>
        <w:t>和邮箱都有，优化</w:t>
      </w:r>
      <w:r w:rsidRPr="009A26C4">
        <w:rPr>
          <w:rFonts w:ascii="SimSun" w:hAnsi="SimSun" w:hint="eastAsia"/>
          <w:color w:val="000000" w:themeColor="text1"/>
          <w:sz w:val="24"/>
        </w:rPr>
        <w:t>用</w:t>
      </w:r>
      <w:r w:rsidRPr="009A26C4">
        <w:rPr>
          <w:rFonts w:ascii="SimSun" w:hAnsi="SimSun"/>
          <w:color w:val="000000" w:themeColor="text1"/>
          <w:sz w:val="24"/>
        </w:rPr>
        <w:t>邮件通知</w:t>
      </w:r>
      <w:r w:rsidRPr="009A26C4">
        <w:rPr>
          <w:rFonts w:ascii="SimSun" w:hAnsi="SimSun" w:hint="eastAsia"/>
          <w:color w:val="000000" w:themeColor="text1"/>
          <w:sz w:val="24"/>
        </w:rPr>
        <w:t>。</w:t>
      </w:r>
    </w:p>
    <w:p w14:paraId="2E8EEDFD"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w:t>
      </w:r>
      <w:r w:rsidRPr="009A26C4">
        <w:rPr>
          <w:rFonts w:ascii="SimSun" w:hAnsi="SimSun"/>
          <w:color w:val="000000" w:themeColor="text1"/>
          <w:sz w:val="24"/>
        </w:rPr>
        <w:t>添加用户：</w:t>
      </w:r>
      <w:r w:rsidRPr="009A26C4">
        <w:rPr>
          <w:rFonts w:ascii="SimSun" w:hAnsi="SimSun" w:hint="eastAsia"/>
          <w:color w:val="000000" w:themeColor="text1"/>
          <w:sz w:val="24"/>
        </w:rPr>
        <w:t>如果通讯</w:t>
      </w:r>
      <w:r w:rsidRPr="009A26C4">
        <w:rPr>
          <w:rFonts w:ascii="SimSun" w:hAnsi="SimSun"/>
          <w:color w:val="000000" w:themeColor="text1"/>
          <w:sz w:val="24"/>
        </w:rPr>
        <w:t>录中的成员</w:t>
      </w:r>
      <w:r w:rsidRPr="009A26C4">
        <w:rPr>
          <w:rFonts w:ascii="SimSun" w:hAnsi="SimSun" w:hint="eastAsia"/>
          <w:color w:val="000000" w:themeColor="text1"/>
          <w:sz w:val="24"/>
        </w:rPr>
        <w:t>（关联</w:t>
      </w:r>
      <w:r w:rsidRPr="009A26C4">
        <w:rPr>
          <w:rFonts w:ascii="SimSun" w:hAnsi="SimSun"/>
          <w:color w:val="000000" w:themeColor="text1"/>
          <w:sz w:val="24"/>
        </w:rPr>
        <w:t>的账号）已经</w:t>
      </w:r>
      <w:r w:rsidRPr="009A26C4">
        <w:rPr>
          <w:rFonts w:ascii="SimSun" w:hAnsi="SimSun" w:hint="eastAsia"/>
          <w:color w:val="000000" w:themeColor="text1"/>
          <w:sz w:val="24"/>
        </w:rPr>
        <w:t>加入该</w:t>
      </w:r>
      <w:r w:rsidRPr="009A26C4">
        <w:rPr>
          <w:rFonts w:ascii="SimSun" w:hAnsi="SimSun"/>
          <w:color w:val="000000" w:themeColor="text1"/>
          <w:sz w:val="24"/>
        </w:rPr>
        <w:t>圈子，则不允许再次添加。</w:t>
      </w:r>
    </w:p>
    <w:p w14:paraId="3C4CC7D8"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成员搜索</w:t>
      </w:r>
      <w:r w:rsidRPr="009A26C4">
        <w:rPr>
          <w:rFonts w:ascii="SimSun" w:hAnsi="SimSun"/>
          <w:color w:val="000000" w:themeColor="text1"/>
          <w:sz w:val="24"/>
        </w:rPr>
        <w:t>：支持姓名（</w:t>
      </w:r>
      <w:r w:rsidRPr="009A26C4">
        <w:rPr>
          <w:rFonts w:ascii="SimSun" w:hAnsi="SimSun" w:hint="eastAsia"/>
          <w:color w:val="000000" w:themeColor="text1"/>
          <w:sz w:val="24"/>
        </w:rPr>
        <w:t>全拼</w:t>
      </w:r>
      <w:r w:rsidRPr="009A26C4">
        <w:rPr>
          <w:rFonts w:ascii="SimSun" w:hAnsi="SimSun"/>
          <w:color w:val="000000" w:themeColor="text1"/>
          <w:sz w:val="24"/>
        </w:rPr>
        <w:t>、简</w:t>
      </w:r>
      <w:r w:rsidRPr="009A26C4">
        <w:rPr>
          <w:rFonts w:ascii="SimSun" w:hAnsi="SimSun" w:hint="eastAsia"/>
          <w:color w:val="000000" w:themeColor="text1"/>
          <w:sz w:val="24"/>
        </w:rPr>
        <w:t>拼、</w:t>
      </w:r>
      <w:r w:rsidRPr="009A26C4">
        <w:rPr>
          <w:rFonts w:ascii="SimSun" w:hAnsi="SimSun"/>
          <w:color w:val="000000" w:themeColor="text1"/>
          <w:sz w:val="24"/>
        </w:rPr>
        <w:t>姓名）</w:t>
      </w:r>
      <w:r w:rsidRPr="009A26C4">
        <w:rPr>
          <w:rFonts w:ascii="SimSun" w:hAnsi="SimSun" w:hint="eastAsia"/>
          <w:color w:val="000000" w:themeColor="text1"/>
          <w:sz w:val="24"/>
        </w:rPr>
        <w:t>、手机</w:t>
      </w:r>
      <w:r w:rsidRPr="009A26C4">
        <w:rPr>
          <w:rFonts w:ascii="SimSun" w:hAnsi="SimSun"/>
          <w:color w:val="000000" w:themeColor="text1"/>
          <w:sz w:val="24"/>
        </w:rPr>
        <w:t>、邮箱</w:t>
      </w:r>
    </w:p>
    <w:p w14:paraId="689B8780"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其它限制</w:t>
      </w:r>
      <w:r w:rsidRPr="009A26C4">
        <w:rPr>
          <w:rFonts w:ascii="SimSun" w:hAnsi="SimSun"/>
          <w:color w:val="000000" w:themeColor="text1"/>
          <w:sz w:val="24"/>
        </w:rPr>
        <w:t>和</w:t>
      </w:r>
      <w:r w:rsidRPr="009A26C4">
        <w:rPr>
          <w:rFonts w:ascii="SimSun" w:hAnsi="SimSun" w:hint="eastAsia"/>
          <w:color w:val="000000" w:themeColor="text1"/>
          <w:sz w:val="24"/>
        </w:rPr>
        <w:t>规则</w:t>
      </w:r>
      <w:r w:rsidRPr="009A26C4">
        <w:rPr>
          <w:rFonts w:ascii="SimSun" w:hAnsi="SimSun"/>
          <w:color w:val="000000" w:themeColor="text1"/>
          <w:sz w:val="24"/>
        </w:rPr>
        <w:t>同圈子成员邀请的规则一致。</w:t>
      </w:r>
    </w:p>
    <w:p w14:paraId="31AA3821"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邀请选项</w:t>
      </w:r>
    </w:p>
    <w:p w14:paraId="6A3822C7" w14:textId="77777777" w:rsidR="009A26C4" w:rsidRPr="009A26C4" w:rsidRDefault="009A26C4" w:rsidP="00E87E06">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p>
    <w:p w14:paraId="069B0F80" w14:textId="77777777" w:rsidR="009A26C4" w:rsidRPr="009A26C4" w:rsidRDefault="009A26C4" w:rsidP="00E87E06">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（如</w:t>
      </w:r>
      <w:r w:rsidRPr="009A26C4">
        <w:rPr>
          <w:rFonts w:ascii="SimSun" w:hAnsi="SimSun"/>
          <w:color w:val="000000" w:themeColor="text1"/>
          <w:sz w:val="24"/>
        </w:rPr>
        <w:t>是</w:t>
      </w:r>
      <w:r w:rsidRPr="009A26C4">
        <w:rPr>
          <w:rFonts w:ascii="SimSun" w:hAnsi="SimSun" w:hint="eastAsia"/>
          <w:color w:val="000000" w:themeColor="text1"/>
          <w:sz w:val="24"/>
        </w:rPr>
        <w:t>圈</w:t>
      </w:r>
      <w:r w:rsidRPr="009A26C4">
        <w:rPr>
          <w:rFonts w:ascii="SimSun" w:hAnsi="SimSun"/>
          <w:color w:val="000000" w:themeColor="text1"/>
          <w:sz w:val="24"/>
        </w:rPr>
        <w:t>主邀请，则不需要再次</w:t>
      </w:r>
      <w:r w:rsidRPr="009A26C4">
        <w:rPr>
          <w:rFonts w:ascii="SimSun" w:hAnsi="SimSun" w:hint="eastAsia"/>
          <w:color w:val="000000" w:themeColor="text1"/>
          <w:sz w:val="24"/>
        </w:rPr>
        <w:t>审核</w:t>
      </w:r>
      <w:r w:rsidRPr="009A26C4">
        <w:rPr>
          <w:rFonts w:ascii="SimSun" w:hAnsi="SimSun"/>
          <w:color w:val="000000" w:themeColor="text1"/>
          <w:sz w:val="24"/>
        </w:rPr>
        <w:t>，被邀请人</w:t>
      </w:r>
      <w:r w:rsidRPr="009A26C4">
        <w:rPr>
          <w:rFonts w:ascii="SimSun" w:hAnsi="SimSun" w:hint="eastAsia"/>
          <w:color w:val="000000" w:themeColor="text1"/>
          <w:sz w:val="24"/>
        </w:rPr>
        <w:t>同</w:t>
      </w:r>
      <w:r w:rsidRPr="009A26C4">
        <w:rPr>
          <w:rFonts w:ascii="SimSun" w:hAnsi="SimSun"/>
          <w:color w:val="000000" w:themeColor="text1"/>
          <w:sz w:val="24"/>
        </w:rPr>
        <w:t>意后，即可加入</w:t>
      </w:r>
      <w:r w:rsidRPr="009A26C4">
        <w:rPr>
          <w:rFonts w:ascii="SimSun" w:hAnsi="SimSun" w:hint="eastAsia"/>
          <w:color w:val="000000" w:themeColor="text1"/>
          <w:sz w:val="24"/>
        </w:rPr>
        <w:t>。创建</w:t>
      </w:r>
      <w:r w:rsidRPr="009A26C4">
        <w:rPr>
          <w:rFonts w:ascii="SimSun" w:hAnsi="SimSun"/>
          <w:color w:val="000000" w:themeColor="text1"/>
          <w:sz w:val="24"/>
        </w:rPr>
        <w:t>圈子时，</w:t>
      </w:r>
      <w:r w:rsidRPr="009A26C4">
        <w:rPr>
          <w:rFonts w:ascii="SimSun" w:hAnsi="SimSun" w:hint="eastAsia"/>
          <w:color w:val="000000" w:themeColor="text1"/>
          <w:sz w:val="24"/>
        </w:rPr>
        <w:t>默认</w:t>
      </w:r>
      <w:r w:rsidRPr="009A26C4">
        <w:rPr>
          <w:rFonts w:ascii="SimSun" w:hAnsi="SimSun"/>
          <w:color w:val="000000" w:themeColor="text1"/>
          <w:sz w:val="24"/>
        </w:rPr>
        <w:t>选中项）</w:t>
      </w:r>
    </w:p>
    <w:p w14:paraId="05AE67DD" w14:textId="77777777" w:rsidR="009A26C4" w:rsidRPr="009A26C4" w:rsidRDefault="009A26C4" w:rsidP="00E87E06">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（原所</w:t>
      </w:r>
      <w:r w:rsidRPr="009A26C4">
        <w:rPr>
          <w:rFonts w:ascii="SimSun" w:hAnsi="SimSun"/>
          <w:color w:val="000000" w:themeColor="text1"/>
          <w:sz w:val="24"/>
        </w:rPr>
        <w:t>有成员均可邀请</w:t>
      </w:r>
      <w:r w:rsidRPr="009A26C4">
        <w:rPr>
          <w:rFonts w:ascii="SimSun" w:hAnsi="SimSun" w:hint="eastAsia"/>
          <w:color w:val="000000" w:themeColor="text1"/>
          <w:sz w:val="24"/>
        </w:rPr>
        <w:t>，</w:t>
      </w:r>
      <w:r w:rsidRPr="009A26C4">
        <w:rPr>
          <w:rFonts w:ascii="SimSun" w:hAnsi="SimSun"/>
          <w:color w:val="000000" w:themeColor="text1"/>
          <w:sz w:val="24"/>
        </w:rPr>
        <w:t>升级为该项）</w:t>
      </w:r>
    </w:p>
    <w:p w14:paraId="0ED32BE8"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维码规则</w:t>
      </w:r>
    </w:p>
    <w:p w14:paraId="5648139C" w14:textId="77777777" w:rsidR="009A26C4" w:rsidRPr="009A26C4" w:rsidRDefault="009A26C4" w:rsidP="00E87E06">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r w:rsidRPr="009A26C4">
        <w:rPr>
          <w:rFonts w:ascii="SimSun" w:hAnsi="SimSun" w:hint="eastAsia"/>
          <w:color w:val="000000" w:themeColor="text1"/>
          <w:sz w:val="24"/>
        </w:rPr>
        <w:t>（二</w:t>
      </w:r>
      <w:r w:rsidRPr="009A26C4">
        <w:rPr>
          <w:rFonts w:ascii="SimSun" w:hAnsi="SimSun"/>
          <w:color w:val="000000" w:themeColor="text1"/>
          <w:sz w:val="24"/>
        </w:rPr>
        <w:t>维码仅圈主可见）</w:t>
      </w:r>
    </w:p>
    <w:p w14:paraId="26252795" w14:textId="77777777" w:rsidR="009A26C4" w:rsidRPr="009A26C4" w:rsidRDefault="009A26C4" w:rsidP="00E87E06">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（全</w:t>
      </w:r>
      <w:r w:rsidRPr="009A26C4">
        <w:rPr>
          <w:rFonts w:ascii="SimSun" w:hAnsi="SimSun"/>
          <w:color w:val="000000" w:themeColor="text1"/>
          <w:sz w:val="24"/>
        </w:rPr>
        <w:t>员可见，</w:t>
      </w:r>
      <w:r w:rsidRPr="009A26C4">
        <w:rPr>
          <w:rFonts w:ascii="SimSun" w:hAnsi="SimSun" w:hint="eastAsia"/>
          <w:color w:val="000000" w:themeColor="text1"/>
          <w:sz w:val="24"/>
        </w:rPr>
        <w:t>申请</w:t>
      </w:r>
      <w:r w:rsidRPr="009A26C4">
        <w:rPr>
          <w:rFonts w:ascii="SimSun" w:hAnsi="SimSun"/>
          <w:color w:val="000000" w:themeColor="text1"/>
          <w:sz w:val="24"/>
        </w:rPr>
        <w:t>时</w:t>
      </w:r>
      <w:r w:rsidRPr="009A26C4">
        <w:rPr>
          <w:rFonts w:ascii="SimSun" w:hAnsi="SimSun" w:hint="eastAsia"/>
          <w:color w:val="000000" w:themeColor="text1"/>
          <w:sz w:val="24"/>
        </w:rPr>
        <w:t>需</w:t>
      </w:r>
      <w:r w:rsidRPr="009A26C4">
        <w:rPr>
          <w:rFonts w:ascii="SimSun" w:hAnsi="SimSun"/>
          <w:color w:val="000000" w:themeColor="text1"/>
          <w:sz w:val="24"/>
        </w:rPr>
        <w:t>圈主审核）</w:t>
      </w:r>
    </w:p>
    <w:p w14:paraId="7A6C45C8" w14:textId="77777777" w:rsidR="009A26C4" w:rsidRPr="009A26C4" w:rsidRDefault="009A26C4" w:rsidP="00E87E06">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（全</w:t>
      </w:r>
      <w:r w:rsidRPr="009A26C4">
        <w:rPr>
          <w:rFonts w:ascii="SimSun" w:hAnsi="SimSun"/>
          <w:color w:val="000000" w:themeColor="text1"/>
          <w:sz w:val="24"/>
        </w:rPr>
        <w:t>员可见，申请时不需圈主审核即可加入）</w:t>
      </w:r>
    </w:p>
    <w:p w14:paraId="26BE14E0"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达到上限</w:t>
      </w:r>
      <w:r w:rsidRPr="009A26C4">
        <w:rPr>
          <w:rFonts w:ascii="SimSun" w:hAnsi="SimSun" w:hint="eastAsia"/>
          <w:color w:val="000000" w:themeColor="text1"/>
          <w:sz w:val="24"/>
        </w:rPr>
        <w:t>，</w:t>
      </w:r>
      <w:r w:rsidRPr="009A26C4">
        <w:rPr>
          <w:rFonts w:ascii="SimSun" w:hAnsi="SimSun"/>
          <w:color w:val="000000" w:themeColor="text1"/>
          <w:sz w:val="24"/>
        </w:rPr>
        <w:t>不允许加入圈子</w:t>
      </w:r>
    </w:p>
    <w:p w14:paraId="65339BBB"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成员或</w:t>
      </w:r>
      <w:r w:rsidRPr="009A26C4">
        <w:rPr>
          <w:rFonts w:ascii="SimSun" w:hAnsi="SimSun"/>
          <w:color w:val="000000" w:themeColor="text1"/>
          <w:sz w:val="24"/>
        </w:rPr>
        <w:t>圈主</w:t>
      </w:r>
      <w:r w:rsidRPr="009A26C4">
        <w:rPr>
          <w:rFonts w:ascii="SimSun" w:hAnsi="SimSun" w:hint="eastAsia"/>
          <w:color w:val="000000" w:themeColor="text1"/>
          <w:sz w:val="24"/>
        </w:rPr>
        <w:t>邀请</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“圈子成员达到XX人上限，您无法再邀请新的用户加入圈子”</w:t>
      </w:r>
    </w:p>
    <w:p w14:paraId="07EA4448"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用户</w:t>
      </w:r>
      <w:r w:rsidRPr="009A26C4">
        <w:rPr>
          <w:rFonts w:ascii="SimSun" w:hAnsi="SimSun"/>
          <w:color w:val="000000" w:themeColor="text1"/>
          <w:sz w:val="24"/>
        </w:rPr>
        <w:t>被邀请</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414A2E7C"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主审核时</w:t>
      </w:r>
      <w:r w:rsidRPr="009A26C4">
        <w:rPr>
          <w:rFonts w:ascii="SimSun" w:hAnsi="SimSun" w:hint="eastAsia"/>
          <w:color w:val="000000" w:themeColor="text1"/>
          <w:sz w:val="24"/>
        </w:rPr>
        <w:t>时</w:t>
      </w:r>
      <w:r w:rsidRPr="009A26C4">
        <w:rPr>
          <w:rFonts w:ascii="SimSun" w:hAnsi="SimSun"/>
          <w:color w:val="000000" w:themeColor="text1"/>
          <w:sz w:val="24"/>
        </w:rPr>
        <w:t>提示“</w:t>
      </w:r>
      <w:r w:rsidRPr="009A26C4">
        <w:rPr>
          <w:rFonts w:ascii="SimSun" w:hAnsi="SimSun" w:hint="eastAsia"/>
          <w:color w:val="000000" w:themeColor="text1"/>
          <w:sz w:val="24"/>
        </w:rPr>
        <w:t>圈子成员达到XX人上限，新的用户无法加入圈子</w:t>
      </w:r>
      <w:r w:rsidRPr="009A26C4">
        <w:rPr>
          <w:rFonts w:ascii="SimSun" w:hAnsi="SimSun"/>
          <w:color w:val="000000" w:themeColor="text1"/>
          <w:sz w:val="24"/>
        </w:rPr>
        <w:t>”</w:t>
      </w:r>
    </w:p>
    <w:p w14:paraId="55E62AF4"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w:t>
      </w:r>
      <w:r w:rsidRPr="009A26C4">
        <w:rPr>
          <w:rFonts w:ascii="SimSun" w:hAnsi="SimSun"/>
          <w:color w:val="000000" w:themeColor="text1"/>
          <w:sz w:val="24"/>
        </w:rPr>
        <w:t>进行</w:t>
      </w:r>
      <w:r w:rsidRPr="009A26C4">
        <w:rPr>
          <w:rFonts w:ascii="SimSun" w:hAnsi="SimSun" w:hint="eastAsia"/>
          <w:color w:val="000000" w:themeColor="text1"/>
          <w:sz w:val="24"/>
        </w:rPr>
        <w:t>二维码申请</w:t>
      </w:r>
      <w:r w:rsidRPr="009A26C4">
        <w:rPr>
          <w:rFonts w:ascii="SimSun" w:hAnsi="SimSun"/>
          <w:color w:val="000000" w:themeColor="text1"/>
          <w:sz w:val="24"/>
        </w:rPr>
        <w:t>确认</w:t>
      </w:r>
      <w:r w:rsidRPr="009A26C4">
        <w:rPr>
          <w:rFonts w:ascii="SimSun" w:hAnsi="SimSun" w:hint="eastAsia"/>
          <w:color w:val="000000" w:themeColor="text1"/>
          <w:sz w:val="24"/>
        </w:rPr>
        <w:t>时</w:t>
      </w:r>
      <w:r w:rsidRPr="009A26C4">
        <w:rPr>
          <w:rFonts w:ascii="SimSun" w:hAnsi="SimSun"/>
          <w:color w:val="000000" w:themeColor="text1"/>
          <w:sz w:val="24"/>
        </w:rPr>
        <w:t>，</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7A0ABFA8"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被邀请</w:t>
      </w:r>
      <w:r w:rsidRPr="009A26C4">
        <w:rPr>
          <w:rFonts w:ascii="SimSun" w:hAnsi="SimSun"/>
          <w:color w:val="000000" w:themeColor="text1"/>
          <w:sz w:val="24"/>
        </w:rPr>
        <w:t>人已是圈子成员，不</w:t>
      </w:r>
      <w:r w:rsidRPr="009A26C4">
        <w:rPr>
          <w:rFonts w:ascii="SimSun" w:hAnsi="SimSun" w:hint="eastAsia"/>
          <w:color w:val="000000" w:themeColor="text1"/>
          <w:sz w:val="24"/>
        </w:rPr>
        <w:t>能重</w:t>
      </w:r>
      <w:r w:rsidRPr="009A26C4">
        <w:rPr>
          <w:rFonts w:ascii="SimSun" w:hAnsi="SimSun"/>
          <w:color w:val="000000" w:themeColor="text1"/>
          <w:sz w:val="24"/>
        </w:rPr>
        <w:t>复加入</w:t>
      </w:r>
    </w:p>
    <w:p w14:paraId="09679B40" w14:textId="77777777" w:rsidR="009A26C4" w:rsidRP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w:t>
      </w:r>
      <w:r w:rsidRPr="009A26C4">
        <w:rPr>
          <w:rFonts w:ascii="SimSun" w:hAnsi="SimSun"/>
          <w:color w:val="000000" w:themeColor="text1"/>
          <w:sz w:val="24"/>
        </w:rPr>
        <w:t>或圈主</w:t>
      </w:r>
      <w:r w:rsidRPr="009A26C4">
        <w:rPr>
          <w:rFonts w:ascii="SimSun" w:hAnsi="SimSun" w:hint="eastAsia"/>
          <w:color w:val="000000" w:themeColor="text1"/>
          <w:sz w:val="24"/>
        </w:rPr>
        <w:t>邀请时</w:t>
      </w:r>
      <w:r w:rsidRPr="009A26C4">
        <w:rPr>
          <w:rFonts w:ascii="SimSun" w:hAnsi="SimSun"/>
          <w:color w:val="000000" w:themeColor="text1"/>
          <w:sz w:val="24"/>
        </w:rPr>
        <w:t>提示</w:t>
      </w:r>
      <w:r w:rsidRPr="009A26C4">
        <w:rPr>
          <w:rFonts w:ascii="SimSun" w:hAnsi="SimSun" w:hint="eastAsia"/>
          <w:color w:val="000000" w:themeColor="text1"/>
          <w:sz w:val="24"/>
        </w:rPr>
        <w:t>“该</w:t>
      </w:r>
      <w:r w:rsidRPr="009A26C4">
        <w:rPr>
          <w:rFonts w:ascii="SimSun" w:hAnsi="SimSun"/>
          <w:color w:val="000000" w:themeColor="text1"/>
          <w:sz w:val="24"/>
        </w:rPr>
        <w:t>用户</w:t>
      </w:r>
      <w:r w:rsidRPr="009A26C4">
        <w:rPr>
          <w:rFonts w:ascii="SimSun" w:hAnsi="SimSun" w:hint="eastAsia"/>
          <w:color w:val="000000" w:themeColor="text1"/>
          <w:sz w:val="24"/>
        </w:rPr>
        <w:t>已经</w:t>
      </w:r>
      <w:r w:rsidRPr="009A26C4">
        <w:rPr>
          <w:rFonts w:ascii="SimSun" w:hAnsi="SimSun"/>
          <w:color w:val="000000" w:themeColor="text1"/>
          <w:sz w:val="24"/>
        </w:rPr>
        <w:t>在本圈</w:t>
      </w:r>
      <w:r w:rsidRPr="009A26C4">
        <w:rPr>
          <w:rFonts w:ascii="SimSun" w:hAnsi="SimSun" w:hint="eastAsia"/>
          <w:color w:val="000000" w:themeColor="text1"/>
          <w:sz w:val="24"/>
        </w:rPr>
        <w:t>里</w:t>
      </w:r>
      <w:r w:rsidRPr="009A26C4">
        <w:rPr>
          <w:rFonts w:ascii="SimSun" w:hAnsi="SimSun"/>
          <w:color w:val="000000" w:themeColor="text1"/>
          <w:sz w:val="24"/>
        </w:rPr>
        <w:t>”</w:t>
      </w:r>
    </w:p>
    <w:p w14:paraId="66BBAC9B" w14:textId="77777777" w:rsidR="009A26C4" w:rsidRP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用户已</w:t>
      </w:r>
      <w:r w:rsidRPr="009A26C4">
        <w:rPr>
          <w:rFonts w:ascii="SimSun" w:hAnsi="SimSun"/>
          <w:color w:val="000000" w:themeColor="text1"/>
          <w:sz w:val="24"/>
        </w:rPr>
        <w:t>在本圈中</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被邀请时</w:t>
      </w:r>
      <w:r w:rsidRPr="009A26C4">
        <w:rPr>
          <w:rFonts w:ascii="SimSun" w:hAnsi="SimSun"/>
          <w:color w:val="000000" w:themeColor="text1"/>
          <w:sz w:val="24"/>
        </w:rPr>
        <w:t>提示“</w:t>
      </w:r>
      <w:r w:rsidRPr="009A26C4">
        <w:rPr>
          <w:rFonts w:ascii="SimSun" w:hAnsi="SimSun" w:hint="eastAsia"/>
          <w:color w:val="000000" w:themeColor="text1"/>
          <w:sz w:val="24"/>
        </w:rPr>
        <w:t>您</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在本圈子里，无需</w:t>
      </w:r>
      <w:r w:rsidRPr="009A26C4">
        <w:rPr>
          <w:rFonts w:ascii="SimSun" w:hAnsi="SimSun" w:hint="eastAsia"/>
          <w:color w:val="000000" w:themeColor="text1"/>
          <w:sz w:val="24"/>
        </w:rPr>
        <w:t>重复</w:t>
      </w:r>
      <w:r w:rsidRPr="009A26C4">
        <w:rPr>
          <w:rFonts w:ascii="SimSun" w:hAnsi="SimSun"/>
          <w:color w:val="000000" w:themeColor="text1"/>
          <w:sz w:val="24"/>
        </w:rPr>
        <w:t>加入”</w:t>
      </w:r>
    </w:p>
    <w:p w14:paraId="48D9A5A7" w14:textId="77777777" w:rsidR="009A26C4" w:rsidRP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主审批时提示“</w:t>
      </w:r>
      <w:r w:rsidRPr="009A26C4">
        <w:rPr>
          <w:rFonts w:ascii="SimSun" w:hAnsi="SimSun" w:hint="eastAsia"/>
          <w:color w:val="000000" w:themeColor="text1"/>
          <w:sz w:val="24"/>
        </w:rPr>
        <w:t>该用户</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在本圈里”</w:t>
      </w:r>
    </w:p>
    <w:p w14:paraId="37234B03" w14:textId="70E8D02C" w:rsid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维码申请确认时</w:t>
      </w:r>
      <w:r w:rsidRPr="009A26C4">
        <w:rPr>
          <w:rFonts w:ascii="SimSun" w:hAnsi="SimSun" w:hint="eastAsia"/>
          <w:color w:val="000000" w:themeColor="text1"/>
          <w:sz w:val="24"/>
        </w:rPr>
        <w:t>，</w:t>
      </w:r>
      <w:r w:rsidRPr="009A26C4">
        <w:rPr>
          <w:rFonts w:ascii="SimSun" w:hAnsi="SimSun"/>
          <w:color w:val="000000" w:themeColor="text1"/>
          <w:sz w:val="24"/>
        </w:rPr>
        <w:t>提示“</w:t>
      </w:r>
      <w:r w:rsidRPr="009A26C4">
        <w:rPr>
          <w:rFonts w:ascii="SimSun" w:hAnsi="SimSun"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SimSun" w:hAnsi="SimSun"/>
          <w:color w:val="000000" w:themeColor="text1"/>
          <w:sz w:val="24"/>
        </w:rPr>
      </w:pPr>
    </w:p>
    <w:p w14:paraId="52665061" w14:textId="1334528A" w:rsidR="009E5E2F" w:rsidRPr="009E5E2F" w:rsidRDefault="009E5E2F" w:rsidP="009E5E2F">
      <w:pPr>
        <w:spacing w:line="400" w:lineRule="exact"/>
        <w:jc w:val="left"/>
        <w:rPr>
          <w:rFonts w:ascii="SimSun" w:hAnsi="SimSun"/>
          <w:b/>
          <w:color w:val="000000" w:themeColor="text1"/>
          <w:sz w:val="24"/>
        </w:rPr>
      </w:pPr>
      <w:r w:rsidRPr="009E5E2F">
        <w:rPr>
          <w:rFonts w:ascii="SimSun" w:hAnsi="SimSun"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D4739F5" w14:textId="37D54300" w:rsidR="009E5E2F" w:rsidRDefault="009E5E2F" w:rsidP="009E5E2F">
      <w:pPr>
        <w:jc w:val="left"/>
        <w:rPr>
          <w:noProof/>
        </w:rPr>
      </w:pP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STXihei" w:eastAsia="STXihei" w:hAnsi="STXihei"/>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2"/>
        <w:spacing w:line="400" w:lineRule="exact"/>
        <w:ind w:left="360" w:firstLineChars="0" w:firstLine="0"/>
        <w:jc w:val="left"/>
        <w:rPr>
          <w:rFonts w:ascii="STXihei" w:eastAsia="STXihei" w:hAnsi="STXihei"/>
          <w:color w:val="4A442A"/>
          <w:sz w:val="24"/>
        </w:rPr>
      </w:pPr>
    </w:p>
    <w:p w14:paraId="00C98BFA" w14:textId="77777777" w:rsidR="009E5E2F" w:rsidRPr="009E5E2F" w:rsidRDefault="009E5E2F" w:rsidP="00E87E06">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成员列表（按</w:t>
      </w:r>
      <w:r w:rsidRPr="009E5E2F">
        <w:rPr>
          <w:rFonts w:ascii="SimSun" w:hAnsi="SimSun"/>
          <w:sz w:val="24"/>
        </w:rPr>
        <w:t>优先级）</w:t>
      </w:r>
    </w:p>
    <w:p w14:paraId="4F0BAE17"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头像</w:t>
      </w:r>
      <w:r w:rsidRPr="009E5E2F">
        <w:rPr>
          <w:rFonts w:ascii="SimSun" w:hAnsi="SimSun"/>
          <w:sz w:val="24"/>
        </w:rPr>
        <w:t>：只有活跃</w:t>
      </w:r>
      <w:r w:rsidRPr="009E5E2F">
        <w:rPr>
          <w:rFonts w:ascii="SimSun" w:hAnsi="SimSun" w:hint="eastAsia"/>
          <w:sz w:val="24"/>
        </w:rPr>
        <w:t>的</w:t>
      </w:r>
      <w:r w:rsidRPr="009E5E2F">
        <w:rPr>
          <w:rFonts w:ascii="SimSun" w:hAnsi="SimSun"/>
          <w:sz w:val="24"/>
        </w:rPr>
        <w:t>成员有头像</w:t>
      </w:r>
    </w:p>
    <w:p w14:paraId="0E229202"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姓名：只</w:t>
      </w:r>
      <w:r w:rsidRPr="009E5E2F">
        <w:rPr>
          <w:rFonts w:ascii="SimSun" w:hAnsi="SimSun"/>
          <w:sz w:val="24"/>
        </w:rPr>
        <w:t>有活跃的</w:t>
      </w:r>
      <w:r w:rsidRPr="009E5E2F">
        <w:rPr>
          <w:rFonts w:ascii="SimSun" w:hAnsi="SimSun" w:hint="eastAsia"/>
          <w:sz w:val="24"/>
        </w:rPr>
        <w:t>成员</w:t>
      </w:r>
      <w:r w:rsidRPr="009E5E2F">
        <w:rPr>
          <w:rFonts w:ascii="SimSun" w:hAnsi="SimSun"/>
          <w:sz w:val="24"/>
        </w:rPr>
        <w:t>有姓名</w:t>
      </w:r>
    </w:p>
    <w:p w14:paraId="5F481A03"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邮箱：以邀请</w:t>
      </w:r>
      <w:r w:rsidRPr="009E5E2F">
        <w:rPr>
          <w:rFonts w:ascii="SimSun" w:hAnsi="SimSun"/>
          <w:sz w:val="24"/>
        </w:rPr>
        <w:t>时</w:t>
      </w:r>
      <w:r w:rsidRPr="009E5E2F">
        <w:rPr>
          <w:rFonts w:ascii="SimSun" w:hAnsi="SimSun" w:hint="eastAsia"/>
          <w:sz w:val="24"/>
        </w:rPr>
        <w:t>发</w:t>
      </w:r>
      <w:r w:rsidRPr="009E5E2F">
        <w:rPr>
          <w:rFonts w:ascii="SimSun" w:hAnsi="SimSun"/>
          <w:sz w:val="24"/>
        </w:rPr>
        <w:t>送的邮箱为准</w:t>
      </w:r>
    </w:p>
    <w:p w14:paraId="6C1AC346"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手机：</w:t>
      </w:r>
      <w:r w:rsidRPr="009E5E2F">
        <w:rPr>
          <w:rFonts w:ascii="SimSun" w:hAnsi="SimSun"/>
          <w:sz w:val="24"/>
        </w:rPr>
        <w:t>以邀请时</w:t>
      </w:r>
      <w:r w:rsidRPr="009E5E2F">
        <w:rPr>
          <w:rFonts w:ascii="SimSun" w:hAnsi="SimSun" w:hint="eastAsia"/>
          <w:sz w:val="24"/>
        </w:rPr>
        <w:t>发</w:t>
      </w:r>
      <w:r w:rsidRPr="009E5E2F">
        <w:rPr>
          <w:rFonts w:ascii="SimSun" w:hAnsi="SimSun"/>
          <w:sz w:val="24"/>
        </w:rPr>
        <w:t>送的手机号为准</w:t>
      </w:r>
    </w:p>
    <w:p w14:paraId="59C23AA1"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状态：</w:t>
      </w:r>
      <w:r w:rsidRPr="009E5E2F">
        <w:rPr>
          <w:rFonts w:ascii="SimSun" w:hAnsi="SimSun"/>
          <w:sz w:val="24"/>
        </w:rPr>
        <w:t>活跃、邀请中</w:t>
      </w:r>
      <w:r w:rsidRPr="009E5E2F">
        <w:rPr>
          <w:rFonts w:ascii="SimSun" w:hAnsi="SimSun" w:hint="eastAsia"/>
          <w:sz w:val="24"/>
        </w:rPr>
        <w:t>、</w:t>
      </w:r>
      <w:r w:rsidRPr="009E5E2F">
        <w:rPr>
          <w:rFonts w:ascii="SimSun" w:hAnsi="SimSun"/>
          <w:sz w:val="24"/>
        </w:rPr>
        <w:t>删除（</w:t>
      </w:r>
      <w:r w:rsidRPr="009E5E2F">
        <w:rPr>
          <w:rFonts w:ascii="SimSun" w:hAnsi="SimSun" w:hint="eastAsia"/>
          <w:sz w:val="24"/>
        </w:rPr>
        <w:t>用户</w:t>
      </w:r>
      <w:r w:rsidRPr="009E5E2F">
        <w:rPr>
          <w:rFonts w:ascii="SimSun" w:hAnsi="SimSun"/>
          <w:sz w:val="24"/>
        </w:rPr>
        <w:t>不可</w:t>
      </w:r>
      <w:r w:rsidRPr="009E5E2F">
        <w:rPr>
          <w:rFonts w:ascii="SimSun" w:hAnsi="SimSun" w:hint="eastAsia"/>
          <w:sz w:val="24"/>
        </w:rPr>
        <w:t>见</w:t>
      </w:r>
      <w:r w:rsidRPr="009E5E2F">
        <w:rPr>
          <w:rFonts w:ascii="SimSun" w:hAnsi="SimSun"/>
          <w:sz w:val="24"/>
        </w:rPr>
        <w:t>）</w:t>
      </w:r>
    </w:p>
    <w:p w14:paraId="0B502967" w14:textId="77777777" w:rsidR="009E5E2F" w:rsidRPr="009E5E2F" w:rsidRDefault="009E5E2F" w:rsidP="00E87E06">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操作：</w:t>
      </w:r>
    </w:p>
    <w:p w14:paraId="1D511203"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邀请：圈</w:t>
      </w:r>
      <w:r w:rsidRPr="009E5E2F">
        <w:rPr>
          <w:rFonts w:ascii="SimSun" w:hAnsi="SimSun"/>
          <w:sz w:val="24"/>
        </w:rPr>
        <w:t>主或有权限的成员邀请新的成员加入</w:t>
      </w:r>
      <w:r w:rsidRPr="009E5E2F">
        <w:rPr>
          <w:rFonts w:ascii="SimSun" w:hAnsi="SimSun" w:hint="eastAsia"/>
          <w:sz w:val="24"/>
        </w:rPr>
        <w:t>（</w:t>
      </w:r>
      <w:r w:rsidRPr="009E5E2F">
        <w:rPr>
          <w:rFonts w:ascii="SimSun" w:hAnsi="SimSun"/>
          <w:sz w:val="24"/>
        </w:rPr>
        <w:t>参见</w:t>
      </w:r>
      <w:r w:rsidRPr="009E5E2F">
        <w:rPr>
          <w:rFonts w:ascii="SimSun" w:hAnsi="SimSun" w:hint="eastAsia"/>
          <w:sz w:val="24"/>
        </w:rPr>
        <w:t>S-00031添加</w:t>
      </w:r>
      <w:r w:rsidRPr="009E5E2F">
        <w:rPr>
          <w:rFonts w:ascii="SimSun" w:hAnsi="SimSun"/>
          <w:sz w:val="24"/>
        </w:rPr>
        <w:t>圈子成员</w:t>
      </w:r>
      <w:r w:rsidRPr="009E5E2F">
        <w:rPr>
          <w:rFonts w:ascii="SimSun" w:hAnsi="SimSun" w:hint="eastAsia"/>
          <w:sz w:val="24"/>
        </w:rPr>
        <w:t>）</w:t>
      </w:r>
    </w:p>
    <w:p w14:paraId="4A2CBC67"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删除：圈</w:t>
      </w:r>
      <w:r w:rsidRPr="009E5E2F">
        <w:rPr>
          <w:rFonts w:ascii="SimSun" w:hAnsi="SimSun"/>
          <w:sz w:val="24"/>
        </w:rPr>
        <w:t>主或圈子管理员</w:t>
      </w:r>
      <w:r w:rsidRPr="009E5E2F">
        <w:rPr>
          <w:rFonts w:ascii="SimSun" w:hAnsi="SimSun" w:hint="eastAsia"/>
          <w:sz w:val="24"/>
        </w:rPr>
        <w:t>移除圈</w:t>
      </w:r>
      <w:r w:rsidRPr="009E5E2F">
        <w:rPr>
          <w:rFonts w:ascii="SimSun" w:hAnsi="SimSun"/>
          <w:sz w:val="24"/>
        </w:rPr>
        <w:t>子里的成员</w:t>
      </w:r>
      <w:r w:rsidRPr="009E5E2F">
        <w:rPr>
          <w:rFonts w:ascii="SimSun" w:hAnsi="SimSun" w:hint="eastAsia"/>
          <w:sz w:val="24"/>
        </w:rPr>
        <w:t>。</w:t>
      </w:r>
      <w:r w:rsidRPr="009E5E2F">
        <w:rPr>
          <w:rFonts w:ascii="SimSun" w:hAnsi="SimSun"/>
          <w:sz w:val="24"/>
        </w:rPr>
        <w:t>或</w:t>
      </w:r>
      <w:r w:rsidRPr="009E5E2F">
        <w:rPr>
          <w:rFonts w:ascii="SimSun" w:hAnsi="SimSun" w:hint="eastAsia"/>
          <w:sz w:val="24"/>
        </w:rPr>
        <w:t>删除</w:t>
      </w:r>
      <w:r w:rsidRPr="009E5E2F">
        <w:rPr>
          <w:rFonts w:ascii="SimSun" w:hAnsi="SimSun"/>
          <w:sz w:val="24"/>
        </w:rPr>
        <w:t>邀请中的记录，</w:t>
      </w:r>
      <w:r w:rsidRPr="009E5E2F">
        <w:rPr>
          <w:rFonts w:ascii="SimSun" w:hAnsi="SimSun" w:hint="eastAsia"/>
          <w:sz w:val="24"/>
        </w:rPr>
        <w:t>此</w:t>
      </w:r>
      <w:r w:rsidRPr="009E5E2F">
        <w:rPr>
          <w:rFonts w:ascii="SimSun" w:hAnsi="SimSun"/>
          <w:sz w:val="24"/>
        </w:rPr>
        <w:t>时邀请</w:t>
      </w:r>
      <w:r w:rsidRPr="009E5E2F">
        <w:rPr>
          <w:rFonts w:ascii="SimSun" w:hAnsi="SimSun" w:hint="eastAsia"/>
          <w:sz w:val="24"/>
        </w:rPr>
        <w:t>行为</w:t>
      </w:r>
      <w:r w:rsidRPr="009E5E2F">
        <w:rPr>
          <w:rFonts w:ascii="SimSun" w:hAnsi="SimSun"/>
          <w:sz w:val="24"/>
        </w:rPr>
        <w:t>无效，被邀请人接受邀请也无法进入到圈子。</w:t>
      </w:r>
    </w:p>
    <w:p w14:paraId="3144A7EA"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重邀：</w:t>
      </w:r>
      <w:r w:rsidRPr="009E5E2F">
        <w:rPr>
          <w:rFonts w:ascii="SimSun" w:hAnsi="SimSun"/>
          <w:sz w:val="24"/>
        </w:rPr>
        <w:t>对</w:t>
      </w:r>
      <w:r w:rsidRPr="009E5E2F">
        <w:rPr>
          <w:rFonts w:ascii="SimSun" w:hAnsi="SimSun" w:hint="eastAsia"/>
          <w:sz w:val="24"/>
        </w:rPr>
        <w:t>没</w:t>
      </w:r>
      <w:r w:rsidRPr="009E5E2F">
        <w:rPr>
          <w:rFonts w:ascii="SimSun" w:hAnsi="SimSun"/>
          <w:sz w:val="24"/>
        </w:rPr>
        <w:t>有确认的用</w:t>
      </w:r>
      <w:r w:rsidRPr="009E5E2F">
        <w:rPr>
          <w:rFonts w:ascii="SimSun" w:hAnsi="SimSun" w:hint="eastAsia"/>
          <w:sz w:val="24"/>
        </w:rPr>
        <w:t>户重</w:t>
      </w:r>
      <w:r w:rsidRPr="009E5E2F">
        <w:rPr>
          <w:rFonts w:ascii="SimSun" w:hAnsi="SimSun"/>
          <w:sz w:val="24"/>
        </w:rPr>
        <w:t>新发出邀请</w:t>
      </w:r>
      <w:r w:rsidRPr="009E5E2F">
        <w:rPr>
          <w:rFonts w:ascii="SimSun" w:hAnsi="SimSun" w:hint="eastAsia"/>
          <w:sz w:val="24"/>
        </w:rPr>
        <w:t>，</w:t>
      </w:r>
      <w:r w:rsidRPr="009E5E2F">
        <w:rPr>
          <w:rFonts w:ascii="SimSun" w:hAnsi="SimSun"/>
          <w:sz w:val="24"/>
        </w:rPr>
        <w:t>邀请方式</w:t>
      </w:r>
      <w:r w:rsidRPr="009E5E2F">
        <w:rPr>
          <w:rFonts w:ascii="SimSun" w:hAnsi="SimSun" w:hint="eastAsia"/>
          <w:sz w:val="24"/>
        </w:rPr>
        <w:t>与上</w:t>
      </w:r>
      <w:r w:rsidRPr="009E5E2F">
        <w:rPr>
          <w:rFonts w:ascii="SimSun" w:hAnsi="SimSun"/>
          <w:sz w:val="24"/>
        </w:rPr>
        <w:t>一次方式一致。</w:t>
      </w:r>
    </w:p>
    <w:p w14:paraId="31EA9673"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接受</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组织内的用户接到邀请，接受邀请</w:t>
      </w:r>
      <w:r w:rsidRPr="009E5E2F">
        <w:rPr>
          <w:rFonts w:ascii="SimSun" w:hAnsi="SimSun" w:hint="eastAsia"/>
          <w:sz w:val="24"/>
        </w:rPr>
        <w:t>后会</w:t>
      </w:r>
      <w:r w:rsidRPr="009E5E2F">
        <w:rPr>
          <w:rFonts w:ascii="SimSun" w:hAnsi="SimSun"/>
          <w:sz w:val="24"/>
        </w:rPr>
        <w:t>进入圈子</w:t>
      </w:r>
      <w:r w:rsidRPr="009E5E2F">
        <w:rPr>
          <w:rFonts w:ascii="SimSun" w:hAnsi="SimSun" w:hint="eastAsia"/>
          <w:sz w:val="24"/>
        </w:rPr>
        <w:t>（活跃状态</w:t>
      </w:r>
      <w:r w:rsidRPr="009E5E2F">
        <w:rPr>
          <w:rFonts w:ascii="SimSun" w:hAnsi="SimSun"/>
          <w:sz w:val="24"/>
        </w:rPr>
        <w:t>）</w:t>
      </w:r>
    </w:p>
    <w:p w14:paraId="0F9A7679"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拒绝</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w:t>
      </w:r>
      <w:r w:rsidRPr="009E5E2F">
        <w:rPr>
          <w:rFonts w:ascii="SimSun" w:hAnsi="SimSun" w:hint="eastAsia"/>
          <w:sz w:val="24"/>
        </w:rPr>
        <w:t>拒绝后不</w:t>
      </w:r>
      <w:r w:rsidRPr="009E5E2F">
        <w:rPr>
          <w:rFonts w:ascii="SimSun" w:hAnsi="SimSun"/>
          <w:sz w:val="24"/>
        </w:rPr>
        <w:t>会进入圈子（</w:t>
      </w:r>
      <w:r w:rsidRPr="009E5E2F">
        <w:rPr>
          <w:rFonts w:ascii="SimSun" w:hAnsi="SimSun" w:hint="eastAsia"/>
          <w:sz w:val="24"/>
        </w:rPr>
        <w:t>停</w:t>
      </w:r>
      <w:r w:rsidRPr="009E5E2F">
        <w:rPr>
          <w:rFonts w:ascii="SimSun" w:hAnsi="SimSun"/>
          <w:sz w:val="24"/>
        </w:rPr>
        <w:t>用状态）</w:t>
      </w:r>
    </w:p>
    <w:p w14:paraId="33BFB861"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变</w:t>
      </w:r>
      <w:r w:rsidRPr="009E5E2F">
        <w:rPr>
          <w:rFonts w:ascii="SimSun" w:hAnsi="SimSun"/>
          <w:sz w:val="24"/>
        </w:rPr>
        <w:t>更</w:t>
      </w:r>
      <w:r w:rsidRPr="009E5E2F">
        <w:rPr>
          <w:rFonts w:ascii="SimSun" w:hAnsi="SimSun" w:hint="eastAsia"/>
          <w:sz w:val="24"/>
        </w:rPr>
        <w:t>圈</w:t>
      </w:r>
      <w:r w:rsidRPr="009E5E2F">
        <w:rPr>
          <w:rFonts w:ascii="SimSun" w:hAnsi="SimSun"/>
          <w:sz w:val="24"/>
        </w:rPr>
        <w:t>主（</w:t>
      </w:r>
      <w:r w:rsidRPr="009E5E2F">
        <w:rPr>
          <w:rFonts w:ascii="SimSun" w:hAnsi="SimSun" w:hint="eastAsia"/>
          <w:sz w:val="24"/>
        </w:rPr>
        <w:t>所</w:t>
      </w:r>
      <w:r w:rsidRPr="009E5E2F">
        <w:rPr>
          <w:rFonts w:ascii="SimSun" w:hAnsi="SimSun"/>
          <w:sz w:val="24"/>
        </w:rPr>
        <w:t>有者）</w:t>
      </w:r>
      <w:r w:rsidRPr="009E5E2F">
        <w:rPr>
          <w:rFonts w:ascii="SimSun" w:hAnsi="SimSun" w:hint="eastAsia"/>
          <w:sz w:val="24"/>
        </w:rPr>
        <w:t>：原</w:t>
      </w:r>
      <w:r w:rsidRPr="009E5E2F">
        <w:rPr>
          <w:rFonts w:ascii="SimSun" w:hAnsi="SimSun"/>
          <w:sz w:val="24"/>
        </w:rPr>
        <w:t>所有者可以</w:t>
      </w:r>
      <w:r w:rsidRPr="009E5E2F">
        <w:rPr>
          <w:rFonts w:ascii="SimSun" w:hAnsi="SimSun" w:hint="eastAsia"/>
          <w:sz w:val="24"/>
        </w:rPr>
        <w:t>把圈子</w:t>
      </w:r>
      <w:r w:rsidRPr="009E5E2F">
        <w:rPr>
          <w:rFonts w:ascii="SimSun" w:hAnsi="SimSun"/>
          <w:sz w:val="24"/>
        </w:rPr>
        <w:t>的所</w:t>
      </w:r>
      <w:r w:rsidRPr="009E5E2F">
        <w:rPr>
          <w:rFonts w:ascii="SimSun" w:hAnsi="SimSun" w:hint="eastAsia"/>
          <w:sz w:val="24"/>
        </w:rPr>
        <w:t>有</w:t>
      </w:r>
      <w:r w:rsidRPr="009E5E2F">
        <w:rPr>
          <w:rFonts w:ascii="SimSun" w:hAnsi="SimSun"/>
          <w:sz w:val="24"/>
        </w:rPr>
        <w:t>者</w:t>
      </w:r>
      <w:r w:rsidRPr="009E5E2F">
        <w:rPr>
          <w:rFonts w:ascii="SimSun" w:hAnsi="SimSun" w:hint="eastAsia"/>
          <w:sz w:val="24"/>
        </w:rPr>
        <w:t>变更为</w:t>
      </w:r>
      <w:r w:rsidRPr="009E5E2F">
        <w:rPr>
          <w:rFonts w:ascii="SimSun" w:hAnsi="SimSun"/>
          <w:sz w:val="24"/>
        </w:rPr>
        <w:t>其他人，同时自己将不在成为所有者</w:t>
      </w:r>
      <w:r w:rsidRPr="009E5E2F">
        <w:rPr>
          <w:rFonts w:ascii="SimSun" w:hAnsi="SimSun" w:hint="eastAsia"/>
          <w:sz w:val="24"/>
        </w:rPr>
        <w:t>，变更</w:t>
      </w:r>
      <w:r w:rsidRPr="009E5E2F">
        <w:rPr>
          <w:rFonts w:ascii="SimSun" w:hAnsi="SimSun"/>
          <w:sz w:val="24"/>
        </w:rPr>
        <w:t>后新的所有者将会收到一条通知</w:t>
      </w:r>
    </w:p>
    <w:p w14:paraId="5D113276" w14:textId="77777777" w:rsidR="009E5E2F" w:rsidRPr="009E5E2F" w:rsidRDefault="009E5E2F" w:rsidP="009E5E2F">
      <w:pPr>
        <w:pStyle w:val="af2"/>
        <w:spacing w:line="400" w:lineRule="exact"/>
        <w:ind w:left="780" w:firstLineChars="0" w:firstLine="0"/>
        <w:jc w:val="left"/>
        <w:rPr>
          <w:rFonts w:ascii="SimSun" w:hAnsi="SimSun"/>
          <w:sz w:val="24"/>
        </w:rPr>
      </w:pPr>
      <w:r w:rsidRPr="009E5E2F">
        <w:rPr>
          <w:rFonts w:ascii="SimSun" w:hAnsi="SimSun"/>
          <w:sz w:val="24"/>
        </w:rPr>
        <w:t>（</w:t>
      </w:r>
      <w:r w:rsidRPr="009E5E2F">
        <w:rPr>
          <w:rFonts w:ascii="SimSun" w:hAnsi="SimSun" w:hint="eastAsia"/>
          <w:sz w:val="24"/>
        </w:rPr>
        <w:t>暂</w:t>
      </w:r>
      <w:r w:rsidRPr="009E5E2F">
        <w:rPr>
          <w:rFonts w:ascii="SimSun" w:hAnsi="SimSun"/>
          <w:sz w:val="24"/>
        </w:rPr>
        <w:t>不支持）</w:t>
      </w:r>
    </w:p>
    <w:p w14:paraId="77C9AECF"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管理</w:t>
      </w:r>
      <w:r w:rsidRPr="009E5E2F">
        <w:rPr>
          <w:rFonts w:ascii="SimSun" w:hAnsi="SimSun"/>
          <w:sz w:val="24"/>
        </w:rPr>
        <w:t>员设定：</w:t>
      </w:r>
      <w:r w:rsidRPr="009E5E2F">
        <w:rPr>
          <w:rFonts w:ascii="SimSun" w:hAnsi="SimSun" w:hint="eastAsia"/>
          <w:sz w:val="24"/>
        </w:rPr>
        <w:t>可</w:t>
      </w:r>
      <w:r w:rsidRPr="009E5E2F">
        <w:rPr>
          <w:rFonts w:ascii="SimSun" w:hAnsi="SimSun"/>
          <w:sz w:val="24"/>
        </w:rPr>
        <w:t>以</w:t>
      </w:r>
      <w:r w:rsidRPr="009E5E2F">
        <w:rPr>
          <w:rFonts w:ascii="SimSun" w:hAnsi="SimSun" w:hint="eastAsia"/>
          <w:sz w:val="24"/>
        </w:rPr>
        <w:t>指定</w:t>
      </w:r>
      <w:r w:rsidRPr="009E5E2F">
        <w:rPr>
          <w:rFonts w:ascii="SimSun" w:hAnsi="SimSun"/>
          <w:sz w:val="24"/>
        </w:rPr>
        <w:t>多个成员为</w:t>
      </w:r>
      <w:r w:rsidRPr="009E5E2F">
        <w:rPr>
          <w:rFonts w:ascii="SimSun" w:hAnsi="SimSun" w:hint="eastAsia"/>
          <w:sz w:val="24"/>
        </w:rPr>
        <w:t>该</w:t>
      </w:r>
      <w:r w:rsidRPr="009E5E2F">
        <w:rPr>
          <w:rFonts w:ascii="SimSun" w:hAnsi="SimSun"/>
          <w:sz w:val="24"/>
        </w:rPr>
        <w:t>圈子管理员，</w:t>
      </w:r>
      <w:r w:rsidRPr="009E5E2F">
        <w:rPr>
          <w:rFonts w:ascii="SimSun" w:hAnsi="SimSun" w:hint="eastAsia"/>
          <w:sz w:val="24"/>
        </w:rPr>
        <w:t>只</w:t>
      </w:r>
      <w:r w:rsidRPr="009E5E2F">
        <w:rPr>
          <w:rFonts w:ascii="SimSun" w:hAnsi="SimSun"/>
          <w:sz w:val="24"/>
        </w:rPr>
        <w:t>对活跃成员有效，</w:t>
      </w:r>
      <w:r w:rsidRPr="009E5E2F">
        <w:rPr>
          <w:rFonts w:ascii="SimSun" w:hAnsi="SimSun" w:hint="eastAsia"/>
          <w:sz w:val="24"/>
        </w:rPr>
        <w:t>也</w:t>
      </w:r>
      <w:r w:rsidRPr="009E5E2F">
        <w:rPr>
          <w:rFonts w:ascii="SimSun" w:hAnsi="SimSun"/>
          <w:sz w:val="24"/>
        </w:rPr>
        <w:t>可以撤消管理员</w:t>
      </w:r>
      <w:r w:rsidRPr="009E5E2F">
        <w:rPr>
          <w:rFonts w:ascii="SimSun" w:hAnsi="SimSun" w:hint="eastAsia"/>
          <w:sz w:val="24"/>
        </w:rPr>
        <w:t>。（暂</w:t>
      </w:r>
      <w:r w:rsidRPr="009E5E2F">
        <w:rPr>
          <w:rFonts w:ascii="SimSun" w:hAnsi="SimSun"/>
          <w:sz w:val="24"/>
        </w:rPr>
        <w:t>不支持）</w:t>
      </w:r>
    </w:p>
    <w:p w14:paraId="0F442227" w14:textId="77777777" w:rsidR="009E5E2F" w:rsidRPr="009E5E2F" w:rsidRDefault="009E5E2F" w:rsidP="00E87E06">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成员</w:t>
      </w:r>
      <w:r w:rsidRPr="009E5E2F">
        <w:rPr>
          <w:rFonts w:ascii="SimSun" w:hAnsi="SimSun"/>
          <w:sz w:val="24"/>
        </w:rPr>
        <w:t>状态</w:t>
      </w:r>
    </w:p>
    <w:p w14:paraId="43DEFBD3" w14:textId="77777777" w:rsidR="009E5E2F" w:rsidRPr="009E5E2F" w:rsidRDefault="009E5E2F" w:rsidP="00E87E06">
      <w:pPr>
        <w:pStyle w:val="af2"/>
        <w:numPr>
          <w:ilvl w:val="0"/>
          <w:numId w:val="20"/>
        </w:numPr>
        <w:spacing w:line="400" w:lineRule="exact"/>
        <w:ind w:firstLineChars="0"/>
        <w:jc w:val="left"/>
        <w:rPr>
          <w:rFonts w:ascii="SimSun" w:hAnsi="SimSun"/>
          <w:sz w:val="24"/>
        </w:rPr>
      </w:pPr>
      <w:r w:rsidRPr="009E5E2F">
        <w:rPr>
          <w:rFonts w:ascii="SimSun" w:hAnsi="SimSun" w:hint="eastAsia"/>
          <w:sz w:val="24"/>
        </w:rPr>
        <w:t>活跃：</w:t>
      </w:r>
      <w:r w:rsidRPr="009E5E2F">
        <w:rPr>
          <w:rFonts w:ascii="SimSun" w:hAnsi="SimSun"/>
          <w:sz w:val="24"/>
        </w:rPr>
        <w:t>已加入</w:t>
      </w:r>
      <w:r w:rsidRPr="009E5E2F">
        <w:rPr>
          <w:rFonts w:ascii="SimSun" w:hAnsi="SimSun" w:hint="eastAsia"/>
          <w:sz w:val="24"/>
        </w:rPr>
        <w:t>圈子</w:t>
      </w:r>
      <w:r w:rsidRPr="009E5E2F">
        <w:rPr>
          <w:rFonts w:ascii="SimSun" w:hAnsi="SimSun"/>
          <w:sz w:val="24"/>
        </w:rPr>
        <w:t>的成员</w:t>
      </w:r>
    </w:p>
    <w:p w14:paraId="5C6F9655" w14:textId="77777777" w:rsidR="009E5E2F" w:rsidRPr="009E5E2F" w:rsidRDefault="009E5E2F" w:rsidP="00E87E06">
      <w:pPr>
        <w:pStyle w:val="af2"/>
        <w:numPr>
          <w:ilvl w:val="0"/>
          <w:numId w:val="20"/>
        </w:numPr>
        <w:spacing w:line="400" w:lineRule="exact"/>
        <w:ind w:firstLineChars="0"/>
        <w:jc w:val="left"/>
        <w:rPr>
          <w:rFonts w:ascii="SimSun" w:hAnsi="SimSun"/>
          <w:sz w:val="24"/>
        </w:rPr>
      </w:pPr>
      <w:r w:rsidRPr="009E5E2F">
        <w:rPr>
          <w:rFonts w:ascii="SimSun" w:hAnsi="SimSun" w:hint="eastAsia"/>
          <w:sz w:val="24"/>
        </w:rPr>
        <w:t>邀请</w:t>
      </w:r>
      <w:r w:rsidRPr="009E5E2F">
        <w:rPr>
          <w:rFonts w:ascii="SimSun" w:hAnsi="SimSun"/>
          <w:sz w:val="24"/>
        </w:rPr>
        <w:t>中</w:t>
      </w:r>
      <w:r w:rsidRPr="009E5E2F">
        <w:rPr>
          <w:rFonts w:ascii="SimSun" w:hAnsi="SimSun" w:hint="eastAsia"/>
          <w:sz w:val="24"/>
        </w:rPr>
        <w:t>：没</w:t>
      </w:r>
      <w:r w:rsidRPr="009E5E2F">
        <w:rPr>
          <w:rFonts w:ascii="SimSun" w:hAnsi="SimSun"/>
          <w:sz w:val="24"/>
        </w:rPr>
        <w:t>有确认加入或没有注册</w:t>
      </w:r>
      <w:r w:rsidRPr="009E5E2F">
        <w:rPr>
          <w:rFonts w:ascii="SimSun" w:hAnsi="SimSun" w:hint="eastAsia"/>
          <w:sz w:val="24"/>
        </w:rPr>
        <w:t>的</w:t>
      </w:r>
      <w:r w:rsidRPr="009E5E2F">
        <w:rPr>
          <w:rFonts w:ascii="SimSun" w:hAnsi="SimSun"/>
          <w:sz w:val="24"/>
        </w:rPr>
        <w:t>用户。</w:t>
      </w:r>
    </w:p>
    <w:p w14:paraId="594F20D1" w14:textId="3FE71C10" w:rsidR="009E5E2F" w:rsidRPr="009E5E2F" w:rsidRDefault="009E5E2F" w:rsidP="009E5E2F">
      <w:pPr>
        <w:spacing w:line="400" w:lineRule="exact"/>
        <w:jc w:val="left"/>
        <w:rPr>
          <w:rFonts w:ascii="SimSun" w:hAnsi="SimSun"/>
          <w:color w:val="000000" w:themeColor="text1"/>
          <w:sz w:val="24"/>
        </w:rPr>
      </w:pPr>
      <w:r w:rsidRPr="009E5E2F">
        <w:rPr>
          <w:rFonts w:ascii="SimSun" w:hAnsi="SimSun" w:hint="eastAsia"/>
          <w:sz w:val="24"/>
        </w:rPr>
        <w:t>删除</w:t>
      </w:r>
      <w:r w:rsidRPr="009E5E2F">
        <w:rPr>
          <w:rFonts w:ascii="SimSun" w:hAnsi="SimSun"/>
          <w:sz w:val="24"/>
        </w:rPr>
        <w:t>（</w:t>
      </w:r>
      <w:r w:rsidRPr="009E5E2F">
        <w:rPr>
          <w:rFonts w:ascii="SimSun" w:hAnsi="SimSun" w:hint="eastAsia"/>
          <w:sz w:val="24"/>
        </w:rPr>
        <w:t>停</w:t>
      </w:r>
      <w:r w:rsidRPr="009E5E2F">
        <w:rPr>
          <w:rFonts w:ascii="SimSun" w:hAnsi="SimSun"/>
          <w:sz w:val="24"/>
        </w:rPr>
        <w:t>用）</w:t>
      </w:r>
      <w:r w:rsidRPr="009E5E2F">
        <w:rPr>
          <w:rFonts w:ascii="SimSun" w:hAnsi="SimSun" w:hint="eastAsia"/>
          <w:sz w:val="24"/>
        </w:rPr>
        <w:t>：被</w:t>
      </w:r>
      <w:r w:rsidRPr="009E5E2F">
        <w:rPr>
          <w:rFonts w:ascii="SimSun" w:hAnsi="SimSun"/>
          <w:sz w:val="24"/>
        </w:rPr>
        <w:t>圈</w:t>
      </w:r>
      <w:r w:rsidRPr="009E5E2F">
        <w:rPr>
          <w:rFonts w:ascii="SimSun" w:hAnsi="SimSun" w:hint="eastAsia"/>
          <w:sz w:val="24"/>
        </w:rPr>
        <w:t>主移除或主</w:t>
      </w:r>
      <w:r w:rsidRPr="009E5E2F">
        <w:rPr>
          <w:rFonts w:ascii="SimSun" w:hAnsi="SimSun"/>
          <w:sz w:val="24"/>
        </w:rPr>
        <w:t>动退出的成员</w:t>
      </w:r>
      <w:r w:rsidRPr="009E5E2F">
        <w:rPr>
          <w:rFonts w:ascii="SimSun" w:hAnsi="SimSun" w:hint="eastAsia"/>
          <w:sz w:val="24"/>
        </w:rPr>
        <w:t>，拒绝</w:t>
      </w:r>
      <w:r w:rsidRPr="009E5E2F">
        <w:rPr>
          <w:rFonts w:ascii="SimSun" w:hAnsi="SimSun"/>
          <w:sz w:val="24"/>
        </w:rPr>
        <w:t>加入的</w:t>
      </w:r>
      <w:r w:rsidRPr="009E5E2F">
        <w:rPr>
          <w:rFonts w:ascii="SimSun" w:hAnsi="SimSun" w:hint="eastAsia"/>
          <w:sz w:val="24"/>
        </w:rPr>
        <w:t>用户（组织</w:t>
      </w:r>
      <w:r w:rsidRPr="009E5E2F">
        <w:rPr>
          <w:rFonts w:ascii="SimSun" w:hAnsi="SimSun"/>
          <w:sz w:val="24"/>
        </w:rPr>
        <w:t>外）</w:t>
      </w:r>
      <w:r w:rsidRPr="009E5E2F">
        <w:rPr>
          <w:rFonts w:ascii="SimSun" w:hAnsi="SimSun" w:hint="eastAsia"/>
          <w:sz w:val="24"/>
        </w:rPr>
        <w:t>。</w:t>
      </w:r>
      <w:r w:rsidRPr="009E5E2F">
        <w:rPr>
          <w:rFonts w:ascii="SimSun" w:hAnsi="SimSun"/>
          <w:sz w:val="24"/>
        </w:rPr>
        <w:t>该</w:t>
      </w:r>
      <w:r w:rsidRPr="009E5E2F">
        <w:rPr>
          <w:rFonts w:ascii="SimSun" w:hAnsi="SimSun" w:hint="eastAsia"/>
          <w:sz w:val="24"/>
        </w:rPr>
        <w:t>状态对用户</w:t>
      </w:r>
      <w:r w:rsidRPr="009E5E2F">
        <w:rPr>
          <w:rFonts w:ascii="SimSun" w:hAnsi="SimSun"/>
          <w:sz w:val="24"/>
        </w:rPr>
        <w:t>不可见。</w:t>
      </w:r>
    </w:p>
    <w:p w14:paraId="4C6024E9" w14:textId="77777777" w:rsidR="009A26C4" w:rsidRDefault="009A26C4" w:rsidP="00CC1B0B">
      <w:pPr>
        <w:pStyle w:val="a5"/>
        <w:rPr>
          <w:noProof/>
        </w:rPr>
      </w:pPr>
    </w:p>
    <w:p w14:paraId="7CFEB7FC" w14:textId="77777777" w:rsidR="00CC1B0B" w:rsidRDefault="00CC1B0B" w:rsidP="00CC1B0B">
      <w:pPr>
        <w:pStyle w:val="a5"/>
      </w:pPr>
    </w:p>
    <w:p w14:paraId="52E52AD1" w14:textId="77777777" w:rsidR="00CC1B0B" w:rsidRPr="00E57F00" w:rsidRDefault="00CC1B0B" w:rsidP="00CC1B0B">
      <w:pPr>
        <w:pStyle w:val="a5"/>
      </w:pPr>
    </w:p>
    <w:p w14:paraId="3CA87FE6" w14:textId="77777777" w:rsidR="00CC1B0B" w:rsidRPr="00D40EC0" w:rsidRDefault="00CC1B0B" w:rsidP="00CC1B0B">
      <w:pPr>
        <w:pStyle w:val="a5"/>
        <w:rPr>
          <w:i/>
        </w:rPr>
      </w:pPr>
    </w:p>
    <w:p w14:paraId="273F6A94" w14:textId="77777777" w:rsidR="00CC1B0B" w:rsidRDefault="00CC1B0B" w:rsidP="0076776F">
      <w:pPr>
        <w:pStyle w:val="3"/>
      </w:pPr>
      <w:bookmarkStart w:id="129" w:name="_Toc418875588"/>
      <w:bookmarkStart w:id="130" w:name="_Toc451004102"/>
      <w:r>
        <w:rPr>
          <w:rFonts w:hint="eastAsia"/>
        </w:rPr>
        <w:lastRenderedPageBreak/>
        <w:t>关系系统模块类图</w:t>
      </w:r>
      <w:bookmarkEnd w:id="129"/>
      <w:bookmarkEnd w:id="130"/>
    </w:p>
    <w:p w14:paraId="46E8894E" w14:textId="77777777" w:rsidR="00CC1B0B" w:rsidRDefault="00CC1B0B" w:rsidP="00CC1B0B">
      <w:pPr>
        <w:jc w:val="center"/>
      </w:pPr>
      <w:r>
        <w:object w:dxaOrig="7457" w:dyaOrig="9947" w14:anchorId="3AF0947E">
          <v:shape id="_x0000_i1030" type="#_x0000_t75" style="width:372pt;height:496.8pt" o:ole="">
            <v:imagedata r:id="rId39" o:title=""/>
          </v:shape>
          <o:OLEObject Type="Embed" ProgID="Visio.Drawing.11" ShapeID="_x0000_i1030" DrawAspect="Content" ObjectID="_1524745945" r:id="rId40"/>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76776F">
      <w:pPr>
        <w:pStyle w:val="3"/>
      </w:pPr>
      <w:bookmarkStart w:id="131" w:name="_Toc418875589"/>
      <w:bookmarkStart w:id="132" w:name="_Toc451004103"/>
      <w:r>
        <w:rPr>
          <w:rFonts w:hint="eastAsia"/>
        </w:rPr>
        <w:t>JsonController</w:t>
      </w:r>
      <w:r>
        <w:rPr>
          <w:rFonts w:hint="eastAsia"/>
        </w:rPr>
        <w:t>类概述</w:t>
      </w:r>
      <w:bookmarkEnd w:id="131"/>
      <w:bookmarkEnd w:id="132"/>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1E6A5C5" w14:textId="77777777" w:rsidR="00CC1B0B" w:rsidRPr="0076776F" w:rsidRDefault="00CC1B0B" w:rsidP="0076776F">
      <w:pPr>
        <w:spacing w:line="400" w:lineRule="exact"/>
        <w:ind w:firstLine="432"/>
        <w:rPr>
          <w:sz w:val="24"/>
        </w:rPr>
      </w:pPr>
      <w:bookmarkStart w:id="133" w:name="_Toc418875590"/>
      <w:r w:rsidRPr="0076776F">
        <w:rPr>
          <w:rFonts w:hint="eastAsia"/>
          <w:sz w:val="24"/>
        </w:rPr>
        <w:t>类功能定义</w:t>
      </w:r>
      <w:bookmarkEnd w:id="133"/>
    </w:p>
    <w:p w14:paraId="087221E1" w14:textId="77777777" w:rsidR="00CC1B0B" w:rsidRPr="00557EE7" w:rsidRDefault="00CC1B0B" w:rsidP="00CC1B0B"/>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7"/>
                <w:b/>
                <w:i/>
              </w:rPr>
            </w:pPr>
            <w:r w:rsidRPr="00076C89">
              <w:rPr>
                <w:rStyle w:val="a7"/>
                <w:rFonts w:hint="eastAsia"/>
              </w:rPr>
              <w:t>序号</w:t>
            </w:r>
          </w:p>
        </w:tc>
        <w:tc>
          <w:tcPr>
            <w:tcW w:w="2052" w:type="dxa"/>
            <w:shd w:val="clear" w:color="auto" w:fill="CCCCCC"/>
          </w:tcPr>
          <w:p w14:paraId="61BBAF6C" w14:textId="77777777" w:rsidR="00CC1B0B" w:rsidRPr="00076C89" w:rsidRDefault="00CC1B0B" w:rsidP="00CC1B0B">
            <w:pPr>
              <w:jc w:val="center"/>
              <w:rPr>
                <w:rStyle w:val="a7"/>
                <w:b/>
                <w:i/>
              </w:rPr>
            </w:pPr>
            <w:r w:rsidRPr="00076C89">
              <w:rPr>
                <w:rStyle w:val="a7"/>
                <w:rFonts w:hint="eastAsia"/>
              </w:rPr>
              <w:t>功能点</w:t>
            </w:r>
          </w:p>
        </w:tc>
        <w:tc>
          <w:tcPr>
            <w:tcW w:w="5940" w:type="dxa"/>
            <w:shd w:val="clear" w:color="auto" w:fill="CCCCCC"/>
          </w:tcPr>
          <w:p w14:paraId="78459C08"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7"/>
                <w:i/>
              </w:rPr>
            </w:pPr>
            <w:r w:rsidRPr="00076C89">
              <w:rPr>
                <w:rStyle w:val="a7"/>
                <w:rFonts w:hint="eastAsia"/>
              </w:rPr>
              <w:t>1</w:t>
            </w:r>
          </w:p>
        </w:tc>
        <w:tc>
          <w:tcPr>
            <w:tcW w:w="2052" w:type="dxa"/>
          </w:tcPr>
          <w:p w14:paraId="0E9E2CD2" w14:textId="77777777" w:rsidR="00CC1B0B" w:rsidRPr="00076C89" w:rsidRDefault="00CC1B0B" w:rsidP="00CC1B0B">
            <w:pPr>
              <w:rPr>
                <w:rStyle w:val="a7"/>
                <w:i/>
              </w:rPr>
            </w:pPr>
            <w:r w:rsidRPr="004A4A85">
              <w:rPr>
                <w:rStyle w:val="a7"/>
              </w:rPr>
              <w:t>checkSig</w:t>
            </w:r>
          </w:p>
        </w:tc>
        <w:tc>
          <w:tcPr>
            <w:tcW w:w="5940" w:type="dxa"/>
          </w:tcPr>
          <w:p w14:paraId="652A1BA0" w14:textId="77777777" w:rsidR="00CC1B0B" w:rsidRPr="00076C89" w:rsidRDefault="00CC1B0B" w:rsidP="00CC1B0B">
            <w:pPr>
              <w:rPr>
                <w:rStyle w:val="a7"/>
                <w:i/>
              </w:rPr>
            </w:pPr>
            <w:r>
              <w:rPr>
                <w:rStyle w:val="a7"/>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7"/>
                <w:i/>
              </w:rPr>
            </w:pPr>
            <w:r w:rsidRPr="00076C89">
              <w:rPr>
                <w:rStyle w:val="a7"/>
                <w:rFonts w:hint="eastAsia"/>
              </w:rPr>
              <w:t>2</w:t>
            </w:r>
          </w:p>
        </w:tc>
        <w:tc>
          <w:tcPr>
            <w:tcW w:w="2052" w:type="dxa"/>
          </w:tcPr>
          <w:p w14:paraId="1F526195" w14:textId="77777777" w:rsidR="00CC1B0B" w:rsidRPr="00076C89" w:rsidRDefault="00CC1B0B" w:rsidP="00CC1B0B">
            <w:pPr>
              <w:rPr>
                <w:rStyle w:val="a7"/>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7"/>
                <w:i/>
              </w:rPr>
            </w:pPr>
            <w:r>
              <w:rPr>
                <w:rStyle w:val="a7"/>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7"/>
                <w:i/>
              </w:rPr>
            </w:pPr>
            <w:r w:rsidRPr="00076C89">
              <w:rPr>
                <w:rStyle w:val="a7"/>
                <w:rFonts w:hint="eastAsia"/>
              </w:rPr>
              <w:t>3</w:t>
            </w:r>
          </w:p>
        </w:tc>
        <w:tc>
          <w:tcPr>
            <w:tcW w:w="2052" w:type="dxa"/>
          </w:tcPr>
          <w:p w14:paraId="6EBF7F03" w14:textId="77777777" w:rsidR="00CC1B0B" w:rsidRPr="00076C89" w:rsidRDefault="00CC1B0B" w:rsidP="00CC1B0B">
            <w:pPr>
              <w:rPr>
                <w:rStyle w:val="a7"/>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7"/>
                <w:i/>
              </w:rPr>
            </w:pPr>
            <w:r>
              <w:rPr>
                <w:rStyle w:val="a7"/>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7"/>
                <w:i/>
              </w:rPr>
            </w:pPr>
          </w:p>
        </w:tc>
        <w:tc>
          <w:tcPr>
            <w:tcW w:w="2052" w:type="dxa"/>
          </w:tcPr>
          <w:p w14:paraId="7A49946E" w14:textId="77777777" w:rsidR="00CC1B0B" w:rsidRPr="00076C89" w:rsidRDefault="00CC1B0B" w:rsidP="00CC1B0B">
            <w:pPr>
              <w:rPr>
                <w:rStyle w:val="a7"/>
                <w:i/>
              </w:rPr>
            </w:pPr>
          </w:p>
        </w:tc>
        <w:tc>
          <w:tcPr>
            <w:tcW w:w="5940" w:type="dxa"/>
          </w:tcPr>
          <w:p w14:paraId="73D02D0E" w14:textId="77777777" w:rsidR="00CC1B0B" w:rsidRPr="00076C89" w:rsidRDefault="00CC1B0B" w:rsidP="00CC1B0B">
            <w:pPr>
              <w:rPr>
                <w:rStyle w:val="a7"/>
                <w:i/>
              </w:rPr>
            </w:pPr>
          </w:p>
        </w:tc>
      </w:tr>
    </w:tbl>
    <w:p w14:paraId="5CE875CE" w14:textId="77777777" w:rsidR="00CC1B0B" w:rsidRPr="00CF07BE" w:rsidRDefault="00CC1B0B" w:rsidP="00CC1B0B">
      <w:pPr>
        <w:rPr>
          <w:rStyle w:val="a7"/>
          <w:i/>
        </w:rPr>
      </w:pPr>
    </w:p>
    <w:p w14:paraId="5CFC4896" w14:textId="77777777" w:rsidR="00CC1B0B" w:rsidRDefault="00CC1B0B" w:rsidP="0076776F">
      <w:pPr>
        <w:pStyle w:val="3"/>
      </w:pPr>
      <w:bookmarkStart w:id="134" w:name="_Toc418875591"/>
      <w:bookmarkStart w:id="135" w:name="_Toc451004104"/>
      <w:r>
        <w:t>WebTeamMemberServiceControlle</w:t>
      </w:r>
      <w:r>
        <w:rPr>
          <w:rFonts w:hint="eastAsia"/>
        </w:rPr>
        <w:t>r</w:t>
      </w:r>
      <w:r>
        <w:rPr>
          <w:rFonts w:hint="eastAsia"/>
        </w:rPr>
        <w:t>类概述</w:t>
      </w:r>
      <w:bookmarkEnd w:id="134"/>
      <w:bookmarkEnd w:id="135"/>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3041DEF3" w14:textId="77777777" w:rsidR="00CC1B0B" w:rsidRPr="0076776F" w:rsidRDefault="00CC1B0B" w:rsidP="0076776F">
      <w:pPr>
        <w:spacing w:line="400" w:lineRule="exact"/>
        <w:ind w:firstLine="432"/>
        <w:rPr>
          <w:sz w:val="24"/>
        </w:rPr>
      </w:pPr>
      <w:bookmarkStart w:id="136" w:name="_Toc418875592"/>
      <w:r w:rsidRPr="0076776F">
        <w:rPr>
          <w:rFonts w:hint="eastAsia"/>
          <w:sz w:val="24"/>
        </w:rPr>
        <w:t>类功能定义</w:t>
      </w:r>
      <w:bookmarkEnd w:id="136"/>
    </w:p>
    <w:p w14:paraId="6A12DC54"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154C688D"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2F5398F4"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7"/>
                <w:i/>
              </w:rPr>
            </w:pPr>
            <w:r w:rsidRPr="00076C89">
              <w:rPr>
                <w:rStyle w:val="a7"/>
                <w:rFonts w:hint="eastAsia"/>
              </w:rPr>
              <w:t>1</w:t>
            </w:r>
          </w:p>
        </w:tc>
        <w:tc>
          <w:tcPr>
            <w:tcW w:w="2999" w:type="dxa"/>
          </w:tcPr>
          <w:p w14:paraId="7BDC78F4"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54193162"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7"/>
                <w:i/>
              </w:rPr>
            </w:pPr>
            <w:r w:rsidRPr="00076C89">
              <w:rPr>
                <w:rStyle w:val="a7"/>
                <w:rFonts w:hint="eastAsia"/>
              </w:rPr>
              <w:t>2</w:t>
            </w:r>
          </w:p>
        </w:tc>
        <w:tc>
          <w:tcPr>
            <w:tcW w:w="2999" w:type="dxa"/>
          </w:tcPr>
          <w:p w14:paraId="52DDE8D3"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7"/>
                <w:i/>
              </w:rPr>
            </w:pPr>
            <w:r w:rsidRPr="00076C89">
              <w:rPr>
                <w:rStyle w:val="a7"/>
                <w:rFonts w:hint="eastAsia"/>
              </w:rPr>
              <w:t>3</w:t>
            </w:r>
          </w:p>
        </w:tc>
        <w:tc>
          <w:tcPr>
            <w:tcW w:w="2999" w:type="dxa"/>
          </w:tcPr>
          <w:p w14:paraId="6FAAF083"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7"/>
                <w:i/>
              </w:rPr>
            </w:pPr>
            <w:r>
              <w:rPr>
                <w:rStyle w:val="a7"/>
                <w:rFonts w:hint="eastAsia"/>
              </w:rPr>
              <w:t>4</w:t>
            </w:r>
          </w:p>
        </w:tc>
        <w:tc>
          <w:tcPr>
            <w:tcW w:w="2999" w:type="dxa"/>
          </w:tcPr>
          <w:p w14:paraId="47332587"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7"/>
                <w:i/>
              </w:rPr>
            </w:pPr>
            <w:r>
              <w:rPr>
                <w:rStyle w:val="a7"/>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7"/>
                <w:i/>
              </w:rPr>
            </w:pPr>
            <w:r>
              <w:rPr>
                <w:rStyle w:val="a7"/>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7"/>
                <w:i/>
              </w:rPr>
            </w:pPr>
            <w:r>
              <w:rPr>
                <w:rStyle w:val="a7"/>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7"/>
                <w:i/>
              </w:rPr>
            </w:pPr>
            <w:r>
              <w:rPr>
                <w:rStyle w:val="a7"/>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7"/>
                <w:i/>
              </w:rPr>
            </w:pPr>
            <w:r>
              <w:rPr>
                <w:rStyle w:val="a7"/>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7"/>
                <w:i/>
              </w:rPr>
            </w:pPr>
            <w:r>
              <w:rPr>
                <w:rStyle w:val="a7"/>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7"/>
                <w:i/>
              </w:rPr>
            </w:pPr>
            <w:r>
              <w:rPr>
                <w:rStyle w:val="a7"/>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7"/>
                <w:i/>
              </w:rPr>
            </w:pPr>
            <w:r>
              <w:rPr>
                <w:rStyle w:val="a7"/>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7"/>
                <w:i/>
              </w:rPr>
            </w:pPr>
            <w:r>
              <w:rPr>
                <w:rStyle w:val="a7"/>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7"/>
                <w:i/>
              </w:rPr>
            </w:pPr>
            <w:r>
              <w:rPr>
                <w:rStyle w:val="a7"/>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7"/>
                <w:i/>
              </w:rPr>
            </w:pPr>
            <w:r>
              <w:rPr>
                <w:rStyle w:val="a7"/>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7"/>
                <w:i/>
              </w:rPr>
            </w:pPr>
            <w:r w:rsidRPr="001273D7">
              <w:rPr>
                <w:rStyle w:val="a7"/>
                <w:rFonts w:hint="eastAsia"/>
              </w:rPr>
              <w:t>圈主移交</w:t>
            </w:r>
          </w:p>
        </w:tc>
      </w:tr>
    </w:tbl>
    <w:p w14:paraId="06EE2A0B" w14:textId="77777777" w:rsidR="00CC1B0B" w:rsidRDefault="00CC1B0B" w:rsidP="00CC1B0B"/>
    <w:p w14:paraId="79CF9660" w14:textId="77777777" w:rsidR="00CC1B0B" w:rsidRDefault="00CC1B0B" w:rsidP="0076776F">
      <w:pPr>
        <w:pStyle w:val="3"/>
      </w:pPr>
      <w:bookmarkStart w:id="137" w:name="_Toc418875593"/>
      <w:bookmarkStart w:id="138" w:name="_Toc451004105"/>
      <w:r>
        <w:rPr>
          <w:rFonts w:hint="eastAsia"/>
        </w:rPr>
        <w:t>Rest</w:t>
      </w:r>
      <w:r>
        <w:t>TeamMemberServiceControlle</w:t>
      </w:r>
      <w:r>
        <w:rPr>
          <w:rFonts w:hint="eastAsia"/>
        </w:rPr>
        <w:t>r</w:t>
      </w:r>
      <w:r>
        <w:rPr>
          <w:rFonts w:hint="eastAsia"/>
        </w:rPr>
        <w:t>类概述</w:t>
      </w:r>
      <w:bookmarkEnd w:id="137"/>
      <w:bookmarkEnd w:id="138"/>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130D376" w14:textId="77777777" w:rsidR="00CC1B0B" w:rsidRPr="0076776F" w:rsidRDefault="00CC1B0B" w:rsidP="0076776F">
      <w:pPr>
        <w:spacing w:line="400" w:lineRule="exact"/>
        <w:ind w:firstLine="432"/>
        <w:rPr>
          <w:sz w:val="24"/>
        </w:rPr>
      </w:pPr>
      <w:bookmarkStart w:id="139" w:name="_Toc418875594"/>
      <w:r w:rsidRPr="0076776F">
        <w:rPr>
          <w:rFonts w:hint="eastAsia"/>
          <w:sz w:val="24"/>
        </w:rPr>
        <w:t>类功能定义</w:t>
      </w:r>
      <w:bookmarkEnd w:id="139"/>
    </w:p>
    <w:p w14:paraId="592D3EEA"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49689ACB"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4D072B4C"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7"/>
                <w:i/>
              </w:rPr>
            </w:pPr>
            <w:r w:rsidRPr="00076C89">
              <w:rPr>
                <w:rStyle w:val="a7"/>
                <w:rFonts w:hint="eastAsia"/>
              </w:rPr>
              <w:t>1</w:t>
            </w:r>
          </w:p>
        </w:tc>
        <w:tc>
          <w:tcPr>
            <w:tcW w:w="2999" w:type="dxa"/>
          </w:tcPr>
          <w:p w14:paraId="367D2047"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794C11A4"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7"/>
                <w:i/>
              </w:rPr>
            </w:pPr>
            <w:r w:rsidRPr="00076C89">
              <w:rPr>
                <w:rStyle w:val="a7"/>
                <w:rFonts w:hint="eastAsia"/>
              </w:rPr>
              <w:t>2</w:t>
            </w:r>
          </w:p>
        </w:tc>
        <w:tc>
          <w:tcPr>
            <w:tcW w:w="2999" w:type="dxa"/>
          </w:tcPr>
          <w:p w14:paraId="20A9FF24"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7"/>
                <w:i/>
              </w:rPr>
            </w:pPr>
            <w:r w:rsidRPr="00076C89">
              <w:rPr>
                <w:rStyle w:val="a7"/>
                <w:rFonts w:hint="eastAsia"/>
              </w:rPr>
              <w:t>3</w:t>
            </w:r>
          </w:p>
        </w:tc>
        <w:tc>
          <w:tcPr>
            <w:tcW w:w="2999" w:type="dxa"/>
          </w:tcPr>
          <w:p w14:paraId="3AF4E32E"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7"/>
                <w:i/>
              </w:rPr>
            </w:pPr>
            <w:r>
              <w:rPr>
                <w:rStyle w:val="a7"/>
                <w:rFonts w:hint="eastAsia"/>
              </w:rPr>
              <w:t>4</w:t>
            </w:r>
          </w:p>
        </w:tc>
        <w:tc>
          <w:tcPr>
            <w:tcW w:w="2999" w:type="dxa"/>
          </w:tcPr>
          <w:p w14:paraId="6B5DFDF3"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7"/>
                <w:i/>
              </w:rPr>
            </w:pPr>
            <w:r>
              <w:rPr>
                <w:rStyle w:val="a7"/>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7"/>
                <w:i/>
              </w:rPr>
            </w:pPr>
            <w:r>
              <w:rPr>
                <w:rStyle w:val="a7"/>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7"/>
                <w:i/>
              </w:rPr>
            </w:pPr>
            <w:r>
              <w:rPr>
                <w:rStyle w:val="a7"/>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7"/>
                <w:i/>
              </w:rPr>
            </w:pPr>
            <w:r>
              <w:rPr>
                <w:rStyle w:val="a7"/>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7"/>
                <w:i/>
              </w:rPr>
            </w:pPr>
            <w:r>
              <w:rPr>
                <w:rStyle w:val="a7"/>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7"/>
                <w:i/>
              </w:rPr>
            </w:pPr>
            <w:r>
              <w:rPr>
                <w:rStyle w:val="a7"/>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7"/>
                <w:i/>
              </w:rPr>
            </w:pPr>
            <w:r>
              <w:rPr>
                <w:rStyle w:val="a7"/>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7"/>
                <w:i/>
              </w:rPr>
            </w:pPr>
            <w:r>
              <w:rPr>
                <w:rStyle w:val="a7"/>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7"/>
                <w:i/>
              </w:rPr>
            </w:pPr>
            <w:r>
              <w:rPr>
                <w:rStyle w:val="a7"/>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7"/>
                <w:i/>
              </w:rPr>
            </w:pPr>
            <w:r>
              <w:rPr>
                <w:rStyle w:val="a7"/>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7"/>
                <w:i/>
              </w:rPr>
            </w:pPr>
            <w:r>
              <w:rPr>
                <w:rStyle w:val="a7"/>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7"/>
                <w:i/>
              </w:rPr>
            </w:pPr>
            <w:r w:rsidRPr="001273D7">
              <w:rPr>
                <w:rStyle w:val="a7"/>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76776F">
      <w:pPr>
        <w:pStyle w:val="3"/>
      </w:pPr>
      <w:bookmarkStart w:id="140" w:name="_Toc418875595"/>
      <w:bookmarkStart w:id="141" w:name="_Toc451004106"/>
      <w:r w:rsidRPr="001273D7">
        <w:lastRenderedPageBreak/>
        <w:t>BasicTeamMemberService</w:t>
      </w:r>
      <w:r>
        <w:rPr>
          <w:rFonts w:hint="eastAsia"/>
        </w:rPr>
        <w:t>类概述</w:t>
      </w:r>
      <w:bookmarkEnd w:id="140"/>
      <w:bookmarkEnd w:id="141"/>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58F4B146" w14:textId="77777777" w:rsidR="00CC1B0B" w:rsidRPr="0076776F" w:rsidRDefault="00CC1B0B" w:rsidP="0076776F">
      <w:pPr>
        <w:spacing w:line="400" w:lineRule="exact"/>
        <w:ind w:firstLine="432"/>
        <w:rPr>
          <w:sz w:val="24"/>
        </w:rPr>
      </w:pPr>
      <w:bookmarkStart w:id="142" w:name="_Toc418875596"/>
      <w:r w:rsidRPr="0076776F">
        <w:rPr>
          <w:rFonts w:hint="eastAsia"/>
          <w:sz w:val="24"/>
        </w:rPr>
        <w:t>类功能定义</w:t>
      </w:r>
      <w:bookmarkEnd w:id="142"/>
    </w:p>
    <w:p w14:paraId="3E41B79A"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39172FD7"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49932D56"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7"/>
                <w:i/>
              </w:rPr>
            </w:pPr>
            <w:r w:rsidRPr="00076C89">
              <w:rPr>
                <w:rStyle w:val="a7"/>
                <w:rFonts w:hint="eastAsia"/>
              </w:rPr>
              <w:t>1</w:t>
            </w:r>
          </w:p>
        </w:tc>
        <w:tc>
          <w:tcPr>
            <w:tcW w:w="2999" w:type="dxa"/>
          </w:tcPr>
          <w:p w14:paraId="77C31B09"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12F10F99"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7"/>
                <w:i/>
              </w:rPr>
            </w:pPr>
            <w:r w:rsidRPr="00076C89">
              <w:rPr>
                <w:rStyle w:val="a7"/>
                <w:rFonts w:hint="eastAsia"/>
              </w:rPr>
              <w:t>2</w:t>
            </w:r>
          </w:p>
        </w:tc>
        <w:tc>
          <w:tcPr>
            <w:tcW w:w="2999" w:type="dxa"/>
          </w:tcPr>
          <w:p w14:paraId="4B8AF489"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7"/>
                <w:i/>
              </w:rPr>
            </w:pPr>
            <w:r w:rsidRPr="00076C89">
              <w:rPr>
                <w:rStyle w:val="a7"/>
                <w:rFonts w:hint="eastAsia"/>
              </w:rPr>
              <w:t>3</w:t>
            </w:r>
          </w:p>
        </w:tc>
        <w:tc>
          <w:tcPr>
            <w:tcW w:w="2999" w:type="dxa"/>
          </w:tcPr>
          <w:p w14:paraId="13765405"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7"/>
                <w:i/>
              </w:rPr>
            </w:pPr>
            <w:r>
              <w:rPr>
                <w:rStyle w:val="a7"/>
                <w:rFonts w:hint="eastAsia"/>
              </w:rPr>
              <w:t>4</w:t>
            </w:r>
          </w:p>
        </w:tc>
        <w:tc>
          <w:tcPr>
            <w:tcW w:w="2999" w:type="dxa"/>
          </w:tcPr>
          <w:p w14:paraId="21CBFB84"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7"/>
                <w:i/>
              </w:rPr>
            </w:pPr>
            <w:r>
              <w:rPr>
                <w:rStyle w:val="a7"/>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7"/>
                <w:i/>
              </w:rPr>
            </w:pPr>
            <w:r>
              <w:rPr>
                <w:rStyle w:val="a7"/>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7"/>
                <w:i/>
              </w:rPr>
            </w:pPr>
            <w:r>
              <w:rPr>
                <w:rStyle w:val="a7"/>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7"/>
                <w:i/>
              </w:rPr>
            </w:pPr>
            <w:r>
              <w:rPr>
                <w:rStyle w:val="a7"/>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7"/>
                <w:i/>
              </w:rPr>
            </w:pPr>
            <w:r>
              <w:rPr>
                <w:rStyle w:val="a7"/>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7"/>
                <w:i/>
              </w:rPr>
            </w:pPr>
            <w:r>
              <w:rPr>
                <w:rStyle w:val="a7"/>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7"/>
                <w:i/>
              </w:rPr>
            </w:pPr>
            <w:r>
              <w:rPr>
                <w:rStyle w:val="a7"/>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7"/>
                <w:i/>
              </w:rPr>
            </w:pPr>
            <w:r>
              <w:rPr>
                <w:rStyle w:val="a7"/>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7"/>
                <w:i/>
              </w:rPr>
            </w:pPr>
            <w:r>
              <w:rPr>
                <w:rStyle w:val="a7"/>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7"/>
                <w:i/>
              </w:rPr>
            </w:pPr>
            <w:r>
              <w:rPr>
                <w:rStyle w:val="a7"/>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7"/>
                <w:i/>
              </w:rPr>
            </w:pPr>
            <w:r>
              <w:rPr>
                <w:rStyle w:val="a7"/>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7"/>
                <w:i/>
              </w:rPr>
            </w:pPr>
            <w:r w:rsidRPr="001273D7">
              <w:rPr>
                <w:rStyle w:val="a7"/>
                <w:rFonts w:hint="eastAsia"/>
              </w:rPr>
              <w:t>圈主移交</w:t>
            </w:r>
          </w:p>
        </w:tc>
      </w:tr>
    </w:tbl>
    <w:p w14:paraId="51852ED4" w14:textId="77777777" w:rsidR="00CC1B0B" w:rsidRDefault="00CC1B0B" w:rsidP="00CC1B0B"/>
    <w:p w14:paraId="7D6261F7" w14:textId="77777777" w:rsidR="00CC1B0B" w:rsidRDefault="00CC1B0B" w:rsidP="0076776F">
      <w:pPr>
        <w:pStyle w:val="3"/>
      </w:pPr>
      <w:bookmarkStart w:id="143" w:name="_Toc418875597"/>
      <w:bookmarkStart w:id="144" w:name="_Toc451004107"/>
      <w:r>
        <w:rPr>
          <w:rFonts w:hint="eastAsia"/>
        </w:rPr>
        <w:t>Rest</w:t>
      </w:r>
      <w:r w:rsidRPr="001273D7">
        <w:t>BasicTeamMemberService</w:t>
      </w:r>
      <w:r>
        <w:rPr>
          <w:rFonts w:hint="eastAsia"/>
        </w:rPr>
        <w:t>类概述</w:t>
      </w:r>
      <w:bookmarkEnd w:id="143"/>
      <w:bookmarkEnd w:id="144"/>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59363EC3" w14:textId="77777777" w:rsidR="00CC1B0B" w:rsidRPr="0076776F" w:rsidRDefault="00CC1B0B" w:rsidP="0076776F">
      <w:pPr>
        <w:spacing w:line="400" w:lineRule="exact"/>
        <w:ind w:firstLine="432"/>
        <w:rPr>
          <w:sz w:val="24"/>
        </w:rPr>
      </w:pPr>
      <w:bookmarkStart w:id="145" w:name="_Toc418875598"/>
      <w:r w:rsidRPr="0076776F">
        <w:rPr>
          <w:rFonts w:hint="eastAsia"/>
          <w:sz w:val="24"/>
        </w:rPr>
        <w:t>类功能定义</w:t>
      </w:r>
      <w:bookmarkEnd w:id="145"/>
    </w:p>
    <w:p w14:paraId="1112AF3C"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70C36494"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12F67409"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7"/>
                <w:i/>
              </w:rPr>
            </w:pPr>
            <w:r w:rsidRPr="00076C89">
              <w:rPr>
                <w:rStyle w:val="a7"/>
                <w:rFonts w:hint="eastAsia"/>
              </w:rPr>
              <w:t>1</w:t>
            </w:r>
          </w:p>
        </w:tc>
        <w:tc>
          <w:tcPr>
            <w:tcW w:w="2999" w:type="dxa"/>
          </w:tcPr>
          <w:p w14:paraId="12C3A9A0"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774F07BC"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7"/>
                <w:i/>
              </w:rPr>
            </w:pPr>
            <w:r w:rsidRPr="00076C89">
              <w:rPr>
                <w:rStyle w:val="a7"/>
                <w:rFonts w:hint="eastAsia"/>
              </w:rPr>
              <w:t>2</w:t>
            </w:r>
          </w:p>
        </w:tc>
        <w:tc>
          <w:tcPr>
            <w:tcW w:w="2999" w:type="dxa"/>
          </w:tcPr>
          <w:p w14:paraId="1FF85B14"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7"/>
                <w:i/>
              </w:rPr>
            </w:pPr>
            <w:r w:rsidRPr="00076C89">
              <w:rPr>
                <w:rStyle w:val="a7"/>
                <w:rFonts w:hint="eastAsia"/>
              </w:rPr>
              <w:t>3</w:t>
            </w:r>
          </w:p>
        </w:tc>
        <w:tc>
          <w:tcPr>
            <w:tcW w:w="2999" w:type="dxa"/>
          </w:tcPr>
          <w:p w14:paraId="45AF8B18"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7"/>
                <w:i/>
              </w:rPr>
            </w:pPr>
            <w:r>
              <w:rPr>
                <w:rStyle w:val="a7"/>
                <w:rFonts w:hint="eastAsia"/>
              </w:rPr>
              <w:t>4</w:t>
            </w:r>
          </w:p>
        </w:tc>
        <w:tc>
          <w:tcPr>
            <w:tcW w:w="2999" w:type="dxa"/>
          </w:tcPr>
          <w:p w14:paraId="00968ED3"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7"/>
                <w:i/>
              </w:rPr>
            </w:pPr>
            <w:r>
              <w:rPr>
                <w:rStyle w:val="a7"/>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7"/>
                <w:i/>
              </w:rPr>
            </w:pPr>
            <w:r>
              <w:rPr>
                <w:rStyle w:val="a7"/>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7"/>
                <w:i/>
              </w:rPr>
            </w:pPr>
            <w:r>
              <w:rPr>
                <w:rStyle w:val="a7"/>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7"/>
                <w:i/>
              </w:rPr>
            </w:pPr>
            <w:r>
              <w:rPr>
                <w:rStyle w:val="a7"/>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7"/>
                <w:i/>
              </w:rPr>
            </w:pPr>
            <w:r>
              <w:rPr>
                <w:rStyle w:val="a7"/>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7"/>
                <w:i/>
              </w:rPr>
            </w:pPr>
            <w:r>
              <w:rPr>
                <w:rStyle w:val="a7"/>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7"/>
                <w:i/>
              </w:rPr>
            </w:pPr>
            <w:r>
              <w:rPr>
                <w:rStyle w:val="a7"/>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7"/>
                <w:i/>
              </w:rPr>
            </w:pPr>
            <w:r>
              <w:rPr>
                <w:rStyle w:val="a7"/>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7"/>
                <w:i/>
              </w:rPr>
            </w:pPr>
            <w:r>
              <w:rPr>
                <w:rStyle w:val="a7"/>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7"/>
                <w:i/>
              </w:rPr>
            </w:pPr>
            <w:r>
              <w:rPr>
                <w:rStyle w:val="a7"/>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7"/>
                <w:i/>
              </w:rPr>
            </w:pPr>
            <w:r>
              <w:rPr>
                <w:rStyle w:val="a7"/>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7"/>
                <w:i/>
              </w:rPr>
            </w:pPr>
            <w:r w:rsidRPr="001273D7">
              <w:rPr>
                <w:rStyle w:val="a7"/>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76776F">
      <w:pPr>
        <w:pStyle w:val="3"/>
      </w:pPr>
      <w:bookmarkStart w:id="146" w:name="_Toc418875599"/>
      <w:bookmarkStart w:id="147" w:name="_Toc451004108"/>
      <w:r>
        <w:rPr>
          <w:rFonts w:hint="eastAsia"/>
        </w:rPr>
        <w:lastRenderedPageBreak/>
        <w:t>TokenCache</w:t>
      </w:r>
      <w:r>
        <w:rPr>
          <w:rFonts w:hint="eastAsia"/>
        </w:rPr>
        <w:t>类概述</w:t>
      </w:r>
      <w:bookmarkEnd w:id="146"/>
      <w:bookmarkEnd w:id="147"/>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32FBE98C" w14:textId="77777777" w:rsidR="00CC1B0B" w:rsidRPr="0076776F" w:rsidRDefault="00CC1B0B" w:rsidP="0076776F">
      <w:pPr>
        <w:spacing w:line="400" w:lineRule="exact"/>
        <w:ind w:firstLine="432"/>
        <w:rPr>
          <w:sz w:val="24"/>
        </w:rPr>
      </w:pPr>
      <w:bookmarkStart w:id="148" w:name="_Toc418875600"/>
      <w:r w:rsidRPr="0076776F">
        <w:rPr>
          <w:rFonts w:hint="eastAsia"/>
          <w:sz w:val="24"/>
        </w:rPr>
        <w:t>类功能定义</w:t>
      </w:r>
      <w:bookmarkEnd w:id="148"/>
    </w:p>
    <w:p w14:paraId="053B628D"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0AEF7135"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1ED6A572"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7"/>
                <w:i/>
              </w:rPr>
            </w:pPr>
            <w:r w:rsidRPr="00076C89">
              <w:rPr>
                <w:rStyle w:val="a7"/>
                <w:rFonts w:hint="eastAsia"/>
              </w:rPr>
              <w:t>1</w:t>
            </w:r>
          </w:p>
        </w:tc>
        <w:tc>
          <w:tcPr>
            <w:tcW w:w="2999" w:type="dxa"/>
          </w:tcPr>
          <w:p w14:paraId="4F766B00"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getTeamsByUserId</w:t>
            </w:r>
          </w:p>
        </w:tc>
        <w:tc>
          <w:tcPr>
            <w:tcW w:w="5061" w:type="dxa"/>
          </w:tcPr>
          <w:p w14:paraId="0CF3ACDB"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7"/>
                <w:i/>
              </w:rPr>
            </w:pPr>
            <w:r w:rsidRPr="00076C89">
              <w:rPr>
                <w:rStyle w:val="a7"/>
                <w:rFonts w:hint="eastAsia"/>
              </w:rPr>
              <w:t>2</w:t>
            </w:r>
          </w:p>
        </w:tc>
        <w:tc>
          <w:tcPr>
            <w:tcW w:w="2999" w:type="dxa"/>
          </w:tcPr>
          <w:p w14:paraId="5CDAAF6E"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7"/>
                <w:i/>
              </w:rPr>
            </w:pPr>
            <w:r w:rsidRPr="00076C89">
              <w:rPr>
                <w:rStyle w:val="a7"/>
                <w:rFonts w:hint="eastAsia"/>
              </w:rPr>
              <w:t>3</w:t>
            </w:r>
          </w:p>
        </w:tc>
        <w:tc>
          <w:tcPr>
            <w:tcW w:w="2999" w:type="dxa"/>
          </w:tcPr>
          <w:p w14:paraId="174D73B8"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7"/>
                <w:i/>
              </w:rPr>
            </w:pPr>
            <w:r>
              <w:rPr>
                <w:rStyle w:val="a7"/>
                <w:rFonts w:hint="eastAsia"/>
              </w:rPr>
              <w:t>4</w:t>
            </w:r>
          </w:p>
        </w:tc>
        <w:tc>
          <w:tcPr>
            <w:tcW w:w="2999" w:type="dxa"/>
          </w:tcPr>
          <w:p w14:paraId="773F2275"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7"/>
                <w:i/>
              </w:rPr>
            </w:pPr>
            <w:r>
              <w:rPr>
                <w:rStyle w:val="a7"/>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7"/>
                <w:i/>
              </w:rPr>
            </w:pPr>
            <w:r>
              <w:rPr>
                <w:rStyle w:val="a7"/>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7"/>
                <w:i/>
              </w:rPr>
            </w:pPr>
            <w:r>
              <w:rPr>
                <w:rStyle w:val="a7"/>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7"/>
                <w:i/>
              </w:rPr>
            </w:pPr>
            <w:r>
              <w:rPr>
                <w:rStyle w:val="a7"/>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7"/>
                <w:i/>
              </w:rPr>
            </w:pPr>
            <w:r>
              <w:rPr>
                <w:rStyle w:val="a7"/>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7"/>
                <w:i/>
              </w:rPr>
            </w:pPr>
            <w:r>
              <w:rPr>
                <w:rStyle w:val="a7"/>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7"/>
                <w:i/>
              </w:rPr>
            </w:pPr>
            <w:r>
              <w:rPr>
                <w:rStyle w:val="a7"/>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7"/>
                <w:i/>
              </w:rPr>
            </w:pPr>
            <w:r>
              <w:rPr>
                <w:rStyle w:val="a7"/>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7"/>
                <w:i/>
              </w:rPr>
            </w:pPr>
            <w:r>
              <w:rPr>
                <w:rStyle w:val="a7"/>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7"/>
                <w:i/>
              </w:rPr>
            </w:pPr>
            <w:r>
              <w:rPr>
                <w:rStyle w:val="a7"/>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7"/>
                <w:i/>
              </w:rPr>
            </w:pPr>
            <w:r>
              <w:rPr>
                <w:rStyle w:val="a7"/>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7"/>
                <w:i/>
              </w:rPr>
            </w:pPr>
            <w:r w:rsidRPr="001273D7">
              <w:rPr>
                <w:rStyle w:val="a7"/>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a7"/>
                <w:i/>
              </w:rPr>
            </w:pPr>
            <w:r>
              <w:rPr>
                <w:rStyle w:val="a7"/>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7"/>
                <w:i/>
              </w:rPr>
            </w:pPr>
            <w:r>
              <w:rPr>
                <w:rStyle w:val="a7"/>
                <w:rFonts w:hint="eastAsia"/>
              </w:rPr>
              <w:t>添加或更新缓存</w:t>
            </w:r>
          </w:p>
        </w:tc>
      </w:tr>
    </w:tbl>
    <w:p w14:paraId="212E11B9" w14:textId="77777777" w:rsidR="00CC1B0B" w:rsidRDefault="00CC1B0B" w:rsidP="0076776F">
      <w:pPr>
        <w:pStyle w:val="3"/>
      </w:pPr>
      <w:bookmarkStart w:id="149" w:name="_Toc418875601"/>
      <w:bookmarkStart w:id="150" w:name="_Toc451004109"/>
      <w:r>
        <w:rPr>
          <w:rFonts w:hint="eastAsia"/>
        </w:rPr>
        <w:t>TeamMemberDao</w:t>
      </w:r>
      <w:r>
        <w:rPr>
          <w:rFonts w:hint="eastAsia"/>
        </w:rPr>
        <w:t>类概述</w:t>
      </w:r>
      <w:bookmarkEnd w:id="149"/>
      <w:bookmarkEnd w:id="150"/>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3B67F447" w14:textId="77777777" w:rsidR="00CC1B0B" w:rsidRPr="0076776F" w:rsidRDefault="00CC1B0B" w:rsidP="0076776F">
      <w:pPr>
        <w:spacing w:line="400" w:lineRule="exact"/>
        <w:ind w:firstLine="432"/>
        <w:rPr>
          <w:sz w:val="24"/>
        </w:rPr>
      </w:pPr>
      <w:bookmarkStart w:id="151" w:name="_Toc418875602"/>
      <w:r w:rsidRPr="0076776F">
        <w:rPr>
          <w:rFonts w:hint="eastAsia"/>
          <w:sz w:val="24"/>
        </w:rPr>
        <w:t>类功能定义</w:t>
      </w:r>
      <w:bookmarkEnd w:id="151"/>
    </w:p>
    <w:p w14:paraId="1E130D41"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29BC0CCF"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2E443C9D"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7"/>
                <w:i/>
              </w:rPr>
            </w:pPr>
            <w:r w:rsidRPr="00076C89">
              <w:rPr>
                <w:rStyle w:val="a7"/>
                <w:rFonts w:hint="eastAsia"/>
              </w:rPr>
              <w:t>1</w:t>
            </w:r>
          </w:p>
        </w:tc>
        <w:tc>
          <w:tcPr>
            <w:tcW w:w="2999" w:type="dxa"/>
          </w:tcPr>
          <w:p w14:paraId="7222C70D"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getTeamsByUserId</w:t>
            </w:r>
          </w:p>
        </w:tc>
        <w:tc>
          <w:tcPr>
            <w:tcW w:w="5061" w:type="dxa"/>
          </w:tcPr>
          <w:p w14:paraId="3B3B329D"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7"/>
                <w:i/>
              </w:rPr>
            </w:pPr>
            <w:r w:rsidRPr="00076C89">
              <w:rPr>
                <w:rStyle w:val="a7"/>
                <w:rFonts w:hint="eastAsia"/>
              </w:rPr>
              <w:t>2</w:t>
            </w:r>
          </w:p>
        </w:tc>
        <w:tc>
          <w:tcPr>
            <w:tcW w:w="2999" w:type="dxa"/>
          </w:tcPr>
          <w:p w14:paraId="7B0A4A9C"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7"/>
                <w:i/>
              </w:rPr>
            </w:pPr>
            <w:r w:rsidRPr="00076C89">
              <w:rPr>
                <w:rStyle w:val="a7"/>
                <w:rFonts w:hint="eastAsia"/>
              </w:rPr>
              <w:t>3</w:t>
            </w:r>
          </w:p>
        </w:tc>
        <w:tc>
          <w:tcPr>
            <w:tcW w:w="2999" w:type="dxa"/>
          </w:tcPr>
          <w:p w14:paraId="23296576"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7"/>
                <w:i/>
              </w:rPr>
            </w:pPr>
            <w:r>
              <w:rPr>
                <w:rStyle w:val="a7"/>
                <w:rFonts w:hint="eastAsia"/>
              </w:rPr>
              <w:t>4</w:t>
            </w:r>
          </w:p>
        </w:tc>
        <w:tc>
          <w:tcPr>
            <w:tcW w:w="2999" w:type="dxa"/>
          </w:tcPr>
          <w:p w14:paraId="76DDD6B2"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7"/>
                <w:i/>
              </w:rPr>
            </w:pPr>
            <w:r>
              <w:rPr>
                <w:rStyle w:val="a7"/>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7"/>
                <w:i/>
              </w:rPr>
            </w:pPr>
            <w:r>
              <w:rPr>
                <w:rStyle w:val="a7"/>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7"/>
                <w:i/>
              </w:rPr>
            </w:pPr>
            <w:r>
              <w:rPr>
                <w:rStyle w:val="a7"/>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7"/>
                <w:i/>
              </w:rPr>
            </w:pPr>
            <w:r>
              <w:rPr>
                <w:rStyle w:val="a7"/>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7"/>
                <w:i/>
              </w:rPr>
            </w:pPr>
            <w:r>
              <w:rPr>
                <w:rStyle w:val="a7"/>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7"/>
                <w:i/>
              </w:rPr>
            </w:pPr>
            <w:r>
              <w:rPr>
                <w:rStyle w:val="a7"/>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7"/>
                <w:i/>
              </w:rPr>
            </w:pPr>
            <w:r>
              <w:rPr>
                <w:rStyle w:val="a7"/>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7"/>
                <w:i/>
              </w:rPr>
            </w:pPr>
            <w:r>
              <w:rPr>
                <w:rStyle w:val="a7"/>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7"/>
                <w:i/>
              </w:rPr>
            </w:pPr>
            <w:r>
              <w:rPr>
                <w:rStyle w:val="a7"/>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7"/>
                <w:i/>
              </w:rPr>
            </w:pPr>
            <w:r>
              <w:rPr>
                <w:rStyle w:val="a7"/>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7"/>
                <w:i/>
              </w:rPr>
            </w:pPr>
            <w:r>
              <w:rPr>
                <w:rStyle w:val="a7"/>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7"/>
                <w:i/>
              </w:rPr>
            </w:pPr>
            <w:r>
              <w:rPr>
                <w:rStyle w:val="a7"/>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a7"/>
                <w:i/>
              </w:rPr>
            </w:pPr>
            <w:r>
              <w:rPr>
                <w:rStyle w:val="a7"/>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7"/>
                <w:i/>
              </w:rPr>
            </w:pPr>
            <w:r>
              <w:rPr>
                <w:rStyle w:val="a7"/>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7"/>
                <w:i/>
              </w:rPr>
            </w:pPr>
            <w:r>
              <w:rPr>
                <w:rStyle w:val="a7"/>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7"/>
                <w:i/>
              </w:rPr>
            </w:pPr>
            <w:r w:rsidRPr="00081145">
              <w:rPr>
                <w:rStyle w:val="a7"/>
                <w:rFonts w:hint="eastAsia"/>
              </w:rPr>
              <w:t>修改圈子状态，用于关闭、删除圈子</w:t>
            </w:r>
          </w:p>
        </w:tc>
      </w:tr>
    </w:tbl>
    <w:p w14:paraId="31420205" w14:textId="1AA4BD4D" w:rsidR="00CC1B0B" w:rsidRDefault="00CC1B0B" w:rsidP="00CC1B0B"/>
    <w:p w14:paraId="3F8CA6A3" w14:textId="77777777" w:rsidR="00D112AC" w:rsidRDefault="00D112AC" w:rsidP="00E55A10">
      <w:pPr>
        <w:pStyle w:val="2"/>
      </w:pPr>
      <w:bookmarkStart w:id="152" w:name="_Toc249866121"/>
      <w:bookmarkStart w:id="153" w:name="_Toc451004110"/>
      <w:r>
        <w:rPr>
          <w:rFonts w:hint="eastAsia"/>
        </w:rPr>
        <w:lastRenderedPageBreak/>
        <w:t>评论系统（</w:t>
      </w:r>
      <w:r>
        <w:rPr>
          <w:rFonts w:hint="eastAsia"/>
        </w:rPr>
        <w:t>Comment</w:t>
      </w:r>
      <w:r>
        <w:rPr>
          <w:rFonts w:hint="eastAsia"/>
        </w:rPr>
        <w:t>）模块</w:t>
      </w:r>
      <w:bookmarkEnd w:id="152"/>
      <w:bookmarkEnd w:id="153"/>
    </w:p>
    <w:p w14:paraId="11E1A0E5" w14:textId="77777777" w:rsidR="00D112AC" w:rsidRDefault="00D112AC" w:rsidP="00E55A10">
      <w:pPr>
        <w:pStyle w:val="3"/>
      </w:pPr>
      <w:bookmarkStart w:id="154" w:name="_Toc451004111"/>
      <w:r>
        <w:rPr>
          <w:rFonts w:hint="eastAsia"/>
        </w:rPr>
        <w:t>评论系统模块概述</w:t>
      </w:r>
      <w:bookmarkEnd w:id="154"/>
    </w:p>
    <w:p w14:paraId="17E637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SimSun" w:hAnsi="SimSun"/>
        </w:rPr>
      </w:pPr>
      <w:r w:rsidRPr="00D112AC">
        <w:rPr>
          <w:rFonts w:ascii="SimSun" w:hAnsi="SimSun" w:hint="eastAsia"/>
          <w:sz w:val="24"/>
        </w:rPr>
        <w:t>并且基于畅捷通云平台的智能平台，为工作圈用户提供智能推荐、搜索服务。</w:t>
      </w:r>
    </w:p>
    <w:p w14:paraId="353B2108" w14:textId="77777777" w:rsidR="00D112AC" w:rsidRDefault="00D112AC" w:rsidP="00E55A10">
      <w:pPr>
        <w:pStyle w:val="3"/>
      </w:pPr>
      <w:bookmarkStart w:id="155" w:name="_Toc451004112"/>
      <w:r>
        <w:rPr>
          <w:rFonts w:hint="eastAsia"/>
        </w:rPr>
        <w:lastRenderedPageBreak/>
        <w:t>评论系统模块类图</w:t>
      </w:r>
      <w:bookmarkEnd w:id="155"/>
    </w:p>
    <w:p w14:paraId="386EFF42" w14:textId="77777777" w:rsidR="00D112AC" w:rsidRDefault="00D112AC" w:rsidP="00D112AC">
      <w:pPr>
        <w:jc w:val="center"/>
      </w:pPr>
      <w:r>
        <w:object w:dxaOrig="7457" w:dyaOrig="9493" w14:anchorId="1225647C">
          <v:shape id="_x0000_i1031" type="#_x0000_t75" style="width:372pt;height:475.2pt" o:ole="">
            <v:imagedata r:id="rId41" o:title=""/>
          </v:shape>
          <o:OLEObject Type="Embed" ProgID="Visio.Drawing.11" ShapeID="_x0000_i1031" DrawAspect="Content" ObjectID="_1524745946" r:id="rId42"/>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E55A10">
      <w:pPr>
        <w:pStyle w:val="3"/>
      </w:pPr>
      <w:bookmarkStart w:id="156" w:name="_Toc451004113"/>
      <w:r>
        <w:rPr>
          <w:rFonts w:hint="eastAsia"/>
        </w:rPr>
        <w:t>JsonController</w:t>
      </w:r>
      <w:r>
        <w:rPr>
          <w:rFonts w:hint="eastAsia"/>
        </w:rPr>
        <w:t>类概述</w:t>
      </w:r>
      <w:bookmarkEnd w:id="156"/>
    </w:p>
    <w:p w14:paraId="5EA6C7F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Controller</w:t>
      </w:r>
      <w:r w:rsidRPr="00D112AC">
        <w:rPr>
          <w:rFonts w:ascii="SimSun" w:hAnsi="SimSun" w:hint="eastAsia"/>
          <w:sz w:val="24"/>
        </w:rPr>
        <w:t>的基类，封装统一较常用的方法，如参数校验、安全校验等。</w:t>
      </w:r>
    </w:p>
    <w:p w14:paraId="3F5154F9"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E35A7EE" w14:textId="77777777" w:rsidR="00D112AC" w:rsidRPr="00557EE7" w:rsidRDefault="00D112AC" w:rsidP="00D112AC"/>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a7"/>
                <w:b/>
                <w:i/>
              </w:rPr>
            </w:pPr>
            <w:r w:rsidRPr="00076C89">
              <w:rPr>
                <w:rStyle w:val="a7"/>
                <w:rFonts w:hint="eastAsia"/>
              </w:rPr>
              <w:t>序号</w:t>
            </w:r>
          </w:p>
        </w:tc>
        <w:tc>
          <w:tcPr>
            <w:tcW w:w="2052" w:type="dxa"/>
            <w:shd w:val="clear" w:color="auto" w:fill="CCCCCC"/>
          </w:tcPr>
          <w:p w14:paraId="28FB59D7" w14:textId="77777777" w:rsidR="00D112AC" w:rsidRPr="00076C89" w:rsidRDefault="00D112AC" w:rsidP="00F007AA">
            <w:pPr>
              <w:jc w:val="center"/>
              <w:rPr>
                <w:rStyle w:val="a7"/>
                <w:b/>
                <w:i/>
              </w:rPr>
            </w:pPr>
            <w:r w:rsidRPr="00076C89">
              <w:rPr>
                <w:rStyle w:val="a7"/>
                <w:rFonts w:hint="eastAsia"/>
              </w:rPr>
              <w:t>功能点</w:t>
            </w:r>
          </w:p>
        </w:tc>
        <w:tc>
          <w:tcPr>
            <w:tcW w:w="5940" w:type="dxa"/>
            <w:shd w:val="clear" w:color="auto" w:fill="CCCCCC"/>
          </w:tcPr>
          <w:p w14:paraId="4DB261D9"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a7"/>
                <w:i/>
              </w:rPr>
            </w:pPr>
            <w:r w:rsidRPr="00076C89">
              <w:rPr>
                <w:rStyle w:val="a7"/>
                <w:rFonts w:hint="eastAsia"/>
              </w:rPr>
              <w:t>1</w:t>
            </w:r>
          </w:p>
        </w:tc>
        <w:tc>
          <w:tcPr>
            <w:tcW w:w="2052" w:type="dxa"/>
          </w:tcPr>
          <w:p w14:paraId="0C47008B" w14:textId="77777777" w:rsidR="00D112AC" w:rsidRPr="00076C89" w:rsidRDefault="00D112AC" w:rsidP="00F007AA">
            <w:pPr>
              <w:rPr>
                <w:rStyle w:val="a7"/>
                <w:i/>
              </w:rPr>
            </w:pPr>
            <w:r w:rsidRPr="004A4A85">
              <w:rPr>
                <w:rStyle w:val="a7"/>
              </w:rPr>
              <w:t>checkSig</w:t>
            </w:r>
          </w:p>
        </w:tc>
        <w:tc>
          <w:tcPr>
            <w:tcW w:w="5940" w:type="dxa"/>
          </w:tcPr>
          <w:p w14:paraId="1AEC832E" w14:textId="77777777" w:rsidR="00D112AC" w:rsidRPr="00076C89" w:rsidRDefault="00D112AC" w:rsidP="00F007AA">
            <w:pPr>
              <w:rPr>
                <w:rStyle w:val="a7"/>
                <w:i/>
              </w:rPr>
            </w:pPr>
            <w:r>
              <w:rPr>
                <w:rStyle w:val="a7"/>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a7"/>
                <w:i/>
              </w:rPr>
            </w:pPr>
            <w:r w:rsidRPr="00076C89">
              <w:rPr>
                <w:rStyle w:val="a7"/>
                <w:rFonts w:hint="eastAsia"/>
              </w:rPr>
              <w:t>2</w:t>
            </w:r>
          </w:p>
        </w:tc>
        <w:tc>
          <w:tcPr>
            <w:tcW w:w="2052" w:type="dxa"/>
          </w:tcPr>
          <w:p w14:paraId="122D5E90" w14:textId="77777777" w:rsidR="00D112AC" w:rsidRPr="00076C89" w:rsidRDefault="00D112AC" w:rsidP="00F007AA">
            <w:pPr>
              <w:rPr>
                <w:rStyle w:val="a7"/>
                <w:i/>
              </w:rPr>
            </w:pPr>
            <w:r w:rsidRPr="004A4A85">
              <w:rPr>
                <w:rStyle w:val="a7"/>
              </w:rPr>
              <w:t>checkImageNo</w:t>
            </w:r>
          </w:p>
        </w:tc>
        <w:tc>
          <w:tcPr>
            <w:tcW w:w="5940" w:type="dxa"/>
          </w:tcPr>
          <w:p w14:paraId="7191883C" w14:textId="77777777" w:rsidR="00D112AC" w:rsidRPr="00076C89" w:rsidRDefault="00D112AC" w:rsidP="00F007AA">
            <w:pPr>
              <w:rPr>
                <w:rStyle w:val="a7"/>
                <w:i/>
              </w:rPr>
            </w:pPr>
            <w:r>
              <w:rPr>
                <w:rStyle w:val="a7"/>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a7"/>
                <w:i/>
              </w:rPr>
            </w:pPr>
            <w:r w:rsidRPr="00076C89">
              <w:rPr>
                <w:rStyle w:val="a7"/>
                <w:rFonts w:hint="eastAsia"/>
              </w:rPr>
              <w:t>3</w:t>
            </w:r>
          </w:p>
        </w:tc>
        <w:tc>
          <w:tcPr>
            <w:tcW w:w="2052" w:type="dxa"/>
          </w:tcPr>
          <w:p w14:paraId="2D85A812" w14:textId="77777777" w:rsidR="00D112AC" w:rsidRPr="00076C89" w:rsidRDefault="00D112AC" w:rsidP="00F007AA">
            <w:pPr>
              <w:rPr>
                <w:rStyle w:val="a7"/>
                <w:i/>
              </w:rPr>
            </w:pPr>
            <w:r w:rsidRPr="004A4A85">
              <w:rPr>
                <w:rStyle w:val="a7"/>
              </w:rPr>
              <w:t>changeTokenRel</w:t>
            </w:r>
          </w:p>
        </w:tc>
        <w:tc>
          <w:tcPr>
            <w:tcW w:w="5940" w:type="dxa"/>
          </w:tcPr>
          <w:p w14:paraId="7B8D79A0" w14:textId="77777777" w:rsidR="00D112AC" w:rsidRPr="00076C89" w:rsidRDefault="00D112AC" w:rsidP="00F007AA">
            <w:pPr>
              <w:rPr>
                <w:rStyle w:val="a7"/>
                <w:i/>
              </w:rPr>
            </w:pPr>
            <w:r>
              <w:rPr>
                <w:rStyle w:val="a7"/>
              </w:rPr>
              <w:t>T</w:t>
            </w:r>
            <w:r>
              <w:rPr>
                <w:rStyle w:val="a7"/>
                <w:rFonts w:hint="eastAsia"/>
              </w:rPr>
              <w:t>oken</w:t>
            </w:r>
            <w:r>
              <w:rPr>
                <w:rStyle w:val="a7"/>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a7"/>
                <w:i/>
              </w:rPr>
            </w:pPr>
          </w:p>
        </w:tc>
        <w:tc>
          <w:tcPr>
            <w:tcW w:w="2052" w:type="dxa"/>
          </w:tcPr>
          <w:p w14:paraId="1A66F10E" w14:textId="77777777" w:rsidR="00D112AC" w:rsidRPr="00076C89" w:rsidRDefault="00D112AC" w:rsidP="00F007AA">
            <w:pPr>
              <w:rPr>
                <w:rStyle w:val="a7"/>
                <w:i/>
              </w:rPr>
            </w:pPr>
          </w:p>
        </w:tc>
        <w:tc>
          <w:tcPr>
            <w:tcW w:w="5940" w:type="dxa"/>
          </w:tcPr>
          <w:p w14:paraId="7A3A6BEA" w14:textId="77777777" w:rsidR="00D112AC" w:rsidRPr="00076C89" w:rsidRDefault="00D112AC" w:rsidP="00F007AA">
            <w:pPr>
              <w:rPr>
                <w:rStyle w:val="a7"/>
                <w:i/>
              </w:rPr>
            </w:pPr>
          </w:p>
        </w:tc>
      </w:tr>
    </w:tbl>
    <w:p w14:paraId="0D97863A" w14:textId="77777777" w:rsidR="00D112AC" w:rsidRPr="00CF07BE" w:rsidRDefault="00D112AC" w:rsidP="00D112AC">
      <w:pPr>
        <w:rPr>
          <w:rStyle w:val="a7"/>
          <w:i/>
        </w:rPr>
      </w:pPr>
    </w:p>
    <w:p w14:paraId="09051CF7" w14:textId="77777777" w:rsidR="00D112AC" w:rsidRDefault="00D112AC" w:rsidP="00E55A10">
      <w:pPr>
        <w:pStyle w:val="3"/>
      </w:pPr>
      <w:bookmarkStart w:id="157" w:name="_Toc451004114"/>
      <w:r>
        <w:rPr>
          <w:rFonts w:hint="eastAsia"/>
        </w:rPr>
        <w:t>WebController</w:t>
      </w:r>
      <w:r>
        <w:rPr>
          <w:rFonts w:hint="eastAsia"/>
        </w:rPr>
        <w:t>类概述</w:t>
      </w:r>
      <w:bookmarkEnd w:id="157"/>
    </w:p>
    <w:p w14:paraId="2434E48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给PC浏览器访问提供的http接口 。</w:t>
      </w:r>
    </w:p>
    <w:p w14:paraId="1C30F79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D978485" w14:textId="77777777" w:rsidR="00D112AC" w:rsidRPr="00557EE7" w:rsidRDefault="00D112AC" w:rsidP="00D112AC">
      <w:r>
        <w:rPr>
          <w:rStyle w:val="a7"/>
          <w:rFonts w:hint="eastAsia"/>
        </w:rPr>
        <w:tab/>
      </w:r>
      <w:r>
        <w:rPr>
          <w:rFonts w:hint="eastAsia"/>
        </w:rPr>
        <w:t>表</w:t>
      </w:r>
      <w:r>
        <w:rPr>
          <w:rFonts w:hint="eastAsia"/>
        </w:rPr>
        <w:t>4-1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a7"/>
                <w:b/>
                <w:i/>
              </w:rPr>
            </w:pPr>
            <w:r w:rsidRPr="00076C89">
              <w:rPr>
                <w:rStyle w:val="a7"/>
                <w:rFonts w:hint="eastAsia"/>
              </w:rPr>
              <w:t>序号</w:t>
            </w:r>
          </w:p>
        </w:tc>
        <w:tc>
          <w:tcPr>
            <w:tcW w:w="2999" w:type="dxa"/>
            <w:shd w:val="clear" w:color="auto" w:fill="CCCCCC"/>
          </w:tcPr>
          <w:p w14:paraId="675B449B" w14:textId="77777777" w:rsidR="00D112AC" w:rsidRPr="00076C89" w:rsidRDefault="00D112AC" w:rsidP="00F007AA">
            <w:pPr>
              <w:jc w:val="center"/>
              <w:rPr>
                <w:rStyle w:val="a7"/>
                <w:b/>
                <w:i/>
              </w:rPr>
            </w:pPr>
            <w:r w:rsidRPr="00076C89">
              <w:rPr>
                <w:rStyle w:val="a7"/>
                <w:rFonts w:hint="eastAsia"/>
              </w:rPr>
              <w:t>功能点</w:t>
            </w:r>
          </w:p>
        </w:tc>
        <w:tc>
          <w:tcPr>
            <w:tcW w:w="5061" w:type="dxa"/>
            <w:shd w:val="clear" w:color="auto" w:fill="CCCCCC"/>
          </w:tcPr>
          <w:p w14:paraId="3363ED63"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a7"/>
                <w:i/>
              </w:rPr>
            </w:pPr>
            <w:r w:rsidRPr="00076C89">
              <w:rPr>
                <w:rStyle w:val="a7"/>
                <w:rFonts w:hint="eastAsia"/>
              </w:rPr>
              <w:t>1</w:t>
            </w:r>
          </w:p>
        </w:tc>
        <w:tc>
          <w:tcPr>
            <w:tcW w:w="2999" w:type="dxa"/>
          </w:tcPr>
          <w:p w14:paraId="71F7891D" w14:textId="77777777" w:rsidR="00D112AC" w:rsidRPr="00076C89" w:rsidRDefault="00D112AC" w:rsidP="00F007AA">
            <w:pPr>
              <w:rPr>
                <w:rStyle w:val="a7"/>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a7"/>
                <w:i/>
              </w:rPr>
            </w:pPr>
            <w:r w:rsidRPr="004F09C3">
              <w:rPr>
                <w:rStyle w:val="a7"/>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a7"/>
                <w:i/>
              </w:rPr>
            </w:pPr>
            <w:r w:rsidRPr="00076C89">
              <w:rPr>
                <w:rStyle w:val="a7"/>
                <w:rFonts w:hint="eastAsia"/>
              </w:rPr>
              <w:t>2</w:t>
            </w:r>
          </w:p>
        </w:tc>
        <w:tc>
          <w:tcPr>
            <w:tcW w:w="2999" w:type="dxa"/>
          </w:tcPr>
          <w:p w14:paraId="6B096FC7" w14:textId="77777777" w:rsidR="00D112AC" w:rsidRPr="00076C89" w:rsidRDefault="00D112AC" w:rsidP="00F007AA">
            <w:pPr>
              <w:rPr>
                <w:rStyle w:val="a7"/>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a7"/>
                <w:i/>
              </w:rPr>
            </w:pPr>
            <w:r w:rsidRPr="00076C89">
              <w:rPr>
                <w:rStyle w:val="a7"/>
                <w:rFonts w:hint="eastAsia"/>
              </w:rPr>
              <w:t>3</w:t>
            </w:r>
          </w:p>
        </w:tc>
        <w:tc>
          <w:tcPr>
            <w:tcW w:w="2999" w:type="dxa"/>
          </w:tcPr>
          <w:p w14:paraId="449DE9EE" w14:textId="77777777" w:rsidR="00D112AC" w:rsidRPr="00076C89" w:rsidRDefault="00D112AC" w:rsidP="00F007AA">
            <w:pPr>
              <w:rPr>
                <w:rStyle w:val="a7"/>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a7"/>
                <w:i/>
              </w:rPr>
            </w:pPr>
            <w:r>
              <w:rPr>
                <w:rStyle w:val="a7"/>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a7"/>
                <w:i/>
              </w:rPr>
            </w:pPr>
            <w:r>
              <w:rPr>
                <w:rStyle w:val="a7"/>
                <w:rFonts w:hint="eastAsia"/>
              </w:rPr>
              <w:t>4</w:t>
            </w:r>
          </w:p>
        </w:tc>
        <w:tc>
          <w:tcPr>
            <w:tcW w:w="2999" w:type="dxa"/>
          </w:tcPr>
          <w:p w14:paraId="34625BC4" w14:textId="77777777" w:rsidR="00D112AC" w:rsidRPr="00076C89" w:rsidRDefault="00D112AC" w:rsidP="00F007AA">
            <w:pPr>
              <w:rPr>
                <w:rStyle w:val="a7"/>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a7"/>
                <w:i/>
              </w:rPr>
            </w:pPr>
            <w:r w:rsidRPr="004F09C3">
              <w:rPr>
                <w:rStyle w:val="a7"/>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a7"/>
                <w:i/>
              </w:rPr>
            </w:pPr>
            <w:r>
              <w:rPr>
                <w:rStyle w:val="a7"/>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a7"/>
                <w:i/>
              </w:rPr>
            </w:pPr>
            <w:r w:rsidRPr="004F09C3">
              <w:rPr>
                <w:rStyle w:val="a7"/>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a7"/>
                <w:i/>
              </w:rPr>
            </w:pPr>
            <w:r>
              <w:rPr>
                <w:rStyle w:val="a7"/>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a7"/>
                <w:i/>
              </w:rPr>
            </w:pPr>
            <w:r w:rsidRPr="004F09C3">
              <w:rPr>
                <w:rStyle w:val="a7"/>
                <w:rFonts w:hint="eastAsia"/>
              </w:rPr>
              <w:t>获取贴子回复数量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a7"/>
                <w:i/>
              </w:rPr>
            </w:pPr>
            <w:r>
              <w:rPr>
                <w:rStyle w:val="a7"/>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a7"/>
                <w:i/>
              </w:rPr>
            </w:pPr>
            <w:r w:rsidRPr="004F09C3">
              <w:rPr>
                <w:rStyle w:val="a7"/>
                <w:rFonts w:hint="eastAsia"/>
              </w:rPr>
              <w:t>获取一组贴子回复数量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a7"/>
                <w:i/>
              </w:rPr>
            </w:pPr>
            <w:r>
              <w:rPr>
                <w:rStyle w:val="a7"/>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a7"/>
                <w:i/>
              </w:rPr>
            </w:pPr>
            <w:r w:rsidRPr="004F09C3">
              <w:rPr>
                <w:rStyle w:val="a7"/>
                <w:rFonts w:hint="eastAsia"/>
              </w:rPr>
              <w:t>判断评论是否存在</w:t>
            </w:r>
          </w:p>
        </w:tc>
      </w:tr>
    </w:tbl>
    <w:p w14:paraId="5A58BD9C" w14:textId="77777777" w:rsidR="00D112AC" w:rsidRDefault="00D112AC" w:rsidP="00D112AC">
      <w:pPr>
        <w:rPr>
          <w:rStyle w:val="a7"/>
          <w:i/>
        </w:rPr>
      </w:pPr>
    </w:p>
    <w:p w14:paraId="196EECCE" w14:textId="77777777" w:rsidR="00D112AC" w:rsidRPr="00CF07BE" w:rsidRDefault="00D112AC" w:rsidP="00D112AC">
      <w:pPr>
        <w:rPr>
          <w:rStyle w:val="a7"/>
          <w:i/>
        </w:rPr>
      </w:pPr>
      <w:r>
        <w:rPr>
          <w:rStyle w:val="a7"/>
        </w:rPr>
        <w:br w:type="page"/>
      </w:r>
    </w:p>
    <w:p w14:paraId="4F7F5A3A" w14:textId="77777777" w:rsidR="00D112AC" w:rsidRDefault="00D112AC" w:rsidP="00E55A10">
      <w:pPr>
        <w:pStyle w:val="3"/>
      </w:pPr>
      <w:bookmarkStart w:id="158" w:name="_Toc451004115"/>
      <w:r>
        <w:rPr>
          <w:rFonts w:hint="eastAsia"/>
        </w:rPr>
        <w:lastRenderedPageBreak/>
        <w:t>RestController</w:t>
      </w:r>
      <w:r>
        <w:rPr>
          <w:rFonts w:hint="eastAsia"/>
        </w:rPr>
        <w:t>类概述</w:t>
      </w:r>
      <w:bookmarkEnd w:id="158"/>
    </w:p>
    <w:p w14:paraId="63B5302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给移动端提访问提供的http接口 。</w:t>
      </w:r>
    </w:p>
    <w:p w14:paraId="3905DE4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312E1367" w14:textId="77777777" w:rsidR="00D112AC" w:rsidRDefault="00D112AC" w:rsidP="00D112AC">
      <w:r>
        <w:rPr>
          <w:rStyle w:val="a7"/>
          <w:rFonts w:hint="eastAsia"/>
        </w:rPr>
        <w:tab/>
      </w:r>
      <w:r>
        <w:rPr>
          <w:rFonts w:hint="eastAsia"/>
        </w:rPr>
        <w:t>表</w:t>
      </w:r>
      <w:r>
        <w:rPr>
          <w:rFonts w:hint="eastAsia"/>
        </w:rPr>
        <w:t>4-2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a7"/>
                <w:b/>
                <w:i/>
              </w:rPr>
            </w:pPr>
            <w:r w:rsidRPr="00076C89">
              <w:rPr>
                <w:rStyle w:val="a7"/>
                <w:rFonts w:hint="eastAsia"/>
              </w:rPr>
              <w:t>序号</w:t>
            </w:r>
          </w:p>
        </w:tc>
        <w:tc>
          <w:tcPr>
            <w:tcW w:w="2999" w:type="dxa"/>
            <w:shd w:val="clear" w:color="auto" w:fill="CCCCCC"/>
          </w:tcPr>
          <w:p w14:paraId="759DC330" w14:textId="77777777" w:rsidR="00D112AC" w:rsidRPr="00076C89" w:rsidRDefault="00D112AC" w:rsidP="00F007AA">
            <w:pPr>
              <w:jc w:val="center"/>
              <w:rPr>
                <w:rStyle w:val="a7"/>
                <w:b/>
                <w:i/>
              </w:rPr>
            </w:pPr>
            <w:r w:rsidRPr="00076C89">
              <w:rPr>
                <w:rStyle w:val="a7"/>
                <w:rFonts w:hint="eastAsia"/>
              </w:rPr>
              <w:t>功能点</w:t>
            </w:r>
          </w:p>
        </w:tc>
        <w:tc>
          <w:tcPr>
            <w:tcW w:w="5061" w:type="dxa"/>
            <w:shd w:val="clear" w:color="auto" w:fill="CCCCCC"/>
          </w:tcPr>
          <w:p w14:paraId="4056069E"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a7"/>
                <w:i/>
              </w:rPr>
            </w:pPr>
            <w:r w:rsidRPr="00076C89">
              <w:rPr>
                <w:rStyle w:val="a7"/>
                <w:rFonts w:hint="eastAsia"/>
              </w:rPr>
              <w:t>1</w:t>
            </w:r>
          </w:p>
        </w:tc>
        <w:tc>
          <w:tcPr>
            <w:tcW w:w="2999" w:type="dxa"/>
          </w:tcPr>
          <w:p w14:paraId="44BB1154" w14:textId="77777777" w:rsidR="00D112AC" w:rsidRPr="00076C89" w:rsidRDefault="00D112AC" w:rsidP="00F007AA">
            <w:pPr>
              <w:rPr>
                <w:rStyle w:val="a7"/>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a7"/>
                <w:i/>
              </w:rPr>
            </w:pPr>
            <w:r w:rsidRPr="004F09C3">
              <w:rPr>
                <w:rStyle w:val="a7"/>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a7"/>
                <w:i/>
              </w:rPr>
            </w:pPr>
            <w:r w:rsidRPr="00076C89">
              <w:rPr>
                <w:rStyle w:val="a7"/>
                <w:rFonts w:hint="eastAsia"/>
              </w:rPr>
              <w:t>2</w:t>
            </w:r>
          </w:p>
        </w:tc>
        <w:tc>
          <w:tcPr>
            <w:tcW w:w="2999" w:type="dxa"/>
          </w:tcPr>
          <w:p w14:paraId="59024215" w14:textId="77777777" w:rsidR="00D112AC" w:rsidRPr="00076C89" w:rsidRDefault="00D112AC" w:rsidP="00F007AA">
            <w:pPr>
              <w:rPr>
                <w:rStyle w:val="a7"/>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a7"/>
                <w:i/>
              </w:rPr>
            </w:pPr>
            <w:r w:rsidRPr="00076C89">
              <w:rPr>
                <w:rStyle w:val="a7"/>
                <w:rFonts w:hint="eastAsia"/>
              </w:rPr>
              <w:t>3</w:t>
            </w:r>
          </w:p>
        </w:tc>
        <w:tc>
          <w:tcPr>
            <w:tcW w:w="2999" w:type="dxa"/>
          </w:tcPr>
          <w:p w14:paraId="69EF5A39" w14:textId="77777777" w:rsidR="00D112AC" w:rsidRPr="00076C89" w:rsidRDefault="00D112AC" w:rsidP="00F007AA">
            <w:pPr>
              <w:rPr>
                <w:rStyle w:val="a7"/>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a7"/>
                <w:i/>
              </w:rPr>
            </w:pPr>
            <w:r w:rsidRPr="00381B07">
              <w:rPr>
                <w:rStyle w:val="a7"/>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a7"/>
                <w:i/>
              </w:rPr>
            </w:pPr>
            <w:r>
              <w:rPr>
                <w:rStyle w:val="a7"/>
                <w:rFonts w:hint="eastAsia"/>
              </w:rPr>
              <w:t>4</w:t>
            </w:r>
          </w:p>
        </w:tc>
        <w:tc>
          <w:tcPr>
            <w:tcW w:w="2999" w:type="dxa"/>
          </w:tcPr>
          <w:p w14:paraId="6F22C92E" w14:textId="77777777" w:rsidR="00D112AC" w:rsidRPr="00076C89" w:rsidRDefault="00D112AC" w:rsidP="00F007AA">
            <w:pPr>
              <w:rPr>
                <w:rStyle w:val="a7"/>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a7"/>
                <w:i/>
              </w:rPr>
            </w:pPr>
            <w:r w:rsidRPr="004F09C3">
              <w:rPr>
                <w:rStyle w:val="a7"/>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a7"/>
                <w:i/>
              </w:rPr>
            </w:pPr>
            <w:r>
              <w:rPr>
                <w:rStyle w:val="a7"/>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a7"/>
                <w:i/>
              </w:rPr>
            </w:pPr>
            <w:r w:rsidRPr="002D7BDD">
              <w:rPr>
                <w:rStyle w:val="a7"/>
                <w:rFonts w:hint="eastAsia"/>
              </w:rPr>
              <w:t>获取一个时间截之后的贴子的所有</w:t>
            </w:r>
            <w:r>
              <w:rPr>
                <w:rStyle w:val="a7"/>
                <w:rFonts w:hint="eastAsia"/>
              </w:rPr>
              <w:t>分页</w:t>
            </w:r>
            <w:r w:rsidRPr="00381B07">
              <w:rPr>
                <w:rStyle w:val="a7"/>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a7"/>
                <w:i/>
              </w:rPr>
            </w:pPr>
            <w:r>
              <w:rPr>
                <w:rStyle w:val="a7"/>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a7"/>
                <w:i/>
              </w:rPr>
            </w:pPr>
            <w:r w:rsidRPr="002D7BDD">
              <w:rPr>
                <w:rStyle w:val="a7"/>
                <w:rFonts w:hint="eastAsia"/>
              </w:rPr>
              <w:t>获取一个时间截之后的贴子的所有</w:t>
            </w:r>
            <w:r>
              <w:rPr>
                <w:rStyle w:val="a7"/>
                <w:rFonts w:hint="eastAsia"/>
              </w:rPr>
              <w:t>分页</w:t>
            </w:r>
            <w:r w:rsidRPr="00381B07">
              <w:rPr>
                <w:rStyle w:val="a7"/>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a7"/>
                <w:i/>
              </w:rPr>
            </w:pPr>
            <w:r>
              <w:rPr>
                <w:rStyle w:val="a7"/>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a7"/>
                <w:i/>
              </w:rPr>
            </w:pPr>
            <w:r w:rsidRPr="004F09C3">
              <w:rPr>
                <w:rStyle w:val="a7"/>
                <w:rFonts w:hint="eastAsia"/>
              </w:rPr>
              <w:t>获取贴子回复数量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a7"/>
                <w:i/>
              </w:rPr>
            </w:pPr>
            <w:r>
              <w:rPr>
                <w:rStyle w:val="a7"/>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a7"/>
                <w:i/>
              </w:rPr>
            </w:pPr>
            <w:r w:rsidRPr="004F09C3">
              <w:rPr>
                <w:rStyle w:val="a7"/>
                <w:rFonts w:hint="eastAsia"/>
              </w:rPr>
              <w:t>获取一组贴子回复数量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a7"/>
                <w:i/>
              </w:rPr>
            </w:pPr>
            <w:r>
              <w:rPr>
                <w:rStyle w:val="a7"/>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a7"/>
                <w:i/>
              </w:rPr>
            </w:pPr>
            <w:r w:rsidRPr="004F09C3">
              <w:rPr>
                <w:rStyle w:val="a7"/>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a7"/>
                <w:i/>
              </w:rPr>
            </w:pPr>
            <w:r>
              <w:rPr>
                <w:rStyle w:val="a7"/>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a7"/>
                <w:i/>
              </w:rPr>
            </w:pPr>
            <w:r>
              <w:rPr>
                <w:rStyle w:val="a7"/>
                <w:rFonts w:hint="eastAsia"/>
              </w:rPr>
              <w:t>新增一条请假的评论</w:t>
            </w:r>
          </w:p>
        </w:tc>
      </w:tr>
    </w:tbl>
    <w:p w14:paraId="6438EEB8" w14:textId="77777777" w:rsidR="00D112AC" w:rsidRPr="00557EE7" w:rsidRDefault="00D112AC" w:rsidP="00D112AC"/>
    <w:p w14:paraId="772AEF58" w14:textId="77777777" w:rsidR="00D112AC" w:rsidRDefault="00D112AC" w:rsidP="00E55A10">
      <w:pPr>
        <w:pStyle w:val="3"/>
      </w:pPr>
      <w:bookmarkStart w:id="159" w:name="_Toc451004116"/>
      <w:r>
        <w:rPr>
          <w:rFonts w:hint="eastAsia"/>
        </w:rPr>
        <w:t>Client</w:t>
      </w:r>
      <w:r>
        <w:rPr>
          <w:rFonts w:hint="eastAsia"/>
        </w:rPr>
        <w:t>类概述</w:t>
      </w:r>
      <w:bookmarkEnd w:id="159"/>
    </w:p>
    <w:p w14:paraId="452CEF6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封装对Thrift接口的调用，基于zookeeper进行 多点分发和监控。</w:t>
      </w:r>
    </w:p>
    <w:p w14:paraId="67E8A2D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62BD3328" w14:textId="77777777" w:rsidR="00D112AC" w:rsidRDefault="00D112AC" w:rsidP="00D112AC">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a7"/>
                <w:b/>
                <w:i/>
              </w:rPr>
            </w:pPr>
            <w:r w:rsidRPr="00076C89">
              <w:rPr>
                <w:rStyle w:val="a7"/>
                <w:rFonts w:hint="eastAsia"/>
              </w:rPr>
              <w:t>序号</w:t>
            </w:r>
          </w:p>
        </w:tc>
        <w:tc>
          <w:tcPr>
            <w:tcW w:w="2999" w:type="dxa"/>
            <w:shd w:val="clear" w:color="auto" w:fill="CCCCCC"/>
          </w:tcPr>
          <w:p w14:paraId="7F48D067" w14:textId="77777777" w:rsidR="00D112AC" w:rsidRPr="00076C89" w:rsidRDefault="00D112AC" w:rsidP="00F007AA">
            <w:pPr>
              <w:jc w:val="center"/>
              <w:rPr>
                <w:rStyle w:val="a7"/>
                <w:b/>
                <w:i/>
              </w:rPr>
            </w:pPr>
            <w:r w:rsidRPr="00076C89">
              <w:rPr>
                <w:rStyle w:val="a7"/>
                <w:rFonts w:hint="eastAsia"/>
              </w:rPr>
              <w:t>功能点</w:t>
            </w:r>
          </w:p>
        </w:tc>
        <w:tc>
          <w:tcPr>
            <w:tcW w:w="5061" w:type="dxa"/>
            <w:shd w:val="clear" w:color="auto" w:fill="CCCCCC"/>
          </w:tcPr>
          <w:p w14:paraId="27700CCF"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a7"/>
                <w:i/>
              </w:rPr>
            </w:pPr>
            <w:r w:rsidRPr="00076C89">
              <w:rPr>
                <w:rStyle w:val="a7"/>
                <w:rFonts w:hint="eastAsia"/>
              </w:rPr>
              <w:t>1</w:t>
            </w:r>
          </w:p>
        </w:tc>
        <w:tc>
          <w:tcPr>
            <w:tcW w:w="2999" w:type="dxa"/>
          </w:tcPr>
          <w:p w14:paraId="71DBFF48" w14:textId="77777777" w:rsidR="00D112AC" w:rsidRPr="00076C89" w:rsidRDefault="00D112AC" w:rsidP="00F007AA">
            <w:pPr>
              <w:rPr>
                <w:rStyle w:val="a7"/>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a7"/>
                <w:i/>
              </w:rPr>
            </w:pPr>
            <w:r w:rsidRPr="004F09C3">
              <w:rPr>
                <w:rStyle w:val="a7"/>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a7"/>
                <w:i/>
              </w:rPr>
            </w:pPr>
            <w:r w:rsidRPr="00076C89">
              <w:rPr>
                <w:rStyle w:val="a7"/>
                <w:rFonts w:hint="eastAsia"/>
              </w:rPr>
              <w:t>2</w:t>
            </w:r>
          </w:p>
        </w:tc>
        <w:tc>
          <w:tcPr>
            <w:tcW w:w="2999" w:type="dxa"/>
          </w:tcPr>
          <w:p w14:paraId="025DD913" w14:textId="77777777" w:rsidR="00D112AC" w:rsidRPr="00076C89" w:rsidRDefault="00D112AC" w:rsidP="00F007AA">
            <w:pPr>
              <w:rPr>
                <w:rStyle w:val="a7"/>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a7"/>
                <w:i/>
              </w:rPr>
            </w:pPr>
            <w:r w:rsidRPr="00076C89">
              <w:rPr>
                <w:rStyle w:val="a7"/>
                <w:rFonts w:hint="eastAsia"/>
              </w:rPr>
              <w:t>3</w:t>
            </w:r>
          </w:p>
        </w:tc>
        <w:tc>
          <w:tcPr>
            <w:tcW w:w="2999" w:type="dxa"/>
          </w:tcPr>
          <w:p w14:paraId="1F7DABAE" w14:textId="77777777" w:rsidR="00D112AC" w:rsidRPr="00076C89" w:rsidRDefault="00D112AC" w:rsidP="00F007AA">
            <w:pPr>
              <w:rPr>
                <w:rStyle w:val="a7"/>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a7"/>
                <w:i/>
              </w:rPr>
            </w:pPr>
            <w:r w:rsidRPr="00381B07">
              <w:rPr>
                <w:rStyle w:val="a7"/>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a7"/>
                <w:i/>
              </w:rPr>
            </w:pPr>
            <w:r>
              <w:rPr>
                <w:rStyle w:val="a7"/>
                <w:rFonts w:hint="eastAsia"/>
              </w:rPr>
              <w:t>4</w:t>
            </w:r>
          </w:p>
        </w:tc>
        <w:tc>
          <w:tcPr>
            <w:tcW w:w="2999" w:type="dxa"/>
          </w:tcPr>
          <w:p w14:paraId="1ACD5469" w14:textId="77777777" w:rsidR="00D112AC" w:rsidRPr="00076C89" w:rsidRDefault="00D112AC" w:rsidP="00F007AA">
            <w:pPr>
              <w:rPr>
                <w:rStyle w:val="a7"/>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a7"/>
                <w:i/>
              </w:rPr>
            </w:pPr>
            <w:r w:rsidRPr="00381B07">
              <w:rPr>
                <w:rStyle w:val="a7"/>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a7"/>
                <w:i/>
              </w:rPr>
            </w:pPr>
            <w:r>
              <w:rPr>
                <w:rStyle w:val="a7"/>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a7"/>
                <w:i/>
              </w:rPr>
            </w:pPr>
            <w:r w:rsidRPr="00381B07">
              <w:rPr>
                <w:rStyle w:val="a7"/>
                <w:rFonts w:hint="eastAsia"/>
              </w:rPr>
              <w:t>获得一个主题下的</w:t>
            </w:r>
            <w:r>
              <w:rPr>
                <w:rStyle w:val="a7"/>
                <w:rFonts w:hint="eastAsia"/>
              </w:rPr>
              <w:t>所有</w:t>
            </w:r>
            <w:r w:rsidRPr="00381B07">
              <w:rPr>
                <w:rStyle w:val="a7"/>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a7"/>
                <w:i/>
              </w:rPr>
            </w:pPr>
            <w:r>
              <w:rPr>
                <w:rStyle w:val="a7"/>
                <w:rFonts w:hint="eastAsia"/>
              </w:rPr>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a7"/>
                <w:i/>
              </w:rPr>
            </w:pPr>
            <w:r w:rsidRPr="00381B07">
              <w:rPr>
                <w:rStyle w:val="a7"/>
                <w:rFonts w:hint="eastAsia"/>
              </w:rPr>
              <w:t>获得一个主题下的</w:t>
            </w:r>
            <w:r>
              <w:rPr>
                <w:rStyle w:val="a7"/>
                <w:rFonts w:hint="eastAsia"/>
              </w:rPr>
              <w:t>分页</w:t>
            </w:r>
            <w:r w:rsidRPr="00381B07">
              <w:rPr>
                <w:rStyle w:val="a7"/>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a7"/>
                <w:i/>
              </w:rPr>
            </w:pPr>
            <w:r>
              <w:rPr>
                <w:rStyle w:val="a7"/>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a7"/>
                <w:i/>
              </w:rPr>
            </w:pPr>
            <w:r w:rsidRPr="004F09C3">
              <w:rPr>
                <w:rStyle w:val="a7"/>
                <w:rFonts w:hint="eastAsia"/>
              </w:rPr>
              <w:t>获取贴子回复数量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a7"/>
                <w:i/>
              </w:rPr>
            </w:pPr>
            <w:r>
              <w:rPr>
                <w:rStyle w:val="a7"/>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a7"/>
                <w:i/>
              </w:rPr>
            </w:pPr>
            <w:r w:rsidRPr="004F09C3">
              <w:rPr>
                <w:rStyle w:val="a7"/>
                <w:rFonts w:hint="eastAsia"/>
              </w:rPr>
              <w:t>获取一组贴子回复数量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a7"/>
                <w:i/>
              </w:rPr>
            </w:pPr>
            <w:r>
              <w:rPr>
                <w:rStyle w:val="a7"/>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a7"/>
                <w:i/>
              </w:rPr>
            </w:pPr>
            <w:r w:rsidRPr="004F09C3">
              <w:rPr>
                <w:rStyle w:val="a7"/>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a7"/>
                <w:i/>
              </w:rPr>
            </w:pPr>
            <w:r>
              <w:rPr>
                <w:rStyle w:val="a7"/>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a7"/>
                <w:i/>
              </w:rPr>
            </w:pPr>
            <w:r w:rsidRPr="00381B07">
              <w:rPr>
                <w:rStyle w:val="a7"/>
                <w:rFonts w:hint="eastAsia"/>
              </w:rPr>
              <w:t>获取一个时间截之后的贴子的所有评论列表</w:t>
            </w:r>
          </w:p>
        </w:tc>
      </w:tr>
      <w:tr w:rsidR="00D112AC" w:rsidRPr="00076C89" w14:paraId="51DBD103" w14:textId="77777777" w:rsidTr="00F007AA">
        <w:tc>
          <w:tcPr>
            <w:tcW w:w="760" w:type="dxa"/>
          </w:tcPr>
          <w:p w14:paraId="1A950F42" w14:textId="77777777" w:rsidR="00D112AC" w:rsidRDefault="00D112AC" w:rsidP="00F007AA">
            <w:pPr>
              <w:rPr>
                <w:rStyle w:val="a7"/>
                <w:i/>
              </w:rPr>
            </w:pPr>
            <w:r>
              <w:rPr>
                <w:rStyle w:val="a7"/>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a7"/>
                <w:i/>
              </w:rPr>
            </w:pPr>
            <w:r w:rsidRPr="00381B07">
              <w:rPr>
                <w:rStyle w:val="a7"/>
                <w:rFonts w:hint="eastAsia"/>
              </w:rPr>
              <w:t>获取一个时间截之后的贴子的所有评论列表</w:t>
            </w:r>
          </w:p>
        </w:tc>
      </w:tr>
      <w:tr w:rsidR="00D112AC" w:rsidRPr="00076C89" w14:paraId="02F32920" w14:textId="77777777" w:rsidTr="00F007AA">
        <w:tc>
          <w:tcPr>
            <w:tcW w:w="760" w:type="dxa"/>
          </w:tcPr>
          <w:p w14:paraId="78EE4A2F" w14:textId="77777777" w:rsidR="00D112AC" w:rsidRDefault="00D112AC" w:rsidP="00F007AA">
            <w:pPr>
              <w:rPr>
                <w:rStyle w:val="a7"/>
                <w:i/>
              </w:rPr>
            </w:pPr>
            <w:r>
              <w:rPr>
                <w:rStyle w:val="a7"/>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a7"/>
                <w:i/>
              </w:rPr>
            </w:pPr>
            <w:r w:rsidRPr="00381B07">
              <w:rPr>
                <w:rStyle w:val="a7"/>
                <w:rFonts w:hint="eastAsia"/>
              </w:rPr>
              <w:t>获取一个时间截之后的贴子的删除</w:t>
            </w:r>
            <w:r w:rsidRPr="00381B07">
              <w:rPr>
                <w:rStyle w:val="a7"/>
                <w:rFonts w:hint="eastAsia"/>
              </w:rPr>
              <w:t>ID</w:t>
            </w:r>
            <w:r w:rsidRPr="00381B07">
              <w:rPr>
                <w:rStyle w:val="a7"/>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a7"/>
                <w:i/>
              </w:rPr>
            </w:pPr>
            <w:r>
              <w:rPr>
                <w:rStyle w:val="a7"/>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a7"/>
                <w:i/>
              </w:rPr>
            </w:pPr>
            <w:r w:rsidRPr="00381B07">
              <w:rPr>
                <w:rStyle w:val="a7"/>
                <w:rFonts w:hint="eastAsia"/>
              </w:rPr>
              <w:t>清洗数据，更新</w:t>
            </w:r>
            <w:r w:rsidRPr="00381B07">
              <w:rPr>
                <w:rStyle w:val="a7"/>
                <w:rFonts w:hint="eastAsia"/>
              </w:rPr>
              <w:t>commentList</w:t>
            </w:r>
            <w:r w:rsidRPr="00381B07">
              <w:rPr>
                <w:rStyle w:val="a7"/>
                <w:rFonts w:hint="eastAsia"/>
              </w:rPr>
              <w:t>的</w:t>
            </w:r>
            <w:r w:rsidRPr="00381B07">
              <w:rPr>
                <w:rStyle w:val="a7"/>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a7"/>
                <w:i/>
              </w:rPr>
            </w:pPr>
            <w:r>
              <w:rPr>
                <w:rStyle w:val="a7"/>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a7"/>
                <w:i/>
              </w:rPr>
            </w:pPr>
            <w:r w:rsidRPr="00381B07">
              <w:rPr>
                <w:rStyle w:val="a7"/>
                <w:rFonts w:hint="eastAsia"/>
              </w:rPr>
              <w:t>批量获取评论</w:t>
            </w:r>
          </w:p>
        </w:tc>
      </w:tr>
    </w:tbl>
    <w:p w14:paraId="7EB97693" w14:textId="77777777" w:rsidR="00D112AC" w:rsidRPr="00557EE7" w:rsidRDefault="00D112AC" w:rsidP="00D112AC"/>
    <w:p w14:paraId="2C06D13A" w14:textId="77777777" w:rsidR="00D112AC" w:rsidRDefault="00D112AC" w:rsidP="00E55A10">
      <w:pPr>
        <w:pStyle w:val="3"/>
      </w:pPr>
      <w:bookmarkStart w:id="160" w:name="_Toc451004117"/>
      <w:r>
        <w:rPr>
          <w:rFonts w:hint="eastAsia"/>
        </w:rPr>
        <w:t>CommentServiceImpl</w:t>
      </w:r>
      <w:r>
        <w:rPr>
          <w:rFonts w:hint="eastAsia"/>
        </w:rPr>
        <w:t>类概述</w:t>
      </w:r>
      <w:bookmarkEnd w:id="160"/>
    </w:p>
    <w:p w14:paraId="1C95603C"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服务端的接口实现类，实现Thrift的Iface接口，Client通过Thrift远程调用。</w:t>
      </w:r>
    </w:p>
    <w:p w14:paraId="2999A02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lastRenderedPageBreak/>
        <w:t>类功能定义</w:t>
      </w:r>
    </w:p>
    <w:p w14:paraId="05A3025F" w14:textId="77777777" w:rsidR="00D112AC" w:rsidRDefault="00D112AC" w:rsidP="00D112AC">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a7"/>
                <w:b/>
                <w:i/>
              </w:rPr>
            </w:pPr>
            <w:r w:rsidRPr="00076C89">
              <w:rPr>
                <w:rStyle w:val="a7"/>
                <w:rFonts w:hint="eastAsia"/>
              </w:rPr>
              <w:t>序号</w:t>
            </w:r>
          </w:p>
        </w:tc>
        <w:tc>
          <w:tcPr>
            <w:tcW w:w="2999" w:type="dxa"/>
            <w:shd w:val="clear" w:color="auto" w:fill="CCCCCC"/>
          </w:tcPr>
          <w:p w14:paraId="34B01A52" w14:textId="77777777" w:rsidR="00D112AC" w:rsidRPr="00076C89" w:rsidRDefault="00D112AC" w:rsidP="00F007AA">
            <w:pPr>
              <w:jc w:val="center"/>
              <w:rPr>
                <w:rStyle w:val="a7"/>
                <w:b/>
                <w:i/>
              </w:rPr>
            </w:pPr>
            <w:r w:rsidRPr="00076C89">
              <w:rPr>
                <w:rStyle w:val="a7"/>
                <w:rFonts w:hint="eastAsia"/>
              </w:rPr>
              <w:t>功能点</w:t>
            </w:r>
          </w:p>
        </w:tc>
        <w:tc>
          <w:tcPr>
            <w:tcW w:w="5061" w:type="dxa"/>
            <w:shd w:val="clear" w:color="auto" w:fill="CCCCCC"/>
          </w:tcPr>
          <w:p w14:paraId="62EE7D46"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a7"/>
                <w:i/>
              </w:rPr>
            </w:pPr>
            <w:r w:rsidRPr="00076C89">
              <w:rPr>
                <w:rStyle w:val="a7"/>
                <w:rFonts w:hint="eastAsia"/>
              </w:rPr>
              <w:t>1</w:t>
            </w:r>
          </w:p>
        </w:tc>
        <w:tc>
          <w:tcPr>
            <w:tcW w:w="2999" w:type="dxa"/>
          </w:tcPr>
          <w:p w14:paraId="598D1DD8" w14:textId="77777777" w:rsidR="00D112AC" w:rsidRPr="00076C89" w:rsidRDefault="00D112AC" w:rsidP="00F007AA">
            <w:pPr>
              <w:rPr>
                <w:rStyle w:val="a7"/>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a7"/>
                <w:i/>
              </w:rPr>
            </w:pPr>
            <w:r w:rsidRPr="004F09C3">
              <w:rPr>
                <w:rStyle w:val="a7"/>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a7"/>
                <w:i/>
              </w:rPr>
            </w:pPr>
            <w:r w:rsidRPr="00076C89">
              <w:rPr>
                <w:rStyle w:val="a7"/>
                <w:rFonts w:hint="eastAsia"/>
              </w:rPr>
              <w:t>2</w:t>
            </w:r>
          </w:p>
        </w:tc>
        <w:tc>
          <w:tcPr>
            <w:tcW w:w="2999" w:type="dxa"/>
          </w:tcPr>
          <w:p w14:paraId="6994EACE" w14:textId="77777777" w:rsidR="00D112AC" w:rsidRPr="00076C89" w:rsidRDefault="00D112AC" w:rsidP="00F007AA">
            <w:pPr>
              <w:rPr>
                <w:rStyle w:val="a7"/>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a7"/>
                <w:i/>
              </w:rPr>
            </w:pPr>
            <w:r w:rsidRPr="00076C89">
              <w:rPr>
                <w:rStyle w:val="a7"/>
                <w:rFonts w:hint="eastAsia"/>
              </w:rPr>
              <w:t>3</w:t>
            </w:r>
          </w:p>
        </w:tc>
        <w:tc>
          <w:tcPr>
            <w:tcW w:w="2999" w:type="dxa"/>
          </w:tcPr>
          <w:p w14:paraId="2D6F876F" w14:textId="77777777" w:rsidR="00D112AC" w:rsidRPr="00076C89" w:rsidRDefault="00D112AC" w:rsidP="00F007AA">
            <w:pPr>
              <w:rPr>
                <w:rStyle w:val="a7"/>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a7"/>
                <w:i/>
              </w:rPr>
            </w:pPr>
            <w:r w:rsidRPr="00381B07">
              <w:rPr>
                <w:rStyle w:val="a7"/>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a7"/>
                <w:i/>
              </w:rPr>
            </w:pPr>
            <w:r>
              <w:rPr>
                <w:rStyle w:val="a7"/>
                <w:rFonts w:hint="eastAsia"/>
              </w:rPr>
              <w:t>4</w:t>
            </w:r>
          </w:p>
        </w:tc>
        <w:tc>
          <w:tcPr>
            <w:tcW w:w="2999" w:type="dxa"/>
          </w:tcPr>
          <w:p w14:paraId="52F6ECEA" w14:textId="77777777" w:rsidR="00D112AC" w:rsidRPr="00076C89" w:rsidRDefault="00D112AC" w:rsidP="00F007AA">
            <w:pPr>
              <w:rPr>
                <w:rStyle w:val="a7"/>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a7"/>
                <w:i/>
              </w:rPr>
            </w:pPr>
            <w:r w:rsidRPr="00381B07">
              <w:rPr>
                <w:rStyle w:val="a7"/>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a7"/>
                <w:i/>
              </w:rPr>
            </w:pPr>
            <w:r>
              <w:rPr>
                <w:rStyle w:val="a7"/>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a7"/>
                <w:i/>
              </w:rPr>
            </w:pPr>
            <w:r w:rsidRPr="00381B07">
              <w:rPr>
                <w:rStyle w:val="a7"/>
                <w:rFonts w:hint="eastAsia"/>
              </w:rPr>
              <w:t>获得一个主题下的</w:t>
            </w:r>
            <w:r>
              <w:rPr>
                <w:rStyle w:val="a7"/>
                <w:rFonts w:hint="eastAsia"/>
              </w:rPr>
              <w:t>所有</w:t>
            </w:r>
            <w:r w:rsidRPr="00381B07">
              <w:rPr>
                <w:rStyle w:val="a7"/>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a7"/>
                <w:i/>
              </w:rPr>
            </w:pPr>
            <w:r>
              <w:rPr>
                <w:rStyle w:val="a7"/>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a7"/>
                <w:i/>
              </w:rPr>
            </w:pPr>
            <w:r w:rsidRPr="00381B07">
              <w:rPr>
                <w:rStyle w:val="a7"/>
                <w:rFonts w:hint="eastAsia"/>
              </w:rPr>
              <w:t>获得一个主题下的</w:t>
            </w:r>
            <w:r>
              <w:rPr>
                <w:rStyle w:val="a7"/>
                <w:rFonts w:hint="eastAsia"/>
              </w:rPr>
              <w:t>分页</w:t>
            </w:r>
            <w:r w:rsidRPr="00381B07">
              <w:rPr>
                <w:rStyle w:val="a7"/>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a7"/>
                <w:i/>
              </w:rPr>
            </w:pPr>
            <w:r>
              <w:rPr>
                <w:rStyle w:val="a7"/>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a7"/>
                <w:i/>
              </w:rPr>
            </w:pPr>
            <w:r w:rsidRPr="004F09C3">
              <w:rPr>
                <w:rStyle w:val="a7"/>
                <w:rFonts w:hint="eastAsia"/>
              </w:rPr>
              <w:t>获取贴子回复数量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a7"/>
                <w:i/>
              </w:rPr>
            </w:pPr>
            <w:r>
              <w:rPr>
                <w:rStyle w:val="a7"/>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a7"/>
                <w:i/>
              </w:rPr>
            </w:pPr>
            <w:r w:rsidRPr="004F09C3">
              <w:rPr>
                <w:rStyle w:val="a7"/>
                <w:rFonts w:hint="eastAsia"/>
              </w:rPr>
              <w:t>获取一组贴子回复数量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a7"/>
                <w:i/>
              </w:rPr>
            </w:pPr>
            <w:r>
              <w:rPr>
                <w:rStyle w:val="a7"/>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a7"/>
                <w:i/>
              </w:rPr>
            </w:pPr>
            <w:r w:rsidRPr="004F09C3">
              <w:rPr>
                <w:rStyle w:val="a7"/>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a7"/>
                <w:i/>
              </w:rPr>
            </w:pPr>
            <w:r>
              <w:rPr>
                <w:rStyle w:val="a7"/>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a7"/>
                <w:i/>
              </w:rPr>
            </w:pPr>
            <w:r w:rsidRPr="00381B07">
              <w:rPr>
                <w:rStyle w:val="a7"/>
                <w:rFonts w:hint="eastAsia"/>
              </w:rPr>
              <w:t>获取一个时间截之后的贴子的所有评论列表</w:t>
            </w:r>
          </w:p>
        </w:tc>
      </w:tr>
      <w:tr w:rsidR="00D112AC" w:rsidRPr="00076C89" w14:paraId="49F4F8A1" w14:textId="77777777" w:rsidTr="00F007AA">
        <w:tc>
          <w:tcPr>
            <w:tcW w:w="760" w:type="dxa"/>
          </w:tcPr>
          <w:p w14:paraId="5BB4F960" w14:textId="77777777" w:rsidR="00D112AC" w:rsidRDefault="00D112AC" w:rsidP="00F007AA">
            <w:pPr>
              <w:rPr>
                <w:rStyle w:val="a7"/>
                <w:i/>
              </w:rPr>
            </w:pPr>
            <w:r>
              <w:rPr>
                <w:rStyle w:val="a7"/>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a7"/>
                <w:i/>
              </w:rPr>
            </w:pPr>
            <w:r w:rsidRPr="00381B07">
              <w:rPr>
                <w:rStyle w:val="a7"/>
                <w:rFonts w:hint="eastAsia"/>
              </w:rPr>
              <w:t>获取一个时间截之后的贴子的所有评论列表</w:t>
            </w:r>
          </w:p>
        </w:tc>
      </w:tr>
      <w:tr w:rsidR="00D112AC" w:rsidRPr="00076C89" w14:paraId="143E405F" w14:textId="77777777" w:rsidTr="00F007AA">
        <w:tc>
          <w:tcPr>
            <w:tcW w:w="760" w:type="dxa"/>
          </w:tcPr>
          <w:p w14:paraId="55F32762" w14:textId="77777777" w:rsidR="00D112AC" w:rsidRDefault="00D112AC" w:rsidP="00F007AA">
            <w:pPr>
              <w:rPr>
                <w:rStyle w:val="a7"/>
                <w:i/>
              </w:rPr>
            </w:pPr>
            <w:r>
              <w:rPr>
                <w:rStyle w:val="a7"/>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a7"/>
                <w:i/>
              </w:rPr>
            </w:pPr>
            <w:r w:rsidRPr="00381B07">
              <w:rPr>
                <w:rStyle w:val="a7"/>
                <w:rFonts w:hint="eastAsia"/>
              </w:rPr>
              <w:t>获取一个时间截之后的贴子的删除</w:t>
            </w:r>
            <w:r w:rsidRPr="00381B07">
              <w:rPr>
                <w:rStyle w:val="a7"/>
                <w:rFonts w:hint="eastAsia"/>
              </w:rPr>
              <w:t>ID</w:t>
            </w:r>
            <w:r w:rsidRPr="00381B07">
              <w:rPr>
                <w:rStyle w:val="a7"/>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a7"/>
                <w:i/>
              </w:rPr>
            </w:pPr>
            <w:r>
              <w:rPr>
                <w:rStyle w:val="a7"/>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a7"/>
                <w:i/>
              </w:rPr>
            </w:pPr>
            <w:r w:rsidRPr="00381B07">
              <w:rPr>
                <w:rStyle w:val="a7"/>
                <w:rFonts w:hint="eastAsia"/>
              </w:rPr>
              <w:t>清洗数据，更新</w:t>
            </w:r>
            <w:r w:rsidRPr="00381B07">
              <w:rPr>
                <w:rStyle w:val="a7"/>
                <w:rFonts w:hint="eastAsia"/>
              </w:rPr>
              <w:t>commentList</w:t>
            </w:r>
            <w:r w:rsidRPr="00381B07">
              <w:rPr>
                <w:rStyle w:val="a7"/>
                <w:rFonts w:hint="eastAsia"/>
              </w:rPr>
              <w:t>的</w:t>
            </w:r>
            <w:r w:rsidRPr="00381B07">
              <w:rPr>
                <w:rStyle w:val="a7"/>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a7"/>
                <w:i/>
              </w:rPr>
            </w:pPr>
            <w:r>
              <w:rPr>
                <w:rStyle w:val="a7"/>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a7"/>
                <w:i/>
              </w:rPr>
            </w:pPr>
            <w:r w:rsidRPr="00381B07">
              <w:rPr>
                <w:rStyle w:val="a7"/>
                <w:rFonts w:hint="eastAsia"/>
              </w:rPr>
              <w:t>批量获取评论</w:t>
            </w:r>
          </w:p>
        </w:tc>
      </w:tr>
    </w:tbl>
    <w:p w14:paraId="2112EA03" w14:textId="77777777" w:rsidR="00D112AC" w:rsidRPr="00557EE7" w:rsidRDefault="00D112AC" w:rsidP="00D112AC"/>
    <w:p w14:paraId="6DA83F3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CommentAsyncService</w:t>
      </w:r>
      <w:r w:rsidRPr="00D112AC">
        <w:rPr>
          <w:rFonts w:ascii="SimSun" w:hAnsi="SimSun" w:hint="eastAsia"/>
          <w:sz w:val="24"/>
        </w:rPr>
        <w:t>类概述</w:t>
      </w:r>
    </w:p>
    <w:p w14:paraId="6A8D2D4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封装工作圈发送评论相关的通知消息业务。</w:t>
      </w:r>
    </w:p>
    <w:p w14:paraId="450F5EB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79B0EBAA"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a7"/>
                <w:b/>
                <w:i/>
              </w:rPr>
            </w:pPr>
            <w:r w:rsidRPr="00076C89">
              <w:rPr>
                <w:rStyle w:val="a7"/>
                <w:rFonts w:hint="eastAsia"/>
              </w:rPr>
              <w:t>序号</w:t>
            </w:r>
          </w:p>
        </w:tc>
        <w:tc>
          <w:tcPr>
            <w:tcW w:w="3966" w:type="dxa"/>
            <w:shd w:val="clear" w:color="auto" w:fill="CCCCCC"/>
          </w:tcPr>
          <w:p w14:paraId="2C04ED11" w14:textId="77777777" w:rsidR="00D112AC" w:rsidRPr="00076C89" w:rsidRDefault="00D112AC" w:rsidP="00F007AA">
            <w:pPr>
              <w:jc w:val="center"/>
              <w:rPr>
                <w:rStyle w:val="a7"/>
                <w:b/>
                <w:i/>
              </w:rPr>
            </w:pPr>
            <w:r w:rsidRPr="00076C89">
              <w:rPr>
                <w:rStyle w:val="a7"/>
                <w:rFonts w:hint="eastAsia"/>
              </w:rPr>
              <w:t>功能点</w:t>
            </w:r>
          </w:p>
        </w:tc>
        <w:tc>
          <w:tcPr>
            <w:tcW w:w="4163" w:type="dxa"/>
            <w:shd w:val="clear" w:color="auto" w:fill="CCCCCC"/>
          </w:tcPr>
          <w:p w14:paraId="54075CEC"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a7"/>
                <w:i/>
              </w:rPr>
            </w:pPr>
            <w:r w:rsidRPr="00076C89">
              <w:rPr>
                <w:rStyle w:val="a7"/>
                <w:rFonts w:hint="eastAsia"/>
              </w:rPr>
              <w:t>1</w:t>
            </w:r>
          </w:p>
        </w:tc>
        <w:tc>
          <w:tcPr>
            <w:tcW w:w="3966" w:type="dxa"/>
          </w:tcPr>
          <w:p w14:paraId="59374A6B" w14:textId="77777777" w:rsidR="00D112AC" w:rsidRPr="00076C89" w:rsidRDefault="00D112AC" w:rsidP="00F007AA">
            <w:pPr>
              <w:rPr>
                <w:rStyle w:val="a7"/>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a7"/>
                <w:i/>
              </w:rPr>
            </w:pPr>
            <w:r w:rsidRPr="00915DD6">
              <w:rPr>
                <w:rStyle w:val="a7"/>
                <w:rFonts w:hint="eastAsia"/>
              </w:rPr>
              <w:t>增加评论的时候，发送评论通知</w:t>
            </w:r>
            <w:r w:rsidRPr="00915DD6">
              <w:rPr>
                <w:rStyle w:val="a7"/>
                <w:rFonts w:hint="eastAsia"/>
              </w:rPr>
              <w:t xml:space="preserve"> </w:t>
            </w:r>
            <w:r w:rsidRPr="00915DD6">
              <w:rPr>
                <w:rStyle w:val="a7"/>
                <w:rFonts w:hint="eastAsia"/>
              </w:rPr>
              <w:t>和</w:t>
            </w:r>
            <w:r w:rsidRPr="00915DD6">
              <w:rPr>
                <w:rStyle w:val="a7"/>
                <w:rFonts w:hint="eastAsia"/>
              </w:rPr>
              <w:t xml:space="preserve"> </w:t>
            </w:r>
            <w:r w:rsidRPr="00915DD6">
              <w:rPr>
                <w:rStyle w:val="a7"/>
                <w:rFonts w:hint="eastAsia"/>
              </w:rPr>
              <w:t>智能平台调用</w:t>
            </w:r>
            <w:r w:rsidRPr="00915DD6">
              <w:rPr>
                <w:rStyle w:val="a7"/>
                <w:rFonts w:hint="eastAsia"/>
              </w:rPr>
              <w:t xml:space="preserve"> </w:t>
            </w:r>
            <w:r w:rsidRPr="00915DD6">
              <w:rPr>
                <w:rStyle w:val="a7"/>
                <w:rFonts w:hint="eastAsia"/>
              </w:rPr>
              <w:t>（</w:t>
            </w:r>
            <w:r w:rsidRPr="00915DD6">
              <w:rPr>
                <w:rStyle w:val="a7"/>
                <w:rFonts w:hint="eastAsia"/>
              </w:rPr>
              <w:t xml:space="preserve">spring </w:t>
            </w:r>
            <w:r w:rsidRPr="00915DD6">
              <w:rPr>
                <w:rStyle w:val="a7"/>
                <w:rFonts w:hint="eastAsia"/>
              </w:rPr>
              <w:t>异步）</w:t>
            </w:r>
          </w:p>
        </w:tc>
      </w:tr>
    </w:tbl>
    <w:p w14:paraId="62F4295B" w14:textId="77777777" w:rsidR="00D112AC" w:rsidRDefault="00D112AC" w:rsidP="00D112AC">
      <w:pPr>
        <w:pStyle w:val="a0"/>
      </w:pPr>
    </w:p>
    <w:p w14:paraId="4BE37CB9" w14:textId="77777777" w:rsidR="00D112AC" w:rsidRDefault="00D112AC" w:rsidP="00E55A10">
      <w:pPr>
        <w:pStyle w:val="3"/>
      </w:pPr>
      <w:bookmarkStart w:id="161" w:name="_Toc451004118"/>
      <w:r w:rsidRPr="00915DD6">
        <w:t>ICommentCache</w:t>
      </w:r>
      <w:r>
        <w:rPr>
          <w:rFonts w:hint="eastAsia"/>
        </w:rPr>
        <w:t>类概述</w:t>
      </w:r>
      <w:bookmarkEnd w:id="161"/>
    </w:p>
    <w:p w14:paraId="713497E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封装工作较圈评论数据cache业务处理。</w:t>
      </w:r>
    </w:p>
    <w:p w14:paraId="09B54D5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0B63FDC3"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a7"/>
                <w:b/>
                <w:i/>
              </w:rPr>
            </w:pPr>
            <w:r w:rsidRPr="00076C89">
              <w:rPr>
                <w:rStyle w:val="a7"/>
                <w:rFonts w:hint="eastAsia"/>
              </w:rPr>
              <w:t>序号</w:t>
            </w:r>
          </w:p>
        </w:tc>
        <w:tc>
          <w:tcPr>
            <w:tcW w:w="3966" w:type="dxa"/>
            <w:shd w:val="clear" w:color="auto" w:fill="CCCCCC"/>
          </w:tcPr>
          <w:p w14:paraId="385E7955" w14:textId="77777777" w:rsidR="00D112AC" w:rsidRPr="00076C89" w:rsidRDefault="00D112AC" w:rsidP="00F007AA">
            <w:pPr>
              <w:jc w:val="center"/>
              <w:rPr>
                <w:rStyle w:val="a7"/>
                <w:b/>
                <w:i/>
              </w:rPr>
            </w:pPr>
            <w:r w:rsidRPr="00076C89">
              <w:rPr>
                <w:rStyle w:val="a7"/>
                <w:rFonts w:hint="eastAsia"/>
              </w:rPr>
              <w:t>功能点</w:t>
            </w:r>
          </w:p>
        </w:tc>
        <w:tc>
          <w:tcPr>
            <w:tcW w:w="4163" w:type="dxa"/>
            <w:shd w:val="clear" w:color="auto" w:fill="CCCCCC"/>
          </w:tcPr>
          <w:p w14:paraId="1B617F35"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a7"/>
                <w:i/>
              </w:rPr>
            </w:pPr>
            <w:r w:rsidRPr="00076C89">
              <w:rPr>
                <w:rStyle w:val="a7"/>
                <w:rFonts w:hint="eastAsia"/>
              </w:rPr>
              <w:t>1</w:t>
            </w:r>
          </w:p>
        </w:tc>
        <w:tc>
          <w:tcPr>
            <w:tcW w:w="3966" w:type="dxa"/>
          </w:tcPr>
          <w:p w14:paraId="361C6455" w14:textId="77777777" w:rsidR="00D112AC" w:rsidRPr="00076C89" w:rsidRDefault="00D112AC" w:rsidP="00F007AA">
            <w:pPr>
              <w:rPr>
                <w:rStyle w:val="a7"/>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a7"/>
                <w:i/>
              </w:rPr>
            </w:pPr>
            <w:r w:rsidRPr="00915DD6">
              <w:rPr>
                <w:rStyle w:val="a7"/>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a7"/>
                <w:i/>
              </w:rPr>
            </w:pPr>
            <w:r w:rsidRPr="00076C89">
              <w:rPr>
                <w:rStyle w:val="a7"/>
                <w:rFonts w:hint="eastAsia"/>
              </w:rPr>
              <w:t>2</w:t>
            </w:r>
          </w:p>
        </w:tc>
        <w:tc>
          <w:tcPr>
            <w:tcW w:w="3966" w:type="dxa"/>
          </w:tcPr>
          <w:p w14:paraId="0FD77D37" w14:textId="77777777" w:rsidR="00D112AC" w:rsidRPr="00076C89" w:rsidRDefault="00D112AC" w:rsidP="00F007AA">
            <w:pPr>
              <w:rPr>
                <w:rStyle w:val="a7"/>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a7"/>
                <w:i/>
              </w:rPr>
            </w:pPr>
            <w:r w:rsidRPr="00915DD6">
              <w:rPr>
                <w:rStyle w:val="a7"/>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a7"/>
                <w:i/>
              </w:rPr>
            </w:pPr>
            <w:r w:rsidRPr="00076C89">
              <w:rPr>
                <w:rStyle w:val="a7"/>
                <w:rFonts w:hint="eastAsia"/>
              </w:rPr>
              <w:t>3</w:t>
            </w:r>
          </w:p>
        </w:tc>
        <w:tc>
          <w:tcPr>
            <w:tcW w:w="3966" w:type="dxa"/>
          </w:tcPr>
          <w:p w14:paraId="4303A3DE" w14:textId="77777777" w:rsidR="00D112AC" w:rsidRPr="00076C89" w:rsidRDefault="00D112AC" w:rsidP="00F007AA">
            <w:pPr>
              <w:rPr>
                <w:rStyle w:val="a7"/>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a7"/>
                <w:i/>
              </w:rPr>
            </w:pPr>
            <w:r w:rsidRPr="00915DD6">
              <w:rPr>
                <w:rStyle w:val="a7"/>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a7"/>
                <w:i/>
              </w:rPr>
            </w:pPr>
            <w:r>
              <w:rPr>
                <w:rStyle w:val="a7"/>
                <w:rFonts w:hint="eastAsia"/>
              </w:rPr>
              <w:t>4</w:t>
            </w:r>
          </w:p>
        </w:tc>
        <w:tc>
          <w:tcPr>
            <w:tcW w:w="3966" w:type="dxa"/>
          </w:tcPr>
          <w:p w14:paraId="341BEB65" w14:textId="77777777" w:rsidR="00D112AC" w:rsidRPr="00076C89" w:rsidRDefault="00D112AC" w:rsidP="00F007AA">
            <w:pPr>
              <w:rPr>
                <w:rStyle w:val="a7"/>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a7"/>
                <w:i/>
              </w:rPr>
            </w:pPr>
            <w:r w:rsidRPr="00915DD6">
              <w:rPr>
                <w:rStyle w:val="a7"/>
                <w:rFonts w:hint="eastAsia"/>
              </w:rPr>
              <w:t>清洗数据，更新</w:t>
            </w:r>
            <w:r w:rsidRPr="00915DD6">
              <w:rPr>
                <w:rStyle w:val="a7"/>
                <w:rFonts w:hint="eastAsia"/>
              </w:rPr>
              <w:t>commentList</w:t>
            </w:r>
            <w:r w:rsidRPr="00915DD6">
              <w:rPr>
                <w:rStyle w:val="a7"/>
                <w:rFonts w:hint="eastAsia"/>
              </w:rPr>
              <w:t>的</w:t>
            </w:r>
            <w:r w:rsidRPr="00915DD6">
              <w:rPr>
                <w:rStyle w:val="a7"/>
                <w:rFonts w:hint="eastAsia"/>
              </w:rPr>
              <w:t>replytouser</w:t>
            </w:r>
          </w:p>
        </w:tc>
      </w:tr>
    </w:tbl>
    <w:p w14:paraId="362E6EAC" w14:textId="77777777" w:rsidR="00D112AC" w:rsidRDefault="00D112AC" w:rsidP="00D112AC">
      <w:pPr>
        <w:pStyle w:val="a0"/>
      </w:pPr>
    </w:p>
    <w:p w14:paraId="2E589B1F" w14:textId="77777777" w:rsidR="00D112AC" w:rsidRDefault="00D112AC" w:rsidP="00E55A10">
      <w:pPr>
        <w:pStyle w:val="3"/>
      </w:pPr>
      <w:bookmarkStart w:id="162" w:name="_Toc451004119"/>
      <w:r w:rsidRPr="00915DD6">
        <w:t>ICommentSortCache</w:t>
      </w:r>
      <w:r>
        <w:rPr>
          <w:rFonts w:hint="eastAsia"/>
        </w:rPr>
        <w:t>类概述</w:t>
      </w:r>
      <w:bookmarkEnd w:id="162"/>
    </w:p>
    <w:p w14:paraId="1843B78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封装工作较圈评论idlist的cache业务处理。</w:t>
      </w:r>
    </w:p>
    <w:p w14:paraId="78E5540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0D61034" w14:textId="77777777" w:rsidR="00D112AC" w:rsidRPr="00557EE7" w:rsidRDefault="00D112AC" w:rsidP="00D112AC">
      <w:r>
        <w:rPr>
          <w:rStyle w:val="a7"/>
          <w:rFonts w:hint="eastAsia"/>
        </w:rPr>
        <w:lastRenderedPageBreak/>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a7"/>
                <w:b/>
                <w:i/>
              </w:rPr>
            </w:pPr>
            <w:r w:rsidRPr="00076C89">
              <w:rPr>
                <w:rStyle w:val="a7"/>
                <w:rFonts w:hint="eastAsia"/>
              </w:rPr>
              <w:t>序号</w:t>
            </w:r>
          </w:p>
        </w:tc>
        <w:tc>
          <w:tcPr>
            <w:tcW w:w="3966" w:type="dxa"/>
            <w:shd w:val="clear" w:color="auto" w:fill="CCCCCC"/>
          </w:tcPr>
          <w:p w14:paraId="2CBECDDC" w14:textId="77777777" w:rsidR="00D112AC" w:rsidRPr="00076C89" w:rsidRDefault="00D112AC" w:rsidP="00F007AA">
            <w:pPr>
              <w:jc w:val="center"/>
              <w:rPr>
                <w:rStyle w:val="a7"/>
                <w:b/>
                <w:i/>
              </w:rPr>
            </w:pPr>
            <w:r w:rsidRPr="00076C89">
              <w:rPr>
                <w:rStyle w:val="a7"/>
                <w:rFonts w:hint="eastAsia"/>
              </w:rPr>
              <w:t>功能点</w:t>
            </w:r>
          </w:p>
        </w:tc>
        <w:tc>
          <w:tcPr>
            <w:tcW w:w="4163" w:type="dxa"/>
            <w:shd w:val="clear" w:color="auto" w:fill="CCCCCC"/>
          </w:tcPr>
          <w:p w14:paraId="2EEC3063"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a7"/>
                <w:i/>
              </w:rPr>
            </w:pPr>
            <w:r w:rsidRPr="00076C89">
              <w:rPr>
                <w:rStyle w:val="a7"/>
                <w:rFonts w:hint="eastAsia"/>
              </w:rPr>
              <w:t>1</w:t>
            </w:r>
          </w:p>
        </w:tc>
        <w:tc>
          <w:tcPr>
            <w:tcW w:w="3966" w:type="dxa"/>
          </w:tcPr>
          <w:p w14:paraId="14FDC20A" w14:textId="77777777" w:rsidR="00D112AC" w:rsidRPr="00076C89" w:rsidRDefault="00D112AC" w:rsidP="00F007AA">
            <w:pPr>
              <w:rPr>
                <w:rStyle w:val="a7"/>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a7"/>
                <w:i/>
              </w:rPr>
            </w:pPr>
            <w:r>
              <w:rPr>
                <w:rStyle w:val="a7"/>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a7"/>
                <w:i/>
              </w:rPr>
            </w:pPr>
            <w:r w:rsidRPr="00076C89">
              <w:rPr>
                <w:rStyle w:val="a7"/>
                <w:rFonts w:hint="eastAsia"/>
              </w:rPr>
              <w:t>2</w:t>
            </w:r>
          </w:p>
        </w:tc>
        <w:tc>
          <w:tcPr>
            <w:tcW w:w="3966" w:type="dxa"/>
          </w:tcPr>
          <w:p w14:paraId="0556B779" w14:textId="77777777" w:rsidR="00D112AC" w:rsidRPr="00076C89" w:rsidRDefault="00D112AC" w:rsidP="00F007AA">
            <w:pPr>
              <w:rPr>
                <w:rStyle w:val="a7"/>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a7"/>
                <w:i/>
              </w:rPr>
            </w:pPr>
            <w:r>
              <w:rPr>
                <w:rStyle w:val="a7"/>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a7"/>
                <w:i/>
              </w:rPr>
            </w:pPr>
            <w:r w:rsidRPr="00076C89">
              <w:rPr>
                <w:rStyle w:val="a7"/>
                <w:rFonts w:hint="eastAsia"/>
              </w:rPr>
              <w:t>3</w:t>
            </w:r>
          </w:p>
        </w:tc>
        <w:tc>
          <w:tcPr>
            <w:tcW w:w="3966" w:type="dxa"/>
          </w:tcPr>
          <w:p w14:paraId="0975DA9A" w14:textId="77777777" w:rsidR="00D112AC" w:rsidRPr="00076C89" w:rsidRDefault="00D112AC" w:rsidP="00F007AA">
            <w:pPr>
              <w:rPr>
                <w:rStyle w:val="a7"/>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a7"/>
                <w:i/>
              </w:rPr>
            </w:pPr>
            <w:r>
              <w:rPr>
                <w:rStyle w:val="a7"/>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a7"/>
                <w:i/>
              </w:rPr>
            </w:pPr>
            <w:r>
              <w:rPr>
                <w:rStyle w:val="a7"/>
                <w:rFonts w:hint="eastAsia"/>
              </w:rPr>
              <w:t>4</w:t>
            </w:r>
          </w:p>
        </w:tc>
        <w:tc>
          <w:tcPr>
            <w:tcW w:w="3966" w:type="dxa"/>
          </w:tcPr>
          <w:p w14:paraId="49F0CD54" w14:textId="77777777" w:rsidR="00D112AC" w:rsidRPr="00076C89" w:rsidRDefault="00D112AC" w:rsidP="00F007AA">
            <w:pPr>
              <w:rPr>
                <w:rStyle w:val="a7"/>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a7"/>
                <w:i/>
              </w:rPr>
            </w:pPr>
            <w:r>
              <w:rPr>
                <w:rStyle w:val="a7"/>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a7"/>
                <w:i/>
              </w:rPr>
            </w:pPr>
            <w:r>
              <w:rPr>
                <w:rStyle w:val="a7"/>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a7"/>
                <w:i/>
              </w:rPr>
            </w:pPr>
            <w:r>
              <w:rPr>
                <w:rStyle w:val="a7"/>
                <w:rFonts w:hint="eastAsia"/>
              </w:rPr>
              <w:t>通过评论</w:t>
            </w:r>
            <w:r>
              <w:rPr>
                <w:rStyle w:val="a7"/>
                <w:rFonts w:hint="eastAsia"/>
              </w:rPr>
              <w:t>ID</w:t>
            </w:r>
            <w:r>
              <w:rPr>
                <w:rStyle w:val="a7"/>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a7"/>
                <w:i/>
              </w:rPr>
            </w:pPr>
            <w:r>
              <w:rPr>
                <w:rStyle w:val="a7"/>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a7"/>
                <w:i/>
              </w:rPr>
            </w:pPr>
            <w:r>
              <w:rPr>
                <w:rStyle w:val="a7"/>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E55A10">
      <w:pPr>
        <w:pStyle w:val="3"/>
      </w:pPr>
      <w:bookmarkStart w:id="163" w:name="_Toc451004120"/>
      <w:r w:rsidRPr="00BD6880">
        <w:t>CommentDao</w:t>
      </w:r>
      <w:r>
        <w:rPr>
          <w:rFonts w:hint="eastAsia"/>
        </w:rPr>
        <w:t>类概述</w:t>
      </w:r>
      <w:bookmarkEnd w:id="163"/>
    </w:p>
    <w:p w14:paraId="2F81B7D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封装工作较圈评论数据持久化业务处理。</w:t>
      </w:r>
    </w:p>
    <w:p w14:paraId="1E75D1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8EC356B"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a7"/>
                <w:b/>
                <w:i/>
              </w:rPr>
            </w:pPr>
            <w:r w:rsidRPr="00076C89">
              <w:rPr>
                <w:rStyle w:val="a7"/>
                <w:rFonts w:hint="eastAsia"/>
              </w:rPr>
              <w:t>序号</w:t>
            </w:r>
          </w:p>
        </w:tc>
        <w:tc>
          <w:tcPr>
            <w:tcW w:w="3966" w:type="dxa"/>
            <w:shd w:val="clear" w:color="auto" w:fill="CCCCCC"/>
          </w:tcPr>
          <w:p w14:paraId="4DA09099" w14:textId="77777777" w:rsidR="00D112AC" w:rsidRPr="00076C89" w:rsidRDefault="00D112AC" w:rsidP="00F007AA">
            <w:pPr>
              <w:jc w:val="center"/>
              <w:rPr>
                <w:rStyle w:val="a7"/>
                <w:b/>
                <w:i/>
              </w:rPr>
            </w:pPr>
            <w:r w:rsidRPr="00076C89">
              <w:rPr>
                <w:rStyle w:val="a7"/>
                <w:rFonts w:hint="eastAsia"/>
              </w:rPr>
              <w:t>功能点</w:t>
            </w:r>
          </w:p>
        </w:tc>
        <w:tc>
          <w:tcPr>
            <w:tcW w:w="4163" w:type="dxa"/>
            <w:shd w:val="clear" w:color="auto" w:fill="CCCCCC"/>
          </w:tcPr>
          <w:p w14:paraId="23D82A4E"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a7"/>
                <w:i/>
              </w:rPr>
            </w:pPr>
            <w:r w:rsidRPr="00076C89">
              <w:rPr>
                <w:rStyle w:val="a7"/>
                <w:rFonts w:hint="eastAsia"/>
              </w:rPr>
              <w:t>1</w:t>
            </w:r>
          </w:p>
        </w:tc>
        <w:tc>
          <w:tcPr>
            <w:tcW w:w="3966" w:type="dxa"/>
          </w:tcPr>
          <w:p w14:paraId="78D503CE" w14:textId="77777777" w:rsidR="00D112AC" w:rsidRPr="00076C89" w:rsidRDefault="00D112AC" w:rsidP="00F007AA">
            <w:pPr>
              <w:rPr>
                <w:rStyle w:val="a7"/>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a7"/>
                <w:i/>
              </w:rPr>
            </w:pPr>
            <w:r w:rsidRPr="00BD6880">
              <w:rPr>
                <w:rStyle w:val="a7"/>
                <w:rFonts w:hint="eastAsia"/>
              </w:rPr>
              <w:t>添加</w:t>
            </w:r>
            <w:r w:rsidRPr="00BD6880">
              <w:rPr>
                <w:rStyle w:val="a7"/>
                <w:rFonts w:hint="eastAsia"/>
              </w:rPr>
              <w:t>/</w:t>
            </w:r>
            <w:r w:rsidRPr="00BD6880">
              <w:rPr>
                <w:rStyle w:val="a7"/>
                <w:rFonts w:hint="eastAsia"/>
              </w:rPr>
              <w:t>更新一个贴子的评论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a7"/>
                <w:i/>
              </w:rPr>
            </w:pPr>
            <w:r w:rsidRPr="00076C89">
              <w:rPr>
                <w:rStyle w:val="a7"/>
                <w:rFonts w:hint="eastAsia"/>
              </w:rPr>
              <w:t>2</w:t>
            </w:r>
          </w:p>
        </w:tc>
        <w:tc>
          <w:tcPr>
            <w:tcW w:w="3966" w:type="dxa"/>
          </w:tcPr>
          <w:p w14:paraId="4D990FC7" w14:textId="77777777" w:rsidR="00D112AC" w:rsidRPr="00076C89" w:rsidRDefault="00D112AC" w:rsidP="00F007AA">
            <w:pPr>
              <w:rPr>
                <w:rStyle w:val="a7"/>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a7"/>
                <w:i/>
              </w:rPr>
            </w:pPr>
            <w:r w:rsidRPr="00BD6880">
              <w:rPr>
                <w:rStyle w:val="a7"/>
                <w:rFonts w:hint="eastAsia"/>
              </w:rPr>
              <w:t>贴子的评论列表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a7"/>
                <w:i/>
              </w:rPr>
            </w:pPr>
            <w:r w:rsidRPr="00076C89">
              <w:rPr>
                <w:rStyle w:val="a7"/>
                <w:rFonts w:hint="eastAsia"/>
              </w:rPr>
              <w:t>3</w:t>
            </w:r>
          </w:p>
        </w:tc>
        <w:tc>
          <w:tcPr>
            <w:tcW w:w="3966" w:type="dxa"/>
          </w:tcPr>
          <w:p w14:paraId="6C444637" w14:textId="77777777" w:rsidR="00D112AC" w:rsidRPr="00076C89" w:rsidRDefault="00D112AC" w:rsidP="00F007AA">
            <w:pPr>
              <w:rPr>
                <w:rStyle w:val="a7"/>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a7"/>
                <w:i/>
              </w:rPr>
            </w:pPr>
            <w:r w:rsidRPr="00BD6880">
              <w:rPr>
                <w:rStyle w:val="a7"/>
                <w:rFonts w:hint="eastAsia"/>
              </w:rPr>
              <w:t>贴子的已删队评论列表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a7"/>
                <w:i/>
              </w:rPr>
            </w:pPr>
            <w:r>
              <w:rPr>
                <w:rStyle w:val="a7"/>
                <w:rFonts w:hint="eastAsia"/>
              </w:rPr>
              <w:t>4</w:t>
            </w:r>
          </w:p>
        </w:tc>
        <w:tc>
          <w:tcPr>
            <w:tcW w:w="3966" w:type="dxa"/>
          </w:tcPr>
          <w:p w14:paraId="3CC00B1A" w14:textId="77777777" w:rsidR="00D112AC" w:rsidRPr="00076C89" w:rsidRDefault="00D112AC" w:rsidP="00F007AA">
            <w:pPr>
              <w:rPr>
                <w:rStyle w:val="a7"/>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a7"/>
                <w:i/>
              </w:rPr>
            </w:pPr>
            <w:r w:rsidRPr="00BD6880">
              <w:rPr>
                <w:rStyle w:val="a7"/>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a7"/>
                <w:i/>
              </w:rPr>
            </w:pPr>
            <w:r>
              <w:rPr>
                <w:rStyle w:val="a7"/>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a7"/>
                <w:i/>
              </w:rPr>
            </w:pPr>
            <w:r w:rsidRPr="00BD6880">
              <w:rPr>
                <w:rStyle w:val="a7"/>
                <w:rFonts w:hint="eastAsia"/>
              </w:rPr>
              <w:t>通过一个评论的</w:t>
            </w:r>
            <w:r w:rsidRPr="00BD6880">
              <w:rPr>
                <w:rStyle w:val="a7"/>
                <w:rFonts w:hint="eastAsia"/>
              </w:rPr>
              <w:t>ID</w:t>
            </w:r>
            <w:r w:rsidRPr="00BD6880">
              <w:rPr>
                <w:rStyle w:val="a7"/>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a7"/>
                <w:i/>
              </w:rPr>
            </w:pPr>
            <w:r>
              <w:rPr>
                <w:rStyle w:val="a7"/>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a7"/>
                <w:i/>
              </w:rPr>
            </w:pPr>
            <w:r w:rsidRPr="00BD6880">
              <w:rPr>
                <w:rStyle w:val="a7"/>
                <w:rFonts w:hint="eastAsia"/>
              </w:rPr>
              <w:t>通过一个评论的</w:t>
            </w:r>
            <w:r w:rsidRPr="00BD6880">
              <w:rPr>
                <w:rStyle w:val="a7"/>
                <w:rFonts w:hint="eastAsia"/>
              </w:rPr>
              <w:t>ID</w:t>
            </w:r>
            <w:r w:rsidRPr="00BD6880">
              <w:rPr>
                <w:rStyle w:val="a7"/>
                <w:rFonts w:hint="eastAsia"/>
              </w:rPr>
              <w:t>，查询有效评论</w:t>
            </w:r>
          </w:p>
        </w:tc>
      </w:tr>
    </w:tbl>
    <w:p w14:paraId="3CFEEF37" w14:textId="77777777" w:rsidR="00D112AC" w:rsidRDefault="00D112AC" w:rsidP="00CC1B0B"/>
    <w:p w14:paraId="354F7682" w14:textId="77777777" w:rsidR="00CC1B0B" w:rsidRDefault="00CC1B0B" w:rsidP="003A0D42"/>
    <w:p w14:paraId="3D6C500F" w14:textId="77777777" w:rsidR="00DD6799" w:rsidRPr="003B358C" w:rsidRDefault="00DD6799" w:rsidP="003A0D42"/>
    <w:p w14:paraId="1F1581AD" w14:textId="6A5CAC4E" w:rsidR="007C2508" w:rsidRDefault="007C2508">
      <w:pPr>
        <w:pStyle w:val="af4"/>
        <w:adjustRightInd/>
        <w:snapToGrid/>
        <w:spacing w:before="0" w:after="0" w:line="400" w:lineRule="exact"/>
        <w:ind w:firstLine="482"/>
        <w:jc w:val="both"/>
        <w:rPr>
          <w:rFonts w:ascii="SimHei"/>
          <w:sz w:val="24"/>
        </w:rPr>
      </w:pPr>
    </w:p>
    <w:p w14:paraId="004B0CC6" w14:textId="29A62D35" w:rsidR="007C2508" w:rsidRDefault="007C2508">
      <w:pPr>
        <w:widowControl/>
        <w:jc w:val="left"/>
        <w:rPr>
          <w:rFonts w:ascii="SimHei"/>
          <w:sz w:val="24"/>
        </w:rPr>
      </w:pPr>
      <w:r>
        <w:rPr>
          <w:rFonts w:ascii="SimHei"/>
          <w:sz w:val="24"/>
        </w:rPr>
        <w:br w:type="page"/>
      </w:r>
    </w:p>
    <w:p w14:paraId="67210179" w14:textId="77777777" w:rsidR="007C2508" w:rsidRDefault="007C2508">
      <w:pPr>
        <w:pStyle w:val="af4"/>
        <w:adjustRightInd/>
        <w:snapToGrid/>
        <w:spacing w:before="0" w:after="0" w:line="400" w:lineRule="exact"/>
        <w:ind w:firstLine="482"/>
        <w:jc w:val="both"/>
        <w:rPr>
          <w:rFonts w:ascii="SimHei"/>
          <w:sz w:val="24"/>
        </w:rPr>
      </w:pPr>
    </w:p>
    <w:p w14:paraId="661B630A" w14:textId="77777777" w:rsidR="00911ECC" w:rsidRDefault="00911ECC"/>
    <w:p w14:paraId="43B355B8" w14:textId="77777777" w:rsidR="00911ECC" w:rsidRDefault="00911ECC">
      <w:pPr>
        <w:pStyle w:val="1"/>
        <w:jc w:val="center"/>
        <w:rPr>
          <w:rFonts w:eastAsia="SimHei"/>
          <w:sz w:val="32"/>
        </w:rPr>
      </w:pPr>
      <w:bookmarkStart w:id="164" w:name="_Toc451004121"/>
      <w:r>
        <w:rPr>
          <w:rFonts w:eastAsia="SimHei" w:hint="eastAsia"/>
          <w:sz w:val="32"/>
        </w:rPr>
        <w:t>第</w:t>
      </w:r>
      <w:r>
        <w:rPr>
          <w:rFonts w:eastAsia="SimHei" w:hint="eastAsia"/>
          <w:sz w:val="32"/>
        </w:rPr>
        <w:t>N</w:t>
      </w:r>
      <w:r>
        <w:rPr>
          <w:rFonts w:eastAsia="SimHei" w:hint="eastAsia"/>
          <w:sz w:val="32"/>
        </w:rPr>
        <w:t>章</w:t>
      </w:r>
      <w:r>
        <w:rPr>
          <w:rFonts w:eastAsia="SimHei" w:hint="eastAsia"/>
          <w:sz w:val="32"/>
        </w:rPr>
        <w:t xml:space="preserve"> </w:t>
      </w:r>
      <w:r>
        <w:rPr>
          <w:rFonts w:eastAsia="SimHei" w:hint="eastAsia"/>
          <w:sz w:val="32"/>
        </w:rPr>
        <w:t>结束语</w:t>
      </w:r>
      <w:bookmarkEnd w:id="164"/>
    </w:p>
    <w:p w14:paraId="51EC3A93" w14:textId="77777777" w:rsidR="00911ECC" w:rsidRDefault="00993F28">
      <w:pPr>
        <w:pStyle w:val="2"/>
        <w:rPr>
          <w:rFonts w:ascii="SimHei"/>
          <w:sz w:val="28"/>
        </w:rPr>
      </w:pPr>
      <w:bookmarkStart w:id="165" w:name="_Toc451004122"/>
      <w:r>
        <w:rPr>
          <w:rFonts w:ascii="SimHei"/>
          <w:noProof/>
          <w:sz w:val="20"/>
          <w:lang w:val="en-US" w:eastAsia="zh-CN"/>
        </w:rPr>
        <mc:AlternateContent>
          <mc:Choice Requires="wps">
            <w:drawing>
              <wp:anchor distT="0" distB="0" distL="114300" distR="114300" simplePos="0" relativeHeight="251646464" behindDoc="0" locked="0" layoutInCell="1" allowOverlap="1" wp14:anchorId="3F8C1F3E" wp14:editId="7D975321">
                <wp:simplePos x="0" y="0"/>
                <wp:positionH relativeFrom="column">
                  <wp:posOffset>2514600</wp:posOffset>
                </wp:positionH>
                <wp:positionV relativeFrom="paragraph">
                  <wp:posOffset>187325</wp:posOffset>
                </wp:positionV>
                <wp:extent cx="2057400" cy="495300"/>
                <wp:effectExtent l="9525" t="6985" r="9525" b="107315"/>
                <wp:wrapNone/>
                <wp:docPr id="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6D73CA16" w14:textId="77777777" w:rsidR="0031444E" w:rsidRDefault="0031444E">
                            <w:r>
                              <w:rPr>
                                <w:rFonts w:hint="eastAsia"/>
                              </w:rPr>
                              <w:t>根据实际情况总结论文工作，列出成果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8C1F3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26" type="#_x0000_t62" style="position:absolute;left:0;text-align:left;margin-left:198pt;margin-top:14.75pt;width:162pt;height: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">
                <v:textbox>
                  <w:txbxContent>
                    <w:p w14:paraId="6D73CA16" w14:textId="77777777" w:rsidR="0031444E" w:rsidRDefault="0031444E">
                      <w:r>
                        <w:rPr>
                          <w:rFonts w:hint="eastAsia"/>
                        </w:rPr>
                        <w:t>根据实际情况总结论文工作，列出成果</w:t>
                      </w:r>
                    </w:p>
                  </w:txbxContent>
                </v:textbox>
              </v:shape>
            </w:pict>
          </mc:Fallback>
        </mc:AlternateContent>
      </w:r>
      <w:r w:rsidR="00911ECC">
        <w:rPr>
          <w:rFonts w:ascii="SimHei" w:hint="eastAsia"/>
          <w:sz w:val="28"/>
        </w:rPr>
        <w:t>N．1 论文工作总结</w:t>
      </w:r>
      <w:bookmarkEnd w:id="165"/>
    </w:p>
    <w:p w14:paraId="6E900539" w14:textId="77777777" w:rsidR="00911ECC" w:rsidRDefault="00911ECC">
      <w:pPr>
        <w:pStyle w:val="af4"/>
        <w:adjustRightInd/>
        <w:snapToGrid/>
        <w:spacing w:before="0" w:after="0" w:line="240" w:lineRule="auto"/>
        <w:jc w:val="both"/>
        <w:rPr>
          <w:rFonts w:ascii="SimSun" w:hAnsi="SimSun"/>
          <w:sz w:val="24"/>
        </w:rPr>
      </w:pPr>
    </w:p>
    <w:p w14:paraId="26254429" w14:textId="77777777" w:rsidR="00911ECC" w:rsidRDefault="00911ECC">
      <w:pPr>
        <w:pStyle w:val="af4"/>
        <w:adjustRightInd/>
        <w:snapToGrid/>
        <w:spacing w:before="0" w:after="0" w:line="400" w:lineRule="exact"/>
        <w:ind w:firstLine="482"/>
        <w:jc w:val="both"/>
        <w:rPr>
          <w:sz w:val="24"/>
        </w:rPr>
      </w:pPr>
      <w:r>
        <w:rPr>
          <w:rFonts w:hint="eastAsia"/>
          <w:sz w:val="24"/>
        </w:rPr>
        <w:t>本文分析了</w:t>
      </w:r>
      <w:r>
        <w:rPr>
          <w:rFonts w:hint="eastAsia"/>
          <w:sz w:val="24"/>
        </w:rPr>
        <w:t>XXX</w:t>
      </w:r>
      <w:r>
        <w:rPr>
          <w:rFonts w:hint="eastAsia"/>
          <w:sz w:val="24"/>
        </w:rPr>
        <w:t>，论述了</w:t>
      </w:r>
      <w:r>
        <w:rPr>
          <w:rFonts w:hint="eastAsia"/>
          <w:sz w:val="24"/>
        </w:rPr>
        <w:t>XXX</w:t>
      </w:r>
      <w:r>
        <w:rPr>
          <w:rFonts w:hint="eastAsia"/>
          <w:sz w:val="24"/>
        </w:rPr>
        <w:t>，讨论了</w:t>
      </w:r>
      <w:r>
        <w:rPr>
          <w:rFonts w:hint="eastAsia"/>
          <w:sz w:val="24"/>
        </w:rPr>
        <w:t>XXX</w:t>
      </w:r>
      <w:r>
        <w:rPr>
          <w:rFonts w:hint="eastAsia"/>
          <w:sz w:val="24"/>
        </w:rPr>
        <w:t>，给出了</w:t>
      </w:r>
      <w:r>
        <w:rPr>
          <w:rFonts w:hint="eastAsia"/>
          <w:sz w:val="24"/>
        </w:rPr>
        <w:t>XXX</w:t>
      </w:r>
      <w:r>
        <w:rPr>
          <w:rFonts w:hint="eastAsia"/>
          <w:sz w:val="24"/>
        </w:rPr>
        <w:t>，提出了</w:t>
      </w:r>
      <w:r>
        <w:rPr>
          <w:rFonts w:hint="eastAsia"/>
          <w:sz w:val="24"/>
        </w:rPr>
        <w:t>XXX</w:t>
      </w:r>
      <w:r>
        <w:rPr>
          <w:rFonts w:hint="eastAsia"/>
          <w:sz w:val="24"/>
        </w:rPr>
        <w:t>，设计了</w:t>
      </w:r>
      <w:r>
        <w:rPr>
          <w:rFonts w:hint="eastAsia"/>
          <w:sz w:val="24"/>
        </w:rPr>
        <w:t>XXX</w:t>
      </w:r>
      <w:r>
        <w:rPr>
          <w:rFonts w:hint="eastAsia"/>
          <w:sz w:val="24"/>
        </w:rPr>
        <w:t>，编码实现了</w:t>
      </w:r>
      <w:r>
        <w:rPr>
          <w:rFonts w:hint="eastAsia"/>
          <w:sz w:val="24"/>
        </w:rPr>
        <w:t>XXX</w:t>
      </w:r>
      <w:r>
        <w:rPr>
          <w:rFonts w:hint="eastAsia"/>
          <w:sz w:val="24"/>
        </w:rPr>
        <w:t>，研究了</w:t>
      </w:r>
      <w:r>
        <w:rPr>
          <w:rFonts w:hint="eastAsia"/>
          <w:sz w:val="24"/>
        </w:rPr>
        <w:t>XXX</w:t>
      </w:r>
      <w:r>
        <w:rPr>
          <w:rFonts w:hint="eastAsia"/>
          <w:sz w:val="24"/>
        </w:rPr>
        <w:t>，组织实施了</w:t>
      </w:r>
      <w:r>
        <w:rPr>
          <w:rFonts w:hint="eastAsia"/>
          <w:sz w:val="24"/>
        </w:rPr>
        <w:t>XXX</w:t>
      </w:r>
      <w:r>
        <w:rPr>
          <w:rFonts w:hint="eastAsia"/>
          <w:sz w:val="24"/>
        </w:rPr>
        <w:t>，等</w:t>
      </w:r>
    </w:p>
    <w:p w14:paraId="7EB49476" w14:textId="77777777" w:rsidR="00911ECC" w:rsidRDefault="00911ECC">
      <w:pPr>
        <w:pStyle w:val="af4"/>
        <w:adjustRightInd/>
        <w:snapToGrid/>
        <w:spacing w:before="0" w:after="0" w:line="360" w:lineRule="auto"/>
        <w:ind w:firstLine="480"/>
        <w:jc w:val="both"/>
        <w:rPr>
          <w:sz w:val="24"/>
        </w:rPr>
      </w:pPr>
      <w:r>
        <w:rPr>
          <w:rFonts w:hint="eastAsia"/>
          <w:sz w:val="24"/>
        </w:rPr>
        <w:t>本文取得的主要成果有：（注意：是“成果”，不是你做的工作）</w:t>
      </w:r>
    </w:p>
    <w:p w14:paraId="70B05C37" w14:textId="77777777" w:rsidR="00911ECC" w:rsidRDefault="00911ECC" w:rsidP="00E87E06">
      <w:pPr>
        <w:pStyle w:val="af4"/>
        <w:numPr>
          <w:ilvl w:val="0"/>
          <w:numId w:val="2"/>
        </w:numPr>
        <w:adjustRightInd/>
        <w:snapToGrid/>
        <w:spacing w:before="0" w:after="0" w:line="360" w:lineRule="auto"/>
        <w:jc w:val="both"/>
        <w:rPr>
          <w:sz w:val="24"/>
        </w:rPr>
      </w:pPr>
      <w:r>
        <w:rPr>
          <w:rFonts w:hint="eastAsia"/>
          <w:sz w:val="24"/>
        </w:rPr>
        <w:t>XXX</w:t>
      </w:r>
    </w:p>
    <w:p w14:paraId="38CE92CE" w14:textId="77777777" w:rsidR="00911ECC" w:rsidRDefault="00911ECC" w:rsidP="00E87E06">
      <w:pPr>
        <w:pStyle w:val="af4"/>
        <w:numPr>
          <w:ilvl w:val="0"/>
          <w:numId w:val="2"/>
        </w:numPr>
        <w:adjustRightInd/>
        <w:snapToGrid/>
        <w:spacing w:before="0" w:after="0" w:line="360" w:lineRule="auto"/>
        <w:jc w:val="both"/>
        <w:rPr>
          <w:sz w:val="24"/>
        </w:rPr>
      </w:pPr>
      <w:r>
        <w:rPr>
          <w:rFonts w:hint="eastAsia"/>
          <w:sz w:val="24"/>
        </w:rPr>
        <w:t>XXX</w:t>
      </w:r>
    </w:p>
    <w:p w14:paraId="67E2C72B" w14:textId="77777777" w:rsidR="00911ECC" w:rsidRDefault="00911ECC">
      <w:pPr>
        <w:pStyle w:val="af4"/>
        <w:adjustRightInd/>
        <w:snapToGrid/>
        <w:spacing w:before="0" w:after="0" w:line="360" w:lineRule="auto"/>
        <w:jc w:val="both"/>
        <w:rPr>
          <w:rFonts w:ascii="SimSun" w:hAnsi="SimSun"/>
        </w:rPr>
      </w:pPr>
    </w:p>
    <w:p w14:paraId="01FFB0C4" w14:textId="77777777" w:rsidR="00911ECC" w:rsidRDefault="00993F28">
      <w:pPr>
        <w:pStyle w:val="2"/>
        <w:rPr>
          <w:rFonts w:ascii="SimHei"/>
          <w:sz w:val="28"/>
        </w:rPr>
      </w:pPr>
      <w:bookmarkStart w:id="166" w:name="_Toc451004123"/>
      <w:r>
        <w:rPr>
          <w:rFonts w:ascii="SimHei"/>
          <w:noProof/>
          <w:sz w:val="20"/>
          <w:lang w:val="en-US" w:eastAsia="zh-CN"/>
        </w:rPr>
        <mc:AlternateContent>
          <mc:Choice Requires="wps">
            <w:drawing>
              <wp:anchor distT="0" distB="0" distL="114300" distR="114300" simplePos="0" relativeHeight="251647488" behindDoc="0" locked="0" layoutInCell="1" allowOverlap="1" wp14:anchorId="315D0F60" wp14:editId="5A23AF6A">
                <wp:simplePos x="0" y="0"/>
                <wp:positionH relativeFrom="column">
                  <wp:posOffset>1600200</wp:posOffset>
                </wp:positionH>
                <wp:positionV relativeFrom="paragraph">
                  <wp:posOffset>9525</wp:posOffset>
                </wp:positionV>
                <wp:extent cx="1714500" cy="495300"/>
                <wp:effectExtent l="9525" t="8890" r="9525" b="114935"/>
                <wp:wrapNone/>
                <wp:docPr id="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7D92C310" w14:textId="77777777" w:rsidR="0031444E" w:rsidRDefault="0031444E">
                            <w:r>
                              <w:rPr>
                                <w:rFonts w:hint="eastAsia"/>
                              </w:rPr>
                              <w:t>指出存在的问题，提出可以进一步开展的工作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D0F60" id="AutoShape 37" o:spid="_x0000_s1027" type="#_x0000_t62" style="position:absolute;left:0;text-align:left;margin-left:126pt;margin-top:.75pt;width:135pt;height: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">
                <v:textbox>
                  <w:txbxContent>
                    <w:p w14:paraId="7D92C310" w14:textId="77777777" w:rsidR="0031444E" w:rsidRDefault="0031444E">
                      <w:r>
                        <w:rPr>
                          <w:rFonts w:hint="eastAsia"/>
                        </w:rPr>
                        <w:t>指出存在的问题，提出可以进一步开展的工作</w:t>
                      </w:r>
                    </w:p>
                  </w:txbxContent>
                </v:textbox>
              </v:shape>
            </w:pict>
          </mc:Fallback>
        </mc:AlternateContent>
      </w:r>
      <w:r w:rsidR="00911ECC">
        <w:rPr>
          <w:rFonts w:ascii="SimHei" w:hint="eastAsia"/>
          <w:sz w:val="28"/>
        </w:rPr>
        <w:t>N．2 问题和展望</w:t>
      </w:r>
      <w:bookmarkEnd w:id="166"/>
    </w:p>
    <w:p w14:paraId="492CF125" w14:textId="77777777" w:rsidR="00911ECC" w:rsidRDefault="00911ECC">
      <w:pPr>
        <w:pStyle w:val="af4"/>
        <w:adjustRightInd/>
        <w:snapToGrid/>
        <w:spacing w:before="0" w:after="0" w:line="400" w:lineRule="exact"/>
        <w:jc w:val="both"/>
        <w:rPr>
          <w:rFonts w:ascii="SimSun" w:hAnsi="SimSun"/>
          <w:sz w:val="24"/>
        </w:rPr>
      </w:pPr>
    </w:p>
    <w:p w14:paraId="5C2BFD25" w14:textId="77777777" w:rsidR="00911ECC" w:rsidRDefault="00911ECC">
      <w:pPr>
        <w:pStyle w:val="af4"/>
        <w:adjustRightInd/>
        <w:snapToGrid/>
        <w:spacing w:before="0" w:after="0" w:line="400" w:lineRule="exact"/>
        <w:jc w:val="both"/>
        <w:rPr>
          <w:rFonts w:ascii="SimSun" w:hAnsi="SimSun"/>
          <w:sz w:val="24"/>
        </w:rPr>
      </w:pPr>
    </w:p>
    <w:p w14:paraId="1E9B6A15" w14:textId="77777777" w:rsidR="00911ECC" w:rsidRDefault="00911ECC">
      <w:pPr>
        <w:pStyle w:val="af4"/>
        <w:adjustRightInd/>
        <w:snapToGrid/>
        <w:spacing w:before="0" w:after="0" w:line="360" w:lineRule="auto"/>
        <w:jc w:val="both"/>
        <w:rPr>
          <w:rFonts w:ascii="SimSun" w:hAnsi="SimSun"/>
        </w:rPr>
      </w:pPr>
    </w:p>
    <w:p w14:paraId="4B4161D9" w14:textId="77777777" w:rsidR="00911ECC" w:rsidRDefault="00911ECC">
      <w:pPr>
        <w:pStyle w:val="af4"/>
        <w:adjustRightInd/>
        <w:snapToGrid/>
        <w:spacing w:before="0" w:after="0" w:line="360" w:lineRule="auto"/>
        <w:rPr>
          <w:rFonts w:ascii="SimHei" w:eastAsia="SimHei" w:hAnsi="SimSun"/>
          <w:sz w:val="32"/>
        </w:rPr>
      </w:pPr>
      <w:r>
        <w:rPr>
          <w:rFonts w:ascii="SimSun"/>
        </w:rPr>
        <w:br w:type="page"/>
      </w:r>
      <w:r>
        <w:rPr>
          <w:rFonts w:ascii="SimHei" w:eastAsia="SimHei" w:hAnsi="SimSun" w:hint="eastAsia"/>
          <w:sz w:val="32"/>
        </w:rPr>
        <w:lastRenderedPageBreak/>
        <w:t>参考文献</w:t>
      </w:r>
    </w:p>
    <w:p w14:paraId="2653A0D8" w14:textId="77777777" w:rsidR="00911ECC" w:rsidRDefault="00911ECC">
      <w:pPr>
        <w:pStyle w:val="af4"/>
        <w:adjustRightInd/>
        <w:snapToGrid/>
        <w:spacing w:before="0" w:after="0" w:line="240" w:lineRule="auto"/>
        <w:jc w:val="both"/>
        <w:rPr>
          <w:rFonts w:ascii="SimSun" w:hAnsi="SimSun"/>
        </w:rPr>
      </w:pPr>
    </w:p>
    <w:p w14:paraId="714E3E3B" w14:textId="77777777" w:rsidR="00911ECC" w:rsidRDefault="00911ECC">
      <w:pPr>
        <w:spacing w:line="360" w:lineRule="auto"/>
        <w:ind w:firstLine="420"/>
        <w:rPr>
          <w:rFonts w:ascii="SimSun" w:hAnsi="SimSun"/>
          <w:sz w:val="24"/>
        </w:rPr>
      </w:pPr>
      <w:r>
        <w:rPr>
          <w:rFonts w:ascii="SimSun" w:hAnsi="SimSun" w:hint="eastAsia"/>
          <w:sz w:val="24"/>
        </w:rPr>
        <w:t>参考文献内容中文字采用五号宋体、英文采用“</w:t>
      </w:r>
      <w:r>
        <w:rPr>
          <w:rFonts w:hint="eastAsia"/>
          <w:sz w:val="24"/>
        </w:rPr>
        <w:t>Times New Roman</w:t>
      </w:r>
      <w:r>
        <w:rPr>
          <w:rFonts w:ascii="SimSun" w:hAnsi="SimSun"/>
          <w:sz w:val="24"/>
        </w:rPr>
        <w:t>”</w:t>
      </w:r>
      <w:r>
        <w:rPr>
          <w:rFonts w:ascii="SimSun" w:hAnsi="SimSun" w:hint="eastAsia"/>
          <w:sz w:val="24"/>
        </w:rPr>
        <w:t>五号字体，行间距为20磅，段间距为段前0行，段后0行。按照参考文献在文中出现的顺序采用阿拉伯数字连续编号，其排列格式为：</w:t>
      </w:r>
    </w:p>
    <w:p w14:paraId="61B64D60" w14:textId="77777777" w:rsidR="00911ECC" w:rsidRDefault="00911ECC">
      <w:pPr>
        <w:spacing w:line="400" w:lineRule="exact"/>
        <w:ind w:firstLine="420"/>
        <w:rPr>
          <w:rFonts w:ascii="SimSun" w:hAnsi="SimSun"/>
          <w:szCs w:val="21"/>
        </w:rPr>
      </w:pPr>
      <w:r>
        <w:rPr>
          <w:rFonts w:ascii="SimSun" w:hAnsi="SimSun" w:hint="eastAsia"/>
          <w:szCs w:val="21"/>
        </w:rPr>
        <w:t>（1）专著中的文献</w:t>
      </w:r>
    </w:p>
    <w:p w14:paraId="29C3441A" w14:textId="77777777" w:rsidR="00911ECC" w:rsidRDefault="00911ECC">
      <w:pPr>
        <w:spacing w:line="400" w:lineRule="exact"/>
        <w:ind w:firstLine="420"/>
        <w:rPr>
          <w:rFonts w:ascii="SimSun" w:hAnsi="SimSun"/>
          <w:szCs w:val="21"/>
        </w:rPr>
      </w:pPr>
      <w:r>
        <w:rPr>
          <w:rFonts w:ascii="SimSun" w:hAnsi="SimSun" w:hint="eastAsia"/>
          <w:szCs w:val="21"/>
        </w:rPr>
        <w:t>[序号]  作者  专著名称  版本</w:t>
      </w:r>
      <w:r>
        <w:rPr>
          <w:rFonts w:ascii="SimSun" w:hAnsi="SimSun"/>
          <w:szCs w:val="21"/>
        </w:rPr>
        <w:t>(</w:t>
      </w:r>
      <w:r>
        <w:rPr>
          <w:rFonts w:ascii="SimSun" w:hAnsi="SimSun" w:hint="eastAsia"/>
          <w:szCs w:val="21"/>
        </w:rPr>
        <w:t>第１版不加标注</w:t>
      </w:r>
      <w:r>
        <w:rPr>
          <w:rFonts w:ascii="SimSun" w:hAnsi="SimSun"/>
          <w:szCs w:val="21"/>
        </w:rPr>
        <w:t>)</w:t>
      </w:r>
      <w:r>
        <w:rPr>
          <w:rFonts w:ascii="SimSun" w:hAnsi="SimSun" w:hint="eastAsia"/>
          <w:szCs w:val="21"/>
        </w:rPr>
        <w:t xml:space="preserve">  出版者 出版年  参考页码</w:t>
      </w:r>
    </w:p>
    <w:p w14:paraId="43186652" w14:textId="77777777" w:rsidR="00911ECC" w:rsidRDefault="00911ECC">
      <w:pPr>
        <w:spacing w:line="400" w:lineRule="exact"/>
        <w:ind w:firstLine="420"/>
        <w:rPr>
          <w:rFonts w:ascii="SimSun" w:hAnsi="SimSun"/>
          <w:szCs w:val="21"/>
        </w:rPr>
      </w:pPr>
      <w:r>
        <w:rPr>
          <w:rFonts w:ascii="SimSun" w:hAnsi="SimSun" w:hint="eastAsia"/>
          <w:szCs w:val="21"/>
        </w:rPr>
        <w:t>（2）期刊中的文献</w:t>
      </w:r>
    </w:p>
    <w:p w14:paraId="1A1A3F91" w14:textId="77777777" w:rsidR="00911ECC" w:rsidRDefault="00911ECC">
      <w:pPr>
        <w:spacing w:line="400" w:lineRule="exact"/>
        <w:ind w:left="420"/>
        <w:rPr>
          <w:rFonts w:ascii="SimSun" w:hAnsi="SimSun"/>
          <w:szCs w:val="21"/>
        </w:rPr>
      </w:pPr>
      <w:r>
        <w:rPr>
          <w:rFonts w:ascii="SimSun" w:hAnsi="SimSun" w:hint="eastAsia"/>
          <w:szCs w:val="21"/>
        </w:rPr>
        <w:t>[序号]  作者  文献名称  期刊名称  卷号（期号）  年月  页码范围</w:t>
      </w:r>
    </w:p>
    <w:p w14:paraId="7C05671A" w14:textId="77777777" w:rsidR="00911ECC" w:rsidRDefault="00911ECC">
      <w:pPr>
        <w:spacing w:line="400" w:lineRule="exact"/>
        <w:ind w:left="420"/>
        <w:rPr>
          <w:rFonts w:ascii="SimSun" w:hAnsi="SimSun"/>
          <w:szCs w:val="21"/>
        </w:rPr>
      </w:pPr>
      <w:r>
        <w:rPr>
          <w:rFonts w:ascii="SimSun" w:hAnsi="SimSun" w:hint="eastAsia"/>
          <w:szCs w:val="21"/>
        </w:rPr>
        <w:t>（3）论文集</w:t>
      </w:r>
    </w:p>
    <w:p w14:paraId="765150F2" w14:textId="77777777" w:rsidR="00911ECC" w:rsidRDefault="00911ECC">
      <w:pPr>
        <w:spacing w:line="400" w:lineRule="exact"/>
        <w:ind w:left="420"/>
        <w:rPr>
          <w:rFonts w:ascii="SimSun" w:hAnsi="SimSun"/>
          <w:szCs w:val="21"/>
        </w:rPr>
      </w:pPr>
      <w:r>
        <w:rPr>
          <w:rFonts w:ascii="SimSun" w:hAnsi="SimSun" w:hint="eastAsia"/>
          <w:szCs w:val="21"/>
        </w:rPr>
        <w:t>[序号]  作者  论文题目  见</w:t>
      </w:r>
      <w:r>
        <w:rPr>
          <w:rFonts w:ascii="SimSun" w:hAnsi="SimSun"/>
          <w:szCs w:val="21"/>
        </w:rPr>
        <w:t>(</w:t>
      </w:r>
      <w:r>
        <w:rPr>
          <w:rFonts w:ascii="SimSun" w:hAnsi="SimSun" w:hint="eastAsia"/>
          <w:szCs w:val="21"/>
        </w:rPr>
        <w:t>英文用</w:t>
      </w:r>
      <w:r>
        <w:rPr>
          <w:rFonts w:ascii="SimSun" w:hAnsi="SimSun"/>
          <w:szCs w:val="21"/>
        </w:rPr>
        <w:t>In)</w:t>
      </w:r>
      <w:r>
        <w:rPr>
          <w:rFonts w:ascii="SimSun" w:hAnsi="SimSun" w:hint="eastAsia"/>
          <w:szCs w:val="21"/>
        </w:rPr>
        <w:t xml:space="preserve">  主编  论文集名  出版地  出版年  页码范围</w:t>
      </w:r>
    </w:p>
    <w:p w14:paraId="289B4189" w14:textId="77777777" w:rsidR="00911ECC" w:rsidRDefault="00911ECC">
      <w:pPr>
        <w:spacing w:line="400" w:lineRule="exact"/>
        <w:ind w:left="420"/>
        <w:rPr>
          <w:rFonts w:ascii="SimSun" w:hAnsi="SimSun"/>
          <w:szCs w:val="21"/>
        </w:rPr>
      </w:pPr>
      <w:r>
        <w:rPr>
          <w:rFonts w:ascii="SimSun" w:hAnsi="SimSun" w:hint="eastAsia"/>
          <w:szCs w:val="21"/>
        </w:rPr>
        <w:t>（4）学位论文</w:t>
      </w:r>
    </w:p>
    <w:p w14:paraId="672DF4B7" w14:textId="77777777" w:rsidR="00911ECC" w:rsidRDefault="00911ECC">
      <w:pPr>
        <w:spacing w:line="400" w:lineRule="exact"/>
        <w:ind w:firstLine="420"/>
        <w:rPr>
          <w:rFonts w:ascii="SimSun" w:hAnsi="SimSun"/>
          <w:szCs w:val="21"/>
        </w:rPr>
      </w:pPr>
      <w:r>
        <w:rPr>
          <w:rFonts w:ascii="SimSun" w:hAnsi="SimSun" w:hint="eastAsia"/>
          <w:szCs w:val="21"/>
        </w:rPr>
        <w:t>[序号]  作者  题目  ［学位论文］</w:t>
      </w:r>
      <w:r>
        <w:rPr>
          <w:rFonts w:ascii="SimSun" w:hAnsi="SimSun"/>
          <w:szCs w:val="21"/>
        </w:rPr>
        <w:t>(</w:t>
      </w:r>
      <w:r>
        <w:rPr>
          <w:rFonts w:ascii="SimSun" w:hAnsi="SimSun" w:hint="eastAsia"/>
          <w:szCs w:val="21"/>
        </w:rPr>
        <w:t>英文用［</w:t>
      </w:r>
      <w:r>
        <w:rPr>
          <w:rFonts w:ascii="SimSun" w:hAnsi="SimSun"/>
          <w:szCs w:val="21"/>
        </w:rPr>
        <w:t>Dissertation</w:t>
      </w:r>
      <w:r>
        <w:rPr>
          <w:rFonts w:ascii="SimSun" w:hAnsi="SimSun" w:hint="eastAsia"/>
          <w:szCs w:val="21"/>
        </w:rPr>
        <w:t>］</w:t>
      </w:r>
      <w:r>
        <w:rPr>
          <w:rFonts w:ascii="SimSun" w:hAnsi="SimSun"/>
          <w:szCs w:val="21"/>
        </w:rPr>
        <w:t>)</w:t>
      </w:r>
      <w:r>
        <w:rPr>
          <w:rFonts w:ascii="SimSun" w:hAnsi="SimSun" w:hint="eastAsia"/>
          <w:szCs w:val="21"/>
        </w:rPr>
        <w:t>，保存地点，保存单位，年份</w:t>
      </w:r>
    </w:p>
    <w:p w14:paraId="6912096A" w14:textId="77777777" w:rsidR="00911ECC" w:rsidRDefault="00911ECC">
      <w:pPr>
        <w:spacing w:line="400" w:lineRule="exact"/>
        <w:ind w:left="420"/>
        <w:rPr>
          <w:rFonts w:ascii="SimSun" w:hAnsi="SimSun"/>
          <w:szCs w:val="21"/>
        </w:rPr>
      </w:pPr>
      <w:r>
        <w:rPr>
          <w:rFonts w:ascii="SimSun" w:hAnsi="SimSun" w:hint="eastAsia"/>
          <w:szCs w:val="21"/>
        </w:rPr>
        <w:t>（5）专利</w:t>
      </w:r>
    </w:p>
    <w:p w14:paraId="740007CA" w14:textId="77777777" w:rsidR="00911ECC" w:rsidRDefault="00911ECC">
      <w:pPr>
        <w:spacing w:line="400" w:lineRule="exact"/>
        <w:ind w:firstLine="420"/>
        <w:rPr>
          <w:rFonts w:ascii="SimSun" w:hAnsi="SimSun"/>
          <w:szCs w:val="21"/>
        </w:rPr>
      </w:pPr>
      <w:r>
        <w:rPr>
          <w:rFonts w:ascii="SimSun" w:hAnsi="SimSun" w:hint="eastAsia"/>
          <w:szCs w:val="21"/>
        </w:rPr>
        <w:t>[序号]  专利申请者  题目  国别  专利文献种类  专利号  批准日期</w:t>
      </w:r>
    </w:p>
    <w:p w14:paraId="4037B9E2" w14:textId="77777777" w:rsidR="00911ECC" w:rsidRDefault="00911ECC">
      <w:pPr>
        <w:spacing w:line="400" w:lineRule="exact"/>
        <w:ind w:left="420"/>
        <w:rPr>
          <w:rFonts w:ascii="SimSun" w:hAnsi="SimSun"/>
          <w:szCs w:val="21"/>
        </w:rPr>
      </w:pPr>
      <w:r>
        <w:rPr>
          <w:rFonts w:ascii="SimSun" w:hAnsi="SimSun" w:hint="eastAsia"/>
          <w:szCs w:val="21"/>
        </w:rPr>
        <w:t>（6）技术标准</w:t>
      </w:r>
    </w:p>
    <w:p w14:paraId="34E2E35A" w14:textId="77777777" w:rsidR="00911ECC" w:rsidRDefault="00911ECC">
      <w:pPr>
        <w:spacing w:line="400" w:lineRule="exact"/>
        <w:ind w:firstLine="420"/>
        <w:rPr>
          <w:rFonts w:ascii="SimSun" w:hAnsi="SimSun"/>
          <w:szCs w:val="21"/>
        </w:rPr>
      </w:pPr>
      <w:r>
        <w:rPr>
          <w:rFonts w:ascii="SimSun" w:hAnsi="SimSun" w:hint="eastAsia"/>
          <w:szCs w:val="21"/>
        </w:rPr>
        <w:t xml:space="preserve">[序号] </w:t>
      </w:r>
      <w:r>
        <w:rPr>
          <w:rFonts w:ascii="SimSun" w:hAnsi="SimSun"/>
          <w:szCs w:val="21"/>
        </w:rPr>
        <w:t xml:space="preserve"> </w:t>
      </w:r>
      <w:r>
        <w:rPr>
          <w:rFonts w:ascii="SimSun" w:hAnsi="SimSun" w:hint="eastAsia"/>
          <w:szCs w:val="21"/>
        </w:rPr>
        <w:t>起草责任者  标准代号  标准顺序号－发布年  标准名称  出版地，出版者，出版年度</w:t>
      </w:r>
    </w:p>
    <w:p w14:paraId="7F38BBC6" w14:textId="77777777" w:rsidR="00911ECC" w:rsidRDefault="00911ECC">
      <w:pPr>
        <w:pStyle w:val="ac"/>
        <w:tabs>
          <w:tab w:val="clear" w:pos="1245"/>
        </w:tabs>
        <w:ind w:firstLine="420"/>
        <w:rPr>
          <w:sz w:val="24"/>
          <w:szCs w:val="24"/>
        </w:rPr>
      </w:pPr>
      <w:r>
        <w:rPr>
          <w:rFonts w:hint="eastAsia"/>
          <w:sz w:val="24"/>
          <w:szCs w:val="24"/>
        </w:rPr>
        <w:t>注：文献中的作者数量低于三位时全部列出；超过三位时只列前三位，其后加“等”字即可；作者姓名之间用逗号分开；中外人名一律采用姓在前，名在后的著录法。</w:t>
      </w:r>
    </w:p>
    <w:p w14:paraId="3E889118" w14:textId="77777777" w:rsidR="00911ECC" w:rsidRDefault="00911ECC">
      <w:pPr>
        <w:pStyle w:val="af4"/>
        <w:adjustRightInd/>
        <w:snapToGrid/>
        <w:spacing w:before="0" w:after="0" w:line="240" w:lineRule="auto"/>
        <w:jc w:val="both"/>
        <w:rPr>
          <w:rFonts w:ascii="SimSun" w:hAnsi="SimSun"/>
          <w:sz w:val="24"/>
        </w:rPr>
      </w:pPr>
    </w:p>
    <w:p w14:paraId="18330A6E"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在学位论文中引用参考文献时，应在引出处的右上方用方括号标注阿拉伯数字编排的序号。</w:t>
      </w:r>
    </w:p>
    <w:p w14:paraId="7923E716" w14:textId="77777777" w:rsidR="00911ECC" w:rsidRDefault="00911ECC">
      <w:pPr>
        <w:pStyle w:val="af4"/>
        <w:adjustRightInd/>
        <w:snapToGrid/>
        <w:spacing w:before="0" w:after="0" w:line="360" w:lineRule="auto"/>
        <w:jc w:val="both"/>
        <w:rPr>
          <w:rFonts w:ascii="SimSun" w:hAnsi="SimSun"/>
          <w:b/>
          <w:bCs/>
          <w:sz w:val="24"/>
        </w:rPr>
      </w:pPr>
      <w:r>
        <w:rPr>
          <w:rFonts w:ascii="SimSun" w:hAnsi="SimSun" w:hint="eastAsia"/>
          <w:b/>
          <w:bCs/>
          <w:sz w:val="24"/>
        </w:rPr>
        <w:t>例如：</w:t>
      </w:r>
    </w:p>
    <w:p w14:paraId="716541FB" w14:textId="77777777" w:rsidR="00911ECC" w:rsidRDefault="00911ECC">
      <w:pPr>
        <w:spacing w:line="400" w:lineRule="exact"/>
        <w:ind w:left="420"/>
        <w:rPr>
          <w:rFonts w:ascii="SimSun" w:hAnsi="SimSun"/>
          <w:szCs w:val="21"/>
        </w:rPr>
      </w:pPr>
      <w:r>
        <w:rPr>
          <w:rFonts w:ascii="SimSun" w:hAnsi="SimSun" w:hint="eastAsia"/>
          <w:szCs w:val="21"/>
        </w:rPr>
        <w:t>[1]  XXX  文献名称  期刊名称  卷号（期号）  年月  页码范围</w:t>
      </w:r>
    </w:p>
    <w:p w14:paraId="54A13849" w14:textId="77777777" w:rsidR="00911ECC" w:rsidRDefault="00911ECC">
      <w:pPr>
        <w:spacing w:line="400" w:lineRule="exact"/>
        <w:ind w:firstLine="420"/>
        <w:rPr>
          <w:rFonts w:ascii="SimSun" w:hAnsi="SimSun"/>
          <w:szCs w:val="21"/>
        </w:rPr>
      </w:pPr>
      <w:r>
        <w:rPr>
          <w:rFonts w:ascii="SimSun" w:hAnsi="SimSun" w:hint="eastAsia"/>
          <w:szCs w:val="21"/>
        </w:rPr>
        <w:t>[2]  XXX，XXX  专著名称  第二版  出版者 出版年  参考页码</w:t>
      </w:r>
    </w:p>
    <w:p w14:paraId="47F93D55" w14:textId="77777777" w:rsidR="00911ECC" w:rsidRDefault="00911ECC">
      <w:pPr>
        <w:spacing w:line="400" w:lineRule="exact"/>
        <w:ind w:firstLine="420"/>
        <w:rPr>
          <w:szCs w:val="21"/>
        </w:rPr>
      </w:pPr>
      <w:r>
        <w:rPr>
          <w:rFonts w:hint="eastAsia"/>
          <w:szCs w:val="21"/>
        </w:rPr>
        <w:t>[3]  XXX</w:t>
      </w:r>
      <w:r>
        <w:rPr>
          <w:rFonts w:hint="eastAsia"/>
          <w:szCs w:val="21"/>
        </w:rPr>
        <w:t>，</w:t>
      </w:r>
      <w:r>
        <w:rPr>
          <w:rFonts w:hint="eastAsia"/>
          <w:szCs w:val="21"/>
        </w:rPr>
        <w:t>XXX</w:t>
      </w:r>
      <w:r>
        <w:rPr>
          <w:rFonts w:hint="eastAsia"/>
          <w:szCs w:val="21"/>
        </w:rPr>
        <w:t>，</w:t>
      </w:r>
      <w:r>
        <w:rPr>
          <w:rFonts w:hint="eastAsia"/>
          <w:szCs w:val="21"/>
        </w:rPr>
        <w:t>XX</w:t>
      </w:r>
      <w:r>
        <w:rPr>
          <w:rFonts w:hint="eastAsia"/>
          <w:szCs w:val="21"/>
        </w:rPr>
        <w:t>等</w:t>
      </w:r>
      <w:r>
        <w:rPr>
          <w:rFonts w:hint="eastAsia"/>
          <w:szCs w:val="21"/>
        </w:rPr>
        <w:t xml:space="preserve">  </w:t>
      </w:r>
      <w:r>
        <w:rPr>
          <w:rFonts w:hint="eastAsia"/>
          <w:szCs w:val="21"/>
        </w:rPr>
        <w:t>专著名称</w:t>
      </w:r>
      <w:r>
        <w:rPr>
          <w:rFonts w:hint="eastAsia"/>
          <w:szCs w:val="21"/>
        </w:rPr>
        <w:t xml:space="preserve">   </w:t>
      </w:r>
      <w:r>
        <w:rPr>
          <w:rFonts w:hint="eastAsia"/>
          <w:szCs w:val="21"/>
        </w:rPr>
        <w:t>出版者</w:t>
      </w:r>
      <w:r>
        <w:rPr>
          <w:rFonts w:hint="eastAsia"/>
          <w:szCs w:val="21"/>
        </w:rPr>
        <w:t xml:space="preserve"> </w:t>
      </w:r>
      <w:r>
        <w:rPr>
          <w:rFonts w:hint="eastAsia"/>
          <w:szCs w:val="21"/>
        </w:rPr>
        <w:t>出版年</w:t>
      </w:r>
      <w:r>
        <w:rPr>
          <w:rFonts w:hint="eastAsia"/>
          <w:szCs w:val="21"/>
        </w:rPr>
        <w:t xml:space="preserve">  </w:t>
      </w:r>
      <w:r>
        <w:rPr>
          <w:rFonts w:hint="eastAsia"/>
          <w:szCs w:val="21"/>
        </w:rPr>
        <w:t>参考页码</w:t>
      </w:r>
    </w:p>
    <w:p w14:paraId="3FB2C689" w14:textId="77777777" w:rsidR="00911ECC" w:rsidRDefault="00911ECC">
      <w:pPr>
        <w:pStyle w:val="1"/>
        <w:jc w:val="center"/>
        <w:rPr>
          <w:rFonts w:ascii="SimHei" w:eastAsia="SimHei"/>
          <w:sz w:val="32"/>
        </w:rPr>
      </w:pPr>
      <w:r>
        <w:rPr>
          <w:rFonts w:ascii="SimSun" w:hAnsi="SimSun"/>
        </w:rPr>
        <w:br w:type="page"/>
      </w:r>
      <w:bookmarkStart w:id="167" w:name="_Toc451004124"/>
      <w:r>
        <w:rPr>
          <w:rFonts w:ascii="SimHei" w:eastAsia="SimHei" w:hint="eastAsia"/>
          <w:sz w:val="32"/>
        </w:rPr>
        <w:lastRenderedPageBreak/>
        <w:t>附录1：</w:t>
      </w:r>
      <w:bookmarkEnd w:id="167"/>
    </w:p>
    <w:p w14:paraId="48775BBF" w14:textId="77777777" w:rsidR="00911ECC" w:rsidRDefault="00911ECC">
      <w:pPr>
        <w:spacing w:line="400" w:lineRule="exact"/>
        <w:rPr>
          <w:rFonts w:ascii="SimSun" w:hAnsi="SimSun"/>
          <w:sz w:val="24"/>
        </w:rPr>
      </w:pPr>
      <w:r>
        <w:rPr>
          <w:rFonts w:ascii="SimSun" w:hAnsi="SimSun" w:hint="eastAsia"/>
          <w:sz w:val="24"/>
        </w:rPr>
        <w:t>（如果没有附录，删掉本页。如果还有附录2、附录3，换页给出）</w:t>
      </w:r>
    </w:p>
    <w:p w14:paraId="26079065" w14:textId="77777777" w:rsidR="00911ECC" w:rsidRDefault="00911ECC">
      <w:pPr>
        <w:spacing w:line="400" w:lineRule="exact"/>
        <w:ind w:firstLine="420"/>
        <w:rPr>
          <w:rFonts w:ascii="SimSun" w:hAnsi="SimSun"/>
          <w:sz w:val="24"/>
        </w:rPr>
      </w:pPr>
    </w:p>
    <w:p w14:paraId="0B3B3CA6" w14:textId="77777777" w:rsidR="00911ECC" w:rsidRDefault="00911ECC">
      <w:pPr>
        <w:spacing w:line="400" w:lineRule="exact"/>
        <w:ind w:firstLine="420"/>
        <w:rPr>
          <w:rFonts w:ascii="SimSun" w:hAnsi="SimSun"/>
          <w:sz w:val="24"/>
        </w:rPr>
      </w:pPr>
      <w:r>
        <w:rPr>
          <w:rFonts w:ascii="SimSun" w:hAnsi="SimSun" w:hint="eastAsia"/>
          <w:sz w:val="24"/>
        </w:rPr>
        <w:t>附录一般作为学位论文主体的补充，主要包括：正文内过于冗长的公式推导；供读者阅读方便所需要的辅助性的数学工具或重复性数据图表；本专业内具有参考价值的资料；论文使用的缩写说明等。附录编于正文后，其页码与正文连续编排。</w:t>
      </w:r>
    </w:p>
    <w:p w14:paraId="7A926A7E" w14:textId="77777777" w:rsidR="00911ECC" w:rsidRDefault="00911ECC">
      <w:pPr>
        <w:pStyle w:val="af4"/>
        <w:adjustRightInd/>
        <w:snapToGrid/>
        <w:spacing w:before="0" w:after="0" w:line="360" w:lineRule="auto"/>
        <w:jc w:val="both"/>
        <w:rPr>
          <w:rFonts w:ascii="SimSun" w:hAnsi="SimSun"/>
        </w:rPr>
      </w:pPr>
    </w:p>
    <w:p w14:paraId="5E0C5AD5" w14:textId="77777777" w:rsidR="00911ECC" w:rsidRDefault="00911ECC">
      <w:pPr>
        <w:pStyle w:val="af4"/>
        <w:adjustRightInd/>
        <w:snapToGrid/>
        <w:spacing w:before="0" w:after="0" w:line="360" w:lineRule="auto"/>
        <w:rPr>
          <w:rFonts w:ascii="SimHei" w:eastAsia="SimHei" w:hAnsi="SimSun"/>
          <w:sz w:val="32"/>
        </w:rPr>
        <w:sectPr w:rsidR="00911ECC">
          <w:headerReference w:type="default" r:id="rId43"/>
          <w:footerReference w:type="default" r:id="rId44"/>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4"/>
        <w:adjustRightInd/>
        <w:snapToGrid/>
        <w:spacing w:before="0" w:after="0" w:line="360" w:lineRule="auto"/>
        <w:rPr>
          <w:rFonts w:ascii="SimHei" w:eastAsia="SimHei" w:hAnsi="SimSun"/>
          <w:sz w:val="32"/>
        </w:rPr>
      </w:pPr>
      <w:r>
        <w:rPr>
          <w:rFonts w:ascii="SimHei" w:eastAsia="SimHei" w:hAnsi="SimSun" w:hint="eastAsia"/>
          <w:sz w:val="32"/>
        </w:rPr>
        <w:lastRenderedPageBreak/>
        <w:t>致  谢</w:t>
      </w:r>
    </w:p>
    <w:p w14:paraId="3F59075F" w14:textId="77777777" w:rsidR="00911ECC" w:rsidRDefault="00911ECC">
      <w:pPr>
        <w:pStyle w:val="af4"/>
        <w:adjustRightInd/>
        <w:snapToGrid/>
        <w:spacing w:before="0" w:after="0" w:line="240" w:lineRule="auto"/>
        <w:jc w:val="both"/>
        <w:rPr>
          <w:rFonts w:ascii="SimSun" w:hAnsi="SimSun"/>
        </w:rPr>
      </w:pPr>
    </w:p>
    <w:p w14:paraId="557CB0A3" w14:textId="77777777" w:rsidR="00911ECC" w:rsidRDefault="00911ECC">
      <w:pPr>
        <w:pStyle w:val="af4"/>
        <w:adjustRightInd/>
        <w:snapToGrid/>
        <w:spacing w:before="0" w:after="0" w:line="240" w:lineRule="auto"/>
        <w:jc w:val="both"/>
        <w:rPr>
          <w:rFonts w:ascii="SimSun" w:hAnsi="SimSun"/>
        </w:rPr>
      </w:pPr>
    </w:p>
    <w:p w14:paraId="2B9130FC" w14:textId="77777777" w:rsidR="00911ECC" w:rsidRDefault="00911ECC">
      <w:pPr>
        <w:spacing w:line="400" w:lineRule="exact"/>
        <w:ind w:firstLine="420"/>
        <w:rPr>
          <w:rFonts w:ascii="SimSun" w:hAnsi="SimSun"/>
          <w:sz w:val="24"/>
        </w:rPr>
      </w:pPr>
      <w:r>
        <w:rPr>
          <w:rFonts w:ascii="SimSun" w:hAnsi="SimSun"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4"/>
        <w:adjustRightInd/>
        <w:snapToGrid/>
        <w:spacing w:before="0" w:after="0" w:line="240" w:lineRule="auto"/>
        <w:jc w:val="both"/>
        <w:rPr>
          <w:rFonts w:ascii="SimSun" w:hAnsi="SimSun"/>
        </w:rPr>
      </w:pPr>
    </w:p>
    <w:p w14:paraId="35A89BB9" w14:textId="77777777" w:rsidR="00911ECC" w:rsidRDefault="00911ECC">
      <w:pPr>
        <w:pStyle w:val="af4"/>
        <w:adjustRightInd/>
        <w:snapToGrid/>
        <w:spacing w:before="0" w:after="0" w:line="360" w:lineRule="auto"/>
        <w:rPr>
          <w:rFonts w:ascii="SimHei" w:eastAsia="SimHei" w:hAnsi="SimSun"/>
          <w:sz w:val="32"/>
        </w:rPr>
      </w:pPr>
      <w:r>
        <w:rPr>
          <w:rFonts w:ascii="SimSun" w:hAnsi="SimSun"/>
        </w:rPr>
        <w:br w:type="page"/>
      </w:r>
      <w:r>
        <w:rPr>
          <w:rFonts w:ascii="SimHei" w:eastAsia="SimHei" w:hAnsi="SimSun" w:hint="eastAsia"/>
          <w:sz w:val="32"/>
        </w:rPr>
        <w:lastRenderedPageBreak/>
        <w:t>攻读学位期间发表的学术论文</w:t>
      </w:r>
    </w:p>
    <w:p w14:paraId="206ADE74"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（如果没有发表过论文，删掉本页）</w:t>
      </w:r>
    </w:p>
    <w:p w14:paraId="3EE4BE3D" w14:textId="77777777" w:rsidR="00911ECC" w:rsidRDefault="00911ECC">
      <w:pPr>
        <w:pStyle w:val="af4"/>
        <w:adjustRightInd/>
        <w:snapToGrid/>
        <w:spacing w:before="0" w:after="0" w:line="360" w:lineRule="auto"/>
        <w:jc w:val="both"/>
        <w:rPr>
          <w:rFonts w:ascii="SimSun" w:hAnsi="SimSun"/>
          <w:sz w:val="24"/>
        </w:rPr>
      </w:pPr>
    </w:p>
    <w:p w14:paraId="6863098B"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其学术论文目录应按照学术论文发表的时间顺序，列明作者在攻读期间发表的或已录用的学术论文清单：包括期刊名称、卷册号、页码、年月及论文署名的排名，并对发表期刊类别、录用以及检索情况做出具体说明。如：是否属于规定的核心学术期刊，论文署名单位是否为北京邮电大学等。</w:t>
      </w:r>
    </w:p>
    <w:sectPr w:rsidR="00911ECC">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ministrator" w:date="2015-01-08T14:33:00Z" w:initials="A">
    <w:p w14:paraId="6802F6FE" w14:textId="77777777" w:rsidR="0031444E" w:rsidRDefault="0031444E">
      <w:pPr>
        <w:spacing w:line="400" w:lineRule="exact"/>
        <w:ind w:firstLineChars="200" w:firstLine="480"/>
        <w:rPr>
          <w:rFonts w:ascii="SimSun" w:hAnsi="SimSun"/>
          <w:sz w:val="24"/>
        </w:rPr>
      </w:pPr>
      <w:r>
        <w:rPr>
          <w:rFonts w:ascii="SimSun" w:hAnsi="SimSun" w:hint="eastAsia"/>
          <w:sz w:val="24"/>
        </w:rPr>
        <w:t>从该页起往后添加页眉，</w:t>
      </w:r>
      <w:r>
        <w:rPr>
          <w:rFonts w:ascii="SimSun" w:hAnsi="SimSun"/>
          <w:sz w:val="24"/>
        </w:rPr>
        <w:t>页眉</w:t>
      </w:r>
      <w:r>
        <w:rPr>
          <w:rFonts w:ascii="SimSun" w:hAnsi="SimSun" w:hint="eastAsia"/>
          <w:sz w:val="24"/>
        </w:rPr>
        <w:t>分奇、偶页标注，其中奇数页</w:t>
      </w:r>
      <w:r>
        <w:rPr>
          <w:rFonts w:ascii="SimSun" w:hAnsi="SimSun"/>
          <w:sz w:val="24"/>
        </w:rPr>
        <w:t>的</w:t>
      </w:r>
      <w:r>
        <w:rPr>
          <w:rFonts w:ascii="SimSun" w:hAnsi="SimSun" w:hint="eastAsia"/>
          <w:sz w:val="24"/>
        </w:rPr>
        <w:t>页眉</w:t>
      </w:r>
      <w:r>
        <w:rPr>
          <w:rFonts w:ascii="SimSun" w:hAnsi="SimSun"/>
          <w:sz w:val="24"/>
        </w:rPr>
        <w:t>为</w:t>
      </w:r>
      <w:r>
        <w:rPr>
          <w:rFonts w:ascii="SimSun" w:hAnsi="SimSun" w:hint="eastAsia"/>
          <w:sz w:val="24"/>
        </w:rPr>
        <w:t>章序及章标题；偶数页的页眉为，</w:t>
      </w:r>
      <w:r>
        <w:rPr>
          <w:rFonts w:ascii="SimSun" w:hAnsi="SimSun"/>
          <w:sz w:val="24"/>
        </w:rPr>
        <w:t>“北京</w:t>
      </w:r>
      <w:r>
        <w:rPr>
          <w:rFonts w:ascii="SimSun" w:hAnsi="SimSun" w:hint="eastAsia"/>
          <w:sz w:val="24"/>
        </w:rPr>
        <w:t>邮电</w:t>
      </w:r>
      <w:r>
        <w:rPr>
          <w:rFonts w:ascii="SimSun" w:hAnsi="SimSun"/>
          <w:sz w:val="24"/>
        </w:rPr>
        <w:t>大学</w:t>
      </w:r>
      <w:r>
        <w:rPr>
          <w:rFonts w:ascii="SimSun" w:hAnsi="SimSun" w:hint="eastAsia"/>
          <w:sz w:val="24"/>
        </w:rPr>
        <w:t>硕士</w:t>
      </w:r>
      <w:r>
        <w:rPr>
          <w:rFonts w:ascii="SimSun" w:hAnsi="SimSun"/>
          <w:sz w:val="24"/>
        </w:rPr>
        <w:t>学位论文”</w:t>
      </w:r>
      <w:r>
        <w:rPr>
          <w:rFonts w:ascii="SimSun" w:hAnsi="SimSun" w:hint="eastAsia"/>
          <w:sz w:val="24"/>
        </w:rPr>
        <w:t>。</w:t>
      </w:r>
    </w:p>
    <w:p w14:paraId="54CA615D" w14:textId="77777777" w:rsidR="0031444E" w:rsidRDefault="0031444E">
      <w:pPr>
        <w:spacing w:line="400" w:lineRule="exact"/>
        <w:ind w:firstLineChars="200" w:firstLine="480"/>
        <w:rPr>
          <w:rFonts w:ascii="SimSun" w:hAnsi="SimSun"/>
          <w:sz w:val="24"/>
        </w:rPr>
      </w:pPr>
      <w:r>
        <w:rPr>
          <w:rFonts w:ascii="SimSun" w:hAnsi="SimSun" w:hint="eastAsia"/>
          <w:sz w:val="24"/>
        </w:rPr>
        <w:t>页眉</w:t>
      </w:r>
      <w:r>
        <w:rPr>
          <w:rFonts w:ascii="SimSun" w:hAnsi="SimSun"/>
          <w:sz w:val="24"/>
        </w:rPr>
        <w:t>用小五号宋体字。</w:t>
      </w:r>
    </w:p>
    <w:p w14:paraId="7306069F" w14:textId="77777777" w:rsidR="0031444E" w:rsidRDefault="0031444E">
      <w:pPr>
        <w:pStyle w:val="a5"/>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06069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5A22F" w14:textId="77777777" w:rsidR="0099142E" w:rsidRDefault="0099142E">
      <w:r>
        <w:separator/>
      </w:r>
    </w:p>
  </w:endnote>
  <w:endnote w:type="continuationSeparator" w:id="0">
    <w:p w14:paraId="246EC870" w14:textId="77777777" w:rsidR="0099142E" w:rsidRDefault="00991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STXihei">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DFA8F" w14:textId="77777777" w:rsidR="0031444E" w:rsidRDefault="0031444E">
    <w:pPr>
      <w:pStyle w:val="af1"/>
      <w:framePr w:wrap="around" w:vAnchor="text" w:hAnchor="margin" w:xAlign="center" w:y="1"/>
      <w:rPr>
        <w:rStyle w:val="a8"/>
      </w:rPr>
    </w:pPr>
    <w:r>
      <w:fldChar w:fldCharType="begin"/>
    </w:r>
    <w:r>
      <w:rPr>
        <w:rStyle w:val="a8"/>
      </w:rPr>
      <w:instrText xml:space="preserve">PAGE  </w:instrText>
    </w:r>
    <w:r>
      <w:fldChar w:fldCharType="separate"/>
    </w:r>
    <w:r>
      <w:rPr>
        <w:rStyle w:val="a8"/>
      </w:rPr>
      <w:t>2</w:t>
    </w:r>
    <w:r>
      <w:fldChar w:fldCharType="end"/>
    </w:r>
  </w:p>
  <w:p w14:paraId="63A226D4" w14:textId="77777777" w:rsidR="0031444E" w:rsidRDefault="0031444E">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95FBF" w14:textId="77777777" w:rsidR="0031444E" w:rsidRDefault="0031444E">
    <w:pPr>
      <w:pStyle w:val="af1"/>
      <w:framePr w:wrap="around" w:vAnchor="text" w:hAnchor="margin" w:xAlign="center" w:y="1"/>
      <w:rPr>
        <w:rStyle w:val="a8"/>
      </w:rPr>
    </w:pPr>
  </w:p>
  <w:p w14:paraId="224B0C43" w14:textId="77777777" w:rsidR="0031444E" w:rsidRDefault="0031444E">
    <w:pPr>
      <w:pStyle w:val="af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ED04" w14:textId="77777777" w:rsidR="0031444E" w:rsidRDefault="0031444E">
    <w:pPr>
      <w:pStyle w:val="af1"/>
      <w:framePr w:wrap="around" w:vAnchor="text" w:hAnchor="margin" w:xAlign="center" w:y="1"/>
      <w:rPr>
        <w:rStyle w:val="a8"/>
      </w:rPr>
    </w:pPr>
  </w:p>
  <w:p w14:paraId="744A841F" w14:textId="77777777" w:rsidR="0031444E" w:rsidRDefault="0031444E">
    <w:pPr>
      <w:pStyle w:val="af1"/>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FCC0" w14:textId="77777777" w:rsidR="0031444E" w:rsidRDefault="0031444E">
    <w:pPr>
      <w:pStyle w:val="af1"/>
      <w:framePr w:wrap="around" w:vAnchor="text" w:hAnchor="margin" w:xAlign="center" w:y="1"/>
      <w:rPr>
        <w:rStyle w:val="a8"/>
        <w:rFonts w:ascii="SimSun" w:hAnsi="SimSun" w:cs="SimSun"/>
      </w:rPr>
    </w:pPr>
    <w:r>
      <w:rPr>
        <w:rStyle w:val="a8"/>
        <w:rFonts w:ascii="SimSun" w:hAnsi="SimSun" w:cs="SimSun" w:hint="eastAsia"/>
      </w:rPr>
      <w:t>Ⅰ</w:t>
    </w:r>
  </w:p>
  <w:p w14:paraId="17924AD6" w14:textId="77777777" w:rsidR="0031444E" w:rsidRDefault="0031444E">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276D8" w14:textId="3989CFC2" w:rsidR="0031444E" w:rsidRDefault="0031444E">
    <w:pPr>
      <w:pStyle w:val="af1"/>
      <w:framePr w:wrap="around" w:vAnchor="text" w:hAnchor="margin" w:xAlign="center" w:y="1"/>
      <w:rPr>
        <w:rStyle w:val="a8"/>
      </w:rPr>
    </w:pPr>
    <w:r>
      <w:fldChar w:fldCharType="begin"/>
    </w:r>
    <w:r>
      <w:rPr>
        <w:rStyle w:val="a8"/>
      </w:rPr>
      <w:instrText xml:space="preserve">PAGE  </w:instrText>
    </w:r>
    <w:r>
      <w:fldChar w:fldCharType="separate"/>
    </w:r>
    <w:r w:rsidR="008B4900">
      <w:rPr>
        <w:rStyle w:val="a8"/>
        <w:noProof/>
      </w:rPr>
      <w:t>1</w:t>
    </w:r>
    <w:r>
      <w:fldChar w:fldCharType="end"/>
    </w:r>
  </w:p>
  <w:p w14:paraId="6DE62FC8" w14:textId="77777777" w:rsidR="0031444E" w:rsidRDefault="0031444E">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337E4" w14:textId="77777777" w:rsidR="0099142E" w:rsidRDefault="0099142E">
      <w:r>
        <w:separator/>
      </w:r>
    </w:p>
  </w:footnote>
  <w:footnote w:type="continuationSeparator" w:id="0">
    <w:p w14:paraId="4B1D203B" w14:textId="77777777" w:rsidR="0099142E" w:rsidRDefault="009914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2BDD6" w14:textId="77777777" w:rsidR="0031444E" w:rsidRDefault="0031444E">
    <w:pPr>
      <w:pStyle w:val="af0"/>
    </w:pPr>
    <w:r>
      <w:rPr>
        <w:rFonts w:hint="eastAsia"/>
      </w:rPr>
      <w:t>第一章引言</w:t>
    </w:r>
    <w:r>
      <w:rPr>
        <w:rFonts w:hint="eastAsia"/>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D"/>
    <w:multiLevelType w:val="multilevel"/>
    <w:tmpl w:val="0000000D"/>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 w:numId="3">
    <w:abstractNumId w:val="6"/>
  </w:num>
  <w:num w:numId="4">
    <w:abstractNumId w:val="18"/>
  </w:num>
  <w:num w:numId="5">
    <w:abstractNumId w:val="25"/>
  </w:num>
  <w:num w:numId="6">
    <w:abstractNumId w:val="2"/>
  </w:num>
  <w:num w:numId="7">
    <w:abstractNumId w:val="17"/>
  </w:num>
  <w:num w:numId="8">
    <w:abstractNumId w:val="15"/>
  </w:num>
  <w:num w:numId="9">
    <w:abstractNumId w:val="13"/>
  </w:num>
  <w:num w:numId="10">
    <w:abstractNumId w:val="22"/>
  </w:num>
  <w:num w:numId="11">
    <w:abstractNumId w:val="7"/>
  </w:num>
  <w:num w:numId="12">
    <w:abstractNumId w:val="20"/>
  </w:num>
  <w:num w:numId="13">
    <w:abstractNumId w:val="8"/>
  </w:num>
  <w:num w:numId="14">
    <w:abstractNumId w:val="3"/>
  </w:num>
  <w:num w:numId="15">
    <w:abstractNumId w:val="23"/>
  </w:num>
  <w:num w:numId="16">
    <w:abstractNumId w:val="16"/>
  </w:num>
  <w:num w:numId="17">
    <w:abstractNumId w:val="24"/>
  </w:num>
  <w:num w:numId="18">
    <w:abstractNumId w:val="5"/>
  </w:num>
  <w:num w:numId="19">
    <w:abstractNumId w:val="9"/>
  </w:num>
  <w:num w:numId="20">
    <w:abstractNumId w:val="11"/>
  </w:num>
  <w:num w:numId="21">
    <w:abstractNumId w:val="26"/>
  </w:num>
  <w:num w:numId="22">
    <w:abstractNumId w:val="10"/>
  </w:num>
  <w:num w:numId="23">
    <w:abstractNumId w:val="4"/>
  </w:num>
  <w:num w:numId="24">
    <w:abstractNumId w:val="21"/>
  </w:num>
  <w:num w:numId="25">
    <w:abstractNumId w:val="12"/>
  </w:num>
  <w:num w:numId="26">
    <w:abstractNumId w:val="14"/>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B5AA5"/>
    <w:rsid w:val="000C217C"/>
    <w:rsid w:val="000D05B2"/>
    <w:rsid w:val="001133B9"/>
    <w:rsid w:val="00172A27"/>
    <w:rsid w:val="00193FBA"/>
    <w:rsid w:val="001B014D"/>
    <w:rsid w:val="001C1E64"/>
    <w:rsid w:val="001C7BDA"/>
    <w:rsid w:val="001E22D4"/>
    <w:rsid w:val="001F618B"/>
    <w:rsid w:val="00242196"/>
    <w:rsid w:val="00246924"/>
    <w:rsid w:val="00281974"/>
    <w:rsid w:val="0031444E"/>
    <w:rsid w:val="00327D54"/>
    <w:rsid w:val="003A0D42"/>
    <w:rsid w:val="003C3DA4"/>
    <w:rsid w:val="004029C9"/>
    <w:rsid w:val="0041204D"/>
    <w:rsid w:val="00412262"/>
    <w:rsid w:val="00417E82"/>
    <w:rsid w:val="004443DF"/>
    <w:rsid w:val="0045497D"/>
    <w:rsid w:val="00456055"/>
    <w:rsid w:val="00487283"/>
    <w:rsid w:val="004A3DC9"/>
    <w:rsid w:val="004B2754"/>
    <w:rsid w:val="004B32EF"/>
    <w:rsid w:val="004D01B4"/>
    <w:rsid w:val="00501918"/>
    <w:rsid w:val="00516B3F"/>
    <w:rsid w:val="00525C77"/>
    <w:rsid w:val="0054199E"/>
    <w:rsid w:val="005949C0"/>
    <w:rsid w:val="005F6DA2"/>
    <w:rsid w:val="005F7C00"/>
    <w:rsid w:val="006340F6"/>
    <w:rsid w:val="00642494"/>
    <w:rsid w:val="00683343"/>
    <w:rsid w:val="006A4B30"/>
    <w:rsid w:val="006B0DE0"/>
    <w:rsid w:val="006E438C"/>
    <w:rsid w:val="00752CED"/>
    <w:rsid w:val="00757936"/>
    <w:rsid w:val="0076776F"/>
    <w:rsid w:val="007C2508"/>
    <w:rsid w:val="007E2E39"/>
    <w:rsid w:val="007E5FCD"/>
    <w:rsid w:val="008026C1"/>
    <w:rsid w:val="00813BC1"/>
    <w:rsid w:val="0081642F"/>
    <w:rsid w:val="00856853"/>
    <w:rsid w:val="00862D67"/>
    <w:rsid w:val="008933E1"/>
    <w:rsid w:val="008B4900"/>
    <w:rsid w:val="00911ECC"/>
    <w:rsid w:val="0099142E"/>
    <w:rsid w:val="00993F28"/>
    <w:rsid w:val="009A26C4"/>
    <w:rsid w:val="009A76FB"/>
    <w:rsid w:val="009B63AE"/>
    <w:rsid w:val="009C1A83"/>
    <w:rsid w:val="009C55D5"/>
    <w:rsid w:val="009D3DCD"/>
    <w:rsid w:val="009E2125"/>
    <w:rsid w:val="009E5E2F"/>
    <w:rsid w:val="009F1B4C"/>
    <w:rsid w:val="009F2E6F"/>
    <w:rsid w:val="00A265F9"/>
    <w:rsid w:val="00A3546B"/>
    <w:rsid w:val="00A370F6"/>
    <w:rsid w:val="00A60CEC"/>
    <w:rsid w:val="00A67151"/>
    <w:rsid w:val="00A80E2F"/>
    <w:rsid w:val="00AC4C8A"/>
    <w:rsid w:val="00B0057B"/>
    <w:rsid w:val="00BD50DA"/>
    <w:rsid w:val="00BE025C"/>
    <w:rsid w:val="00C0148C"/>
    <w:rsid w:val="00C62268"/>
    <w:rsid w:val="00CB529C"/>
    <w:rsid w:val="00CC1B0B"/>
    <w:rsid w:val="00CE558A"/>
    <w:rsid w:val="00D112AC"/>
    <w:rsid w:val="00D2780D"/>
    <w:rsid w:val="00DA6E37"/>
    <w:rsid w:val="00DC243B"/>
    <w:rsid w:val="00DD6799"/>
    <w:rsid w:val="00DF2A92"/>
    <w:rsid w:val="00E55A10"/>
    <w:rsid w:val="00E85E62"/>
    <w:rsid w:val="00E87E06"/>
    <w:rsid w:val="00F007AA"/>
    <w:rsid w:val="00F10FA1"/>
    <w:rsid w:val="00F12FE8"/>
    <w:rsid w:val="00F909BC"/>
    <w:rsid w:val="00F94575"/>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15:chartTrackingRefBased/>
  <w15:docId w15:val="{6A2B2497-BA26-4346-B97A-8A3B2B56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nhideWhenUsed="1"/>
    <w:lsdException w:name="annotation text" w:uiPriority="0"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3"/>
      </w:numPr>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numPr>
        <w:ilvl w:val="1"/>
        <w:numId w:val="3"/>
      </w:numPr>
      <w:spacing w:before="260" w:after="260" w:line="416" w:lineRule="auto"/>
      <w:outlineLvl w:val="1"/>
    </w:pPr>
    <w:rPr>
      <w:rFonts w:ascii="Arial" w:eastAsia="SimHei" w:hAnsi="Arial"/>
      <w:b/>
      <w:bCs/>
      <w:sz w:val="32"/>
      <w:szCs w:val="32"/>
      <w:lang w:val="x-none" w:eastAsia="x-none"/>
    </w:rPr>
  </w:style>
  <w:style w:type="paragraph" w:styleId="3">
    <w:name w:val="heading 3"/>
    <w:basedOn w:val="a"/>
    <w:next w:val="a0"/>
    <w:link w:val="30"/>
    <w:qFormat/>
    <w:pPr>
      <w:keepNext/>
      <w:keepLines/>
      <w:numPr>
        <w:ilvl w:val="2"/>
        <w:numId w:val="3"/>
      </w:numPr>
      <w:tabs>
        <w:tab w:val="left" w:pos="709"/>
      </w:tabs>
      <w:outlineLvl w:val="2"/>
    </w:pPr>
    <w:rPr>
      <w:rFonts w:ascii="Arial" w:eastAsia="SimHei" w:hAnsi="Arial"/>
      <w:b/>
      <w:sz w:val="28"/>
      <w:lang w:val="x-none" w:eastAsia="x-none"/>
    </w:rPr>
  </w:style>
  <w:style w:type="paragraph" w:styleId="4">
    <w:name w:val="heading 4"/>
    <w:basedOn w:val="a"/>
    <w:next w:val="a"/>
    <w:qFormat/>
    <w:pPr>
      <w:keepNext/>
      <w:keepLines/>
      <w:numPr>
        <w:ilvl w:val="3"/>
        <w:numId w:val="3"/>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3"/>
      </w:numPr>
      <w:tabs>
        <w:tab w:val="left" w:pos="992"/>
      </w:tabs>
      <w:spacing w:before="280" w:after="290" w:line="376" w:lineRule="auto"/>
      <w:outlineLvl w:val="4"/>
    </w:pPr>
    <w:rPr>
      <w:b/>
      <w:bCs/>
      <w:sz w:val="24"/>
      <w:szCs w:val="28"/>
    </w:rPr>
  </w:style>
  <w:style w:type="paragraph" w:styleId="6">
    <w:name w:val="heading 6"/>
    <w:basedOn w:val="a"/>
    <w:next w:val="a"/>
    <w:link w:val="60"/>
    <w:uiPriority w:val="9"/>
    <w:semiHidden/>
    <w:unhideWhenUsed/>
    <w:qFormat/>
    <w:rsid w:val="0024692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4692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46924"/>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246924"/>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rPr>
      <w:rFonts w:ascii="Arial" w:eastAsia="SimHei" w:hAnsi="Arial"/>
      <w:b/>
      <w:bCs/>
      <w:kern w:val="2"/>
      <w:sz w:val="32"/>
      <w:szCs w:val="32"/>
      <w:lang w:val="x-none" w:eastAsia="x-none"/>
    </w:rPr>
  </w:style>
  <w:style w:type="character" w:customStyle="1" w:styleId="a4">
    <w:name w:val="批注文字 字符"/>
    <w:link w:val="a5"/>
    <w:uiPriority w:val="99"/>
    <w:rPr>
      <w:kern w:val="2"/>
      <w:sz w:val="21"/>
      <w:szCs w:val="24"/>
    </w:rPr>
  </w:style>
  <w:style w:type="character" w:styleId="a6">
    <w:name w:val="Hyperlink"/>
    <w:uiPriority w:val="99"/>
    <w:rPr>
      <w:color w:val="0000FF"/>
      <w:u w:val="single"/>
    </w:rPr>
  </w:style>
  <w:style w:type="character" w:styleId="a7">
    <w:name w:val="annotation reference"/>
    <w:unhideWhenUsed/>
    <w:rPr>
      <w:sz w:val="21"/>
      <w:szCs w:val="21"/>
    </w:rPr>
  </w:style>
  <w:style w:type="character" w:styleId="a8">
    <w:name w:val="page number"/>
    <w:basedOn w:val="a1"/>
  </w:style>
  <w:style w:type="character" w:customStyle="1" w:styleId="10">
    <w:name w:val="标题 1 字符"/>
    <w:link w:val="1"/>
    <w:rPr>
      <w:b/>
      <w:bCs/>
      <w:kern w:val="44"/>
      <w:sz w:val="44"/>
      <w:szCs w:val="44"/>
      <w:lang w:val="x-none" w:eastAsia="x-none"/>
    </w:rPr>
  </w:style>
  <w:style w:type="character" w:customStyle="1" w:styleId="30">
    <w:name w:val="标题 3 字符"/>
    <w:link w:val="3"/>
    <w:rPr>
      <w:rFonts w:ascii="Arial" w:eastAsia="SimHei" w:hAnsi="Arial"/>
      <w:b/>
      <w:kern w:val="2"/>
      <w:sz w:val="28"/>
      <w:szCs w:val="24"/>
      <w:lang w:val="x-none" w:eastAsia="x-none"/>
    </w:rPr>
  </w:style>
  <w:style w:type="character" w:customStyle="1" w:styleId="a9">
    <w:name w:val="批注主题 字符"/>
    <w:basedOn w:val="a4"/>
    <w:link w:val="aa"/>
    <w:rPr>
      <w:kern w:val="2"/>
      <w:sz w:val="21"/>
      <w:szCs w:val="24"/>
    </w:rPr>
  </w:style>
  <w:style w:type="paragraph" w:customStyle="1" w:styleId="p16">
    <w:name w:val="p16"/>
    <w:basedOn w:val="a"/>
    <w:pPr>
      <w:widowControl/>
    </w:pPr>
    <w:rPr>
      <w:kern w:val="0"/>
      <w:sz w:val="24"/>
    </w:rPr>
  </w:style>
  <w:style w:type="paragraph" w:styleId="71">
    <w:name w:val="toc 7"/>
    <w:basedOn w:val="a"/>
    <w:next w:val="a"/>
    <w:uiPriority w:val="39"/>
    <w:pPr>
      <w:ind w:left="1260"/>
      <w:jc w:val="left"/>
    </w:pPr>
    <w:rPr>
      <w:szCs w:val="21"/>
    </w:rPr>
  </w:style>
  <w:style w:type="paragraph" w:styleId="a5">
    <w:name w:val="annotation text"/>
    <w:basedOn w:val="a"/>
    <w:link w:val="a4"/>
    <w:unhideWhenUsed/>
    <w:pPr>
      <w:jc w:val="left"/>
    </w:pPr>
  </w:style>
  <w:style w:type="paragraph" w:styleId="40">
    <w:name w:val="toc 4"/>
    <w:basedOn w:val="a"/>
    <w:next w:val="a"/>
    <w:uiPriority w:val="39"/>
    <w:pPr>
      <w:ind w:left="630"/>
      <w:jc w:val="left"/>
    </w:pPr>
    <w:rPr>
      <w:szCs w:val="21"/>
    </w:rPr>
  </w:style>
  <w:style w:type="paragraph" w:styleId="ab">
    <w:name w:val="Body Text Indent"/>
    <w:basedOn w:val="a"/>
    <w:pPr>
      <w:spacing w:line="360" w:lineRule="auto"/>
      <w:ind w:firstLine="420"/>
    </w:pPr>
    <w:rPr>
      <w:rFonts w:ascii="SimSun" w:hAnsi="SimSun"/>
    </w:rPr>
  </w:style>
  <w:style w:type="paragraph" w:styleId="aa">
    <w:name w:val="annotation subject"/>
    <w:basedOn w:val="a5"/>
    <w:next w:val="a5"/>
    <w:link w:val="a9"/>
    <w:uiPriority w:val="99"/>
    <w:unhideWhenUsed/>
    <w:rPr>
      <w:b/>
      <w:bCs/>
    </w:rPr>
  </w:style>
  <w:style w:type="paragraph" w:styleId="ac">
    <w:name w:val="Body Text"/>
    <w:basedOn w:val="a"/>
    <w:pPr>
      <w:tabs>
        <w:tab w:val="left" w:pos="1245"/>
      </w:tabs>
      <w:spacing w:line="360" w:lineRule="auto"/>
      <w:jc w:val="left"/>
    </w:pPr>
    <w:rPr>
      <w:rFonts w:ascii="SimSun" w:hAnsi="SimSun"/>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d">
    <w:name w:val="Balloon Text"/>
    <w:basedOn w:val="a"/>
    <w:rPr>
      <w:sz w:val="18"/>
      <w:szCs w:val="18"/>
    </w:rPr>
  </w:style>
  <w:style w:type="paragraph" w:styleId="50">
    <w:name w:val="toc 5"/>
    <w:basedOn w:val="a"/>
    <w:next w:val="a"/>
    <w:uiPriority w:val="39"/>
    <w:pPr>
      <w:ind w:left="840"/>
      <w:jc w:val="left"/>
    </w:pPr>
    <w:rPr>
      <w:szCs w:val="21"/>
    </w:rPr>
  </w:style>
  <w:style w:type="paragraph" w:styleId="ae">
    <w:name w:val="Document Map"/>
    <w:basedOn w:val="a"/>
    <w:pPr>
      <w:shd w:val="clear" w:color="auto" w:fill="000080"/>
    </w:pPr>
  </w:style>
  <w:style w:type="paragraph" w:styleId="af">
    <w:name w:val="caption"/>
    <w:basedOn w:val="a"/>
    <w:next w:val="a"/>
    <w:qFormat/>
    <w:pPr>
      <w:spacing w:line="440" w:lineRule="exact"/>
    </w:pPr>
    <w:rPr>
      <w:rFonts w:ascii="Cambria" w:eastAsia="SimHei" w:hAnsi="Cambria"/>
      <w:sz w:val="20"/>
      <w:szCs w:val="20"/>
    </w:rPr>
  </w:style>
  <w:style w:type="paragraph" w:styleId="af0">
    <w:name w:val="header"/>
    <w:basedOn w:val="a"/>
    <w:pPr>
      <w:pBdr>
        <w:bottom w:val="single" w:sz="6" w:space="1" w:color="auto"/>
      </w:pBdr>
      <w:tabs>
        <w:tab w:val="center" w:pos="4153"/>
        <w:tab w:val="right" w:pos="8306"/>
      </w:tabs>
      <w:snapToGrid w:val="0"/>
      <w:jc w:val="center"/>
    </w:pPr>
    <w:rPr>
      <w:sz w:val="18"/>
      <w:szCs w:val="18"/>
    </w:rPr>
  </w:style>
  <w:style w:type="paragraph" w:styleId="31">
    <w:name w:val="toc 3"/>
    <w:basedOn w:val="a"/>
    <w:next w:val="a"/>
    <w:uiPriority w:val="39"/>
    <w:pPr>
      <w:ind w:left="420"/>
      <w:jc w:val="left"/>
    </w:pPr>
    <w:rPr>
      <w:i/>
      <w:iCs/>
    </w:rPr>
  </w:style>
  <w:style w:type="paragraph" w:styleId="af1">
    <w:name w:val="footer"/>
    <w:basedOn w:val="a"/>
    <w:pPr>
      <w:tabs>
        <w:tab w:val="center" w:pos="4153"/>
        <w:tab w:val="right" w:pos="8306"/>
      </w:tabs>
      <w:snapToGrid w:val="0"/>
      <w:jc w:val="left"/>
    </w:pPr>
    <w:rPr>
      <w:sz w:val="18"/>
      <w:szCs w:val="18"/>
    </w:rPr>
  </w:style>
  <w:style w:type="paragraph" w:styleId="81">
    <w:name w:val="toc 8"/>
    <w:basedOn w:val="a"/>
    <w:next w:val="a"/>
    <w:uiPriority w:val="39"/>
    <w:pPr>
      <w:ind w:left="1470"/>
      <w:jc w:val="left"/>
    </w:pPr>
    <w:rPr>
      <w:szCs w:val="21"/>
    </w:rPr>
  </w:style>
  <w:style w:type="paragraph" w:styleId="af2">
    <w:name w:val="List Paragraph"/>
    <w:basedOn w:val="a"/>
    <w:link w:val="af3"/>
    <w:uiPriority w:val="34"/>
    <w:qFormat/>
    <w:pPr>
      <w:spacing w:line="440" w:lineRule="exact"/>
      <w:ind w:firstLineChars="200" w:firstLine="420"/>
    </w:pPr>
  </w:style>
  <w:style w:type="paragraph" w:styleId="61">
    <w:name w:val="toc 6"/>
    <w:basedOn w:val="a"/>
    <w:next w:val="a"/>
    <w:uiPriority w:val="39"/>
    <w:pPr>
      <w:ind w:left="1050"/>
      <w:jc w:val="left"/>
    </w:pPr>
    <w:rPr>
      <w:szCs w:val="21"/>
    </w:rPr>
  </w:style>
  <w:style w:type="paragraph" w:styleId="21">
    <w:name w:val="Body Text Indent 2"/>
    <w:basedOn w:val="a"/>
    <w:pPr>
      <w:spacing w:line="360" w:lineRule="auto"/>
      <w:ind w:left="420" w:hangingChars="200" w:hanging="420"/>
    </w:pPr>
  </w:style>
  <w:style w:type="paragraph" w:styleId="11">
    <w:name w:val="toc 1"/>
    <w:basedOn w:val="a"/>
    <w:next w:val="a"/>
    <w:uiPriority w:val="39"/>
    <w:pPr>
      <w:spacing w:before="120" w:after="120"/>
      <w:jc w:val="left"/>
    </w:pPr>
    <w:rPr>
      <w:b/>
      <w:bCs/>
      <w:caps/>
    </w:rPr>
  </w:style>
  <w:style w:type="paragraph" w:styleId="91">
    <w:name w:val="toc 9"/>
    <w:basedOn w:val="a"/>
    <w:next w:val="a"/>
    <w:uiPriority w:val="39"/>
    <w:pPr>
      <w:ind w:left="1680"/>
      <w:jc w:val="left"/>
    </w:pPr>
    <w:rPr>
      <w:szCs w:val="21"/>
    </w:rPr>
  </w:style>
  <w:style w:type="paragraph" w:styleId="22">
    <w:name w:val="toc 2"/>
    <w:basedOn w:val="a"/>
    <w:next w:val="a"/>
    <w:uiPriority w:val="39"/>
    <w:pPr>
      <w:ind w:left="210"/>
      <w:jc w:val="left"/>
    </w:pPr>
    <w:rPr>
      <w:smallCaps/>
    </w:rPr>
  </w:style>
  <w:style w:type="paragraph" w:customStyle="1" w:styleId="af4">
    <w:name w:val="图"/>
    <w:basedOn w:val="a"/>
    <w:pPr>
      <w:adjustRightInd w:val="0"/>
      <w:snapToGrid w:val="0"/>
      <w:spacing w:before="200" w:after="40" w:line="320" w:lineRule="atLeast"/>
      <w:jc w:val="center"/>
    </w:pPr>
  </w:style>
  <w:style w:type="character" w:customStyle="1" w:styleId="60">
    <w:name w:val="标题 6 字符"/>
    <w:basedOn w:val="a1"/>
    <w:link w:val="6"/>
    <w:uiPriority w:val="9"/>
    <w:semiHidden/>
    <w:rsid w:val="00246924"/>
    <w:rPr>
      <w:rFonts w:asciiTheme="majorHAnsi" w:eastAsiaTheme="majorEastAsia" w:hAnsiTheme="majorHAnsi" w:cstheme="majorBidi"/>
      <w:color w:val="1F4D78" w:themeColor="accent1" w:themeShade="7F"/>
      <w:kern w:val="2"/>
      <w:sz w:val="21"/>
      <w:szCs w:val="24"/>
    </w:rPr>
  </w:style>
  <w:style w:type="character" w:customStyle="1" w:styleId="70">
    <w:name w:val="标题 7 字符"/>
    <w:basedOn w:val="a1"/>
    <w:link w:val="7"/>
    <w:uiPriority w:val="9"/>
    <w:semiHidden/>
    <w:rsid w:val="00246924"/>
    <w:rPr>
      <w:rFonts w:asciiTheme="majorHAnsi" w:eastAsiaTheme="majorEastAsia" w:hAnsiTheme="majorHAnsi" w:cstheme="majorBidi"/>
      <w:i/>
      <w:iCs/>
      <w:color w:val="1F4D78" w:themeColor="accent1" w:themeShade="7F"/>
      <w:kern w:val="2"/>
      <w:sz w:val="21"/>
      <w:szCs w:val="24"/>
    </w:rPr>
  </w:style>
  <w:style w:type="character" w:customStyle="1" w:styleId="80">
    <w:name w:val="标题 8 字符"/>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0">
    <w:name w:val="标题 9 字符"/>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af3">
    <w:name w:val="列出段落 字符"/>
    <w:link w:val="af2"/>
    <w:uiPriority w:val="34"/>
    <w:rsid w:val="00DD679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16.png"/><Relationship Id="rId42" Type="http://schemas.openxmlformats.org/officeDocument/2006/relationships/oleObject" Target="embeddings/Microsoft_Visio_2003-2010_Drawing4.vsd"/><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Microsoft_Visio_2003-2010_Drawing.vsd"/><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oleObject" Target="embeddings/Microsoft_Visio_2003-2010_Drawing3.vsd"/><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embeddings/Microsoft_Visio_2003-2010_Drawing1.vsd"/><Relationship Id="rId28" Type="http://schemas.openxmlformats.org/officeDocument/2006/relationships/image" Target="media/image11.png"/><Relationship Id="rId36" Type="http://schemas.openxmlformats.org/officeDocument/2006/relationships/hyperlink" Target="mailto:&#36755;&#20837;&#23436;&#25972;&#37038;&#31665;&#22320;&#22336;*@*.*&#65288;&#26368;&#38271;50" TargetMode="External"/><Relationship Id="rId10" Type="http://schemas.openxmlformats.org/officeDocument/2006/relationships/footer" Target="footer1.xml"/><Relationship Id="rId19" Type="http://schemas.openxmlformats.org/officeDocument/2006/relationships/package" Target="embeddings/Microsoft_Visio_Drawing.vsdx"/><Relationship Id="rId31" Type="http://schemas.openxmlformats.org/officeDocument/2006/relationships/image" Target="media/image13.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oleObject" Target="embeddings/Microsoft_Visio_2003-2010_Drawing2.vsd"/><Relationship Id="rId35" Type="http://schemas.openxmlformats.org/officeDocument/2006/relationships/image" Target="media/image17.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3AD36-7E31-43E8-90EA-DD1B05FA9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80</Pages>
  <Words>7699</Words>
  <Characters>43885</Characters>
  <Application>Microsoft Office Word</Application>
  <DocSecurity>0</DocSecurity>
  <PresentationFormat/>
  <Lines>365</Lines>
  <Paragraphs>102</Paragraphs>
  <Slides>0</Slides>
  <Notes>0</Notes>
  <HiddenSlides>0</HiddenSlides>
  <MMClips>0</MMClips>
  <ScaleCrop>false</ScaleCrop>
  <Manager/>
  <Company>bupt</Company>
  <LinksUpToDate>false</LinksUpToDate>
  <CharactersWithSpaces>51482</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zw_bn赵炜</cp:lastModifiedBy>
  <cp:revision>73</cp:revision>
  <dcterms:created xsi:type="dcterms:W3CDTF">2016-05-02T06:24:00Z</dcterms:created>
  <dcterms:modified xsi:type="dcterms:W3CDTF">2016-05-14T07:45:00Z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
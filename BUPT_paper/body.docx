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r w:rsidRPr="00597750">
        <w:rPr>
          <w:rFonts w:hint="eastAsia"/>
          <w:sz w:val="28"/>
          <w:szCs w:val="28"/>
        </w:rPr>
        <w:t>云服务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同时云化能加快软件服务的更新，使得企业协同服务能力的提升速度能够赶上社会的发展。然而，云化也对企业协同服务提出了新的挑战。将上千万的企业协同服务由云端来提供，无疑对云端的服务是一个很大的压力。本文以Apache开源社区的两大开源项目Zookeeper和Thrift为基础，结合分布式的思想设计式和实现一个高性能，高可用的一个企业协同云服务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In recent years, with the rapid popularization of intelligent terminals, mobile Internet users show explosive growth. Mobile Internet services greatly enrich our daily lives. Mobile social (micro-channel, microblogging), handheld shopping (Taobao, Jingdong, Lynx), mobile payment (Alipay, micro letter, ApplePay) and so on.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market now meet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services also presents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bookmarkStart w:id="0" w:name="_GoBack"/>
      <w:bookmarkEnd w:id="0"/>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B23C7E" w:rsidRDefault="004F036D">
      <w:pPr>
        <w:pStyle w:val="10"/>
        <w:tabs>
          <w:tab w:val="right" w:leader="dot" w:pos="8296"/>
        </w:tabs>
        <w:rPr>
          <w:rFonts w:asciiTheme="minorHAnsi" w:eastAsiaTheme="minorEastAsia" w:hAnsiTheme="minorHAnsi" w:cstheme="minorBidi"/>
          <w:b w:val="0"/>
          <w:bCs w:val="0"/>
          <w:caps w:val="0"/>
          <w:noProof/>
          <w:szCs w:val="22"/>
        </w:rPr>
      </w:pPr>
      <w:r w:rsidRPr="004F036D">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sidRPr="004F036D">
        <w:rPr>
          <w:rFonts w:ascii="宋体" w:hAnsi="宋体"/>
          <w:b w:val="0"/>
          <w:bCs w:val="0"/>
          <w:caps w:val="0"/>
          <w:sz w:val="24"/>
        </w:rPr>
        <w:fldChar w:fldCharType="separate"/>
      </w:r>
      <w:hyperlink w:anchor="_Toc453429934" w:history="1">
        <w:r w:rsidR="00B23C7E" w:rsidRPr="00233C35">
          <w:rPr>
            <w:rStyle w:val="a5"/>
            <w:rFonts w:eastAsia="黑体" w:hint="eastAsia"/>
            <w:noProof/>
          </w:rPr>
          <w:t>第一章</w:t>
        </w:r>
        <w:r w:rsidR="00B23C7E" w:rsidRPr="00233C35">
          <w:rPr>
            <w:rStyle w:val="a5"/>
            <w:rFonts w:eastAsia="黑体"/>
            <w:noProof/>
          </w:rPr>
          <w:t xml:space="preserve"> </w:t>
        </w:r>
        <w:r w:rsidR="00B23C7E" w:rsidRPr="00233C35">
          <w:rPr>
            <w:rStyle w:val="a5"/>
            <w:rFonts w:eastAsia="黑体" w:hint="eastAsia"/>
            <w:noProof/>
          </w:rPr>
          <w:t>引言</w:t>
        </w:r>
        <w:r w:rsidR="00B23C7E">
          <w:rPr>
            <w:noProof/>
            <w:webHidden/>
          </w:rPr>
          <w:tab/>
        </w:r>
        <w:r>
          <w:rPr>
            <w:noProof/>
            <w:webHidden/>
          </w:rPr>
          <w:fldChar w:fldCharType="begin"/>
        </w:r>
        <w:r w:rsidR="00B23C7E">
          <w:rPr>
            <w:noProof/>
            <w:webHidden/>
          </w:rPr>
          <w:instrText xml:space="preserve"> PAGEREF _Toc453429934 \h </w:instrText>
        </w:r>
        <w:r>
          <w:rPr>
            <w:noProof/>
            <w:webHidden/>
          </w:rPr>
        </w:r>
        <w:r>
          <w:rPr>
            <w:noProof/>
            <w:webHidden/>
          </w:rPr>
          <w:fldChar w:fldCharType="separate"/>
        </w:r>
        <w:r w:rsidR="00B23C7E">
          <w:rPr>
            <w:noProof/>
            <w:webHidden/>
          </w:rPr>
          <w:t>1</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35" w:history="1">
        <w:r w:rsidR="00B23C7E" w:rsidRPr="00233C35">
          <w:rPr>
            <w:rStyle w:val="a5"/>
            <w:rFonts w:ascii="黑体"/>
            <w:noProof/>
          </w:rPr>
          <w:t>1.1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背景</w:t>
        </w:r>
        <w:r w:rsidR="00B23C7E">
          <w:rPr>
            <w:noProof/>
            <w:webHidden/>
          </w:rPr>
          <w:tab/>
        </w:r>
        <w:r>
          <w:rPr>
            <w:noProof/>
            <w:webHidden/>
          </w:rPr>
          <w:fldChar w:fldCharType="begin"/>
        </w:r>
        <w:r w:rsidR="00B23C7E">
          <w:rPr>
            <w:noProof/>
            <w:webHidden/>
          </w:rPr>
          <w:instrText xml:space="preserve"> PAGEREF _Toc453429935 \h </w:instrText>
        </w:r>
        <w:r>
          <w:rPr>
            <w:noProof/>
            <w:webHidden/>
          </w:rPr>
        </w:r>
        <w:r>
          <w:rPr>
            <w:noProof/>
            <w:webHidden/>
          </w:rPr>
          <w:fldChar w:fldCharType="separate"/>
        </w:r>
        <w:r w:rsidR="00B23C7E">
          <w:rPr>
            <w:noProof/>
            <w:webHidden/>
          </w:rPr>
          <w:t>1</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36" w:history="1">
        <w:r w:rsidR="00B23C7E" w:rsidRPr="00233C35">
          <w:rPr>
            <w:rStyle w:val="a5"/>
            <w:rFonts w:ascii="黑体"/>
            <w:noProof/>
          </w:rPr>
          <w:t>1.2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课题任务</w:t>
        </w:r>
        <w:r w:rsidR="00B23C7E">
          <w:rPr>
            <w:noProof/>
            <w:webHidden/>
          </w:rPr>
          <w:tab/>
        </w:r>
        <w:r>
          <w:rPr>
            <w:noProof/>
            <w:webHidden/>
          </w:rPr>
          <w:fldChar w:fldCharType="begin"/>
        </w:r>
        <w:r w:rsidR="00B23C7E">
          <w:rPr>
            <w:noProof/>
            <w:webHidden/>
          </w:rPr>
          <w:instrText xml:space="preserve"> PAGEREF _Toc453429936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37" w:history="1">
        <w:r w:rsidR="00B23C7E" w:rsidRPr="00233C35">
          <w:rPr>
            <w:rStyle w:val="a5"/>
            <w:noProof/>
          </w:rPr>
          <w:t>1.2.1</w:t>
        </w:r>
        <w:r w:rsidR="00B23C7E">
          <w:rPr>
            <w:rFonts w:asciiTheme="minorHAnsi" w:eastAsiaTheme="minorEastAsia" w:hAnsiTheme="minorHAnsi" w:cstheme="minorBidi"/>
            <w:i w:val="0"/>
            <w:iCs w:val="0"/>
            <w:noProof/>
            <w:szCs w:val="22"/>
          </w:rPr>
          <w:tab/>
        </w:r>
        <w:r w:rsidR="00B23C7E" w:rsidRPr="00233C35">
          <w:rPr>
            <w:rStyle w:val="a5"/>
            <w:rFonts w:hint="eastAsia"/>
            <w:noProof/>
          </w:rPr>
          <w:t>课题内容</w:t>
        </w:r>
        <w:r w:rsidR="00B23C7E">
          <w:rPr>
            <w:noProof/>
            <w:webHidden/>
          </w:rPr>
          <w:tab/>
        </w:r>
        <w:r>
          <w:rPr>
            <w:noProof/>
            <w:webHidden/>
          </w:rPr>
          <w:fldChar w:fldCharType="begin"/>
        </w:r>
        <w:r w:rsidR="00B23C7E">
          <w:rPr>
            <w:noProof/>
            <w:webHidden/>
          </w:rPr>
          <w:instrText xml:space="preserve"> PAGEREF _Toc453429937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38" w:history="1">
        <w:r w:rsidR="00B23C7E" w:rsidRPr="00233C35">
          <w:rPr>
            <w:rStyle w:val="a5"/>
            <w:noProof/>
          </w:rPr>
          <w:t>1.2.2</w:t>
        </w:r>
        <w:r w:rsidR="00B23C7E">
          <w:rPr>
            <w:rFonts w:asciiTheme="minorHAnsi" w:eastAsiaTheme="minorEastAsia" w:hAnsiTheme="minorHAnsi" w:cstheme="minorBidi"/>
            <w:i w:val="0"/>
            <w:iCs w:val="0"/>
            <w:noProof/>
            <w:szCs w:val="22"/>
          </w:rPr>
          <w:tab/>
        </w:r>
        <w:r w:rsidR="00B23C7E" w:rsidRPr="00233C35">
          <w:rPr>
            <w:rStyle w:val="a5"/>
            <w:rFonts w:hint="eastAsia"/>
            <w:noProof/>
          </w:rPr>
          <w:t>本人承担任务</w:t>
        </w:r>
        <w:r w:rsidR="00B23C7E">
          <w:rPr>
            <w:noProof/>
            <w:webHidden/>
          </w:rPr>
          <w:tab/>
        </w:r>
        <w:r>
          <w:rPr>
            <w:noProof/>
            <w:webHidden/>
          </w:rPr>
          <w:fldChar w:fldCharType="begin"/>
        </w:r>
        <w:r w:rsidR="00B23C7E">
          <w:rPr>
            <w:noProof/>
            <w:webHidden/>
          </w:rPr>
          <w:instrText xml:space="preserve"> PAGEREF _Toc453429938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39" w:history="1">
        <w:r w:rsidR="00B23C7E" w:rsidRPr="00233C35">
          <w:rPr>
            <w:rStyle w:val="a5"/>
            <w:rFonts w:ascii="黑体"/>
            <w:noProof/>
          </w:rPr>
          <w:t>1.3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论文结构</w:t>
        </w:r>
        <w:r w:rsidR="00B23C7E">
          <w:rPr>
            <w:noProof/>
            <w:webHidden/>
          </w:rPr>
          <w:tab/>
        </w:r>
        <w:r>
          <w:rPr>
            <w:noProof/>
            <w:webHidden/>
          </w:rPr>
          <w:fldChar w:fldCharType="begin"/>
        </w:r>
        <w:r w:rsidR="00B23C7E">
          <w:rPr>
            <w:noProof/>
            <w:webHidden/>
          </w:rPr>
          <w:instrText xml:space="preserve"> PAGEREF _Toc453429939 \h </w:instrText>
        </w:r>
        <w:r>
          <w:rPr>
            <w:noProof/>
            <w:webHidden/>
          </w:rPr>
        </w:r>
        <w:r>
          <w:rPr>
            <w:noProof/>
            <w:webHidden/>
          </w:rPr>
          <w:fldChar w:fldCharType="separate"/>
        </w:r>
        <w:r w:rsidR="00B23C7E">
          <w:rPr>
            <w:noProof/>
            <w:webHidden/>
          </w:rPr>
          <w:t>3</w:t>
        </w:r>
        <w:r>
          <w:rPr>
            <w:noProof/>
            <w:webHidden/>
          </w:rPr>
          <w:fldChar w:fldCharType="end"/>
        </w:r>
      </w:hyperlink>
    </w:p>
    <w:p w:rsidR="00B23C7E" w:rsidRDefault="004F036D">
      <w:pPr>
        <w:pStyle w:val="10"/>
        <w:tabs>
          <w:tab w:val="right" w:leader="dot" w:pos="8296"/>
        </w:tabs>
        <w:rPr>
          <w:rFonts w:asciiTheme="minorHAnsi" w:eastAsiaTheme="minorEastAsia" w:hAnsiTheme="minorHAnsi" w:cstheme="minorBidi"/>
          <w:b w:val="0"/>
          <w:bCs w:val="0"/>
          <w:caps w:val="0"/>
          <w:noProof/>
          <w:szCs w:val="22"/>
        </w:rPr>
      </w:pPr>
      <w:hyperlink w:anchor="_Toc453429940" w:history="1">
        <w:r w:rsidR="00B23C7E" w:rsidRPr="00233C35">
          <w:rPr>
            <w:rStyle w:val="a5"/>
            <w:rFonts w:ascii="黑体" w:eastAsia="黑体" w:hint="eastAsia"/>
            <w:noProof/>
          </w:rPr>
          <w:t>第二章</w:t>
        </w:r>
        <w:r w:rsidR="00B23C7E" w:rsidRPr="00233C35">
          <w:rPr>
            <w:rStyle w:val="a5"/>
            <w:rFonts w:ascii="黑体" w:eastAsia="黑体"/>
            <w:noProof/>
          </w:rPr>
          <w:t xml:space="preserve"> </w:t>
        </w:r>
        <w:r w:rsidR="00B23C7E" w:rsidRPr="00233C35">
          <w:rPr>
            <w:rStyle w:val="a5"/>
            <w:rFonts w:ascii="黑体" w:eastAsia="黑体" w:hint="eastAsia"/>
            <w:noProof/>
          </w:rPr>
          <w:t>关键技术介绍</w:t>
        </w:r>
        <w:r w:rsidR="00B23C7E">
          <w:rPr>
            <w:noProof/>
            <w:webHidden/>
          </w:rPr>
          <w:tab/>
        </w:r>
        <w:r>
          <w:rPr>
            <w:noProof/>
            <w:webHidden/>
          </w:rPr>
          <w:fldChar w:fldCharType="begin"/>
        </w:r>
        <w:r w:rsidR="00B23C7E">
          <w:rPr>
            <w:noProof/>
            <w:webHidden/>
          </w:rPr>
          <w:instrText xml:space="preserve"> PAGEREF _Toc453429940 \h </w:instrText>
        </w:r>
        <w:r>
          <w:rPr>
            <w:noProof/>
            <w:webHidden/>
          </w:rPr>
        </w:r>
        <w:r>
          <w:rPr>
            <w:noProof/>
            <w:webHidden/>
          </w:rPr>
          <w:fldChar w:fldCharType="separate"/>
        </w:r>
        <w:r w:rsidR="00B23C7E">
          <w:rPr>
            <w:noProof/>
            <w:webHidden/>
          </w:rPr>
          <w:t>4</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41" w:history="1">
        <w:r w:rsidR="00B23C7E" w:rsidRPr="00233C35">
          <w:rPr>
            <w:rStyle w:val="a5"/>
            <w:noProof/>
          </w:rPr>
          <w:t>2.1</w:t>
        </w:r>
        <w:r w:rsidR="00B23C7E">
          <w:rPr>
            <w:rFonts w:asciiTheme="minorHAnsi" w:eastAsiaTheme="minorEastAsia" w:hAnsiTheme="minorHAnsi" w:cstheme="minorBidi"/>
            <w:smallCaps w:val="0"/>
            <w:noProof/>
            <w:szCs w:val="22"/>
          </w:rPr>
          <w:tab/>
        </w:r>
        <w:r w:rsidR="00B23C7E" w:rsidRPr="00233C35">
          <w:rPr>
            <w:rStyle w:val="a5"/>
            <w:rFonts w:hint="eastAsia"/>
            <w:noProof/>
          </w:rPr>
          <w:t>分布式系统</w:t>
        </w:r>
        <w:r w:rsidR="00B23C7E">
          <w:rPr>
            <w:noProof/>
            <w:webHidden/>
          </w:rPr>
          <w:tab/>
        </w:r>
        <w:r>
          <w:rPr>
            <w:noProof/>
            <w:webHidden/>
          </w:rPr>
          <w:fldChar w:fldCharType="begin"/>
        </w:r>
        <w:r w:rsidR="00B23C7E">
          <w:rPr>
            <w:noProof/>
            <w:webHidden/>
          </w:rPr>
          <w:instrText xml:space="preserve"> PAGEREF _Toc453429941 \h </w:instrText>
        </w:r>
        <w:r>
          <w:rPr>
            <w:noProof/>
            <w:webHidden/>
          </w:rPr>
        </w:r>
        <w:r>
          <w:rPr>
            <w:noProof/>
            <w:webHidden/>
          </w:rPr>
          <w:fldChar w:fldCharType="separate"/>
        </w:r>
        <w:r w:rsidR="00B23C7E">
          <w:rPr>
            <w:noProof/>
            <w:webHidden/>
          </w:rPr>
          <w:t>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2" w:history="1">
        <w:r w:rsidR="00B23C7E" w:rsidRPr="00233C35">
          <w:rPr>
            <w:rStyle w:val="a5"/>
            <w:noProof/>
          </w:rPr>
          <w:t>2.1.1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分布式系统的定义</w:t>
        </w:r>
        <w:r w:rsidR="00B23C7E">
          <w:rPr>
            <w:noProof/>
            <w:webHidden/>
          </w:rPr>
          <w:tab/>
        </w:r>
        <w:r>
          <w:rPr>
            <w:noProof/>
            <w:webHidden/>
          </w:rPr>
          <w:fldChar w:fldCharType="begin"/>
        </w:r>
        <w:r w:rsidR="00B23C7E">
          <w:rPr>
            <w:noProof/>
            <w:webHidden/>
          </w:rPr>
          <w:instrText xml:space="preserve"> PAGEREF _Toc453429942 \h </w:instrText>
        </w:r>
        <w:r>
          <w:rPr>
            <w:noProof/>
            <w:webHidden/>
          </w:rPr>
        </w:r>
        <w:r>
          <w:rPr>
            <w:noProof/>
            <w:webHidden/>
          </w:rPr>
          <w:fldChar w:fldCharType="separate"/>
        </w:r>
        <w:r w:rsidR="00B23C7E">
          <w:rPr>
            <w:noProof/>
            <w:webHidden/>
          </w:rPr>
          <w:t>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3" w:history="1">
        <w:r w:rsidR="00B23C7E" w:rsidRPr="00233C35">
          <w:rPr>
            <w:rStyle w:val="a5"/>
            <w:noProof/>
          </w:rPr>
          <w:t>2.1.2</w:t>
        </w:r>
        <w:r w:rsidR="00B23C7E">
          <w:rPr>
            <w:rFonts w:asciiTheme="minorHAnsi" w:eastAsiaTheme="minorEastAsia" w:hAnsiTheme="minorHAnsi" w:cstheme="minorBidi"/>
            <w:i w:val="0"/>
            <w:iCs w:val="0"/>
            <w:noProof/>
            <w:szCs w:val="22"/>
          </w:rPr>
          <w:tab/>
        </w:r>
        <w:r w:rsidR="00B23C7E" w:rsidRPr="00233C35">
          <w:rPr>
            <w:rStyle w:val="a5"/>
            <w:noProof/>
          </w:rPr>
          <w:t>CAP</w:t>
        </w:r>
        <w:r w:rsidR="00B23C7E" w:rsidRPr="00233C35">
          <w:rPr>
            <w:rStyle w:val="a5"/>
            <w:rFonts w:hint="eastAsia"/>
            <w:noProof/>
          </w:rPr>
          <w:t>定律</w:t>
        </w:r>
        <w:r w:rsidR="00B23C7E">
          <w:rPr>
            <w:noProof/>
            <w:webHidden/>
          </w:rPr>
          <w:tab/>
        </w:r>
        <w:r>
          <w:rPr>
            <w:noProof/>
            <w:webHidden/>
          </w:rPr>
          <w:fldChar w:fldCharType="begin"/>
        </w:r>
        <w:r w:rsidR="00B23C7E">
          <w:rPr>
            <w:noProof/>
            <w:webHidden/>
          </w:rPr>
          <w:instrText xml:space="preserve"> PAGEREF _Toc453429943 \h </w:instrText>
        </w:r>
        <w:r>
          <w:rPr>
            <w:noProof/>
            <w:webHidden/>
          </w:rPr>
        </w:r>
        <w:r>
          <w:rPr>
            <w:noProof/>
            <w:webHidden/>
          </w:rPr>
          <w:fldChar w:fldCharType="separate"/>
        </w:r>
        <w:r w:rsidR="00B23C7E">
          <w:rPr>
            <w:noProof/>
            <w:webHidden/>
          </w:rPr>
          <w:t>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4" w:history="1">
        <w:r w:rsidR="00B23C7E" w:rsidRPr="00233C35">
          <w:rPr>
            <w:rStyle w:val="a5"/>
            <w:noProof/>
          </w:rPr>
          <w:t>2.1.3</w:t>
        </w:r>
        <w:r w:rsidR="00B23C7E">
          <w:rPr>
            <w:rFonts w:asciiTheme="minorHAnsi" w:eastAsiaTheme="minorEastAsia" w:hAnsiTheme="minorHAnsi" w:cstheme="minorBidi"/>
            <w:i w:val="0"/>
            <w:iCs w:val="0"/>
            <w:noProof/>
            <w:szCs w:val="22"/>
          </w:rPr>
          <w:tab/>
        </w:r>
        <w:r w:rsidR="00B23C7E" w:rsidRPr="00233C35">
          <w:rPr>
            <w:rStyle w:val="a5"/>
            <w:rFonts w:hint="eastAsia"/>
            <w:noProof/>
          </w:rPr>
          <w:t>现代分布式系统的特点</w:t>
        </w:r>
        <w:r w:rsidR="00B23C7E">
          <w:rPr>
            <w:noProof/>
            <w:webHidden/>
          </w:rPr>
          <w:tab/>
        </w:r>
        <w:r>
          <w:rPr>
            <w:noProof/>
            <w:webHidden/>
          </w:rPr>
          <w:fldChar w:fldCharType="begin"/>
        </w:r>
        <w:r w:rsidR="00B23C7E">
          <w:rPr>
            <w:noProof/>
            <w:webHidden/>
          </w:rPr>
          <w:instrText xml:space="preserve"> PAGEREF _Toc453429944 \h </w:instrText>
        </w:r>
        <w:r>
          <w:rPr>
            <w:noProof/>
            <w:webHidden/>
          </w:rPr>
        </w:r>
        <w:r>
          <w:rPr>
            <w:noProof/>
            <w:webHidden/>
          </w:rPr>
          <w:fldChar w:fldCharType="separate"/>
        </w:r>
        <w:r w:rsidR="00B23C7E">
          <w:rPr>
            <w:noProof/>
            <w:webHidden/>
          </w:rPr>
          <w:t>6</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45" w:history="1">
        <w:r w:rsidR="00B23C7E" w:rsidRPr="00233C35">
          <w:rPr>
            <w:rStyle w:val="a5"/>
            <w:rFonts w:ascii="黑体"/>
            <w:noProof/>
          </w:rPr>
          <w:t>2.2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开源技术</w:t>
        </w:r>
        <w:r w:rsidR="00B23C7E">
          <w:rPr>
            <w:noProof/>
            <w:webHidden/>
          </w:rPr>
          <w:tab/>
        </w:r>
        <w:r>
          <w:rPr>
            <w:noProof/>
            <w:webHidden/>
          </w:rPr>
          <w:fldChar w:fldCharType="begin"/>
        </w:r>
        <w:r w:rsidR="00B23C7E">
          <w:rPr>
            <w:noProof/>
            <w:webHidden/>
          </w:rPr>
          <w:instrText xml:space="preserve"> PAGEREF _Toc453429945 \h </w:instrText>
        </w:r>
        <w:r>
          <w:rPr>
            <w:noProof/>
            <w:webHidden/>
          </w:rPr>
        </w:r>
        <w:r>
          <w:rPr>
            <w:noProof/>
            <w:webHidden/>
          </w:rPr>
          <w:fldChar w:fldCharType="separate"/>
        </w:r>
        <w:r w:rsidR="00B23C7E">
          <w:rPr>
            <w:noProof/>
            <w:webHidden/>
          </w:rPr>
          <w:t>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6" w:history="1">
        <w:r w:rsidR="00B23C7E" w:rsidRPr="00233C35">
          <w:rPr>
            <w:rStyle w:val="a5"/>
            <w:noProof/>
          </w:rPr>
          <w:t>2.2.1</w:t>
        </w:r>
        <w:r w:rsidR="00B23C7E">
          <w:rPr>
            <w:rFonts w:asciiTheme="minorHAnsi" w:eastAsiaTheme="minorEastAsia" w:hAnsiTheme="minorHAnsi" w:cstheme="minorBidi"/>
            <w:i w:val="0"/>
            <w:iCs w:val="0"/>
            <w:noProof/>
            <w:szCs w:val="22"/>
          </w:rPr>
          <w:tab/>
        </w:r>
        <w:r w:rsidR="00B23C7E" w:rsidRPr="00233C35">
          <w:rPr>
            <w:rStyle w:val="a5"/>
            <w:noProof/>
          </w:rPr>
          <w:t>Thrift — RPC Framework</w:t>
        </w:r>
        <w:r w:rsidR="00B23C7E">
          <w:rPr>
            <w:noProof/>
            <w:webHidden/>
          </w:rPr>
          <w:tab/>
        </w:r>
        <w:r>
          <w:rPr>
            <w:noProof/>
            <w:webHidden/>
          </w:rPr>
          <w:fldChar w:fldCharType="begin"/>
        </w:r>
        <w:r w:rsidR="00B23C7E">
          <w:rPr>
            <w:noProof/>
            <w:webHidden/>
          </w:rPr>
          <w:instrText xml:space="preserve"> PAGEREF _Toc453429946 \h </w:instrText>
        </w:r>
        <w:r>
          <w:rPr>
            <w:noProof/>
            <w:webHidden/>
          </w:rPr>
        </w:r>
        <w:r>
          <w:rPr>
            <w:noProof/>
            <w:webHidden/>
          </w:rPr>
          <w:fldChar w:fldCharType="separate"/>
        </w:r>
        <w:r w:rsidR="00B23C7E">
          <w:rPr>
            <w:noProof/>
            <w:webHidden/>
          </w:rPr>
          <w:t>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7" w:history="1">
        <w:r w:rsidR="00B23C7E" w:rsidRPr="00233C35">
          <w:rPr>
            <w:rStyle w:val="a5"/>
            <w:noProof/>
          </w:rPr>
          <w:t>2.2.2</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分布式服务框架</w:t>
        </w:r>
        <w:r w:rsidR="00B23C7E" w:rsidRPr="00233C35">
          <w:rPr>
            <w:rStyle w:val="a5"/>
            <w:noProof/>
          </w:rPr>
          <w:t xml:space="preserve"> Zookeeper</w:t>
        </w:r>
        <w:r w:rsidR="00B23C7E">
          <w:rPr>
            <w:noProof/>
            <w:webHidden/>
          </w:rPr>
          <w:tab/>
        </w:r>
        <w:r>
          <w:rPr>
            <w:noProof/>
            <w:webHidden/>
          </w:rPr>
          <w:fldChar w:fldCharType="begin"/>
        </w:r>
        <w:r w:rsidR="00B23C7E">
          <w:rPr>
            <w:noProof/>
            <w:webHidden/>
          </w:rPr>
          <w:instrText xml:space="preserve"> PAGEREF _Toc453429947 \h </w:instrText>
        </w:r>
        <w:r>
          <w:rPr>
            <w:noProof/>
            <w:webHidden/>
          </w:rPr>
        </w:r>
        <w:r>
          <w:rPr>
            <w:noProof/>
            <w:webHidden/>
          </w:rPr>
          <w:fldChar w:fldCharType="separate"/>
        </w:r>
        <w:r w:rsidR="00B23C7E">
          <w:rPr>
            <w:noProof/>
            <w:webHidden/>
          </w:rPr>
          <w:t>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8" w:history="1">
        <w:r w:rsidR="00B23C7E" w:rsidRPr="00233C35">
          <w:rPr>
            <w:rStyle w:val="a5"/>
            <w:noProof/>
          </w:rPr>
          <w:t>2.2.3</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服务器缓存服务</w:t>
        </w:r>
        <w:r w:rsidR="00B23C7E" w:rsidRPr="00233C35">
          <w:rPr>
            <w:rStyle w:val="a5"/>
            <w:noProof/>
          </w:rPr>
          <w:t xml:space="preserve">  Redis</w:t>
        </w:r>
        <w:r w:rsidR="00B23C7E">
          <w:rPr>
            <w:noProof/>
            <w:webHidden/>
          </w:rPr>
          <w:tab/>
        </w:r>
        <w:r>
          <w:rPr>
            <w:noProof/>
            <w:webHidden/>
          </w:rPr>
          <w:fldChar w:fldCharType="begin"/>
        </w:r>
        <w:r w:rsidR="00B23C7E">
          <w:rPr>
            <w:noProof/>
            <w:webHidden/>
          </w:rPr>
          <w:instrText xml:space="preserve"> PAGEREF _Toc453429948 \h </w:instrText>
        </w:r>
        <w:r>
          <w:rPr>
            <w:noProof/>
            <w:webHidden/>
          </w:rPr>
        </w:r>
        <w:r>
          <w:rPr>
            <w:noProof/>
            <w:webHidden/>
          </w:rPr>
          <w:fldChar w:fldCharType="separate"/>
        </w:r>
        <w:r w:rsidR="00B23C7E">
          <w:rPr>
            <w:noProof/>
            <w:webHidden/>
          </w:rPr>
          <w:t>9</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49" w:history="1">
        <w:r w:rsidR="00B23C7E" w:rsidRPr="00233C35">
          <w:rPr>
            <w:rStyle w:val="a5"/>
            <w:noProof/>
          </w:rPr>
          <w:t>2.2.4</w:t>
        </w:r>
        <w:r w:rsidR="00B23C7E">
          <w:rPr>
            <w:rFonts w:asciiTheme="minorHAnsi" w:eastAsiaTheme="minorEastAsia" w:hAnsiTheme="minorHAnsi" w:cstheme="minorBidi"/>
            <w:i w:val="0"/>
            <w:iCs w:val="0"/>
            <w:noProof/>
            <w:szCs w:val="22"/>
          </w:rPr>
          <w:tab/>
        </w:r>
        <w:r w:rsidR="00B23C7E" w:rsidRPr="00233C35">
          <w:rPr>
            <w:rStyle w:val="a5"/>
            <w:noProof/>
          </w:rPr>
          <w:t>NoSql</w:t>
        </w:r>
        <w:r w:rsidR="00B23C7E" w:rsidRPr="00233C35">
          <w:rPr>
            <w:rStyle w:val="a5"/>
            <w:rFonts w:hint="eastAsia"/>
            <w:noProof/>
          </w:rPr>
          <w:t>数据库</w:t>
        </w:r>
        <w:r w:rsidR="00B23C7E" w:rsidRPr="00233C35">
          <w:rPr>
            <w:rStyle w:val="a5"/>
            <w:noProof/>
          </w:rPr>
          <w:t xml:space="preserve"> MongoDB</w:t>
        </w:r>
        <w:r w:rsidR="00B23C7E">
          <w:rPr>
            <w:noProof/>
            <w:webHidden/>
          </w:rPr>
          <w:tab/>
        </w:r>
        <w:r>
          <w:rPr>
            <w:noProof/>
            <w:webHidden/>
          </w:rPr>
          <w:fldChar w:fldCharType="begin"/>
        </w:r>
        <w:r w:rsidR="00B23C7E">
          <w:rPr>
            <w:noProof/>
            <w:webHidden/>
          </w:rPr>
          <w:instrText xml:space="preserve"> PAGEREF _Toc453429949 \h </w:instrText>
        </w:r>
        <w:r>
          <w:rPr>
            <w:noProof/>
            <w:webHidden/>
          </w:rPr>
        </w:r>
        <w:r>
          <w:rPr>
            <w:noProof/>
            <w:webHidden/>
          </w:rPr>
          <w:fldChar w:fldCharType="separate"/>
        </w:r>
        <w:r w:rsidR="00B23C7E">
          <w:rPr>
            <w:noProof/>
            <w:webHidden/>
          </w:rPr>
          <w:t>10</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50" w:history="1">
        <w:r w:rsidR="00B23C7E" w:rsidRPr="00233C35">
          <w:rPr>
            <w:rStyle w:val="a5"/>
            <w:noProof/>
          </w:rPr>
          <w:t>2.2.5</w:t>
        </w:r>
        <w:r w:rsidR="00B23C7E">
          <w:rPr>
            <w:rFonts w:asciiTheme="minorHAnsi" w:eastAsiaTheme="minorEastAsia" w:hAnsiTheme="minorHAnsi" w:cstheme="minorBidi"/>
            <w:i w:val="0"/>
            <w:iCs w:val="0"/>
            <w:noProof/>
            <w:szCs w:val="22"/>
          </w:rPr>
          <w:tab/>
        </w:r>
        <w:r w:rsidR="00B23C7E" w:rsidRPr="00233C35">
          <w:rPr>
            <w:rStyle w:val="a5"/>
            <w:rFonts w:hint="eastAsia"/>
            <w:noProof/>
          </w:rPr>
          <w:t>高性能</w:t>
        </w:r>
        <w:r w:rsidR="00B23C7E" w:rsidRPr="00233C35">
          <w:rPr>
            <w:rStyle w:val="a5"/>
            <w:noProof/>
          </w:rPr>
          <w:t>HTTP</w:t>
        </w:r>
        <w:r w:rsidR="00B23C7E" w:rsidRPr="00233C35">
          <w:rPr>
            <w:rStyle w:val="a5"/>
            <w:rFonts w:hint="eastAsia"/>
            <w:noProof/>
          </w:rPr>
          <w:t>服务器</w:t>
        </w:r>
        <w:r w:rsidR="00B23C7E" w:rsidRPr="00233C35">
          <w:rPr>
            <w:rStyle w:val="a5"/>
            <w:noProof/>
          </w:rPr>
          <w:t>Nginx</w:t>
        </w:r>
        <w:r w:rsidR="00B23C7E">
          <w:rPr>
            <w:noProof/>
            <w:webHidden/>
          </w:rPr>
          <w:tab/>
        </w:r>
        <w:r>
          <w:rPr>
            <w:noProof/>
            <w:webHidden/>
          </w:rPr>
          <w:fldChar w:fldCharType="begin"/>
        </w:r>
        <w:r w:rsidR="00B23C7E">
          <w:rPr>
            <w:noProof/>
            <w:webHidden/>
          </w:rPr>
          <w:instrText xml:space="preserve"> PAGEREF _Toc453429950 \h </w:instrText>
        </w:r>
        <w:r>
          <w:rPr>
            <w:noProof/>
            <w:webHidden/>
          </w:rPr>
        </w:r>
        <w:r>
          <w:rPr>
            <w:noProof/>
            <w:webHidden/>
          </w:rPr>
          <w:fldChar w:fldCharType="separate"/>
        </w:r>
        <w:r w:rsidR="00B23C7E">
          <w:rPr>
            <w:noProof/>
            <w:webHidden/>
          </w:rPr>
          <w:t>11</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51" w:history="1">
        <w:r w:rsidR="00B23C7E" w:rsidRPr="00233C35">
          <w:rPr>
            <w:rStyle w:val="a5"/>
            <w:rFonts w:ascii="黑体"/>
            <w:noProof/>
          </w:rPr>
          <w:t>2.3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Pr>
            <w:noProof/>
            <w:webHidden/>
          </w:rPr>
          <w:fldChar w:fldCharType="begin"/>
        </w:r>
        <w:r w:rsidR="00B23C7E">
          <w:rPr>
            <w:noProof/>
            <w:webHidden/>
          </w:rPr>
          <w:instrText xml:space="preserve"> PAGEREF _Toc453429951 \h </w:instrText>
        </w:r>
        <w:r>
          <w:rPr>
            <w:noProof/>
            <w:webHidden/>
          </w:rPr>
        </w:r>
        <w:r>
          <w:rPr>
            <w:noProof/>
            <w:webHidden/>
          </w:rPr>
          <w:fldChar w:fldCharType="separate"/>
        </w:r>
        <w:r w:rsidR="00B23C7E">
          <w:rPr>
            <w:noProof/>
            <w:webHidden/>
          </w:rPr>
          <w:t>12</w:t>
        </w:r>
        <w:r>
          <w:rPr>
            <w:noProof/>
            <w:webHidden/>
          </w:rPr>
          <w:fldChar w:fldCharType="end"/>
        </w:r>
      </w:hyperlink>
    </w:p>
    <w:p w:rsidR="00B23C7E" w:rsidRDefault="004F036D">
      <w:pPr>
        <w:pStyle w:val="10"/>
        <w:tabs>
          <w:tab w:val="right" w:leader="dot" w:pos="8296"/>
        </w:tabs>
        <w:rPr>
          <w:rFonts w:asciiTheme="minorHAnsi" w:eastAsiaTheme="minorEastAsia" w:hAnsiTheme="minorHAnsi" w:cstheme="minorBidi"/>
          <w:b w:val="0"/>
          <w:bCs w:val="0"/>
          <w:caps w:val="0"/>
          <w:noProof/>
          <w:szCs w:val="22"/>
        </w:rPr>
      </w:pPr>
      <w:hyperlink w:anchor="_Toc453429952" w:history="1">
        <w:r w:rsidR="00B23C7E" w:rsidRPr="00233C35">
          <w:rPr>
            <w:rStyle w:val="a5"/>
            <w:rFonts w:ascii="黑体" w:eastAsia="黑体" w:hint="eastAsia"/>
            <w:noProof/>
          </w:rPr>
          <w:t>第三章</w:t>
        </w:r>
        <w:r w:rsidR="00B23C7E" w:rsidRPr="00233C35">
          <w:rPr>
            <w:rStyle w:val="a5"/>
            <w:rFonts w:ascii="黑体" w:eastAsia="黑体"/>
            <w:noProof/>
          </w:rPr>
          <w:t xml:space="preserve"> </w:t>
        </w:r>
        <w:r w:rsidR="00B23C7E" w:rsidRPr="00233C35">
          <w:rPr>
            <w:rStyle w:val="a5"/>
            <w:rFonts w:ascii="黑体" w:eastAsia="黑体" w:hint="eastAsia"/>
            <w:noProof/>
          </w:rPr>
          <w:t>企业协同办公云服务的需求分析</w:t>
        </w:r>
        <w:r w:rsidR="00B23C7E">
          <w:rPr>
            <w:noProof/>
            <w:webHidden/>
          </w:rPr>
          <w:tab/>
        </w:r>
        <w:r>
          <w:rPr>
            <w:noProof/>
            <w:webHidden/>
          </w:rPr>
          <w:fldChar w:fldCharType="begin"/>
        </w:r>
        <w:r w:rsidR="00B23C7E">
          <w:rPr>
            <w:noProof/>
            <w:webHidden/>
          </w:rPr>
          <w:instrText xml:space="preserve"> PAGEREF _Toc453429952 \h </w:instrText>
        </w:r>
        <w:r>
          <w:rPr>
            <w:noProof/>
            <w:webHidden/>
          </w:rPr>
        </w:r>
        <w:r>
          <w:rPr>
            <w:noProof/>
            <w:webHidden/>
          </w:rPr>
          <w:fldChar w:fldCharType="separate"/>
        </w:r>
        <w:r w:rsidR="00B23C7E">
          <w:rPr>
            <w:noProof/>
            <w:webHidden/>
          </w:rPr>
          <w:t>13</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53" w:history="1">
        <w:r w:rsidR="00B23C7E" w:rsidRPr="00233C35">
          <w:rPr>
            <w:rStyle w:val="a5"/>
            <w:rFonts w:ascii="黑体"/>
            <w:noProof/>
          </w:rPr>
          <w:t>3.1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系统用户角色分析</w:t>
        </w:r>
        <w:r w:rsidR="00B23C7E">
          <w:rPr>
            <w:noProof/>
            <w:webHidden/>
          </w:rPr>
          <w:tab/>
        </w:r>
        <w:r>
          <w:rPr>
            <w:noProof/>
            <w:webHidden/>
          </w:rPr>
          <w:fldChar w:fldCharType="begin"/>
        </w:r>
        <w:r w:rsidR="00B23C7E">
          <w:rPr>
            <w:noProof/>
            <w:webHidden/>
          </w:rPr>
          <w:instrText xml:space="preserve"> PAGEREF _Toc453429953 \h </w:instrText>
        </w:r>
        <w:r>
          <w:rPr>
            <w:noProof/>
            <w:webHidden/>
          </w:rPr>
        </w:r>
        <w:r>
          <w:rPr>
            <w:noProof/>
            <w:webHidden/>
          </w:rPr>
          <w:fldChar w:fldCharType="separate"/>
        </w:r>
        <w:r w:rsidR="00B23C7E">
          <w:rPr>
            <w:noProof/>
            <w:webHidden/>
          </w:rPr>
          <w:t>14</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54" w:history="1">
        <w:r w:rsidR="00B23C7E" w:rsidRPr="00233C35">
          <w:rPr>
            <w:rStyle w:val="a5"/>
            <w:rFonts w:ascii="黑体"/>
            <w:noProof/>
          </w:rPr>
          <w:t>3.2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系统功能需求分析</w:t>
        </w:r>
        <w:r w:rsidR="00B23C7E">
          <w:rPr>
            <w:noProof/>
            <w:webHidden/>
          </w:rPr>
          <w:tab/>
        </w:r>
        <w:r>
          <w:rPr>
            <w:noProof/>
            <w:webHidden/>
          </w:rPr>
          <w:fldChar w:fldCharType="begin"/>
        </w:r>
        <w:r w:rsidR="00B23C7E">
          <w:rPr>
            <w:noProof/>
            <w:webHidden/>
          </w:rPr>
          <w:instrText xml:space="preserve"> PAGEREF _Toc453429954 \h </w:instrText>
        </w:r>
        <w:r>
          <w:rPr>
            <w:noProof/>
            <w:webHidden/>
          </w:rPr>
        </w:r>
        <w:r>
          <w:rPr>
            <w:noProof/>
            <w:webHidden/>
          </w:rPr>
          <w:fldChar w:fldCharType="separate"/>
        </w:r>
        <w:r w:rsidR="00B23C7E">
          <w:rPr>
            <w:noProof/>
            <w:webHidden/>
          </w:rPr>
          <w:t>15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55" w:history="1">
        <w:r w:rsidR="00B23C7E" w:rsidRPr="00233C35">
          <w:rPr>
            <w:rStyle w:val="a5"/>
            <w:noProof/>
          </w:rPr>
          <w:t>3.2.1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用户账户管理与企业管理</w:t>
        </w:r>
        <w:r w:rsidR="00B23C7E">
          <w:rPr>
            <w:noProof/>
            <w:webHidden/>
          </w:rPr>
          <w:tab/>
        </w:r>
        <w:r>
          <w:rPr>
            <w:noProof/>
            <w:webHidden/>
          </w:rPr>
          <w:fldChar w:fldCharType="begin"/>
        </w:r>
        <w:r w:rsidR="00B23C7E">
          <w:rPr>
            <w:noProof/>
            <w:webHidden/>
          </w:rPr>
          <w:instrText xml:space="preserve"> PAGEREF _Toc453429955 \h </w:instrText>
        </w:r>
        <w:r>
          <w:rPr>
            <w:noProof/>
            <w:webHidden/>
          </w:rPr>
        </w:r>
        <w:r>
          <w:rPr>
            <w:noProof/>
            <w:webHidden/>
          </w:rPr>
          <w:fldChar w:fldCharType="separate"/>
        </w:r>
        <w:r w:rsidR="00B23C7E">
          <w:rPr>
            <w:noProof/>
            <w:webHidden/>
          </w:rPr>
          <w:t>15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56" w:history="1">
        <w:r w:rsidR="00B23C7E" w:rsidRPr="00233C35">
          <w:rPr>
            <w:rStyle w:val="a5"/>
            <w:noProof/>
          </w:rPr>
          <w:t>3.2.2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圈子与帖子</w:t>
        </w:r>
        <w:r w:rsidR="00B23C7E">
          <w:rPr>
            <w:noProof/>
            <w:webHidden/>
          </w:rPr>
          <w:tab/>
        </w:r>
        <w:r>
          <w:rPr>
            <w:noProof/>
            <w:webHidden/>
          </w:rPr>
          <w:fldChar w:fldCharType="begin"/>
        </w:r>
        <w:r w:rsidR="00B23C7E">
          <w:rPr>
            <w:noProof/>
            <w:webHidden/>
          </w:rPr>
          <w:instrText xml:space="preserve"> PAGEREF _Toc453429956 \h </w:instrText>
        </w:r>
        <w:r>
          <w:rPr>
            <w:noProof/>
            <w:webHidden/>
          </w:rPr>
        </w:r>
        <w:r>
          <w:rPr>
            <w:noProof/>
            <w:webHidden/>
          </w:rPr>
          <w:fldChar w:fldCharType="separate"/>
        </w:r>
        <w:r w:rsidR="00B23C7E">
          <w:rPr>
            <w:noProof/>
            <w:webHidden/>
          </w:rPr>
          <w:t>15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57" w:history="1">
        <w:r w:rsidR="00B23C7E" w:rsidRPr="00233C35">
          <w:rPr>
            <w:rStyle w:val="a5"/>
            <w:noProof/>
          </w:rPr>
          <w:t>3.2.3</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w:t>
        </w:r>
        <w:r w:rsidR="00B23C7E">
          <w:rPr>
            <w:noProof/>
            <w:webHidden/>
          </w:rPr>
          <w:tab/>
        </w:r>
        <w:r>
          <w:rPr>
            <w:noProof/>
            <w:webHidden/>
          </w:rPr>
          <w:fldChar w:fldCharType="begin"/>
        </w:r>
        <w:r w:rsidR="00B23C7E">
          <w:rPr>
            <w:noProof/>
            <w:webHidden/>
          </w:rPr>
          <w:instrText xml:space="preserve"> PAGEREF _Toc453429957 \h </w:instrText>
        </w:r>
        <w:r>
          <w:rPr>
            <w:noProof/>
            <w:webHidden/>
          </w:rPr>
        </w:r>
        <w:r>
          <w:rPr>
            <w:noProof/>
            <w:webHidden/>
          </w:rPr>
          <w:fldChar w:fldCharType="separate"/>
        </w:r>
        <w:r w:rsidR="00B23C7E">
          <w:rPr>
            <w:noProof/>
            <w:webHidden/>
          </w:rPr>
          <w:t>16</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58" w:history="1">
        <w:r w:rsidR="00B23C7E" w:rsidRPr="00233C35">
          <w:rPr>
            <w:rStyle w:val="a5"/>
            <w:noProof/>
          </w:rPr>
          <w:t>3.2.4</w:t>
        </w:r>
        <w:r w:rsidR="00B23C7E">
          <w:rPr>
            <w:rFonts w:asciiTheme="minorHAnsi" w:eastAsiaTheme="minorEastAsia" w:hAnsiTheme="minorHAnsi" w:cstheme="minorBidi"/>
            <w:i w:val="0"/>
            <w:iCs w:val="0"/>
            <w:noProof/>
            <w:szCs w:val="22"/>
          </w:rPr>
          <w:tab/>
        </w:r>
        <w:r w:rsidR="00B23C7E" w:rsidRPr="00233C35">
          <w:rPr>
            <w:rStyle w:val="a5"/>
            <w:rFonts w:hint="eastAsia"/>
            <w:noProof/>
          </w:rPr>
          <w:t>赞</w:t>
        </w:r>
        <w:r w:rsidR="00B23C7E">
          <w:rPr>
            <w:noProof/>
            <w:webHidden/>
          </w:rPr>
          <w:tab/>
        </w:r>
        <w:r>
          <w:rPr>
            <w:noProof/>
            <w:webHidden/>
          </w:rPr>
          <w:fldChar w:fldCharType="begin"/>
        </w:r>
        <w:r w:rsidR="00B23C7E">
          <w:rPr>
            <w:noProof/>
            <w:webHidden/>
          </w:rPr>
          <w:instrText xml:space="preserve"> PAGEREF _Toc453429958 \h </w:instrText>
        </w:r>
        <w:r>
          <w:rPr>
            <w:noProof/>
            <w:webHidden/>
          </w:rPr>
        </w:r>
        <w:r>
          <w:rPr>
            <w:noProof/>
            <w:webHidden/>
          </w:rPr>
          <w:fldChar w:fldCharType="separate"/>
        </w:r>
        <w:r w:rsidR="00B23C7E">
          <w:rPr>
            <w:noProof/>
            <w:webHidden/>
          </w:rPr>
          <w:t>17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59" w:history="1">
        <w:r w:rsidR="00B23C7E" w:rsidRPr="00233C35">
          <w:rPr>
            <w:rStyle w:val="a5"/>
            <w:noProof/>
          </w:rPr>
          <w:t>3.2.5</w:t>
        </w:r>
        <w:r w:rsidR="00B23C7E">
          <w:rPr>
            <w:rFonts w:asciiTheme="minorHAnsi" w:eastAsiaTheme="minorEastAsia" w:hAnsiTheme="minorHAnsi" w:cstheme="minorBidi"/>
            <w:i w:val="0"/>
            <w:iCs w:val="0"/>
            <w:noProof/>
            <w:szCs w:val="22"/>
          </w:rPr>
          <w:tab/>
        </w:r>
        <w:r w:rsidR="00B23C7E" w:rsidRPr="00233C35">
          <w:rPr>
            <w:rStyle w:val="a5"/>
            <w:rFonts w:hint="eastAsia"/>
            <w:noProof/>
          </w:rPr>
          <w:t>工作功能</w:t>
        </w:r>
        <w:r w:rsidR="00B23C7E">
          <w:rPr>
            <w:noProof/>
            <w:webHidden/>
          </w:rPr>
          <w:tab/>
        </w:r>
        <w:r>
          <w:rPr>
            <w:noProof/>
            <w:webHidden/>
          </w:rPr>
          <w:fldChar w:fldCharType="begin"/>
        </w:r>
        <w:r w:rsidR="00B23C7E">
          <w:rPr>
            <w:noProof/>
            <w:webHidden/>
          </w:rPr>
          <w:instrText xml:space="preserve"> PAGEREF _Toc453429959 \h </w:instrText>
        </w:r>
        <w:r>
          <w:rPr>
            <w:noProof/>
            <w:webHidden/>
          </w:rPr>
        </w:r>
        <w:r>
          <w:rPr>
            <w:noProof/>
            <w:webHidden/>
          </w:rPr>
          <w:fldChar w:fldCharType="separate"/>
        </w:r>
        <w:r w:rsidR="00B23C7E">
          <w:rPr>
            <w:noProof/>
            <w:webHidden/>
          </w:rPr>
          <w:t>17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60" w:history="1">
        <w:r w:rsidR="00B23C7E" w:rsidRPr="00233C35">
          <w:rPr>
            <w:rStyle w:val="a5"/>
            <w:noProof/>
          </w:rPr>
          <w:t>3.2.6</w:t>
        </w:r>
        <w:r w:rsidR="00B23C7E">
          <w:rPr>
            <w:rFonts w:asciiTheme="minorHAnsi" w:eastAsiaTheme="minorEastAsia" w:hAnsiTheme="minorHAnsi" w:cstheme="minorBidi"/>
            <w:i w:val="0"/>
            <w:iCs w:val="0"/>
            <w:noProof/>
            <w:szCs w:val="22"/>
          </w:rPr>
          <w:tab/>
        </w:r>
        <w:r w:rsidR="00B23C7E" w:rsidRPr="00233C35">
          <w:rPr>
            <w:rStyle w:val="a5"/>
            <w:rFonts w:hint="eastAsia"/>
            <w:noProof/>
          </w:rPr>
          <w:t>即时通信（</w:t>
        </w:r>
        <w:r w:rsidR="00B23C7E" w:rsidRPr="00233C35">
          <w:rPr>
            <w:rStyle w:val="a5"/>
            <w:noProof/>
          </w:rPr>
          <w:t>IM</w:t>
        </w:r>
        <w:r w:rsidR="00B23C7E" w:rsidRPr="00233C35">
          <w:rPr>
            <w:rStyle w:val="a5"/>
            <w:rFonts w:hint="eastAsia"/>
            <w:noProof/>
          </w:rPr>
          <w:t>）</w:t>
        </w:r>
        <w:r w:rsidR="00B23C7E">
          <w:rPr>
            <w:noProof/>
            <w:webHidden/>
          </w:rPr>
          <w:tab/>
        </w:r>
        <w:r>
          <w:rPr>
            <w:noProof/>
            <w:webHidden/>
          </w:rPr>
          <w:fldChar w:fldCharType="begin"/>
        </w:r>
        <w:r w:rsidR="00B23C7E">
          <w:rPr>
            <w:noProof/>
            <w:webHidden/>
          </w:rPr>
          <w:instrText xml:space="preserve"> PAGEREF _Toc453429960 \h </w:instrText>
        </w:r>
        <w:r>
          <w:rPr>
            <w:noProof/>
            <w:webHidden/>
          </w:rPr>
        </w:r>
        <w:r>
          <w:rPr>
            <w:noProof/>
            <w:webHidden/>
          </w:rPr>
          <w:fldChar w:fldCharType="separate"/>
        </w:r>
        <w:r w:rsidR="00B23C7E">
          <w:rPr>
            <w:noProof/>
            <w:webHidden/>
          </w:rPr>
          <w:t>17</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61" w:history="1">
        <w:r w:rsidR="00B23C7E" w:rsidRPr="00233C35">
          <w:rPr>
            <w:rStyle w:val="a5"/>
            <w:rFonts w:ascii="黑体"/>
            <w:noProof/>
          </w:rPr>
          <w:t>3.3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系统的非功能需求分析</w:t>
        </w:r>
        <w:r w:rsidR="00B23C7E">
          <w:rPr>
            <w:noProof/>
            <w:webHidden/>
          </w:rPr>
          <w:tab/>
        </w:r>
        <w:r>
          <w:rPr>
            <w:noProof/>
            <w:webHidden/>
          </w:rPr>
          <w:fldChar w:fldCharType="begin"/>
        </w:r>
        <w:r w:rsidR="00B23C7E">
          <w:rPr>
            <w:noProof/>
            <w:webHidden/>
          </w:rPr>
          <w:instrText xml:space="preserve"> PAGEREF _Toc453429961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62" w:history="1">
        <w:r w:rsidR="00B23C7E" w:rsidRPr="00233C35">
          <w:rPr>
            <w:rStyle w:val="a5"/>
            <w:noProof/>
          </w:rPr>
          <w:t>3.3.1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数据存储持久性</w:t>
        </w:r>
        <w:r w:rsidR="00B23C7E">
          <w:rPr>
            <w:noProof/>
            <w:webHidden/>
          </w:rPr>
          <w:tab/>
        </w:r>
        <w:r>
          <w:rPr>
            <w:noProof/>
            <w:webHidden/>
          </w:rPr>
          <w:fldChar w:fldCharType="begin"/>
        </w:r>
        <w:r w:rsidR="00B23C7E">
          <w:rPr>
            <w:noProof/>
            <w:webHidden/>
          </w:rPr>
          <w:instrText xml:space="preserve"> PAGEREF _Toc453429962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63" w:history="1">
        <w:r w:rsidR="00B23C7E" w:rsidRPr="00233C35">
          <w:rPr>
            <w:rStyle w:val="a5"/>
            <w:noProof/>
          </w:rPr>
          <w:t>3.3.2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数据可迁移性</w:t>
        </w:r>
        <w:r w:rsidR="00B23C7E">
          <w:rPr>
            <w:noProof/>
            <w:webHidden/>
          </w:rPr>
          <w:tab/>
        </w:r>
        <w:r>
          <w:rPr>
            <w:noProof/>
            <w:webHidden/>
          </w:rPr>
          <w:fldChar w:fldCharType="begin"/>
        </w:r>
        <w:r w:rsidR="00B23C7E">
          <w:rPr>
            <w:noProof/>
            <w:webHidden/>
          </w:rPr>
          <w:instrText xml:space="preserve"> PAGEREF _Toc453429963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64" w:history="1">
        <w:r w:rsidR="00B23C7E" w:rsidRPr="00233C35">
          <w:rPr>
            <w:rStyle w:val="a5"/>
            <w:noProof/>
          </w:rPr>
          <w:t>3.3.3</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数据私密性</w:t>
        </w:r>
        <w:r w:rsidR="00B23C7E">
          <w:rPr>
            <w:noProof/>
            <w:webHidden/>
          </w:rPr>
          <w:tab/>
        </w:r>
        <w:r>
          <w:rPr>
            <w:noProof/>
            <w:webHidden/>
          </w:rPr>
          <w:fldChar w:fldCharType="begin"/>
        </w:r>
        <w:r w:rsidR="00B23C7E">
          <w:rPr>
            <w:noProof/>
            <w:webHidden/>
          </w:rPr>
          <w:instrText xml:space="preserve"> PAGEREF _Toc453429964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65" w:history="1">
        <w:r w:rsidR="00B23C7E" w:rsidRPr="00233C35">
          <w:rPr>
            <w:rStyle w:val="a5"/>
            <w:noProof/>
          </w:rPr>
          <w:t>3.3.4</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服务可用性</w:t>
        </w:r>
        <w:r w:rsidR="00B23C7E">
          <w:rPr>
            <w:noProof/>
            <w:webHidden/>
          </w:rPr>
          <w:tab/>
        </w:r>
        <w:r>
          <w:rPr>
            <w:noProof/>
            <w:webHidden/>
          </w:rPr>
          <w:fldChar w:fldCharType="begin"/>
        </w:r>
        <w:r w:rsidR="00B23C7E">
          <w:rPr>
            <w:noProof/>
            <w:webHidden/>
          </w:rPr>
          <w:instrText xml:space="preserve"> PAGEREF _Toc453429965 \h </w:instrText>
        </w:r>
        <w:r>
          <w:rPr>
            <w:noProof/>
            <w:webHidden/>
          </w:rPr>
        </w:r>
        <w:r>
          <w:rPr>
            <w:noProof/>
            <w:webHidden/>
          </w:rPr>
          <w:fldChar w:fldCharType="separate"/>
        </w:r>
        <w:r w:rsidR="00B23C7E">
          <w:rPr>
            <w:noProof/>
            <w:webHidden/>
          </w:rPr>
          <w:t>18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66" w:history="1">
        <w:r w:rsidR="00B23C7E" w:rsidRPr="00233C35">
          <w:rPr>
            <w:rStyle w:val="a5"/>
            <w:noProof/>
          </w:rPr>
          <w:t>3.3.5</w:t>
        </w:r>
        <w:r w:rsidR="00B23C7E">
          <w:rPr>
            <w:rFonts w:asciiTheme="minorHAnsi" w:eastAsiaTheme="minorEastAsia" w:hAnsiTheme="minorHAnsi" w:cstheme="minorBidi"/>
            <w:i w:val="0"/>
            <w:iCs w:val="0"/>
            <w:noProof/>
            <w:szCs w:val="22"/>
          </w:rPr>
          <w:tab/>
        </w:r>
        <w:r w:rsidR="00B23C7E" w:rsidRPr="00233C35">
          <w:rPr>
            <w:rStyle w:val="a5"/>
            <w:rFonts w:hint="eastAsia"/>
            <w:noProof/>
          </w:rPr>
          <w:t>故障恢复能力</w:t>
        </w:r>
        <w:r w:rsidR="00B23C7E">
          <w:rPr>
            <w:noProof/>
            <w:webHidden/>
          </w:rPr>
          <w:tab/>
        </w:r>
        <w:r>
          <w:rPr>
            <w:noProof/>
            <w:webHidden/>
          </w:rPr>
          <w:fldChar w:fldCharType="begin"/>
        </w:r>
        <w:r w:rsidR="00B23C7E">
          <w:rPr>
            <w:noProof/>
            <w:webHidden/>
          </w:rPr>
          <w:instrText xml:space="preserve"> PAGEREF _Toc453429966 \h </w:instrText>
        </w:r>
        <w:r>
          <w:rPr>
            <w:noProof/>
            <w:webHidden/>
          </w:rPr>
        </w:r>
        <w:r>
          <w:rPr>
            <w:noProof/>
            <w:webHidden/>
          </w:rPr>
          <w:fldChar w:fldCharType="separate"/>
        </w:r>
        <w:r w:rsidR="00B23C7E">
          <w:rPr>
            <w:noProof/>
            <w:webHidden/>
          </w:rPr>
          <w:t>19</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67" w:history="1">
        <w:r w:rsidR="00B23C7E" w:rsidRPr="00233C35">
          <w:rPr>
            <w:rStyle w:val="a5"/>
            <w:rFonts w:ascii="黑体"/>
            <w:noProof/>
          </w:rPr>
          <w:t>3.4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Pr>
            <w:noProof/>
            <w:webHidden/>
          </w:rPr>
          <w:fldChar w:fldCharType="begin"/>
        </w:r>
        <w:r w:rsidR="00B23C7E">
          <w:rPr>
            <w:noProof/>
            <w:webHidden/>
          </w:rPr>
          <w:instrText xml:space="preserve"> PAGEREF _Toc453429967 \h </w:instrText>
        </w:r>
        <w:r>
          <w:rPr>
            <w:noProof/>
            <w:webHidden/>
          </w:rPr>
        </w:r>
        <w:r>
          <w:rPr>
            <w:noProof/>
            <w:webHidden/>
          </w:rPr>
          <w:fldChar w:fldCharType="separate"/>
        </w:r>
        <w:r w:rsidR="00B23C7E">
          <w:rPr>
            <w:noProof/>
            <w:webHidden/>
          </w:rPr>
          <w:t>19</w:t>
        </w:r>
        <w:r>
          <w:rPr>
            <w:noProof/>
            <w:webHidden/>
          </w:rPr>
          <w:fldChar w:fldCharType="end"/>
        </w:r>
      </w:hyperlink>
    </w:p>
    <w:p w:rsidR="00B23C7E" w:rsidRDefault="004F036D">
      <w:pPr>
        <w:pStyle w:val="10"/>
        <w:tabs>
          <w:tab w:val="right" w:leader="dot" w:pos="8296"/>
        </w:tabs>
        <w:rPr>
          <w:rFonts w:asciiTheme="minorHAnsi" w:eastAsiaTheme="minorEastAsia" w:hAnsiTheme="minorHAnsi" w:cstheme="minorBidi"/>
          <w:b w:val="0"/>
          <w:bCs w:val="0"/>
          <w:caps w:val="0"/>
          <w:noProof/>
          <w:szCs w:val="22"/>
        </w:rPr>
      </w:pPr>
      <w:hyperlink w:anchor="_Toc453429968" w:history="1">
        <w:r w:rsidR="00B23C7E" w:rsidRPr="00233C35">
          <w:rPr>
            <w:rStyle w:val="a5"/>
            <w:rFonts w:eastAsia="黑体" w:hint="eastAsia"/>
            <w:noProof/>
          </w:rPr>
          <w:t>第四章</w:t>
        </w:r>
        <w:r w:rsidR="00B23C7E" w:rsidRPr="00233C35">
          <w:rPr>
            <w:rStyle w:val="a5"/>
            <w:rFonts w:eastAsia="黑体"/>
            <w:noProof/>
          </w:rPr>
          <w:t xml:space="preserve"> </w:t>
        </w:r>
        <w:r w:rsidR="00B23C7E" w:rsidRPr="00233C35">
          <w:rPr>
            <w:rStyle w:val="a5"/>
            <w:rFonts w:eastAsia="黑体" w:hint="eastAsia"/>
            <w:noProof/>
          </w:rPr>
          <w:t>企业协同办公云服务的总体设计与实现</w:t>
        </w:r>
        <w:r w:rsidR="00B23C7E">
          <w:rPr>
            <w:noProof/>
            <w:webHidden/>
          </w:rPr>
          <w:tab/>
        </w:r>
        <w:r>
          <w:rPr>
            <w:noProof/>
            <w:webHidden/>
          </w:rPr>
          <w:fldChar w:fldCharType="begin"/>
        </w:r>
        <w:r w:rsidR="00B23C7E">
          <w:rPr>
            <w:noProof/>
            <w:webHidden/>
          </w:rPr>
          <w:instrText xml:space="preserve"> PAGEREF _Toc453429968 \h </w:instrText>
        </w:r>
        <w:r>
          <w:rPr>
            <w:noProof/>
            <w:webHidden/>
          </w:rPr>
        </w:r>
        <w:r>
          <w:rPr>
            <w:noProof/>
            <w:webHidden/>
          </w:rPr>
          <w:fldChar w:fldCharType="separate"/>
        </w:r>
        <w:r w:rsidR="00B23C7E">
          <w:rPr>
            <w:noProof/>
            <w:webHidden/>
          </w:rPr>
          <w:t>20</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69" w:history="1">
        <w:r w:rsidR="00B23C7E" w:rsidRPr="00233C35">
          <w:rPr>
            <w:rStyle w:val="a5"/>
            <w:rFonts w:ascii="黑体"/>
            <w:noProof/>
          </w:rPr>
          <w:t>4.1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工作圈的设计目标</w:t>
        </w:r>
        <w:r w:rsidR="00B23C7E">
          <w:rPr>
            <w:noProof/>
            <w:webHidden/>
          </w:rPr>
          <w:tab/>
        </w:r>
        <w:r>
          <w:rPr>
            <w:noProof/>
            <w:webHidden/>
          </w:rPr>
          <w:fldChar w:fldCharType="begin"/>
        </w:r>
        <w:r w:rsidR="00B23C7E">
          <w:rPr>
            <w:noProof/>
            <w:webHidden/>
          </w:rPr>
          <w:instrText xml:space="preserve"> PAGEREF _Toc453429969 \h </w:instrText>
        </w:r>
        <w:r>
          <w:rPr>
            <w:noProof/>
            <w:webHidden/>
          </w:rPr>
        </w:r>
        <w:r>
          <w:rPr>
            <w:noProof/>
            <w:webHidden/>
          </w:rPr>
          <w:fldChar w:fldCharType="separate"/>
        </w:r>
        <w:r w:rsidR="00B23C7E">
          <w:rPr>
            <w:noProof/>
            <w:webHidden/>
          </w:rPr>
          <w:t>20</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70" w:history="1">
        <w:r w:rsidR="00B23C7E" w:rsidRPr="00233C35">
          <w:rPr>
            <w:rStyle w:val="a5"/>
            <w:rFonts w:ascii="黑体"/>
            <w:noProof/>
          </w:rPr>
          <w:t>4.2</w:t>
        </w:r>
        <w:r w:rsidR="00B23C7E">
          <w:rPr>
            <w:rFonts w:asciiTheme="minorHAnsi" w:eastAsiaTheme="minorEastAsia" w:hAnsiTheme="minorHAnsi" w:cstheme="minorBidi"/>
            <w:smallCaps w:val="0"/>
            <w:noProof/>
            <w:szCs w:val="22"/>
          </w:rPr>
          <w:tab/>
        </w:r>
        <w:r w:rsidR="00B23C7E" w:rsidRPr="00233C35">
          <w:rPr>
            <w:rStyle w:val="a5"/>
            <w:rFonts w:ascii="黑体"/>
            <w:noProof/>
          </w:rPr>
          <w:t>Rest server</w:t>
        </w:r>
        <w:r w:rsidR="00B23C7E" w:rsidRPr="00233C35">
          <w:rPr>
            <w:rStyle w:val="a5"/>
            <w:rFonts w:ascii="黑体" w:hint="eastAsia"/>
            <w:noProof/>
          </w:rPr>
          <w:t>设计</w:t>
        </w:r>
        <w:r w:rsidR="00B23C7E">
          <w:rPr>
            <w:noProof/>
            <w:webHidden/>
          </w:rPr>
          <w:tab/>
        </w:r>
        <w:r>
          <w:rPr>
            <w:noProof/>
            <w:webHidden/>
          </w:rPr>
          <w:fldChar w:fldCharType="begin"/>
        </w:r>
        <w:r w:rsidR="00B23C7E">
          <w:rPr>
            <w:noProof/>
            <w:webHidden/>
          </w:rPr>
          <w:instrText xml:space="preserve"> PAGEREF _Toc453429970 \h </w:instrText>
        </w:r>
        <w:r>
          <w:rPr>
            <w:noProof/>
            <w:webHidden/>
          </w:rPr>
        </w:r>
        <w:r>
          <w:rPr>
            <w:noProof/>
            <w:webHidden/>
          </w:rPr>
          <w:fldChar w:fldCharType="separate"/>
        </w:r>
        <w:r w:rsidR="00B23C7E">
          <w:rPr>
            <w:noProof/>
            <w:webHidden/>
          </w:rPr>
          <w:t>20</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1" w:history="1">
        <w:r w:rsidR="00B23C7E" w:rsidRPr="00233C35">
          <w:rPr>
            <w:rStyle w:val="a5"/>
            <w:noProof/>
          </w:rPr>
          <w:t>4.2.1</w:t>
        </w:r>
        <w:r w:rsidR="00B23C7E">
          <w:rPr>
            <w:rFonts w:asciiTheme="minorHAnsi" w:eastAsiaTheme="minorEastAsia" w:hAnsiTheme="minorHAnsi" w:cstheme="minorBidi"/>
            <w:i w:val="0"/>
            <w:iCs w:val="0"/>
            <w:noProof/>
            <w:szCs w:val="22"/>
          </w:rPr>
          <w:tab/>
        </w:r>
        <w:r w:rsidR="00B23C7E" w:rsidRPr="00233C35">
          <w:rPr>
            <w:rStyle w:val="a5"/>
            <w:noProof/>
          </w:rPr>
          <w:t>Nginx</w:t>
        </w:r>
        <w:r w:rsidR="00B23C7E" w:rsidRPr="00233C35">
          <w:rPr>
            <w:rStyle w:val="a5"/>
            <w:rFonts w:hint="eastAsia"/>
            <w:noProof/>
          </w:rPr>
          <w:t>负载均衡</w:t>
        </w:r>
        <w:r w:rsidR="00B23C7E">
          <w:rPr>
            <w:noProof/>
            <w:webHidden/>
          </w:rPr>
          <w:tab/>
        </w:r>
        <w:r>
          <w:rPr>
            <w:noProof/>
            <w:webHidden/>
          </w:rPr>
          <w:fldChar w:fldCharType="begin"/>
        </w:r>
        <w:r w:rsidR="00B23C7E">
          <w:rPr>
            <w:noProof/>
            <w:webHidden/>
          </w:rPr>
          <w:instrText xml:space="preserve"> PAGEREF _Toc453429971 \h </w:instrText>
        </w:r>
        <w:r>
          <w:rPr>
            <w:noProof/>
            <w:webHidden/>
          </w:rPr>
        </w:r>
        <w:r>
          <w:rPr>
            <w:noProof/>
            <w:webHidden/>
          </w:rPr>
          <w:fldChar w:fldCharType="separate"/>
        </w:r>
        <w:r w:rsidR="00B23C7E">
          <w:rPr>
            <w:noProof/>
            <w:webHidden/>
          </w:rPr>
          <w:t>21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2" w:history="1">
        <w:r w:rsidR="00B23C7E" w:rsidRPr="00233C35">
          <w:rPr>
            <w:rStyle w:val="a5"/>
            <w:noProof/>
          </w:rPr>
          <w:t>4.2.2</w:t>
        </w:r>
        <w:r w:rsidR="00B23C7E">
          <w:rPr>
            <w:rFonts w:asciiTheme="minorHAnsi" w:eastAsiaTheme="minorEastAsia" w:hAnsiTheme="minorHAnsi" w:cstheme="minorBidi"/>
            <w:i w:val="0"/>
            <w:iCs w:val="0"/>
            <w:noProof/>
            <w:szCs w:val="22"/>
          </w:rPr>
          <w:tab/>
        </w:r>
        <w:r w:rsidR="00B23C7E" w:rsidRPr="00233C35">
          <w:rPr>
            <w:rStyle w:val="a5"/>
            <w:rFonts w:hint="eastAsia"/>
            <w:noProof/>
          </w:rPr>
          <w:t>无状态的服务设计</w:t>
        </w:r>
        <w:r w:rsidR="00B23C7E">
          <w:rPr>
            <w:noProof/>
            <w:webHidden/>
          </w:rPr>
          <w:tab/>
        </w:r>
        <w:r>
          <w:rPr>
            <w:noProof/>
            <w:webHidden/>
          </w:rPr>
          <w:fldChar w:fldCharType="begin"/>
        </w:r>
        <w:r w:rsidR="00B23C7E">
          <w:rPr>
            <w:noProof/>
            <w:webHidden/>
          </w:rPr>
          <w:instrText xml:space="preserve"> PAGEREF _Toc453429972 \h </w:instrText>
        </w:r>
        <w:r>
          <w:rPr>
            <w:noProof/>
            <w:webHidden/>
          </w:rPr>
        </w:r>
        <w:r>
          <w:rPr>
            <w:noProof/>
            <w:webHidden/>
          </w:rPr>
          <w:fldChar w:fldCharType="separate"/>
        </w:r>
        <w:r w:rsidR="00B23C7E">
          <w:rPr>
            <w:noProof/>
            <w:webHidden/>
          </w:rPr>
          <w:t>22</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73" w:history="1">
        <w:r w:rsidR="00B23C7E" w:rsidRPr="00233C35">
          <w:rPr>
            <w:rStyle w:val="a5"/>
            <w:rFonts w:ascii="黑体"/>
            <w:noProof/>
          </w:rPr>
          <w:t>4.3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服务模块化的设计</w:t>
        </w:r>
        <w:r w:rsidR="00B23C7E">
          <w:rPr>
            <w:noProof/>
            <w:webHidden/>
          </w:rPr>
          <w:tab/>
        </w:r>
        <w:r>
          <w:rPr>
            <w:noProof/>
            <w:webHidden/>
          </w:rPr>
          <w:fldChar w:fldCharType="begin"/>
        </w:r>
        <w:r w:rsidR="00B23C7E">
          <w:rPr>
            <w:noProof/>
            <w:webHidden/>
          </w:rPr>
          <w:instrText xml:space="preserve"> PAGEREF _Toc453429973 \h </w:instrText>
        </w:r>
        <w:r>
          <w:rPr>
            <w:noProof/>
            <w:webHidden/>
          </w:rPr>
        </w:r>
        <w:r>
          <w:rPr>
            <w:noProof/>
            <w:webHidden/>
          </w:rPr>
          <w:fldChar w:fldCharType="separate"/>
        </w:r>
        <w:r w:rsidR="00B23C7E">
          <w:rPr>
            <w:noProof/>
            <w:webHidden/>
          </w:rPr>
          <w:t>22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4" w:history="1">
        <w:r w:rsidR="00B23C7E" w:rsidRPr="00233C35">
          <w:rPr>
            <w:rStyle w:val="a5"/>
            <w:noProof/>
          </w:rPr>
          <w:t>4.3.1</w:t>
        </w:r>
        <w:r w:rsidR="00B23C7E">
          <w:rPr>
            <w:rFonts w:asciiTheme="minorHAnsi" w:eastAsiaTheme="minorEastAsia" w:hAnsiTheme="minorHAnsi" w:cstheme="minorBidi"/>
            <w:i w:val="0"/>
            <w:iCs w:val="0"/>
            <w:noProof/>
            <w:szCs w:val="22"/>
          </w:rPr>
          <w:tab/>
        </w:r>
        <w:r w:rsidR="00B23C7E" w:rsidRPr="00233C35">
          <w:rPr>
            <w:rStyle w:val="a5"/>
            <w:rFonts w:hint="eastAsia"/>
            <w:noProof/>
          </w:rPr>
          <w:t>功能模块划分</w:t>
        </w:r>
        <w:r w:rsidR="00B23C7E">
          <w:rPr>
            <w:noProof/>
            <w:webHidden/>
          </w:rPr>
          <w:tab/>
        </w:r>
        <w:r>
          <w:rPr>
            <w:noProof/>
            <w:webHidden/>
          </w:rPr>
          <w:fldChar w:fldCharType="begin"/>
        </w:r>
        <w:r w:rsidR="00B23C7E">
          <w:rPr>
            <w:noProof/>
            <w:webHidden/>
          </w:rPr>
          <w:instrText xml:space="preserve"> PAGEREF _Toc453429974 \h </w:instrText>
        </w:r>
        <w:r>
          <w:rPr>
            <w:noProof/>
            <w:webHidden/>
          </w:rPr>
        </w:r>
        <w:r>
          <w:rPr>
            <w:noProof/>
            <w:webHidden/>
          </w:rPr>
          <w:fldChar w:fldCharType="separate"/>
        </w:r>
        <w:r w:rsidR="00B23C7E">
          <w:rPr>
            <w:noProof/>
            <w:webHidden/>
          </w:rPr>
          <w:t>22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5" w:history="1">
        <w:r w:rsidR="00B23C7E" w:rsidRPr="00233C35">
          <w:rPr>
            <w:rStyle w:val="a5"/>
            <w:noProof/>
          </w:rPr>
          <w:t>4.3.2</w:t>
        </w:r>
        <w:r w:rsidR="00B23C7E">
          <w:rPr>
            <w:rFonts w:asciiTheme="minorHAnsi" w:eastAsiaTheme="minorEastAsia" w:hAnsiTheme="minorHAnsi" w:cstheme="minorBidi"/>
            <w:i w:val="0"/>
            <w:iCs w:val="0"/>
            <w:noProof/>
            <w:szCs w:val="22"/>
          </w:rPr>
          <w:tab/>
        </w:r>
        <w:r w:rsidR="00B23C7E" w:rsidRPr="00233C35">
          <w:rPr>
            <w:rStyle w:val="a5"/>
            <w:rFonts w:hint="eastAsia"/>
            <w:noProof/>
          </w:rPr>
          <w:t>公共模块划分</w:t>
        </w:r>
        <w:r w:rsidR="00B23C7E">
          <w:rPr>
            <w:noProof/>
            <w:webHidden/>
          </w:rPr>
          <w:tab/>
        </w:r>
        <w:r>
          <w:rPr>
            <w:noProof/>
            <w:webHidden/>
          </w:rPr>
          <w:fldChar w:fldCharType="begin"/>
        </w:r>
        <w:r w:rsidR="00B23C7E">
          <w:rPr>
            <w:noProof/>
            <w:webHidden/>
          </w:rPr>
          <w:instrText xml:space="preserve"> PAGEREF _Toc453429975 \h </w:instrText>
        </w:r>
        <w:r>
          <w:rPr>
            <w:noProof/>
            <w:webHidden/>
          </w:rPr>
        </w:r>
        <w:r>
          <w:rPr>
            <w:noProof/>
            <w:webHidden/>
          </w:rPr>
          <w:fldChar w:fldCharType="separate"/>
        </w:r>
        <w:r w:rsidR="00B23C7E">
          <w:rPr>
            <w:noProof/>
            <w:webHidden/>
          </w:rPr>
          <w:t>23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6" w:history="1">
        <w:r w:rsidR="00B23C7E" w:rsidRPr="00233C35">
          <w:rPr>
            <w:rStyle w:val="a5"/>
            <w:noProof/>
          </w:rPr>
          <w:t>4.3.3</w:t>
        </w:r>
        <w:r w:rsidR="00B23C7E">
          <w:rPr>
            <w:rFonts w:asciiTheme="minorHAnsi" w:eastAsiaTheme="minorEastAsia" w:hAnsiTheme="minorHAnsi" w:cstheme="minorBidi"/>
            <w:i w:val="0"/>
            <w:iCs w:val="0"/>
            <w:noProof/>
            <w:szCs w:val="22"/>
          </w:rPr>
          <w:tab/>
        </w:r>
        <w:r w:rsidR="00B23C7E" w:rsidRPr="00233C35">
          <w:rPr>
            <w:rStyle w:val="a5"/>
            <w:rFonts w:hint="eastAsia"/>
            <w:noProof/>
          </w:rPr>
          <w:t>核心模块服务</w:t>
        </w:r>
        <w:r w:rsidR="00B23C7E">
          <w:rPr>
            <w:noProof/>
            <w:webHidden/>
          </w:rPr>
          <w:tab/>
        </w:r>
        <w:r>
          <w:rPr>
            <w:noProof/>
            <w:webHidden/>
          </w:rPr>
          <w:fldChar w:fldCharType="begin"/>
        </w:r>
        <w:r w:rsidR="00B23C7E">
          <w:rPr>
            <w:noProof/>
            <w:webHidden/>
          </w:rPr>
          <w:instrText xml:space="preserve"> PAGEREF _Toc453429976 \h </w:instrText>
        </w:r>
        <w:r>
          <w:rPr>
            <w:noProof/>
            <w:webHidden/>
          </w:rPr>
        </w:r>
        <w:r>
          <w:rPr>
            <w:noProof/>
            <w:webHidden/>
          </w:rPr>
          <w:fldChar w:fldCharType="separate"/>
        </w:r>
        <w:r w:rsidR="00B23C7E">
          <w:rPr>
            <w:noProof/>
            <w:webHidden/>
          </w:rPr>
          <w:t>24</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77" w:history="1">
        <w:r w:rsidR="00B23C7E" w:rsidRPr="00233C35">
          <w:rPr>
            <w:rStyle w:val="a5"/>
            <w:rFonts w:ascii="黑体"/>
            <w:noProof/>
          </w:rPr>
          <w:t>4.4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分布式服务与自动化配置中心</w:t>
        </w:r>
        <w:r w:rsidR="00B23C7E">
          <w:rPr>
            <w:noProof/>
            <w:webHidden/>
          </w:rPr>
          <w:tab/>
        </w:r>
        <w:r>
          <w:rPr>
            <w:noProof/>
            <w:webHidden/>
          </w:rPr>
          <w:fldChar w:fldCharType="begin"/>
        </w:r>
        <w:r w:rsidR="00B23C7E">
          <w:rPr>
            <w:noProof/>
            <w:webHidden/>
          </w:rPr>
          <w:instrText xml:space="preserve"> PAGEREF _Toc453429977 \h </w:instrText>
        </w:r>
        <w:r>
          <w:rPr>
            <w:noProof/>
            <w:webHidden/>
          </w:rPr>
        </w:r>
        <w:r>
          <w:rPr>
            <w:noProof/>
            <w:webHidden/>
          </w:rPr>
          <w:fldChar w:fldCharType="separate"/>
        </w:r>
        <w:r w:rsidR="00B23C7E">
          <w:rPr>
            <w:noProof/>
            <w:webHidden/>
          </w:rPr>
          <w:t>24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8" w:history="1">
        <w:r w:rsidR="00B23C7E" w:rsidRPr="00233C35">
          <w:rPr>
            <w:rStyle w:val="a5"/>
            <w:noProof/>
          </w:rPr>
          <w:t>4.4.1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分布式服务远程调用（</w:t>
        </w:r>
        <w:r w:rsidR="00B23C7E" w:rsidRPr="00233C35">
          <w:rPr>
            <w:rStyle w:val="a5"/>
            <w:noProof/>
          </w:rPr>
          <w:t>RPC</w:t>
        </w:r>
        <w:r w:rsidR="00B23C7E" w:rsidRPr="00233C35">
          <w:rPr>
            <w:rStyle w:val="a5"/>
            <w:rFonts w:hint="eastAsia"/>
            <w:noProof/>
          </w:rPr>
          <w:t>）</w:t>
        </w:r>
        <w:r w:rsidR="00B23C7E">
          <w:rPr>
            <w:noProof/>
            <w:webHidden/>
          </w:rPr>
          <w:tab/>
        </w:r>
        <w:r>
          <w:rPr>
            <w:noProof/>
            <w:webHidden/>
          </w:rPr>
          <w:fldChar w:fldCharType="begin"/>
        </w:r>
        <w:r w:rsidR="00B23C7E">
          <w:rPr>
            <w:noProof/>
            <w:webHidden/>
          </w:rPr>
          <w:instrText xml:space="preserve"> PAGEREF _Toc453429978 \h </w:instrText>
        </w:r>
        <w:r>
          <w:rPr>
            <w:noProof/>
            <w:webHidden/>
          </w:rPr>
        </w:r>
        <w:r>
          <w:rPr>
            <w:noProof/>
            <w:webHidden/>
          </w:rPr>
          <w:fldChar w:fldCharType="separate"/>
        </w:r>
        <w:r w:rsidR="00B23C7E">
          <w:rPr>
            <w:noProof/>
            <w:webHidden/>
          </w:rPr>
          <w:t>24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79" w:history="1">
        <w:r w:rsidR="00B23C7E" w:rsidRPr="00233C35">
          <w:rPr>
            <w:rStyle w:val="a5"/>
            <w:noProof/>
          </w:rPr>
          <w:t>4.4.2</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横向可扩展性（</w:t>
        </w:r>
        <w:r w:rsidR="00B23C7E" w:rsidRPr="00233C35">
          <w:rPr>
            <w:rStyle w:val="a5"/>
            <w:rFonts w:ascii="宋体" w:hAnsi="宋体"/>
            <w:noProof/>
          </w:rPr>
          <w:t>Scale Out</w:t>
        </w:r>
        <w:r w:rsidR="00B23C7E" w:rsidRPr="00233C35">
          <w:rPr>
            <w:rStyle w:val="a5"/>
            <w:rFonts w:ascii="宋体" w:hAnsi="宋体" w:hint="eastAsia"/>
            <w:noProof/>
          </w:rPr>
          <w:t>）</w:t>
        </w:r>
        <w:r w:rsidR="00B23C7E">
          <w:rPr>
            <w:noProof/>
            <w:webHidden/>
          </w:rPr>
          <w:tab/>
        </w:r>
        <w:r>
          <w:rPr>
            <w:noProof/>
            <w:webHidden/>
          </w:rPr>
          <w:fldChar w:fldCharType="begin"/>
        </w:r>
        <w:r w:rsidR="00B23C7E">
          <w:rPr>
            <w:noProof/>
            <w:webHidden/>
          </w:rPr>
          <w:instrText xml:space="preserve"> PAGEREF _Toc453429979 \h </w:instrText>
        </w:r>
        <w:r>
          <w:rPr>
            <w:noProof/>
            <w:webHidden/>
          </w:rPr>
        </w:r>
        <w:r>
          <w:rPr>
            <w:noProof/>
            <w:webHidden/>
          </w:rPr>
          <w:fldChar w:fldCharType="separate"/>
        </w:r>
        <w:r w:rsidR="00B23C7E">
          <w:rPr>
            <w:noProof/>
            <w:webHidden/>
          </w:rPr>
          <w:t>25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80" w:history="1">
        <w:r w:rsidR="00B23C7E" w:rsidRPr="00233C35">
          <w:rPr>
            <w:rStyle w:val="a5"/>
            <w:noProof/>
          </w:rPr>
          <w:t>4.4.3</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不允许单点失效（</w:t>
        </w:r>
        <w:r w:rsidR="00B23C7E" w:rsidRPr="00233C35">
          <w:rPr>
            <w:rStyle w:val="a5"/>
            <w:rFonts w:ascii="宋体" w:hAnsi="宋体"/>
            <w:noProof/>
          </w:rPr>
          <w:t>No Single Point Failure</w:t>
        </w:r>
        <w:r w:rsidR="00B23C7E" w:rsidRPr="00233C35">
          <w:rPr>
            <w:rStyle w:val="a5"/>
            <w:rFonts w:ascii="宋体" w:hAnsi="宋体" w:hint="eastAsia"/>
            <w:noProof/>
          </w:rPr>
          <w:t>）</w:t>
        </w:r>
        <w:r w:rsidR="00B23C7E">
          <w:rPr>
            <w:noProof/>
            <w:webHidden/>
          </w:rPr>
          <w:tab/>
        </w:r>
        <w:r>
          <w:rPr>
            <w:noProof/>
            <w:webHidden/>
          </w:rPr>
          <w:fldChar w:fldCharType="begin"/>
        </w:r>
        <w:r w:rsidR="00B23C7E">
          <w:rPr>
            <w:noProof/>
            <w:webHidden/>
          </w:rPr>
          <w:instrText xml:space="preserve"> PAGEREF _Toc453429980 \h </w:instrText>
        </w:r>
        <w:r>
          <w:rPr>
            <w:noProof/>
            <w:webHidden/>
          </w:rPr>
        </w:r>
        <w:r>
          <w:rPr>
            <w:noProof/>
            <w:webHidden/>
          </w:rPr>
          <w:fldChar w:fldCharType="separate"/>
        </w:r>
        <w:r w:rsidR="00B23C7E">
          <w:rPr>
            <w:noProof/>
            <w:webHidden/>
          </w:rPr>
          <w:t>26</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81" w:history="1">
        <w:r w:rsidR="00B23C7E" w:rsidRPr="00233C35">
          <w:rPr>
            <w:rStyle w:val="a5"/>
            <w:rFonts w:ascii="黑体"/>
            <w:noProof/>
          </w:rPr>
          <w:t>4.5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数据分片</w:t>
        </w:r>
        <w:r w:rsidR="00B23C7E" w:rsidRPr="00233C35">
          <w:rPr>
            <w:rStyle w:val="a5"/>
            <w:rFonts w:ascii="黑体"/>
            <w:noProof/>
          </w:rPr>
          <w:t>(Data Sharding)</w:t>
        </w:r>
        <w:r w:rsidR="00B23C7E" w:rsidRPr="00233C35">
          <w:rPr>
            <w:rStyle w:val="a5"/>
            <w:rFonts w:ascii="黑体" w:hint="eastAsia"/>
            <w:noProof/>
          </w:rPr>
          <w:t>与数据索引中心</w:t>
        </w:r>
        <w:r w:rsidR="00B23C7E">
          <w:rPr>
            <w:noProof/>
            <w:webHidden/>
          </w:rPr>
          <w:tab/>
        </w:r>
        <w:r>
          <w:rPr>
            <w:noProof/>
            <w:webHidden/>
          </w:rPr>
          <w:fldChar w:fldCharType="begin"/>
        </w:r>
        <w:r w:rsidR="00B23C7E">
          <w:rPr>
            <w:noProof/>
            <w:webHidden/>
          </w:rPr>
          <w:instrText xml:space="preserve"> PAGEREF _Toc453429981 \h </w:instrText>
        </w:r>
        <w:r>
          <w:rPr>
            <w:noProof/>
            <w:webHidden/>
          </w:rPr>
        </w:r>
        <w:r>
          <w:rPr>
            <w:noProof/>
            <w:webHidden/>
          </w:rPr>
          <w:fldChar w:fldCharType="separate"/>
        </w:r>
        <w:r w:rsidR="00B23C7E">
          <w:rPr>
            <w:noProof/>
            <w:webHidden/>
          </w:rPr>
          <w:t>27</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82" w:history="1">
        <w:r w:rsidR="00B23C7E" w:rsidRPr="00233C35">
          <w:rPr>
            <w:rStyle w:val="a5"/>
            <w:rFonts w:ascii="黑体"/>
            <w:noProof/>
          </w:rPr>
          <w:t>4.6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最终架构图</w:t>
        </w:r>
        <w:r w:rsidR="00B23C7E">
          <w:rPr>
            <w:noProof/>
            <w:webHidden/>
          </w:rPr>
          <w:tab/>
        </w:r>
        <w:r>
          <w:rPr>
            <w:noProof/>
            <w:webHidden/>
          </w:rPr>
          <w:fldChar w:fldCharType="begin"/>
        </w:r>
        <w:r w:rsidR="00B23C7E">
          <w:rPr>
            <w:noProof/>
            <w:webHidden/>
          </w:rPr>
          <w:instrText xml:space="preserve"> PAGEREF _Toc453429982 \h </w:instrText>
        </w:r>
        <w:r>
          <w:rPr>
            <w:noProof/>
            <w:webHidden/>
          </w:rPr>
        </w:r>
        <w:r>
          <w:rPr>
            <w:noProof/>
            <w:webHidden/>
          </w:rPr>
          <w:fldChar w:fldCharType="separate"/>
        </w:r>
        <w:r w:rsidR="00B23C7E">
          <w:rPr>
            <w:noProof/>
            <w:webHidden/>
          </w:rPr>
          <w:t>28</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83" w:history="1">
        <w:r w:rsidR="00B23C7E" w:rsidRPr="00233C35">
          <w:rPr>
            <w:rStyle w:val="a5"/>
            <w:rFonts w:ascii="黑体"/>
            <w:noProof/>
          </w:rPr>
          <w:t>4.7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本章小节</w:t>
        </w:r>
        <w:r w:rsidR="00B23C7E">
          <w:rPr>
            <w:noProof/>
            <w:webHidden/>
          </w:rPr>
          <w:tab/>
        </w:r>
        <w:r>
          <w:rPr>
            <w:noProof/>
            <w:webHidden/>
          </w:rPr>
          <w:fldChar w:fldCharType="begin"/>
        </w:r>
        <w:r w:rsidR="00B23C7E">
          <w:rPr>
            <w:noProof/>
            <w:webHidden/>
          </w:rPr>
          <w:instrText xml:space="preserve"> PAGEREF _Toc453429983 \h </w:instrText>
        </w:r>
        <w:r>
          <w:rPr>
            <w:noProof/>
            <w:webHidden/>
          </w:rPr>
        </w:r>
        <w:r>
          <w:rPr>
            <w:noProof/>
            <w:webHidden/>
          </w:rPr>
          <w:fldChar w:fldCharType="separate"/>
        </w:r>
        <w:r w:rsidR="00B23C7E">
          <w:rPr>
            <w:noProof/>
            <w:webHidden/>
          </w:rPr>
          <w:t>29</w:t>
        </w:r>
        <w:r>
          <w:rPr>
            <w:noProof/>
            <w:webHidden/>
          </w:rPr>
          <w:fldChar w:fldCharType="end"/>
        </w:r>
      </w:hyperlink>
    </w:p>
    <w:p w:rsidR="00B23C7E" w:rsidRDefault="004F036D">
      <w:pPr>
        <w:pStyle w:val="10"/>
        <w:tabs>
          <w:tab w:val="right" w:leader="dot" w:pos="8296"/>
        </w:tabs>
        <w:rPr>
          <w:rFonts w:asciiTheme="minorHAnsi" w:eastAsiaTheme="minorEastAsia" w:hAnsiTheme="minorHAnsi" w:cstheme="minorBidi"/>
          <w:b w:val="0"/>
          <w:bCs w:val="0"/>
          <w:caps w:val="0"/>
          <w:noProof/>
          <w:szCs w:val="22"/>
        </w:rPr>
      </w:pPr>
      <w:hyperlink w:anchor="_Toc453429984" w:history="1">
        <w:r w:rsidR="00B23C7E" w:rsidRPr="00233C35">
          <w:rPr>
            <w:rStyle w:val="a5"/>
            <w:rFonts w:eastAsia="黑体" w:hint="eastAsia"/>
            <w:noProof/>
          </w:rPr>
          <w:t>第五章</w:t>
        </w:r>
        <w:r w:rsidR="00B23C7E" w:rsidRPr="00233C35">
          <w:rPr>
            <w:rStyle w:val="a5"/>
            <w:rFonts w:eastAsia="黑体"/>
            <w:noProof/>
          </w:rPr>
          <w:t xml:space="preserve"> </w:t>
        </w:r>
        <w:r w:rsidR="00B23C7E" w:rsidRPr="00233C35">
          <w:rPr>
            <w:rStyle w:val="a5"/>
            <w:rFonts w:eastAsia="黑体" w:hint="eastAsia"/>
            <w:noProof/>
          </w:rPr>
          <w:t>企业协同办公云服务核心模块的设计与实现</w:t>
        </w:r>
        <w:r w:rsidR="00B23C7E">
          <w:rPr>
            <w:noProof/>
            <w:webHidden/>
          </w:rPr>
          <w:tab/>
        </w:r>
        <w:r>
          <w:rPr>
            <w:noProof/>
            <w:webHidden/>
          </w:rPr>
          <w:fldChar w:fldCharType="begin"/>
        </w:r>
        <w:r w:rsidR="00B23C7E">
          <w:rPr>
            <w:noProof/>
            <w:webHidden/>
          </w:rPr>
          <w:instrText xml:space="preserve"> PAGEREF _Toc453429984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85" w:history="1">
        <w:r w:rsidR="00B23C7E" w:rsidRPr="00233C35">
          <w:rPr>
            <w:rStyle w:val="a5"/>
            <w:rFonts w:ascii="黑体"/>
            <w:noProof/>
          </w:rPr>
          <w:t>5.1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自动化配置管理中心模块（</w:t>
        </w:r>
        <w:r w:rsidR="00B23C7E" w:rsidRPr="00233C35">
          <w:rPr>
            <w:rStyle w:val="a5"/>
            <w:rFonts w:ascii="黑体"/>
            <w:noProof/>
          </w:rPr>
          <w:t>configcenter</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_Toc453429985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86" w:history="1">
        <w:r w:rsidR="00B23C7E" w:rsidRPr="00233C35">
          <w:rPr>
            <w:rStyle w:val="a5"/>
            <w:noProof/>
          </w:rPr>
          <w:t>5.1.1</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自动化配置管理中心模块概述</w:t>
        </w:r>
        <w:r w:rsidR="00B23C7E">
          <w:rPr>
            <w:noProof/>
            <w:webHidden/>
          </w:rPr>
          <w:tab/>
        </w:r>
        <w:r>
          <w:rPr>
            <w:noProof/>
            <w:webHidden/>
          </w:rPr>
          <w:fldChar w:fldCharType="begin"/>
        </w:r>
        <w:r w:rsidR="00B23C7E">
          <w:rPr>
            <w:noProof/>
            <w:webHidden/>
          </w:rPr>
          <w:instrText xml:space="preserve"> PAGEREF _Toc453429986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87" w:history="1">
        <w:r w:rsidR="00B23C7E" w:rsidRPr="00233C35">
          <w:rPr>
            <w:rStyle w:val="a5"/>
            <w:noProof/>
          </w:rPr>
          <w:t>5.1.2</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自动化配置管理中心模块类图</w:t>
        </w:r>
        <w:r w:rsidR="00B23C7E">
          <w:rPr>
            <w:noProof/>
            <w:webHidden/>
          </w:rPr>
          <w:tab/>
        </w:r>
        <w:r>
          <w:rPr>
            <w:noProof/>
            <w:webHidden/>
          </w:rPr>
          <w:fldChar w:fldCharType="begin"/>
        </w:r>
        <w:r w:rsidR="00B23C7E">
          <w:rPr>
            <w:noProof/>
            <w:webHidden/>
          </w:rPr>
          <w:instrText xml:space="preserve"> PAGEREF _Toc453429987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88" w:history="1">
        <w:r w:rsidR="00B23C7E" w:rsidRPr="00233C35">
          <w:rPr>
            <w:rStyle w:val="a5"/>
            <w:noProof/>
          </w:rPr>
          <w:t>5.1.3</w:t>
        </w:r>
        <w:r w:rsidR="00B23C7E">
          <w:rPr>
            <w:rFonts w:asciiTheme="minorHAnsi" w:eastAsiaTheme="minorEastAsia" w:hAnsiTheme="minorHAnsi" w:cstheme="minorBidi"/>
            <w:i w:val="0"/>
            <w:iCs w:val="0"/>
            <w:noProof/>
            <w:szCs w:val="22"/>
          </w:rPr>
          <w:tab/>
        </w:r>
        <w:r w:rsidR="00B23C7E" w:rsidRPr="00233C35">
          <w:rPr>
            <w:rStyle w:val="a5"/>
            <w:noProof/>
          </w:rPr>
          <w:t>Env</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_Toc453429988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89" w:history="1">
        <w:r w:rsidR="00B23C7E" w:rsidRPr="00233C35">
          <w:rPr>
            <w:rStyle w:val="a5"/>
            <w:noProof/>
          </w:rPr>
          <w:t>5.1.4</w:t>
        </w:r>
        <w:r w:rsidR="00B23C7E">
          <w:rPr>
            <w:rFonts w:asciiTheme="minorHAnsi" w:eastAsiaTheme="minorEastAsia" w:hAnsiTheme="minorHAnsi" w:cstheme="minorBidi"/>
            <w:i w:val="0"/>
            <w:iCs w:val="0"/>
            <w:noProof/>
            <w:szCs w:val="22"/>
          </w:rPr>
          <w:tab/>
        </w:r>
        <w:r w:rsidR="00B23C7E" w:rsidRPr="00233C35">
          <w:rPr>
            <w:rStyle w:val="a5"/>
            <w:noProof/>
          </w:rPr>
          <w:t>ZkHelper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_Toc453429989 \h </w:instrText>
        </w:r>
        <w:r>
          <w:rPr>
            <w:noProof/>
            <w:webHidden/>
          </w:rPr>
        </w:r>
        <w:r>
          <w:rPr>
            <w:noProof/>
            <w:webHidden/>
          </w:rPr>
          <w:fldChar w:fldCharType="separate"/>
        </w:r>
        <w:r w:rsidR="00B23C7E">
          <w:rPr>
            <w:noProof/>
            <w:webHidden/>
          </w:rPr>
          <w:t>31</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90" w:history="1">
        <w:r w:rsidR="00B23C7E" w:rsidRPr="00233C35">
          <w:rPr>
            <w:rStyle w:val="a5"/>
            <w:rFonts w:ascii="黑体"/>
            <w:noProof/>
          </w:rPr>
          <w:t>5.2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数据库操作模块（</w:t>
        </w:r>
        <w:r w:rsidR="00B23C7E" w:rsidRPr="00233C35">
          <w:rPr>
            <w:rStyle w:val="a5"/>
            <w:rFonts w:ascii="黑体"/>
            <w:noProof/>
          </w:rPr>
          <w:t>mongo</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_Toc453429990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1" w:history="1">
        <w:r w:rsidR="00B23C7E" w:rsidRPr="00233C35">
          <w:rPr>
            <w:rStyle w:val="a5"/>
            <w:noProof/>
          </w:rPr>
          <w:t>5.2.1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数据库操作模块概述</w:t>
        </w:r>
        <w:r w:rsidR="00B23C7E">
          <w:rPr>
            <w:noProof/>
            <w:webHidden/>
          </w:rPr>
          <w:tab/>
        </w:r>
        <w:r>
          <w:rPr>
            <w:noProof/>
            <w:webHidden/>
          </w:rPr>
          <w:fldChar w:fldCharType="begin"/>
        </w:r>
        <w:r w:rsidR="00B23C7E">
          <w:rPr>
            <w:noProof/>
            <w:webHidden/>
          </w:rPr>
          <w:instrText xml:space="preserve"> PAGEREF _Toc453429991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2" w:history="1">
        <w:r w:rsidR="00B23C7E" w:rsidRPr="00233C35">
          <w:rPr>
            <w:rStyle w:val="a5"/>
            <w:noProof/>
          </w:rPr>
          <w:t>5.2.2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数据库操作模块类图</w:t>
        </w:r>
        <w:r w:rsidR="00B23C7E">
          <w:rPr>
            <w:noProof/>
            <w:webHidden/>
          </w:rPr>
          <w:tab/>
        </w:r>
        <w:r>
          <w:rPr>
            <w:noProof/>
            <w:webHidden/>
          </w:rPr>
          <w:fldChar w:fldCharType="begin"/>
        </w:r>
        <w:r w:rsidR="00B23C7E">
          <w:rPr>
            <w:noProof/>
            <w:webHidden/>
          </w:rPr>
          <w:instrText xml:space="preserve"> PAGEREF _Toc453429992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3" w:history="1">
        <w:r w:rsidR="00B23C7E" w:rsidRPr="00233C35">
          <w:rPr>
            <w:rStyle w:val="a5"/>
            <w:noProof/>
          </w:rPr>
          <w:t>5.2.3</w:t>
        </w:r>
        <w:r w:rsidR="00B23C7E">
          <w:rPr>
            <w:rFonts w:asciiTheme="minorHAnsi" w:eastAsiaTheme="minorEastAsia" w:hAnsiTheme="minorHAnsi" w:cstheme="minorBidi"/>
            <w:i w:val="0"/>
            <w:iCs w:val="0"/>
            <w:noProof/>
            <w:szCs w:val="22"/>
          </w:rPr>
          <w:tab/>
        </w:r>
        <w:r w:rsidR="00B23C7E" w:rsidRPr="00233C35">
          <w:rPr>
            <w:rStyle w:val="a5"/>
            <w:noProof/>
          </w:rPr>
          <w:t>DbPool</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_Toc453429993 \h </w:instrText>
        </w:r>
        <w:r>
          <w:rPr>
            <w:noProof/>
            <w:webHidden/>
          </w:rPr>
        </w:r>
        <w:r>
          <w:rPr>
            <w:noProof/>
            <w:webHidden/>
          </w:rPr>
          <w:fldChar w:fldCharType="separate"/>
        </w:r>
        <w:r w:rsidR="00B23C7E">
          <w:rPr>
            <w:noProof/>
            <w:webHidden/>
          </w:rPr>
          <w:t>32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4" w:history="1">
        <w:r w:rsidR="00B23C7E" w:rsidRPr="00233C35">
          <w:rPr>
            <w:rStyle w:val="a5"/>
            <w:noProof/>
          </w:rPr>
          <w:t>5.2.4</w:t>
        </w:r>
        <w:r w:rsidR="00B23C7E">
          <w:rPr>
            <w:rFonts w:asciiTheme="minorHAnsi" w:eastAsiaTheme="minorEastAsia" w:hAnsiTheme="minorHAnsi" w:cstheme="minorBidi"/>
            <w:i w:val="0"/>
            <w:iCs w:val="0"/>
            <w:noProof/>
            <w:szCs w:val="22"/>
          </w:rPr>
          <w:tab/>
        </w:r>
        <w:r w:rsidR="00B23C7E" w:rsidRPr="00233C35">
          <w:rPr>
            <w:rStyle w:val="a5"/>
            <w:noProof/>
          </w:rPr>
          <w:t>TBaseDao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_Toc453429994 \h </w:instrText>
        </w:r>
        <w:r>
          <w:rPr>
            <w:noProof/>
            <w:webHidden/>
          </w:rPr>
        </w:r>
        <w:r>
          <w:rPr>
            <w:noProof/>
            <w:webHidden/>
          </w:rPr>
          <w:fldChar w:fldCharType="separate"/>
        </w:r>
        <w:r w:rsidR="00B23C7E">
          <w:rPr>
            <w:noProof/>
            <w:webHidden/>
          </w:rPr>
          <w:t>33</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29995" w:history="1">
        <w:r w:rsidR="00B23C7E" w:rsidRPr="00233C35">
          <w:rPr>
            <w:rStyle w:val="a5"/>
            <w:rFonts w:ascii="黑体"/>
            <w:noProof/>
          </w:rPr>
          <w:t>5.3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缓存操作模块（</w:t>
        </w:r>
        <w:r w:rsidR="00B23C7E" w:rsidRPr="00233C35">
          <w:rPr>
            <w:rStyle w:val="a5"/>
            <w:rFonts w:ascii="黑体"/>
            <w:noProof/>
          </w:rPr>
          <w:t>cache</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_Toc453429995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6" w:history="1">
        <w:r w:rsidR="00B23C7E" w:rsidRPr="00233C35">
          <w:rPr>
            <w:rStyle w:val="a5"/>
            <w:noProof/>
          </w:rPr>
          <w:t>5.3.1</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缓存操作模块概述</w:t>
        </w:r>
        <w:r w:rsidR="00B23C7E">
          <w:rPr>
            <w:noProof/>
            <w:webHidden/>
          </w:rPr>
          <w:tab/>
        </w:r>
        <w:r>
          <w:rPr>
            <w:noProof/>
            <w:webHidden/>
          </w:rPr>
          <w:fldChar w:fldCharType="begin"/>
        </w:r>
        <w:r w:rsidR="00B23C7E">
          <w:rPr>
            <w:noProof/>
            <w:webHidden/>
          </w:rPr>
          <w:instrText xml:space="preserve"> PAGEREF _Toc453429996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7" w:history="1">
        <w:r w:rsidR="00B23C7E" w:rsidRPr="00233C35">
          <w:rPr>
            <w:rStyle w:val="a5"/>
            <w:noProof/>
          </w:rPr>
          <w:t>5.3.2</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缓存操作模块类图</w:t>
        </w:r>
        <w:r w:rsidR="00B23C7E">
          <w:rPr>
            <w:noProof/>
            <w:webHidden/>
          </w:rPr>
          <w:tab/>
        </w:r>
        <w:r>
          <w:rPr>
            <w:noProof/>
            <w:webHidden/>
          </w:rPr>
          <w:fldChar w:fldCharType="begin"/>
        </w:r>
        <w:r w:rsidR="00B23C7E">
          <w:rPr>
            <w:noProof/>
            <w:webHidden/>
          </w:rPr>
          <w:instrText xml:space="preserve"> PAGEREF _Toc453429997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8" w:history="1">
        <w:r w:rsidR="00B23C7E" w:rsidRPr="00233C35">
          <w:rPr>
            <w:rStyle w:val="a5"/>
            <w:noProof/>
          </w:rPr>
          <w:t>5.3.3</w:t>
        </w:r>
        <w:r w:rsidR="00B23C7E">
          <w:rPr>
            <w:rFonts w:asciiTheme="minorHAnsi" w:eastAsiaTheme="minorEastAsia" w:hAnsiTheme="minorHAnsi" w:cstheme="minorBidi"/>
            <w:i w:val="0"/>
            <w:iCs w:val="0"/>
            <w:noProof/>
            <w:szCs w:val="22"/>
          </w:rPr>
          <w:tab/>
        </w:r>
        <w:r w:rsidR="00B23C7E" w:rsidRPr="00233C35">
          <w:rPr>
            <w:rStyle w:val="a5"/>
            <w:noProof/>
          </w:rPr>
          <w:t>NutcrackerCenter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_Toc453429998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29999" w:history="1">
        <w:r w:rsidR="00B23C7E" w:rsidRPr="00233C35">
          <w:rPr>
            <w:rStyle w:val="a5"/>
            <w:noProof/>
          </w:rPr>
          <w:t>5.3.4</w:t>
        </w:r>
        <w:r w:rsidR="00B23C7E">
          <w:rPr>
            <w:rFonts w:asciiTheme="minorHAnsi" w:eastAsiaTheme="minorEastAsia" w:hAnsiTheme="minorHAnsi" w:cstheme="minorBidi"/>
            <w:i w:val="0"/>
            <w:iCs w:val="0"/>
            <w:noProof/>
            <w:szCs w:val="22"/>
          </w:rPr>
          <w:tab/>
        </w:r>
        <w:r w:rsidR="00B23C7E" w:rsidRPr="00233C35">
          <w:rPr>
            <w:rStyle w:val="a5"/>
            <w:noProof/>
          </w:rPr>
          <w:t>NutcrackerCenterAop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_Toc453429999 \h </w:instrText>
        </w:r>
        <w:r>
          <w:rPr>
            <w:noProof/>
            <w:webHidden/>
          </w:rPr>
        </w:r>
        <w:r>
          <w:rPr>
            <w:noProof/>
            <w:webHidden/>
          </w:rPr>
          <w:fldChar w:fldCharType="separate"/>
        </w:r>
        <w:r w:rsidR="00B23C7E">
          <w:rPr>
            <w:noProof/>
            <w:webHidden/>
          </w:rPr>
          <w:t>34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0" w:history="1">
        <w:r w:rsidR="00B23C7E" w:rsidRPr="00233C35">
          <w:rPr>
            <w:rStyle w:val="a5"/>
            <w:noProof/>
          </w:rPr>
          <w:t>5.3.5</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_Toc453430000 \h </w:instrText>
        </w:r>
        <w:r>
          <w:rPr>
            <w:noProof/>
            <w:webHidden/>
          </w:rPr>
        </w:r>
        <w:r>
          <w:rPr>
            <w:noProof/>
            <w:webHidden/>
          </w:rPr>
          <w:fldChar w:fldCharType="separate"/>
        </w:r>
        <w:r w:rsidR="00B23C7E">
          <w:rPr>
            <w:noProof/>
            <w:webHidden/>
          </w:rPr>
          <w:t>35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1" w:history="1">
        <w:r w:rsidR="00B23C7E" w:rsidRPr="00233C35">
          <w:rPr>
            <w:rStyle w:val="a5"/>
            <w:noProof/>
          </w:rPr>
          <w:t>5.3.6</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_Toc453430001 \h </w:instrText>
        </w:r>
        <w:r>
          <w:rPr>
            <w:noProof/>
            <w:webHidden/>
          </w:rPr>
        </w:r>
        <w:r>
          <w:rPr>
            <w:noProof/>
            <w:webHidden/>
          </w:rPr>
          <w:fldChar w:fldCharType="separate"/>
        </w:r>
        <w:r w:rsidR="00B23C7E">
          <w:rPr>
            <w:noProof/>
            <w:webHidden/>
          </w:rPr>
          <w:t>35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2" w:history="1">
        <w:r w:rsidR="00B23C7E" w:rsidRPr="00233C35">
          <w:rPr>
            <w:rStyle w:val="a5"/>
            <w:noProof/>
          </w:rPr>
          <w:t>5.3.7</w:t>
        </w:r>
        <w:r w:rsidR="00B23C7E">
          <w:rPr>
            <w:rFonts w:asciiTheme="minorHAnsi" w:eastAsiaTheme="minorEastAsia" w:hAnsiTheme="minorHAnsi" w:cstheme="minorBidi"/>
            <w:i w:val="0"/>
            <w:iCs w:val="0"/>
            <w:noProof/>
            <w:szCs w:val="22"/>
          </w:rPr>
          <w:tab/>
        </w:r>
        <w:r w:rsidR="00B23C7E" w:rsidRPr="00233C35">
          <w:rPr>
            <w:rStyle w:val="a5"/>
            <w:noProof/>
          </w:rPr>
          <w:t>LockCacheCenter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_Toc453430002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3" w:history="1">
        <w:r w:rsidR="00B23C7E" w:rsidRPr="00233C35">
          <w:rPr>
            <w:rStyle w:val="a5"/>
            <w:noProof/>
          </w:rPr>
          <w:t>5.3.8</w:t>
        </w:r>
        <w:r w:rsidR="00B23C7E">
          <w:rPr>
            <w:rFonts w:asciiTheme="minorHAnsi" w:eastAsiaTheme="minorEastAsia" w:hAnsiTheme="minorHAnsi" w:cstheme="minorBidi"/>
            <w:i w:val="0"/>
            <w:iCs w:val="0"/>
            <w:noProof/>
            <w:szCs w:val="22"/>
          </w:rPr>
          <w:tab/>
        </w:r>
        <w:r w:rsidR="00B23C7E" w:rsidRPr="00233C35">
          <w:rPr>
            <w:rStyle w:val="a5"/>
            <w:noProof/>
          </w:rPr>
          <w:t>LockCache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_Toc453430003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04" w:history="1">
        <w:r w:rsidR="00B23C7E" w:rsidRPr="00233C35">
          <w:rPr>
            <w:rStyle w:val="a5"/>
            <w:rFonts w:ascii="黑体"/>
            <w:noProof/>
          </w:rPr>
          <w:t>5.4</w:t>
        </w:r>
        <w:r w:rsidR="00B23C7E">
          <w:rPr>
            <w:rFonts w:asciiTheme="minorHAnsi" w:eastAsiaTheme="minorEastAsia" w:hAnsiTheme="minorHAnsi" w:cstheme="minorBidi"/>
            <w:smallCaps w:val="0"/>
            <w:noProof/>
            <w:szCs w:val="22"/>
          </w:rPr>
          <w:tab/>
        </w:r>
        <w:r w:rsidR="00B23C7E" w:rsidRPr="00233C35">
          <w:rPr>
            <w:rStyle w:val="a5"/>
            <w:rFonts w:ascii="黑体"/>
            <w:noProof/>
          </w:rPr>
          <w:t>Id</w:t>
        </w:r>
        <w:r w:rsidR="00B23C7E" w:rsidRPr="00233C35">
          <w:rPr>
            <w:rStyle w:val="a5"/>
            <w:rFonts w:ascii="黑体" w:hint="eastAsia"/>
            <w:noProof/>
          </w:rPr>
          <w:t>列表基础服务（</w:t>
        </w:r>
        <w:r w:rsidR="00B23C7E" w:rsidRPr="00233C35">
          <w:rPr>
            <w:rStyle w:val="a5"/>
            <w:rFonts w:ascii="黑体"/>
            <w:noProof/>
          </w:rPr>
          <w:t>IdList</w:t>
        </w:r>
        <w:r w:rsidR="00B23C7E" w:rsidRPr="00233C35">
          <w:rPr>
            <w:rStyle w:val="a5"/>
            <w:rFonts w:ascii="黑体" w:hint="eastAsia"/>
            <w:noProof/>
          </w:rPr>
          <w:t>）</w:t>
        </w:r>
        <w:r w:rsidR="00B23C7E">
          <w:rPr>
            <w:noProof/>
            <w:webHidden/>
          </w:rPr>
          <w:tab/>
        </w:r>
        <w:r>
          <w:rPr>
            <w:noProof/>
            <w:webHidden/>
          </w:rPr>
          <w:fldChar w:fldCharType="begin"/>
        </w:r>
        <w:r w:rsidR="00B23C7E">
          <w:rPr>
            <w:noProof/>
            <w:webHidden/>
          </w:rPr>
          <w:instrText xml:space="preserve"> PAGEREF _Toc453430004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5" w:history="1">
        <w:r w:rsidR="00B23C7E" w:rsidRPr="00233C35">
          <w:rPr>
            <w:rStyle w:val="a5"/>
            <w:noProof/>
          </w:rPr>
          <w:t>5.4.1</w:t>
        </w:r>
        <w:r w:rsidR="00B23C7E">
          <w:rPr>
            <w:rFonts w:asciiTheme="minorHAnsi" w:eastAsiaTheme="minorEastAsia" w:hAnsiTheme="minorHAnsi" w:cstheme="minorBidi"/>
            <w:i w:val="0"/>
            <w:iCs w:val="0"/>
            <w:noProof/>
            <w:szCs w:val="22"/>
          </w:rPr>
          <w:tab/>
        </w:r>
        <w:r w:rsidR="00B23C7E" w:rsidRPr="00233C35">
          <w:rPr>
            <w:rStyle w:val="a5"/>
            <w:noProof/>
          </w:rPr>
          <w:t>Id</w:t>
        </w:r>
        <w:r w:rsidR="00B23C7E" w:rsidRPr="00233C35">
          <w:rPr>
            <w:rStyle w:val="a5"/>
            <w:rFonts w:hint="eastAsia"/>
            <w:noProof/>
          </w:rPr>
          <w:t>列表基础服务概述</w:t>
        </w:r>
        <w:r w:rsidR="00B23C7E">
          <w:rPr>
            <w:noProof/>
            <w:webHidden/>
          </w:rPr>
          <w:tab/>
        </w:r>
        <w:r>
          <w:rPr>
            <w:noProof/>
            <w:webHidden/>
          </w:rPr>
          <w:fldChar w:fldCharType="begin"/>
        </w:r>
        <w:r w:rsidR="00B23C7E">
          <w:rPr>
            <w:noProof/>
            <w:webHidden/>
          </w:rPr>
          <w:instrText xml:space="preserve"> PAGEREF _Toc453430005 \h </w:instrText>
        </w:r>
        <w:r>
          <w:rPr>
            <w:noProof/>
            <w:webHidden/>
          </w:rPr>
        </w:r>
        <w:r>
          <w:rPr>
            <w:noProof/>
            <w:webHidden/>
          </w:rPr>
          <w:fldChar w:fldCharType="separate"/>
        </w:r>
        <w:r w:rsidR="00B23C7E">
          <w:rPr>
            <w:noProof/>
            <w:webHidden/>
          </w:rPr>
          <w:t>36</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6" w:history="1">
        <w:r w:rsidR="00B23C7E" w:rsidRPr="00233C35">
          <w:rPr>
            <w:rStyle w:val="a5"/>
            <w:noProof/>
          </w:rPr>
          <w:t>5.4.2</w:t>
        </w:r>
        <w:r w:rsidR="00B23C7E">
          <w:rPr>
            <w:rFonts w:asciiTheme="minorHAnsi" w:eastAsiaTheme="minorEastAsia" w:hAnsiTheme="minorHAnsi" w:cstheme="minorBidi"/>
            <w:i w:val="0"/>
            <w:iCs w:val="0"/>
            <w:noProof/>
            <w:szCs w:val="22"/>
          </w:rPr>
          <w:tab/>
        </w:r>
        <w:r w:rsidR="00B23C7E" w:rsidRPr="00233C35">
          <w:rPr>
            <w:rStyle w:val="a5"/>
            <w:noProof/>
          </w:rPr>
          <w:t>IdList</w:t>
        </w:r>
        <w:r w:rsidR="00B23C7E" w:rsidRPr="00233C35">
          <w:rPr>
            <w:rStyle w:val="a5"/>
            <w:rFonts w:hint="eastAsia"/>
            <w:noProof/>
          </w:rPr>
          <w:t>服务类图</w:t>
        </w:r>
        <w:r w:rsidR="00B23C7E">
          <w:rPr>
            <w:noProof/>
            <w:webHidden/>
          </w:rPr>
          <w:tab/>
        </w:r>
        <w:r>
          <w:rPr>
            <w:noProof/>
            <w:webHidden/>
          </w:rPr>
          <w:fldChar w:fldCharType="begin"/>
        </w:r>
        <w:r w:rsidR="00B23C7E">
          <w:rPr>
            <w:noProof/>
            <w:webHidden/>
          </w:rPr>
          <w:instrText xml:space="preserve"> PAGEREF _Toc453430006 \h </w:instrText>
        </w:r>
        <w:r>
          <w:rPr>
            <w:noProof/>
            <w:webHidden/>
          </w:rPr>
        </w:r>
        <w:r>
          <w:rPr>
            <w:noProof/>
            <w:webHidden/>
          </w:rPr>
          <w:fldChar w:fldCharType="separate"/>
        </w:r>
        <w:r w:rsidR="00B23C7E">
          <w:rPr>
            <w:noProof/>
            <w:webHidden/>
          </w:rPr>
          <w:t>37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7" w:history="1">
        <w:r w:rsidR="00B23C7E" w:rsidRPr="00233C35">
          <w:rPr>
            <w:rStyle w:val="a5"/>
            <w:noProof/>
          </w:rPr>
          <w:t>5.4.3</w:t>
        </w:r>
        <w:r w:rsidR="00B23C7E">
          <w:rPr>
            <w:rFonts w:asciiTheme="minorHAnsi" w:eastAsiaTheme="minorEastAsia" w:hAnsiTheme="minorHAnsi" w:cstheme="minorBidi"/>
            <w:i w:val="0"/>
            <w:iCs w:val="0"/>
            <w:noProof/>
            <w:szCs w:val="22"/>
          </w:rPr>
          <w:tab/>
        </w:r>
        <w:r w:rsidR="00B23C7E" w:rsidRPr="00233C35">
          <w:rPr>
            <w:rStyle w:val="a5"/>
            <w:noProof/>
          </w:rPr>
          <w:t xml:space="preserve">IdListClient </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_Toc453430007 \h </w:instrText>
        </w:r>
        <w:r>
          <w:rPr>
            <w:noProof/>
            <w:webHidden/>
          </w:rPr>
        </w:r>
        <w:r>
          <w:rPr>
            <w:noProof/>
            <w:webHidden/>
          </w:rPr>
          <w:fldChar w:fldCharType="separate"/>
        </w:r>
        <w:r w:rsidR="00B23C7E">
          <w:rPr>
            <w:noProof/>
            <w:webHidden/>
          </w:rPr>
          <w:t>37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8" w:history="1">
        <w:r w:rsidR="00B23C7E" w:rsidRPr="00233C35">
          <w:rPr>
            <w:rStyle w:val="a5"/>
            <w:noProof/>
          </w:rPr>
          <w:t>5.4.4</w:t>
        </w:r>
        <w:r w:rsidR="00B23C7E">
          <w:rPr>
            <w:rFonts w:asciiTheme="minorHAnsi" w:eastAsiaTheme="minorEastAsia" w:hAnsiTheme="minorHAnsi" w:cstheme="minorBidi"/>
            <w:i w:val="0"/>
            <w:iCs w:val="0"/>
            <w:noProof/>
            <w:szCs w:val="22"/>
          </w:rPr>
          <w:tab/>
        </w:r>
        <w:r w:rsidR="00B23C7E" w:rsidRPr="00233C35">
          <w:rPr>
            <w:rStyle w:val="a5"/>
            <w:noProof/>
          </w:rPr>
          <w:t xml:space="preserve">IdListServiceImpl </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_Toc453430008 \h </w:instrText>
        </w:r>
        <w:r>
          <w:rPr>
            <w:noProof/>
            <w:webHidden/>
          </w:rPr>
        </w:r>
        <w:r>
          <w:rPr>
            <w:noProof/>
            <w:webHidden/>
          </w:rPr>
          <w:fldChar w:fldCharType="separate"/>
        </w:r>
        <w:r w:rsidR="00B23C7E">
          <w:rPr>
            <w:noProof/>
            <w:webHidden/>
          </w:rPr>
          <w:t>38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09" w:history="1">
        <w:r w:rsidR="00B23C7E" w:rsidRPr="00233C35">
          <w:rPr>
            <w:rStyle w:val="a5"/>
            <w:noProof/>
          </w:rPr>
          <w:t>5.4.5</w:t>
        </w:r>
        <w:r w:rsidR="00B23C7E">
          <w:rPr>
            <w:rFonts w:asciiTheme="minorHAnsi" w:eastAsiaTheme="minorEastAsia" w:hAnsiTheme="minorHAnsi" w:cstheme="minorBidi"/>
            <w:i w:val="0"/>
            <w:iCs w:val="0"/>
            <w:noProof/>
            <w:szCs w:val="22"/>
          </w:rPr>
          <w:tab/>
        </w:r>
        <w:r w:rsidR="00B23C7E" w:rsidRPr="00233C35">
          <w:rPr>
            <w:rStyle w:val="a5"/>
            <w:noProof/>
          </w:rPr>
          <w:t>CommonCache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_Toc453430009 \h </w:instrText>
        </w:r>
        <w:r>
          <w:rPr>
            <w:noProof/>
            <w:webHidden/>
          </w:rPr>
        </w:r>
        <w:r>
          <w:rPr>
            <w:noProof/>
            <w:webHidden/>
          </w:rPr>
          <w:fldChar w:fldCharType="separate"/>
        </w:r>
        <w:r w:rsidR="00B23C7E">
          <w:rPr>
            <w:noProof/>
            <w:webHidden/>
          </w:rPr>
          <w:t>39</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0" w:history="1">
        <w:r w:rsidR="00B23C7E" w:rsidRPr="00233C35">
          <w:rPr>
            <w:rStyle w:val="a5"/>
            <w:noProof/>
          </w:rPr>
          <w:t>5.4.6</w:t>
        </w:r>
        <w:r w:rsidR="00B23C7E">
          <w:rPr>
            <w:rFonts w:asciiTheme="minorHAnsi" w:eastAsiaTheme="minorEastAsia" w:hAnsiTheme="minorHAnsi" w:cstheme="minorBidi"/>
            <w:i w:val="0"/>
            <w:iCs w:val="0"/>
            <w:noProof/>
            <w:szCs w:val="22"/>
          </w:rPr>
          <w:tab/>
        </w:r>
        <w:r w:rsidR="00B23C7E" w:rsidRPr="00233C35">
          <w:rPr>
            <w:rStyle w:val="a5"/>
            <w:noProof/>
          </w:rPr>
          <w:t>IdListCache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_Toc453430010 \h </w:instrText>
        </w:r>
        <w:r>
          <w:rPr>
            <w:noProof/>
            <w:webHidden/>
          </w:rPr>
        </w:r>
        <w:r>
          <w:rPr>
            <w:noProof/>
            <w:webHidden/>
          </w:rPr>
          <w:fldChar w:fldCharType="separate"/>
        </w:r>
        <w:r w:rsidR="00B23C7E">
          <w:rPr>
            <w:noProof/>
            <w:webHidden/>
          </w:rPr>
          <w:t>39</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1" w:history="1">
        <w:r w:rsidR="00B23C7E" w:rsidRPr="00233C35">
          <w:rPr>
            <w:rStyle w:val="a5"/>
            <w:noProof/>
          </w:rPr>
          <w:t>5.4.7</w:t>
        </w:r>
        <w:r w:rsidR="00B23C7E">
          <w:rPr>
            <w:rFonts w:asciiTheme="minorHAnsi" w:eastAsiaTheme="minorEastAsia" w:hAnsiTheme="minorHAnsi" w:cstheme="minorBidi"/>
            <w:i w:val="0"/>
            <w:iCs w:val="0"/>
            <w:noProof/>
            <w:szCs w:val="22"/>
          </w:rPr>
          <w:tab/>
        </w:r>
        <w:r w:rsidR="00B23C7E" w:rsidRPr="00233C35">
          <w:rPr>
            <w:rStyle w:val="a5"/>
            <w:noProof/>
          </w:rPr>
          <w:t>IdListDao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_Toc453430011 \h </w:instrText>
        </w:r>
        <w:r>
          <w:rPr>
            <w:noProof/>
            <w:webHidden/>
          </w:rPr>
        </w:r>
        <w:r>
          <w:rPr>
            <w:noProof/>
            <w:webHidden/>
          </w:rPr>
          <w:fldChar w:fldCharType="separate"/>
        </w:r>
        <w:r w:rsidR="00B23C7E">
          <w:rPr>
            <w:noProof/>
            <w:webHidden/>
          </w:rPr>
          <w:t>40</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12" w:history="1">
        <w:r w:rsidR="00B23C7E" w:rsidRPr="00233C35">
          <w:rPr>
            <w:rStyle w:val="a5"/>
            <w:rFonts w:ascii="黑体"/>
            <w:noProof/>
          </w:rPr>
          <w:t>5.5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用户账户系统（</w:t>
        </w:r>
        <w:r w:rsidR="00B23C7E" w:rsidRPr="00233C35">
          <w:rPr>
            <w:rStyle w:val="a5"/>
            <w:rFonts w:ascii="黑体"/>
            <w:noProof/>
          </w:rPr>
          <w:t>Acount</w:t>
        </w:r>
        <w:r w:rsidR="00B23C7E" w:rsidRPr="00233C35">
          <w:rPr>
            <w:rStyle w:val="a5"/>
            <w:rFonts w:ascii="黑体" w:hint="eastAsia"/>
            <w:noProof/>
          </w:rPr>
          <w:t>）模块</w:t>
        </w:r>
        <w:r w:rsidR="00B23C7E">
          <w:rPr>
            <w:noProof/>
            <w:webHidden/>
          </w:rPr>
          <w:tab/>
        </w:r>
        <w:r>
          <w:rPr>
            <w:noProof/>
            <w:webHidden/>
          </w:rPr>
          <w:fldChar w:fldCharType="begin"/>
        </w:r>
        <w:r w:rsidR="00B23C7E">
          <w:rPr>
            <w:noProof/>
            <w:webHidden/>
          </w:rPr>
          <w:instrText xml:space="preserve"> PAGEREF _Toc453430012 \h </w:instrText>
        </w:r>
        <w:r>
          <w:rPr>
            <w:noProof/>
            <w:webHidden/>
          </w:rPr>
        </w:r>
        <w:r>
          <w:rPr>
            <w:noProof/>
            <w:webHidden/>
          </w:rPr>
          <w:fldChar w:fldCharType="separate"/>
        </w:r>
        <w:r w:rsidR="00B23C7E">
          <w:rPr>
            <w:noProof/>
            <w:webHidden/>
          </w:rPr>
          <w:t>40</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3" w:history="1">
        <w:r w:rsidR="00B23C7E" w:rsidRPr="00233C35">
          <w:rPr>
            <w:rStyle w:val="a5"/>
            <w:noProof/>
          </w:rPr>
          <w:t>5.5.1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用户账户系统模块概述</w:t>
        </w:r>
        <w:r w:rsidR="00B23C7E">
          <w:rPr>
            <w:noProof/>
            <w:webHidden/>
          </w:rPr>
          <w:tab/>
        </w:r>
        <w:r>
          <w:rPr>
            <w:noProof/>
            <w:webHidden/>
          </w:rPr>
          <w:fldChar w:fldCharType="begin"/>
        </w:r>
        <w:r w:rsidR="00B23C7E">
          <w:rPr>
            <w:noProof/>
            <w:webHidden/>
          </w:rPr>
          <w:instrText xml:space="preserve"> PAGEREF _Toc453430013 \h </w:instrText>
        </w:r>
        <w:r>
          <w:rPr>
            <w:noProof/>
            <w:webHidden/>
          </w:rPr>
        </w:r>
        <w:r>
          <w:rPr>
            <w:noProof/>
            <w:webHidden/>
          </w:rPr>
          <w:fldChar w:fldCharType="separate"/>
        </w:r>
        <w:r w:rsidR="00B23C7E">
          <w:rPr>
            <w:noProof/>
            <w:webHidden/>
          </w:rPr>
          <w:t>40</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4" w:history="1">
        <w:r w:rsidR="00B23C7E" w:rsidRPr="00233C35">
          <w:rPr>
            <w:rStyle w:val="a5"/>
            <w:noProof/>
          </w:rPr>
          <w:t>5.5.2</w:t>
        </w:r>
        <w:r w:rsidR="00B23C7E">
          <w:rPr>
            <w:rFonts w:asciiTheme="minorHAnsi" w:eastAsiaTheme="minorEastAsia" w:hAnsiTheme="minorHAnsi" w:cstheme="minorBidi"/>
            <w:i w:val="0"/>
            <w:iCs w:val="0"/>
            <w:noProof/>
            <w:szCs w:val="22"/>
          </w:rPr>
          <w:tab/>
        </w:r>
        <w:r w:rsidR="00B23C7E" w:rsidRPr="00233C35">
          <w:rPr>
            <w:rStyle w:val="a5"/>
            <w:rFonts w:hint="eastAsia"/>
            <w:noProof/>
          </w:rPr>
          <w:t>账户系统模块类图</w:t>
        </w:r>
        <w:r w:rsidR="00B23C7E">
          <w:rPr>
            <w:noProof/>
            <w:webHidden/>
          </w:rPr>
          <w:tab/>
        </w:r>
        <w:r>
          <w:rPr>
            <w:noProof/>
            <w:webHidden/>
          </w:rPr>
          <w:fldChar w:fldCharType="begin"/>
        </w:r>
        <w:r w:rsidR="00B23C7E">
          <w:rPr>
            <w:noProof/>
            <w:webHidden/>
          </w:rPr>
          <w:instrText xml:space="preserve"> PAGEREF _Toc453430014 \h </w:instrText>
        </w:r>
        <w:r>
          <w:rPr>
            <w:noProof/>
            <w:webHidden/>
          </w:rPr>
        </w:r>
        <w:r>
          <w:rPr>
            <w:noProof/>
            <w:webHidden/>
          </w:rPr>
          <w:fldChar w:fldCharType="separate"/>
        </w:r>
        <w:r w:rsidR="00B23C7E">
          <w:rPr>
            <w:noProof/>
            <w:webHidden/>
          </w:rPr>
          <w:t>41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5" w:history="1">
        <w:r w:rsidR="00B23C7E" w:rsidRPr="00233C35">
          <w:rPr>
            <w:rStyle w:val="a5"/>
            <w:noProof/>
          </w:rPr>
          <w:t>5.5.3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_Toc453430015 \h </w:instrText>
        </w:r>
        <w:r>
          <w:rPr>
            <w:noProof/>
            <w:webHidden/>
          </w:rPr>
        </w:r>
        <w:r>
          <w:rPr>
            <w:noProof/>
            <w:webHidden/>
          </w:rPr>
          <w:fldChar w:fldCharType="separate"/>
        </w:r>
        <w:r w:rsidR="00B23C7E">
          <w:rPr>
            <w:noProof/>
            <w:webHidden/>
          </w:rPr>
          <w:t>41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6" w:history="1">
        <w:r w:rsidR="00B23C7E" w:rsidRPr="00233C35">
          <w:rPr>
            <w:rStyle w:val="a5"/>
            <w:noProof/>
          </w:rPr>
          <w:t>5.5.4</w:t>
        </w:r>
        <w:r w:rsidR="00B23C7E">
          <w:rPr>
            <w:rFonts w:asciiTheme="minorHAnsi" w:eastAsiaTheme="minorEastAsia" w:hAnsiTheme="minorHAnsi" w:cstheme="minorBidi"/>
            <w:i w:val="0"/>
            <w:iCs w:val="0"/>
            <w:noProof/>
            <w:szCs w:val="22"/>
          </w:rPr>
          <w:tab/>
        </w:r>
        <w:r w:rsidR="00B23C7E" w:rsidRPr="00233C35">
          <w:rPr>
            <w:rStyle w:val="a5"/>
            <w:noProof/>
          </w:rPr>
          <w:t>AccountWebController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_Toc453430016 \h </w:instrText>
        </w:r>
        <w:r>
          <w:rPr>
            <w:noProof/>
            <w:webHidden/>
          </w:rPr>
        </w:r>
        <w:r>
          <w:rPr>
            <w:noProof/>
            <w:webHidden/>
          </w:rPr>
          <w:fldChar w:fldCharType="separate"/>
        </w:r>
        <w:r w:rsidR="00B23C7E">
          <w:rPr>
            <w:noProof/>
            <w:webHidden/>
          </w:rPr>
          <w:t>42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7" w:history="1">
        <w:r w:rsidR="00B23C7E" w:rsidRPr="00233C35">
          <w:rPr>
            <w:rStyle w:val="a5"/>
            <w:noProof/>
          </w:rPr>
          <w:t>5.5.5</w:t>
        </w:r>
        <w:r w:rsidR="00B23C7E">
          <w:rPr>
            <w:rFonts w:asciiTheme="minorHAnsi" w:eastAsiaTheme="minorEastAsia" w:hAnsiTheme="minorHAnsi" w:cstheme="minorBidi"/>
            <w:i w:val="0"/>
            <w:iCs w:val="0"/>
            <w:noProof/>
            <w:szCs w:val="22"/>
          </w:rPr>
          <w:tab/>
        </w:r>
        <w:r w:rsidR="00B23C7E" w:rsidRPr="00233C35">
          <w:rPr>
            <w:rStyle w:val="a5"/>
            <w:noProof/>
          </w:rPr>
          <w:t>AccountRestController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_Toc453430017 \h </w:instrText>
        </w:r>
        <w:r>
          <w:rPr>
            <w:noProof/>
            <w:webHidden/>
          </w:rPr>
        </w:r>
        <w:r>
          <w:rPr>
            <w:noProof/>
            <w:webHidden/>
          </w:rPr>
          <w:fldChar w:fldCharType="separate"/>
        </w:r>
        <w:r w:rsidR="00B23C7E">
          <w:rPr>
            <w:noProof/>
            <w:webHidden/>
          </w:rPr>
          <w:t>42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8" w:history="1">
        <w:r w:rsidR="00B23C7E" w:rsidRPr="00233C35">
          <w:rPr>
            <w:rStyle w:val="a5"/>
            <w:noProof/>
          </w:rPr>
          <w:t>5.5.6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_Toc453430018 \h </w:instrText>
        </w:r>
        <w:r>
          <w:rPr>
            <w:noProof/>
            <w:webHidden/>
          </w:rPr>
        </w:r>
        <w:r>
          <w:rPr>
            <w:noProof/>
            <w:webHidden/>
          </w:rPr>
          <w:fldChar w:fldCharType="separate"/>
        </w:r>
        <w:r w:rsidR="00B23C7E">
          <w:rPr>
            <w:noProof/>
            <w:webHidden/>
          </w:rPr>
          <w:t>43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19" w:history="1">
        <w:r w:rsidR="00B23C7E" w:rsidRPr="00233C35">
          <w:rPr>
            <w:rStyle w:val="a5"/>
            <w:noProof/>
          </w:rPr>
          <w:t>5.5.7</w:t>
        </w:r>
        <w:r w:rsidR="00B23C7E">
          <w:rPr>
            <w:rFonts w:asciiTheme="minorHAnsi" w:eastAsiaTheme="minorEastAsia" w:hAnsiTheme="minorHAnsi" w:cstheme="minorBidi"/>
            <w:i w:val="0"/>
            <w:iCs w:val="0"/>
            <w:noProof/>
            <w:szCs w:val="22"/>
          </w:rPr>
          <w:tab/>
        </w:r>
        <w:r w:rsidR="00B23C7E" w:rsidRPr="00233C35">
          <w:rPr>
            <w:rStyle w:val="a5"/>
            <w:noProof/>
          </w:rPr>
          <w:t>AccountServiceImpl</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_Toc453430019 \h </w:instrText>
        </w:r>
        <w:r>
          <w:rPr>
            <w:noProof/>
            <w:webHidden/>
          </w:rPr>
        </w:r>
        <w:r>
          <w:rPr>
            <w:noProof/>
            <w:webHidden/>
          </w:rPr>
          <w:fldChar w:fldCharType="separate"/>
        </w:r>
        <w:r w:rsidR="00B23C7E">
          <w:rPr>
            <w:noProof/>
            <w:webHidden/>
          </w:rPr>
          <w:t>43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0" w:history="1">
        <w:r w:rsidR="00B23C7E" w:rsidRPr="00233C35">
          <w:rPr>
            <w:rStyle w:val="a5"/>
            <w:noProof/>
          </w:rPr>
          <w:t>5.5.8</w:t>
        </w:r>
        <w:r w:rsidR="00B23C7E">
          <w:rPr>
            <w:rFonts w:asciiTheme="minorHAnsi" w:eastAsiaTheme="minorEastAsia" w:hAnsiTheme="minorHAnsi" w:cstheme="minorBidi"/>
            <w:i w:val="0"/>
            <w:iCs w:val="0"/>
            <w:noProof/>
            <w:szCs w:val="22"/>
          </w:rPr>
          <w:tab/>
        </w:r>
        <w:r w:rsidR="00B23C7E" w:rsidRPr="00233C35">
          <w:rPr>
            <w:rStyle w:val="a5"/>
            <w:noProof/>
          </w:rPr>
          <w:t>CspService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_Toc453430020 \h </w:instrText>
        </w:r>
        <w:r>
          <w:rPr>
            <w:noProof/>
            <w:webHidden/>
          </w:rPr>
        </w:r>
        <w:r>
          <w:rPr>
            <w:noProof/>
            <w:webHidden/>
          </w:rPr>
          <w:fldChar w:fldCharType="separate"/>
        </w:r>
        <w:r w:rsidR="00B23C7E">
          <w:rPr>
            <w:noProof/>
            <w:webHidden/>
          </w:rPr>
          <w:t>44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1" w:history="1">
        <w:r w:rsidR="00B23C7E" w:rsidRPr="00233C35">
          <w:rPr>
            <w:rStyle w:val="a5"/>
            <w:noProof/>
          </w:rPr>
          <w:t>5.5.9</w:t>
        </w:r>
        <w:r w:rsidR="00B23C7E">
          <w:rPr>
            <w:rFonts w:asciiTheme="minorHAnsi" w:eastAsiaTheme="minorEastAsia" w:hAnsiTheme="minorHAnsi" w:cstheme="minorBidi"/>
            <w:i w:val="0"/>
            <w:iCs w:val="0"/>
            <w:noProof/>
            <w:szCs w:val="22"/>
          </w:rPr>
          <w:tab/>
        </w:r>
        <w:r w:rsidR="00B23C7E" w:rsidRPr="00233C35">
          <w:rPr>
            <w:rStyle w:val="a5"/>
            <w:noProof/>
          </w:rPr>
          <w:t>TokenCache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_Toc453430021 \h </w:instrText>
        </w:r>
        <w:r>
          <w:rPr>
            <w:noProof/>
            <w:webHidden/>
          </w:rPr>
        </w:r>
        <w:r>
          <w:rPr>
            <w:noProof/>
            <w:webHidden/>
          </w:rPr>
          <w:fldChar w:fldCharType="separate"/>
        </w:r>
        <w:r w:rsidR="00B23C7E">
          <w:rPr>
            <w:noProof/>
            <w:webHidden/>
          </w:rPr>
          <w:t>44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2" w:history="1">
        <w:r w:rsidR="00B23C7E" w:rsidRPr="00233C35">
          <w:rPr>
            <w:rStyle w:val="a5"/>
            <w:noProof/>
          </w:rPr>
          <w:t>5.5.10</w:t>
        </w:r>
        <w:r w:rsidR="00B23C7E">
          <w:rPr>
            <w:rFonts w:asciiTheme="minorHAnsi" w:eastAsiaTheme="minorEastAsia" w:hAnsiTheme="minorHAnsi" w:cstheme="minorBidi"/>
            <w:i w:val="0"/>
            <w:iCs w:val="0"/>
            <w:noProof/>
            <w:szCs w:val="22"/>
          </w:rPr>
          <w:tab/>
        </w:r>
        <w:r w:rsidR="00B23C7E" w:rsidRPr="00233C35">
          <w:rPr>
            <w:rStyle w:val="a5"/>
            <w:noProof/>
          </w:rPr>
          <w:t>UserMongoDao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_Toc453430022 \h </w:instrText>
        </w:r>
        <w:r>
          <w:rPr>
            <w:noProof/>
            <w:webHidden/>
          </w:rPr>
        </w:r>
        <w:r>
          <w:rPr>
            <w:noProof/>
            <w:webHidden/>
          </w:rPr>
          <w:fldChar w:fldCharType="separate"/>
        </w:r>
        <w:r w:rsidR="00B23C7E">
          <w:rPr>
            <w:noProof/>
            <w:webHidden/>
          </w:rPr>
          <w:t>45</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23" w:history="1">
        <w:r w:rsidR="00B23C7E" w:rsidRPr="00233C35">
          <w:rPr>
            <w:rStyle w:val="a5"/>
            <w:rFonts w:ascii="黑体"/>
            <w:noProof/>
          </w:rPr>
          <w:t>5.6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圈子系统（</w:t>
        </w:r>
        <w:r w:rsidR="00B23C7E" w:rsidRPr="00233C35">
          <w:rPr>
            <w:rStyle w:val="a5"/>
            <w:rFonts w:ascii="黑体"/>
            <w:noProof/>
          </w:rPr>
          <w:t>quan</w:t>
        </w:r>
        <w:r w:rsidR="00B23C7E" w:rsidRPr="00233C35">
          <w:rPr>
            <w:rStyle w:val="a5"/>
            <w:rFonts w:ascii="黑体" w:hint="eastAsia"/>
            <w:noProof/>
          </w:rPr>
          <w:t>）模块</w:t>
        </w:r>
        <w:r w:rsidR="00B23C7E">
          <w:rPr>
            <w:noProof/>
            <w:webHidden/>
          </w:rPr>
          <w:tab/>
        </w:r>
        <w:r>
          <w:rPr>
            <w:noProof/>
            <w:webHidden/>
          </w:rPr>
          <w:fldChar w:fldCharType="begin"/>
        </w:r>
        <w:r w:rsidR="00B23C7E">
          <w:rPr>
            <w:noProof/>
            <w:webHidden/>
          </w:rPr>
          <w:instrText xml:space="preserve"> PAGEREF _Toc453430023 \h </w:instrText>
        </w:r>
        <w:r>
          <w:rPr>
            <w:noProof/>
            <w:webHidden/>
          </w:rPr>
        </w:r>
        <w:r>
          <w:rPr>
            <w:noProof/>
            <w:webHidden/>
          </w:rPr>
          <w:fldChar w:fldCharType="separate"/>
        </w:r>
        <w:r w:rsidR="00B23C7E">
          <w:rPr>
            <w:noProof/>
            <w:webHidden/>
          </w:rPr>
          <w:t>45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4" w:history="1">
        <w:r w:rsidR="00B23C7E" w:rsidRPr="00233C35">
          <w:rPr>
            <w:rStyle w:val="a5"/>
            <w:noProof/>
          </w:rPr>
          <w:t>5.6.1</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圈子系统模块概述</w:t>
        </w:r>
        <w:r w:rsidR="00B23C7E">
          <w:rPr>
            <w:noProof/>
            <w:webHidden/>
          </w:rPr>
          <w:tab/>
        </w:r>
        <w:r>
          <w:rPr>
            <w:noProof/>
            <w:webHidden/>
          </w:rPr>
          <w:fldChar w:fldCharType="begin"/>
        </w:r>
        <w:r w:rsidR="00B23C7E">
          <w:rPr>
            <w:noProof/>
            <w:webHidden/>
          </w:rPr>
          <w:instrText xml:space="preserve"> PAGEREF _Toc453430024 \h </w:instrText>
        </w:r>
        <w:r>
          <w:rPr>
            <w:noProof/>
            <w:webHidden/>
          </w:rPr>
        </w:r>
        <w:r>
          <w:rPr>
            <w:noProof/>
            <w:webHidden/>
          </w:rPr>
          <w:fldChar w:fldCharType="separate"/>
        </w:r>
        <w:r w:rsidR="00B23C7E">
          <w:rPr>
            <w:noProof/>
            <w:webHidden/>
          </w:rPr>
          <w:t>45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5" w:history="1">
        <w:r w:rsidR="00B23C7E" w:rsidRPr="00233C35">
          <w:rPr>
            <w:rStyle w:val="a5"/>
            <w:noProof/>
          </w:rPr>
          <w:t>5.6.2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圈子系统模块流程图</w:t>
        </w:r>
        <w:r w:rsidR="00B23C7E">
          <w:rPr>
            <w:noProof/>
            <w:webHidden/>
          </w:rPr>
          <w:tab/>
        </w:r>
        <w:r>
          <w:rPr>
            <w:noProof/>
            <w:webHidden/>
          </w:rPr>
          <w:fldChar w:fldCharType="begin"/>
        </w:r>
        <w:r w:rsidR="00B23C7E">
          <w:rPr>
            <w:noProof/>
            <w:webHidden/>
          </w:rPr>
          <w:instrText xml:space="preserve"> PAGEREF _Toc453430025 \h </w:instrText>
        </w:r>
        <w:r>
          <w:rPr>
            <w:noProof/>
            <w:webHidden/>
          </w:rPr>
        </w:r>
        <w:r>
          <w:rPr>
            <w:noProof/>
            <w:webHidden/>
          </w:rPr>
          <w:fldChar w:fldCharType="separate"/>
        </w:r>
        <w:r w:rsidR="00B23C7E">
          <w:rPr>
            <w:noProof/>
            <w:webHidden/>
          </w:rPr>
          <w:t>46</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6" w:history="1">
        <w:r w:rsidR="00B23C7E" w:rsidRPr="00233C35">
          <w:rPr>
            <w:rStyle w:val="a5"/>
            <w:noProof/>
          </w:rPr>
          <w:t>5.6.3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_Toc453430026 \h </w:instrText>
        </w:r>
        <w:r>
          <w:rPr>
            <w:noProof/>
            <w:webHidden/>
          </w:rPr>
        </w:r>
        <w:r>
          <w:rPr>
            <w:noProof/>
            <w:webHidden/>
          </w:rPr>
          <w:fldChar w:fldCharType="separate"/>
        </w:r>
        <w:r w:rsidR="00B23C7E">
          <w:rPr>
            <w:noProof/>
            <w:webHidden/>
          </w:rPr>
          <w:t>47</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7" w:history="1">
        <w:r w:rsidR="00B23C7E" w:rsidRPr="00233C35">
          <w:rPr>
            <w:rStyle w:val="a5"/>
            <w:noProof/>
          </w:rPr>
          <w:t>5.6.4</w:t>
        </w:r>
        <w:r w:rsidR="00B23C7E">
          <w:rPr>
            <w:rFonts w:asciiTheme="minorHAnsi" w:eastAsiaTheme="minorEastAsia" w:hAnsiTheme="minorHAnsi" w:cstheme="minorBidi"/>
            <w:i w:val="0"/>
            <w:iCs w:val="0"/>
            <w:noProof/>
            <w:szCs w:val="22"/>
          </w:rPr>
          <w:tab/>
        </w:r>
        <w:r w:rsidR="00B23C7E" w:rsidRPr="00233C35">
          <w:rPr>
            <w:rStyle w:val="a5"/>
            <w:noProof/>
          </w:rPr>
          <w:t>RestTeamController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_Toc453430027 \h </w:instrText>
        </w:r>
        <w:r>
          <w:rPr>
            <w:noProof/>
            <w:webHidden/>
          </w:rPr>
        </w:r>
        <w:r>
          <w:rPr>
            <w:noProof/>
            <w:webHidden/>
          </w:rPr>
          <w:fldChar w:fldCharType="separate"/>
        </w:r>
        <w:r w:rsidR="00B23C7E">
          <w:rPr>
            <w:noProof/>
            <w:webHidden/>
          </w:rPr>
          <w:t>48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8" w:history="1">
        <w:r w:rsidR="00B23C7E" w:rsidRPr="00233C35">
          <w:rPr>
            <w:rStyle w:val="a5"/>
            <w:noProof/>
          </w:rPr>
          <w:t>5.6.5</w:t>
        </w:r>
        <w:r w:rsidR="00B23C7E">
          <w:rPr>
            <w:rFonts w:asciiTheme="minorHAnsi" w:eastAsiaTheme="minorEastAsia" w:hAnsiTheme="minorHAnsi" w:cstheme="minorBidi"/>
            <w:i w:val="0"/>
            <w:iCs w:val="0"/>
            <w:noProof/>
            <w:szCs w:val="22"/>
          </w:rPr>
          <w:tab/>
        </w:r>
        <w:r w:rsidR="00B23C7E" w:rsidRPr="00233C35">
          <w:rPr>
            <w:rStyle w:val="a5"/>
            <w:noProof/>
          </w:rPr>
          <w:t>WebTeamController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_Toc453430028 \h </w:instrText>
        </w:r>
        <w:r>
          <w:rPr>
            <w:noProof/>
            <w:webHidden/>
          </w:rPr>
        </w:r>
        <w:r>
          <w:rPr>
            <w:noProof/>
            <w:webHidden/>
          </w:rPr>
          <w:fldChar w:fldCharType="separate"/>
        </w:r>
        <w:r w:rsidR="00B23C7E">
          <w:rPr>
            <w:noProof/>
            <w:webHidden/>
          </w:rPr>
          <w:t>48</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29" w:history="1">
        <w:r w:rsidR="00B23C7E" w:rsidRPr="00233C35">
          <w:rPr>
            <w:rStyle w:val="a5"/>
            <w:noProof/>
          </w:rPr>
          <w:t>5.6.6</w:t>
        </w:r>
        <w:r w:rsidR="00B23C7E">
          <w:rPr>
            <w:rFonts w:asciiTheme="minorHAnsi" w:eastAsiaTheme="minorEastAsia" w:hAnsiTheme="minorHAnsi" w:cstheme="minorBidi"/>
            <w:i w:val="0"/>
            <w:iCs w:val="0"/>
            <w:noProof/>
            <w:szCs w:val="22"/>
          </w:rPr>
          <w:tab/>
        </w:r>
        <w:r w:rsidR="00B23C7E" w:rsidRPr="00233C35">
          <w:rPr>
            <w:rStyle w:val="a5"/>
            <w:noProof/>
          </w:rPr>
          <w:t>RestTopicController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_Toc453430029 \h </w:instrText>
        </w:r>
        <w:r>
          <w:rPr>
            <w:noProof/>
            <w:webHidden/>
          </w:rPr>
        </w:r>
        <w:r>
          <w:rPr>
            <w:noProof/>
            <w:webHidden/>
          </w:rPr>
          <w:fldChar w:fldCharType="separate"/>
        </w:r>
        <w:r w:rsidR="00B23C7E">
          <w:rPr>
            <w:noProof/>
            <w:webHidden/>
          </w:rPr>
          <w:t>49</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0" w:history="1">
        <w:r w:rsidR="00B23C7E" w:rsidRPr="00233C35">
          <w:rPr>
            <w:rStyle w:val="a5"/>
            <w:noProof/>
          </w:rPr>
          <w:t>5.6.7</w:t>
        </w:r>
        <w:r w:rsidR="00B23C7E">
          <w:rPr>
            <w:rFonts w:asciiTheme="minorHAnsi" w:eastAsiaTheme="minorEastAsia" w:hAnsiTheme="minorHAnsi" w:cstheme="minorBidi"/>
            <w:i w:val="0"/>
            <w:iCs w:val="0"/>
            <w:noProof/>
            <w:szCs w:val="22"/>
          </w:rPr>
          <w:tab/>
        </w:r>
        <w:r w:rsidR="00B23C7E" w:rsidRPr="00233C35">
          <w:rPr>
            <w:rStyle w:val="a5"/>
            <w:noProof/>
          </w:rPr>
          <w:t>WebTopicController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_Toc453430030 \h </w:instrText>
        </w:r>
        <w:r>
          <w:rPr>
            <w:noProof/>
            <w:webHidden/>
          </w:rPr>
        </w:r>
        <w:r>
          <w:rPr>
            <w:noProof/>
            <w:webHidden/>
          </w:rPr>
          <w:fldChar w:fldCharType="separate"/>
        </w:r>
        <w:r w:rsidR="00B23C7E">
          <w:rPr>
            <w:noProof/>
            <w:webHidden/>
          </w:rPr>
          <w:t>49</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1" w:history="1">
        <w:r w:rsidR="00B23C7E" w:rsidRPr="00233C35">
          <w:rPr>
            <w:rStyle w:val="a5"/>
            <w:noProof/>
          </w:rPr>
          <w:t>5.6.8</w:t>
        </w:r>
        <w:r w:rsidR="00B23C7E">
          <w:rPr>
            <w:rFonts w:asciiTheme="minorHAnsi" w:eastAsiaTheme="minorEastAsia" w:hAnsiTheme="minorHAnsi" w:cstheme="minorBidi"/>
            <w:i w:val="0"/>
            <w:iCs w:val="0"/>
            <w:noProof/>
            <w:szCs w:val="22"/>
          </w:rPr>
          <w:tab/>
        </w:r>
        <w:r w:rsidR="00B23C7E" w:rsidRPr="00233C35">
          <w:rPr>
            <w:rStyle w:val="a5"/>
            <w:noProof/>
          </w:rPr>
          <w:t>RestMemberController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_Toc453430031 \h </w:instrText>
        </w:r>
        <w:r>
          <w:rPr>
            <w:noProof/>
            <w:webHidden/>
          </w:rPr>
        </w:r>
        <w:r>
          <w:rPr>
            <w:noProof/>
            <w:webHidden/>
          </w:rPr>
          <w:fldChar w:fldCharType="separate"/>
        </w:r>
        <w:r w:rsidR="00B23C7E">
          <w:rPr>
            <w:noProof/>
            <w:webHidden/>
          </w:rPr>
          <w:t>49</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2" w:history="1">
        <w:r w:rsidR="00B23C7E" w:rsidRPr="00233C35">
          <w:rPr>
            <w:rStyle w:val="a5"/>
            <w:noProof/>
          </w:rPr>
          <w:t>5.6.9</w:t>
        </w:r>
        <w:r w:rsidR="00B23C7E">
          <w:rPr>
            <w:rFonts w:asciiTheme="minorHAnsi" w:eastAsiaTheme="minorEastAsia" w:hAnsiTheme="minorHAnsi" w:cstheme="minorBidi"/>
            <w:i w:val="0"/>
            <w:iCs w:val="0"/>
            <w:noProof/>
            <w:szCs w:val="22"/>
          </w:rPr>
          <w:tab/>
        </w:r>
        <w:r w:rsidR="00B23C7E" w:rsidRPr="00233C35">
          <w:rPr>
            <w:rStyle w:val="a5"/>
            <w:noProof/>
          </w:rPr>
          <w:t>WebMemberController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_Toc453430032 \h </w:instrText>
        </w:r>
        <w:r>
          <w:rPr>
            <w:noProof/>
            <w:webHidden/>
          </w:rPr>
        </w:r>
        <w:r>
          <w:rPr>
            <w:noProof/>
            <w:webHidden/>
          </w:rPr>
          <w:fldChar w:fldCharType="separate"/>
        </w:r>
        <w:r w:rsidR="00B23C7E">
          <w:rPr>
            <w:noProof/>
            <w:webHidden/>
          </w:rPr>
          <w:t>50</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3" w:history="1">
        <w:r w:rsidR="00B23C7E" w:rsidRPr="00233C35">
          <w:rPr>
            <w:rStyle w:val="a5"/>
            <w:noProof/>
          </w:rPr>
          <w:t>5.6.10</w:t>
        </w:r>
        <w:r w:rsidR="00B23C7E">
          <w:rPr>
            <w:rFonts w:asciiTheme="minorHAnsi" w:eastAsiaTheme="minorEastAsia" w:hAnsiTheme="minorHAnsi" w:cstheme="minorBidi"/>
            <w:i w:val="0"/>
            <w:iCs w:val="0"/>
            <w:noProof/>
            <w:szCs w:val="22"/>
          </w:rPr>
          <w:tab/>
        </w:r>
        <w:r w:rsidR="00B23C7E" w:rsidRPr="00233C35">
          <w:rPr>
            <w:rStyle w:val="a5"/>
            <w:noProof/>
          </w:rPr>
          <w:t>TeamServiceImp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_Toc453430033 \h </w:instrText>
        </w:r>
        <w:r>
          <w:rPr>
            <w:noProof/>
            <w:webHidden/>
          </w:rPr>
        </w:r>
        <w:r>
          <w:rPr>
            <w:noProof/>
            <w:webHidden/>
          </w:rPr>
          <w:fldChar w:fldCharType="separate"/>
        </w:r>
        <w:r w:rsidR="00B23C7E">
          <w:rPr>
            <w:noProof/>
            <w:webHidden/>
          </w:rPr>
          <w:t>50</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4" w:history="1">
        <w:r w:rsidR="00B23C7E" w:rsidRPr="00233C35">
          <w:rPr>
            <w:rStyle w:val="a5"/>
            <w:noProof/>
          </w:rPr>
          <w:t>5.6.11</w:t>
        </w:r>
        <w:r w:rsidR="00B23C7E">
          <w:rPr>
            <w:rFonts w:asciiTheme="minorHAnsi" w:eastAsiaTheme="minorEastAsia" w:hAnsiTheme="minorHAnsi" w:cstheme="minorBidi"/>
            <w:i w:val="0"/>
            <w:iCs w:val="0"/>
            <w:noProof/>
            <w:szCs w:val="22"/>
          </w:rPr>
          <w:tab/>
        </w:r>
        <w:r w:rsidR="00B23C7E" w:rsidRPr="00233C35">
          <w:rPr>
            <w:rStyle w:val="a5"/>
            <w:noProof/>
          </w:rPr>
          <w:t>TopicServiceImp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_Toc453430034 \h </w:instrText>
        </w:r>
        <w:r>
          <w:rPr>
            <w:noProof/>
            <w:webHidden/>
          </w:rPr>
        </w:r>
        <w:r>
          <w:rPr>
            <w:noProof/>
            <w:webHidden/>
          </w:rPr>
          <w:fldChar w:fldCharType="separate"/>
        </w:r>
        <w:r w:rsidR="00B23C7E">
          <w:rPr>
            <w:noProof/>
            <w:webHidden/>
          </w:rPr>
          <w:t>51</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5" w:history="1">
        <w:r w:rsidR="00B23C7E" w:rsidRPr="00233C35">
          <w:rPr>
            <w:rStyle w:val="a5"/>
            <w:noProof/>
          </w:rPr>
          <w:t>5.6.12</w:t>
        </w:r>
        <w:r w:rsidR="00B23C7E">
          <w:rPr>
            <w:rFonts w:asciiTheme="minorHAnsi" w:eastAsiaTheme="minorEastAsia" w:hAnsiTheme="minorHAnsi" w:cstheme="minorBidi"/>
            <w:i w:val="0"/>
            <w:iCs w:val="0"/>
            <w:noProof/>
            <w:szCs w:val="22"/>
          </w:rPr>
          <w:tab/>
        </w:r>
        <w:r w:rsidR="00B23C7E" w:rsidRPr="00233C35">
          <w:rPr>
            <w:rStyle w:val="a5"/>
            <w:noProof/>
          </w:rPr>
          <w:t>MemberServiceImp</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_Toc453430035 \h </w:instrText>
        </w:r>
        <w:r>
          <w:rPr>
            <w:noProof/>
            <w:webHidden/>
          </w:rPr>
        </w:r>
        <w:r>
          <w:rPr>
            <w:noProof/>
            <w:webHidden/>
          </w:rPr>
          <w:fldChar w:fldCharType="separate"/>
        </w:r>
        <w:r w:rsidR="00B23C7E">
          <w:rPr>
            <w:noProof/>
            <w:webHidden/>
          </w:rPr>
          <w:t>51</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36" w:history="1">
        <w:r w:rsidR="00B23C7E" w:rsidRPr="00233C35">
          <w:rPr>
            <w:rStyle w:val="a5"/>
            <w:rFonts w:ascii="黑体"/>
            <w:noProof/>
          </w:rPr>
          <w:t>5.7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评论系统（</w:t>
        </w:r>
        <w:r w:rsidR="00B23C7E" w:rsidRPr="00233C35">
          <w:rPr>
            <w:rStyle w:val="a5"/>
            <w:rFonts w:ascii="黑体"/>
            <w:noProof/>
          </w:rPr>
          <w:t>Comment</w:t>
        </w:r>
        <w:r w:rsidR="00B23C7E" w:rsidRPr="00233C35">
          <w:rPr>
            <w:rStyle w:val="a5"/>
            <w:rFonts w:ascii="黑体" w:hint="eastAsia"/>
            <w:noProof/>
          </w:rPr>
          <w:t>）模块</w:t>
        </w:r>
        <w:r w:rsidR="00B23C7E">
          <w:rPr>
            <w:noProof/>
            <w:webHidden/>
          </w:rPr>
          <w:tab/>
        </w:r>
        <w:r>
          <w:rPr>
            <w:noProof/>
            <w:webHidden/>
          </w:rPr>
          <w:fldChar w:fldCharType="begin"/>
        </w:r>
        <w:r w:rsidR="00B23C7E">
          <w:rPr>
            <w:noProof/>
            <w:webHidden/>
          </w:rPr>
          <w:instrText xml:space="preserve"> PAGEREF _Toc453430036 \h </w:instrText>
        </w:r>
        <w:r>
          <w:rPr>
            <w:noProof/>
            <w:webHidden/>
          </w:rPr>
        </w:r>
        <w:r>
          <w:rPr>
            <w:noProof/>
            <w:webHidden/>
          </w:rPr>
          <w:fldChar w:fldCharType="separate"/>
        </w:r>
        <w:r w:rsidR="00B23C7E">
          <w:rPr>
            <w:noProof/>
            <w:webHidden/>
          </w:rPr>
          <w:t>52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7" w:history="1">
        <w:r w:rsidR="00B23C7E" w:rsidRPr="00233C35">
          <w:rPr>
            <w:rStyle w:val="a5"/>
            <w:noProof/>
          </w:rPr>
          <w:t>5.7.1</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评论系统模块概述</w:t>
        </w:r>
        <w:r w:rsidR="00B23C7E">
          <w:rPr>
            <w:noProof/>
            <w:webHidden/>
          </w:rPr>
          <w:tab/>
        </w:r>
        <w:r>
          <w:rPr>
            <w:noProof/>
            <w:webHidden/>
          </w:rPr>
          <w:fldChar w:fldCharType="begin"/>
        </w:r>
        <w:r w:rsidR="00B23C7E">
          <w:rPr>
            <w:noProof/>
            <w:webHidden/>
          </w:rPr>
          <w:instrText xml:space="preserve"> PAGEREF _Toc453430037 \h </w:instrText>
        </w:r>
        <w:r>
          <w:rPr>
            <w:noProof/>
            <w:webHidden/>
          </w:rPr>
        </w:r>
        <w:r>
          <w:rPr>
            <w:noProof/>
            <w:webHidden/>
          </w:rPr>
          <w:fldChar w:fldCharType="separate"/>
        </w:r>
        <w:r w:rsidR="00B23C7E">
          <w:rPr>
            <w:noProof/>
            <w:webHidden/>
          </w:rPr>
          <w:t>52</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8" w:history="1">
        <w:r w:rsidR="00B23C7E" w:rsidRPr="00233C35">
          <w:rPr>
            <w:rStyle w:val="a5"/>
            <w:noProof/>
          </w:rPr>
          <w:t>5.7.2</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评论系统模块类图</w:t>
        </w:r>
        <w:r w:rsidR="00B23C7E">
          <w:rPr>
            <w:noProof/>
            <w:webHidden/>
          </w:rPr>
          <w:tab/>
        </w:r>
        <w:r>
          <w:rPr>
            <w:noProof/>
            <w:webHidden/>
          </w:rPr>
          <w:fldChar w:fldCharType="begin"/>
        </w:r>
        <w:r w:rsidR="00B23C7E">
          <w:rPr>
            <w:noProof/>
            <w:webHidden/>
          </w:rPr>
          <w:instrText xml:space="preserve"> PAGEREF _Toc453430038 \h </w:instrText>
        </w:r>
        <w:r>
          <w:rPr>
            <w:noProof/>
            <w:webHidden/>
          </w:rPr>
        </w:r>
        <w:r>
          <w:rPr>
            <w:noProof/>
            <w:webHidden/>
          </w:rPr>
          <w:fldChar w:fldCharType="separate"/>
        </w:r>
        <w:r w:rsidR="00B23C7E">
          <w:rPr>
            <w:noProof/>
            <w:webHidden/>
          </w:rPr>
          <w:t>53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39" w:history="1">
        <w:r w:rsidR="00B23C7E" w:rsidRPr="00233C35">
          <w:rPr>
            <w:rStyle w:val="a5"/>
            <w:noProof/>
          </w:rPr>
          <w:t>5.7.3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_Toc453430039 \h </w:instrText>
        </w:r>
        <w:r>
          <w:rPr>
            <w:noProof/>
            <w:webHidden/>
          </w:rPr>
        </w:r>
        <w:r>
          <w:rPr>
            <w:noProof/>
            <w:webHidden/>
          </w:rPr>
          <w:fldChar w:fldCharType="separate"/>
        </w:r>
        <w:r w:rsidR="00B23C7E">
          <w:rPr>
            <w:noProof/>
            <w:webHidden/>
          </w:rPr>
          <w:t>53</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0" w:history="1">
        <w:r w:rsidR="00B23C7E" w:rsidRPr="00233C35">
          <w:rPr>
            <w:rStyle w:val="a5"/>
            <w:noProof/>
          </w:rPr>
          <w:t>5.7.4</w:t>
        </w:r>
        <w:r w:rsidR="00B23C7E">
          <w:rPr>
            <w:rFonts w:asciiTheme="minorHAnsi" w:eastAsiaTheme="minorEastAsia" w:hAnsiTheme="minorHAnsi" w:cstheme="minorBidi"/>
            <w:i w:val="0"/>
            <w:iCs w:val="0"/>
            <w:noProof/>
            <w:szCs w:val="22"/>
          </w:rPr>
          <w:tab/>
        </w:r>
        <w:r w:rsidR="00B23C7E" w:rsidRPr="00233C35">
          <w:rPr>
            <w:rStyle w:val="a5"/>
            <w:noProof/>
          </w:rPr>
          <w:t>WebController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_Toc453430040 \h </w:instrText>
        </w:r>
        <w:r>
          <w:rPr>
            <w:noProof/>
            <w:webHidden/>
          </w:rPr>
        </w:r>
        <w:r>
          <w:rPr>
            <w:noProof/>
            <w:webHidden/>
          </w:rPr>
          <w:fldChar w:fldCharType="separate"/>
        </w:r>
        <w:r w:rsidR="00B23C7E">
          <w:rPr>
            <w:noProof/>
            <w:webHidden/>
          </w:rPr>
          <w:t>54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1" w:history="1">
        <w:r w:rsidR="00B23C7E" w:rsidRPr="00233C35">
          <w:rPr>
            <w:rStyle w:val="a5"/>
            <w:noProof/>
          </w:rPr>
          <w:t>5.7.5</w:t>
        </w:r>
        <w:r w:rsidR="00B23C7E">
          <w:rPr>
            <w:rFonts w:asciiTheme="minorHAnsi" w:eastAsiaTheme="minorEastAsia" w:hAnsiTheme="minorHAnsi" w:cstheme="minorBidi"/>
            <w:i w:val="0"/>
            <w:iCs w:val="0"/>
            <w:noProof/>
            <w:szCs w:val="22"/>
          </w:rPr>
          <w:tab/>
        </w:r>
        <w:r w:rsidR="00B23C7E" w:rsidRPr="00233C35">
          <w:rPr>
            <w:rStyle w:val="a5"/>
            <w:noProof/>
          </w:rPr>
          <w:t>RestController</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_Toc453430041 \h </w:instrText>
        </w:r>
        <w:r>
          <w:rPr>
            <w:noProof/>
            <w:webHidden/>
          </w:rPr>
        </w:r>
        <w:r>
          <w:rPr>
            <w:noProof/>
            <w:webHidden/>
          </w:rPr>
          <w:fldChar w:fldCharType="separate"/>
        </w:r>
        <w:r w:rsidR="00B23C7E">
          <w:rPr>
            <w:noProof/>
            <w:webHidden/>
          </w:rPr>
          <w:t>54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2" w:history="1">
        <w:r w:rsidR="00B23C7E" w:rsidRPr="00233C35">
          <w:rPr>
            <w:rStyle w:val="a5"/>
            <w:noProof/>
          </w:rPr>
          <w:t>5.7.6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_Toc453430042 \h </w:instrText>
        </w:r>
        <w:r>
          <w:rPr>
            <w:noProof/>
            <w:webHidden/>
          </w:rPr>
        </w:r>
        <w:r>
          <w:rPr>
            <w:noProof/>
            <w:webHidden/>
          </w:rPr>
          <w:fldChar w:fldCharType="separate"/>
        </w:r>
        <w:r w:rsidR="00B23C7E">
          <w:rPr>
            <w:noProof/>
            <w:webHidden/>
          </w:rPr>
          <w:t>54</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3" w:history="1">
        <w:r w:rsidR="00B23C7E" w:rsidRPr="00233C35">
          <w:rPr>
            <w:rStyle w:val="a5"/>
            <w:noProof/>
          </w:rPr>
          <w:t>5.7.7</w:t>
        </w:r>
        <w:r w:rsidR="00B23C7E">
          <w:rPr>
            <w:rFonts w:asciiTheme="minorHAnsi" w:eastAsiaTheme="minorEastAsia" w:hAnsiTheme="minorHAnsi" w:cstheme="minorBidi"/>
            <w:i w:val="0"/>
            <w:iCs w:val="0"/>
            <w:noProof/>
            <w:szCs w:val="22"/>
          </w:rPr>
          <w:tab/>
        </w:r>
        <w:r w:rsidR="00B23C7E" w:rsidRPr="00233C35">
          <w:rPr>
            <w:rStyle w:val="a5"/>
            <w:noProof/>
          </w:rPr>
          <w:t>CommentServiceImpl</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_Toc453430043 \h </w:instrText>
        </w:r>
        <w:r>
          <w:rPr>
            <w:noProof/>
            <w:webHidden/>
          </w:rPr>
        </w:r>
        <w:r>
          <w:rPr>
            <w:noProof/>
            <w:webHidden/>
          </w:rPr>
          <w:fldChar w:fldCharType="separate"/>
        </w:r>
        <w:r w:rsidR="00B23C7E">
          <w:rPr>
            <w:noProof/>
            <w:webHidden/>
          </w:rPr>
          <w:t>55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4" w:history="1">
        <w:r w:rsidR="00B23C7E" w:rsidRPr="00233C35">
          <w:rPr>
            <w:rStyle w:val="a5"/>
            <w:noProof/>
          </w:rPr>
          <w:t>5.7.8</w:t>
        </w:r>
        <w:r w:rsidR="00B23C7E">
          <w:rPr>
            <w:rFonts w:asciiTheme="minorHAnsi" w:eastAsiaTheme="minorEastAsia" w:hAnsiTheme="minorHAnsi" w:cstheme="minorBidi"/>
            <w:i w:val="0"/>
            <w:iCs w:val="0"/>
            <w:noProof/>
            <w:szCs w:val="22"/>
          </w:rPr>
          <w:tab/>
        </w:r>
        <w:r w:rsidR="00B23C7E" w:rsidRPr="00233C35">
          <w:rPr>
            <w:rStyle w:val="a5"/>
            <w:noProof/>
          </w:rPr>
          <w:t>CommentAsyncService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_Toc453430044 \h </w:instrText>
        </w:r>
        <w:r>
          <w:rPr>
            <w:noProof/>
            <w:webHidden/>
          </w:rPr>
        </w:r>
        <w:r>
          <w:rPr>
            <w:noProof/>
            <w:webHidden/>
          </w:rPr>
          <w:fldChar w:fldCharType="separate"/>
        </w:r>
        <w:r w:rsidR="00B23C7E">
          <w:rPr>
            <w:noProof/>
            <w:webHidden/>
          </w:rPr>
          <w:t>55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5" w:history="1">
        <w:r w:rsidR="00B23C7E" w:rsidRPr="00233C35">
          <w:rPr>
            <w:rStyle w:val="a5"/>
            <w:noProof/>
          </w:rPr>
          <w:t>5.7.9</w:t>
        </w:r>
        <w:r w:rsidR="00B23C7E">
          <w:rPr>
            <w:rFonts w:asciiTheme="minorHAnsi" w:eastAsiaTheme="minorEastAsia" w:hAnsiTheme="minorHAnsi" w:cstheme="minorBidi"/>
            <w:i w:val="0"/>
            <w:iCs w:val="0"/>
            <w:noProof/>
            <w:szCs w:val="22"/>
          </w:rPr>
          <w:tab/>
        </w:r>
        <w:r w:rsidR="00B23C7E" w:rsidRPr="00233C35">
          <w:rPr>
            <w:rStyle w:val="a5"/>
            <w:noProof/>
          </w:rPr>
          <w:t>ICommentCache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_Toc453430045 \h </w:instrText>
        </w:r>
        <w:r>
          <w:rPr>
            <w:noProof/>
            <w:webHidden/>
          </w:rPr>
        </w:r>
        <w:r>
          <w:rPr>
            <w:noProof/>
            <w:webHidden/>
          </w:rPr>
          <w:fldChar w:fldCharType="separate"/>
        </w:r>
        <w:r w:rsidR="00B23C7E">
          <w:rPr>
            <w:noProof/>
            <w:webHidden/>
          </w:rPr>
          <w:t>55</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6" w:history="1">
        <w:r w:rsidR="00B23C7E" w:rsidRPr="00233C35">
          <w:rPr>
            <w:rStyle w:val="a5"/>
            <w:noProof/>
          </w:rPr>
          <w:t>5.7.10</w:t>
        </w:r>
        <w:r w:rsidR="00B23C7E">
          <w:rPr>
            <w:rFonts w:asciiTheme="minorHAnsi" w:eastAsiaTheme="minorEastAsia" w:hAnsiTheme="minorHAnsi" w:cstheme="minorBidi"/>
            <w:i w:val="0"/>
            <w:iCs w:val="0"/>
            <w:noProof/>
            <w:szCs w:val="22"/>
          </w:rPr>
          <w:tab/>
        </w:r>
        <w:r w:rsidR="00B23C7E" w:rsidRPr="00233C35">
          <w:rPr>
            <w:rStyle w:val="a5"/>
            <w:noProof/>
          </w:rPr>
          <w:t>ICommentSortCache</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_Toc453430046 \h </w:instrText>
        </w:r>
        <w:r>
          <w:rPr>
            <w:noProof/>
            <w:webHidden/>
          </w:rPr>
        </w:r>
        <w:r>
          <w:rPr>
            <w:noProof/>
            <w:webHidden/>
          </w:rPr>
          <w:fldChar w:fldCharType="separate"/>
        </w:r>
        <w:r w:rsidR="00B23C7E">
          <w:rPr>
            <w:noProof/>
            <w:webHidden/>
          </w:rPr>
          <w:t>56</w:t>
        </w:r>
        <w:r>
          <w:rPr>
            <w:noProof/>
            <w:webHidden/>
          </w:rPr>
          <w:fldChar w:fldCharType="end"/>
        </w:r>
      </w:hyperlink>
    </w:p>
    <w:p w:rsidR="00B23C7E" w:rsidRDefault="004F036D">
      <w:pPr>
        <w:pStyle w:val="30"/>
        <w:tabs>
          <w:tab w:val="left" w:pos="1260"/>
          <w:tab w:val="right" w:leader="dot" w:pos="8296"/>
        </w:tabs>
        <w:rPr>
          <w:rFonts w:asciiTheme="minorHAnsi" w:eastAsiaTheme="minorEastAsia" w:hAnsiTheme="minorHAnsi" w:cstheme="minorBidi"/>
          <w:i w:val="0"/>
          <w:iCs w:val="0"/>
          <w:noProof/>
          <w:szCs w:val="22"/>
        </w:rPr>
      </w:pPr>
      <w:hyperlink w:anchor="_Toc453430047" w:history="1">
        <w:r w:rsidR="00B23C7E" w:rsidRPr="00233C35">
          <w:rPr>
            <w:rStyle w:val="a5"/>
            <w:noProof/>
          </w:rPr>
          <w:t>5.7.11</w:t>
        </w:r>
        <w:r w:rsidR="00B23C7E">
          <w:rPr>
            <w:rFonts w:asciiTheme="minorHAnsi" w:eastAsiaTheme="minorEastAsia" w:hAnsiTheme="minorHAnsi" w:cstheme="minorBidi"/>
            <w:i w:val="0"/>
            <w:iCs w:val="0"/>
            <w:noProof/>
            <w:szCs w:val="22"/>
          </w:rPr>
          <w:tab/>
        </w:r>
        <w:r w:rsidR="00B23C7E" w:rsidRPr="00233C35">
          <w:rPr>
            <w:rStyle w:val="a5"/>
            <w:noProof/>
          </w:rPr>
          <w:t>CommentDao</w:t>
        </w:r>
        <w:r w:rsidR="00B23C7E" w:rsidRPr="00233C35">
          <w:rPr>
            <w:rStyle w:val="a5"/>
            <w:rFonts w:hint="eastAsia"/>
            <w:noProof/>
          </w:rPr>
          <w:t>类概述</w:t>
        </w:r>
        <w:r w:rsidR="00B23C7E">
          <w:rPr>
            <w:noProof/>
            <w:webHidden/>
          </w:rPr>
          <w:tab/>
        </w:r>
        <w:r>
          <w:rPr>
            <w:noProof/>
            <w:webHidden/>
          </w:rPr>
          <w:fldChar w:fldCharType="begin"/>
        </w:r>
        <w:r w:rsidR="00B23C7E">
          <w:rPr>
            <w:noProof/>
            <w:webHidden/>
          </w:rPr>
          <w:instrText xml:space="preserve"> PAGEREF _Toc453430047 \h </w:instrText>
        </w:r>
        <w:r>
          <w:rPr>
            <w:noProof/>
            <w:webHidden/>
          </w:rPr>
        </w:r>
        <w:r>
          <w:rPr>
            <w:noProof/>
            <w:webHidden/>
          </w:rPr>
          <w:fldChar w:fldCharType="separate"/>
        </w:r>
        <w:r w:rsidR="00B23C7E">
          <w:rPr>
            <w:noProof/>
            <w:webHidden/>
          </w:rPr>
          <w:t>56</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48" w:history="1">
        <w:r w:rsidR="00B23C7E" w:rsidRPr="00233C35">
          <w:rPr>
            <w:rStyle w:val="a5"/>
            <w:rFonts w:ascii="黑体"/>
            <w:noProof/>
          </w:rPr>
          <w:t>5.8</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Pr>
            <w:noProof/>
            <w:webHidden/>
          </w:rPr>
          <w:fldChar w:fldCharType="begin"/>
        </w:r>
        <w:r w:rsidR="00B23C7E">
          <w:rPr>
            <w:noProof/>
            <w:webHidden/>
          </w:rPr>
          <w:instrText xml:space="preserve"> PAGEREF _Toc453430048 \h </w:instrText>
        </w:r>
        <w:r>
          <w:rPr>
            <w:noProof/>
            <w:webHidden/>
          </w:rPr>
        </w:r>
        <w:r>
          <w:rPr>
            <w:noProof/>
            <w:webHidden/>
          </w:rPr>
          <w:fldChar w:fldCharType="separate"/>
        </w:r>
        <w:r w:rsidR="00B23C7E">
          <w:rPr>
            <w:noProof/>
            <w:webHidden/>
          </w:rPr>
          <w:t>56</w:t>
        </w:r>
        <w:r>
          <w:rPr>
            <w:noProof/>
            <w:webHidden/>
          </w:rPr>
          <w:fldChar w:fldCharType="end"/>
        </w:r>
      </w:hyperlink>
    </w:p>
    <w:p w:rsidR="00B23C7E" w:rsidRDefault="004F036D">
      <w:pPr>
        <w:pStyle w:val="10"/>
        <w:tabs>
          <w:tab w:val="right" w:leader="dot" w:pos="8296"/>
        </w:tabs>
        <w:rPr>
          <w:rFonts w:asciiTheme="minorHAnsi" w:eastAsiaTheme="minorEastAsia" w:hAnsiTheme="minorHAnsi" w:cstheme="minorBidi"/>
          <w:b w:val="0"/>
          <w:bCs w:val="0"/>
          <w:caps w:val="0"/>
          <w:noProof/>
          <w:szCs w:val="22"/>
        </w:rPr>
      </w:pPr>
      <w:hyperlink w:anchor="_Toc453430049" w:history="1">
        <w:r w:rsidR="00B23C7E" w:rsidRPr="00233C35">
          <w:rPr>
            <w:rStyle w:val="a5"/>
            <w:rFonts w:eastAsia="黑体" w:hint="eastAsia"/>
            <w:noProof/>
          </w:rPr>
          <w:t>第六章</w:t>
        </w:r>
        <w:r w:rsidR="00B23C7E" w:rsidRPr="00233C35">
          <w:rPr>
            <w:rStyle w:val="a5"/>
            <w:rFonts w:eastAsia="黑体"/>
            <w:noProof/>
          </w:rPr>
          <w:t xml:space="preserve"> </w:t>
        </w:r>
        <w:r w:rsidR="00B23C7E" w:rsidRPr="00233C35">
          <w:rPr>
            <w:rStyle w:val="a5"/>
            <w:rFonts w:eastAsia="黑体" w:hint="eastAsia"/>
            <w:noProof/>
          </w:rPr>
          <w:t>结束语</w:t>
        </w:r>
        <w:r w:rsidR="00B23C7E">
          <w:rPr>
            <w:noProof/>
            <w:webHidden/>
          </w:rPr>
          <w:tab/>
        </w:r>
        <w:r>
          <w:rPr>
            <w:noProof/>
            <w:webHidden/>
          </w:rPr>
          <w:fldChar w:fldCharType="begin"/>
        </w:r>
        <w:r w:rsidR="00B23C7E">
          <w:rPr>
            <w:noProof/>
            <w:webHidden/>
          </w:rPr>
          <w:instrText xml:space="preserve"> PAGEREF _Toc453430049 \h </w:instrText>
        </w:r>
        <w:r>
          <w:rPr>
            <w:noProof/>
            <w:webHidden/>
          </w:rPr>
        </w:r>
        <w:r>
          <w:rPr>
            <w:noProof/>
            <w:webHidden/>
          </w:rPr>
          <w:fldChar w:fldCharType="separate"/>
        </w:r>
        <w:r w:rsidR="00B23C7E">
          <w:rPr>
            <w:noProof/>
            <w:webHidden/>
          </w:rPr>
          <w:t>57</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50" w:history="1">
        <w:r w:rsidR="00B23C7E" w:rsidRPr="00233C35">
          <w:rPr>
            <w:rStyle w:val="a5"/>
            <w:rFonts w:ascii="黑体"/>
            <w:noProof/>
          </w:rPr>
          <w:t>6.1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论文工作总结</w:t>
        </w:r>
        <w:r w:rsidR="00B23C7E">
          <w:rPr>
            <w:noProof/>
            <w:webHidden/>
          </w:rPr>
          <w:tab/>
        </w:r>
        <w:r>
          <w:rPr>
            <w:noProof/>
            <w:webHidden/>
          </w:rPr>
          <w:fldChar w:fldCharType="begin"/>
        </w:r>
        <w:r w:rsidR="00B23C7E">
          <w:rPr>
            <w:noProof/>
            <w:webHidden/>
          </w:rPr>
          <w:instrText xml:space="preserve"> PAGEREF _Toc453430050 \h </w:instrText>
        </w:r>
        <w:r>
          <w:rPr>
            <w:noProof/>
            <w:webHidden/>
          </w:rPr>
        </w:r>
        <w:r>
          <w:rPr>
            <w:noProof/>
            <w:webHidden/>
          </w:rPr>
          <w:fldChar w:fldCharType="separate"/>
        </w:r>
        <w:r w:rsidR="00B23C7E">
          <w:rPr>
            <w:noProof/>
            <w:webHidden/>
          </w:rPr>
          <w:t>57</w:t>
        </w:r>
        <w:r>
          <w:rPr>
            <w:noProof/>
            <w:webHidden/>
          </w:rPr>
          <w:fldChar w:fldCharType="end"/>
        </w:r>
      </w:hyperlink>
    </w:p>
    <w:p w:rsidR="00B23C7E" w:rsidRDefault="004F036D">
      <w:pPr>
        <w:pStyle w:val="21"/>
        <w:tabs>
          <w:tab w:val="left" w:pos="840"/>
          <w:tab w:val="right" w:leader="dot" w:pos="8296"/>
        </w:tabs>
        <w:rPr>
          <w:rFonts w:asciiTheme="minorHAnsi" w:eastAsiaTheme="minorEastAsia" w:hAnsiTheme="minorHAnsi" w:cstheme="minorBidi"/>
          <w:smallCaps w:val="0"/>
          <w:noProof/>
          <w:szCs w:val="22"/>
        </w:rPr>
      </w:pPr>
      <w:hyperlink w:anchor="_Toc453430051" w:history="1">
        <w:r w:rsidR="00B23C7E" w:rsidRPr="00233C35">
          <w:rPr>
            <w:rStyle w:val="a5"/>
            <w:rFonts w:ascii="黑体"/>
            <w:noProof/>
          </w:rPr>
          <w:t>6.2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问题和展望</w:t>
        </w:r>
        <w:r w:rsidR="00B23C7E">
          <w:rPr>
            <w:noProof/>
            <w:webHidden/>
          </w:rPr>
          <w:tab/>
        </w:r>
        <w:r>
          <w:rPr>
            <w:noProof/>
            <w:webHidden/>
          </w:rPr>
          <w:fldChar w:fldCharType="begin"/>
        </w:r>
        <w:r w:rsidR="00B23C7E">
          <w:rPr>
            <w:noProof/>
            <w:webHidden/>
          </w:rPr>
          <w:instrText xml:space="preserve"> PAGEREF _Toc453430051 \h </w:instrText>
        </w:r>
        <w:r>
          <w:rPr>
            <w:noProof/>
            <w:webHidden/>
          </w:rPr>
        </w:r>
        <w:r>
          <w:rPr>
            <w:noProof/>
            <w:webHidden/>
          </w:rPr>
          <w:fldChar w:fldCharType="separate"/>
        </w:r>
        <w:r w:rsidR="00B23C7E">
          <w:rPr>
            <w:noProof/>
            <w:webHidden/>
          </w:rPr>
          <w:t>57</w:t>
        </w:r>
        <w:r>
          <w:rPr>
            <w:noProof/>
            <w:webHidden/>
          </w:rPr>
          <w:fldChar w:fldCharType="end"/>
        </w:r>
      </w:hyperlink>
    </w:p>
    <w:p w:rsidR="00911ECC" w:rsidRDefault="004F036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1" w:name="_Toc453429934"/>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rsidR="00911ECC" w:rsidRDefault="00911ECC" w:rsidP="00626322">
      <w:pPr>
        <w:pStyle w:val="2"/>
        <w:rPr>
          <w:rFonts w:ascii="黑体"/>
          <w:sz w:val="28"/>
          <w:szCs w:val="28"/>
        </w:rPr>
      </w:pPr>
      <w:bookmarkStart w:id="2" w:name="_Toc453429935"/>
      <w:r>
        <w:rPr>
          <w:rFonts w:ascii="黑体" w:hint="eastAsia"/>
          <w:sz w:val="28"/>
          <w:szCs w:val="28"/>
        </w:rPr>
        <w:t>背景</w:t>
      </w:r>
      <w:bookmarkEnd w:id="2"/>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3" w:name="_Toc453429936"/>
      <w:r>
        <w:rPr>
          <w:rFonts w:ascii="黑体" w:hint="eastAsia"/>
          <w:sz w:val="28"/>
        </w:rPr>
        <w:lastRenderedPageBreak/>
        <w:t>课题任务</w:t>
      </w:r>
      <w:bookmarkEnd w:id="3"/>
    </w:p>
    <w:p w:rsidR="00911ECC" w:rsidRPr="00CA246A" w:rsidRDefault="00911ECC" w:rsidP="005032EC">
      <w:pPr>
        <w:pStyle w:val="3"/>
        <w:spacing w:line="400" w:lineRule="exact"/>
        <w:ind w:left="826" w:hangingChars="343" w:hanging="826"/>
        <w:rPr>
          <w:sz w:val="24"/>
        </w:rPr>
      </w:pPr>
      <w:bookmarkStart w:id="4" w:name="_Toc453429937"/>
      <w:r w:rsidRPr="00CA246A">
        <w:rPr>
          <w:rFonts w:hint="eastAsia"/>
          <w:sz w:val="24"/>
        </w:rPr>
        <w:t>课题内容</w:t>
      </w:r>
      <w:bookmarkEnd w:id="4"/>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（以下简称为畅捷通）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款企业协同云服</w:t>
      </w:r>
      <w:r w:rsidR="00F21DCC">
        <w:rPr>
          <w:rFonts w:ascii="宋体" w:eastAsia="宋体" w:hAnsi="宋体" w:hint="eastAsia"/>
        </w:rPr>
        <w:t>务</w:t>
      </w:r>
      <w:r w:rsidR="0095050A">
        <w:rPr>
          <w:rFonts w:ascii="宋体" w:eastAsia="宋体" w:hAnsi="宋体" w:hint="eastAsia"/>
        </w:rPr>
        <w:t>——工作圈的后台服务。工作圈是一款基于云服务的协同办公软件，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5" w:name="_Toc453429938"/>
      <w:r w:rsidRPr="00CA246A">
        <w:rPr>
          <w:rFonts w:hint="eastAsia"/>
          <w:sz w:val="24"/>
        </w:rPr>
        <w:t>本人承担任务</w:t>
      </w:r>
      <w:bookmarkEnd w:id="5"/>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6" w:name="_Toc453429939"/>
      <w:r>
        <w:rPr>
          <w:rFonts w:ascii="黑体" w:hint="eastAsia"/>
          <w:sz w:val="28"/>
        </w:rPr>
        <w:t>论文结构</w:t>
      </w:r>
      <w:bookmarkEnd w:id="6"/>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企业协同办公云服务的需求分析，主要介绍企业协同办公云服务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企业协同办公云服务的总体设计与实现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企业协同办公云服务核心模块的设计与实现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7" w:name="_Toc453429940"/>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8" w:name="_Toc453429941"/>
      <w:r w:rsidRPr="00B31567">
        <w:rPr>
          <w:rFonts w:hint="eastAsia"/>
          <w:sz w:val="28"/>
          <w:szCs w:val="28"/>
        </w:rPr>
        <w:t>分布式系统</w:t>
      </w:r>
      <w:bookmarkEnd w:id="8"/>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9" w:name="_Toc453429942"/>
      <w:r w:rsidRPr="00B31567">
        <w:rPr>
          <w:rFonts w:hint="eastAsia"/>
          <w:sz w:val="24"/>
        </w:rPr>
        <w:t>分布式系统的定义</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10" w:name="_Toc453429943"/>
      <w:r w:rsidRPr="005C6AF8">
        <w:rPr>
          <w:rFonts w:hint="eastAsia"/>
          <w:sz w:val="24"/>
        </w:rPr>
        <w:t>CAP</w:t>
      </w:r>
      <w:r w:rsidRPr="005C6AF8">
        <w:rPr>
          <w:rFonts w:hint="eastAsia"/>
          <w:sz w:val="24"/>
        </w:rPr>
        <w:t>定律</w:t>
      </w:r>
      <w:bookmarkEnd w:id="10"/>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1" w:name="_Toc453429944"/>
      <w:r w:rsidRPr="005C6AF8">
        <w:rPr>
          <w:rFonts w:hint="eastAsia"/>
          <w:sz w:val="24"/>
        </w:rPr>
        <w:lastRenderedPageBreak/>
        <w:t>现代分布式系统的特点</w:t>
      </w:r>
      <w:bookmarkEnd w:id="11"/>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2" w:name="_Toc453429945"/>
      <w:r>
        <w:rPr>
          <w:rFonts w:ascii="黑体" w:hint="eastAsia"/>
          <w:sz w:val="28"/>
        </w:rPr>
        <w:t>开源技术</w:t>
      </w:r>
      <w:bookmarkEnd w:id="12"/>
    </w:p>
    <w:p w:rsidR="00911ECC" w:rsidRDefault="006B62A7">
      <w:pPr>
        <w:pStyle w:val="af1"/>
        <w:numPr>
          <w:ins w:id="13"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4" w:name="_Toc453429946"/>
      <w:r w:rsidRPr="00B31567">
        <w:rPr>
          <w:sz w:val="24"/>
        </w:rPr>
        <w:t>Thrift — RPC Framework</w:t>
      </w:r>
      <w:bookmarkEnd w:id="14"/>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5" w:name="_Toc453429947"/>
      <w:r w:rsidRPr="00B31567">
        <w:rPr>
          <w:rFonts w:hint="eastAsia"/>
          <w:sz w:val="24"/>
        </w:rPr>
        <w:t>分布式服务框架</w:t>
      </w:r>
      <w:r w:rsidRPr="00B31567">
        <w:rPr>
          <w:rFonts w:hint="eastAsia"/>
          <w:sz w:val="24"/>
        </w:rPr>
        <w:t xml:space="preserve"> Zookeepe</w:t>
      </w:r>
      <w:r w:rsidRPr="00B31567">
        <w:rPr>
          <w:sz w:val="24"/>
        </w:rPr>
        <w:t>r</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6" w:name="_Toc453429948"/>
      <w:r w:rsidRPr="00B31567">
        <w:rPr>
          <w:rFonts w:hint="eastAsia"/>
          <w:sz w:val="24"/>
        </w:rPr>
        <w:t>服务器缓存服务</w:t>
      </w:r>
      <w:r w:rsidRPr="00B31567">
        <w:rPr>
          <w:rFonts w:hint="eastAsia"/>
          <w:sz w:val="24"/>
        </w:rPr>
        <w:t xml:space="preserve">  Redis</w:t>
      </w:r>
      <w:bookmarkEnd w:id="16"/>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7" w:name="_Toc453429949"/>
      <w:r w:rsidRPr="005032EC">
        <w:rPr>
          <w:rFonts w:hint="eastAsia"/>
          <w:sz w:val="24"/>
        </w:rPr>
        <w:t>NoSql</w:t>
      </w:r>
      <w:r w:rsidRPr="005032EC">
        <w:rPr>
          <w:rFonts w:hint="eastAsia"/>
          <w:sz w:val="24"/>
        </w:rPr>
        <w:t>数据库</w:t>
      </w:r>
      <w:r w:rsidRPr="005032EC">
        <w:rPr>
          <w:rFonts w:hint="eastAsia"/>
          <w:sz w:val="24"/>
        </w:rPr>
        <w:t xml:space="preserve"> MongoDB</w:t>
      </w:r>
      <w:bookmarkEnd w:id="17"/>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8" w:name="_Toc453429950"/>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8"/>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9" w:name="_Toc453429951"/>
      <w:r w:rsidRPr="00CA246A">
        <w:rPr>
          <w:rFonts w:ascii="黑体" w:hint="eastAsia"/>
          <w:sz w:val="28"/>
        </w:rPr>
        <w:lastRenderedPageBreak/>
        <w:t>本章小结</w:t>
      </w:r>
      <w:bookmarkEnd w:id="19"/>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20" w:name="_Toc453429952"/>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r w:rsidR="00AC274B">
        <w:rPr>
          <w:rFonts w:ascii="黑体" w:eastAsia="黑体" w:hint="eastAsia"/>
          <w:sz w:val="32"/>
        </w:rPr>
        <w:t>云服务</w:t>
      </w:r>
      <w:r w:rsidR="00911ECC">
        <w:rPr>
          <w:rFonts w:ascii="黑体" w:eastAsia="黑体" w:hint="eastAsia"/>
          <w:sz w:val="32"/>
        </w:rPr>
        <w:t>的需求分析</w:t>
      </w:r>
      <w:bookmarkEnd w:id="20"/>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1" w:name="_Toc453429953"/>
      <w:r w:rsidRPr="00CA246A">
        <w:rPr>
          <w:rFonts w:ascii="黑体" w:hint="eastAsia"/>
          <w:sz w:val="28"/>
        </w:rPr>
        <w:t>系统用户角色分析</w:t>
      </w:r>
      <w:bookmarkEnd w:id="21"/>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2" w:name="_Toc453429954"/>
      <w:r w:rsidRPr="00CA246A">
        <w:rPr>
          <w:rFonts w:ascii="黑体" w:hint="eastAsia"/>
          <w:sz w:val="28"/>
        </w:rPr>
        <w:lastRenderedPageBreak/>
        <w:t>系统功能需求分析</w:t>
      </w:r>
      <w:bookmarkEnd w:id="22"/>
    </w:p>
    <w:p w:rsidR="00E37E58" w:rsidRDefault="00E37E58" w:rsidP="005032EC">
      <w:pPr>
        <w:pStyle w:val="3"/>
        <w:spacing w:line="400" w:lineRule="exact"/>
        <w:ind w:left="826" w:hangingChars="343" w:hanging="826"/>
        <w:rPr>
          <w:sz w:val="24"/>
        </w:rPr>
      </w:pPr>
      <w:bookmarkStart w:id="23" w:name="_Toc453429955"/>
      <w:r>
        <w:rPr>
          <w:rFonts w:hint="eastAsia"/>
          <w:sz w:val="24"/>
        </w:rPr>
        <w:t>用户账户管理</w:t>
      </w:r>
      <w:r w:rsidR="005032EC">
        <w:rPr>
          <w:rFonts w:hint="eastAsia"/>
          <w:sz w:val="24"/>
        </w:rPr>
        <w:t>与企业管理</w:t>
      </w:r>
      <w:bookmarkEnd w:id="23"/>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4" w:name="_Toc453429956"/>
      <w:r w:rsidRPr="00453740">
        <w:rPr>
          <w:rFonts w:hint="eastAsia"/>
          <w:sz w:val="24"/>
        </w:rPr>
        <w:t>圈子</w:t>
      </w:r>
      <w:r w:rsidR="00506070">
        <w:rPr>
          <w:rFonts w:hint="eastAsia"/>
          <w:sz w:val="24"/>
        </w:rPr>
        <w:t>与帖子</w:t>
      </w:r>
      <w:bookmarkEnd w:id="24"/>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，所以说这是一个不可或缺的功能。</w:t>
      </w:r>
    </w:p>
    <w:p w:rsidR="00EC206C" w:rsidRPr="006B0DE0" w:rsidRDefault="00EC206C" w:rsidP="00EC206C">
      <w:pPr>
        <w:pStyle w:val="af1"/>
        <w:spacing w:line="400" w:lineRule="exact"/>
        <w:ind w:firstLine="480"/>
        <w:jc w:val="left"/>
        <w:rPr>
          <w:rFonts w:ascii="宋体" w:hAnsi="宋体"/>
          <w:sz w:val="24"/>
        </w:rPr>
      </w:pPr>
      <w:r>
        <w:rPr>
          <w:rFonts w:ascii="宋体" w:hAnsi="宋体" w:hint="eastAsia"/>
          <w:sz w:val="24"/>
        </w:rPr>
        <w:t>圈子中人人平等的特性其实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5" w:name="_Toc453429957"/>
      <w:r w:rsidRPr="005032EC">
        <w:rPr>
          <w:rFonts w:hint="eastAsia"/>
          <w:sz w:val="24"/>
        </w:rPr>
        <w:t>评论</w:t>
      </w:r>
      <w:bookmarkEnd w:id="25"/>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6" w:name="_Toc453429958"/>
      <w:r w:rsidRPr="005032EC">
        <w:rPr>
          <w:rFonts w:hint="eastAsia"/>
          <w:sz w:val="24"/>
        </w:rPr>
        <w:t>赞</w:t>
      </w:r>
      <w:bookmarkEnd w:id="26"/>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7" w:name="_Toc453429959"/>
      <w:r w:rsidRPr="005032EC">
        <w:rPr>
          <w:rFonts w:hint="eastAsia"/>
          <w:sz w:val="24"/>
        </w:rPr>
        <w:t>工作功能</w:t>
      </w:r>
      <w:bookmarkEnd w:id="27"/>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8" w:name="_Toc453429960"/>
      <w:r>
        <w:rPr>
          <w:rFonts w:hint="eastAsia"/>
          <w:sz w:val="24"/>
        </w:rPr>
        <w:t>工作流引擎</w:t>
      </w:r>
    </w:p>
    <w:p w:rsidR="00C27B18" w:rsidRPr="00C27B18" w:rsidRDefault="00F433EB"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必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3429961"/>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3429962"/>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3429963"/>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3429964"/>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3429965"/>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3429966"/>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3429967"/>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r w:rsidR="00911ECC">
        <w:rPr>
          <w:rFonts w:ascii="宋体" w:hAnsi="宋体" w:hint="eastAsia"/>
          <w:sz w:val="24"/>
        </w:rPr>
        <w:t xml:space="preserve"> </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3429968"/>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企业协同办公云服务</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3429969"/>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3429970"/>
      <w:r>
        <w:rPr>
          <w:rFonts w:ascii="黑体" w:hint="eastAsia"/>
          <w:sz w:val="28"/>
        </w:rPr>
        <w:t>工作圈业务需求设计</w:t>
      </w:r>
    </w:p>
    <w:p w:rsidR="008F19DB" w:rsidRDefault="00686BE9" w:rsidP="00686BE9">
      <w:pPr>
        <w:pStyle w:val="3"/>
        <w:spacing w:line="400" w:lineRule="exact"/>
        <w:ind w:left="826" w:hangingChars="343" w:hanging="826"/>
        <w:rPr>
          <w:sz w:val="24"/>
        </w:rPr>
      </w:pPr>
      <w:r w:rsidRPr="00686BE9">
        <w:rPr>
          <w:rFonts w:hint="eastAsia"/>
          <w:sz w:val="24"/>
        </w:rPr>
        <w:t>用户账户系统</w:t>
      </w:r>
    </w:p>
    <w:p w:rsidR="00686BE9" w:rsidRDefault="0072724A" w:rsidP="00686BE9">
      <w:pPr>
        <w:pStyle w:val="af1"/>
        <w:spacing w:line="400" w:lineRule="exact"/>
        <w:ind w:firstLine="480"/>
        <w:jc w:val="left"/>
        <w:rPr>
          <w:rFonts w:ascii="宋体" w:hAnsi="宋体" w:hint="eastAsia"/>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hint="eastAsia"/>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hint="eastAsia"/>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hint="eastAsia"/>
          <w:sz w:val="24"/>
        </w:rPr>
      </w:pPr>
      <w:r>
        <w:rPr>
          <w:rFonts w:ascii="宋体" w:hAnsi="宋体" w:hint="eastAsia"/>
          <w:sz w:val="24"/>
        </w:rPr>
        <w:t>CIA将被更新的数据标识（ID），与更新的操作合在一起，发布一条更新消息。</w:t>
      </w:r>
    </w:p>
    <w:p w:rsidR="004914F7" w:rsidRPr="004914F7" w:rsidRDefault="004914F7" w:rsidP="004914F7">
      <w:pPr>
        <w:pStyle w:val="af1"/>
        <w:numPr>
          <w:ilvl w:val="0"/>
          <w:numId w:val="16"/>
        </w:numPr>
        <w:spacing w:line="400" w:lineRule="exact"/>
        <w:jc w:val="left"/>
        <w:rPr>
          <w:rFonts w:ascii="宋体" w:hAnsi="宋体" w:hint="eastAsia"/>
          <w:sz w:val="24"/>
        </w:rPr>
      </w:pPr>
      <w:r>
        <w:rPr>
          <w:rFonts w:ascii="宋体" w:hAnsi="宋体" w:hint="eastAsia"/>
          <w:sz w:val="24"/>
        </w:rPr>
        <w:t>工作圈或是其它的云平台会收到更新的消息，在自己的缓存数据中定位然后更新指定的数据。</w:t>
      </w:r>
    </w:p>
    <w:p w:rsidR="004914F7" w:rsidRPr="004914F7" w:rsidRDefault="004914F7" w:rsidP="00EF7476">
      <w:pPr>
        <w:pStyle w:val="af1"/>
        <w:spacing w:line="400" w:lineRule="exact"/>
        <w:ind w:firstLine="480"/>
        <w:jc w:val="left"/>
        <w:rPr>
          <w:rFonts w:ascii="宋体" w:hAnsi="宋体"/>
          <w:sz w:val="24"/>
        </w:rPr>
      </w:pPr>
    </w:p>
    <w:p w:rsidR="00686BE9" w:rsidRDefault="00686BE9" w:rsidP="00686BE9">
      <w:pPr>
        <w:pStyle w:val="3"/>
        <w:spacing w:line="400" w:lineRule="exact"/>
        <w:ind w:left="826" w:hangingChars="343" w:hanging="826"/>
        <w:rPr>
          <w:sz w:val="24"/>
        </w:rPr>
      </w:pPr>
      <w:r w:rsidRPr="00686BE9">
        <w:rPr>
          <w:rFonts w:hint="eastAsia"/>
          <w:sz w:val="24"/>
        </w:rPr>
        <w:t>圈子与贴子</w:t>
      </w:r>
    </w:p>
    <w:p w:rsidR="00686BE9" w:rsidRPr="00686BE9" w:rsidRDefault="00686BE9" w:rsidP="00686BE9">
      <w:pPr>
        <w:pStyle w:val="a0"/>
      </w:pPr>
    </w:p>
    <w:p w:rsidR="00686BE9" w:rsidRDefault="00686BE9" w:rsidP="00686BE9">
      <w:pPr>
        <w:pStyle w:val="3"/>
        <w:spacing w:line="400" w:lineRule="exact"/>
        <w:ind w:left="826" w:hangingChars="343" w:hanging="826"/>
        <w:rPr>
          <w:sz w:val="24"/>
        </w:rPr>
      </w:pPr>
      <w:r w:rsidRPr="00686BE9">
        <w:rPr>
          <w:rFonts w:hint="eastAsia"/>
          <w:sz w:val="24"/>
        </w:rPr>
        <w:t>评论</w:t>
      </w:r>
    </w:p>
    <w:p w:rsidR="00686BE9" w:rsidRPr="00686BE9" w:rsidRDefault="00686BE9" w:rsidP="00686BE9">
      <w:pPr>
        <w:pStyle w:val="a0"/>
      </w:pPr>
    </w:p>
    <w:p w:rsidR="00686BE9" w:rsidRDefault="00686BE9" w:rsidP="00686BE9">
      <w:pPr>
        <w:pStyle w:val="3"/>
        <w:spacing w:line="400" w:lineRule="exact"/>
        <w:ind w:left="826" w:hangingChars="343" w:hanging="826"/>
        <w:rPr>
          <w:sz w:val="24"/>
        </w:rPr>
      </w:pPr>
      <w:r w:rsidRPr="00686BE9">
        <w:rPr>
          <w:rFonts w:hint="eastAsia"/>
          <w:sz w:val="24"/>
        </w:rPr>
        <w:t>赞</w:t>
      </w:r>
    </w:p>
    <w:p w:rsidR="00686BE9" w:rsidRPr="00686BE9" w:rsidRDefault="00686BE9" w:rsidP="00686BE9">
      <w:pPr>
        <w:pStyle w:val="a0"/>
      </w:pPr>
    </w:p>
    <w:p w:rsidR="00686BE9" w:rsidRDefault="00686BE9" w:rsidP="00686BE9">
      <w:pPr>
        <w:pStyle w:val="3"/>
        <w:spacing w:line="400" w:lineRule="exact"/>
        <w:ind w:left="826" w:hangingChars="343" w:hanging="826"/>
        <w:rPr>
          <w:sz w:val="24"/>
        </w:rPr>
      </w:pPr>
      <w:r w:rsidRPr="00686BE9">
        <w:rPr>
          <w:rFonts w:hint="eastAsia"/>
          <w:sz w:val="24"/>
        </w:rPr>
        <w:t>工作应用</w:t>
      </w:r>
    </w:p>
    <w:p w:rsidR="00686BE9" w:rsidRPr="00686BE9" w:rsidRDefault="00686BE9" w:rsidP="00686BE9">
      <w:pPr>
        <w:pStyle w:val="a0"/>
      </w:pPr>
    </w:p>
    <w:p w:rsidR="00686BE9" w:rsidRDefault="00686BE9" w:rsidP="00686BE9">
      <w:pPr>
        <w:pStyle w:val="3"/>
        <w:spacing w:line="400" w:lineRule="exact"/>
        <w:ind w:left="826" w:hangingChars="343" w:hanging="826"/>
        <w:rPr>
          <w:sz w:val="24"/>
        </w:rPr>
      </w:pPr>
      <w:r w:rsidRPr="00686BE9">
        <w:rPr>
          <w:rFonts w:hint="eastAsia"/>
          <w:sz w:val="24"/>
        </w:rPr>
        <w:t>工作流引擎</w:t>
      </w:r>
    </w:p>
    <w:p w:rsidR="00686BE9" w:rsidRPr="00686BE9" w:rsidRDefault="00686BE9" w:rsidP="00686BE9">
      <w:pPr>
        <w:pStyle w:val="a0"/>
      </w:pPr>
    </w:p>
    <w:p w:rsidR="00B63A9C" w:rsidRDefault="00352C60" w:rsidP="009475C5">
      <w:pPr>
        <w:pStyle w:val="2"/>
        <w:rPr>
          <w:rFonts w:ascii="黑体"/>
          <w:sz w:val="28"/>
        </w:rPr>
      </w:pPr>
      <w:r>
        <w:rPr>
          <w:rFonts w:ascii="黑体" w:hint="eastAsia"/>
          <w:sz w:val="28"/>
        </w:rPr>
        <w:t>工作圈分布式框架设计</w:t>
      </w:r>
    </w:p>
    <w:p w:rsidR="009475C5" w:rsidRPr="001877B8" w:rsidRDefault="009475C5" w:rsidP="001877B8">
      <w:pPr>
        <w:pStyle w:val="3"/>
        <w:spacing w:line="400" w:lineRule="exact"/>
        <w:ind w:left="826" w:hangingChars="343" w:hanging="826"/>
        <w:rPr>
          <w:sz w:val="24"/>
        </w:rPr>
      </w:pPr>
      <w:r w:rsidRPr="001877B8">
        <w:rPr>
          <w:rFonts w:hint="eastAsia"/>
          <w:sz w:val="24"/>
        </w:rPr>
        <w:t>Rest server</w:t>
      </w:r>
      <w:r w:rsidRPr="001877B8">
        <w:rPr>
          <w:rFonts w:hint="eastAsia"/>
          <w:sz w:val="24"/>
        </w:rPr>
        <w:t>设计</w:t>
      </w:r>
      <w:bookmarkEnd w:id="38"/>
    </w:p>
    <w:p w:rsidR="001877B8"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w:t>
      </w:r>
      <w:r w:rsidR="004E34DB">
        <w:rPr>
          <w:rFonts w:ascii="宋体" w:hAnsi="宋体" w:hint="eastAsia"/>
          <w:sz w:val="24"/>
        </w:rPr>
        <w:lastRenderedPageBreak/>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4914F7" w:rsidRPr="004F036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2.25pt;margin-top:85.6pt;width:230.2pt;height:192.25pt;z-index:251667456;mso-position-horizontal-relative:margin;mso-position-vertical-relative:margin">
            <v:imagedata r:id="rId15" o:title=""/>
            <w10:wrap type="topAndBottom" anchorx="margin" anchory="margin"/>
          </v:shape>
          <o:OLEObject Type="Embed" ProgID="Visio.Drawing.11" ShapeID="_x0000_s1027" DrawAspect="Content" ObjectID="_1527865680" r:id="rId16"/>
        </w:pict>
      </w:r>
      <w:r w:rsidR="000F387D">
        <w:rPr>
          <w:rFonts w:ascii="宋体" w:hAnsi="宋体" w:hint="eastAsia"/>
          <w:sz w:val="24"/>
        </w:rPr>
        <w:t>我们先简称为server层。然后在server层之上封装一个rest层，给不同的终端提供不同的服务。</w:t>
      </w:r>
      <w:bookmarkStart w:id="39" w:name="_Toc453429971"/>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bookmarkEnd w:id="39"/>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4F036D"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51.75pt;margin-top:30.7pt;width:302.25pt;height:194.7pt;z-index:251668480">
            <v:imagedata r:id="rId17" o:title=""/>
            <w10:wrap type="topAndBottom"/>
          </v:shape>
          <o:OLEObject Type="Embed" ProgID="Visio.Drawing.11" ShapeID="_x0000_s1031" DrawAspect="Content" ObjectID="_1527865681" r:id="rId18"/>
        </w:pict>
      </w:r>
    </w:p>
    <w:p w:rsidR="009475C5" w:rsidRPr="001877B8" w:rsidRDefault="009475C5" w:rsidP="001877B8">
      <w:pPr>
        <w:pStyle w:val="af1"/>
        <w:numPr>
          <w:ilvl w:val="0"/>
          <w:numId w:val="10"/>
        </w:numPr>
        <w:spacing w:line="400" w:lineRule="exact"/>
        <w:jc w:val="left"/>
        <w:rPr>
          <w:rFonts w:ascii="黑体" w:eastAsia="黑体" w:hAnsi="黑体"/>
          <w:b/>
          <w:sz w:val="24"/>
        </w:rPr>
      </w:pPr>
      <w:bookmarkStart w:id="40" w:name="_Toc453429972"/>
      <w:r w:rsidRPr="001877B8">
        <w:rPr>
          <w:rFonts w:ascii="黑体" w:eastAsia="黑体" w:hAnsi="黑体" w:hint="eastAsia"/>
          <w:b/>
          <w:sz w:val="24"/>
        </w:rPr>
        <w:lastRenderedPageBreak/>
        <w:t>无状态的服务设计</w:t>
      </w:r>
      <w:bookmarkEnd w:id="40"/>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1" w:name="_Toc453429973"/>
      <w:r w:rsidRPr="001877B8">
        <w:rPr>
          <w:rFonts w:hint="eastAsia"/>
          <w:sz w:val="24"/>
        </w:rPr>
        <w:t>服务模块化的设计</w:t>
      </w:r>
      <w:bookmarkEnd w:id="41"/>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上，好的模块划分更有利于程序员架构师对项目的维护与扩展，减少开发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1877B8">
      <w:pPr>
        <w:pStyle w:val="af1"/>
        <w:numPr>
          <w:ilvl w:val="0"/>
          <w:numId w:val="10"/>
        </w:numPr>
        <w:spacing w:line="400" w:lineRule="exact"/>
        <w:jc w:val="left"/>
        <w:rPr>
          <w:rFonts w:ascii="黑体" w:eastAsia="黑体" w:hAnsi="黑体"/>
          <w:b/>
          <w:sz w:val="24"/>
        </w:rPr>
      </w:pPr>
      <w:bookmarkStart w:id="42" w:name="_Toc453429974"/>
      <w:r w:rsidRPr="001877B8">
        <w:rPr>
          <w:rFonts w:ascii="黑体" w:eastAsia="黑体" w:hAnsi="黑体" w:hint="eastAsia"/>
          <w:b/>
          <w:sz w:val="24"/>
        </w:rPr>
        <w:t>功能模块划分</w:t>
      </w:r>
      <w:bookmarkEnd w:id="42"/>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lastRenderedPageBreak/>
        <w:t>3.模块服务要是无状态的，便于模块服务的模向扩容，同时也为restful服务打基础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1877B8">
      <w:pPr>
        <w:pStyle w:val="af1"/>
        <w:numPr>
          <w:ilvl w:val="0"/>
          <w:numId w:val="10"/>
        </w:numPr>
        <w:spacing w:line="400" w:lineRule="exact"/>
        <w:jc w:val="left"/>
        <w:rPr>
          <w:rFonts w:ascii="黑体" w:eastAsia="黑体" w:hAnsi="黑体"/>
          <w:b/>
          <w:sz w:val="24"/>
        </w:rPr>
      </w:pPr>
      <w:bookmarkStart w:id="43" w:name="_Toc453429975"/>
      <w:r w:rsidRPr="001877B8">
        <w:rPr>
          <w:rFonts w:ascii="黑体" w:eastAsia="黑体" w:hAnsi="黑体" w:hint="eastAsia"/>
          <w:b/>
          <w:sz w:val="24"/>
        </w:rPr>
        <w:t>公共模块划分</w:t>
      </w:r>
      <w:bookmarkEnd w:id="43"/>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持久层上的的代码开发量，同时也可以应用链接池技术提升服务的吞吐性能，预防因为人为的疏忽导致的链接泄漏。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1877B8">
      <w:pPr>
        <w:pStyle w:val="af1"/>
        <w:numPr>
          <w:ilvl w:val="0"/>
          <w:numId w:val="10"/>
        </w:numPr>
        <w:spacing w:line="400" w:lineRule="exact"/>
        <w:jc w:val="left"/>
        <w:rPr>
          <w:rFonts w:ascii="黑体" w:eastAsia="黑体" w:hAnsi="黑体"/>
          <w:b/>
          <w:sz w:val="24"/>
        </w:rPr>
      </w:pPr>
      <w:bookmarkStart w:id="44" w:name="_Toc453429976"/>
      <w:r w:rsidRPr="001877B8">
        <w:rPr>
          <w:rFonts w:ascii="黑体" w:eastAsia="黑体" w:hAnsi="黑体" w:hint="eastAsia"/>
          <w:b/>
          <w:sz w:val="24"/>
        </w:rPr>
        <w:t>核心模块</w:t>
      </w:r>
      <w:r w:rsidR="00BD50DA" w:rsidRPr="001877B8">
        <w:rPr>
          <w:rFonts w:ascii="黑体" w:eastAsia="黑体" w:hAnsi="黑体" w:hint="eastAsia"/>
          <w:b/>
          <w:sz w:val="24"/>
        </w:rPr>
        <w:t>服务</w:t>
      </w:r>
      <w:bookmarkEnd w:id="44"/>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需要一个gongzuoquan-idcenter的服务来为其它的服务生成一个全局唯一的ID。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5" w:name="_Toc453429977"/>
      <w:r w:rsidRPr="001877B8">
        <w:rPr>
          <w:rFonts w:hint="eastAsia"/>
          <w:sz w:val="24"/>
        </w:rPr>
        <w:t>分布式服务与自动化配置中心</w:t>
      </w:r>
      <w:bookmarkEnd w:id="45"/>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1877B8">
      <w:pPr>
        <w:pStyle w:val="af1"/>
        <w:numPr>
          <w:ilvl w:val="0"/>
          <w:numId w:val="10"/>
        </w:numPr>
        <w:spacing w:line="400" w:lineRule="exact"/>
        <w:jc w:val="left"/>
        <w:rPr>
          <w:rFonts w:ascii="黑体" w:eastAsia="黑体" w:hAnsi="黑体"/>
          <w:b/>
          <w:sz w:val="24"/>
        </w:rPr>
      </w:pPr>
      <w:bookmarkStart w:id="46" w:name="_Toc453429978"/>
      <w:r w:rsidRPr="001877B8">
        <w:rPr>
          <w:rFonts w:ascii="黑体" w:eastAsia="黑体" w:hAnsi="黑体" w:hint="eastAsia"/>
          <w:b/>
          <w:sz w:val="24"/>
        </w:rPr>
        <w:t>分布式服务远程调用（RPC）</w:t>
      </w:r>
      <w:bookmarkEnd w:id="46"/>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4F036D" w:rsidP="009E2125">
      <w:pPr>
        <w:pStyle w:val="af1"/>
        <w:spacing w:line="400" w:lineRule="exact"/>
        <w:ind w:firstLine="480"/>
        <w:jc w:val="left"/>
        <w:rPr>
          <w:rFonts w:ascii="楷体_GB2312" w:eastAsia="楷体_GB2312" w:hAnsi="宋体"/>
          <w:szCs w:val="21"/>
        </w:rPr>
      </w:pPr>
      <w:r w:rsidRPr="004F036D">
        <w:rPr>
          <w:noProof/>
        </w:rPr>
        <w:lastRenderedPageBreak/>
        <w:pict>
          <v:shape id="_x0000_s1033" type="#_x0000_t75" style="position:absolute;left:0;text-align:left;margin-left:151.3pt;margin-top:10.5pt;width:99.25pt;height:195.05pt;z-index:251670528">
            <v:imagedata r:id="rId19" o:title=""/>
            <w10:wrap type="topAndBottom"/>
          </v:shape>
          <o:OLEObject Type="Embed" ProgID="Visio.Drawing.11" ShapeID="_x0000_s1033" DrawAspect="Content" ObjectID="_1527865682" r:id="rId20"/>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1877B8">
      <w:pPr>
        <w:pStyle w:val="af1"/>
        <w:numPr>
          <w:ilvl w:val="0"/>
          <w:numId w:val="10"/>
        </w:numPr>
        <w:spacing w:line="400" w:lineRule="exact"/>
        <w:jc w:val="left"/>
        <w:rPr>
          <w:rFonts w:ascii="黑体" w:eastAsia="黑体" w:hAnsi="黑体"/>
          <w:b/>
          <w:sz w:val="24"/>
        </w:rPr>
      </w:pPr>
      <w:bookmarkStart w:id="47" w:name="_Toc453429979"/>
      <w:r w:rsidRPr="001877B8">
        <w:rPr>
          <w:rFonts w:ascii="黑体" w:eastAsia="黑体" w:hAnsi="黑体" w:hint="eastAsia"/>
          <w:b/>
          <w:sz w:val="24"/>
        </w:rPr>
        <w:t>横向可扩展性（Scale Out）</w:t>
      </w:r>
      <w:bookmarkEnd w:id="47"/>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701501" w:rsidP="009D390C">
      <w:pPr>
        <w:pStyle w:val="af1"/>
        <w:spacing w:line="400" w:lineRule="exact"/>
        <w:ind w:firstLine="480"/>
        <w:jc w:val="left"/>
        <w:rPr>
          <w:rFonts w:ascii="宋体" w:hAnsi="宋体"/>
          <w:sz w:val="24"/>
        </w:rPr>
      </w:pPr>
      <w:r>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4F036D" w:rsidP="009E2125">
      <w:pPr>
        <w:pStyle w:val="af1"/>
        <w:spacing w:line="400" w:lineRule="exact"/>
        <w:ind w:firstLine="480"/>
        <w:jc w:val="left"/>
        <w:rPr>
          <w:rFonts w:ascii="宋体" w:hAnsi="宋体"/>
          <w:sz w:val="24"/>
        </w:rPr>
      </w:pPr>
      <w:r w:rsidRPr="004F036D">
        <w:rPr>
          <w:noProof/>
        </w:rPr>
        <w:lastRenderedPageBreak/>
        <w:pict>
          <v:shape id="_x0000_s1034" type="#_x0000_t75" style="position:absolute;left:0;text-align:left;margin-left:83.95pt;margin-top:-6.7pt;width:235.4pt;height:253pt;z-index:251672576">
            <v:imagedata r:id="rId21" o:title=""/>
            <w10:wrap type="topAndBottom"/>
          </v:shape>
          <o:OLEObject Type="Embed" ProgID="Visio.Drawing.11" ShapeID="_x0000_s1034" DrawAspect="Content" ObjectID="_1527865683" r:id="rId22"/>
        </w:pict>
      </w:r>
    </w:p>
    <w:p w:rsidR="009D390C" w:rsidRPr="001877B8" w:rsidRDefault="001877B8" w:rsidP="001877B8">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4F036D" w:rsidP="0080674A">
      <w:pPr>
        <w:pStyle w:val="af1"/>
        <w:spacing w:line="400" w:lineRule="exact"/>
        <w:ind w:firstLine="480"/>
        <w:rPr>
          <w:rFonts w:ascii="宋体" w:hAnsi="宋体"/>
          <w:sz w:val="24"/>
        </w:rPr>
      </w:pPr>
      <w:r w:rsidRPr="004F036D">
        <w:rPr>
          <w:noProof/>
        </w:rPr>
        <w:pict>
          <v:shape id="_x0000_s1035" type="#_x0000_t75" style="position:absolute;left:0;text-align:left;margin-left:50.65pt;margin-top:-9.25pt;width:312.4pt;height:193.35pt;z-index:251674624">
            <v:imagedata r:id="rId23" o:title=""/>
            <w10:wrap type="topAndBottom"/>
          </v:shape>
          <o:OLEObject Type="Embed" ProgID="Visio.Drawing.11" ShapeID="_x0000_s1035" DrawAspect="Content" ObjectID="_1527865684" r:id="rId24"/>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8" w:name="_Toc453429981"/>
      <w:r w:rsidRPr="001877B8">
        <w:rPr>
          <w:rFonts w:hint="eastAsia"/>
          <w:sz w:val="24"/>
        </w:rPr>
        <w:t>数据分片</w:t>
      </w:r>
      <w:r w:rsidRPr="001877B8">
        <w:rPr>
          <w:rFonts w:hint="eastAsia"/>
          <w:sz w:val="24"/>
        </w:rPr>
        <w:t>(Data Sharding)</w:t>
      </w:r>
      <w:r w:rsidRPr="001877B8">
        <w:rPr>
          <w:rFonts w:hint="eastAsia"/>
          <w:sz w:val="24"/>
        </w:rPr>
        <w:t>与数据索引中心</w:t>
      </w:r>
      <w:bookmarkEnd w:id="4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lastRenderedPageBreak/>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49" w:name="_Toc453429982"/>
      <w:r w:rsidRPr="00CA246A">
        <w:rPr>
          <w:rFonts w:ascii="黑体" w:hint="eastAsia"/>
          <w:sz w:val="28"/>
        </w:rPr>
        <w:t>最终架构图</w:t>
      </w:r>
      <w:bookmarkEnd w:id="49"/>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25" type="#_x0000_t75" style="width:346.5pt;height:570.75pt" o:ole="">
            <v:imagedata r:id="rId25" o:title=""/>
          </v:shape>
          <o:OLEObject Type="Embed" ProgID="Visio.Drawing.11" ShapeID="_x0000_i1025" DrawAspect="Content" ObjectID="_1527865673" r:id="rId26"/>
        </w:object>
      </w:r>
    </w:p>
    <w:p w:rsidR="00E5356B" w:rsidRPr="00CA246A" w:rsidRDefault="00E5356B" w:rsidP="00E5356B">
      <w:pPr>
        <w:pStyle w:val="2"/>
        <w:rPr>
          <w:rFonts w:ascii="黑体"/>
          <w:sz w:val="28"/>
        </w:rPr>
      </w:pPr>
      <w:bookmarkStart w:id="50" w:name="_Toc453429983"/>
      <w:r>
        <w:rPr>
          <w:rFonts w:ascii="黑体" w:hint="eastAsia"/>
          <w:sz w:val="28"/>
        </w:rPr>
        <w:t>本章小节</w:t>
      </w:r>
      <w:bookmarkEnd w:id="5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1" w:name="_Toc453429984"/>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企业协同办公云服务</w:t>
      </w:r>
      <w:r>
        <w:rPr>
          <w:rFonts w:eastAsia="黑体" w:hint="eastAsia"/>
          <w:sz w:val="32"/>
        </w:rPr>
        <w:t>核心模块的设计与实现</w:t>
      </w:r>
      <w:bookmarkEnd w:id="5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章的需求，给出了用户帐户、圈子\帖子以及评论服务</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2" w:name="_Toc249866128"/>
    </w:p>
    <w:p w:rsidR="00F65164" w:rsidRPr="0023701F" w:rsidRDefault="00F65164" w:rsidP="00F65164">
      <w:pPr>
        <w:pStyle w:val="2"/>
        <w:rPr>
          <w:rFonts w:ascii="黑体"/>
          <w:sz w:val="28"/>
        </w:rPr>
      </w:pPr>
      <w:bookmarkStart w:id="53" w:name="_Toc453429985"/>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3"/>
    </w:p>
    <w:p w:rsidR="00F65164" w:rsidRPr="0023701F" w:rsidRDefault="00F65164" w:rsidP="0023701F">
      <w:pPr>
        <w:pStyle w:val="3"/>
        <w:spacing w:line="400" w:lineRule="exact"/>
        <w:ind w:left="826" w:hangingChars="343" w:hanging="826"/>
        <w:rPr>
          <w:sz w:val="24"/>
        </w:rPr>
      </w:pPr>
      <w:bookmarkStart w:id="54" w:name="_Toc453429986"/>
      <w:r w:rsidRPr="0023701F">
        <w:rPr>
          <w:rFonts w:hint="eastAsia"/>
          <w:sz w:val="24"/>
        </w:rPr>
        <w:t>自动化配置管理中心模块概述</w:t>
      </w:r>
      <w:bookmarkEnd w:id="54"/>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5" w:name="_Toc453429987"/>
      <w:r w:rsidRPr="0023701F">
        <w:rPr>
          <w:rFonts w:hint="eastAsia"/>
          <w:sz w:val="24"/>
        </w:rPr>
        <w:t>自动化配置管理中心模块类图</w:t>
      </w:r>
      <w:bookmarkEnd w:id="55"/>
    </w:p>
    <w:p w:rsidR="00DE1DAA" w:rsidRPr="00DE1DAA" w:rsidRDefault="00DE1DAA" w:rsidP="00DE1DAA">
      <w:pPr>
        <w:pStyle w:val="a0"/>
        <w:jc w:val="center"/>
      </w:pPr>
      <w:r>
        <w:object w:dxaOrig="4098" w:dyaOrig="5337">
          <v:shape id="_x0000_i1026" type="#_x0000_t75" style="width:204.75pt;height:267.75pt" o:ole="">
            <v:imagedata r:id="rId27" o:title=""/>
          </v:shape>
          <o:OLEObject Type="Embed" ProgID="Visio.Drawing.11" ShapeID="_x0000_i1026" DrawAspect="Content" ObjectID="_1527865674" r:id="rId28"/>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6" w:name="_Toc453429988"/>
      <w:r w:rsidRPr="0023701F">
        <w:rPr>
          <w:sz w:val="24"/>
        </w:rPr>
        <w:lastRenderedPageBreak/>
        <w:t>Env</w:t>
      </w:r>
      <w:r w:rsidRPr="0023701F">
        <w:rPr>
          <w:rFonts w:hint="eastAsia"/>
          <w:sz w:val="24"/>
        </w:rPr>
        <w:t>类概述</w:t>
      </w:r>
      <w:bookmarkEnd w:id="56"/>
    </w:p>
    <w:p w:rsidR="00F65164" w:rsidRPr="00F052F2" w:rsidRDefault="00F65164" w:rsidP="00F65164">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rsidR="00F65164" w:rsidRDefault="00F65164" w:rsidP="00F65164">
      <w:pPr>
        <w:pStyle w:val="af1"/>
        <w:spacing w:line="400" w:lineRule="exact"/>
        <w:ind w:firstLine="480"/>
        <w:jc w:val="left"/>
        <w:rPr>
          <w:rStyle w:val="a6"/>
        </w:rPr>
      </w:pPr>
      <w:r w:rsidRPr="001E22D4">
        <w:rPr>
          <w:rFonts w:ascii="宋体" w:hAnsi="宋体"/>
          <w:sz w:val="24"/>
        </w:rPr>
        <w:tab/>
      </w: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2773"/>
        <w:gridCol w:w="4394"/>
      </w:tblGrid>
      <w:tr w:rsidR="00F65164" w:rsidRPr="00DF2A92" w:rsidTr="00C7266A">
        <w:tc>
          <w:tcPr>
            <w:tcW w:w="695" w:type="dxa"/>
            <w:shd w:val="clear" w:color="auto" w:fill="CCCCCC"/>
          </w:tcPr>
          <w:p w:rsidR="00F65164" w:rsidRPr="00DF2A92" w:rsidRDefault="00F65164" w:rsidP="004D4435">
            <w:pPr>
              <w:jc w:val="center"/>
              <w:rPr>
                <w:rStyle w:val="a6"/>
                <w:b/>
                <w:i/>
              </w:rPr>
            </w:pPr>
            <w:r w:rsidRPr="00DF2A92">
              <w:rPr>
                <w:rStyle w:val="a6"/>
                <w:rFonts w:hint="eastAsia"/>
                <w:b/>
              </w:rPr>
              <w:t>序号</w:t>
            </w:r>
          </w:p>
        </w:tc>
        <w:tc>
          <w:tcPr>
            <w:tcW w:w="2773" w:type="dxa"/>
            <w:shd w:val="clear" w:color="auto" w:fill="CCCCCC"/>
          </w:tcPr>
          <w:p w:rsidR="00F65164" w:rsidRPr="00DF2A92" w:rsidRDefault="00F65164" w:rsidP="004D4435">
            <w:pPr>
              <w:jc w:val="center"/>
              <w:rPr>
                <w:rStyle w:val="a6"/>
                <w:b/>
                <w:i/>
              </w:rPr>
            </w:pPr>
            <w:r w:rsidRPr="00DF2A92">
              <w:rPr>
                <w:rStyle w:val="a6"/>
                <w:rFonts w:hint="eastAsia"/>
                <w:b/>
              </w:rPr>
              <w:t>功能点</w:t>
            </w:r>
          </w:p>
        </w:tc>
        <w:tc>
          <w:tcPr>
            <w:tcW w:w="4394" w:type="dxa"/>
            <w:shd w:val="clear" w:color="auto" w:fill="CCCCCC"/>
          </w:tcPr>
          <w:p w:rsidR="00F65164" w:rsidRPr="00DF2A92" w:rsidRDefault="00F65164" w:rsidP="004D4435">
            <w:pPr>
              <w:jc w:val="center"/>
              <w:rPr>
                <w:rStyle w:val="a6"/>
                <w:b/>
                <w:i/>
              </w:rPr>
            </w:pPr>
            <w:r w:rsidRPr="00DF2A92">
              <w:rPr>
                <w:rStyle w:val="a6"/>
                <w:rFonts w:hint="eastAsia"/>
                <w:b/>
              </w:rPr>
              <w:t>功能点详细内容</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1</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getSystemConfigType</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2</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checkEnvIsProd</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当前运行是否是生产环境</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3</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isInte</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当前运行是否是测试环境</w:t>
            </w:r>
          </w:p>
        </w:tc>
      </w:tr>
      <w:tr w:rsidR="00F65164" w:rsidRPr="00076C89" w:rsidTr="00C7266A">
        <w:tc>
          <w:tcPr>
            <w:tcW w:w="695" w:type="dxa"/>
          </w:tcPr>
          <w:p w:rsidR="00F65164" w:rsidRPr="00076C89" w:rsidRDefault="00F65164" w:rsidP="004D4435">
            <w:pPr>
              <w:jc w:val="center"/>
              <w:rPr>
                <w:rStyle w:val="a6"/>
                <w:i/>
              </w:rPr>
            </w:pPr>
            <w:r>
              <w:rPr>
                <w:rStyle w:val="a6"/>
                <w:rFonts w:hint="eastAsia"/>
              </w:rPr>
              <w:t>4</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isDev</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当前运行是否是开发环境</w:t>
            </w:r>
          </w:p>
        </w:tc>
      </w:tr>
      <w:tr w:rsidR="00F65164" w:rsidRPr="00076C89" w:rsidTr="00C7266A">
        <w:tc>
          <w:tcPr>
            <w:tcW w:w="695" w:type="dxa"/>
          </w:tcPr>
          <w:p w:rsidR="00F65164" w:rsidRPr="00076C89" w:rsidRDefault="00F65164" w:rsidP="004D4435">
            <w:pPr>
              <w:jc w:val="center"/>
              <w:rPr>
                <w:rStyle w:val="a6"/>
                <w:i/>
              </w:rPr>
            </w:pPr>
            <w:r>
              <w:rPr>
                <w:rStyle w:val="a6"/>
                <w:rFonts w:hint="eastAsia"/>
              </w:rPr>
              <w:t>5</w:t>
            </w:r>
          </w:p>
        </w:tc>
        <w:tc>
          <w:tcPr>
            <w:tcW w:w="2773" w:type="dxa"/>
          </w:tcPr>
          <w:p w:rsidR="00F65164" w:rsidRPr="00456055" w:rsidRDefault="00F65164" w:rsidP="004D4435">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当前运行是否是阿里云环境</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7" w:name="_Toc453429989"/>
      <w:r w:rsidRPr="0023701F">
        <w:rPr>
          <w:sz w:val="24"/>
        </w:rPr>
        <w:t>ZkHelper</w:t>
      </w:r>
      <w:r w:rsidRPr="0023701F">
        <w:rPr>
          <w:rFonts w:hint="eastAsia"/>
          <w:sz w:val="24"/>
        </w:rPr>
        <w:t>类概述</w:t>
      </w:r>
      <w:bookmarkEnd w:id="57"/>
    </w:p>
    <w:p w:rsidR="00F65164" w:rsidRPr="003A0D42" w:rsidRDefault="00F65164" w:rsidP="00F65164">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sz w:val="24"/>
        </w:rPr>
        <w:t>ZkHelper</w:t>
      </w:r>
      <w:r w:rsidRPr="001E22D4">
        <w:rPr>
          <w:rFonts w:ascii="宋体" w:hAnsi="宋体" w:hint="eastAsia"/>
          <w:sz w:val="24"/>
        </w:rPr>
        <w:t>类功能定义</w:t>
      </w:r>
    </w:p>
    <w:p w:rsidR="00F65164" w:rsidRDefault="00F65164" w:rsidP="00F65164">
      <w:pPr>
        <w:rPr>
          <w:rStyle w:val="a6"/>
        </w:rPr>
      </w:pPr>
      <w:r>
        <w:rPr>
          <w:rStyle w:val="a6"/>
          <w:rFonts w:hint="eastAsia"/>
        </w:rPr>
        <w:tab/>
      </w:r>
    </w:p>
    <w:tbl>
      <w:tblPr>
        <w:tblW w:w="7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424"/>
        <w:gridCol w:w="4536"/>
      </w:tblGrid>
      <w:tr w:rsidR="00F65164" w:rsidRPr="00DF2A92" w:rsidTr="00C7266A">
        <w:tc>
          <w:tcPr>
            <w:tcW w:w="760" w:type="dxa"/>
            <w:shd w:val="clear" w:color="auto" w:fill="CCCCCC"/>
          </w:tcPr>
          <w:p w:rsidR="00F65164" w:rsidRPr="00DF2A92" w:rsidRDefault="00F65164" w:rsidP="004D4435">
            <w:pPr>
              <w:jc w:val="center"/>
              <w:rPr>
                <w:rStyle w:val="a6"/>
                <w:b/>
              </w:rPr>
            </w:pPr>
            <w:r w:rsidRPr="00DF2A92">
              <w:rPr>
                <w:rStyle w:val="a6"/>
                <w:rFonts w:hint="eastAsia"/>
                <w:b/>
              </w:rPr>
              <w:t>序号</w:t>
            </w:r>
          </w:p>
        </w:tc>
        <w:tc>
          <w:tcPr>
            <w:tcW w:w="2424" w:type="dxa"/>
            <w:shd w:val="clear" w:color="auto" w:fill="CCCCCC"/>
          </w:tcPr>
          <w:p w:rsidR="00F65164" w:rsidRPr="00DF2A92" w:rsidRDefault="00F65164" w:rsidP="004D4435">
            <w:pPr>
              <w:jc w:val="center"/>
              <w:rPr>
                <w:rStyle w:val="a6"/>
                <w:b/>
              </w:rPr>
            </w:pPr>
            <w:r w:rsidRPr="00DF2A92">
              <w:rPr>
                <w:rStyle w:val="a6"/>
                <w:rFonts w:hint="eastAsia"/>
                <w:b/>
              </w:rPr>
              <w:t>功能点</w:t>
            </w:r>
          </w:p>
        </w:tc>
        <w:tc>
          <w:tcPr>
            <w:tcW w:w="4536" w:type="dxa"/>
            <w:shd w:val="clear" w:color="auto" w:fill="CCCCCC"/>
          </w:tcPr>
          <w:p w:rsidR="00F65164" w:rsidRPr="00DF2A92" w:rsidRDefault="00F65164" w:rsidP="004D4435">
            <w:pPr>
              <w:jc w:val="center"/>
              <w:rPr>
                <w:rStyle w:val="a6"/>
                <w:b/>
              </w:rPr>
            </w:pPr>
            <w:r w:rsidRPr="00DF2A92">
              <w:rPr>
                <w:rStyle w:val="a6"/>
                <w:rFonts w:hint="eastAsia"/>
                <w:b/>
              </w:rPr>
              <w:t>功能点详细内容</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1</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getInstance</w:t>
            </w:r>
          </w:p>
        </w:tc>
        <w:tc>
          <w:tcPr>
            <w:tcW w:w="4536" w:type="dxa"/>
          </w:tcPr>
          <w:p w:rsidR="00F65164" w:rsidRPr="00417E82" w:rsidRDefault="00F65164" w:rsidP="004D4435">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2</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rPr>
              <w:t>init</w:t>
            </w:r>
          </w:p>
        </w:tc>
        <w:tc>
          <w:tcPr>
            <w:tcW w:w="4536" w:type="dxa"/>
          </w:tcPr>
          <w:p w:rsidR="00F65164" w:rsidRPr="00417E82" w:rsidRDefault="00F65164" w:rsidP="004D4435">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3</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checkEnv</w:t>
            </w:r>
          </w:p>
        </w:tc>
        <w:tc>
          <w:tcPr>
            <w:tcW w:w="4536" w:type="dxa"/>
          </w:tcPr>
          <w:p w:rsidR="00F65164" w:rsidRPr="00417E82" w:rsidRDefault="00F65164" w:rsidP="004D4435">
            <w:pPr>
              <w:jc w:val="left"/>
              <w:rPr>
                <w:rStyle w:val="a6"/>
              </w:rPr>
            </w:pPr>
            <w:r w:rsidRPr="00417E82">
              <w:rPr>
                <w:rStyle w:val="a6"/>
                <w:rFonts w:hint="eastAsia"/>
              </w:rPr>
              <w:t>重新初始化</w:t>
            </w:r>
          </w:p>
        </w:tc>
      </w:tr>
      <w:tr w:rsidR="00F65164" w:rsidRPr="00076C89" w:rsidTr="00C7266A">
        <w:tc>
          <w:tcPr>
            <w:tcW w:w="760" w:type="dxa"/>
          </w:tcPr>
          <w:p w:rsidR="00F65164" w:rsidRPr="00DF2A92" w:rsidRDefault="00F65164" w:rsidP="004D4435">
            <w:pPr>
              <w:jc w:val="center"/>
              <w:rPr>
                <w:rStyle w:val="a6"/>
              </w:rPr>
            </w:pPr>
            <w:r>
              <w:rPr>
                <w:rStyle w:val="a6"/>
                <w:rFonts w:hint="eastAsia"/>
              </w:rPr>
              <w:t>4</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closeZk</w:t>
            </w:r>
          </w:p>
        </w:tc>
        <w:tc>
          <w:tcPr>
            <w:tcW w:w="4536" w:type="dxa"/>
          </w:tcPr>
          <w:p w:rsidR="00F65164" w:rsidRPr="00417E82" w:rsidRDefault="00F65164" w:rsidP="004D4435">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F65164" w:rsidRPr="00076C89" w:rsidTr="00C7266A">
        <w:tc>
          <w:tcPr>
            <w:tcW w:w="760" w:type="dxa"/>
          </w:tcPr>
          <w:p w:rsidR="00F65164" w:rsidRPr="00DF2A92" w:rsidRDefault="00F65164" w:rsidP="004D4435">
            <w:pPr>
              <w:jc w:val="center"/>
              <w:rPr>
                <w:rStyle w:val="a6"/>
              </w:rPr>
            </w:pPr>
            <w:r>
              <w:rPr>
                <w:rStyle w:val="a6"/>
                <w:rFonts w:hint="eastAsia"/>
              </w:rPr>
              <w:t>5</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4536" w:type="dxa"/>
          </w:tcPr>
          <w:p w:rsidR="00F65164" w:rsidRPr="00417E82" w:rsidRDefault="00F65164" w:rsidP="004D4435">
            <w:pPr>
              <w:jc w:val="left"/>
              <w:rPr>
                <w:rStyle w:val="a6"/>
              </w:rPr>
            </w:pPr>
            <w:r w:rsidRPr="00417E82">
              <w:rPr>
                <w:rStyle w:val="a6"/>
                <w:rFonts w:hint="eastAsia"/>
              </w:rPr>
              <w:t>删除节点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6</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4536" w:type="dxa"/>
          </w:tcPr>
          <w:p w:rsidR="00F65164" w:rsidRPr="00417E82" w:rsidRDefault="00F65164" w:rsidP="004D4435">
            <w:pPr>
              <w:jc w:val="left"/>
              <w:rPr>
                <w:rStyle w:val="a6"/>
              </w:rPr>
            </w:pPr>
            <w:r w:rsidRPr="00417E82">
              <w:rPr>
                <w:rStyle w:val="a6"/>
                <w:rFonts w:hint="eastAsia"/>
              </w:rPr>
              <w:t>新增节点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7</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4536" w:type="dxa"/>
          </w:tcPr>
          <w:p w:rsidR="00F65164" w:rsidRPr="00417E82" w:rsidRDefault="00F65164" w:rsidP="004D4435">
            <w:pPr>
              <w:jc w:val="left"/>
              <w:rPr>
                <w:rStyle w:val="a6"/>
              </w:rPr>
            </w:pPr>
            <w:r w:rsidRPr="00417E82">
              <w:rPr>
                <w:rStyle w:val="a6"/>
                <w:rFonts w:hint="eastAsia"/>
              </w:rPr>
              <w:t>节点数据变化监听</w:t>
            </w:r>
          </w:p>
        </w:tc>
      </w:tr>
      <w:tr w:rsidR="00F65164" w:rsidRPr="00076C89" w:rsidTr="00C7266A">
        <w:tc>
          <w:tcPr>
            <w:tcW w:w="760" w:type="dxa"/>
          </w:tcPr>
          <w:p w:rsidR="00F65164" w:rsidRPr="00DF2A92" w:rsidRDefault="00F65164" w:rsidP="004D4435">
            <w:pPr>
              <w:jc w:val="center"/>
              <w:rPr>
                <w:rStyle w:val="a6"/>
              </w:rPr>
            </w:pPr>
            <w:r>
              <w:rPr>
                <w:rStyle w:val="a6"/>
                <w:rFonts w:hint="eastAsia"/>
              </w:rPr>
              <w:t>8</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4536" w:type="dxa"/>
          </w:tcPr>
          <w:p w:rsidR="00F65164" w:rsidRPr="00417E82" w:rsidRDefault="00F65164" w:rsidP="004D4435">
            <w:pPr>
              <w:jc w:val="left"/>
              <w:rPr>
                <w:rStyle w:val="a6"/>
              </w:rPr>
            </w:pPr>
            <w:r w:rsidRPr="00417E82">
              <w:rPr>
                <w:rStyle w:val="a6"/>
                <w:rFonts w:hint="eastAsia"/>
              </w:rPr>
              <w:t>节点子节点变化监听</w:t>
            </w:r>
          </w:p>
        </w:tc>
      </w:tr>
      <w:tr w:rsidR="00F65164" w:rsidRPr="00076C89" w:rsidTr="00C7266A">
        <w:tc>
          <w:tcPr>
            <w:tcW w:w="760" w:type="dxa"/>
          </w:tcPr>
          <w:p w:rsidR="00F65164" w:rsidRPr="00DF2A92" w:rsidRDefault="00F65164" w:rsidP="004D4435">
            <w:pPr>
              <w:jc w:val="center"/>
              <w:rPr>
                <w:rStyle w:val="a6"/>
              </w:rPr>
            </w:pPr>
            <w:r>
              <w:rPr>
                <w:rStyle w:val="a6"/>
                <w:rFonts w:hint="eastAsia"/>
              </w:rPr>
              <w:t>9</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4536" w:type="dxa"/>
          </w:tcPr>
          <w:p w:rsidR="00F65164" w:rsidRPr="00417E82" w:rsidRDefault="00F65164" w:rsidP="004D4435">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10</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4536" w:type="dxa"/>
          </w:tcPr>
          <w:p w:rsidR="00F65164" w:rsidRPr="00417E82" w:rsidRDefault="00F65164" w:rsidP="004D4435">
            <w:pPr>
              <w:jc w:val="left"/>
              <w:rPr>
                <w:rStyle w:val="a6"/>
              </w:rPr>
            </w:pPr>
            <w:r w:rsidRPr="00417E82">
              <w:rPr>
                <w:rStyle w:val="a6"/>
                <w:rFonts w:hint="eastAsia"/>
              </w:rPr>
              <w:t>获取节点数据</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11</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4536" w:type="dxa"/>
          </w:tcPr>
          <w:p w:rsidR="00F65164" w:rsidRPr="00417E82" w:rsidRDefault="00F65164" w:rsidP="004D4435">
            <w:pPr>
              <w:jc w:val="left"/>
              <w:rPr>
                <w:rStyle w:val="a6"/>
              </w:rPr>
            </w:pPr>
            <w:r w:rsidRPr="00417E82">
              <w:rPr>
                <w:rStyle w:val="a6"/>
                <w:rFonts w:hint="eastAsia"/>
              </w:rPr>
              <w:t>创建临时节点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12</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4536" w:type="dxa"/>
          </w:tcPr>
          <w:p w:rsidR="00F65164" w:rsidRPr="00417E82" w:rsidRDefault="00F65164" w:rsidP="004D4435">
            <w:pPr>
              <w:jc w:val="left"/>
              <w:rPr>
                <w:rStyle w:val="a6"/>
              </w:rPr>
            </w:pPr>
            <w:r w:rsidRPr="00417E82">
              <w:rPr>
                <w:rStyle w:val="a6"/>
                <w:rFonts w:hint="eastAsia"/>
              </w:rPr>
              <w:t>节点设置值</w:t>
            </w:r>
          </w:p>
        </w:tc>
      </w:tr>
    </w:tbl>
    <w:p w:rsidR="00660B14" w:rsidRPr="00660B14" w:rsidRDefault="00660B14" w:rsidP="00660B14">
      <w:pPr>
        <w:pStyle w:val="af1"/>
        <w:spacing w:line="400" w:lineRule="exact"/>
        <w:ind w:firstLine="480"/>
        <w:jc w:val="left"/>
        <w:rPr>
          <w:rFonts w:ascii="宋体" w:hAnsi="宋体"/>
          <w:sz w:val="24"/>
        </w:rPr>
      </w:pPr>
      <w:bookmarkStart w:id="58" w:name="_Toc453429990"/>
    </w:p>
    <w:p w:rsidR="00F65164" w:rsidRPr="0023701F" w:rsidRDefault="00F65164" w:rsidP="00F65164">
      <w:pPr>
        <w:pStyle w:val="2"/>
        <w:rPr>
          <w:rFonts w:ascii="黑体"/>
          <w:sz w:val="28"/>
        </w:rPr>
      </w:pPr>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3429991"/>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w:t>
      </w:r>
      <w:r w:rsidRPr="00DD6799">
        <w:rPr>
          <w:rFonts w:ascii="宋体" w:hAnsi="宋体" w:hint="eastAsia"/>
          <w:sz w:val="24"/>
        </w:rPr>
        <w:lastRenderedPageBreak/>
        <w:t>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工作圈中的所有需要持久化数据的服务都依赖于这个模块。</w:t>
      </w:r>
    </w:p>
    <w:p w:rsidR="00F65164" w:rsidRPr="0023701F" w:rsidRDefault="00F65164" w:rsidP="0023701F">
      <w:pPr>
        <w:pStyle w:val="3"/>
        <w:spacing w:line="400" w:lineRule="exact"/>
        <w:ind w:left="826" w:hangingChars="343" w:hanging="826"/>
        <w:rPr>
          <w:sz w:val="24"/>
        </w:rPr>
      </w:pPr>
      <w:bookmarkStart w:id="60" w:name="_Toc453429992"/>
      <w:r w:rsidRPr="0023701F">
        <w:rPr>
          <w:rFonts w:hint="eastAsia"/>
          <w:sz w:val="24"/>
        </w:rPr>
        <w:t>数据库操作模块类图</w:t>
      </w:r>
      <w:bookmarkEnd w:id="60"/>
    </w:p>
    <w:p w:rsidR="00F65164" w:rsidRDefault="00F65164" w:rsidP="00F65164">
      <w:pPr>
        <w:jc w:val="center"/>
      </w:pPr>
    </w:p>
    <w:p w:rsidR="00841BF8" w:rsidRDefault="000F66E9" w:rsidP="00F65164">
      <w:pPr>
        <w:jc w:val="center"/>
      </w:pPr>
      <w:r>
        <w:object w:dxaOrig="3967" w:dyaOrig="4824">
          <v:shape id="_x0000_i1027" type="#_x0000_t75" style="width:198pt;height:241.5pt" o:ole="">
            <v:imagedata r:id="rId29" o:title=""/>
          </v:shape>
          <o:OLEObject Type="Embed" ProgID="Visio.Drawing.11" ShapeID="_x0000_i1027" DrawAspect="Content" ObjectID="_1527865675" r:id="rId30"/>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1" w:name="_Toc453429993"/>
      <w:r w:rsidRPr="0023701F">
        <w:rPr>
          <w:sz w:val="24"/>
        </w:rPr>
        <w:t>DbPool</w:t>
      </w:r>
      <w:r w:rsidRPr="0023701F">
        <w:rPr>
          <w:rFonts w:hint="eastAsia"/>
          <w:sz w:val="24"/>
        </w:rPr>
        <w:t>类概述</w:t>
      </w:r>
      <w:bookmarkEnd w:id="61"/>
    </w:p>
    <w:p w:rsidR="00F65164" w:rsidRPr="00F052F2" w:rsidRDefault="00F65164" w:rsidP="00F65164">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2773"/>
        <w:gridCol w:w="4394"/>
      </w:tblGrid>
      <w:tr w:rsidR="00F65164" w:rsidRPr="00076C89" w:rsidTr="00C7266A">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773"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394"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1</w:t>
            </w:r>
          </w:p>
        </w:tc>
        <w:tc>
          <w:tcPr>
            <w:tcW w:w="2773"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394" w:type="dxa"/>
          </w:tcPr>
          <w:p w:rsidR="00F65164" w:rsidRPr="00076C89" w:rsidRDefault="00F65164" w:rsidP="004D4435">
            <w:pPr>
              <w:rPr>
                <w:rStyle w:val="a6"/>
                <w:i/>
              </w:rPr>
            </w:pPr>
            <w:r>
              <w:rPr>
                <w:rStyle w:val="a6"/>
                <w:rFonts w:hint="eastAsia"/>
              </w:rPr>
              <w:t>获取</w:t>
            </w:r>
            <w:r>
              <w:rPr>
                <w:rStyle w:val="a6"/>
                <w:rFonts w:hint="eastAsia"/>
              </w:rPr>
              <w:t>DbPool</w:t>
            </w:r>
            <w:r>
              <w:rPr>
                <w:rStyle w:val="a6"/>
                <w:rFonts w:hint="eastAsia"/>
              </w:rPr>
              <w:t>的实例</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2</w:t>
            </w:r>
          </w:p>
        </w:tc>
        <w:tc>
          <w:tcPr>
            <w:tcW w:w="2773" w:type="dxa"/>
          </w:tcPr>
          <w:p w:rsidR="00F65164" w:rsidRPr="00076C89" w:rsidRDefault="00F65164" w:rsidP="004D4435">
            <w:pPr>
              <w:rPr>
                <w:rStyle w:val="a6"/>
                <w:i/>
              </w:rPr>
            </w:pPr>
            <w:r w:rsidRPr="00263417">
              <w:rPr>
                <w:rFonts w:ascii="Consolas" w:hAnsi="Consolas" w:cs="Consolas"/>
                <w:color w:val="000000"/>
                <w:kern w:val="0"/>
                <w:sz w:val="22"/>
                <w:szCs w:val="22"/>
              </w:rPr>
              <w:t>initialPoolByURI</w:t>
            </w:r>
          </w:p>
        </w:tc>
        <w:tc>
          <w:tcPr>
            <w:tcW w:w="4394" w:type="dxa"/>
          </w:tcPr>
          <w:p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3</w:t>
            </w:r>
          </w:p>
        </w:tc>
        <w:tc>
          <w:tcPr>
            <w:tcW w:w="2773" w:type="dxa"/>
          </w:tcPr>
          <w:p w:rsidR="00F65164" w:rsidRPr="00076C89" w:rsidRDefault="00F65164" w:rsidP="004D4435">
            <w:pPr>
              <w:rPr>
                <w:rStyle w:val="a6"/>
                <w:i/>
              </w:rPr>
            </w:pPr>
            <w:r w:rsidRPr="003931FA">
              <w:rPr>
                <w:rFonts w:ascii="Consolas" w:hAnsi="Consolas" w:cs="Consolas"/>
                <w:color w:val="000000"/>
                <w:kern w:val="0"/>
                <w:sz w:val="22"/>
                <w:szCs w:val="22"/>
              </w:rPr>
              <w:t>initialPool</w:t>
            </w:r>
          </w:p>
        </w:tc>
        <w:tc>
          <w:tcPr>
            <w:tcW w:w="4394" w:type="dxa"/>
          </w:tcPr>
          <w:p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rsidTr="00C7266A">
        <w:tc>
          <w:tcPr>
            <w:tcW w:w="695" w:type="dxa"/>
          </w:tcPr>
          <w:p w:rsidR="00F65164" w:rsidRPr="00076C89" w:rsidRDefault="00F65164" w:rsidP="004D4435">
            <w:pPr>
              <w:rPr>
                <w:rStyle w:val="a6"/>
                <w:i/>
              </w:rPr>
            </w:pPr>
            <w:r>
              <w:rPr>
                <w:rStyle w:val="a6"/>
                <w:rFonts w:hint="eastAsia"/>
              </w:rPr>
              <w:t>4</w:t>
            </w:r>
          </w:p>
        </w:tc>
        <w:tc>
          <w:tcPr>
            <w:tcW w:w="2773" w:type="dxa"/>
          </w:tcPr>
          <w:p w:rsidR="00F65164" w:rsidRPr="00076C89" w:rsidRDefault="00F65164" w:rsidP="004D4435">
            <w:pPr>
              <w:rPr>
                <w:rStyle w:val="a6"/>
                <w:i/>
              </w:rPr>
            </w:pPr>
            <w:r w:rsidRPr="00950455">
              <w:rPr>
                <w:rFonts w:ascii="Consolas" w:hAnsi="Consolas" w:cs="Consolas"/>
                <w:color w:val="000000"/>
                <w:kern w:val="0"/>
                <w:sz w:val="22"/>
                <w:szCs w:val="22"/>
              </w:rPr>
              <w:t>getMongoDataBase</w:t>
            </w:r>
          </w:p>
        </w:tc>
        <w:tc>
          <w:tcPr>
            <w:tcW w:w="4394" w:type="dxa"/>
          </w:tcPr>
          <w:p w:rsidR="00F65164" w:rsidRPr="00076C89" w:rsidRDefault="00F65164" w:rsidP="004D4435">
            <w:pPr>
              <w:rPr>
                <w:rStyle w:val="a6"/>
                <w:i/>
              </w:rPr>
            </w:pPr>
            <w:r>
              <w:rPr>
                <w:rStyle w:val="a6"/>
                <w:rFonts w:hint="eastAsia"/>
              </w:rPr>
              <w:t>获取</w:t>
            </w:r>
            <w:r>
              <w:rPr>
                <w:rStyle w:val="a6"/>
                <w:rFonts w:hint="eastAsia"/>
              </w:rPr>
              <w:t>DB</w:t>
            </w:r>
            <w:r>
              <w:rPr>
                <w:rStyle w:val="a6"/>
                <w:rFonts w:hint="eastAsia"/>
              </w:rPr>
              <w:t>实例</w:t>
            </w:r>
          </w:p>
        </w:tc>
      </w:tr>
      <w:tr w:rsidR="00F65164" w:rsidRPr="00076C89" w:rsidTr="00C7266A">
        <w:tc>
          <w:tcPr>
            <w:tcW w:w="695" w:type="dxa"/>
          </w:tcPr>
          <w:p w:rsidR="00F65164" w:rsidRPr="00076C89" w:rsidRDefault="00F65164" w:rsidP="004D4435">
            <w:pPr>
              <w:rPr>
                <w:rStyle w:val="a6"/>
                <w:i/>
              </w:rPr>
            </w:pPr>
            <w:r>
              <w:rPr>
                <w:rStyle w:val="a6"/>
                <w:rFonts w:hint="eastAsia"/>
              </w:rPr>
              <w:t>5</w:t>
            </w:r>
          </w:p>
        </w:tc>
        <w:tc>
          <w:tcPr>
            <w:tcW w:w="2773"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394" w:type="dxa"/>
          </w:tcPr>
          <w:p w:rsidR="00F65164" w:rsidRDefault="00F65164" w:rsidP="004D4435">
            <w:pPr>
              <w:rPr>
                <w:rStyle w:val="a6"/>
                <w:i/>
              </w:rPr>
            </w:pPr>
            <w:r>
              <w:rPr>
                <w:rStyle w:val="a6"/>
                <w:rFonts w:hint="eastAsia"/>
              </w:rPr>
              <w:t>获取</w:t>
            </w:r>
            <w:r>
              <w:rPr>
                <w:rStyle w:val="a6"/>
                <w:rFonts w:hint="eastAsia"/>
              </w:rPr>
              <w:t>MongoDB</w:t>
            </w:r>
            <w:r>
              <w:rPr>
                <w:rStyle w:val="a6"/>
                <w:rFonts w:hint="eastAsia"/>
              </w:rPr>
              <w:t>的集合</w:t>
            </w:r>
          </w:p>
        </w:tc>
      </w:tr>
      <w:tr w:rsidR="00F65164" w:rsidRPr="00076C89" w:rsidTr="00C7266A">
        <w:tc>
          <w:tcPr>
            <w:tcW w:w="695" w:type="dxa"/>
          </w:tcPr>
          <w:p w:rsidR="00F65164" w:rsidRDefault="00F65164" w:rsidP="004D4435">
            <w:pPr>
              <w:rPr>
                <w:rStyle w:val="a6"/>
                <w:i/>
              </w:rPr>
            </w:pPr>
            <w:r>
              <w:rPr>
                <w:rStyle w:val="a6"/>
                <w:rFonts w:hint="eastAsia"/>
              </w:rPr>
              <w:lastRenderedPageBreak/>
              <w:t>6</w:t>
            </w:r>
          </w:p>
        </w:tc>
        <w:tc>
          <w:tcPr>
            <w:tcW w:w="2773"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394" w:type="dxa"/>
          </w:tcPr>
          <w:p w:rsidR="00F65164" w:rsidRPr="002D7BDD" w:rsidRDefault="00F65164" w:rsidP="004D4435">
            <w:pPr>
              <w:rPr>
                <w:rStyle w:val="a6"/>
                <w:i/>
              </w:rPr>
            </w:pPr>
            <w:r>
              <w:rPr>
                <w:rStyle w:val="a6"/>
                <w:rFonts w:hint="eastAsia"/>
              </w:rPr>
              <w:t>释放资源</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2" w:name="_Toc453429994"/>
      <w:r w:rsidRPr="0023701F">
        <w:rPr>
          <w:sz w:val="24"/>
        </w:rPr>
        <w:t>TBaseDao</w:t>
      </w:r>
      <w:r w:rsidRPr="0023701F">
        <w:rPr>
          <w:rFonts w:hint="eastAsia"/>
          <w:sz w:val="24"/>
        </w:rPr>
        <w:t>类概述</w:t>
      </w:r>
      <w:bookmarkEnd w:id="62"/>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u w:val="single"/>
              </w:rPr>
              <w:t>getInstance</w:t>
            </w:r>
          </w:p>
        </w:tc>
        <w:tc>
          <w:tcPr>
            <w:tcW w:w="5061" w:type="dxa"/>
          </w:tcPr>
          <w:p w:rsidR="00F65164" w:rsidRPr="00076C89" w:rsidRDefault="00F65164" w:rsidP="004D4435">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w:t>
            </w:r>
          </w:p>
        </w:tc>
        <w:tc>
          <w:tcPr>
            <w:tcW w:w="5061" w:type="dxa"/>
          </w:tcPr>
          <w:p w:rsidR="00F65164" w:rsidRPr="00076C89" w:rsidRDefault="00F65164" w:rsidP="004D4435">
            <w:pPr>
              <w:rPr>
                <w:rStyle w:val="a6"/>
                <w:i/>
              </w:rPr>
            </w:pPr>
            <w:r>
              <w:rPr>
                <w:rStyle w:val="a6"/>
                <w:rFonts w:hint="eastAsia"/>
              </w:rPr>
              <w:t>简单的条件查找</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findByParamsDBObject</w:t>
            </w:r>
          </w:p>
        </w:tc>
        <w:tc>
          <w:tcPr>
            <w:tcW w:w="5061" w:type="dxa"/>
          </w:tcPr>
          <w:p w:rsidR="00F65164" w:rsidRPr="00076C89" w:rsidRDefault="00F65164" w:rsidP="004D4435">
            <w:pPr>
              <w:rPr>
                <w:rStyle w:val="a6"/>
                <w:i/>
              </w:rPr>
            </w:pPr>
            <w:r>
              <w:rPr>
                <w:rStyle w:val="a6"/>
                <w:rFonts w:hint="eastAsia"/>
              </w:rPr>
              <w:t>复杂的条件查找</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findByParamsDBObject2</w:t>
            </w:r>
          </w:p>
        </w:tc>
        <w:tc>
          <w:tcPr>
            <w:tcW w:w="5061" w:type="dxa"/>
          </w:tcPr>
          <w:p w:rsidR="00F65164" w:rsidRPr="00076C89" w:rsidRDefault="00F65164" w:rsidP="004D4435">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rsidR="00F65164"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rsidR="00F65164" w:rsidRPr="002D7BDD"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rsidR="00F65164" w:rsidRDefault="00F65164" w:rsidP="004D4435">
            <w:pPr>
              <w:rPr>
                <w:rStyle w:val="a6"/>
                <w:i/>
              </w:rPr>
            </w:pPr>
            <w:r w:rsidRPr="00950455">
              <w:rPr>
                <w:rStyle w:val="a6"/>
                <w:rFonts w:hint="eastAsia"/>
              </w:rPr>
              <w:t>条件查找唯一记录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rsidR="00F65164" w:rsidRDefault="00F65164" w:rsidP="004D4435">
            <w:pPr>
              <w:rPr>
                <w:rStyle w:val="a6"/>
                <w:i/>
              </w:rPr>
            </w:pPr>
            <w:r w:rsidRPr="00950455">
              <w:rPr>
                <w:rStyle w:val="a6"/>
                <w:rFonts w:hint="eastAsia"/>
              </w:rPr>
              <w:t>条件查找唯一记录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rsidR="00F65164" w:rsidRDefault="00F65164" w:rsidP="004D4435">
            <w:pPr>
              <w:rPr>
                <w:rStyle w:val="a6"/>
                <w:i/>
              </w:rPr>
            </w:pPr>
            <w:r w:rsidRPr="00950455">
              <w:rPr>
                <w:rStyle w:val="a6"/>
                <w:rFonts w:hint="eastAsia"/>
              </w:rPr>
              <w:t>根据主键查找</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rsidR="00F65164" w:rsidRDefault="00F65164" w:rsidP="004D4435">
            <w:pPr>
              <w:rPr>
                <w:rStyle w:val="a6"/>
                <w:i/>
              </w:rPr>
            </w:pPr>
            <w:r w:rsidRPr="00950455">
              <w:rPr>
                <w:rStyle w:val="a6"/>
                <w:rFonts w:hint="eastAsia"/>
              </w:rPr>
              <w:t>添加或者修改记录</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rsidR="00F65164" w:rsidRPr="00381B07" w:rsidRDefault="00F65164" w:rsidP="004D4435">
            <w:pPr>
              <w:rPr>
                <w:rStyle w:val="a6"/>
                <w:i/>
              </w:rPr>
            </w:pPr>
            <w:r>
              <w:rPr>
                <w:rStyle w:val="a6"/>
              </w:rPr>
              <w:t>D</w:t>
            </w:r>
            <w:r>
              <w:rPr>
                <w:rStyle w:val="a6"/>
                <w:rFonts w:hint="eastAsia"/>
              </w:rPr>
              <w:t>rop</w:t>
            </w:r>
            <w:r>
              <w:rPr>
                <w:rStyle w:val="a6"/>
                <w:rFonts w:hint="eastAsia"/>
              </w:rPr>
              <w:t>一个集合</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rsidR="00F65164" w:rsidRPr="00381B07" w:rsidRDefault="00F65164" w:rsidP="004D4435">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rsidR="00F65164" w:rsidRPr="00381B07" w:rsidRDefault="00F65164" w:rsidP="004D4435">
            <w:pPr>
              <w:rPr>
                <w:rStyle w:val="a6"/>
                <w:i/>
              </w:rPr>
            </w:pPr>
            <w:r w:rsidRPr="00950455">
              <w:rPr>
                <w:rStyle w:val="a6"/>
                <w:rFonts w:hint="eastAsia"/>
              </w:rPr>
              <w:t>修改对象</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rsidR="00F65164" w:rsidRPr="00381B07" w:rsidRDefault="00F65164" w:rsidP="004D4435">
            <w:pPr>
              <w:rPr>
                <w:rStyle w:val="a6"/>
                <w:i/>
              </w:rPr>
            </w:pPr>
            <w:r w:rsidRPr="00950455">
              <w:rPr>
                <w:rStyle w:val="a6"/>
                <w:rFonts w:hint="eastAsia"/>
              </w:rPr>
              <w:t>修改对象，当对象不存在的时候创建</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rsidR="00F65164" w:rsidRPr="003B358C" w:rsidRDefault="00F65164" w:rsidP="004D4435">
            <w:pPr>
              <w:rPr>
                <w:rStyle w:val="a6"/>
                <w:i/>
              </w:rPr>
            </w:pPr>
            <w:r w:rsidRPr="00950455">
              <w:rPr>
                <w:rStyle w:val="a6"/>
                <w:rFonts w:hint="eastAsia"/>
              </w:rPr>
              <w:t>删除对象</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rsidR="00F65164" w:rsidRPr="003B358C" w:rsidRDefault="00F65164" w:rsidP="004D4435">
            <w:pPr>
              <w:rPr>
                <w:rStyle w:val="a6"/>
                <w:i/>
              </w:rPr>
            </w:pPr>
            <w:r>
              <w:rPr>
                <w:rStyle w:val="a6"/>
                <w:rFonts w:hint="eastAsia"/>
              </w:rPr>
              <w:t>获取记录数</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rsidR="00F65164" w:rsidRPr="003B358C" w:rsidRDefault="00F65164" w:rsidP="004D4435">
            <w:pPr>
              <w:rPr>
                <w:rStyle w:val="a6"/>
                <w:i/>
              </w:rPr>
            </w:pPr>
            <w:r w:rsidRPr="00950455">
              <w:rPr>
                <w:rStyle w:val="a6"/>
                <w:rFonts w:hint="eastAsia"/>
              </w:rPr>
              <w:t>创建索引</w:t>
            </w:r>
          </w:p>
        </w:tc>
      </w:tr>
      <w:tr w:rsidR="00F65164" w:rsidRPr="00076C89" w:rsidTr="004D4435">
        <w:tc>
          <w:tcPr>
            <w:tcW w:w="760" w:type="dxa"/>
          </w:tcPr>
          <w:p w:rsidR="00F65164" w:rsidRDefault="00F65164" w:rsidP="004D4435">
            <w:pPr>
              <w:rPr>
                <w:rStyle w:val="a6"/>
                <w:i/>
              </w:rPr>
            </w:pPr>
            <w:r>
              <w:rPr>
                <w:rStyle w:val="a6"/>
                <w:rFonts w:hint="eastAsia"/>
              </w:rPr>
              <w:t>18</w:t>
            </w:r>
          </w:p>
        </w:tc>
        <w:tc>
          <w:tcPr>
            <w:tcW w:w="2999" w:type="dxa"/>
          </w:tcPr>
          <w:p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rsidR="00F65164" w:rsidRPr="003B358C" w:rsidRDefault="00F65164" w:rsidP="004D4435">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F65164" w:rsidRPr="00076C89" w:rsidTr="004D4435">
        <w:tc>
          <w:tcPr>
            <w:tcW w:w="760" w:type="dxa"/>
          </w:tcPr>
          <w:p w:rsidR="00F65164" w:rsidRDefault="00F65164" w:rsidP="004D4435">
            <w:pPr>
              <w:rPr>
                <w:rStyle w:val="a6"/>
                <w:i/>
              </w:rPr>
            </w:pPr>
            <w:r>
              <w:rPr>
                <w:rStyle w:val="a6"/>
                <w:rFonts w:hint="eastAsia"/>
              </w:rPr>
              <w:t>19</w:t>
            </w:r>
          </w:p>
        </w:tc>
        <w:tc>
          <w:tcPr>
            <w:tcW w:w="2999" w:type="dxa"/>
          </w:tcPr>
          <w:p w:rsidR="00F65164" w:rsidRPr="00A467EB"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rsidR="00F65164" w:rsidRPr="00A467EB" w:rsidRDefault="00F65164" w:rsidP="004D4435">
            <w:pPr>
              <w:rPr>
                <w:rStyle w:val="a6"/>
                <w:i/>
              </w:rPr>
            </w:pPr>
            <w:r w:rsidRPr="003F7BC2">
              <w:rPr>
                <w:rStyle w:val="a6"/>
                <w:rFonts w:hint="eastAsia"/>
              </w:rPr>
              <w:t>对象数据转为</w:t>
            </w:r>
            <w:r>
              <w:rPr>
                <w:rStyle w:val="a6"/>
              </w:rPr>
              <w:t>MongoDB</w:t>
            </w:r>
            <w:r w:rsidRPr="003F7BC2">
              <w:rPr>
                <w:rStyle w:val="a6"/>
                <w:rFonts w:hint="eastAsia"/>
              </w:rPr>
              <w:t>对象</w:t>
            </w:r>
          </w:p>
        </w:tc>
      </w:tr>
    </w:tbl>
    <w:p w:rsidR="00F65164" w:rsidRDefault="00F65164" w:rsidP="00F65164"/>
    <w:p w:rsidR="00F65164" w:rsidRPr="0023701F" w:rsidRDefault="00F65164" w:rsidP="00F65164">
      <w:pPr>
        <w:pStyle w:val="2"/>
        <w:rPr>
          <w:rFonts w:ascii="黑体"/>
          <w:sz w:val="28"/>
        </w:rPr>
      </w:pPr>
      <w:bookmarkStart w:id="63" w:name="_Toc453429995"/>
      <w:r w:rsidRPr="0023701F">
        <w:rPr>
          <w:rFonts w:ascii="黑体" w:hint="eastAsia"/>
          <w:sz w:val="28"/>
        </w:rPr>
        <w:t>缓存操作模块（</w:t>
      </w:r>
      <w:r w:rsidRPr="0023701F">
        <w:rPr>
          <w:rFonts w:ascii="黑体"/>
          <w:sz w:val="28"/>
        </w:rPr>
        <w:t>cache</w:t>
      </w:r>
      <w:r w:rsidRPr="0023701F">
        <w:rPr>
          <w:rFonts w:ascii="黑体" w:hint="eastAsia"/>
          <w:sz w:val="28"/>
        </w:rPr>
        <w:t>）</w:t>
      </w:r>
      <w:bookmarkEnd w:id="63"/>
    </w:p>
    <w:p w:rsidR="00F65164" w:rsidRPr="0023701F" w:rsidRDefault="00F65164" w:rsidP="0023701F">
      <w:pPr>
        <w:pStyle w:val="3"/>
        <w:spacing w:line="400" w:lineRule="exact"/>
        <w:ind w:left="826" w:hangingChars="343" w:hanging="826"/>
        <w:rPr>
          <w:sz w:val="24"/>
        </w:rPr>
      </w:pPr>
      <w:bookmarkStart w:id="64" w:name="_Toc453429996"/>
      <w:r w:rsidRPr="0023701F">
        <w:rPr>
          <w:rFonts w:hint="eastAsia"/>
          <w:sz w:val="24"/>
        </w:rPr>
        <w:t>缓存操作模块概述</w:t>
      </w:r>
      <w:bookmarkEnd w:id="64"/>
    </w:p>
    <w:p w:rsidR="00E3229A" w:rsidRDefault="00E3229A" w:rsidP="00F65164">
      <w:pPr>
        <w:pStyle w:val="af1"/>
        <w:spacing w:line="400" w:lineRule="exact"/>
        <w:ind w:firstLine="480"/>
        <w:jc w:val="left"/>
        <w:rPr>
          <w:rFonts w:ascii="宋体" w:hAnsi="宋体"/>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因为每台服务器的内存有限，所以缓存服务也是分布式的部署在多个服务器上，数据分片的工作交给了Redis或者是Nutcracker两个组件去处理，操作方法在cache模块中封装，开发者不需要关</w:t>
      </w:r>
      <w:r>
        <w:rPr>
          <w:rFonts w:ascii="宋体" w:hAnsi="宋体" w:hint="eastAsia"/>
          <w:sz w:val="24"/>
        </w:rPr>
        <w:lastRenderedPageBreak/>
        <w:t>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5" w:name="_Toc453429997"/>
      <w:r w:rsidRPr="0023701F">
        <w:rPr>
          <w:rFonts w:hint="eastAsia"/>
          <w:sz w:val="24"/>
        </w:rPr>
        <w:t>缓存操作模块类图</w:t>
      </w:r>
      <w:bookmarkEnd w:id="65"/>
    </w:p>
    <w:p w:rsidR="00F65164" w:rsidRDefault="00B14E64" w:rsidP="00F65164">
      <w:pPr>
        <w:jc w:val="center"/>
      </w:pPr>
      <w:r>
        <w:object w:dxaOrig="6377" w:dyaOrig="4327">
          <v:shape id="_x0000_i1028" type="#_x0000_t75" style="width:318.75pt;height:3in" o:ole="">
            <v:imagedata r:id="rId31" o:title=""/>
          </v:shape>
          <o:OLEObject Type="Embed" ProgID="Visio.Drawing.11" ShapeID="_x0000_i1028" DrawAspect="Content" ObjectID="_1527865676" r:id="rId32"/>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6" w:name="_Toc453429998"/>
      <w:r w:rsidRPr="0023701F">
        <w:rPr>
          <w:sz w:val="24"/>
        </w:rPr>
        <w:t>NutcrackerCenter</w:t>
      </w:r>
      <w:r w:rsidRPr="0023701F">
        <w:rPr>
          <w:rFonts w:hint="eastAsia"/>
          <w:sz w:val="24"/>
        </w:rPr>
        <w:t>类概述</w:t>
      </w:r>
      <w:bookmarkEnd w:id="66"/>
    </w:p>
    <w:p w:rsidR="00F65164" w:rsidRPr="00412262" w:rsidRDefault="00F65164" w:rsidP="00F65164">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p w:rsidR="00F65164" w:rsidRDefault="00F65164" w:rsidP="00F65164">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lastRenderedPageBreak/>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7" w:name="_Toc453429999"/>
      <w:r w:rsidRPr="0023701F">
        <w:rPr>
          <w:sz w:val="24"/>
        </w:rPr>
        <w:t>NutcrackerCenterAop</w:t>
      </w:r>
      <w:r w:rsidRPr="0023701F">
        <w:rPr>
          <w:rFonts w:hint="eastAsia"/>
          <w:sz w:val="24"/>
        </w:rPr>
        <w:t>类概述</w:t>
      </w:r>
      <w:bookmarkEnd w:id="67"/>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3</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rsidR="00F65164" w:rsidRDefault="00F65164" w:rsidP="00F65164"/>
    <w:p w:rsidR="00F65164" w:rsidRPr="0023701F" w:rsidRDefault="00F65164" w:rsidP="0023701F">
      <w:pPr>
        <w:pStyle w:val="3"/>
        <w:spacing w:line="400" w:lineRule="exact"/>
        <w:ind w:left="826" w:hangingChars="343" w:hanging="826"/>
        <w:rPr>
          <w:sz w:val="24"/>
        </w:rPr>
      </w:pPr>
      <w:bookmarkStart w:id="68" w:name="_Toc453430000"/>
      <w:r w:rsidRPr="0023701F">
        <w:rPr>
          <w:sz w:val="24"/>
        </w:rPr>
        <w:t>ModRedisCenterAop</w:t>
      </w:r>
      <w:r w:rsidRPr="0023701F">
        <w:rPr>
          <w:rFonts w:hint="eastAsia"/>
          <w:sz w:val="24"/>
        </w:rPr>
        <w:t>类概述</w:t>
      </w:r>
      <w:bookmarkEnd w:id="68"/>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9" w:name="_Toc453430001"/>
      <w:r w:rsidRPr="0023701F">
        <w:rPr>
          <w:sz w:val="24"/>
        </w:rPr>
        <w:t>ModRedisCenterAop</w:t>
      </w:r>
      <w:r w:rsidRPr="0023701F">
        <w:rPr>
          <w:rFonts w:hint="eastAsia"/>
          <w:sz w:val="24"/>
        </w:rPr>
        <w:t>类概述</w:t>
      </w:r>
      <w:bookmarkEnd w:id="69"/>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w:t>
      </w:r>
      <w:r w:rsidRPr="00E85E62">
        <w:rPr>
          <w:rFonts w:ascii="宋体" w:hAnsi="宋体" w:hint="eastAsia"/>
          <w:sz w:val="24"/>
        </w:rPr>
        <w:lastRenderedPageBreak/>
        <w:t>一个连接绑定到处理线程上，在处理完之后由代理处理连接资源的归还与释放，然后再返回处理结果。从而达到防止资源泄漏。</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3</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rsidR="00F65164" w:rsidRDefault="00F65164" w:rsidP="00F65164"/>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0" w:name="_Toc453430002"/>
      <w:r w:rsidRPr="0023701F">
        <w:rPr>
          <w:sz w:val="24"/>
        </w:rPr>
        <w:t>LockCacheCenter</w:t>
      </w:r>
      <w:r w:rsidRPr="0023701F">
        <w:rPr>
          <w:rFonts w:hint="eastAsia"/>
          <w:sz w:val="24"/>
        </w:rPr>
        <w:t>类概述</w:t>
      </w:r>
      <w:bookmarkEnd w:id="70"/>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1" w:name="_Toc453430003"/>
      <w:r w:rsidRPr="0023701F">
        <w:rPr>
          <w:sz w:val="24"/>
        </w:rPr>
        <w:t>LockCache</w:t>
      </w:r>
      <w:r w:rsidRPr="0023701F">
        <w:rPr>
          <w:rFonts w:hint="eastAsia"/>
          <w:sz w:val="24"/>
        </w:rPr>
        <w:t>类概述</w:t>
      </w:r>
      <w:bookmarkEnd w:id="71"/>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6021FF">
              <w:rPr>
                <w:rFonts w:ascii="Consolas" w:hAnsi="Consolas" w:cs="Consolas"/>
                <w:color w:val="000000"/>
                <w:kern w:val="0"/>
                <w:sz w:val="22"/>
                <w:szCs w:val="22"/>
                <w:u w:val="single"/>
              </w:rPr>
              <w:t>getLock</w:t>
            </w:r>
          </w:p>
        </w:tc>
        <w:tc>
          <w:tcPr>
            <w:tcW w:w="3835" w:type="dxa"/>
          </w:tcPr>
          <w:p w:rsidR="00F65164" w:rsidRPr="00076C89" w:rsidRDefault="00F65164" w:rsidP="004D4435">
            <w:pPr>
              <w:rPr>
                <w:rStyle w:val="a6"/>
                <w:i/>
              </w:rPr>
            </w:pPr>
            <w:r>
              <w:rPr>
                <w:rStyle w:val="a6"/>
                <w:rFonts w:hint="eastAsia"/>
              </w:rPr>
              <w:t>获取</w:t>
            </w:r>
            <w:r w:rsidRPr="006021FF">
              <w:rPr>
                <w:rStyle w:val="a6"/>
                <w:rFonts w:hint="eastAsia"/>
              </w:rPr>
              <w:t>资源</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6021FF">
              <w:rPr>
                <w:rFonts w:ascii="Consolas" w:hAnsi="Consolas" w:cs="Consolas"/>
                <w:color w:val="000000"/>
                <w:kern w:val="0"/>
                <w:sz w:val="22"/>
                <w:szCs w:val="22"/>
              </w:rPr>
              <w:t>releaseLock</w:t>
            </w:r>
          </w:p>
        </w:tc>
        <w:tc>
          <w:tcPr>
            <w:tcW w:w="3835" w:type="dxa"/>
          </w:tcPr>
          <w:p w:rsidR="00F65164" w:rsidRPr="00076C89" w:rsidRDefault="00F65164" w:rsidP="004D4435">
            <w:pPr>
              <w:rPr>
                <w:rStyle w:val="a6"/>
                <w:i/>
              </w:rPr>
            </w:pPr>
            <w:r w:rsidRPr="006021FF">
              <w:rPr>
                <w:rStyle w:val="a6"/>
                <w:rFonts w:hint="eastAsia"/>
              </w:rPr>
              <w:t>释放锁资源</w:t>
            </w:r>
          </w:p>
        </w:tc>
      </w:tr>
    </w:tbl>
    <w:p w:rsidR="00F65164" w:rsidRDefault="00F65164" w:rsidP="00F65164"/>
    <w:p w:rsidR="00F65164" w:rsidRPr="0023701F" w:rsidRDefault="00F65164" w:rsidP="00F65164">
      <w:pPr>
        <w:pStyle w:val="2"/>
        <w:rPr>
          <w:rFonts w:ascii="黑体"/>
          <w:sz w:val="28"/>
        </w:rPr>
      </w:pPr>
      <w:bookmarkStart w:id="72" w:name="_Toc453430004"/>
      <w:r w:rsidRPr="0023701F">
        <w:rPr>
          <w:rFonts w:ascii="黑体" w:hint="eastAsia"/>
          <w:sz w:val="28"/>
        </w:rPr>
        <w:lastRenderedPageBreak/>
        <w:t>Id</w:t>
      </w:r>
      <w:r w:rsidR="00AC7F7C" w:rsidRPr="0023701F">
        <w:rPr>
          <w:rFonts w:ascii="黑体" w:hint="eastAsia"/>
          <w:sz w:val="28"/>
        </w:rPr>
        <w:t>列表基础服务</w:t>
      </w:r>
      <w:r w:rsidRPr="0023701F">
        <w:rPr>
          <w:rFonts w:ascii="黑体" w:hint="eastAsia"/>
          <w:sz w:val="28"/>
        </w:rPr>
        <w:t>（IdList）</w:t>
      </w:r>
      <w:bookmarkEnd w:id="72"/>
    </w:p>
    <w:p w:rsidR="00F65164" w:rsidRPr="0023701F" w:rsidRDefault="00F65164" w:rsidP="0023701F">
      <w:pPr>
        <w:pStyle w:val="3"/>
        <w:spacing w:line="400" w:lineRule="exact"/>
        <w:ind w:left="826" w:hangingChars="343" w:hanging="826"/>
        <w:rPr>
          <w:sz w:val="24"/>
        </w:rPr>
      </w:pPr>
      <w:bookmarkStart w:id="73" w:name="_Toc453430005"/>
      <w:r w:rsidRPr="0023701F">
        <w:rPr>
          <w:rFonts w:hint="eastAsia"/>
          <w:sz w:val="24"/>
        </w:rPr>
        <w:t>Id</w:t>
      </w:r>
      <w:r w:rsidR="00AC7F7C" w:rsidRPr="0023701F">
        <w:rPr>
          <w:rFonts w:hint="eastAsia"/>
          <w:sz w:val="24"/>
        </w:rPr>
        <w:t>列表基础服务</w:t>
      </w:r>
      <w:r w:rsidRPr="0023701F">
        <w:rPr>
          <w:rFonts w:hint="eastAsia"/>
          <w:sz w:val="24"/>
        </w:rPr>
        <w:t>概述</w:t>
      </w:r>
      <w:bookmarkEnd w:id="73"/>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t>工作圈中的圈子模块，贴子模块，轻应用模块以及其它的一些基础模块都依赖于这个服务。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74" w:name="_Toc453430006"/>
      <w:r w:rsidRPr="0023701F">
        <w:rPr>
          <w:rFonts w:hint="eastAsia"/>
          <w:sz w:val="24"/>
        </w:rPr>
        <w:t>IdList</w:t>
      </w:r>
      <w:r w:rsidR="00AC7F7C" w:rsidRPr="0023701F">
        <w:rPr>
          <w:rFonts w:hint="eastAsia"/>
          <w:sz w:val="24"/>
        </w:rPr>
        <w:t>服务</w:t>
      </w:r>
      <w:r w:rsidRPr="0023701F">
        <w:rPr>
          <w:rFonts w:hint="eastAsia"/>
          <w:sz w:val="24"/>
        </w:rPr>
        <w:t>类图</w:t>
      </w:r>
      <w:bookmarkEnd w:id="74"/>
    </w:p>
    <w:p w:rsidR="00F65164" w:rsidRDefault="00F17EC9" w:rsidP="00F65164">
      <w:pPr>
        <w:jc w:val="center"/>
      </w:pPr>
      <w:r>
        <w:object w:dxaOrig="6677" w:dyaOrig="5262">
          <v:shape id="_x0000_i1029" type="#_x0000_t75" style="width:333.75pt;height:263.25pt" o:ole="">
            <v:imagedata r:id="rId33" o:title=""/>
          </v:shape>
          <o:OLEObject Type="Embed" ProgID="Visio.Drawing.11" ShapeID="_x0000_i1029" DrawAspect="Content" ObjectID="_1527865677" r:id="rId34"/>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5" w:name="_Toc453430007"/>
      <w:r w:rsidRPr="0023701F">
        <w:rPr>
          <w:rFonts w:hint="eastAsia"/>
          <w:sz w:val="24"/>
        </w:rPr>
        <w:t>IdListClient</w:t>
      </w:r>
      <w:r w:rsidRPr="0023701F">
        <w:rPr>
          <w:rFonts w:hint="eastAsia"/>
          <w:sz w:val="24"/>
        </w:rPr>
        <w:tab/>
      </w:r>
      <w:r w:rsidRPr="0023701F">
        <w:rPr>
          <w:rFonts w:hint="eastAsia"/>
          <w:sz w:val="24"/>
        </w:rPr>
        <w:t>类概述</w:t>
      </w:r>
      <w:bookmarkEnd w:id="75"/>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6"/>
        <w:gridCol w:w="4208"/>
        <w:gridCol w:w="3946"/>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Pr>
                <w:rStyle w:val="a6"/>
                <w:rFonts w:hint="eastAsia"/>
              </w:rPr>
              <w:lastRenderedPageBreak/>
              <w:t>4</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6" w:name="_Toc453430008"/>
      <w:r w:rsidRPr="0023701F">
        <w:rPr>
          <w:sz w:val="24"/>
        </w:rPr>
        <w:t>IdListServiceImpl</w:t>
      </w:r>
      <w:r w:rsidRPr="0023701F">
        <w:rPr>
          <w:rFonts w:hint="eastAsia"/>
          <w:sz w:val="24"/>
        </w:rPr>
        <w:tab/>
      </w:r>
      <w:r w:rsidRPr="0023701F">
        <w:rPr>
          <w:rFonts w:hint="eastAsia"/>
          <w:sz w:val="24"/>
        </w:rPr>
        <w:t>类概述</w:t>
      </w:r>
      <w:bookmarkEnd w:id="76"/>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6"/>
        <w:gridCol w:w="4208"/>
        <w:gridCol w:w="3946"/>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w:t>
            </w:r>
            <w:r w:rsidRPr="003B358C">
              <w:rPr>
                <w:rStyle w:val="a6"/>
                <w:rFonts w:hint="eastAsia"/>
              </w:rPr>
              <w:lastRenderedPageBreak/>
              <w:t>一对应的处理</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lastRenderedPageBreak/>
              <w:t>18</w:t>
            </w:r>
          </w:p>
        </w:tc>
        <w:tc>
          <w:tcPr>
            <w:tcW w:w="2999" w:type="dxa"/>
          </w:tcPr>
          <w:p w:rsidR="00F65164" w:rsidRPr="003B358C"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rsidR="00F65164" w:rsidRPr="003B358C" w:rsidRDefault="00F65164" w:rsidP="004D4435">
            <w:pPr>
              <w:rPr>
                <w:rStyle w:val="a6"/>
                <w:i/>
              </w:rPr>
            </w:pPr>
            <w:r w:rsidRPr="00A467EB">
              <w:rPr>
                <w:rStyle w:val="a6"/>
                <w:rFonts w:hint="eastAsia"/>
              </w:rPr>
              <w:t>重新构造</w:t>
            </w:r>
            <w:r w:rsidRPr="00A467EB">
              <w:rPr>
                <w:rStyle w:val="a6"/>
                <w:rFonts w:hint="eastAsia"/>
              </w:rPr>
              <w:t>idlist cache</w:t>
            </w:r>
          </w:p>
        </w:tc>
      </w:tr>
      <w:tr w:rsidR="00F65164" w:rsidRPr="00076C89" w:rsidTr="004D4435">
        <w:tc>
          <w:tcPr>
            <w:tcW w:w="760" w:type="dxa"/>
          </w:tcPr>
          <w:p w:rsidR="00F65164" w:rsidRDefault="00F65164" w:rsidP="004D4435">
            <w:pPr>
              <w:rPr>
                <w:rStyle w:val="a6"/>
                <w:i/>
              </w:rPr>
            </w:pPr>
            <w:r>
              <w:rPr>
                <w:rStyle w:val="a6"/>
                <w:rFonts w:hint="eastAsia"/>
              </w:rPr>
              <w:t>19</w:t>
            </w:r>
          </w:p>
        </w:tc>
        <w:tc>
          <w:tcPr>
            <w:tcW w:w="2999" w:type="dxa"/>
          </w:tcPr>
          <w:p w:rsidR="00F65164" w:rsidRPr="00A467EB"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rsidR="00F65164" w:rsidRPr="00A467EB" w:rsidRDefault="00F65164" w:rsidP="004D4435">
            <w:pPr>
              <w:rPr>
                <w:rStyle w:val="a6"/>
                <w:i/>
              </w:rPr>
            </w:pPr>
            <w:r w:rsidRPr="00A467EB">
              <w:rPr>
                <w:rStyle w:val="a6"/>
                <w:rFonts w:hint="eastAsia"/>
              </w:rPr>
              <w:t>批量重建缓存</w:t>
            </w:r>
          </w:p>
        </w:tc>
      </w:tr>
    </w:tbl>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7" w:name="_Toc453430009"/>
      <w:r w:rsidRPr="0023701F">
        <w:rPr>
          <w:sz w:val="24"/>
        </w:rPr>
        <w:t>CommonCache</w:t>
      </w:r>
      <w:r w:rsidRPr="0023701F">
        <w:rPr>
          <w:rFonts w:hint="eastAsia"/>
          <w:sz w:val="24"/>
        </w:rPr>
        <w:t>类概述</w:t>
      </w:r>
      <w:bookmarkEnd w:id="7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u w:val="single"/>
              </w:rPr>
              <w:t>getIdListPoByKey</w:t>
            </w:r>
          </w:p>
        </w:tc>
        <w:tc>
          <w:tcPr>
            <w:tcW w:w="4280" w:type="dxa"/>
          </w:tcPr>
          <w:p w:rsidR="00F65164" w:rsidRPr="00076C89" w:rsidRDefault="00F65164" w:rsidP="004D4435">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rPr>
              <w:t>getIdListPoByKey</w:t>
            </w:r>
          </w:p>
        </w:tc>
        <w:tc>
          <w:tcPr>
            <w:tcW w:w="4280" w:type="dxa"/>
          </w:tcPr>
          <w:p w:rsidR="00F65164" w:rsidRPr="00076C89" w:rsidRDefault="00F65164" w:rsidP="004D4435">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rPr>
              <w:t>setIdListPoByKey</w:t>
            </w:r>
          </w:p>
        </w:tc>
        <w:tc>
          <w:tcPr>
            <w:tcW w:w="4280"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68190C">
              <w:rPr>
                <w:rFonts w:ascii="Consolas" w:hAnsi="Consolas" w:cs="Consolas"/>
                <w:color w:val="000000"/>
                <w:kern w:val="0"/>
                <w:sz w:val="22"/>
                <w:szCs w:val="22"/>
              </w:rPr>
              <w:t>batchSetIdListPoMap</w:t>
            </w:r>
          </w:p>
        </w:tc>
        <w:tc>
          <w:tcPr>
            <w:tcW w:w="4280" w:type="dxa"/>
          </w:tcPr>
          <w:p w:rsidR="00F65164" w:rsidRPr="00076C89" w:rsidRDefault="00F65164" w:rsidP="004D4435">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rsidR="00F65164" w:rsidRDefault="00F65164" w:rsidP="004D4435">
            <w:pPr>
              <w:rPr>
                <w:rStyle w:val="a6"/>
                <w:i/>
              </w:rPr>
            </w:pPr>
            <w:r w:rsidRPr="0068190C">
              <w:rPr>
                <w:rStyle w:val="a6"/>
              </w:rPr>
              <w:t>rm key</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78" w:name="_Toc453430010"/>
      <w:r w:rsidRPr="0023701F">
        <w:rPr>
          <w:sz w:val="24"/>
        </w:rPr>
        <w:t>IdListCache</w:t>
      </w:r>
      <w:r w:rsidRPr="0023701F">
        <w:rPr>
          <w:rFonts w:hint="eastAsia"/>
          <w:sz w:val="24"/>
        </w:rPr>
        <w:t>类概述</w:t>
      </w:r>
      <w:bookmarkEnd w:id="78"/>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sidRPr="00B41B81">
              <w:rPr>
                <w:rFonts w:ascii="Consolas" w:hAnsi="Consolas" w:cs="Consolas"/>
                <w:color w:val="000000"/>
                <w:kern w:val="0"/>
                <w:sz w:val="22"/>
                <w:szCs w:val="22"/>
                <w:u w:val="single"/>
              </w:rPr>
              <w:t>addId</w:t>
            </w:r>
          </w:p>
        </w:tc>
        <w:tc>
          <w:tcPr>
            <w:tcW w:w="4163" w:type="dxa"/>
          </w:tcPr>
          <w:p w:rsidR="00F65164" w:rsidRPr="00076C89" w:rsidRDefault="00F65164" w:rsidP="004D4435">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F65164" w:rsidRPr="00076C89" w:rsidTr="004D4435">
        <w:tc>
          <w:tcPr>
            <w:tcW w:w="691" w:type="dxa"/>
          </w:tcPr>
          <w:p w:rsidR="00F65164" w:rsidRPr="00076C89" w:rsidRDefault="00F65164" w:rsidP="004D4435">
            <w:pPr>
              <w:rPr>
                <w:rStyle w:val="a6"/>
                <w:i/>
              </w:rPr>
            </w:pPr>
            <w:r>
              <w:rPr>
                <w:rStyle w:val="a6"/>
                <w:rFonts w:hint="eastAsia"/>
              </w:rPr>
              <w:t>2</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rsidR="00F65164" w:rsidRPr="00B41B81" w:rsidRDefault="00F65164" w:rsidP="004D4435">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F65164" w:rsidRPr="00076C89" w:rsidTr="004D4435">
        <w:tc>
          <w:tcPr>
            <w:tcW w:w="691" w:type="dxa"/>
          </w:tcPr>
          <w:p w:rsidR="00F65164" w:rsidRPr="00076C89" w:rsidRDefault="00F65164" w:rsidP="004D4435">
            <w:pPr>
              <w:rPr>
                <w:rStyle w:val="a6"/>
                <w:i/>
              </w:rPr>
            </w:pPr>
            <w:r>
              <w:rPr>
                <w:rStyle w:val="a6"/>
                <w:rFonts w:hint="eastAsia"/>
              </w:rPr>
              <w:t>3</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B41B81" w:rsidRDefault="00F65164" w:rsidP="004D4435">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key</w:t>
            </w:r>
          </w:p>
        </w:tc>
      </w:tr>
      <w:tr w:rsidR="00F65164" w:rsidRPr="00076C89" w:rsidTr="004D4435">
        <w:tc>
          <w:tcPr>
            <w:tcW w:w="691" w:type="dxa"/>
          </w:tcPr>
          <w:p w:rsidR="00F65164" w:rsidRPr="00076C89" w:rsidRDefault="00F65164" w:rsidP="004D4435">
            <w:pPr>
              <w:rPr>
                <w:rStyle w:val="a6"/>
                <w:i/>
              </w:rPr>
            </w:pPr>
            <w:r>
              <w:rPr>
                <w:rStyle w:val="a6"/>
                <w:rFonts w:hint="eastAsia"/>
              </w:rPr>
              <w:t>5</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6</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7</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rsidR="00F65164" w:rsidRPr="00B41B81" w:rsidRDefault="00F65164" w:rsidP="004D4435">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8</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F65164" w:rsidRPr="00076C89" w:rsidTr="004D4435">
        <w:tc>
          <w:tcPr>
            <w:tcW w:w="691" w:type="dxa"/>
          </w:tcPr>
          <w:p w:rsidR="00F65164" w:rsidRDefault="00F65164" w:rsidP="004D4435">
            <w:pPr>
              <w:rPr>
                <w:rStyle w:val="a6"/>
                <w:i/>
              </w:rPr>
            </w:pPr>
            <w:r>
              <w:rPr>
                <w:rStyle w:val="a6"/>
                <w:rFonts w:hint="eastAsia"/>
              </w:rPr>
              <w:t>9</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F65164" w:rsidRPr="00076C89" w:rsidTr="004D4435">
        <w:tc>
          <w:tcPr>
            <w:tcW w:w="691" w:type="dxa"/>
          </w:tcPr>
          <w:p w:rsidR="00F65164" w:rsidRDefault="00F65164" w:rsidP="004D4435">
            <w:pPr>
              <w:rPr>
                <w:rStyle w:val="a6"/>
                <w:i/>
              </w:rPr>
            </w:pPr>
            <w:r>
              <w:rPr>
                <w:rStyle w:val="a6"/>
                <w:rFonts w:hint="eastAsia"/>
              </w:rPr>
              <w:t>10</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11</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rsidR="00F65164" w:rsidRPr="00B41B81" w:rsidRDefault="00F65164" w:rsidP="004D4435">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12</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13</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rsidR="00F65164" w:rsidRPr="00B41B81" w:rsidRDefault="00F65164" w:rsidP="004D4435">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F65164" w:rsidRPr="00076C89" w:rsidTr="004D4435">
        <w:tc>
          <w:tcPr>
            <w:tcW w:w="691" w:type="dxa"/>
          </w:tcPr>
          <w:p w:rsidR="00F65164" w:rsidRDefault="00F65164" w:rsidP="004D4435">
            <w:pPr>
              <w:rPr>
                <w:rStyle w:val="a6"/>
                <w:i/>
              </w:rPr>
            </w:pPr>
            <w:r>
              <w:rPr>
                <w:rStyle w:val="a6"/>
                <w:rFonts w:hint="eastAsia"/>
              </w:rPr>
              <w:t>14</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rsidR="00F65164" w:rsidRPr="00B41B81" w:rsidRDefault="00F65164" w:rsidP="004D4435">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F65164" w:rsidRPr="00076C89" w:rsidTr="004D4435">
        <w:tc>
          <w:tcPr>
            <w:tcW w:w="691" w:type="dxa"/>
          </w:tcPr>
          <w:p w:rsidR="00F65164" w:rsidRDefault="00F65164" w:rsidP="004D4435">
            <w:pPr>
              <w:rPr>
                <w:rStyle w:val="a6"/>
                <w:i/>
              </w:rPr>
            </w:pPr>
            <w:r>
              <w:rPr>
                <w:rStyle w:val="a6"/>
                <w:rFonts w:hint="eastAsia"/>
              </w:rPr>
              <w:t>15</w:t>
            </w:r>
          </w:p>
        </w:tc>
        <w:tc>
          <w:tcPr>
            <w:tcW w:w="3966" w:type="dxa"/>
          </w:tcPr>
          <w:p w:rsidR="00F65164" w:rsidRPr="00B41B81"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rsidR="00F65164" w:rsidRPr="00DB7C74" w:rsidRDefault="00F65164" w:rsidP="004D4435">
            <w:pPr>
              <w:rPr>
                <w:rStyle w:val="a6"/>
                <w:i/>
              </w:rPr>
            </w:pPr>
            <w:r w:rsidRPr="00DB7C74">
              <w:rPr>
                <w:rStyle w:val="a6"/>
                <w:rFonts w:hint="eastAsia"/>
              </w:rPr>
              <w:t>set key</w:t>
            </w:r>
            <w:r w:rsidRPr="00DB7C74">
              <w:rPr>
                <w:rStyle w:val="a6"/>
                <w:rFonts w:hint="eastAsia"/>
              </w:rPr>
              <w:t>的健康状态</w:t>
            </w:r>
          </w:p>
        </w:tc>
      </w:tr>
      <w:tr w:rsidR="00F65164" w:rsidRPr="00076C89" w:rsidTr="004D4435">
        <w:tc>
          <w:tcPr>
            <w:tcW w:w="691" w:type="dxa"/>
          </w:tcPr>
          <w:p w:rsidR="00F65164" w:rsidRDefault="00F65164" w:rsidP="004D4435">
            <w:pPr>
              <w:rPr>
                <w:rStyle w:val="a6"/>
                <w:i/>
              </w:rPr>
            </w:pPr>
            <w:r>
              <w:rPr>
                <w:rStyle w:val="a6"/>
                <w:rFonts w:hint="eastAsia"/>
              </w:rPr>
              <w:lastRenderedPageBreak/>
              <w:t>16</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rsidR="00F65164" w:rsidRPr="00DB7C74" w:rsidRDefault="00F65164" w:rsidP="004D4435">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F65164" w:rsidRPr="00076C89" w:rsidTr="004D4435">
        <w:tc>
          <w:tcPr>
            <w:tcW w:w="691" w:type="dxa"/>
          </w:tcPr>
          <w:p w:rsidR="00F65164" w:rsidRDefault="00F65164" w:rsidP="004D4435">
            <w:pPr>
              <w:rPr>
                <w:rStyle w:val="a6"/>
                <w:i/>
              </w:rPr>
            </w:pPr>
            <w:r>
              <w:rPr>
                <w:rStyle w:val="a6"/>
                <w:rFonts w:hint="eastAsia"/>
              </w:rPr>
              <w:t>17</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rsidR="00F65164" w:rsidRPr="00DB7C74" w:rsidRDefault="00F65164" w:rsidP="004D4435">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F65164" w:rsidRPr="00076C89" w:rsidTr="004D4435">
        <w:tc>
          <w:tcPr>
            <w:tcW w:w="691" w:type="dxa"/>
          </w:tcPr>
          <w:p w:rsidR="00F65164" w:rsidRDefault="00F65164" w:rsidP="004D4435">
            <w:pPr>
              <w:rPr>
                <w:rStyle w:val="a6"/>
                <w:i/>
              </w:rPr>
            </w:pPr>
            <w:r>
              <w:rPr>
                <w:rStyle w:val="a6"/>
                <w:rFonts w:hint="eastAsia"/>
              </w:rPr>
              <w:t>18</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rsidR="00F65164" w:rsidRPr="00DB7C74" w:rsidRDefault="00F65164" w:rsidP="004D4435">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79" w:name="_Toc453430011"/>
      <w:r w:rsidRPr="0023701F">
        <w:rPr>
          <w:sz w:val="24"/>
        </w:rPr>
        <w:t>IdListDao</w:t>
      </w:r>
      <w:r w:rsidRPr="0023701F">
        <w:rPr>
          <w:rFonts w:hint="eastAsia"/>
          <w:sz w:val="24"/>
        </w:rPr>
        <w:t>类概述</w:t>
      </w:r>
      <w:bookmarkEnd w:id="79"/>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Addorupdate</w:t>
            </w:r>
          </w:p>
        </w:tc>
        <w:tc>
          <w:tcPr>
            <w:tcW w:w="4163" w:type="dxa"/>
          </w:tcPr>
          <w:p w:rsidR="00F65164" w:rsidRPr="00076C89" w:rsidRDefault="00F65164" w:rsidP="004D4435">
            <w:pPr>
              <w:rPr>
                <w:rStyle w:val="a6"/>
                <w:i/>
              </w:rPr>
            </w:pPr>
            <w:r w:rsidRPr="00714C06">
              <w:rPr>
                <w:rStyle w:val="a6"/>
                <w:rFonts w:hint="eastAsia"/>
              </w:rPr>
              <w:t>添加</w:t>
            </w:r>
            <w:r>
              <w:rPr>
                <w:rStyle w:val="a6"/>
                <w:rFonts w:hint="eastAsia"/>
              </w:rPr>
              <w:t>记录</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batchAddOrUpdate</w:t>
            </w:r>
          </w:p>
        </w:tc>
        <w:tc>
          <w:tcPr>
            <w:tcW w:w="4163" w:type="dxa"/>
          </w:tcPr>
          <w:p w:rsidR="00F65164" w:rsidRPr="00076C89" w:rsidRDefault="00F65164" w:rsidP="004D4435">
            <w:pPr>
              <w:rPr>
                <w:rStyle w:val="a6"/>
                <w:i/>
              </w:rPr>
            </w:pPr>
            <w:r w:rsidRPr="00714C06">
              <w:rPr>
                <w:rStyle w:val="a6"/>
                <w:rFonts w:hint="eastAsia"/>
              </w:rPr>
              <w:t>批量添加</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update</w:t>
            </w:r>
          </w:p>
        </w:tc>
        <w:tc>
          <w:tcPr>
            <w:tcW w:w="4163" w:type="dxa"/>
          </w:tcPr>
          <w:p w:rsidR="00F65164" w:rsidRPr="00076C89" w:rsidRDefault="00F65164" w:rsidP="004D4435">
            <w:pPr>
              <w:rPr>
                <w:rStyle w:val="a6"/>
                <w:i/>
              </w:rPr>
            </w:pPr>
            <w:r>
              <w:rPr>
                <w:rStyle w:val="a6"/>
                <w:rFonts w:hint="eastAsia"/>
              </w:rPr>
              <w:t>通过时间截来分页获取资源下的评论</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Find</w:t>
            </w:r>
          </w:p>
        </w:tc>
        <w:tc>
          <w:tcPr>
            <w:tcW w:w="4163" w:type="dxa"/>
          </w:tcPr>
          <w:p w:rsidR="00F65164" w:rsidRPr="00076C89" w:rsidRDefault="00F65164" w:rsidP="004D4435">
            <w:pPr>
              <w:rPr>
                <w:rStyle w:val="a6"/>
                <w:i/>
              </w:rPr>
            </w:pPr>
            <w:r w:rsidRPr="00714C06">
              <w:rPr>
                <w:rStyle w:val="a6"/>
                <w:rFonts w:hint="eastAsia"/>
              </w:rPr>
              <w:t>查找</w:t>
            </w:r>
          </w:p>
        </w:tc>
      </w:tr>
      <w:tr w:rsidR="00F65164" w:rsidRPr="00076C89" w:rsidTr="004D4435">
        <w:tc>
          <w:tcPr>
            <w:tcW w:w="691" w:type="dxa"/>
          </w:tcPr>
          <w:p w:rsidR="00F65164" w:rsidRDefault="00F65164" w:rsidP="004D4435">
            <w:pPr>
              <w:rPr>
                <w:rStyle w:val="a6"/>
                <w:i/>
              </w:rPr>
            </w:pPr>
            <w:r>
              <w:rPr>
                <w:rStyle w:val="a6"/>
                <w:rFonts w:hint="eastAsia"/>
              </w:rPr>
              <w:t>5</w:t>
            </w:r>
          </w:p>
        </w:tc>
        <w:tc>
          <w:tcPr>
            <w:tcW w:w="3966" w:type="dxa"/>
          </w:tcPr>
          <w:p w:rsidR="00F65164" w:rsidRPr="00915DD6" w:rsidRDefault="00F65164" w:rsidP="004D4435">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rsidR="00F65164" w:rsidRDefault="00F65164" w:rsidP="004D4435">
            <w:pPr>
              <w:rPr>
                <w:rStyle w:val="a6"/>
                <w:i/>
              </w:rPr>
            </w:pPr>
            <w:r w:rsidRPr="00714C06">
              <w:rPr>
                <w:rStyle w:val="a6"/>
                <w:rFonts w:hint="eastAsia"/>
              </w:rPr>
              <w:t>批量查询</w:t>
            </w:r>
          </w:p>
        </w:tc>
      </w:tr>
      <w:tr w:rsidR="00F65164" w:rsidRPr="00076C89" w:rsidTr="004D4435">
        <w:tc>
          <w:tcPr>
            <w:tcW w:w="691" w:type="dxa"/>
          </w:tcPr>
          <w:p w:rsidR="00F65164" w:rsidRDefault="00F65164" w:rsidP="004D4435">
            <w:pPr>
              <w:rPr>
                <w:rStyle w:val="a6"/>
                <w:i/>
              </w:rPr>
            </w:pPr>
            <w:r>
              <w:rPr>
                <w:rStyle w:val="a6"/>
                <w:rFonts w:hint="eastAsia"/>
              </w:rPr>
              <w:t>6</w:t>
            </w:r>
          </w:p>
        </w:tc>
        <w:tc>
          <w:tcPr>
            <w:tcW w:w="3966" w:type="dxa"/>
          </w:tcPr>
          <w:p w:rsidR="00F65164" w:rsidRPr="00915DD6" w:rsidRDefault="00F6516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rsidR="00F65164" w:rsidRDefault="00F65164" w:rsidP="004D4435">
            <w:pPr>
              <w:rPr>
                <w:rStyle w:val="a6"/>
                <w:i/>
              </w:rPr>
            </w:pPr>
            <w:r>
              <w:rPr>
                <w:rStyle w:val="a6"/>
                <w:rFonts w:hint="eastAsia"/>
              </w:rPr>
              <w:t>获取所有被删除的评论</w:t>
            </w:r>
          </w:p>
        </w:tc>
      </w:tr>
      <w:bookmarkEnd w:id="52"/>
    </w:tbl>
    <w:p w:rsidR="00F65164" w:rsidRDefault="00F65164" w:rsidP="00F65164"/>
    <w:p w:rsidR="00F65164" w:rsidRPr="0023701F" w:rsidRDefault="00B0593E" w:rsidP="00F65164">
      <w:pPr>
        <w:pStyle w:val="2"/>
        <w:rPr>
          <w:rFonts w:ascii="黑体"/>
          <w:sz w:val="28"/>
        </w:rPr>
      </w:pPr>
      <w:bookmarkStart w:id="80" w:name="_Toc418875567"/>
      <w:bookmarkStart w:id="81" w:name="_Toc453430012"/>
      <w:r w:rsidRPr="0023701F">
        <w:rPr>
          <w:rFonts w:ascii="黑体" w:hint="eastAsia"/>
          <w:sz w:val="28"/>
        </w:rPr>
        <w:t>用户</w:t>
      </w:r>
      <w:r w:rsidR="00F65164" w:rsidRPr="0023701F">
        <w:rPr>
          <w:rFonts w:ascii="黑体" w:hint="eastAsia"/>
          <w:sz w:val="28"/>
        </w:rPr>
        <w:t>账户系统（Acount）模块</w:t>
      </w:r>
      <w:bookmarkEnd w:id="80"/>
      <w:bookmarkEnd w:id="81"/>
    </w:p>
    <w:p w:rsidR="00F65164" w:rsidRPr="0023701F" w:rsidRDefault="00B0593E" w:rsidP="0023701F">
      <w:pPr>
        <w:pStyle w:val="3"/>
        <w:spacing w:line="400" w:lineRule="exact"/>
        <w:ind w:left="826" w:hangingChars="343" w:hanging="826"/>
        <w:rPr>
          <w:sz w:val="24"/>
        </w:rPr>
      </w:pPr>
      <w:bookmarkStart w:id="82" w:name="_Toc418875568"/>
      <w:bookmarkStart w:id="83" w:name="_Toc453430013"/>
      <w:r w:rsidRPr="0023701F">
        <w:rPr>
          <w:rFonts w:hint="eastAsia"/>
          <w:sz w:val="24"/>
        </w:rPr>
        <w:t>用户</w:t>
      </w:r>
      <w:r w:rsidR="00F65164" w:rsidRPr="0023701F">
        <w:rPr>
          <w:rFonts w:hint="eastAsia"/>
          <w:sz w:val="24"/>
        </w:rPr>
        <w:t>账户系统模块概述</w:t>
      </w:r>
      <w:bookmarkEnd w:id="82"/>
      <w:bookmarkEnd w:id="8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F65164" w:rsidP="0023701F">
      <w:pPr>
        <w:pStyle w:val="3"/>
        <w:spacing w:line="400" w:lineRule="exact"/>
        <w:ind w:left="826" w:hangingChars="343" w:hanging="826"/>
        <w:rPr>
          <w:sz w:val="24"/>
        </w:rPr>
      </w:pPr>
      <w:bookmarkStart w:id="84" w:name="_Toc418875569"/>
      <w:bookmarkStart w:id="85" w:name="_Toc453430014"/>
      <w:r w:rsidRPr="0023701F">
        <w:rPr>
          <w:rFonts w:hint="eastAsia"/>
          <w:sz w:val="24"/>
        </w:rPr>
        <w:lastRenderedPageBreak/>
        <w:t>账户系统模块类图</w:t>
      </w:r>
      <w:bookmarkEnd w:id="84"/>
      <w:bookmarkEnd w:id="85"/>
    </w:p>
    <w:p w:rsidR="00F65164" w:rsidRDefault="00A53AAC" w:rsidP="00F65164">
      <w:pPr>
        <w:jc w:val="center"/>
      </w:pPr>
      <w:r>
        <w:object w:dxaOrig="7457" w:dyaOrig="8976">
          <v:shape id="_x0000_i1030" type="#_x0000_t75" style="width:373.5pt;height:448.5pt" o:ole="">
            <v:imagedata r:id="rId35" o:title=""/>
          </v:shape>
          <o:OLEObject Type="Embed" ProgID="Visio.Drawing.11" ShapeID="_x0000_i1030" DrawAspect="Content" ObjectID="_1527865678" r:id="rId36"/>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rsidR="00F65164" w:rsidRPr="0023701F" w:rsidRDefault="00F65164" w:rsidP="0023701F">
      <w:pPr>
        <w:pStyle w:val="3"/>
        <w:spacing w:line="400" w:lineRule="exact"/>
        <w:ind w:left="826" w:hangingChars="343" w:hanging="826"/>
        <w:rPr>
          <w:sz w:val="24"/>
        </w:rPr>
      </w:pPr>
      <w:bookmarkStart w:id="86" w:name="_Toc418875570"/>
      <w:bookmarkStart w:id="87" w:name="_Toc453430015"/>
      <w:r w:rsidRPr="0023701F">
        <w:rPr>
          <w:rFonts w:hint="eastAsia"/>
          <w:sz w:val="24"/>
        </w:rPr>
        <w:t>JsonController</w:t>
      </w:r>
      <w:r w:rsidRPr="0023701F">
        <w:rPr>
          <w:rFonts w:hint="eastAsia"/>
          <w:sz w:val="24"/>
        </w:rPr>
        <w:t>类概述</w:t>
      </w:r>
      <w:bookmarkEnd w:id="86"/>
      <w:bookmarkEnd w:id="87"/>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rsidR="00F65164" w:rsidRPr="00557EE7" w:rsidRDefault="00F65164" w:rsidP="00F65164">
      <w:pPr>
        <w:pStyle w:val="af1"/>
        <w:spacing w:line="400" w:lineRule="exact"/>
        <w:ind w:firstLine="480"/>
        <w:jc w:val="left"/>
      </w:pPr>
      <w:bookmarkStart w:id="88" w:name="_Toc418875571"/>
      <w:r w:rsidRPr="00C62268">
        <w:rPr>
          <w:rFonts w:ascii="宋体" w:hAnsi="宋体" w:hint="eastAsia"/>
          <w:sz w:val="24"/>
        </w:rPr>
        <w:t>类功能定义</w:t>
      </w:r>
      <w:bookmarkEnd w:id="8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2052"/>
        <w:gridCol w:w="5940"/>
      </w:tblGrid>
      <w:tr w:rsidR="00F65164" w:rsidRPr="00076C89" w:rsidTr="004D4435">
        <w:tc>
          <w:tcPr>
            <w:tcW w:w="828"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1</w:t>
            </w:r>
          </w:p>
        </w:tc>
        <w:tc>
          <w:tcPr>
            <w:tcW w:w="2052" w:type="dxa"/>
          </w:tcPr>
          <w:p w:rsidR="00F65164" w:rsidRPr="00076C89" w:rsidRDefault="00F65164" w:rsidP="004D4435">
            <w:pPr>
              <w:rPr>
                <w:rStyle w:val="a6"/>
                <w:i/>
              </w:rPr>
            </w:pPr>
            <w:r w:rsidRPr="004A4A85">
              <w:rPr>
                <w:rStyle w:val="a6"/>
              </w:rPr>
              <w:t>checkSig</w:t>
            </w:r>
          </w:p>
        </w:tc>
        <w:tc>
          <w:tcPr>
            <w:tcW w:w="5940" w:type="dxa"/>
          </w:tcPr>
          <w:p w:rsidR="00F65164" w:rsidRPr="00076C89" w:rsidRDefault="00F65164" w:rsidP="004D4435">
            <w:pPr>
              <w:rPr>
                <w:rStyle w:val="a6"/>
                <w:i/>
              </w:rPr>
            </w:pPr>
            <w:r>
              <w:rPr>
                <w:rStyle w:val="a6"/>
                <w:rFonts w:hint="eastAsia"/>
              </w:rPr>
              <w:t>签名校验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2</w:t>
            </w:r>
          </w:p>
        </w:tc>
        <w:tc>
          <w:tcPr>
            <w:tcW w:w="2052" w:type="dxa"/>
          </w:tcPr>
          <w:p w:rsidR="00F65164" w:rsidRPr="00076C89" w:rsidRDefault="00F65164" w:rsidP="004D4435">
            <w:pPr>
              <w:rPr>
                <w:rStyle w:val="a6"/>
                <w:i/>
              </w:rPr>
            </w:pPr>
            <w:r w:rsidRPr="004A4A85">
              <w:rPr>
                <w:rStyle w:val="a6"/>
              </w:rPr>
              <w:t>checkImageNo</w:t>
            </w:r>
          </w:p>
        </w:tc>
        <w:tc>
          <w:tcPr>
            <w:tcW w:w="5940" w:type="dxa"/>
          </w:tcPr>
          <w:p w:rsidR="00F65164" w:rsidRPr="00076C89" w:rsidRDefault="00F65164" w:rsidP="004D4435">
            <w:pPr>
              <w:rPr>
                <w:rStyle w:val="a6"/>
                <w:i/>
              </w:rPr>
            </w:pPr>
            <w:r>
              <w:rPr>
                <w:rStyle w:val="a6"/>
                <w:rFonts w:hint="eastAsia"/>
              </w:rPr>
              <w:t>验证码校验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3</w:t>
            </w:r>
          </w:p>
        </w:tc>
        <w:tc>
          <w:tcPr>
            <w:tcW w:w="2052" w:type="dxa"/>
          </w:tcPr>
          <w:p w:rsidR="00F65164" w:rsidRPr="00076C89" w:rsidRDefault="00F65164" w:rsidP="004D4435">
            <w:pPr>
              <w:rPr>
                <w:rStyle w:val="a6"/>
                <w:i/>
              </w:rPr>
            </w:pPr>
            <w:r w:rsidRPr="004A4A85">
              <w:rPr>
                <w:rStyle w:val="a6"/>
              </w:rPr>
              <w:t>changeTokenRel</w:t>
            </w:r>
          </w:p>
        </w:tc>
        <w:tc>
          <w:tcPr>
            <w:tcW w:w="5940" w:type="dxa"/>
          </w:tcPr>
          <w:p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bl>
    <w:p w:rsidR="00F65164" w:rsidRPr="00CF07BE" w:rsidRDefault="00F65164" w:rsidP="00F65164">
      <w:pPr>
        <w:rPr>
          <w:rStyle w:val="a6"/>
          <w:i/>
        </w:rPr>
      </w:pPr>
    </w:p>
    <w:p w:rsidR="00F65164" w:rsidRPr="0023701F" w:rsidRDefault="00F65164" w:rsidP="0023701F">
      <w:pPr>
        <w:pStyle w:val="3"/>
        <w:spacing w:line="400" w:lineRule="exact"/>
        <w:ind w:left="826" w:hangingChars="343" w:hanging="826"/>
        <w:rPr>
          <w:sz w:val="24"/>
        </w:rPr>
      </w:pPr>
      <w:bookmarkStart w:id="89" w:name="_Toc418875572"/>
      <w:bookmarkStart w:id="90" w:name="_Toc453430016"/>
      <w:r w:rsidRPr="0023701F">
        <w:rPr>
          <w:rFonts w:hint="eastAsia"/>
          <w:sz w:val="24"/>
        </w:rPr>
        <w:lastRenderedPageBreak/>
        <w:t>AccountWebController</w:t>
      </w:r>
      <w:r w:rsidRPr="0023701F">
        <w:rPr>
          <w:rFonts w:hint="eastAsia"/>
          <w:sz w:val="24"/>
        </w:rPr>
        <w:t>类概述</w:t>
      </w:r>
      <w:bookmarkEnd w:id="89"/>
      <w:bookmarkEnd w:id="9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rsidR="00F65164" w:rsidRPr="00C62268" w:rsidRDefault="00F65164" w:rsidP="00F65164">
      <w:pPr>
        <w:pStyle w:val="af1"/>
        <w:spacing w:line="400" w:lineRule="exact"/>
        <w:ind w:firstLine="480"/>
        <w:jc w:val="left"/>
        <w:rPr>
          <w:rFonts w:ascii="宋体" w:hAnsi="宋体"/>
          <w:sz w:val="24"/>
        </w:rPr>
      </w:pPr>
      <w:bookmarkStart w:id="91" w:name="_Toc418875573"/>
      <w:r w:rsidRPr="00C62268">
        <w:rPr>
          <w:rFonts w:ascii="宋体" w:hAnsi="宋体" w:hint="eastAsia"/>
          <w:sz w:val="24"/>
        </w:rPr>
        <w:t>类功能定义</w:t>
      </w:r>
      <w:bookmarkEnd w:id="9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5061"/>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rsidR="00F65164" w:rsidRPr="0023701F" w:rsidRDefault="00F65164" w:rsidP="0023701F">
      <w:pPr>
        <w:pStyle w:val="3"/>
        <w:spacing w:line="400" w:lineRule="exact"/>
        <w:ind w:left="826" w:hangingChars="343" w:hanging="826"/>
        <w:rPr>
          <w:sz w:val="24"/>
        </w:rPr>
      </w:pPr>
      <w:bookmarkStart w:id="92" w:name="_Toc418875574"/>
      <w:bookmarkStart w:id="93" w:name="_Toc453430017"/>
      <w:r w:rsidRPr="0023701F">
        <w:rPr>
          <w:rFonts w:hint="eastAsia"/>
          <w:sz w:val="24"/>
        </w:rPr>
        <w:t>AccountRestController</w:t>
      </w:r>
      <w:r w:rsidRPr="0023701F">
        <w:rPr>
          <w:rFonts w:hint="eastAsia"/>
          <w:sz w:val="24"/>
        </w:rPr>
        <w:t>类概述</w:t>
      </w:r>
      <w:bookmarkEnd w:id="92"/>
      <w:bookmarkEnd w:id="93"/>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rsidR="00F65164" w:rsidRPr="00557EE7" w:rsidRDefault="00F65164" w:rsidP="00F65164">
      <w:pPr>
        <w:pStyle w:val="af1"/>
        <w:spacing w:line="400" w:lineRule="exact"/>
        <w:ind w:firstLine="480"/>
        <w:jc w:val="left"/>
      </w:pPr>
      <w:bookmarkStart w:id="94" w:name="_Toc418875575"/>
      <w:r w:rsidRPr="00C62268">
        <w:rPr>
          <w:rFonts w:ascii="宋体" w:hAnsi="宋体" w:hint="eastAsia"/>
          <w:sz w:val="24"/>
        </w:rPr>
        <w:t>类功能定义</w:t>
      </w:r>
      <w:bookmarkEnd w:id="9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5061"/>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lastRenderedPageBreak/>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rsidR="00F65164" w:rsidRPr="0023701F" w:rsidRDefault="00F65164" w:rsidP="0023701F">
      <w:pPr>
        <w:pStyle w:val="3"/>
        <w:spacing w:line="400" w:lineRule="exact"/>
        <w:ind w:left="826" w:hangingChars="343" w:hanging="826"/>
        <w:rPr>
          <w:sz w:val="24"/>
        </w:rPr>
      </w:pPr>
      <w:bookmarkStart w:id="95" w:name="_Toc418875576"/>
      <w:bookmarkStart w:id="96" w:name="_Toc453430018"/>
      <w:r w:rsidRPr="0023701F">
        <w:rPr>
          <w:rFonts w:hint="eastAsia"/>
          <w:sz w:val="24"/>
        </w:rPr>
        <w:t>Client</w:t>
      </w:r>
      <w:r w:rsidRPr="0023701F">
        <w:rPr>
          <w:rFonts w:hint="eastAsia"/>
          <w:sz w:val="24"/>
        </w:rPr>
        <w:t>类概述</w:t>
      </w:r>
      <w:bookmarkEnd w:id="95"/>
      <w:bookmarkEnd w:id="96"/>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rsidR="00F65164" w:rsidRPr="00557EE7" w:rsidRDefault="00F65164" w:rsidP="00F65164">
      <w:pPr>
        <w:pStyle w:val="af1"/>
        <w:spacing w:line="400" w:lineRule="exact"/>
        <w:ind w:firstLine="480"/>
        <w:jc w:val="left"/>
      </w:pPr>
      <w:bookmarkStart w:id="97" w:name="_Toc418875577"/>
      <w:r w:rsidRPr="00C62268">
        <w:rPr>
          <w:rFonts w:ascii="宋体" w:hAnsi="宋体" w:hint="eastAsia"/>
          <w:sz w:val="24"/>
        </w:rPr>
        <w:t>类功能定义</w:t>
      </w:r>
      <w:bookmarkEnd w:id="97"/>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1"/>
        <w:gridCol w:w="3119"/>
        <w:gridCol w:w="4950"/>
      </w:tblGrid>
      <w:tr w:rsidR="00F65164" w:rsidRPr="00076C89" w:rsidTr="004D4435">
        <w:tc>
          <w:tcPr>
            <w:tcW w:w="75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1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5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1</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4950" w:type="dxa"/>
          </w:tcPr>
          <w:p w:rsidR="00F65164" w:rsidRPr="00076C89" w:rsidRDefault="00F65164" w:rsidP="004D4435">
            <w:pPr>
              <w:rPr>
                <w:rStyle w:val="a6"/>
                <w:i/>
              </w:rPr>
            </w:pPr>
            <w:r>
              <w:rPr>
                <w:rStyle w:val="a6"/>
                <w:rFonts w:hint="eastAsia"/>
              </w:rPr>
              <w:t>登录接口</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2</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4950" w:type="dxa"/>
          </w:tcPr>
          <w:p w:rsidR="00F65164" w:rsidRPr="00076C89" w:rsidRDefault="00F65164" w:rsidP="004D4435">
            <w:pPr>
              <w:rPr>
                <w:rStyle w:val="a6"/>
                <w:i/>
              </w:rPr>
            </w:pPr>
            <w:r>
              <w:rPr>
                <w:rStyle w:val="a6"/>
                <w:rFonts w:hint="eastAsia"/>
              </w:rPr>
              <w:t>退出接口</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3</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4950"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51" w:type="dxa"/>
          </w:tcPr>
          <w:p w:rsidR="00F65164" w:rsidRPr="00076C89" w:rsidRDefault="00F65164" w:rsidP="004D4435">
            <w:pPr>
              <w:rPr>
                <w:rStyle w:val="a6"/>
                <w:i/>
              </w:rPr>
            </w:pPr>
            <w:r>
              <w:rPr>
                <w:rStyle w:val="a6"/>
                <w:rFonts w:hint="eastAsia"/>
              </w:rPr>
              <w:t>4</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4950"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51" w:type="dxa"/>
          </w:tcPr>
          <w:p w:rsidR="00F65164" w:rsidRPr="00076C89" w:rsidRDefault="00F65164" w:rsidP="004D4435">
            <w:pPr>
              <w:rPr>
                <w:rStyle w:val="a6"/>
                <w:i/>
              </w:rPr>
            </w:pPr>
            <w:r>
              <w:rPr>
                <w:rStyle w:val="a6"/>
                <w:rFonts w:hint="eastAsia"/>
              </w:rPr>
              <w:t>5</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rsidR="00F65164" w:rsidRDefault="00F65164" w:rsidP="004D4435">
            <w:pPr>
              <w:rPr>
                <w:rStyle w:val="a6"/>
                <w:i/>
              </w:rPr>
            </w:pPr>
            <w:r>
              <w:rPr>
                <w:rStyle w:val="a6"/>
                <w:rFonts w:hint="eastAsia"/>
              </w:rPr>
              <w:t>手机用户注册</w:t>
            </w:r>
          </w:p>
        </w:tc>
      </w:tr>
      <w:tr w:rsidR="00F65164" w:rsidRPr="00076C89" w:rsidTr="004D4435">
        <w:tc>
          <w:tcPr>
            <w:tcW w:w="751" w:type="dxa"/>
          </w:tcPr>
          <w:p w:rsidR="00F65164" w:rsidRPr="00076C89" w:rsidRDefault="00F65164" w:rsidP="004D4435">
            <w:pPr>
              <w:rPr>
                <w:rStyle w:val="a6"/>
                <w:i/>
              </w:rPr>
            </w:pPr>
            <w:r>
              <w:rPr>
                <w:rStyle w:val="a6"/>
                <w:rFonts w:hint="eastAsia"/>
              </w:rPr>
              <w:t>6</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rsidR="00F65164" w:rsidRDefault="00F65164" w:rsidP="004D4435">
            <w:pPr>
              <w:rPr>
                <w:rStyle w:val="a6"/>
                <w:i/>
              </w:rPr>
            </w:pPr>
            <w:r>
              <w:rPr>
                <w:rStyle w:val="a6"/>
                <w:rFonts w:hint="eastAsia"/>
              </w:rPr>
              <w:t>邮箱用户注册</w:t>
            </w:r>
          </w:p>
        </w:tc>
      </w:tr>
      <w:tr w:rsidR="00F65164" w:rsidRPr="00076C89" w:rsidTr="004D4435">
        <w:tc>
          <w:tcPr>
            <w:tcW w:w="751" w:type="dxa"/>
          </w:tcPr>
          <w:p w:rsidR="00F65164" w:rsidRPr="00076C89" w:rsidRDefault="00F65164" w:rsidP="004D4435">
            <w:pPr>
              <w:rPr>
                <w:rStyle w:val="a6"/>
                <w:i/>
              </w:rPr>
            </w:pPr>
            <w:r>
              <w:rPr>
                <w:rStyle w:val="a6"/>
                <w:rFonts w:hint="eastAsia"/>
              </w:rPr>
              <w:t>7</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rsidR="00F65164" w:rsidRDefault="00F65164" w:rsidP="004D4435">
            <w:pPr>
              <w:rPr>
                <w:rStyle w:val="a6"/>
                <w:i/>
              </w:rPr>
            </w:pPr>
            <w:r>
              <w:rPr>
                <w:rStyle w:val="a6"/>
                <w:rFonts w:hint="eastAsia"/>
              </w:rPr>
              <w:t>找回密码接口</w:t>
            </w:r>
          </w:p>
        </w:tc>
      </w:tr>
      <w:tr w:rsidR="00F65164" w:rsidRPr="00076C89" w:rsidTr="004D4435">
        <w:tc>
          <w:tcPr>
            <w:tcW w:w="751" w:type="dxa"/>
          </w:tcPr>
          <w:p w:rsidR="00F65164" w:rsidRPr="00076C89" w:rsidRDefault="00F65164" w:rsidP="004D4435">
            <w:pPr>
              <w:rPr>
                <w:rStyle w:val="a6"/>
                <w:i/>
              </w:rPr>
            </w:pPr>
            <w:r>
              <w:rPr>
                <w:rStyle w:val="a6"/>
                <w:rFonts w:hint="eastAsia"/>
              </w:rPr>
              <w:t>8</w:t>
            </w:r>
          </w:p>
        </w:tc>
        <w:tc>
          <w:tcPr>
            <w:tcW w:w="311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rsidR="00F65164" w:rsidRDefault="00F65164" w:rsidP="004D4435">
            <w:pPr>
              <w:rPr>
                <w:rStyle w:val="a6"/>
                <w:i/>
              </w:rPr>
            </w:pPr>
            <w:r>
              <w:rPr>
                <w:rStyle w:val="a6"/>
                <w:rFonts w:hint="eastAsia"/>
              </w:rPr>
              <w:t>修改密码接口</w:t>
            </w:r>
          </w:p>
        </w:tc>
      </w:tr>
      <w:tr w:rsidR="00F65164" w:rsidRPr="00076C89" w:rsidTr="004D4435">
        <w:tc>
          <w:tcPr>
            <w:tcW w:w="751" w:type="dxa"/>
          </w:tcPr>
          <w:p w:rsidR="00F65164" w:rsidRPr="00076C89" w:rsidRDefault="00F65164" w:rsidP="004D4435">
            <w:pPr>
              <w:rPr>
                <w:rStyle w:val="a6"/>
                <w:i/>
              </w:rPr>
            </w:pPr>
            <w:r>
              <w:rPr>
                <w:rStyle w:val="a6"/>
                <w:rFonts w:hint="eastAsia"/>
              </w:rPr>
              <w:t>9</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rsidR="00F65164" w:rsidRDefault="00F65164" w:rsidP="004D4435">
            <w:pPr>
              <w:rPr>
                <w:rStyle w:val="a6"/>
                <w:i/>
              </w:rPr>
            </w:pPr>
            <w:r>
              <w:rPr>
                <w:rStyle w:val="a6"/>
                <w:rFonts w:hint="eastAsia"/>
              </w:rPr>
              <w:t>常用联系人搜索接口</w:t>
            </w:r>
          </w:p>
        </w:tc>
      </w:tr>
      <w:tr w:rsidR="00F65164" w:rsidRPr="00076C89" w:rsidTr="004D4435">
        <w:tc>
          <w:tcPr>
            <w:tcW w:w="751" w:type="dxa"/>
          </w:tcPr>
          <w:p w:rsidR="00F65164" w:rsidRPr="00076C89" w:rsidRDefault="00F65164" w:rsidP="004D4435">
            <w:pPr>
              <w:rPr>
                <w:rStyle w:val="a6"/>
                <w:i/>
              </w:rPr>
            </w:pPr>
            <w:r>
              <w:rPr>
                <w:rStyle w:val="a6"/>
                <w:rFonts w:hint="eastAsia"/>
              </w:rPr>
              <w:t>10</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rsidR="00F65164" w:rsidRDefault="00F65164" w:rsidP="004D4435">
            <w:pPr>
              <w:rPr>
                <w:rStyle w:val="a6"/>
                <w:i/>
              </w:rPr>
            </w:pPr>
            <w:r>
              <w:rPr>
                <w:rStyle w:val="a6"/>
                <w:rFonts w:hint="eastAsia"/>
              </w:rPr>
              <w:t>搜索联系人</w:t>
            </w:r>
          </w:p>
        </w:tc>
      </w:tr>
      <w:tr w:rsidR="00F65164" w:rsidRPr="00076C89" w:rsidTr="004D4435">
        <w:tc>
          <w:tcPr>
            <w:tcW w:w="751" w:type="dxa"/>
          </w:tcPr>
          <w:p w:rsidR="00F65164" w:rsidRPr="00076C89" w:rsidRDefault="00F65164" w:rsidP="004D4435">
            <w:pPr>
              <w:rPr>
                <w:rStyle w:val="a6"/>
                <w:i/>
              </w:rPr>
            </w:pPr>
            <w:r>
              <w:rPr>
                <w:rStyle w:val="a6"/>
                <w:rFonts w:hint="eastAsia"/>
              </w:rPr>
              <w:t>11</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rsidR="00F65164" w:rsidRDefault="00F65164" w:rsidP="004D4435">
            <w:pPr>
              <w:rPr>
                <w:rStyle w:val="a6"/>
                <w:i/>
              </w:rPr>
            </w:pPr>
            <w:r>
              <w:rPr>
                <w:rStyle w:val="a6"/>
                <w:rFonts w:hint="eastAsia"/>
              </w:rPr>
              <w:t>图片验证码接口</w:t>
            </w:r>
          </w:p>
        </w:tc>
      </w:tr>
      <w:tr w:rsidR="00F65164" w:rsidRPr="00076C89" w:rsidTr="004D4435">
        <w:tc>
          <w:tcPr>
            <w:tcW w:w="751" w:type="dxa"/>
          </w:tcPr>
          <w:p w:rsidR="00F65164" w:rsidRPr="00076C89" w:rsidRDefault="00F65164" w:rsidP="004D4435">
            <w:pPr>
              <w:rPr>
                <w:rStyle w:val="a6"/>
                <w:i/>
              </w:rPr>
            </w:pPr>
            <w:r>
              <w:rPr>
                <w:rStyle w:val="a6"/>
                <w:rFonts w:hint="eastAsia"/>
              </w:rPr>
              <w:t>12</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51" w:type="dxa"/>
          </w:tcPr>
          <w:p w:rsidR="00F65164" w:rsidRPr="00076C89" w:rsidRDefault="00F65164" w:rsidP="004D4435">
            <w:pPr>
              <w:rPr>
                <w:rStyle w:val="a6"/>
                <w:i/>
              </w:rPr>
            </w:pPr>
            <w:r>
              <w:rPr>
                <w:rStyle w:val="a6"/>
                <w:rFonts w:hint="eastAsia"/>
              </w:rPr>
              <w:t>13</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rsidR="00F65164" w:rsidRDefault="00F65164" w:rsidP="004D4435">
            <w:pPr>
              <w:rPr>
                <w:rStyle w:val="a6"/>
                <w:i/>
              </w:rPr>
            </w:pPr>
            <w:r>
              <w:rPr>
                <w:rStyle w:val="a6"/>
                <w:rFonts w:hint="eastAsia"/>
              </w:rPr>
              <w:t>修改用户信息</w:t>
            </w:r>
          </w:p>
        </w:tc>
      </w:tr>
      <w:tr w:rsidR="00F65164" w:rsidRPr="00076C89" w:rsidTr="004D4435">
        <w:tc>
          <w:tcPr>
            <w:tcW w:w="751" w:type="dxa"/>
          </w:tcPr>
          <w:p w:rsidR="00F65164" w:rsidRPr="00076C89" w:rsidRDefault="00F65164" w:rsidP="004D4435">
            <w:pPr>
              <w:rPr>
                <w:rStyle w:val="a6"/>
                <w:i/>
              </w:rPr>
            </w:pPr>
            <w:r>
              <w:rPr>
                <w:rStyle w:val="a6"/>
                <w:rFonts w:hint="eastAsia"/>
              </w:rPr>
              <w:t>14</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rsidR="00F65164" w:rsidRDefault="00F65164" w:rsidP="004D4435">
            <w:pPr>
              <w:rPr>
                <w:rStyle w:val="a6"/>
                <w:i/>
              </w:rPr>
            </w:pPr>
            <w:r>
              <w:rPr>
                <w:rStyle w:val="a6"/>
                <w:rFonts w:hint="eastAsia"/>
              </w:rPr>
              <w:t>面对面加入企业</w:t>
            </w:r>
          </w:p>
        </w:tc>
      </w:tr>
      <w:tr w:rsidR="00F65164" w:rsidRPr="00F052F2" w:rsidTr="004D4435">
        <w:tc>
          <w:tcPr>
            <w:tcW w:w="751" w:type="dxa"/>
          </w:tcPr>
          <w:p w:rsidR="00F65164" w:rsidRPr="00076C89" w:rsidRDefault="00F65164" w:rsidP="004D4435">
            <w:pPr>
              <w:rPr>
                <w:rStyle w:val="a6"/>
                <w:i/>
              </w:rPr>
            </w:pPr>
            <w:r>
              <w:rPr>
                <w:rStyle w:val="a6"/>
                <w:rFonts w:hint="eastAsia"/>
              </w:rPr>
              <w:t>15</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51" w:type="dxa"/>
          </w:tcPr>
          <w:p w:rsidR="00F65164" w:rsidRPr="00076C89" w:rsidRDefault="00F65164" w:rsidP="004D4435">
            <w:pPr>
              <w:rPr>
                <w:rStyle w:val="a6"/>
                <w:i/>
              </w:rPr>
            </w:pPr>
            <w:r>
              <w:rPr>
                <w:rStyle w:val="a6"/>
                <w:rFonts w:hint="eastAsia"/>
              </w:rPr>
              <w:t>16</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rsidTr="004D4435">
        <w:tc>
          <w:tcPr>
            <w:tcW w:w="751" w:type="dxa"/>
          </w:tcPr>
          <w:p w:rsidR="00F65164" w:rsidRDefault="00F65164" w:rsidP="004D4435">
            <w:pPr>
              <w:rPr>
                <w:rStyle w:val="a6"/>
                <w:i/>
              </w:rPr>
            </w:pPr>
            <w:r>
              <w:rPr>
                <w:rStyle w:val="a6"/>
                <w:rFonts w:hint="eastAsia"/>
              </w:rPr>
              <w:t>17</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rsidR="00F65164" w:rsidRDefault="00F65164" w:rsidP="004D4435">
            <w:pPr>
              <w:rPr>
                <w:rStyle w:val="a6"/>
                <w:i/>
              </w:rPr>
            </w:pPr>
            <w:r>
              <w:rPr>
                <w:rStyle w:val="a6"/>
                <w:rFonts w:hint="eastAsia"/>
              </w:rPr>
              <w:t>校验是否工作圈用户</w:t>
            </w:r>
          </w:p>
        </w:tc>
      </w:tr>
      <w:tr w:rsidR="00F65164" w:rsidRPr="00F052F2" w:rsidTr="004D4435">
        <w:tc>
          <w:tcPr>
            <w:tcW w:w="751" w:type="dxa"/>
          </w:tcPr>
          <w:p w:rsidR="00F65164" w:rsidRDefault="00F65164" w:rsidP="004D4435">
            <w:pPr>
              <w:rPr>
                <w:rStyle w:val="a6"/>
                <w:i/>
              </w:rPr>
            </w:pPr>
            <w:r>
              <w:rPr>
                <w:rStyle w:val="a6"/>
                <w:rFonts w:hint="eastAsia"/>
              </w:rPr>
              <w:t>18</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rsidTr="004D4435">
        <w:tc>
          <w:tcPr>
            <w:tcW w:w="751" w:type="dxa"/>
          </w:tcPr>
          <w:p w:rsidR="00F65164" w:rsidRDefault="00F65164" w:rsidP="004D4435">
            <w:pPr>
              <w:rPr>
                <w:rStyle w:val="a6"/>
                <w:i/>
              </w:rPr>
            </w:pPr>
            <w:r>
              <w:rPr>
                <w:rStyle w:val="a6"/>
                <w:rFonts w:hint="eastAsia"/>
              </w:rPr>
              <w:t>19</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51" w:type="dxa"/>
          </w:tcPr>
          <w:p w:rsidR="00F65164" w:rsidRDefault="00F65164" w:rsidP="004D4435">
            <w:pPr>
              <w:rPr>
                <w:rStyle w:val="a6"/>
                <w:i/>
              </w:rPr>
            </w:pPr>
            <w:r>
              <w:rPr>
                <w:rStyle w:val="a6"/>
                <w:rFonts w:hint="eastAsia"/>
              </w:rPr>
              <w:t>20</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51" w:type="dxa"/>
          </w:tcPr>
          <w:p w:rsidR="00F65164" w:rsidRDefault="00F65164" w:rsidP="004D4435">
            <w:pPr>
              <w:rPr>
                <w:rStyle w:val="a6"/>
                <w:i/>
              </w:rPr>
            </w:pPr>
            <w:r>
              <w:rPr>
                <w:rStyle w:val="a6"/>
                <w:rFonts w:hint="eastAsia"/>
              </w:rPr>
              <w:t>21</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rsidR="00F65164" w:rsidRDefault="00F65164" w:rsidP="004D4435">
            <w:pPr>
              <w:rPr>
                <w:rStyle w:val="a6"/>
                <w:i/>
              </w:rPr>
            </w:pPr>
            <w:r>
              <w:rPr>
                <w:rStyle w:val="a6"/>
                <w:rFonts w:hint="eastAsia"/>
              </w:rPr>
              <w:t>校验账号是否在某一终端类型第一次登录</w:t>
            </w:r>
          </w:p>
        </w:tc>
      </w:tr>
    </w:tbl>
    <w:p w:rsidR="00F65164" w:rsidRPr="0023701F" w:rsidRDefault="00F65164" w:rsidP="0023701F">
      <w:pPr>
        <w:pStyle w:val="3"/>
        <w:spacing w:line="400" w:lineRule="exact"/>
        <w:ind w:left="826" w:hangingChars="343" w:hanging="826"/>
        <w:rPr>
          <w:sz w:val="24"/>
        </w:rPr>
      </w:pPr>
      <w:bookmarkStart w:id="98" w:name="_Toc418875578"/>
      <w:bookmarkStart w:id="99" w:name="_Toc453430019"/>
      <w:r w:rsidRPr="0023701F">
        <w:rPr>
          <w:rFonts w:hint="eastAsia"/>
          <w:sz w:val="24"/>
        </w:rPr>
        <w:t>AccountServiceImpl</w:t>
      </w:r>
      <w:r w:rsidRPr="0023701F">
        <w:rPr>
          <w:rFonts w:hint="eastAsia"/>
          <w:sz w:val="24"/>
        </w:rPr>
        <w:t>类概述</w:t>
      </w:r>
      <w:bookmarkEnd w:id="98"/>
      <w:bookmarkEnd w:id="99"/>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00" w:name="_Toc418875579"/>
      <w:r w:rsidRPr="00C62268">
        <w:rPr>
          <w:rFonts w:ascii="宋体" w:hAnsi="宋体" w:hint="eastAsia"/>
          <w:sz w:val="24"/>
        </w:rPr>
        <w:t>类功能定义</w:t>
      </w:r>
      <w:bookmarkEnd w:id="100"/>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1"/>
        <w:gridCol w:w="3119"/>
        <w:gridCol w:w="4950"/>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lastRenderedPageBreak/>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rsidTr="004D4435">
        <w:tc>
          <w:tcPr>
            <w:tcW w:w="760" w:type="dxa"/>
          </w:tcPr>
          <w:p w:rsidR="00F65164" w:rsidRDefault="00F65164" w:rsidP="004D4435">
            <w:pPr>
              <w:rPr>
                <w:rStyle w:val="a6"/>
                <w:i/>
              </w:rPr>
            </w:pPr>
            <w:r>
              <w:rPr>
                <w:rStyle w:val="a6"/>
                <w:rFonts w:hint="eastAsia"/>
              </w:rPr>
              <w:t>17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rsidR="00F65164" w:rsidRDefault="00F65164" w:rsidP="004D4435">
            <w:pPr>
              <w:rPr>
                <w:rStyle w:val="a6"/>
                <w:i/>
              </w:rPr>
            </w:pPr>
            <w:r>
              <w:rPr>
                <w:rStyle w:val="a6"/>
                <w:rFonts w:hint="eastAsia"/>
              </w:rPr>
              <w:t>校验是否工作圈用户</w:t>
            </w:r>
          </w:p>
        </w:tc>
      </w:tr>
      <w:tr w:rsidR="00F65164" w:rsidRPr="00F052F2" w:rsidTr="004D4435">
        <w:tc>
          <w:tcPr>
            <w:tcW w:w="760" w:type="dxa"/>
          </w:tcPr>
          <w:p w:rsidR="00F65164" w:rsidRDefault="00F65164" w:rsidP="004D4435">
            <w:pPr>
              <w:rPr>
                <w:rStyle w:val="a6"/>
                <w:i/>
              </w:rPr>
            </w:pPr>
            <w:r>
              <w:rPr>
                <w:rStyle w:val="a6"/>
                <w:rFonts w:hint="eastAsia"/>
              </w:rPr>
              <w:t>18</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rsidTr="004D4435">
        <w:tc>
          <w:tcPr>
            <w:tcW w:w="760" w:type="dxa"/>
          </w:tcPr>
          <w:p w:rsidR="00F65164" w:rsidRDefault="00F65164" w:rsidP="004D4435">
            <w:pPr>
              <w:rPr>
                <w:rStyle w:val="a6"/>
                <w:i/>
              </w:rPr>
            </w:pPr>
            <w:r>
              <w:rPr>
                <w:rStyle w:val="a6"/>
                <w:rFonts w:hint="eastAsia"/>
              </w:rPr>
              <w:t>19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60" w:type="dxa"/>
          </w:tcPr>
          <w:p w:rsidR="00F65164" w:rsidRDefault="00F65164" w:rsidP="004D4435">
            <w:pPr>
              <w:rPr>
                <w:rStyle w:val="a6"/>
                <w:i/>
              </w:rPr>
            </w:pPr>
            <w:r>
              <w:rPr>
                <w:rStyle w:val="a6"/>
                <w:rFonts w:hint="eastAsia"/>
              </w:rPr>
              <w:t>20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60" w:type="dxa"/>
          </w:tcPr>
          <w:p w:rsidR="00F65164" w:rsidRDefault="00F65164" w:rsidP="004D4435">
            <w:pPr>
              <w:rPr>
                <w:rStyle w:val="a6"/>
                <w:i/>
              </w:rPr>
            </w:pPr>
            <w:r>
              <w:rPr>
                <w:rStyle w:val="a6"/>
                <w:rFonts w:hint="eastAsia"/>
              </w:rPr>
              <w:t>21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rsidR="00F65164" w:rsidRDefault="00F65164" w:rsidP="004D4435">
            <w:pPr>
              <w:rPr>
                <w:rStyle w:val="a6"/>
                <w:i/>
              </w:rPr>
            </w:pPr>
            <w:r>
              <w:rPr>
                <w:rStyle w:val="a6"/>
                <w:rFonts w:hint="eastAsia"/>
              </w:rPr>
              <w:t>校验账号是否在某一终端类型第一次登录</w:t>
            </w:r>
          </w:p>
        </w:tc>
      </w:tr>
    </w:tbl>
    <w:p w:rsidR="00F65164" w:rsidRPr="0023701F" w:rsidRDefault="00F65164" w:rsidP="0023701F">
      <w:pPr>
        <w:pStyle w:val="3"/>
        <w:spacing w:line="400" w:lineRule="exact"/>
        <w:ind w:left="826" w:hangingChars="343" w:hanging="826"/>
        <w:rPr>
          <w:sz w:val="24"/>
        </w:rPr>
      </w:pPr>
      <w:bookmarkStart w:id="101" w:name="_Toc418875580"/>
      <w:bookmarkStart w:id="102" w:name="_Toc453430020"/>
      <w:r w:rsidRPr="0023701F">
        <w:rPr>
          <w:rFonts w:hint="eastAsia"/>
          <w:sz w:val="24"/>
        </w:rPr>
        <w:t>CspService</w:t>
      </w:r>
      <w:r w:rsidRPr="0023701F">
        <w:rPr>
          <w:rFonts w:hint="eastAsia"/>
          <w:sz w:val="24"/>
        </w:rPr>
        <w:t>类概述</w:t>
      </w:r>
      <w:bookmarkEnd w:id="101"/>
      <w:bookmarkEnd w:id="10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557EE7" w:rsidRDefault="00F65164" w:rsidP="00F65164">
      <w:pPr>
        <w:pStyle w:val="af1"/>
        <w:spacing w:line="400" w:lineRule="exact"/>
        <w:ind w:firstLine="480"/>
        <w:jc w:val="left"/>
      </w:pPr>
      <w:bookmarkStart w:id="103" w:name="_Toc418875581"/>
      <w:r w:rsidRPr="00C62268">
        <w:rPr>
          <w:rFonts w:ascii="宋体" w:hAnsi="宋体" w:hint="eastAsia"/>
          <w:sz w:val="24"/>
        </w:rPr>
        <w:t>类功能定义</w:t>
      </w:r>
      <w:bookmarkEnd w:id="10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sendRegisterMobileMsg</w:t>
            </w:r>
          </w:p>
        </w:tc>
        <w:tc>
          <w:tcPr>
            <w:tcW w:w="4163" w:type="dxa"/>
          </w:tcPr>
          <w:p w:rsidR="00F65164" w:rsidRPr="00076C89" w:rsidRDefault="00F65164" w:rsidP="004D4435">
            <w:pPr>
              <w:rPr>
                <w:rStyle w:val="a6"/>
                <w:i/>
              </w:rPr>
            </w:pPr>
            <w:r>
              <w:rPr>
                <w:rStyle w:val="a6"/>
                <w:rFonts w:hint="eastAsia"/>
              </w:rPr>
              <w:t>发送手机验证码</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registerEnterpriseWithMobile</w:t>
            </w:r>
          </w:p>
        </w:tc>
        <w:tc>
          <w:tcPr>
            <w:tcW w:w="4163" w:type="dxa"/>
          </w:tcPr>
          <w:p w:rsidR="00F65164" w:rsidRPr="00076C89" w:rsidRDefault="00F65164" w:rsidP="004D4435">
            <w:pPr>
              <w:rPr>
                <w:rStyle w:val="a6"/>
                <w:i/>
              </w:rPr>
            </w:pPr>
            <w:r w:rsidRPr="00AA088E">
              <w:rPr>
                <w:rStyle w:val="a6"/>
                <w:rFonts w:hint="eastAsia"/>
              </w:rPr>
              <w:t>通过手机激活玛注册企业客户信息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sendEmailRegisterCode</w:t>
            </w:r>
          </w:p>
        </w:tc>
        <w:tc>
          <w:tcPr>
            <w:tcW w:w="4163"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registerEnterpriseWithEmailCode</w:t>
            </w:r>
          </w:p>
        </w:tc>
        <w:tc>
          <w:tcPr>
            <w:tcW w:w="4163" w:type="dxa"/>
          </w:tcPr>
          <w:p w:rsidR="00F65164" w:rsidRPr="00076C89" w:rsidRDefault="00F65164" w:rsidP="004D4435">
            <w:pPr>
              <w:rPr>
                <w:rStyle w:val="a6"/>
                <w:i/>
              </w:rPr>
            </w:pPr>
            <w:r w:rsidRPr="00EA0ABC">
              <w:rPr>
                <w:rStyle w:val="a6"/>
                <w:rFonts w:hint="eastAsia"/>
              </w:rPr>
              <w:t>通过邮件激活玛注册企业客户信息</w:t>
            </w:r>
          </w:p>
        </w:tc>
      </w:tr>
      <w:tr w:rsidR="00F65164" w:rsidRPr="00076C89" w:rsidTr="004D4435">
        <w:tc>
          <w:tcPr>
            <w:tcW w:w="691" w:type="dxa"/>
          </w:tcPr>
          <w:p w:rsidR="00F65164" w:rsidRPr="00076C89" w:rsidRDefault="00F65164" w:rsidP="004D4435">
            <w:pPr>
              <w:rPr>
                <w:rStyle w:val="a6"/>
                <w:i/>
              </w:rPr>
            </w:pPr>
            <w:r>
              <w:rPr>
                <w:rStyle w:val="a6"/>
                <w:rFonts w:hint="eastAsia"/>
              </w:rPr>
              <w:t>5</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rsidR="00F65164" w:rsidRDefault="00F65164" w:rsidP="004D4435">
            <w:pPr>
              <w:rPr>
                <w:rStyle w:val="a6"/>
                <w:i/>
              </w:rPr>
            </w:pPr>
            <w:r w:rsidRPr="00EA0ABC">
              <w:rPr>
                <w:rStyle w:val="a6"/>
                <w:rFonts w:hint="eastAsia"/>
              </w:rPr>
              <w:t>判断验证码是否正确</w:t>
            </w:r>
          </w:p>
        </w:tc>
      </w:tr>
      <w:tr w:rsidR="00F65164" w:rsidRPr="00076C89" w:rsidTr="004D4435">
        <w:tc>
          <w:tcPr>
            <w:tcW w:w="691" w:type="dxa"/>
          </w:tcPr>
          <w:p w:rsidR="00F65164" w:rsidRPr="00076C89" w:rsidRDefault="00F65164" w:rsidP="004D4435">
            <w:pPr>
              <w:rPr>
                <w:rStyle w:val="a6"/>
                <w:i/>
              </w:rPr>
            </w:pPr>
            <w:r>
              <w:rPr>
                <w:rStyle w:val="a6"/>
                <w:rFonts w:hint="eastAsia"/>
              </w:rPr>
              <w:t>6</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rsidR="00F65164" w:rsidRDefault="00F65164" w:rsidP="004D4435">
            <w:pPr>
              <w:rPr>
                <w:rStyle w:val="a6"/>
                <w:i/>
              </w:rPr>
            </w:pPr>
            <w:r>
              <w:rPr>
                <w:rStyle w:val="a6"/>
                <w:rFonts w:hint="eastAsia"/>
              </w:rPr>
              <w:t>修改用户信息</w:t>
            </w:r>
          </w:p>
        </w:tc>
      </w:tr>
      <w:tr w:rsidR="00F65164" w:rsidRPr="00076C89" w:rsidTr="004D4435">
        <w:tc>
          <w:tcPr>
            <w:tcW w:w="691" w:type="dxa"/>
          </w:tcPr>
          <w:p w:rsidR="00F65164" w:rsidRPr="00076C89" w:rsidRDefault="00F65164" w:rsidP="004D4435">
            <w:pPr>
              <w:rPr>
                <w:rStyle w:val="a6"/>
                <w:i/>
              </w:rPr>
            </w:pPr>
            <w:r>
              <w:rPr>
                <w:rStyle w:val="a6"/>
                <w:rFonts w:hint="eastAsia"/>
              </w:rPr>
              <w:t>7</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rsidR="00F65164" w:rsidRDefault="00F65164" w:rsidP="004D4435">
            <w:pPr>
              <w:rPr>
                <w:rStyle w:val="a6"/>
                <w:i/>
              </w:rPr>
            </w:pPr>
            <w:r>
              <w:rPr>
                <w:rStyle w:val="a6"/>
                <w:rFonts w:hint="eastAsia"/>
              </w:rPr>
              <w:t>找回密码接口</w:t>
            </w:r>
          </w:p>
        </w:tc>
      </w:tr>
      <w:tr w:rsidR="00F65164" w:rsidRPr="00076C89" w:rsidTr="004D4435">
        <w:tc>
          <w:tcPr>
            <w:tcW w:w="691" w:type="dxa"/>
          </w:tcPr>
          <w:p w:rsidR="00F65164" w:rsidRPr="00076C89" w:rsidRDefault="00F65164" w:rsidP="004D4435">
            <w:pPr>
              <w:rPr>
                <w:rStyle w:val="a6"/>
                <w:i/>
              </w:rPr>
            </w:pPr>
            <w:r>
              <w:rPr>
                <w:rStyle w:val="a6"/>
                <w:rFonts w:hint="eastAsia"/>
              </w:rPr>
              <w:t>8</w:t>
            </w:r>
          </w:p>
        </w:tc>
        <w:tc>
          <w:tcPr>
            <w:tcW w:w="3966"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rsidR="00F65164" w:rsidRDefault="00F65164" w:rsidP="004D4435">
            <w:pPr>
              <w:rPr>
                <w:rStyle w:val="a6"/>
                <w:i/>
              </w:rPr>
            </w:pPr>
            <w:r>
              <w:rPr>
                <w:rStyle w:val="a6"/>
                <w:rFonts w:hint="eastAsia"/>
              </w:rPr>
              <w:t>修改密码接口</w:t>
            </w:r>
          </w:p>
        </w:tc>
      </w:tr>
      <w:tr w:rsidR="00F65164" w:rsidRPr="00076C89" w:rsidTr="004D4435">
        <w:tc>
          <w:tcPr>
            <w:tcW w:w="691" w:type="dxa"/>
          </w:tcPr>
          <w:p w:rsidR="00F65164" w:rsidRPr="00076C89" w:rsidRDefault="00F65164" w:rsidP="004D4435">
            <w:pPr>
              <w:rPr>
                <w:rStyle w:val="a6"/>
                <w:i/>
              </w:rPr>
            </w:pPr>
            <w:r>
              <w:rPr>
                <w:rStyle w:val="a6"/>
                <w:rFonts w:hint="eastAsia"/>
              </w:rPr>
              <w:t>9</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rsidR="00F65164" w:rsidRDefault="00F65164" w:rsidP="004D4435">
            <w:pPr>
              <w:rPr>
                <w:rStyle w:val="a6"/>
                <w:i/>
              </w:rPr>
            </w:pPr>
            <w:r>
              <w:rPr>
                <w:rStyle w:val="a6"/>
                <w:rFonts w:hint="eastAsia"/>
              </w:rPr>
              <w:t>常用联系人搜索接口</w:t>
            </w:r>
          </w:p>
        </w:tc>
      </w:tr>
      <w:tr w:rsidR="00F65164" w:rsidRPr="00076C89" w:rsidTr="004D4435">
        <w:tc>
          <w:tcPr>
            <w:tcW w:w="691" w:type="dxa"/>
          </w:tcPr>
          <w:p w:rsidR="00F65164" w:rsidRPr="00076C89" w:rsidRDefault="00F65164" w:rsidP="004D4435">
            <w:pPr>
              <w:rPr>
                <w:rStyle w:val="a6"/>
                <w:i/>
              </w:rPr>
            </w:pPr>
            <w:r>
              <w:rPr>
                <w:rStyle w:val="a6"/>
                <w:rFonts w:hint="eastAsia"/>
              </w:rPr>
              <w:t>10</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rsidR="00F65164" w:rsidRDefault="00F65164" w:rsidP="004D4435">
            <w:pPr>
              <w:rPr>
                <w:rStyle w:val="a6"/>
                <w:i/>
              </w:rPr>
            </w:pPr>
            <w:r>
              <w:rPr>
                <w:rStyle w:val="a6"/>
                <w:rFonts w:hint="eastAsia"/>
              </w:rPr>
              <w:t>搜索联系人</w:t>
            </w:r>
          </w:p>
        </w:tc>
      </w:tr>
      <w:tr w:rsidR="00F65164" w:rsidRPr="00076C89" w:rsidTr="004D4435">
        <w:tc>
          <w:tcPr>
            <w:tcW w:w="691" w:type="dxa"/>
          </w:tcPr>
          <w:p w:rsidR="00F65164" w:rsidRPr="00076C89" w:rsidRDefault="00F65164" w:rsidP="004D4435">
            <w:pPr>
              <w:rPr>
                <w:rStyle w:val="a6"/>
                <w:i/>
              </w:rPr>
            </w:pPr>
            <w:r>
              <w:rPr>
                <w:rStyle w:val="a6"/>
                <w:rFonts w:hint="eastAsia"/>
              </w:rPr>
              <w:t>11</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rsidR="00F65164" w:rsidRDefault="00F65164" w:rsidP="004D4435">
            <w:pPr>
              <w:rPr>
                <w:rStyle w:val="a6"/>
                <w:i/>
              </w:rPr>
            </w:pPr>
            <w:r>
              <w:rPr>
                <w:rStyle w:val="a6"/>
                <w:rFonts w:hint="eastAsia"/>
              </w:rPr>
              <w:t>根据用户标示查询用户信息</w:t>
            </w:r>
          </w:p>
        </w:tc>
      </w:tr>
      <w:tr w:rsidR="00F65164" w:rsidRPr="00076C89" w:rsidTr="004D4435">
        <w:tc>
          <w:tcPr>
            <w:tcW w:w="691" w:type="dxa"/>
          </w:tcPr>
          <w:p w:rsidR="00F65164" w:rsidRPr="00076C89" w:rsidRDefault="00F65164" w:rsidP="004D4435">
            <w:pPr>
              <w:rPr>
                <w:rStyle w:val="a6"/>
                <w:i/>
              </w:rPr>
            </w:pPr>
            <w:r>
              <w:rPr>
                <w:rStyle w:val="a6"/>
                <w:rFonts w:hint="eastAsia"/>
              </w:rPr>
              <w:t>12</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rsidR="00F65164" w:rsidRDefault="00F65164" w:rsidP="004D4435">
            <w:pPr>
              <w:rPr>
                <w:rStyle w:val="a6"/>
                <w:i/>
              </w:rPr>
            </w:pPr>
            <w:r>
              <w:rPr>
                <w:rStyle w:val="a6"/>
                <w:rFonts w:hint="eastAsia"/>
              </w:rPr>
              <w:t>账户校验</w:t>
            </w:r>
          </w:p>
        </w:tc>
      </w:tr>
      <w:tr w:rsidR="00F65164" w:rsidRPr="00076C89" w:rsidTr="004D4435">
        <w:tc>
          <w:tcPr>
            <w:tcW w:w="691" w:type="dxa"/>
          </w:tcPr>
          <w:p w:rsidR="00F65164" w:rsidRPr="00076C89" w:rsidRDefault="00F65164" w:rsidP="004D4435">
            <w:pPr>
              <w:rPr>
                <w:rStyle w:val="a6"/>
                <w:i/>
              </w:rPr>
            </w:pPr>
            <w:r>
              <w:rPr>
                <w:rStyle w:val="a6"/>
                <w:rFonts w:hint="eastAsia"/>
              </w:rPr>
              <w:t>13</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rsidR="00F65164" w:rsidRDefault="00F65164" w:rsidP="004D4435">
            <w:pPr>
              <w:rPr>
                <w:rStyle w:val="a6"/>
                <w:i/>
              </w:rPr>
            </w:pPr>
            <w:r>
              <w:rPr>
                <w:rStyle w:val="a6"/>
                <w:rFonts w:hint="eastAsia"/>
              </w:rPr>
              <w:t>退出</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104" w:name="_Toc418875582"/>
      <w:bookmarkStart w:id="105" w:name="_Toc453430021"/>
      <w:r w:rsidRPr="0023701F">
        <w:rPr>
          <w:rFonts w:hint="eastAsia"/>
          <w:sz w:val="24"/>
        </w:rPr>
        <w:t>TokenCache</w:t>
      </w:r>
      <w:r w:rsidRPr="0023701F">
        <w:rPr>
          <w:rFonts w:hint="eastAsia"/>
          <w:sz w:val="24"/>
        </w:rPr>
        <w:t>类概述</w:t>
      </w:r>
      <w:bookmarkEnd w:id="104"/>
      <w:bookmarkEnd w:id="105"/>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557EE7" w:rsidRDefault="00F65164" w:rsidP="00F65164">
      <w:pPr>
        <w:pStyle w:val="af1"/>
        <w:spacing w:line="400" w:lineRule="exact"/>
        <w:ind w:firstLine="480"/>
        <w:jc w:val="left"/>
      </w:pPr>
      <w:bookmarkStart w:id="106" w:name="_Toc418875583"/>
      <w:r w:rsidRPr="00C62268">
        <w:rPr>
          <w:rFonts w:ascii="宋体" w:hAnsi="宋体" w:hint="eastAsia"/>
          <w:sz w:val="24"/>
        </w:rPr>
        <w:t>类功能定义</w:t>
      </w:r>
      <w:bookmarkEnd w:id="10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saveOrUpdateCache</w:t>
            </w:r>
          </w:p>
        </w:tc>
        <w:tc>
          <w:tcPr>
            <w:tcW w:w="4163" w:type="dxa"/>
          </w:tcPr>
          <w:p w:rsidR="00F65164" w:rsidRPr="00076C89" w:rsidRDefault="00F65164" w:rsidP="004D4435">
            <w:pPr>
              <w:rPr>
                <w:rStyle w:val="a6"/>
                <w:i/>
              </w:rPr>
            </w:pPr>
            <w:r w:rsidRPr="00B47654">
              <w:rPr>
                <w:rStyle w:val="a6"/>
                <w:rFonts w:hint="eastAsia"/>
              </w:rPr>
              <w:t>保存或修改缓存</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getCacheUser</w:t>
            </w:r>
          </w:p>
        </w:tc>
        <w:tc>
          <w:tcPr>
            <w:tcW w:w="4163" w:type="dxa"/>
          </w:tcPr>
          <w:p w:rsidR="00F65164" w:rsidRPr="00076C89" w:rsidRDefault="00F65164" w:rsidP="004D4435">
            <w:pPr>
              <w:rPr>
                <w:rStyle w:val="a6"/>
                <w:i/>
              </w:rPr>
            </w:pPr>
            <w:r w:rsidRPr="00B47654">
              <w:rPr>
                <w:rStyle w:val="a6"/>
                <w:rFonts w:hint="eastAsia"/>
              </w:rPr>
              <w:t>从缓存中获取缓存的用户</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recordUserLastLoginTime</w:t>
            </w:r>
          </w:p>
        </w:tc>
        <w:tc>
          <w:tcPr>
            <w:tcW w:w="4163" w:type="dxa"/>
          </w:tcPr>
          <w:p w:rsidR="00F65164" w:rsidRPr="00076C89" w:rsidRDefault="00F65164" w:rsidP="004D4435">
            <w:pPr>
              <w:rPr>
                <w:rStyle w:val="a6"/>
                <w:i/>
              </w:rPr>
            </w:pPr>
            <w:r w:rsidRPr="00B47654">
              <w:rPr>
                <w:rStyle w:val="a6"/>
                <w:rFonts w:hint="eastAsia"/>
              </w:rPr>
              <w:t>记录用户上一次登录工作圈的时间</w:t>
            </w:r>
          </w:p>
        </w:tc>
      </w:tr>
      <w:tr w:rsidR="00F65164" w:rsidRPr="00076C89" w:rsidTr="004D4435">
        <w:tc>
          <w:tcPr>
            <w:tcW w:w="691" w:type="dxa"/>
          </w:tcPr>
          <w:p w:rsidR="00F65164" w:rsidRPr="00076C89" w:rsidRDefault="00F65164" w:rsidP="004D4435">
            <w:pPr>
              <w:rPr>
                <w:rStyle w:val="a6"/>
                <w:i/>
              </w:rPr>
            </w:pPr>
            <w:r>
              <w:rPr>
                <w:rStyle w:val="a6"/>
                <w:rFonts w:hint="eastAsia"/>
              </w:rPr>
              <w:lastRenderedPageBreak/>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saveInviteCode</w:t>
            </w:r>
          </w:p>
        </w:tc>
        <w:tc>
          <w:tcPr>
            <w:tcW w:w="4163" w:type="dxa"/>
          </w:tcPr>
          <w:p w:rsidR="00F65164" w:rsidRPr="00076C89" w:rsidRDefault="00F65164" w:rsidP="004D4435">
            <w:pPr>
              <w:rPr>
                <w:rStyle w:val="a6"/>
                <w:i/>
              </w:rPr>
            </w:pPr>
            <w:r w:rsidRPr="00B47654">
              <w:rPr>
                <w:rStyle w:val="a6"/>
                <w:rFonts w:hint="eastAsia"/>
              </w:rPr>
              <w:t>邀请用户加入企业，验证码</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107" w:name="_Toc418875584"/>
      <w:bookmarkStart w:id="108" w:name="_Toc453430022"/>
      <w:r w:rsidRPr="0023701F">
        <w:rPr>
          <w:rFonts w:hint="eastAsia"/>
          <w:sz w:val="24"/>
        </w:rPr>
        <w:t>UserMongoDao</w:t>
      </w:r>
      <w:r w:rsidRPr="0023701F">
        <w:rPr>
          <w:rFonts w:hint="eastAsia"/>
          <w:sz w:val="24"/>
        </w:rPr>
        <w:t>类概述</w:t>
      </w:r>
      <w:bookmarkEnd w:id="107"/>
      <w:bookmarkEnd w:id="10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557EE7" w:rsidRDefault="00F65164" w:rsidP="00F65164">
      <w:pPr>
        <w:pStyle w:val="af1"/>
        <w:spacing w:line="400" w:lineRule="exact"/>
        <w:ind w:firstLine="480"/>
        <w:jc w:val="left"/>
      </w:pPr>
      <w:bookmarkStart w:id="109" w:name="_Toc418875585"/>
      <w:r w:rsidRPr="00C62268">
        <w:rPr>
          <w:rFonts w:ascii="宋体" w:hAnsi="宋体" w:hint="eastAsia"/>
          <w:sz w:val="24"/>
        </w:rPr>
        <w:t>类功能定义</w:t>
      </w:r>
      <w:bookmarkEnd w:id="10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saveOrUpdateUser</w:t>
            </w:r>
          </w:p>
        </w:tc>
        <w:tc>
          <w:tcPr>
            <w:tcW w:w="4163" w:type="dxa"/>
          </w:tcPr>
          <w:p w:rsidR="00F65164" w:rsidRPr="00076C89" w:rsidRDefault="00F65164" w:rsidP="004D4435">
            <w:pPr>
              <w:rPr>
                <w:rStyle w:val="a6"/>
                <w:i/>
              </w:rPr>
            </w:pPr>
            <w:r>
              <w:rPr>
                <w:rStyle w:val="a6"/>
                <w:rFonts w:hint="eastAsia"/>
              </w:rPr>
              <w:t>保存或变更用户信息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updateUserInfo</w:t>
            </w:r>
          </w:p>
        </w:tc>
        <w:tc>
          <w:tcPr>
            <w:tcW w:w="4163" w:type="dxa"/>
          </w:tcPr>
          <w:p w:rsidR="00F65164" w:rsidRPr="00076C89" w:rsidRDefault="00F65164" w:rsidP="004D4435">
            <w:pPr>
              <w:rPr>
                <w:rStyle w:val="a6"/>
                <w:i/>
              </w:rPr>
            </w:pPr>
            <w:r>
              <w:rPr>
                <w:rStyle w:val="a6"/>
                <w:rFonts w:hint="eastAsia"/>
              </w:rPr>
              <w:t>修改用户信息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findUser</w:t>
            </w:r>
          </w:p>
        </w:tc>
        <w:tc>
          <w:tcPr>
            <w:tcW w:w="4163" w:type="dxa"/>
          </w:tcPr>
          <w:p w:rsidR="00F65164" w:rsidRPr="00076C89" w:rsidRDefault="00F65164" w:rsidP="004D4435">
            <w:pPr>
              <w:rPr>
                <w:rStyle w:val="a6"/>
                <w:i/>
              </w:rPr>
            </w:pPr>
            <w:r>
              <w:rPr>
                <w:rStyle w:val="a6"/>
                <w:rFonts w:hint="eastAsia"/>
              </w:rPr>
              <w:t>查询用户信息</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isFirstLoginByDeviceType</w:t>
            </w:r>
          </w:p>
        </w:tc>
        <w:tc>
          <w:tcPr>
            <w:tcW w:w="4163" w:type="dxa"/>
          </w:tcPr>
          <w:p w:rsidR="00F65164" w:rsidRPr="00076C89" w:rsidRDefault="00F65164" w:rsidP="004D4435">
            <w:pPr>
              <w:rPr>
                <w:rStyle w:val="a6"/>
                <w:i/>
              </w:rPr>
            </w:pPr>
            <w:r>
              <w:rPr>
                <w:rStyle w:val="a6"/>
                <w:rFonts w:hint="eastAsia"/>
              </w:rPr>
              <w:t>校验用户是否第一次登录某终端类型</w:t>
            </w:r>
          </w:p>
        </w:tc>
      </w:tr>
    </w:tbl>
    <w:p w:rsidR="00F65164" w:rsidRDefault="00F65164" w:rsidP="00F65164"/>
    <w:p w:rsidR="00F65164" w:rsidRPr="0023701F" w:rsidRDefault="00F65164" w:rsidP="00F65164">
      <w:pPr>
        <w:pStyle w:val="2"/>
        <w:rPr>
          <w:rFonts w:ascii="黑体"/>
          <w:sz w:val="28"/>
        </w:rPr>
      </w:pPr>
      <w:bookmarkStart w:id="110" w:name="_Toc418875603"/>
      <w:bookmarkStart w:id="111" w:name="_Toc453430023"/>
      <w:r w:rsidRPr="0023701F">
        <w:rPr>
          <w:rFonts w:ascii="黑体" w:hint="eastAsia"/>
          <w:sz w:val="28"/>
        </w:rPr>
        <w:t>圈子系统（quan）模块</w:t>
      </w:r>
      <w:bookmarkEnd w:id="110"/>
      <w:bookmarkEnd w:id="111"/>
    </w:p>
    <w:p w:rsidR="00F65164" w:rsidRPr="0023701F" w:rsidRDefault="00F65164" w:rsidP="0023701F">
      <w:pPr>
        <w:pStyle w:val="3"/>
        <w:spacing w:line="400" w:lineRule="exact"/>
        <w:ind w:left="826" w:hangingChars="343" w:hanging="826"/>
        <w:rPr>
          <w:sz w:val="24"/>
        </w:rPr>
      </w:pPr>
      <w:bookmarkStart w:id="112" w:name="_Toc418875604"/>
      <w:bookmarkStart w:id="113" w:name="_Toc453430024"/>
      <w:r w:rsidRPr="0023701F">
        <w:rPr>
          <w:rFonts w:hint="eastAsia"/>
          <w:sz w:val="24"/>
        </w:rPr>
        <w:t>圈子系统模块概述</w:t>
      </w:r>
      <w:bookmarkEnd w:id="112"/>
      <w:bookmarkEnd w:id="11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114" w:name="_Toc418875605"/>
      <w:bookmarkStart w:id="115" w:name="_Toc453430025"/>
      <w:r w:rsidRPr="0023701F">
        <w:rPr>
          <w:rFonts w:hint="eastAsia"/>
          <w:sz w:val="24"/>
        </w:rPr>
        <w:lastRenderedPageBreak/>
        <w:t>圈子系统模块流程图</w:t>
      </w:r>
      <w:bookmarkEnd w:id="114"/>
      <w:bookmarkEnd w:id="115"/>
    </w:p>
    <w:p w:rsidR="00F65164" w:rsidRDefault="00F65164" w:rsidP="00F65164">
      <w:pPr>
        <w:jc w:val="center"/>
      </w:pPr>
      <w:r w:rsidRPr="00FC6DEB">
        <w:rPr>
          <w:noProof/>
        </w:rPr>
        <w:drawing>
          <wp:inline distT="0" distB="0" distL="0" distR="0">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116" w:name="_Toc418875606"/>
      <w:bookmarkStart w:id="117" w:name="_Toc453430026"/>
      <w:r w:rsidRPr="0023701F">
        <w:rPr>
          <w:rFonts w:hint="eastAsia"/>
          <w:sz w:val="24"/>
        </w:rPr>
        <w:t>JsonController</w:t>
      </w:r>
      <w:r w:rsidRPr="0023701F">
        <w:rPr>
          <w:rFonts w:hint="eastAsia"/>
          <w:sz w:val="24"/>
        </w:rPr>
        <w:t>类概述</w:t>
      </w:r>
      <w:bookmarkEnd w:id="116"/>
      <w:bookmarkEnd w:id="117"/>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7E5FCD" w:rsidRDefault="00F65164" w:rsidP="00F65164">
      <w:pPr>
        <w:pStyle w:val="af1"/>
        <w:spacing w:line="400" w:lineRule="exact"/>
        <w:ind w:firstLine="480"/>
        <w:jc w:val="left"/>
        <w:rPr>
          <w:rFonts w:ascii="宋体" w:hAnsi="宋体"/>
          <w:sz w:val="24"/>
        </w:rPr>
      </w:pPr>
      <w:bookmarkStart w:id="118" w:name="_Toc418875607"/>
      <w:r w:rsidRPr="007E5FCD">
        <w:rPr>
          <w:rFonts w:ascii="宋体" w:hAnsi="宋体" w:hint="eastAsia"/>
          <w:sz w:val="24"/>
        </w:rPr>
        <w:lastRenderedPageBreak/>
        <w:t>类功能定义</w:t>
      </w:r>
      <w:bookmarkEnd w:id="118"/>
    </w:p>
    <w:p w:rsidR="00F65164" w:rsidRPr="00557EE7" w:rsidRDefault="00F65164" w:rsidP="00F65164">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2052"/>
        <w:gridCol w:w="5940"/>
      </w:tblGrid>
      <w:tr w:rsidR="00F65164" w:rsidRPr="00076C89" w:rsidTr="004D4435">
        <w:tc>
          <w:tcPr>
            <w:tcW w:w="828"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1</w:t>
            </w:r>
          </w:p>
        </w:tc>
        <w:tc>
          <w:tcPr>
            <w:tcW w:w="2052" w:type="dxa"/>
          </w:tcPr>
          <w:p w:rsidR="00F65164" w:rsidRPr="00076C89" w:rsidRDefault="00F65164" w:rsidP="004D4435">
            <w:pPr>
              <w:rPr>
                <w:rStyle w:val="a6"/>
                <w:i/>
              </w:rPr>
            </w:pPr>
            <w:r w:rsidRPr="004A4A85">
              <w:rPr>
                <w:rStyle w:val="a6"/>
              </w:rPr>
              <w:t>checkSig</w:t>
            </w:r>
          </w:p>
        </w:tc>
        <w:tc>
          <w:tcPr>
            <w:tcW w:w="5940" w:type="dxa"/>
          </w:tcPr>
          <w:p w:rsidR="00F65164" w:rsidRPr="00076C89" w:rsidRDefault="00F65164" w:rsidP="004D4435">
            <w:pPr>
              <w:rPr>
                <w:rStyle w:val="a6"/>
                <w:i/>
              </w:rPr>
            </w:pPr>
            <w:r>
              <w:rPr>
                <w:rStyle w:val="a6"/>
                <w:rFonts w:hint="eastAsia"/>
              </w:rPr>
              <w:t>签名校验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2</w:t>
            </w:r>
          </w:p>
        </w:tc>
        <w:tc>
          <w:tcPr>
            <w:tcW w:w="2052" w:type="dxa"/>
          </w:tcPr>
          <w:p w:rsidR="00F65164" w:rsidRPr="00076C89" w:rsidRDefault="00F65164" w:rsidP="004D4435">
            <w:pPr>
              <w:rPr>
                <w:rStyle w:val="a6"/>
                <w:i/>
              </w:rPr>
            </w:pPr>
            <w:r w:rsidRPr="004A4A85">
              <w:rPr>
                <w:rStyle w:val="a6"/>
              </w:rPr>
              <w:t>checkImageNo</w:t>
            </w:r>
          </w:p>
        </w:tc>
        <w:tc>
          <w:tcPr>
            <w:tcW w:w="5940" w:type="dxa"/>
          </w:tcPr>
          <w:p w:rsidR="00F65164" w:rsidRPr="00076C89" w:rsidRDefault="00F65164" w:rsidP="004D4435">
            <w:pPr>
              <w:rPr>
                <w:rStyle w:val="a6"/>
                <w:i/>
              </w:rPr>
            </w:pPr>
            <w:r>
              <w:rPr>
                <w:rStyle w:val="a6"/>
                <w:rFonts w:hint="eastAsia"/>
              </w:rPr>
              <w:t>验证码校验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3</w:t>
            </w:r>
          </w:p>
        </w:tc>
        <w:tc>
          <w:tcPr>
            <w:tcW w:w="2052" w:type="dxa"/>
          </w:tcPr>
          <w:p w:rsidR="00F65164" w:rsidRPr="00076C89" w:rsidRDefault="00F65164" w:rsidP="004D4435">
            <w:pPr>
              <w:rPr>
                <w:rStyle w:val="a6"/>
                <w:i/>
              </w:rPr>
            </w:pPr>
            <w:r w:rsidRPr="004A4A85">
              <w:rPr>
                <w:rStyle w:val="a6"/>
              </w:rPr>
              <w:t>changeTokenRel</w:t>
            </w:r>
          </w:p>
        </w:tc>
        <w:tc>
          <w:tcPr>
            <w:tcW w:w="5940" w:type="dxa"/>
          </w:tcPr>
          <w:p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r w:rsidR="00F65164" w:rsidRPr="00076C89" w:rsidTr="004D4435">
        <w:tc>
          <w:tcPr>
            <w:tcW w:w="828" w:type="dxa"/>
          </w:tcPr>
          <w:p w:rsidR="00F65164" w:rsidRPr="00076C89" w:rsidRDefault="00F65164" w:rsidP="004D4435">
            <w:pPr>
              <w:rPr>
                <w:rStyle w:val="a6"/>
                <w:i/>
              </w:rPr>
            </w:pPr>
          </w:p>
        </w:tc>
        <w:tc>
          <w:tcPr>
            <w:tcW w:w="2052" w:type="dxa"/>
          </w:tcPr>
          <w:p w:rsidR="00F65164" w:rsidRPr="00076C89" w:rsidRDefault="00F65164" w:rsidP="004D4435">
            <w:pPr>
              <w:rPr>
                <w:rStyle w:val="a6"/>
                <w:i/>
              </w:rPr>
            </w:pPr>
          </w:p>
        </w:tc>
        <w:tc>
          <w:tcPr>
            <w:tcW w:w="5940" w:type="dxa"/>
          </w:tcPr>
          <w:p w:rsidR="00F65164" w:rsidRPr="00076C89" w:rsidRDefault="00F65164" w:rsidP="004D4435">
            <w:pPr>
              <w:rPr>
                <w:rStyle w:val="a6"/>
                <w:i/>
              </w:rPr>
            </w:pPr>
          </w:p>
        </w:tc>
      </w:tr>
    </w:tbl>
    <w:p w:rsidR="00F65164" w:rsidRPr="00CF07BE" w:rsidRDefault="00F65164" w:rsidP="00F65164">
      <w:pPr>
        <w:rPr>
          <w:rStyle w:val="a6"/>
          <w:i/>
        </w:rPr>
      </w:pPr>
    </w:p>
    <w:p w:rsidR="00F65164" w:rsidRPr="0023701F" w:rsidRDefault="00F65164" w:rsidP="0023701F">
      <w:pPr>
        <w:pStyle w:val="3"/>
        <w:spacing w:line="400" w:lineRule="exact"/>
        <w:ind w:left="826" w:hangingChars="343" w:hanging="826"/>
        <w:rPr>
          <w:sz w:val="24"/>
        </w:rPr>
      </w:pPr>
      <w:bookmarkStart w:id="119" w:name="_Toc418875608"/>
      <w:bookmarkStart w:id="120" w:name="_Toc453430027"/>
      <w:r w:rsidRPr="0023701F">
        <w:rPr>
          <w:rFonts w:hint="eastAsia"/>
          <w:sz w:val="24"/>
        </w:rPr>
        <w:t>RestTeamController</w:t>
      </w:r>
      <w:r w:rsidRPr="0023701F">
        <w:rPr>
          <w:rFonts w:hint="eastAsia"/>
          <w:sz w:val="24"/>
        </w:rPr>
        <w:t>类概述</w:t>
      </w:r>
      <w:bookmarkEnd w:id="119"/>
      <w:bookmarkEnd w:id="12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rsidR="00F65164" w:rsidRPr="00557EE7" w:rsidRDefault="00F65164" w:rsidP="00F65164">
      <w:pPr>
        <w:pStyle w:val="af1"/>
        <w:spacing w:line="400" w:lineRule="exact"/>
        <w:ind w:firstLine="480"/>
        <w:jc w:val="left"/>
      </w:pPr>
      <w:bookmarkStart w:id="121" w:name="_Toc418875609"/>
      <w:r w:rsidRPr="007E5FCD">
        <w:rPr>
          <w:rFonts w:ascii="宋体" w:hAnsi="宋体" w:hint="eastAsia"/>
          <w:sz w:val="24"/>
        </w:rPr>
        <w:t>类功能定义</w:t>
      </w:r>
      <w:bookmarkEnd w:id="12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rsidR="00F65164" w:rsidRPr="00076C89" w:rsidRDefault="00F65164" w:rsidP="004D4435">
            <w:pPr>
              <w:rPr>
                <w:rStyle w:val="a6"/>
                <w:i/>
              </w:rPr>
            </w:pPr>
            <w:r>
              <w:rPr>
                <w:rStyle w:val="a6"/>
                <w:rFonts w:hint="eastAsia"/>
              </w:rPr>
              <w:t>添加圈子</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2</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3</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rsidR="00F65164" w:rsidRPr="00076C89" w:rsidRDefault="00F65164" w:rsidP="004D4435">
            <w:pPr>
              <w:rPr>
                <w:rStyle w:val="a6"/>
                <w:i/>
              </w:rPr>
            </w:pPr>
            <w:r>
              <w:rPr>
                <w:rStyle w:val="a6"/>
                <w:rFonts w:hint="eastAsia"/>
              </w:rPr>
              <w:t>获取圈子列表</w:t>
            </w:r>
          </w:p>
        </w:tc>
      </w:tr>
      <w:tr w:rsidR="00F65164" w:rsidRPr="00076C89" w:rsidTr="004D4435">
        <w:tc>
          <w:tcPr>
            <w:tcW w:w="752" w:type="dxa"/>
          </w:tcPr>
          <w:p w:rsidR="00F65164" w:rsidRPr="00076C89" w:rsidRDefault="00F65164" w:rsidP="004D4435">
            <w:pPr>
              <w:rPr>
                <w:rStyle w:val="a6"/>
                <w:i/>
              </w:rPr>
            </w:pPr>
            <w:r>
              <w:rPr>
                <w:rStyle w:val="a6"/>
                <w:rFonts w:hint="eastAsia"/>
              </w:rPr>
              <w:t>4</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rsidR="00F65164" w:rsidRPr="00076C89" w:rsidRDefault="00F65164" w:rsidP="004D4435">
            <w:pPr>
              <w:rPr>
                <w:rStyle w:val="a6"/>
                <w:i/>
              </w:rPr>
            </w:pPr>
            <w:r>
              <w:rPr>
                <w:rStyle w:val="a6"/>
                <w:rFonts w:hint="eastAsia"/>
              </w:rPr>
              <w:t>修改圈子基本信息</w:t>
            </w:r>
          </w:p>
        </w:tc>
      </w:tr>
      <w:tr w:rsidR="00F65164" w:rsidRPr="00076C89" w:rsidTr="004D4435">
        <w:tc>
          <w:tcPr>
            <w:tcW w:w="752" w:type="dxa"/>
          </w:tcPr>
          <w:p w:rsidR="00F65164" w:rsidRPr="00076C89" w:rsidRDefault="00F65164" w:rsidP="004D4435">
            <w:pPr>
              <w:rPr>
                <w:rStyle w:val="a6"/>
                <w:i/>
              </w:rPr>
            </w:pPr>
            <w:r>
              <w:rPr>
                <w:rStyle w:val="a6"/>
                <w:rFonts w:hint="eastAsia"/>
              </w:rPr>
              <w:t>5</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rsidR="00F65164" w:rsidRDefault="00F65164" w:rsidP="004D4435">
            <w:pPr>
              <w:rPr>
                <w:rStyle w:val="a6"/>
                <w:i/>
              </w:rPr>
            </w:pPr>
            <w:r>
              <w:rPr>
                <w:rStyle w:val="a6"/>
                <w:rFonts w:hint="eastAsia"/>
              </w:rPr>
              <w:t>修改圈子的邀请级别</w:t>
            </w:r>
          </w:p>
        </w:tc>
      </w:tr>
      <w:tr w:rsidR="00F65164" w:rsidRPr="00076C89" w:rsidTr="004D4435">
        <w:tc>
          <w:tcPr>
            <w:tcW w:w="752" w:type="dxa"/>
          </w:tcPr>
          <w:p w:rsidR="00F65164" w:rsidRPr="00076C89" w:rsidRDefault="00F65164" w:rsidP="004D4435">
            <w:pPr>
              <w:rPr>
                <w:rStyle w:val="a6"/>
                <w:i/>
              </w:rPr>
            </w:pPr>
            <w:r>
              <w:rPr>
                <w:rStyle w:val="a6"/>
                <w:rFonts w:hint="eastAsia"/>
              </w:rPr>
              <w:t>6</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Pr="00076C89" w:rsidRDefault="00F65164" w:rsidP="004D4435">
            <w:pPr>
              <w:rPr>
                <w:rStyle w:val="a6"/>
                <w:i/>
              </w:rPr>
            </w:pPr>
            <w:r>
              <w:rPr>
                <w:rStyle w:val="a6"/>
                <w:rFonts w:hint="eastAsia"/>
              </w:rPr>
              <w:t>7</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Pr>
                <w:rStyle w:val="a6"/>
                <w:rFonts w:hint="eastAsia"/>
              </w:rPr>
              <w:t>8</w:t>
            </w:r>
          </w:p>
        </w:tc>
        <w:tc>
          <w:tcPr>
            <w:tcW w:w="3121" w:type="dxa"/>
          </w:tcPr>
          <w:p w:rsidR="00F65164" w:rsidRDefault="00F65164" w:rsidP="004D4435">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rsidR="00F65164" w:rsidRDefault="00F65164" w:rsidP="004D4435">
            <w:pPr>
              <w:rPr>
                <w:rStyle w:val="a6"/>
                <w:i/>
              </w:rPr>
            </w:pPr>
            <w:r>
              <w:rPr>
                <w:rStyle w:val="a6"/>
                <w:rFonts w:hint="eastAsia"/>
              </w:rPr>
              <w:t>获取圈子</w:t>
            </w:r>
            <w:r>
              <w:rPr>
                <w:rStyle w:val="a6"/>
                <w:rFonts w:hint="eastAsia"/>
              </w:rPr>
              <w:t>logo</w:t>
            </w:r>
          </w:p>
        </w:tc>
      </w:tr>
      <w:tr w:rsidR="00F65164" w:rsidRPr="00076C89" w:rsidTr="004D4435">
        <w:tc>
          <w:tcPr>
            <w:tcW w:w="752" w:type="dxa"/>
          </w:tcPr>
          <w:p w:rsidR="00F65164" w:rsidRPr="00076C89" w:rsidRDefault="00F65164" w:rsidP="004D4435">
            <w:pPr>
              <w:rPr>
                <w:rStyle w:val="a6"/>
                <w:i/>
              </w:rPr>
            </w:pPr>
            <w:r>
              <w:rPr>
                <w:rStyle w:val="a6"/>
                <w:rFonts w:hint="eastAsia"/>
              </w:rPr>
              <w:t>9</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rsidR="00F65164" w:rsidRDefault="00F65164" w:rsidP="004D4435">
            <w:pPr>
              <w:rPr>
                <w:rStyle w:val="a6"/>
                <w:i/>
              </w:rPr>
            </w:pPr>
            <w:r>
              <w:rPr>
                <w:rStyle w:val="a6"/>
                <w:rFonts w:hint="eastAsia"/>
              </w:rPr>
              <w:t>获取企业未读数和未审核数</w:t>
            </w:r>
          </w:p>
        </w:tc>
      </w:tr>
      <w:tr w:rsidR="00F65164" w:rsidRPr="00076C89" w:rsidTr="004D4435">
        <w:tc>
          <w:tcPr>
            <w:tcW w:w="752" w:type="dxa"/>
          </w:tcPr>
          <w:p w:rsidR="00F65164" w:rsidRPr="00076C89" w:rsidRDefault="00F65164" w:rsidP="004D4435">
            <w:pPr>
              <w:rPr>
                <w:rStyle w:val="a6"/>
                <w:i/>
              </w:rPr>
            </w:pPr>
            <w:r>
              <w:rPr>
                <w:rStyle w:val="a6"/>
                <w:rFonts w:hint="eastAsia"/>
              </w:rPr>
              <w:t>10</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rsidR="00F65164" w:rsidRDefault="00F65164" w:rsidP="004D4435">
            <w:pPr>
              <w:rPr>
                <w:rStyle w:val="a6"/>
                <w:i/>
              </w:rPr>
            </w:pPr>
            <w:r>
              <w:rPr>
                <w:rStyle w:val="a6"/>
                <w:rFonts w:hint="eastAsia"/>
              </w:rPr>
              <w:t>获取用户部门列表和企业用户数据</w:t>
            </w:r>
          </w:p>
        </w:tc>
      </w:tr>
    </w:tbl>
    <w:p w:rsidR="00F65164" w:rsidRPr="0023701F" w:rsidRDefault="00F65164" w:rsidP="0023701F">
      <w:pPr>
        <w:pStyle w:val="3"/>
        <w:spacing w:line="400" w:lineRule="exact"/>
        <w:ind w:left="826" w:hangingChars="343" w:hanging="826"/>
        <w:rPr>
          <w:sz w:val="24"/>
        </w:rPr>
      </w:pPr>
      <w:bookmarkStart w:id="122" w:name="_Toc418875610"/>
      <w:bookmarkStart w:id="123" w:name="_Toc453430028"/>
      <w:r w:rsidRPr="0023701F">
        <w:rPr>
          <w:rFonts w:hint="eastAsia"/>
          <w:sz w:val="24"/>
        </w:rPr>
        <w:t>WebTeamController</w:t>
      </w:r>
      <w:r w:rsidRPr="0023701F">
        <w:rPr>
          <w:rFonts w:hint="eastAsia"/>
          <w:sz w:val="24"/>
        </w:rPr>
        <w:t>类概述</w:t>
      </w:r>
      <w:bookmarkEnd w:id="122"/>
      <w:bookmarkEnd w:id="12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24" w:name="_Toc418875611"/>
      <w:r w:rsidRPr="007E5FCD">
        <w:rPr>
          <w:rFonts w:ascii="宋体" w:hAnsi="宋体" w:hint="eastAsia"/>
          <w:sz w:val="24"/>
        </w:rPr>
        <w:t>类功能定义</w:t>
      </w:r>
      <w:bookmarkEnd w:id="12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rsidR="00F65164" w:rsidRPr="00076C89" w:rsidRDefault="00F65164" w:rsidP="004D4435">
            <w:pPr>
              <w:rPr>
                <w:rStyle w:val="a6"/>
                <w:i/>
              </w:rPr>
            </w:pPr>
            <w:r>
              <w:rPr>
                <w:rStyle w:val="a6"/>
                <w:rFonts w:hint="eastAsia"/>
              </w:rPr>
              <w:t>添加圈子</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2</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3</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rsidR="00F65164" w:rsidRPr="00076C89" w:rsidRDefault="00F65164" w:rsidP="004D4435">
            <w:pPr>
              <w:rPr>
                <w:rStyle w:val="a6"/>
                <w:i/>
              </w:rPr>
            </w:pPr>
            <w:r>
              <w:rPr>
                <w:rStyle w:val="a6"/>
                <w:rFonts w:hint="eastAsia"/>
              </w:rPr>
              <w:t>获取圈子列表</w:t>
            </w:r>
          </w:p>
        </w:tc>
      </w:tr>
      <w:tr w:rsidR="00F65164" w:rsidRPr="00076C89" w:rsidTr="004D4435">
        <w:tc>
          <w:tcPr>
            <w:tcW w:w="752" w:type="dxa"/>
          </w:tcPr>
          <w:p w:rsidR="00F65164" w:rsidRPr="00076C89" w:rsidRDefault="00F65164" w:rsidP="004D4435">
            <w:pPr>
              <w:rPr>
                <w:rStyle w:val="a6"/>
                <w:i/>
              </w:rPr>
            </w:pPr>
            <w:r>
              <w:rPr>
                <w:rStyle w:val="a6"/>
                <w:rFonts w:hint="eastAsia"/>
              </w:rPr>
              <w:t>4</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rsidR="00F65164" w:rsidRPr="00076C89" w:rsidRDefault="00F65164" w:rsidP="004D4435">
            <w:pPr>
              <w:rPr>
                <w:rStyle w:val="a6"/>
                <w:i/>
              </w:rPr>
            </w:pPr>
            <w:r>
              <w:rPr>
                <w:rStyle w:val="a6"/>
                <w:rFonts w:hint="eastAsia"/>
              </w:rPr>
              <w:t>修改圈子基本信息</w:t>
            </w:r>
          </w:p>
        </w:tc>
      </w:tr>
      <w:tr w:rsidR="00F65164" w:rsidRPr="00076C89" w:rsidTr="004D4435">
        <w:tc>
          <w:tcPr>
            <w:tcW w:w="752" w:type="dxa"/>
          </w:tcPr>
          <w:p w:rsidR="00F65164" w:rsidRPr="00076C89" w:rsidRDefault="00F65164" w:rsidP="004D4435">
            <w:pPr>
              <w:rPr>
                <w:rStyle w:val="a6"/>
                <w:i/>
              </w:rPr>
            </w:pPr>
            <w:r>
              <w:rPr>
                <w:rStyle w:val="a6"/>
                <w:rFonts w:hint="eastAsia"/>
              </w:rPr>
              <w:t>5</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rsidR="00F65164" w:rsidRDefault="00F65164" w:rsidP="004D4435">
            <w:pPr>
              <w:rPr>
                <w:rStyle w:val="a6"/>
                <w:i/>
              </w:rPr>
            </w:pPr>
            <w:r>
              <w:rPr>
                <w:rStyle w:val="a6"/>
                <w:rFonts w:hint="eastAsia"/>
              </w:rPr>
              <w:t>修改圈子的邀请级别</w:t>
            </w:r>
          </w:p>
        </w:tc>
      </w:tr>
      <w:tr w:rsidR="00F65164" w:rsidRPr="00076C89" w:rsidTr="004D4435">
        <w:tc>
          <w:tcPr>
            <w:tcW w:w="752" w:type="dxa"/>
          </w:tcPr>
          <w:p w:rsidR="00F65164" w:rsidRPr="00076C89" w:rsidRDefault="00F65164" w:rsidP="004D4435">
            <w:pPr>
              <w:rPr>
                <w:rStyle w:val="a6"/>
                <w:i/>
              </w:rPr>
            </w:pPr>
            <w:r>
              <w:rPr>
                <w:rStyle w:val="a6"/>
                <w:rFonts w:hint="eastAsia"/>
              </w:rPr>
              <w:t>6</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Pr="00076C89" w:rsidRDefault="00F65164" w:rsidP="004D4435">
            <w:pPr>
              <w:rPr>
                <w:rStyle w:val="a6"/>
                <w:i/>
              </w:rPr>
            </w:pPr>
            <w:r>
              <w:rPr>
                <w:rStyle w:val="a6"/>
                <w:rFonts w:hint="eastAsia"/>
              </w:rPr>
              <w:t>7</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rsidR="00F65164" w:rsidRDefault="00F65164" w:rsidP="004D4435">
            <w:pPr>
              <w:rPr>
                <w:rStyle w:val="a6"/>
                <w:i/>
              </w:rPr>
            </w:pPr>
            <w:r>
              <w:rPr>
                <w:rStyle w:val="a6"/>
                <w:rFonts w:hint="eastAsia"/>
              </w:rPr>
              <w:t>获取圈子信息并返回用户和圈子的关系</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rsidR="00F65164" w:rsidRDefault="00F65164" w:rsidP="004D4435">
            <w:pPr>
              <w:rPr>
                <w:rStyle w:val="a6"/>
                <w:i/>
              </w:rPr>
            </w:pPr>
            <w:r>
              <w:rPr>
                <w:rStyle w:val="a6"/>
                <w:rFonts w:hint="eastAsia"/>
              </w:rPr>
              <w:t>获取圈子</w:t>
            </w:r>
            <w:r>
              <w:rPr>
                <w:rStyle w:val="a6"/>
                <w:rFonts w:hint="eastAsia"/>
              </w:rPr>
              <w:t>logo</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rsidR="00F65164" w:rsidRDefault="00F65164" w:rsidP="004D4435">
            <w:pPr>
              <w:rPr>
                <w:rStyle w:val="a6"/>
                <w:i/>
              </w:rPr>
            </w:pPr>
            <w:r>
              <w:rPr>
                <w:rStyle w:val="a6"/>
                <w:rFonts w:hint="eastAsia"/>
              </w:rPr>
              <w:t>上传圈子</w:t>
            </w:r>
            <w:r>
              <w:rPr>
                <w:rStyle w:val="a6"/>
                <w:rFonts w:hint="eastAsia"/>
              </w:rPr>
              <w:t>logo</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rsidR="00F65164" w:rsidRDefault="00F65164" w:rsidP="004D4435">
            <w:pPr>
              <w:rPr>
                <w:rStyle w:val="a6"/>
                <w:i/>
              </w:rPr>
            </w:pPr>
            <w:r>
              <w:rPr>
                <w:rStyle w:val="a6"/>
                <w:rFonts w:hint="eastAsia"/>
              </w:rPr>
              <w:t>获取圈子中帖子的未读数</w:t>
            </w:r>
          </w:p>
        </w:tc>
      </w:tr>
      <w:tr w:rsidR="00F65164" w:rsidRPr="00076C89" w:rsidTr="004D4435">
        <w:tc>
          <w:tcPr>
            <w:tcW w:w="752" w:type="dxa"/>
          </w:tcPr>
          <w:p w:rsidR="00F65164" w:rsidRPr="00076C89" w:rsidRDefault="00F65164" w:rsidP="004D4435">
            <w:pPr>
              <w:rPr>
                <w:rStyle w:val="a6"/>
                <w:i/>
              </w:rPr>
            </w:pPr>
            <w:r>
              <w:rPr>
                <w:rStyle w:val="a6"/>
                <w:rFonts w:hint="eastAsia"/>
              </w:rPr>
              <w:t>12</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rsidR="00F65164" w:rsidRDefault="00F65164" w:rsidP="004D4435">
            <w:pPr>
              <w:rPr>
                <w:rStyle w:val="a6"/>
                <w:i/>
              </w:rPr>
            </w:pPr>
            <w:r>
              <w:rPr>
                <w:rStyle w:val="a6"/>
                <w:rFonts w:hint="eastAsia"/>
              </w:rPr>
              <w:t>获取用户部门列表和企业用户数据</w:t>
            </w:r>
          </w:p>
        </w:tc>
      </w:tr>
      <w:tr w:rsidR="00F65164" w:rsidRPr="00076C89" w:rsidTr="004D4435">
        <w:tc>
          <w:tcPr>
            <w:tcW w:w="752" w:type="dxa"/>
          </w:tcPr>
          <w:p w:rsidR="00F65164" w:rsidRDefault="00F65164" w:rsidP="004D4435">
            <w:pPr>
              <w:rPr>
                <w:rStyle w:val="a6"/>
                <w:i/>
              </w:rPr>
            </w:pPr>
            <w:r>
              <w:rPr>
                <w:rStyle w:val="a6"/>
                <w:rFonts w:hint="eastAsia"/>
              </w:rPr>
              <w:lastRenderedPageBreak/>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rsidR="00F65164" w:rsidRDefault="00F65164" w:rsidP="004D4435">
            <w:pPr>
              <w:rPr>
                <w:rStyle w:val="a6"/>
                <w:i/>
              </w:rPr>
            </w:pPr>
            <w:r>
              <w:rPr>
                <w:rStyle w:val="a6"/>
                <w:rFonts w:hint="eastAsia"/>
              </w:rPr>
              <w:t>检查圈子成员</w:t>
            </w:r>
          </w:p>
        </w:tc>
      </w:tr>
    </w:tbl>
    <w:p w:rsidR="00F65164" w:rsidRPr="0023701F" w:rsidRDefault="00F65164" w:rsidP="0023701F">
      <w:pPr>
        <w:pStyle w:val="3"/>
        <w:spacing w:line="400" w:lineRule="exact"/>
        <w:ind w:left="826" w:hangingChars="343" w:hanging="826"/>
        <w:rPr>
          <w:sz w:val="24"/>
        </w:rPr>
      </w:pPr>
      <w:bookmarkStart w:id="125" w:name="_Toc418875612"/>
      <w:bookmarkStart w:id="126" w:name="_Toc453430029"/>
      <w:r w:rsidRPr="0023701F">
        <w:rPr>
          <w:rFonts w:hint="eastAsia"/>
          <w:sz w:val="24"/>
        </w:rPr>
        <w:t>RestTopicController</w:t>
      </w:r>
      <w:r w:rsidRPr="0023701F">
        <w:rPr>
          <w:rFonts w:hint="eastAsia"/>
          <w:sz w:val="24"/>
        </w:rPr>
        <w:t>类概述</w:t>
      </w:r>
      <w:bookmarkEnd w:id="125"/>
      <w:bookmarkEnd w:id="12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557EE7" w:rsidRDefault="00F65164" w:rsidP="00F65164">
      <w:pPr>
        <w:pStyle w:val="af1"/>
        <w:spacing w:line="400" w:lineRule="exact"/>
        <w:ind w:firstLine="480"/>
        <w:jc w:val="left"/>
      </w:pPr>
      <w:bookmarkStart w:id="127" w:name="_Toc418875613"/>
      <w:r w:rsidRPr="007E5FCD">
        <w:rPr>
          <w:rFonts w:ascii="宋体" w:hAnsi="宋体" w:hint="eastAsia"/>
          <w:sz w:val="24"/>
        </w:rPr>
        <w:t>类功能定义</w:t>
      </w:r>
      <w:bookmarkEnd w:id="12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5"/>
        <w:gridCol w:w="17"/>
        <w:gridCol w:w="3368"/>
        <w:gridCol w:w="4700"/>
      </w:tblGrid>
      <w:tr w:rsidR="00F65164" w:rsidRPr="00076C89" w:rsidTr="004D4435">
        <w:tc>
          <w:tcPr>
            <w:tcW w:w="73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385" w:type="dxa"/>
            <w:gridSpan w:val="2"/>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70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35" w:type="dxa"/>
          </w:tcPr>
          <w:p w:rsidR="00F65164" w:rsidRPr="00076C89" w:rsidRDefault="00F65164" w:rsidP="004D4435">
            <w:pPr>
              <w:rPr>
                <w:rStyle w:val="a6"/>
                <w:i/>
              </w:rPr>
            </w:pPr>
            <w:r w:rsidRPr="00076C89">
              <w:rPr>
                <w:rStyle w:val="a6"/>
                <w:rFonts w:hint="eastAsia"/>
              </w:rPr>
              <w:t>1</w:t>
            </w:r>
          </w:p>
        </w:tc>
        <w:tc>
          <w:tcPr>
            <w:tcW w:w="3385" w:type="dxa"/>
            <w:gridSpan w:val="2"/>
          </w:tcPr>
          <w:p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700" w:type="dxa"/>
          </w:tcPr>
          <w:p w:rsidR="00F65164" w:rsidRPr="00076C89" w:rsidRDefault="00F65164" w:rsidP="004D4435">
            <w:pPr>
              <w:rPr>
                <w:rStyle w:val="a6"/>
                <w:i/>
              </w:rPr>
            </w:pPr>
            <w:r>
              <w:rPr>
                <w:rStyle w:val="a6"/>
                <w:rFonts w:hint="eastAsia"/>
              </w:rPr>
              <w:t>发帖</w:t>
            </w:r>
          </w:p>
        </w:tc>
      </w:tr>
      <w:tr w:rsidR="00F65164" w:rsidRPr="00076C89" w:rsidTr="004D4435">
        <w:tc>
          <w:tcPr>
            <w:tcW w:w="735" w:type="dxa"/>
          </w:tcPr>
          <w:p w:rsidR="00F65164" w:rsidRPr="00076C89" w:rsidRDefault="00F65164" w:rsidP="004D4435">
            <w:pPr>
              <w:rPr>
                <w:rStyle w:val="a6"/>
                <w:i/>
              </w:rPr>
            </w:pPr>
            <w:r>
              <w:rPr>
                <w:rStyle w:val="a6"/>
                <w:rFonts w:hint="eastAsia"/>
              </w:rPr>
              <w:t>2</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rsidR="00F65164" w:rsidRDefault="00F65164" w:rsidP="004D4435">
            <w:pPr>
              <w:rPr>
                <w:rStyle w:val="a6"/>
                <w:i/>
              </w:rPr>
            </w:pPr>
            <w:r>
              <w:rPr>
                <w:rStyle w:val="a6"/>
                <w:rFonts w:hint="eastAsia"/>
              </w:rPr>
              <w:t>删除帖子</w:t>
            </w:r>
          </w:p>
        </w:tc>
      </w:tr>
      <w:tr w:rsidR="00F65164" w:rsidRPr="00076C89" w:rsidTr="004D4435">
        <w:tc>
          <w:tcPr>
            <w:tcW w:w="735" w:type="dxa"/>
          </w:tcPr>
          <w:p w:rsidR="00F65164" w:rsidRDefault="00F65164" w:rsidP="004D4435">
            <w:pPr>
              <w:rPr>
                <w:rStyle w:val="a6"/>
                <w:i/>
              </w:rPr>
            </w:pPr>
            <w:r>
              <w:rPr>
                <w:rStyle w:val="a6"/>
                <w:rFonts w:hint="eastAsia"/>
              </w:rPr>
              <w:t>3</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rsidR="00F65164" w:rsidRDefault="00F65164" w:rsidP="004D4435">
            <w:pPr>
              <w:rPr>
                <w:rStyle w:val="a6"/>
                <w:i/>
              </w:rPr>
            </w:pPr>
            <w:r>
              <w:rPr>
                <w:rStyle w:val="a6"/>
                <w:rFonts w:hint="eastAsia"/>
              </w:rPr>
              <w:t>获取某圈子的帖子</w:t>
            </w:r>
          </w:p>
        </w:tc>
      </w:tr>
      <w:tr w:rsidR="00F65164" w:rsidRPr="00076C89" w:rsidTr="004D4435">
        <w:tc>
          <w:tcPr>
            <w:tcW w:w="735" w:type="dxa"/>
          </w:tcPr>
          <w:p w:rsidR="00F65164" w:rsidRDefault="00F65164" w:rsidP="004D4435">
            <w:pPr>
              <w:rPr>
                <w:rStyle w:val="a6"/>
                <w:i/>
              </w:rPr>
            </w:pPr>
            <w:r>
              <w:rPr>
                <w:rStyle w:val="a6"/>
                <w:rFonts w:hint="eastAsia"/>
              </w:rPr>
              <w:t>4</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rsidR="00F65164" w:rsidRDefault="00F65164" w:rsidP="004D4435">
            <w:pPr>
              <w:rPr>
                <w:rStyle w:val="a6"/>
                <w:i/>
              </w:rPr>
            </w:pPr>
            <w:r>
              <w:rPr>
                <w:rStyle w:val="a6"/>
                <w:rFonts w:hint="eastAsia"/>
              </w:rPr>
              <w:t>获取某圈子的帖子结果不返还圈子信息</w:t>
            </w:r>
          </w:p>
        </w:tc>
      </w:tr>
      <w:tr w:rsidR="00F65164" w:rsidRPr="00076C89" w:rsidTr="004D4435">
        <w:tc>
          <w:tcPr>
            <w:tcW w:w="735" w:type="dxa"/>
          </w:tcPr>
          <w:p w:rsidR="00F65164" w:rsidRDefault="00F65164" w:rsidP="004D4435">
            <w:pPr>
              <w:rPr>
                <w:rStyle w:val="a6"/>
                <w:i/>
              </w:rPr>
            </w:pPr>
            <w:r>
              <w:rPr>
                <w:rStyle w:val="a6"/>
                <w:rFonts w:hint="eastAsia"/>
              </w:rPr>
              <w:t>5</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rsidR="00F65164" w:rsidRDefault="00F65164" w:rsidP="004D4435">
            <w:pPr>
              <w:rPr>
                <w:rStyle w:val="a6"/>
                <w:i/>
              </w:rPr>
            </w:pPr>
            <w:r>
              <w:rPr>
                <w:rStyle w:val="a6"/>
                <w:rFonts w:hint="eastAsia"/>
              </w:rPr>
              <w:t>获取单个帖子</w:t>
            </w:r>
          </w:p>
        </w:tc>
      </w:tr>
      <w:tr w:rsidR="00F65164" w:rsidRPr="00076C89" w:rsidTr="004D4435">
        <w:tc>
          <w:tcPr>
            <w:tcW w:w="735" w:type="dxa"/>
          </w:tcPr>
          <w:p w:rsidR="00F65164" w:rsidRDefault="00F65164" w:rsidP="004D4435">
            <w:pPr>
              <w:rPr>
                <w:rStyle w:val="a6"/>
                <w:i/>
              </w:rPr>
            </w:pPr>
            <w:r>
              <w:rPr>
                <w:rStyle w:val="a6"/>
                <w:rFonts w:hint="eastAsia"/>
              </w:rPr>
              <w:t>6</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rsidR="00F65164" w:rsidRDefault="00F65164" w:rsidP="004D4435">
            <w:pPr>
              <w:rPr>
                <w:rStyle w:val="a6"/>
                <w:i/>
              </w:rPr>
            </w:pPr>
            <w:r>
              <w:rPr>
                <w:rStyle w:val="a6"/>
                <w:rFonts w:hint="eastAsia"/>
              </w:rPr>
              <w:t>帖子置顶</w:t>
            </w:r>
          </w:p>
        </w:tc>
      </w:tr>
      <w:tr w:rsidR="00F65164" w:rsidRPr="00076C89" w:rsidTr="004D4435">
        <w:tc>
          <w:tcPr>
            <w:tcW w:w="735" w:type="dxa"/>
          </w:tcPr>
          <w:p w:rsidR="00F65164" w:rsidRDefault="00F65164" w:rsidP="004D4435">
            <w:pPr>
              <w:rPr>
                <w:rStyle w:val="a6"/>
                <w:i/>
              </w:rPr>
            </w:pPr>
            <w:r>
              <w:rPr>
                <w:rStyle w:val="a6"/>
                <w:rFonts w:hint="eastAsia"/>
              </w:rPr>
              <w:t>7</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rsidR="00F65164" w:rsidRDefault="00F65164" w:rsidP="004D4435">
            <w:pPr>
              <w:rPr>
                <w:rStyle w:val="a6"/>
                <w:i/>
              </w:rPr>
            </w:pPr>
            <w:r>
              <w:rPr>
                <w:rStyle w:val="a6"/>
                <w:rFonts w:hint="eastAsia"/>
              </w:rPr>
              <w:t>获取某用户的帖子</w:t>
            </w:r>
          </w:p>
        </w:tc>
      </w:tr>
      <w:tr w:rsidR="00F65164" w:rsidRPr="00076C89" w:rsidTr="004D4435">
        <w:tc>
          <w:tcPr>
            <w:tcW w:w="735" w:type="dxa"/>
          </w:tcPr>
          <w:p w:rsidR="00F65164" w:rsidRDefault="00F65164" w:rsidP="004D4435">
            <w:pPr>
              <w:rPr>
                <w:rStyle w:val="a6"/>
                <w:i/>
              </w:rPr>
            </w:pPr>
            <w:r>
              <w:rPr>
                <w:rStyle w:val="a6"/>
                <w:rFonts w:hint="eastAsia"/>
              </w:rPr>
              <w:t>8</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rsidR="00F65164" w:rsidRDefault="00F65164" w:rsidP="004D4435">
            <w:pPr>
              <w:rPr>
                <w:rStyle w:val="a6"/>
                <w:i/>
              </w:rPr>
            </w:pPr>
            <w:r>
              <w:rPr>
                <w:rStyle w:val="a6"/>
                <w:rFonts w:hint="eastAsia"/>
              </w:rPr>
              <w:t>收藏帖子</w:t>
            </w:r>
          </w:p>
        </w:tc>
      </w:tr>
      <w:tr w:rsidR="00F65164" w:rsidRPr="00076C89" w:rsidTr="004D4435">
        <w:tc>
          <w:tcPr>
            <w:tcW w:w="735" w:type="dxa"/>
          </w:tcPr>
          <w:p w:rsidR="00F65164" w:rsidRDefault="00F65164" w:rsidP="004D4435">
            <w:pPr>
              <w:rPr>
                <w:rStyle w:val="a6"/>
                <w:i/>
              </w:rPr>
            </w:pPr>
            <w:r>
              <w:rPr>
                <w:rStyle w:val="a6"/>
                <w:rFonts w:hint="eastAsia"/>
              </w:rPr>
              <w:t>9</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rsidR="00F65164" w:rsidRDefault="00F65164" w:rsidP="004D4435">
            <w:pPr>
              <w:rPr>
                <w:rStyle w:val="a6"/>
                <w:i/>
              </w:rPr>
            </w:pPr>
            <w:r>
              <w:rPr>
                <w:rStyle w:val="a6"/>
                <w:rFonts w:hint="eastAsia"/>
              </w:rPr>
              <w:t>取消收藏</w:t>
            </w:r>
            <w:r>
              <w:rPr>
                <w:rStyle w:val="a6"/>
                <w:rFonts w:hint="eastAsia"/>
              </w:rPr>
              <w:t>x</w:t>
            </w:r>
          </w:p>
        </w:tc>
      </w:tr>
      <w:tr w:rsidR="00F65164" w:rsidRPr="00076C89" w:rsidTr="004D4435">
        <w:tc>
          <w:tcPr>
            <w:tcW w:w="735" w:type="dxa"/>
          </w:tcPr>
          <w:p w:rsidR="00F65164" w:rsidRDefault="00F65164" w:rsidP="004D4435">
            <w:pPr>
              <w:rPr>
                <w:rStyle w:val="a6"/>
                <w:i/>
              </w:rPr>
            </w:pPr>
            <w:r>
              <w:rPr>
                <w:rStyle w:val="a6"/>
                <w:rFonts w:hint="eastAsia"/>
              </w:rPr>
              <w:t>10</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rsidR="00F65164" w:rsidRDefault="00F65164" w:rsidP="004D4435">
            <w:pPr>
              <w:rPr>
                <w:rStyle w:val="a6"/>
                <w:i/>
              </w:rPr>
            </w:pPr>
            <w:r>
              <w:rPr>
                <w:rStyle w:val="a6"/>
                <w:rFonts w:hint="eastAsia"/>
              </w:rPr>
              <w:t>获取收藏的帖子列表</w:t>
            </w:r>
          </w:p>
        </w:tc>
      </w:tr>
      <w:tr w:rsidR="00F65164" w:rsidRPr="00076C89" w:rsidTr="004D4435">
        <w:tc>
          <w:tcPr>
            <w:tcW w:w="752" w:type="dxa"/>
            <w:gridSpan w:val="2"/>
          </w:tcPr>
          <w:p w:rsidR="00F65164" w:rsidRDefault="00F65164" w:rsidP="004D4435">
            <w:pPr>
              <w:rPr>
                <w:rStyle w:val="a6"/>
                <w:i/>
              </w:rPr>
            </w:pPr>
            <w:r>
              <w:rPr>
                <w:rStyle w:val="a6"/>
                <w:rFonts w:hint="eastAsia"/>
              </w:rPr>
              <w:t>13</w:t>
            </w:r>
          </w:p>
        </w:tc>
        <w:tc>
          <w:tcPr>
            <w:tcW w:w="3368"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rsidR="00F65164" w:rsidRDefault="00F65164" w:rsidP="004D4435">
            <w:pPr>
              <w:rPr>
                <w:rStyle w:val="a6"/>
                <w:i/>
              </w:rPr>
            </w:pPr>
            <w:r>
              <w:rPr>
                <w:rStyle w:val="a6"/>
                <w:rFonts w:hint="eastAsia"/>
              </w:rPr>
              <w:t>检查圈子成员</w:t>
            </w:r>
          </w:p>
        </w:tc>
      </w:tr>
    </w:tbl>
    <w:p w:rsidR="00F65164" w:rsidRPr="0023701F" w:rsidRDefault="00F65164" w:rsidP="0023701F">
      <w:pPr>
        <w:pStyle w:val="3"/>
        <w:spacing w:line="400" w:lineRule="exact"/>
        <w:ind w:left="826" w:hangingChars="343" w:hanging="826"/>
        <w:rPr>
          <w:sz w:val="24"/>
        </w:rPr>
      </w:pPr>
      <w:bookmarkStart w:id="128" w:name="_Toc418875614"/>
      <w:bookmarkStart w:id="129" w:name="_Toc453430030"/>
      <w:r w:rsidRPr="0023701F">
        <w:rPr>
          <w:rFonts w:hint="eastAsia"/>
          <w:sz w:val="24"/>
        </w:rPr>
        <w:t>WebTopicController</w:t>
      </w:r>
      <w:r w:rsidRPr="0023701F">
        <w:rPr>
          <w:rFonts w:hint="eastAsia"/>
          <w:sz w:val="24"/>
        </w:rPr>
        <w:t>类概述</w:t>
      </w:r>
      <w:bookmarkEnd w:id="128"/>
      <w:bookmarkEnd w:id="12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30" w:name="_Toc418875615"/>
      <w:r w:rsidRPr="007E5FCD">
        <w:rPr>
          <w:rFonts w:ascii="宋体" w:hAnsi="宋体" w:hint="eastAsia"/>
          <w:sz w:val="24"/>
        </w:rPr>
        <w:t>类功能定义</w:t>
      </w:r>
      <w:bookmarkEnd w:id="13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947" w:type="dxa"/>
          </w:tcPr>
          <w:p w:rsidR="00F65164" w:rsidRPr="00076C89" w:rsidRDefault="00F65164" w:rsidP="004D4435">
            <w:pPr>
              <w:rPr>
                <w:rStyle w:val="a6"/>
                <w:i/>
              </w:rPr>
            </w:pPr>
            <w:r>
              <w:rPr>
                <w:rStyle w:val="a6"/>
                <w:rFonts w:hint="eastAsia"/>
              </w:rPr>
              <w:t>发帖</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rsidR="00F65164" w:rsidRDefault="00F65164" w:rsidP="004D4435">
            <w:pPr>
              <w:rPr>
                <w:rStyle w:val="a6"/>
                <w:i/>
              </w:rPr>
            </w:pPr>
            <w:r>
              <w:rPr>
                <w:rStyle w:val="a6"/>
                <w:rFonts w:hint="eastAsia"/>
              </w:rPr>
              <w:t>删除帖子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rsidR="00F65164" w:rsidRDefault="00F65164" w:rsidP="004D4435">
            <w:pPr>
              <w:rPr>
                <w:rStyle w:val="a6"/>
                <w:i/>
              </w:rPr>
            </w:pPr>
            <w:r>
              <w:rPr>
                <w:rStyle w:val="a6"/>
                <w:rFonts w:hint="eastAsia"/>
              </w:rPr>
              <w:t>获取某圈子的帖子</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rsidR="00F65164" w:rsidRDefault="00F65164" w:rsidP="004D4435">
            <w:pPr>
              <w:rPr>
                <w:rStyle w:val="a6"/>
                <w:i/>
              </w:rPr>
            </w:pPr>
            <w:r>
              <w:rPr>
                <w:rStyle w:val="a6"/>
                <w:rFonts w:hint="eastAsia"/>
              </w:rPr>
              <w:t>获取单个帖子</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rsidR="00F65164" w:rsidRDefault="00F65164" w:rsidP="004D4435">
            <w:pPr>
              <w:rPr>
                <w:rStyle w:val="a6"/>
                <w:i/>
              </w:rPr>
            </w:pPr>
            <w:r>
              <w:rPr>
                <w:rStyle w:val="a6"/>
                <w:rFonts w:hint="eastAsia"/>
              </w:rPr>
              <w:t>帖子置顶</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rsidR="00F65164" w:rsidRDefault="00F65164" w:rsidP="004D4435">
            <w:pPr>
              <w:rPr>
                <w:rStyle w:val="a6"/>
                <w:i/>
              </w:rPr>
            </w:pPr>
            <w:r>
              <w:rPr>
                <w:rStyle w:val="a6"/>
                <w:rFonts w:hint="eastAsia"/>
              </w:rPr>
              <w:t>获取帖子的全部内容</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rsidR="00F65164" w:rsidRDefault="00F65164" w:rsidP="004D4435">
            <w:pPr>
              <w:rPr>
                <w:rStyle w:val="a6"/>
                <w:i/>
              </w:rPr>
            </w:pPr>
            <w:r>
              <w:rPr>
                <w:rStyle w:val="a6"/>
                <w:rFonts w:hint="eastAsia"/>
              </w:rPr>
              <w:t>获取用户的瀑布流</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rsidR="00F65164" w:rsidRDefault="00F65164" w:rsidP="004D4435">
            <w:pPr>
              <w:rPr>
                <w:rStyle w:val="a6"/>
                <w:i/>
              </w:rPr>
            </w:pPr>
            <w:r>
              <w:rPr>
                <w:rStyle w:val="a6"/>
                <w:rFonts w:hint="eastAsia"/>
              </w:rPr>
              <w:t>获取用户的帖子</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rsidR="00F65164" w:rsidRDefault="00F65164" w:rsidP="004D4435">
            <w:pPr>
              <w:rPr>
                <w:rStyle w:val="a6"/>
                <w:i/>
              </w:rPr>
            </w:pPr>
            <w:r>
              <w:rPr>
                <w:rStyle w:val="a6"/>
                <w:rFonts w:hint="eastAsia"/>
              </w:rPr>
              <w:t>收藏帖子</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rsidR="00F65164" w:rsidRDefault="00F65164" w:rsidP="004D4435">
            <w:pPr>
              <w:rPr>
                <w:rStyle w:val="a6"/>
                <w:i/>
              </w:rPr>
            </w:pPr>
            <w:r>
              <w:rPr>
                <w:rStyle w:val="a6"/>
                <w:rFonts w:hint="eastAsia"/>
              </w:rPr>
              <w:t>取消收藏</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rsidR="00F65164" w:rsidRDefault="00F65164" w:rsidP="004D4435">
            <w:pPr>
              <w:rPr>
                <w:rStyle w:val="a6"/>
                <w:i/>
              </w:rPr>
            </w:pPr>
            <w:r>
              <w:rPr>
                <w:rStyle w:val="a6"/>
                <w:rFonts w:hint="eastAsia"/>
              </w:rPr>
              <w:t>获取收藏的帖子列表</w:t>
            </w:r>
          </w:p>
        </w:tc>
      </w:tr>
    </w:tbl>
    <w:p w:rsidR="00F65164" w:rsidRPr="0023701F" w:rsidRDefault="00F65164" w:rsidP="0023701F">
      <w:pPr>
        <w:pStyle w:val="3"/>
        <w:spacing w:line="400" w:lineRule="exact"/>
        <w:ind w:left="826" w:hangingChars="343" w:hanging="826"/>
        <w:rPr>
          <w:sz w:val="24"/>
        </w:rPr>
      </w:pPr>
      <w:bookmarkStart w:id="131" w:name="_Toc418875616"/>
      <w:bookmarkStart w:id="132" w:name="_Toc453430031"/>
      <w:r w:rsidRPr="0023701F">
        <w:rPr>
          <w:rFonts w:hint="eastAsia"/>
          <w:sz w:val="24"/>
        </w:rPr>
        <w:t>RestMemberController</w:t>
      </w:r>
      <w:r w:rsidRPr="0023701F">
        <w:rPr>
          <w:rFonts w:hint="eastAsia"/>
          <w:sz w:val="24"/>
        </w:rPr>
        <w:t>类概述</w:t>
      </w:r>
      <w:bookmarkEnd w:id="131"/>
      <w:bookmarkEnd w:id="13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557EE7" w:rsidRDefault="00F65164" w:rsidP="00F65164">
      <w:pPr>
        <w:pStyle w:val="af1"/>
        <w:spacing w:line="400" w:lineRule="exact"/>
        <w:ind w:firstLine="480"/>
        <w:jc w:val="left"/>
      </w:pPr>
      <w:bookmarkStart w:id="133" w:name="_Toc418875617"/>
      <w:r w:rsidRPr="007E5FCD">
        <w:rPr>
          <w:rFonts w:ascii="宋体" w:hAnsi="宋体" w:hint="eastAsia"/>
          <w:sz w:val="24"/>
        </w:rPr>
        <w:t>类功能定义</w:t>
      </w:r>
      <w:bookmarkEnd w:id="13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rsidR="00F65164" w:rsidRPr="00076C89" w:rsidRDefault="00F65164" w:rsidP="004D4435">
            <w:pPr>
              <w:rPr>
                <w:rStyle w:val="a6"/>
                <w:i/>
              </w:rPr>
            </w:pPr>
            <w:r>
              <w:rPr>
                <w:rStyle w:val="a6"/>
                <w:rFonts w:hint="eastAsia"/>
              </w:rPr>
              <w:t>邀请用户加入圈子</w:t>
            </w:r>
          </w:p>
        </w:tc>
      </w:tr>
      <w:tr w:rsidR="00F65164" w:rsidRPr="00076C89" w:rsidTr="004D4435">
        <w:tc>
          <w:tcPr>
            <w:tcW w:w="752" w:type="dxa"/>
          </w:tcPr>
          <w:p w:rsidR="00F65164" w:rsidRPr="00076C89" w:rsidRDefault="00F65164" w:rsidP="004D4435">
            <w:pPr>
              <w:rPr>
                <w:rStyle w:val="a6"/>
                <w:i/>
              </w:rPr>
            </w:pPr>
            <w:r>
              <w:rPr>
                <w:rStyle w:val="a6"/>
                <w:rFonts w:hint="eastAsia"/>
              </w:rPr>
              <w:lastRenderedPageBreak/>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用户申请加入圈子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同意邀请</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获取邀请记录</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获取某圈子的申请记录</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获取某用户的申请记录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rsidR="00F65164"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rsidR="00F65164" w:rsidRDefault="00F65164" w:rsidP="004D4435">
            <w:pPr>
              <w:rPr>
                <w:rStyle w:val="a6"/>
                <w:i/>
              </w:rPr>
            </w:pPr>
            <w:r>
              <w:rPr>
                <w:rStyle w:val="a6"/>
                <w:rFonts w:hint="eastAsia"/>
              </w:rPr>
              <w:t>获取待定的申请</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批量邀请成员</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rsidR="00F65164" w:rsidRPr="0023701F" w:rsidRDefault="00F65164" w:rsidP="0023701F">
      <w:pPr>
        <w:pStyle w:val="3"/>
        <w:spacing w:line="400" w:lineRule="exact"/>
        <w:ind w:left="826" w:hangingChars="343" w:hanging="826"/>
        <w:rPr>
          <w:sz w:val="24"/>
        </w:rPr>
      </w:pPr>
      <w:bookmarkStart w:id="134" w:name="_Toc418875618"/>
      <w:bookmarkStart w:id="135" w:name="_Toc453430032"/>
      <w:r w:rsidRPr="0023701F">
        <w:rPr>
          <w:rFonts w:hint="eastAsia"/>
          <w:sz w:val="24"/>
        </w:rPr>
        <w:t>WebMemberController</w:t>
      </w:r>
      <w:r w:rsidRPr="0023701F">
        <w:rPr>
          <w:rFonts w:hint="eastAsia"/>
          <w:sz w:val="24"/>
        </w:rPr>
        <w:t>类概述</w:t>
      </w:r>
      <w:bookmarkEnd w:id="134"/>
      <w:bookmarkEnd w:id="13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36" w:name="_Toc418875619"/>
      <w:r w:rsidRPr="007E5FCD">
        <w:rPr>
          <w:rFonts w:ascii="宋体" w:hAnsi="宋体" w:hint="eastAsia"/>
          <w:sz w:val="24"/>
        </w:rPr>
        <w:t>类功能定义</w:t>
      </w:r>
      <w:bookmarkEnd w:id="13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rsidR="00F65164" w:rsidRPr="00076C89" w:rsidRDefault="00F65164" w:rsidP="004D4435">
            <w:pPr>
              <w:rPr>
                <w:rStyle w:val="a6"/>
                <w:i/>
              </w:rPr>
            </w:pPr>
            <w:r>
              <w:rPr>
                <w:rStyle w:val="a6"/>
                <w:rFonts w:hint="eastAsia"/>
              </w:rPr>
              <w:t>邀请用户加入圈子</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用户申请加入圈子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同意邀请</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获取邀请记录</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获取某圈子的申请记录</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获取某用户的申请记录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rsidR="00F65164"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批量邀请成员</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rsidR="00F65164" w:rsidRDefault="00F65164" w:rsidP="004D4435">
            <w:pPr>
              <w:rPr>
                <w:rStyle w:val="a6"/>
                <w:i/>
              </w:rPr>
            </w:pPr>
            <w:r>
              <w:rPr>
                <w:rStyle w:val="a6"/>
                <w:rFonts w:hint="eastAsia"/>
              </w:rPr>
              <w:t>Excel</w:t>
            </w:r>
            <w:r>
              <w:rPr>
                <w:rStyle w:val="a6"/>
                <w:rFonts w:hint="eastAsia"/>
              </w:rPr>
              <w:t>批量邀请</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rsidR="00F65164" w:rsidRDefault="00F65164" w:rsidP="004D4435">
            <w:pPr>
              <w:rPr>
                <w:rStyle w:val="a6"/>
                <w:i/>
              </w:rPr>
            </w:pPr>
            <w:r>
              <w:rPr>
                <w:rStyle w:val="a6"/>
                <w:rFonts w:hint="eastAsia"/>
              </w:rPr>
              <w:t>验证账号并加入圈子</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rsidR="00F65164" w:rsidRPr="0023701F" w:rsidRDefault="00F65164" w:rsidP="0023701F">
      <w:pPr>
        <w:pStyle w:val="3"/>
        <w:spacing w:line="400" w:lineRule="exact"/>
        <w:ind w:left="826" w:hangingChars="343" w:hanging="826"/>
        <w:rPr>
          <w:sz w:val="24"/>
        </w:rPr>
      </w:pPr>
      <w:bookmarkStart w:id="137" w:name="_Toc418875620"/>
      <w:bookmarkStart w:id="138" w:name="_Toc453430033"/>
      <w:r w:rsidRPr="0023701F">
        <w:rPr>
          <w:rFonts w:hint="eastAsia"/>
          <w:sz w:val="24"/>
        </w:rPr>
        <w:t>TeamServiceImp</w:t>
      </w:r>
      <w:r w:rsidRPr="0023701F">
        <w:rPr>
          <w:rFonts w:hint="eastAsia"/>
          <w:sz w:val="24"/>
        </w:rPr>
        <w:t>类概述</w:t>
      </w:r>
      <w:bookmarkEnd w:id="137"/>
      <w:bookmarkEnd w:id="13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39" w:name="_Toc418875621"/>
      <w:r w:rsidRPr="007E5FCD">
        <w:rPr>
          <w:rFonts w:ascii="宋体" w:hAnsi="宋体" w:hint="eastAsia"/>
          <w:sz w:val="24"/>
        </w:rPr>
        <w:lastRenderedPageBreak/>
        <w:t>类功能定义</w:t>
      </w:r>
      <w:bookmarkEnd w:id="13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获取单个圈子信息</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rsidR="00F65164" w:rsidRDefault="00F65164" w:rsidP="004D4435">
            <w:pPr>
              <w:rPr>
                <w:rStyle w:val="a6"/>
                <w:i/>
              </w:rPr>
            </w:pPr>
            <w:r>
              <w:rPr>
                <w:rStyle w:val="a6"/>
                <w:rFonts w:hint="eastAsia"/>
              </w:rPr>
              <w:t>获取圈子列表</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rsidR="00F65164" w:rsidRDefault="00F65164" w:rsidP="004D4435">
            <w:pPr>
              <w:rPr>
                <w:rStyle w:val="a6"/>
                <w:i/>
              </w:rPr>
            </w:pPr>
            <w:r>
              <w:rPr>
                <w:rStyle w:val="a6"/>
                <w:rFonts w:hint="eastAsia"/>
              </w:rPr>
              <w:t>创建圈子</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rsidR="00F65164" w:rsidRDefault="00F65164" w:rsidP="004D4435">
            <w:pPr>
              <w:rPr>
                <w:rStyle w:val="a6"/>
                <w:i/>
              </w:rPr>
            </w:pPr>
            <w:r>
              <w:rPr>
                <w:rStyle w:val="a6"/>
                <w:rFonts w:hint="eastAsia"/>
              </w:rPr>
              <w:t>创建默认帖子</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rsidR="00F65164" w:rsidRDefault="00F65164" w:rsidP="004D4435">
            <w:pPr>
              <w:rPr>
                <w:rStyle w:val="a6"/>
                <w:i/>
              </w:rPr>
            </w:pPr>
            <w:r>
              <w:rPr>
                <w:rStyle w:val="a6"/>
                <w:rFonts w:hint="eastAsia"/>
              </w:rPr>
              <w:t>修改圈子</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rsidR="00F65164" w:rsidRDefault="00F65164" w:rsidP="004D4435">
            <w:pPr>
              <w:rPr>
                <w:rStyle w:val="a6"/>
                <w:i/>
              </w:rPr>
            </w:pPr>
            <w:r>
              <w:rPr>
                <w:rStyle w:val="a6"/>
                <w:rFonts w:hint="eastAsia"/>
              </w:rPr>
              <w:t>移动端获取圈子信息</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rsidR="00F65164" w:rsidRDefault="00F65164" w:rsidP="004D4435">
            <w:pPr>
              <w:rPr>
                <w:rStyle w:val="a6"/>
                <w:i/>
              </w:rPr>
            </w:pPr>
            <w:r>
              <w:rPr>
                <w:rStyle w:val="a6"/>
              </w:rPr>
              <w:t>W</w:t>
            </w:r>
            <w:r>
              <w:rPr>
                <w:rStyle w:val="a6"/>
                <w:rFonts w:hint="eastAsia"/>
              </w:rPr>
              <w:t>eb</w:t>
            </w:r>
            <w:r>
              <w:rPr>
                <w:rStyle w:val="a6"/>
                <w:rFonts w:hint="eastAsia"/>
              </w:rPr>
              <w:t>端获取圈子信息</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rsidR="00F65164" w:rsidRDefault="00F65164" w:rsidP="004D4435">
            <w:pPr>
              <w:rPr>
                <w:rStyle w:val="a6"/>
                <w:i/>
              </w:rPr>
            </w:pPr>
            <w:r>
              <w:rPr>
                <w:rStyle w:val="a6"/>
                <w:rFonts w:hint="eastAsia"/>
              </w:rPr>
              <w:t>根据</w:t>
            </w:r>
            <w:r>
              <w:rPr>
                <w:rStyle w:val="a6"/>
                <w:rFonts w:hint="eastAsia"/>
              </w:rPr>
              <w:t>token</w:t>
            </w:r>
            <w:r>
              <w:rPr>
                <w:rStyle w:val="a6"/>
                <w:rFonts w:hint="eastAsia"/>
              </w:rPr>
              <w:t>获取圈子信息</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rsidR="00F65164" w:rsidRDefault="00F65164" w:rsidP="004D4435">
            <w:pPr>
              <w:rPr>
                <w:rStyle w:val="a6"/>
                <w:i/>
              </w:rPr>
            </w:pPr>
            <w:r>
              <w:rPr>
                <w:rStyle w:val="a6"/>
                <w:rFonts w:hint="eastAsia"/>
              </w:rPr>
              <w:t>获取圈子未读数</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rsidR="00F65164" w:rsidRDefault="00F65164" w:rsidP="004D4435">
            <w:pPr>
              <w:rPr>
                <w:rStyle w:val="a6"/>
                <w:i/>
              </w:rPr>
            </w:pPr>
            <w:r>
              <w:rPr>
                <w:rStyle w:val="a6"/>
                <w:rFonts w:hint="eastAsia"/>
              </w:rPr>
              <w:t>修改圈子的圈主</w:t>
            </w:r>
          </w:p>
        </w:tc>
      </w:tr>
    </w:tbl>
    <w:p w:rsidR="00F65164" w:rsidRPr="0023701F" w:rsidRDefault="00F65164" w:rsidP="0023701F">
      <w:pPr>
        <w:pStyle w:val="3"/>
        <w:spacing w:line="400" w:lineRule="exact"/>
        <w:ind w:left="826" w:hangingChars="343" w:hanging="826"/>
        <w:rPr>
          <w:sz w:val="24"/>
        </w:rPr>
      </w:pPr>
      <w:bookmarkStart w:id="140" w:name="_Toc418875622"/>
      <w:bookmarkStart w:id="141" w:name="_Toc453430034"/>
      <w:r w:rsidRPr="0023701F">
        <w:rPr>
          <w:rFonts w:hint="eastAsia"/>
          <w:sz w:val="24"/>
        </w:rPr>
        <w:t>TopicServiceImp</w:t>
      </w:r>
      <w:r w:rsidRPr="0023701F">
        <w:rPr>
          <w:rFonts w:hint="eastAsia"/>
          <w:sz w:val="24"/>
        </w:rPr>
        <w:t>类概述</w:t>
      </w:r>
      <w:bookmarkEnd w:id="140"/>
      <w:bookmarkEnd w:id="14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42" w:name="_Toc418875623"/>
      <w:r w:rsidRPr="007E5FCD">
        <w:rPr>
          <w:rFonts w:ascii="宋体" w:hAnsi="宋体" w:hint="eastAsia"/>
          <w:sz w:val="24"/>
        </w:rPr>
        <w:t>类功能定义</w:t>
      </w:r>
      <w:bookmarkEnd w:id="14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3"/>
        <w:gridCol w:w="3253"/>
        <w:gridCol w:w="4824"/>
      </w:tblGrid>
      <w:tr w:rsidR="00F65164" w:rsidRPr="00076C89" w:rsidTr="004D4435">
        <w:tc>
          <w:tcPr>
            <w:tcW w:w="743"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253"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824"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43" w:type="dxa"/>
          </w:tcPr>
          <w:p w:rsidR="00F65164" w:rsidRPr="00076C89" w:rsidRDefault="00F65164" w:rsidP="004D4435">
            <w:pPr>
              <w:rPr>
                <w:rStyle w:val="a6"/>
                <w:i/>
              </w:rPr>
            </w:pPr>
            <w:r w:rsidRPr="00076C89">
              <w:rPr>
                <w:rStyle w:val="a6"/>
                <w:rFonts w:hint="eastAsia"/>
              </w:rPr>
              <w:t>1</w:t>
            </w:r>
          </w:p>
        </w:tc>
        <w:tc>
          <w:tcPr>
            <w:tcW w:w="3253" w:type="dxa"/>
          </w:tcPr>
          <w:p w:rsidR="00F65164" w:rsidRPr="00076C89" w:rsidRDefault="00F65164" w:rsidP="004D4435">
            <w:pPr>
              <w:rPr>
                <w:rStyle w:val="a6"/>
                <w:i/>
              </w:rPr>
            </w:pPr>
            <w:r>
              <w:rPr>
                <w:rFonts w:ascii="Monaco" w:hAnsi="Monaco" w:cs="Monaco"/>
                <w:color w:val="000000"/>
                <w:kern w:val="0"/>
                <w:sz w:val="22"/>
                <w:szCs w:val="22"/>
                <w:highlight w:val="lightGray"/>
              </w:rPr>
              <w:t>getTopicInfoWithDeleted</w:t>
            </w:r>
          </w:p>
        </w:tc>
        <w:tc>
          <w:tcPr>
            <w:tcW w:w="4824" w:type="dxa"/>
          </w:tcPr>
          <w:p w:rsidR="00F65164" w:rsidRPr="00076C89" w:rsidRDefault="00F65164" w:rsidP="004D4435">
            <w:pPr>
              <w:rPr>
                <w:rStyle w:val="a6"/>
                <w:i/>
              </w:rPr>
            </w:pPr>
            <w:r>
              <w:rPr>
                <w:rStyle w:val="a6"/>
                <w:rFonts w:hint="eastAsia"/>
              </w:rPr>
              <w:t>获取单个帖子信息，包含删除的帖子</w:t>
            </w:r>
          </w:p>
        </w:tc>
      </w:tr>
      <w:tr w:rsidR="00F65164" w:rsidRPr="00076C89" w:rsidTr="004D4435">
        <w:tc>
          <w:tcPr>
            <w:tcW w:w="743" w:type="dxa"/>
          </w:tcPr>
          <w:p w:rsidR="00F65164" w:rsidRPr="00076C89" w:rsidRDefault="00F65164" w:rsidP="004D4435">
            <w:pPr>
              <w:rPr>
                <w:rStyle w:val="a6"/>
                <w:i/>
              </w:rPr>
            </w:pPr>
            <w:r>
              <w:rPr>
                <w:rStyle w:val="a6"/>
                <w:rFonts w:hint="eastAsia"/>
              </w:rPr>
              <w:t>2</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rsidR="00F65164" w:rsidRDefault="00F65164" w:rsidP="004D4435">
            <w:pPr>
              <w:rPr>
                <w:rStyle w:val="a6"/>
                <w:i/>
              </w:rPr>
            </w:pPr>
            <w:r>
              <w:rPr>
                <w:rStyle w:val="a6"/>
                <w:rFonts w:hint="eastAsia"/>
              </w:rPr>
              <w:t>获取帖子信息</w:t>
            </w:r>
          </w:p>
        </w:tc>
      </w:tr>
      <w:tr w:rsidR="00F65164" w:rsidRPr="00076C89" w:rsidTr="004D4435">
        <w:tc>
          <w:tcPr>
            <w:tcW w:w="743" w:type="dxa"/>
          </w:tcPr>
          <w:p w:rsidR="00F65164" w:rsidRDefault="00F65164" w:rsidP="004D4435">
            <w:pPr>
              <w:rPr>
                <w:rStyle w:val="a6"/>
                <w:i/>
              </w:rPr>
            </w:pPr>
            <w:r>
              <w:rPr>
                <w:rStyle w:val="a6"/>
                <w:rFonts w:hint="eastAsia"/>
              </w:rPr>
              <w:t>3</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rsidR="00F65164" w:rsidRDefault="00F65164" w:rsidP="004D4435">
            <w:pPr>
              <w:rPr>
                <w:rStyle w:val="a6"/>
                <w:i/>
              </w:rPr>
            </w:pPr>
            <w:r>
              <w:rPr>
                <w:rStyle w:val="a6"/>
                <w:rFonts w:hint="eastAsia"/>
              </w:rPr>
              <w:t>获取帖子列表</w:t>
            </w:r>
          </w:p>
        </w:tc>
      </w:tr>
      <w:tr w:rsidR="00F65164" w:rsidRPr="00076C89" w:rsidTr="004D4435">
        <w:tc>
          <w:tcPr>
            <w:tcW w:w="743" w:type="dxa"/>
          </w:tcPr>
          <w:p w:rsidR="00F65164" w:rsidRDefault="00F65164" w:rsidP="004D4435">
            <w:pPr>
              <w:rPr>
                <w:rStyle w:val="a6"/>
                <w:i/>
              </w:rPr>
            </w:pPr>
            <w:r>
              <w:rPr>
                <w:rStyle w:val="a6"/>
                <w:rFonts w:hint="eastAsia"/>
              </w:rPr>
              <w:t>4</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rsidR="00F65164" w:rsidRDefault="00F65164" w:rsidP="004D4435">
            <w:pPr>
              <w:rPr>
                <w:rStyle w:val="a6"/>
                <w:i/>
              </w:rPr>
            </w:pPr>
            <w:r>
              <w:rPr>
                <w:rStyle w:val="a6"/>
                <w:rFonts w:hint="eastAsia"/>
              </w:rPr>
              <w:t>获取某圈子的帖子</w:t>
            </w:r>
          </w:p>
        </w:tc>
      </w:tr>
      <w:tr w:rsidR="00F65164" w:rsidRPr="00076C89" w:rsidTr="004D4435">
        <w:tc>
          <w:tcPr>
            <w:tcW w:w="743" w:type="dxa"/>
          </w:tcPr>
          <w:p w:rsidR="00F65164" w:rsidRDefault="00F65164" w:rsidP="004D4435">
            <w:pPr>
              <w:rPr>
                <w:rStyle w:val="a6"/>
                <w:i/>
              </w:rPr>
            </w:pPr>
            <w:r>
              <w:rPr>
                <w:rStyle w:val="a6"/>
                <w:rFonts w:hint="eastAsia"/>
              </w:rPr>
              <w:t>5</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rsidR="00F65164" w:rsidRDefault="00F65164" w:rsidP="004D4435">
            <w:pPr>
              <w:rPr>
                <w:rStyle w:val="a6"/>
                <w:i/>
              </w:rPr>
            </w:pPr>
            <w:r>
              <w:rPr>
                <w:rStyle w:val="a6"/>
                <w:rFonts w:hint="eastAsia"/>
              </w:rPr>
              <w:t>获取某人某时间后的数量的帖子</w:t>
            </w:r>
          </w:p>
        </w:tc>
      </w:tr>
      <w:tr w:rsidR="00F65164" w:rsidRPr="00076C89" w:rsidTr="004D4435">
        <w:tc>
          <w:tcPr>
            <w:tcW w:w="743" w:type="dxa"/>
          </w:tcPr>
          <w:p w:rsidR="00F65164" w:rsidRDefault="00F65164" w:rsidP="004D4435">
            <w:pPr>
              <w:rPr>
                <w:rStyle w:val="a6"/>
                <w:i/>
              </w:rPr>
            </w:pPr>
            <w:r>
              <w:rPr>
                <w:rStyle w:val="a6"/>
                <w:rFonts w:hint="eastAsia"/>
              </w:rPr>
              <w:t>6</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rsidR="00F65164" w:rsidRDefault="00F65164" w:rsidP="004D4435">
            <w:pPr>
              <w:rPr>
                <w:rStyle w:val="a6"/>
                <w:i/>
              </w:rPr>
            </w:pPr>
            <w:r>
              <w:rPr>
                <w:rStyle w:val="a6"/>
                <w:rFonts w:hint="eastAsia"/>
              </w:rPr>
              <w:t>获取置顶帖子</w:t>
            </w:r>
          </w:p>
        </w:tc>
      </w:tr>
      <w:tr w:rsidR="00F65164" w:rsidRPr="00076C89" w:rsidTr="004D4435">
        <w:tc>
          <w:tcPr>
            <w:tcW w:w="743" w:type="dxa"/>
          </w:tcPr>
          <w:p w:rsidR="00F65164" w:rsidRDefault="00F65164" w:rsidP="004D4435">
            <w:pPr>
              <w:rPr>
                <w:rStyle w:val="a6"/>
                <w:i/>
              </w:rPr>
            </w:pPr>
            <w:r>
              <w:rPr>
                <w:rStyle w:val="a6"/>
                <w:rFonts w:hint="eastAsia"/>
              </w:rPr>
              <w:t>7</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rsidR="00F65164" w:rsidRDefault="00F65164" w:rsidP="004D4435">
            <w:pPr>
              <w:rPr>
                <w:rStyle w:val="a6"/>
                <w:i/>
              </w:rPr>
            </w:pPr>
            <w:r>
              <w:rPr>
                <w:rStyle w:val="a6"/>
                <w:rFonts w:hint="eastAsia"/>
              </w:rPr>
              <w:t>创建帖子</w:t>
            </w:r>
          </w:p>
        </w:tc>
      </w:tr>
      <w:tr w:rsidR="00F65164" w:rsidRPr="00076C89" w:rsidTr="004D4435">
        <w:tc>
          <w:tcPr>
            <w:tcW w:w="743" w:type="dxa"/>
          </w:tcPr>
          <w:p w:rsidR="00F65164" w:rsidRDefault="00F65164" w:rsidP="004D4435">
            <w:pPr>
              <w:rPr>
                <w:rStyle w:val="a6"/>
                <w:i/>
              </w:rPr>
            </w:pPr>
            <w:r>
              <w:rPr>
                <w:rStyle w:val="a6"/>
                <w:rFonts w:hint="eastAsia"/>
              </w:rPr>
              <w:t>8</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rsidR="00F65164" w:rsidRDefault="00F65164" w:rsidP="004D4435">
            <w:pPr>
              <w:rPr>
                <w:rStyle w:val="a6"/>
                <w:i/>
              </w:rPr>
            </w:pPr>
            <w:r>
              <w:rPr>
                <w:rStyle w:val="a6"/>
                <w:rFonts w:hint="eastAsia"/>
              </w:rPr>
              <w:t>创建帖子不需要验证用户权限</w:t>
            </w:r>
          </w:p>
        </w:tc>
      </w:tr>
      <w:tr w:rsidR="00F65164" w:rsidRPr="00076C89" w:rsidTr="004D4435">
        <w:tc>
          <w:tcPr>
            <w:tcW w:w="743" w:type="dxa"/>
          </w:tcPr>
          <w:p w:rsidR="00F65164" w:rsidRDefault="00F65164" w:rsidP="004D4435">
            <w:pPr>
              <w:rPr>
                <w:rStyle w:val="a6"/>
                <w:i/>
              </w:rPr>
            </w:pPr>
            <w:r>
              <w:rPr>
                <w:rStyle w:val="a6"/>
                <w:rFonts w:hint="eastAsia"/>
              </w:rPr>
              <w:t>9</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rsidR="00F65164" w:rsidRDefault="00F65164" w:rsidP="004D4435">
            <w:pPr>
              <w:rPr>
                <w:rStyle w:val="a6"/>
                <w:i/>
              </w:rPr>
            </w:pPr>
            <w:r>
              <w:rPr>
                <w:rStyle w:val="a6"/>
                <w:rFonts w:hint="eastAsia"/>
              </w:rPr>
              <w:t>删除帖子</w:t>
            </w:r>
          </w:p>
        </w:tc>
      </w:tr>
      <w:tr w:rsidR="00F65164" w:rsidRPr="00076C89" w:rsidTr="004D4435">
        <w:tc>
          <w:tcPr>
            <w:tcW w:w="743" w:type="dxa"/>
          </w:tcPr>
          <w:p w:rsidR="00F65164" w:rsidRDefault="00F65164" w:rsidP="004D4435">
            <w:pPr>
              <w:rPr>
                <w:rStyle w:val="a6"/>
                <w:i/>
              </w:rPr>
            </w:pPr>
            <w:r>
              <w:rPr>
                <w:rStyle w:val="a6"/>
                <w:rFonts w:hint="eastAsia"/>
              </w:rPr>
              <w:t>10</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rsidR="00F65164" w:rsidRDefault="00F65164" w:rsidP="004D4435">
            <w:pPr>
              <w:rPr>
                <w:rStyle w:val="a6"/>
                <w:i/>
              </w:rPr>
            </w:pPr>
            <w:r>
              <w:rPr>
                <w:rStyle w:val="a6"/>
                <w:rFonts w:hint="eastAsia"/>
              </w:rPr>
              <w:t>置顶帖子</w:t>
            </w:r>
          </w:p>
        </w:tc>
      </w:tr>
      <w:tr w:rsidR="00F65164" w:rsidRPr="00076C89" w:rsidTr="004D4435">
        <w:tc>
          <w:tcPr>
            <w:tcW w:w="743" w:type="dxa"/>
          </w:tcPr>
          <w:p w:rsidR="00F65164" w:rsidRDefault="00F65164" w:rsidP="004D4435">
            <w:pPr>
              <w:rPr>
                <w:rStyle w:val="a6"/>
                <w:i/>
              </w:rPr>
            </w:pPr>
            <w:r>
              <w:rPr>
                <w:rStyle w:val="a6"/>
                <w:rFonts w:hint="eastAsia"/>
              </w:rPr>
              <w:t>11</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rsidR="00F65164" w:rsidRDefault="00F65164" w:rsidP="004D4435">
            <w:pPr>
              <w:rPr>
                <w:rStyle w:val="a6"/>
                <w:i/>
              </w:rPr>
            </w:pPr>
            <w:r>
              <w:rPr>
                <w:rStyle w:val="a6"/>
                <w:rFonts w:hint="eastAsia"/>
              </w:rPr>
              <w:t>获取删除帖子</w:t>
            </w:r>
            <w:r>
              <w:rPr>
                <w:rStyle w:val="a6"/>
                <w:rFonts w:hint="eastAsia"/>
              </w:rPr>
              <w:t>id</w:t>
            </w:r>
          </w:p>
        </w:tc>
      </w:tr>
      <w:tr w:rsidR="00F65164" w:rsidRPr="00076C89" w:rsidTr="004D4435">
        <w:tc>
          <w:tcPr>
            <w:tcW w:w="743" w:type="dxa"/>
          </w:tcPr>
          <w:p w:rsidR="00F65164" w:rsidRDefault="00F65164" w:rsidP="004D4435">
            <w:pPr>
              <w:rPr>
                <w:rStyle w:val="a6"/>
                <w:i/>
              </w:rPr>
            </w:pPr>
            <w:r>
              <w:rPr>
                <w:rStyle w:val="a6"/>
                <w:rFonts w:hint="eastAsia"/>
              </w:rPr>
              <w:t>12</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rsidR="00F65164" w:rsidRDefault="00F65164" w:rsidP="004D4435">
            <w:pPr>
              <w:rPr>
                <w:rStyle w:val="a6"/>
                <w:i/>
              </w:rPr>
            </w:pPr>
            <w:r>
              <w:rPr>
                <w:rStyle w:val="a6"/>
                <w:rFonts w:hint="eastAsia"/>
              </w:rPr>
              <w:t>获取用户帖子瀑布流</w:t>
            </w:r>
          </w:p>
        </w:tc>
      </w:tr>
      <w:tr w:rsidR="00F65164" w:rsidRPr="00076C89" w:rsidTr="004D4435">
        <w:tc>
          <w:tcPr>
            <w:tcW w:w="743" w:type="dxa"/>
          </w:tcPr>
          <w:p w:rsidR="00F65164" w:rsidRDefault="00F65164" w:rsidP="004D4435">
            <w:pPr>
              <w:rPr>
                <w:rStyle w:val="a6"/>
                <w:i/>
              </w:rPr>
            </w:pPr>
            <w:r>
              <w:rPr>
                <w:rStyle w:val="a6"/>
                <w:rFonts w:hint="eastAsia"/>
              </w:rPr>
              <w:t>13</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rsidR="00F65164" w:rsidRDefault="00F65164" w:rsidP="004D4435">
            <w:pPr>
              <w:rPr>
                <w:rStyle w:val="a6"/>
                <w:i/>
              </w:rPr>
            </w:pPr>
            <w:r>
              <w:rPr>
                <w:rStyle w:val="a6"/>
                <w:rFonts w:hint="eastAsia"/>
              </w:rPr>
              <w:t>获取指定用户置顶时间新帖子数</w:t>
            </w:r>
          </w:p>
        </w:tc>
      </w:tr>
      <w:tr w:rsidR="00F65164" w:rsidRPr="00076C89" w:rsidTr="004D4435">
        <w:tc>
          <w:tcPr>
            <w:tcW w:w="743" w:type="dxa"/>
          </w:tcPr>
          <w:p w:rsidR="00F65164" w:rsidRDefault="00F65164" w:rsidP="004D4435">
            <w:pPr>
              <w:rPr>
                <w:rStyle w:val="a6"/>
                <w:i/>
              </w:rPr>
            </w:pPr>
            <w:r>
              <w:rPr>
                <w:rStyle w:val="a6"/>
                <w:rFonts w:hint="eastAsia"/>
              </w:rPr>
              <w:t>14</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rsidR="00F65164" w:rsidRDefault="00F65164" w:rsidP="004D4435">
            <w:pPr>
              <w:rPr>
                <w:rStyle w:val="a6"/>
                <w:i/>
              </w:rPr>
            </w:pPr>
            <w:r>
              <w:rPr>
                <w:rStyle w:val="a6"/>
                <w:rFonts w:hint="eastAsia"/>
              </w:rPr>
              <w:t>收藏</w:t>
            </w:r>
          </w:p>
        </w:tc>
      </w:tr>
      <w:tr w:rsidR="00F65164" w:rsidRPr="00076C89" w:rsidTr="004D4435">
        <w:tc>
          <w:tcPr>
            <w:tcW w:w="743" w:type="dxa"/>
          </w:tcPr>
          <w:p w:rsidR="00F65164" w:rsidRDefault="00F65164" w:rsidP="004D4435">
            <w:pPr>
              <w:rPr>
                <w:rStyle w:val="a6"/>
                <w:i/>
              </w:rPr>
            </w:pPr>
            <w:r>
              <w:rPr>
                <w:rStyle w:val="a6"/>
                <w:rFonts w:hint="eastAsia"/>
              </w:rPr>
              <w:t>15</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rsidR="00F65164" w:rsidRDefault="00F65164" w:rsidP="004D4435">
            <w:pPr>
              <w:rPr>
                <w:rStyle w:val="a6"/>
                <w:i/>
              </w:rPr>
            </w:pPr>
            <w:r>
              <w:rPr>
                <w:rStyle w:val="a6"/>
                <w:rFonts w:hint="eastAsia"/>
              </w:rPr>
              <w:t>取消收藏</w:t>
            </w:r>
          </w:p>
        </w:tc>
      </w:tr>
      <w:tr w:rsidR="00F65164" w:rsidRPr="00076C89" w:rsidTr="004D4435">
        <w:tc>
          <w:tcPr>
            <w:tcW w:w="743" w:type="dxa"/>
          </w:tcPr>
          <w:p w:rsidR="00F65164" w:rsidRDefault="00F65164" w:rsidP="004D4435">
            <w:pPr>
              <w:rPr>
                <w:rStyle w:val="a6"/>
                <w:i/>
              </w:rPr>
            </w:pPr>
            <w:r>
              <w:rPr>
                <w:rStyle w:val="a6"/>
                <w:rFonts w:hint="eastAsia"/>
              </w:rPr>
              <w:t>16</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rsidR="00F65164" w:rsidRDefault="00F65164" w:rsidP="004D4435">
            <w:pPr>
              <w:rPr>
                <w:rStyle w:val="a6"/>
                <w:i/>
              </w:rPr>
            </w:pPr>
            <w:r>
              <w:rPr>
                <w:rStyle w:val="a6"/>
                <w:rFonts w:hint="eastAsia"/>
              </w:rPr>
              <w:t>获取收藏的帖子</w:t>
            </w:r>
          </w:p>
        </w:tc>
      </w:tr>
    </w:tbl>
    <w:p w:rsidR="00F65164" w:rsidRPr="0023701F" w:rsidRDefault="00F65164" w:rsidP="0023701F">
      <w:pPr>
        <w:pStyle w:val="3"/>
        <w:spacing w:line="400" w:lineRule="exact"/>
        <w:ind w:left="826" w:hangingChars="343" w:hanging="826"/>
        <w:rPr>
          <w:sz w:val="24"/>
        </w:rPr>
      </w:pPr>
      <w:bookmarkStart w:id="143" w:name="_Toc418875624"/>
      <w:bookmarkStart w:id="144" w:name="_Toc453430035"/>
      <w:r w:rsidRPr="0023701F">
        <w:rPr>
          <w:rFonts w:hint="eastAsia"/>
          <w:sz w:val="24"/>
        </w:rPr>
        <w:t>MemberServiceImp</w:t>
      </w:r>
      <w:r w:rsidRPr="0023701F">
        <w:rPr>
          <w:rFonts w:hint="eastAsia"/>
          <w:sz w:val="24"/>
        </w:rPr>
        <w:t>类概述</w:t>
      </w:r>
      <w:bookmarkEnd w:id="143"/>
      <w:bookmarkEnd w:id="144"/>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45" w:name="_Toc418875625"/>
      <w:r w:rsidRPr="0045497D">
        <w:rPr>
          <w:rFonts w:ascii="宋体" w:hAnsi="宋体" w:hint="eastAsia"/>
          <w:sz w:val="24"/>
        </w:rPr>
        <w:t>类功能定义</w:t>
      </w:r>
      <w:bookmarkEnd w:id="14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lastRenderedPageBreak/>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u w:val="single"/>
              </w:rPr>
              <w:t>getTeamInviteRecords</w:t>
            </w:r>
          </w:p>
        </w:tc>
        <w:tc>
          <w:tcPr>
            <w:tcW w:w="4947" w:type="dxa"/>
          </w:tcPr>
          <w:p w:rsidR="00F65164" w:rsidRPr="00076C89"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获取一条邀请记录</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rsidR="00F65164" w:rsidRDefault="00F65164" w:rsidP="004D4435">
            <w:pPr>
              <w:rPr>
                <w:rStyle w:val="a6"/>
                <w:i/>
              </w:rPr>
            </w:pPr>
            <w:r>
              <w:rPr>
                <w:rStyle w:val="a6"/>
                <w:rFonts w:hint="eastAsia"/>
              </w:rPr>
              <w:t>邀请加入圈子</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接受邀请加入圈子</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拒绝邀请加入圈子</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获取圈子申请记录列表</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获取用户申请记录列表</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rsidR="00F65164" w:rsidRDefault="00F65164" w:rsidP="004D4435">
            <w:pPr>
              <w:rPr>
                <w:rStyle w:val="a6"/>
                <w:i/>
              </w:rPr>
            </w:pPr>
            <w:r>
              <w:rPr>
                <w:rStyle w:val="a6"/>
                <w:rFonts w:hint="eastAsia"/>
              </w:rPr>
              <w:t>获取申请记录列表</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申请加入圈子</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rsidR="00F65164" w:rsidRDefault="00F65164" w:rsidP="004D4435">
            <w:pPr>
              <w:rPr>
                <w:rStyle w:val="a6"/>
                <w:i/>
              </w:rPr>
            </w:pPr>
            <w:r>
              <w:rPr>
                <w:rStyle w:val="a6"/>
                <w:rFonts w:hint="eastAsia"/>
              </w:rPr>
              <w:t>取消申请</w:t>
            </w:r>
          </w:p>
        </w:tc>
      </w:tr>
      <w:tr w:rsidR="00F65164" w:rsidRPr="00076C89" w:rsidTr="004D4435">
        <w:tc>
          <w:tcPr>
            <w:tcW w:w="752" w:type="dxa"/>
          </w:tcPr>
          <w:p w:rsidR="00F65164" w:rsidRDefault="00F65164" w:rsidP="004D4435">
            <w:pPr>
              <w:rPr>
                <w:rStyle w:val="a6"/>
                <w:i/>
              </w:rPr>
            </w:pPr>
            <w:r>
              <w:rPr>
                <w:rStyle w:val="a6"/>
                <w:rFonts w:hint="eastAsia"/>
              </w:rPr>
              <w:t>17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rsidR="00F65164" w:rsidRDefault="00F65164" w:rsidP="004D4435">
            <w:pPr>
              <w:rPr>
                <w:rStyle w:val="a6"/>
                <w:i/>
              </w:rPr>
            </w:pPr>
            <w:r>
              <w:rPr>
                <w:rStyle w:val="a6"/>
                <w:rFonts w:hint="eastAsia"/>
              </w:rPr>
              <w:t>获取申请加入圈子数</w:t>
            </w:r>
          </w:p>
        </w:tc>
      </w:tr>
      <w:tr w:rsidR="00F65164" w:rsidRPr="00076C89" w:rsidTr="004D4435">
        <w:tc>
          <w:tcPr>
            <w:tcW w:w="752" w:type="dxa"/>
          </w:tcPr>
          <w:p w:rsidR="00F65164" w:rsidRDefault="00F65164" w:rsidP="004D4435">
            <w:pPr>
              <w:rPr>
                <w:rStyle w:val="a6"/>
                <w:i/>
              </w:rPr>
            </w:pPr>
            <w:r>
              <w:rPr>
                <w:rStyle w:val="a6"/>
                <w:rFonts w:hint="eastAsia"/>
              </w:rPr>
              <w:t>18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rsidR="00F65164" w:rsidRDefault="00F65164" w:rsidP="004D4435">
            <w:pPr>
              <w:rPr>
                <w:rStyle w:val="a6"/>
                <w:i/>
              </w:rPr>
            </w:pPr>
            <w:r>
              <w:rPr>
                <w:rStyle w:val="a6"/>
                <w:rFonts w:hint="eastAsia"/>
              </w:rPr>
              <w:t>通过用户</w:t>
            </w:r>
            <w:r>
              <w:rPr>
                <w:rStyle w:val="a6"/>
                <w:rFonts w:hint="eastAsia"/>
              </w:rPr>
              <w:t>ID</w:t>
            </w:r>
            <w:r>
              <w:rPr>
                <w:rStyle w:val="a6"/>
                <w:rFonts w:hint="eastAsia"/>
              </w:rPr>
              <w:t>接受邀请并加入圈子</w:t>
            </w:r>
          </w:p>
        </w:tc>
      </w:tr>
    </w:tbl>
    <w:p w:rsidR="00EE7FFE" w:rsidRDefault="00EE7FFE">
      <w:pPr>
        <w:widowControl/>
        <w:jc w:val="left"/>
      </w:pPr>
    </w:p>
    <w:p w:rsidR="00B27EE4" w:rsidRPr="0023701F" w:rsidRDefault="00B27EE4" w:rsidP="00B27EE4">
      <w:pPr>
        <w:pStyle w:val="2"/>
        <w:rPr>
          <w:rFonts w:ascii="黑体"/>
          <w:sz w:val="28"/>
        </w:rPr>
      </w:pPr>
      <w:bookmarkStart w:id="146" w:name="_Toc249866121"/>
      <w:bookmarkStart w:id="147" w:name="_Toc453430036"/>
      <w:r w:rsidRPr="0023701F">
        <w:rPr>
          <w:rFonts w:ascii="黑体" w:hint="eastAsia"/>
          <w:sz w:val="28"/>
        </w:rPr>
        <w:t>评论系统（Comment）模块</w:t>
      </w:r>
      <w:bookmarkEnd w:id="146"/>
      <w:bookmarkEnd w:id="147"/>
    </w:p>
    <w:p w:rsidR="00B27EE4" w:rsidRPr="0023701F" w:rsidRDefault="00B27EE4" w:rsidP="0023701F">
      <w:pPr>
        <w:pStyle w:val="3"/>
        <w:spacing w:line="400" w:lineRule="exact"/>
        <w:ind w:left="826" w:hangingChars="343" w:hanging="826"/>
        <w:rPr>
          <w:sz w:val="24"/>
        </w:rPr>
      </w:pPr>
      <w:bookmarkStart w:id="148" w:name="_Toc453430037"/>
      <w:r w:rsidRPr="0023701F">
        <w:rPr>
          <w:rFonts w:hint="eastAsia"/>
          <w:sz w:val="24"/>
        </w:rPr>
        <w:t>评论系统模块概述</w:t>
      </w:r>
      <w:bookmarkEnd w:id="14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23701F">
      <w:pPr>
        <w:pStyle w:val="3"/>
        <w:spacing w:line="400" w:lineRule="exact"/>
        <w:ind w:left="826" w:hangingChars="343" w:hanging="826"/>
        <w:rPr>
          <w:sz w:val="24"/>
        </w:rPr>
      </w:pPr>
      <w:bookmarkStart w:id="149" w:name="_Toc453430038"/>
      <w:r w:rsidRPr="0023701F">
        <w:rPr>
          <w:rFonts w:hint="eastAsia"/>
          <w:sz w:val="24"/>
        </w:rPr>
        <w:lastRenderedPageBreak/>
        <w:t>评论系统模块类图</w:t>
      </w:r>
      <w:bookmarkEnd w:id="149"/>
    </w:p>
    <w:p w:rsidR="00B27EE4" w:rsidRDefault="00927B2D" w:rsidP="00B27EE4">
      <w:pPr>
        <w:jc w:val="center"/>
      </w:pPr>
      <w:r>
        <w:object w:dxaOrig="7358" w:dyaOrig="8587">
          <v:shape id="_x0000_i1031" type="#_x0000_t75" style="width:368.25pt;height:428.25pt" o:ole="">
            <v:imagedata r:id="rId39" o:title=""/>
          </v:shape>
          <o:OLEObject Type="Embed" ProgID="Visio.Drawing.11" ShapeID="_x0000_i1031" DrawAspect="Content" ObjectID="_1527865679" r:id="rId40"/>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50" w:name="_Toc453430039"/>
      <w:r w:rsidRPr="0023701F">
        <w:rPr>
          <w:rFonts w:hint="eastAsia"/>
          <w:sz w:val="24"/>
        </w:rPr>
        <w:t>JsonController</w:t>
      </w:r>
      <w:r w:rsidRPr="0023701F">
        <w:rPr>
          <w:rFonts w:hint="eastAsia"/>
          <w:sz w:val="24"/>
        </w:rPr>
        <w:t>类概述</w:t>
      </w:r>
      <w:bookmarkEnd w:id="150"/>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2052"/>
        <w:gridCol w:w="4982"/>
      </w:tblGrid>
      <w:tr w:rsidR="00B27EE4" w:rsidRPr="00076C89" w:rsidTr="006A6C7E">
        <w:tc>
          <w:tcPr>
            <w:tcW w:w="828"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052"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982"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1</w:t>
            </w:r>
          </w:p>
        </w:tc>
        <w:tc>
          <w:tcPr>
            <w:tcW w:w="2052" w:type="dxa"/>
          </w:tcPr>
          <w:p w:rsidR="00B27EE4" w:rsidRPr="00076C89" w:rsidRDefault="00B27EE4" w:rsidP="004D4435">
            <w:pPr>
              <w:rPr>
                <w:rStyle w:val="a6"/>
                <w:i/>
              </w:rPr>
            </w:pPr>
            <w:r w:rsidRPr="004A4A85">
              <w:rPr>
                <w:rStyle w:val="a6"/>
              </w:rPr>
              <w:t>checkSig</w:t>
            </w:r>
          </w:p>
        </w:tc>
        <w:tc>
          <w:tcPr>
            <w:tcW w:w="4982" w:type="dxa"/>
          </w:tcPr>
          <w:p w:rsidR="00B27EE4" w:rsidRPr="00076C89" w:rsidRDefault="00B27EE4" w:rsidP="004D4435">
            <w:pPr>
              <w:rPr>
                <w:rStyle w:val="a6"/>
                <w:i/>
              </w:rPr>
            </w:pPr>
            <w:r>
              <w:rPr>
                <w:rStyle w:val="a6"/>
                <w:rFonts w:hint="eastAsia"/>
              </w:rPr>
              <w:t>签名校验</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2</w:t>
            </w:r>
          </w:p>
        </w:tc>
        <w:tc>
          <w:tcPr>
            <w:tcW w:w="2052" w:type="dxa"/>
          </w:tcPr>
          <w:p w:rsidR="00B27EE4" w:rsidRPr="00076C89" w:rsidRDefault="00B27EE4" w:rsidP="004D4435">
            <w:pPr>
              <w:rPr>
                <w:rStyle w:val="a6"/>
                <w:i/>
              </w:rPr>
            </w:pPr>
            <w:r w:rsidRPr="004A4A85">
              <w:rPr>
                <w:rStyle w:val="a6"/>
              </w:rPr>
              <w:t>checkImageNo</w:t>
            </w:r>
          </w:p>
        </w:tc>
        <w:tc>
          <w:tcPr>
            <w:tcW w:w="4982" w:type="dxa"/>
          </w:tcPr>
          <w:p w:rsidR="00B27EE4" w:rsidRPr="00076C89" w:rsidRDefault="00B27EE4" w:rsidP="004D4435">
            <w:pPr>
              <w:rPr>
                <w:rStyle w:val="a6"/>
                <w:i/>
              </w:rPr>
            </w:pPr>
            <w:r>
              <w:rPr>
                <w:rStyle w:val="a6"/>
                <w:rFonts w:hint="eastAsia"/>
              </w:rPr>
              <w:t>验证码校验</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3</w:t>
            </w:r>
          </w:p>
        </w:tc>
        <w:tc>
          <w:tcPr>
            <w:tcW w:w="2052" w:type="dxa"/>
          </w:tcPr>
          <w:p w:rsidR="00B27EE4" w:rsidRPr="00076C89" w:rsidRDefault="00B27EE4" w:rsidP="004D4435">
            <w:pPr>
              <w:rPr>
                <w:rStyle w:val="a6"/>
                <w:i/>
              </w:rPr>
            </w:pPr>
            <w:r w:rsidRPr="004A4A85">
              <w:rPr>
                <w:rStyle w:val="a6"/>
              </w:rPr>
              <w:t>changeTokenRel</w:t>
            </w:r>
          </w:p>
        </w:tc>
        <w:tc>
          <w:tcPr>
            <w:tcW w:w="4982" w:type="dxa"/>
          </w:tcPr>
          <w:p w:rsidR="00B27EE4" w:rsidRPr="00076C89" w:rsidRDefault="00B27EE4" w:rsidP="004D4435">
            <w:pPr>
              <w:rPr>
                <w:rStyle w:val="a6"/>
                <w:i/>
              </w:rPr>
            </w:pPr>
            <w:r>
              <w:rPr>
                <w:rStyle w:val="a6"/>
              </w:rPr>
              <w:t>T</w:t>
            </w:r>
            <w:r>
              <w:rPr>
                <w:rStyle w:val="a6"/>
                <w:rFonts w:hint="eastAsia"/>
              </w:rPr>
              <w:t>oken</w:t>
            </w:r>
            <w:r>
              <w:rPr>
                <w:rStyle w:val="a6"/>
                <w:rFonts w:hint="eastAsia"/>
              </w:rPr>
              <w:t>切换</w:t>
            </w:r>
          </w:p>
        </w:tc>
      </w:tr>
      <w:tr w:rsidR="00B27EE4" w:rsidRPr="00076C89" w:rsidTr="006A6C7E">
        <w:tc>
          <w:tcPr>
            <w:tcW w:w="828" w:type="dxa"/>
          </w:tcPr>
          <w:p w:rsidR="00B27EE4" w:rsidRPr="00076C89" w:rsidRDefault="00B27EE4" w:rsidP="004D4435">
            <w:pPr>
              <w:rPr>
                <w:rStyle w:val="a6"/>
                <w:i/>
              </w:rPr>
            </w:pPr>
          </w:p>
        </w:tc>
        <w:tc>
          <w:tcPr>
            <w:tcW w:w="2052" w:type="dxa"/>
          </w:tcPr>
          <w:p w:rsidR="00B27EE4" w:rsidRPr="00076C89" w:rsidRDefault="00B27EE4" w:rsidP="004D4435">
            <w:pPr>
              <w:rPr>
                <w:rStyle w:val="a6"/>
                <w:i/>
              </w:rPr>
            </w:pPr>
          </w:p>
        </w:tc>
        <w:tc>
          <w:tcPr>
            <w:tcW w:w="4982" w:type="dxa"/>
          </w:tcPr>
          <w:p w:rsidR="00B27EE4" w:rsidRPr="00076C89" w:rsidRDefault="00B27EE4" w:rsidP="004D4435">
            <w:pPr>
              <w:rPr>
                <w:rStyle w:val="a6"/>
                <w:i/>
              </w:rPr>
            </w:pPr>
          </w:p>
        </w:tc>
      </w:tr>
    </w:tbl>
    <w:p w:rsidR="00B27EE4" w:rsidRPr="00CF07BE" w:rsidRDefault="00B27EE4" w:rsidP="00B27EE4">
      <w:pPr>
        <w:rPr>
          <w:rStyle w:val="a6"/>
          <w:i/>
        </w:rPr>
      </w:pPr>
    </w:p>
    <w:p w:rsidR="00B27EE4" w:rsidRPr="0023701F" w:rsidRDefault="00B27EE4" w:rsidP="0023701F">
      <w:pPr>
        <w:pStyle w:val="3"/>
        <w:spacing w:line="400" w:lineRule="exact"/>
        <w:ind w:left="826" w:hangingChars="343" w:hanging="826"/>
        <w:rPr>
          <w:sz w:val="24"/>
        </w:rPr>
      </w:pPr>
      <w:bookmarkStart w:id="151" w:name="_Toc453430040"/>
      <w:r w:rsidRPr="0023701F">
        <w:rPr>
          <w:rFonts w:hint="eastAsia"/>
          <w:sz w:val="24"/>
        </w:rPr>
        <w:t>WebController</w:t>
      </w:r>
      <w:r w:rsidRPr="0023701F">
        <w:rPr>
          <w:rFonts w:hint="eastAsia"/>
          <w:sz w:val="24"/>
        </w:rPr>
        <w:t>类概述</w:t>
      </w:r>
      <w:bookmarkEnd w:id="15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4103"/>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lastRenderedPageBreak/>
              <w:t>序号</w:t>
            </w:r>
          </w:p>
        </w:tc>
        <w:tc>
          <w:tcPr>
            <w:tcW w:w="2999"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rsidR="00B27EE4" w:rsidRPr="00076C89" w:rsidRDefault="00B27EE4" w:rsidP="004D4435">
            <w:pPr>
              <w:rPr>
                <w:rStyle w:val="a6"/>
                <w:i/>
              </w:rPr>
            </w:pPr>
            <w:r>
              <w:rPr>
                <w:rStyle w:val="a6"/>
                <w:rFonts w:hint="eastAsia"/>
              </w:rPr>
              <w:t>发送邮箱验证码</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103" w:type="dxa"/>
          </w:tcPr>
          <w:p w:rsidR="00B27EE4" w:rsidRPr="00076C89" w:rsidRDefault="00B27EE4" w:rsidP="004D4435">
            <w:pPr>
              <w:rPr>
                <w:rStyle w:val="a6"/>
                <w:i/>
              </w:rPr>
            </w:pPr>
            <w:r w:rsidRPr="004F09C3">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4103" w:type="dxa"/>
          </w:tcPr>
          <w:p w:rsidR="00B27EE4" w:rsidRDefault="00B27EE4" w:rsidP="004D4435">
            <w:pPr>
              <w:rPr>
                <w:rStyle w:val="a6"/>
                <w:i/>
              </w:rPr>
            </w:pPr>
            <w:r w:rsidRPr="004F09C3">
              <w:rPr>
                <w:rStyle w:val="a6"/>
                <w:rFonts w:hint="eastAsia"/>
              </w:rPr>
              <w:t>获得一个主题下的评论列表</w:t>
            </w:r>
          </w:p>
        </w:tc>
      </w:tr>
      <w:tr w:rsidR="00B27EE4" w:rsidRPr="00076C89" w:rsidTr="006A6C7E">
        <w:tc>
          <w:tcPr>
            <w:tcW w:w="760" w:type="dxa"/>
          </w:tcPr>
          <w:p w:rsidR="00B27EE4" w:rsidRPr="00076C89" w:rsidRDefault="00B27EE4" w:rsidP="004D4435">
            <w:pPr>
              <w:rPr>
                <w:rStyle w:val="a6"/>
                <w:i/>
              </w:rPr>
            </w:pPr>
            <w:r>
              <w:rPr>
                <w:rStyle w:val="a6"/>
                <w:rFonts w:hint="eastAsia"/>
              </w:rPr>
              <w:t>6</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999"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rsidR="00B27EE4" w:rsidRDefault="00B27EE4" w:rsidP="004D4435">
            <w:pPr>
              <w:rPr>
                <w:rStyle w:val="a6"/>
                <w:i/>
              </w:rPr>
            </w:pPr>
            <w:r w:rsidRPr="004F09C3">
              <w:rPr>
                <w:rStyle w:val="a6"/>
                <w:rFonts w:hint="eastAsia"/>
              </w:rPr>
              <w:t>判断评论是否存在</w:t>
            </w:r>
          </w:p>
        </w:tc>
      </w:tr>
    </w:tbl>
    <w:p w:rsidR="00B27EE4" w:rsidRPr="00CF07BE" w:rsidRDefault="00B27EE4" w:rsidP="00B27EE4">
      <w:pPr>
        <w:rPr>
          <w:rStyle w:val="a6"/>
          <w:i/>
        </w:rPr>
      </w:pPr>
    </w:p>
    <w:p w:rsidR="00B27EE4" w:rsidRPr="0023701F" w:rsidRDefault="00B27EE4" w:rsidP="0023701F">
      <w:pPr>
        <w:pStyle w:val="3"/>
        <w:spacing w:line="400" w:lineRule="exact"/>
        <w:ind w:left="826" w:hangingChars="343" w:hanging="826"/>
        <w:rPr>
          <w:sz w:val="24"/>
        </w:rPr>
      </w:pPr>
      <w:bookmarkStart w:id="152" w:name="_Toc453430041"/>
      <w:r w:rsidRPr="0023701F">
        <w:rPr>
          <w:rFonts w:hint="eastAsia"/>
          <w:sz w:val="24"/>
        </w:rPr>
        <w:t>RestController</w:t>
      </w:r>
      <w:r w:rsidRPr="0023701F">
        <w:rPr>
          <w:rFonts w:hint="eastAsia"/>
          <w:sz w:val="24"/>
        </w:rPr>
        <w:t>类概述</w:t>
      </w:r>
      <w:bookmarkEnd w:id="152"/>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给移动端提访问提供的http接口 。</w:t>
      </w:r>
    </w:p>
    <w:p w:rsidR="00B27EE4"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566"/>
        <w:gridCol w:w="4536"/>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566"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536"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536"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536" w:type="dxa"/>
          </w:tcPr>
          <w:p w:rsidR="00B27EE4" w:rsidRPr="00076C89" w:rsidRDefault="00B27EE4" w:rsidP="004D4435">
            <w:pPr>
              <w:rPr>
                <w:rStyle w:val="a6"/>
                <w:i/>
              </w:rPr>
            </w:pPr>
            <w:r w:rsidRPr="00381B07">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536" w:type="dxa"/>
          </w:tcPr>
          <w:p w:rsidR="00B27EE4" w:rsidRPr="00076C89" w:rsidRDefault="00B27EE4" w:rsidP="004D4435">
            <w:pPr>
              <w:rPr>
                <w:rStyle w:val="a6"/>
                <w:i/>
              </w:rPr>
            </w:pPr>
            <w:r w:rsidRPr="004F09C3">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566" w:type="dxa"/>
          </w:tcPr>
          <w:p w:rsidR="00B27EE4" w:rsidRDefault="00B27EE4" w:rsidP="004D4435">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4536" w:type="dxa"/>
          </w:tcPr>
          <w:p w:rsidR="00B27EE4"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Default="00B27EE4" w:rsidP="004D4435">
            <w:pPr>
              <w:rPr>
                <w:rStyle w:val="a6"/>
                <w:i/>
              </w:rPr>
            </w:pPr>
            <w:r>
              <w:rPr>
                <w:rStyle w:val="a6"/>
                <w:rFonts w:hint="eastAsia"/>
              </w:rPr>
              <w:t>6</w:t>
            </w:r>
          </w:p>
        </w:tc>
        <w:tc>
          <w:tcPr>
            <w:tcW w:w="2566" w:type="dxa"/>
          </w:tcPr>
          <w:p w:rsidR="00B27EE4" w:rsidRPr="002D7BDD"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4536" w:type="dxa"/>
          </w:tcPr>
          <w:p w:rsidR="00B27EE4" w:rsidRPr="002D7BDD"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566"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536"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566"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536"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9</w:t>
            </w:r>
          </w:p>
        </w:tc>
        <w:tc>
          <w:tcPr>
            <w:tcW w:w="2566"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536" w:type="dxa"/>
          </w:tcPr>
          <w:p w:rsidR="00B27EE4" w:rsidRDefault="00B27EE4" w:rsidP="004D4435">
            <w:pPr>
              <w:rPr>
                <w:rStyle w:val="a6"/>
                <w:i/>
              </w:rPr>
            </w:pPr>
            <w:r w:rsidRPr="004F09C3">
              <w:rPr>
                <w:rStyle w:val="a6"/>
                <w:rFonts w:hint="eastAsia"/>
              </w:rPr>
              <w:t>判断评论是否存在</w:t>
            </w:r>
          </w:p>
        </w:tc>
      </w:tr>
      <w:tr w:rsidR="00B27EE4" w:rsidRPr="00076C89" w:rsidTr="006A6C7E">
        <w:tc>
          <w:tcPr>
            <w:tcW w:w="760" w:type="dxa"/>
          </w:tcPr>
          <w:p w:rsidR="00B27EE4" w:rsidRDefault="00B27EE4" w:rsidP="004D4435">
            <w:pPr>
              <w:rPr>
                <w:rStyle w:val="a6"/>
                <w:i/>
              </w:rPr>
            </w:pPr>
            <w:r>
              <w:rPr>
                <w:rStyle w:val="a6"/>
                <w:rFonts w:hint="eastAsia"/>
              </w:rPr>
              <w:t>10</w:t>
            </w:r>
          </w:p>
        </w:tc>
        <w:tc>
          <w:tcPr>
            <w:tcW w:w="2566" w:type="dxa"/>
          </w:tcPr>
          <w:p w:rsidR="00B27EE4" w:rsidRPr="004F09C3"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4536" w:type="dxa"/>
          </w:tcPr>
          <w:p w:rsidR="00B27EE4" w:rsidRPr="004F09C3" w:rsidRDefault="00B27EE4" w:rsidP="004D4435">
            <w:pPr>
              <w:rPr>
                <w:rStyle w:val="a6"/>
                <w:i/>
              </w:rPr>
            </w:pPr>
            <w:r>
              <w:rPr>
                <w:rStyle w:val="a6"/>
                <w:rFonts w:hint="eastAsia"/>
              </w:rPr>
              <w:t>新增一条请假的评论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3" w:name="_Toc453430042"/>
      <w:r w:rsidRPr="0023701F">
        <w:rPr>
          <w:rFonts w:hint="eastAsia"/>
          <w:sz w:val="24"/>
        </w:rPr>
        <w:t>Client</w:t>
      </w:r>
      <w:r w:rsidRPr="0023701F">
        <w:rPr>
          <w:rFonts w:hint="eastAsia"/>
          <w:sz w:val="24"/>
        </w:rPr>
        <w:t>类概述</w:t>
      </w:r>
      <w:bookmarkEnd w:id="153"/>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999"/>
        <w:gridCol w:w="4103"/>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999"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rsidR="00B27EE4" w:rsidRPr="00076C89" w:rsidRDefault="00B27EE4" w:rsidP="004D4435">
            <w:pPr>
              <w:rPr>
                <w:rStyle w:val="a6"/>
                <w:i/>
              </w:rPr>
            </w:pPr>
            <w:r w:rsidRPr="00381B07">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999" w:type="dxa"/>
          </w:tcPr>
          <w:p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103" w:type="dxa"/>
          </w:tcPr>
          <w:p w:rsidR="00B27EE4" w:rsidRPr="00076C89" w:rsidRDefault="00B27EE4" w:rsidP="004D4435">
            <w:pPr>
              <w:rPr>
                <w:rStyle w:val="a6"/>
                <w:i/>
              </w:rPr>
            </w:pPr>
            <w:r w:rsidRPr="00381B07">
              <w:rPr>
                <w:rStyle w:val="a6"/>
                <w:rFonts w:hint="eastAsia"/>
              </w:rPr>
              <w:t>获取某一条评论详情</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999" w:type="dxa"/>
          </w:tcPr>
          <w:p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103" w:type="dxa"/>
          </w:tcPr>
          <w:p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rsidTr="006A6C7E">
        <w:tc>
          <w:tcPr>
            <w:tcW w:w="760" w:type="dxa"/>
          </w:tcPr>
          <w:p w:rsidR="00B27EE4" w:rsidRDefault="00B27EE4" w:rsidP="004D4435">
            <w:pPr>
              <w:rPr>
                <w:rStyle w:val="a6"/>
                <w:i/>
              </w:rPr>
            </w:pPr>
            <w:r>
              <w:rPr>
                <w:rStyle w:val="a6"/>
                <w:rFonts w:hint="eastAsia"/>
              </w:rPr>
              <w:t>6</w:t>
            </w:r>
          </w:p>
        </w:tc>
        <w:tc>
          <w:tcPr>
            <w:tcW w:w="2999"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103" w:type="dxa"/>
          </w:tcPr>
          <w:p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9</w:t>
            </w:r>
          </w:p>
        </w:tc>
        <w:tc>
          <w:tcPr>
            <w:tcW w:w="2999"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rsidR="00B27EE4" w:rsidRDefault="00B27EE4" w:rsidP="004D4435">
            <w:pPr>
              <w:rPr>
                <w:rStyle w:val="a6"/>
                <w:i/>
              </w:rPr>
            </w:pPr>
            <w:r w:rsidRPr="004F09C3">
              <w:rPr>
                <w:rStyle w:val="a6"/>
                <w:rFonts w:hint="eastAsia"/>
              </w:rPr>
              <w:t>判断评论是否存在</w:t>
            </w:r>
          </w:p>
        </w:tc>
      </w:tr>
      <w:tr w:rsidR="00B27EE4" w:rsidRPr="00076C89" w:rsidTr="006A6C7E">
        <w:tc>
          <w:tcPr>
            <w:tcW w:w="760" w:type="dxa"/>
          </w:tcPr>
          <w:p w:rsidR="00B27EE4" w:rsidRDefault="00B27EE4" w:rsidP="004D4435">
            <w:pPr>
              <w:rPr>
                <w:rStyle w:val="a6"/>
                <w:i/>
              </w:rPr>
            </w:pPr>
            <w:r>
              <w:rPr>
                <w:rStyle w:val="a6"/>
                <w:rFonts w:hint="eastAsia"/>
              </w:rPr>
              <w:t>10</w:t>
            </w:r>
          </w:p>
        </w:tc>
        <w:tc>
          <w:tcPr>
            <w:tcW w:w="2999"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103" w:type="dxa"/>
          </w:tcPr>
          <w:p w:rsidR="00B27EE4" w:rsidRDefault="00B27EE4" w:rsidP="004D4435">
            <w:pPr>
              <w:rPr>
                <w:rStyle w:val="a6"/>
                <w:i/>
              </w:rPr>
            </w:pPr>
            <w:r w:rsidRPr="00381B07">
              <w:rPr>
                <w:rStyle w:val="a6"/>
                <w:rFonts w:hint="eastAsia"/>
              </w:rPr>
              <w:t>获取一个时间截之后的贴子的所有评论列</w:t>
            </w:r>
            <w:r w:rsidRPr="00381B07">
              <w:rPr>
                <w:rStyle w:val="a6"/>
                <w:rFonts w:hint="eastAsia"/>
              </w:rPr>
              <w:lastRenderedPageBreak/>
              <w:t>表</w:t>
            </w:r>
          </w:p>
        </w:tc>
      </w:tr>
      <w:tr w:rsidR="00B27EE4" w:rsidRPr="00076C89" w:rsidTr="006A6C7E">
        <w:tc>
          <w:tcPr>
            <w:tcW w:w="760" w:type="dxa"/>
          </w:tcPr>
          <w:p w:rsidR="00B27EE4" w:rsidRDefault="00B27EE4" w:rsidP="004D4435">
            <w:pPr>
              <w:rPr>
                <w:rStyle w:val="a6"/>
                <w:i/>
              </w:rPr>
            </w:pPr>
            <w:r>
              <w:rPr>
                <w:rStyle w:val="a6"/>
                <w:rFonts w:hint="eastAsia"/>
              </w:rPr>
              <w:lastRenderedPageBreak/>
              <w:t>11</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103" w:type="dxa"/>
          </w:tcPr>
          <w:p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rsidTr="006A6C7E">
        <w:tc>
          <w:tcPr>
            <w:tcW w:w="760" w:type="dxa"/>
          </w:tcPr>
          <w:p w:rsidR="00B27EE4" w:rsidRDefault="00B27EE4" w:rsidP="004D4435">
            <w:pPr>
              <w:rPr>
                <w:rStyle w:val="a6"/>
                <w:i/>
              </w:rPr>
            </w:pPr>
            <w:r>
              <w:rPr>
                <w:rStyle w:val="a6"/>
                <w:rFonts w:hint="eastAsia"/>
              </w:rPr>
              <w:t>12</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103" w:type="dxa"/>
          </w:tcPr>
          <w:p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rsidTr="006A6C7E">
        <w:tc>
          <w:tcPr>
            <w:tcW w:w="760" w:type="dxa"/>
          </w:tcPr>
          <w:p w:rsidR="00B27EE4" w:rsidRDefault="00B27EE4" w:rsidP="004D4435">
            <w:pPr>
              <w:rPr>
                <w:rStyle w:val="a6"/>
                <w:i/>
              </w:rPr>
            </w:pPr>
            <w:r>
              <w:rPr>
                <w:rStyle w:val="a6"/>
                <w:rFonts w:hint="eastAsia"/>
              </w:rPr>
              <w:t>13</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103" w:type="dxa"/>
          </w:tcPr>
          <w:p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rsidTr="006A6C7E">
        <w:tc>
          <w:tcPr>
            <w:tcW w:w="760" w:type="dxa"/>
          </w:tcPr>
          <w:p w:rsidR="00B27EE4" w:rsidRDefault="00B27EE4" w:rsidP="004D4435">
            <w:pPr>
              <w:rPr>
                <w:rStyle w:val="a6"/>
                <w:i/>
              </w:rPr>
            </w:pPr>
            <w:r>
              <w:rPr>
                <w:rStyle w:val="a6"/>
                <w:rFonts w:hint="eastAsia"/>
              </w:rPr>
              <w:t>14</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103" w:type="dxa"/>
          </w:tcPr>
          <w:p w:rsidR="00B27EE4" w:rsidRPr="00381B07" w:rsidRDefault="00B27EE4" w:rsidP="004D4435">
            <w:pPr>
              <w:rPr>
                <w:rStyle w:val="a6"/>
                <w:i/>
              </w:rPr>
            </w:pPr>
            <w:r w:rsidRPr="00381B07">
              <w:rPr>
                <w:rStyle w:val="a6"/>
                <w:rFonts w:hint="eastAsia"/>
              </w:rPr>
              <w:t>批量获取评论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4" w:name="_Toc453430043"/>
      <w:r w:rsidRPr="0023701F">
        <w:rPr>
          <w:rFonts w:hint="eastAsia"/>
          <w:sz w:val="24"/>
        </w:rPr>
        <w:t>CommentServiceImpl</w:t>
      </w:r>
      <w:r w:rsidRPr="0023701F">
        <w:rPr>
          <w:rFonts w:hint="eastAsia"/>
          <w:sz w:val="24"/>
        </w:rPr>
        <w:t>类概述</w:t>
      </w:r>
      <w:bookmarkEnd w:id="15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0"/>
        <w:gridCol w:w="2757"/>
        <w:gridCol w:w="4345"/>
      </w:tblGrid>
      <w:tr w:rsidR="00B27EE4" w:rsidRPr="00076C89" w:rsidTr="00552076">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757"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345"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1</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345" w:type="dxa"/>
          </w:tcPr>
          <w:p w:rsidR="00B27EE4" w:rsidRPr="00076C89" w:rsidRDefault="00B27EE4" w:rsidP="004D4435">
            <w:pPr>
              <w:rPr>
                <w:rStyle w:val="a6"/>
                <w:i/>
              </w:rPr>
            </w:pPr>
            <w:r w:rsidRPr="004F09C3">
              <w:rPr>
                <w:rStyle w:val="a6"/>
                <w:rFonts w:hint="eastAsia"/>
              </w:rPr>
              <w:t>新增一条评论</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2</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345"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3</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345" w:type="dxa"/>
          </w:tcPr>
          <w:p w:rsidR="00B27EE4" w:rsidRPr="00076C89" w:rsidRDefault="00B27EE4" w:rsidP="004D4435">
            <w:pPr>
              <w:rPr>
                <w:rStyle w:val="a6"/>
                <w:i/>
              </w:rPr>
            </w:pPr>
            <w:r w:rsidRPr="00381B07">
              <w:rPr>
                <w:rStyle w:val="a6"/>
                <w:rFonts w:hint="eastAsia"/>
              </w:rPr>
              <w:t>删除一条评论</w:t>
            </w:r>
          </w:p>
        </w:tc>
      </w:tr>
      <w:tr w:rsidR="00B27EE4" w:rsidRPr="00076C89" w:rsidTr="00552076">
        <w:tc>
          <w:tcPr>
            <w:tcW w:w="760" w:type="dxa"/>
          </w:tcPr>
          <w:p w:rsidR="00B27EE4" w:rsidRPr="00076C89" w:rsidRDefault="00B27EE4" w:rsidP="004D4435">
            <w:pPr>
              <w:rPr>
                <w:rStyle w:val="a6"/>
                <w:i/>
              </w:rPr>
            </w:pPr>
            <w:r>
              <w:rPr>
                <w:rStyle w:val="a6"/>
                <w:rFonts w:hint="eastAsia"/>
              </w:rPr>
              <w:t>4</w:t>
            </w:r>
          </w:p>
        </w:tc>
        <w:tc>
          <w:tcPr>
            <w:tcW w:w="2757" w:type="dxa"/>
          </w:tcPr>
          <w:p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345" w:type="dxa"/>
          </w:tcPr>
          <w:p w:rsidR="00B27EE4" w:rsidRPr="00076C89" w:rsidRDefault="00B27EE4" w:rsidP="004D4435">
            <w:pPr>
              <w:rPr>
                <w:rStyle w:val="a6"/>
                <w:i/>
              </w:rPr>
            </w:pPr>
            <w:r w:rsidRPr="00381B07">
              <w:rPr>
                <w:rStyle w:val="a6"/>
                <w:rFonts w:hint="eastAsia"/>
              </w:rPr>
              <w:t>获取某一条评论详情</w:t>
            </w:r>
          </w:p>
        </w:tc>
      </w:tr>
      <w:tr w:rsidR="00B27EE4" w:rsidRPr="00076C89" w:rsidTr="00552076">
        <w:tc>
          <w:tcPr>
            <w:tcW w:w="760" w:type="dxa"/>
          </w:tcPr>
          <w:p w:rsidR="00B27EE4" w:rsidRPr="00076C89" w:rsidRDefault="00B27EE4" w:rsidP="004D4435">
            <w:pPr>
              <w:rPr>
                <w:rStyle w:val="a6"/>
                <w:i/>
              </w:rPr>
            </w:pPr>
            <w:r>
              <w:rPr>
                <w:rStyle w:val="a6"/>
                <w:rFonts w:hint="eastAsia"/>
              </w:rPr>
              <w:t>5</w:t>
            </w:r>
          </w:p>
        </w:tc>
        <w:tc>
          <w:tcPr>
            <w:tcW w:w="2757" w:type="dxa"/>
          </w:tcPr>
          <w:p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345" w:type="dxa"/>
          </w:tcPr>
          <w:p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rsidTr="00552076">
        <w:tc>
          <w:tcPr>
            <w:tcW w:w="760" w:type="dxa"/>
          </w:tcPr>
          <w:p w:rsidR="00B27EE4" w:rsidRDefault="00B27EE4" w:rsidP="004D4435">
            <w:pPr>
              <w:rPr>
                <w:rStyle w:val="a6"/>
                <w:i/>
              </w:rPr>
            </w:pPr>
            <w:r>
              <w:rPr>
                <w:rStyle w:val="a6"/>
                <w:rFonts w:hint="eastAsia"/>
              </w:rPr>
              <w:t>6</w:t>
            </w:r>
          </w:p>
        </w:tc>
        <w:tc>
          <w:tcPr>
            <w:tcW w:w="2757"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345" w:type="dxa"/>
          </w:tcPr>
          <w:p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rsidTr="00552076">
        <w:tc>
          <w:tcPr>
            <w:tcW w:w="760" w:type="dxa"/>
          </w:tcPr>
          <w:p w:rsidR="00B27EE4" w:rsidRPr="00076C89" w:rsidRDefault="00B27EE4" w:rsidP="004D4435">
            <w:pPr>
              <w:rPr>
                <w:rStyle w:val="a6"/>
                <w:i/>
              </w:rPr>
            </w:pPr>
            <w:r>
              <w:rPr>
                <w:rStyle w:val="a6"/>
                <w:rFonts w:hint="eastAsia"/>
              </w:rPr>
              <w:t>7</w:t>
            </w:r>
          </w:p>
        </w:tc>
        <w:tc>
          <w:tcPr>
            <w:tcW w:w="2757"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345" w:type="dxa"/>
          </w:tcPr>
          <w:p w:rsidR="00B27EE4" w:rsidRDefault="00B27EE4" w:rsidP="004D4435">
            <w:pPr>
              <w:rPr>
                <w:rStyle w:val="a6"/>
                <w:i/>
              </w:rPr>
            </w:pPr>
            <w:r w:rsidRPr="004F09C3">
              <w:rPr>
                <w:rStyle w:val="a6"/>
                <w:rFonts w:hint="eastAsia"/>
              </w:rPr>
              <w:t>获取贴子回复数量</w:t>
            </w:r>
          </w:p>
        </w:tc>
      </w:tr>
      <w:tr w:rsidR="00B27EE4" w:rsidRPr="00076C89" w:rsidTr="00552076">
        <w:tc>
          <w:tcPr>
            <w:tcW w:w="760" w:type="dxa"/>
          </w:tcPr>
          <w:p w:rsidR="00B27EE4" w:rsidRPr="00076C89" w:rsidRDefault="00B27EE4" w:rsidP="004D4435">
            <w:pPr>
              <w:rPr>
                <w:rStyle w:val="a6"/>
                <w:i/>
              </w:rPr>
            </w:pPr>
            <w:r>
              <w:rPr>
                <w:rStyle w:val="a6"/>
                <w:rFonts w:hint="eastAsia"/>
              </w:rPr>
              <w:t>8</w:t>
            </w:r>
          </w:p>
        </w:tc>
        <w:tc>
          <w:tcPr>
            <w:tcW w:w="2757"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345" w:type="dxa"/>
          </w:tcPr>
          <w:p w:rsidR="00B27EE4" w:rsidRDefault="00B27EE4" w:rsidP="004D4435">
            <w:pPr>
              <w:rPr>
                <w:rStyle w:val="a6"/>
                <w:i/>
              </w:rPr>
            </w:pPr>
            <w:r w:rsidRPr="004F09C3">
              <w:rPr>
                <w:rStyle w:val="a6"/>
                <w:rFonts w:hint="eastAsia"/>
              </w:rPr>
              <w:t>获取一组贴子回复数量</w:t>
            </w:r>
          </w:p>
        </w:tc>
      </w:tr>
      <w:tr w:rsidR="00B27EE4" w:rsidRPr="00076C89" w:rsidTr="00552076">
        <w:tc>
          <w:tcPr>
            <w:tcW w:w="760" w:type="dxa"/>
          </w:tcPr>
          <w:p w:rsidR="00B27EE4" w:rsidRPr="00076C89" w:rsidRDefault="00B27EE4" w:rsidP="004D4435">
            <w:pPr>
              <w:rPr>
                <w:rStyle w:val="a6"/>
                <w:i/>
              </w:rPr>
            </w:pPr>
            <w:r>
              <w:rPr>
                <w:rStyle w:val="a6"/>
                <w:rFonts w:hint="eastAsia"/>
              </w:rPr>
              <w:t>9</w:t>
            </w:r>
          </w:p>
        </w:tc>
        <w:tc>
          <w:tcPr>
            <w:tcW w:w="2757"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345" w:type="dxa"/>
          </w:tcPr>
          <w:p w:rsidR="00B27EE4" w:rsidRDefault="00B27EE4" w:rsidP="004D4435">
            <w:pPr>
              <w:rPr>
                <w:rStyle w:val="a6"/>
                <w:i/>
              </w:rPr>
            </w:pPr>
            <w:r w:rsidRPr="004F09C3">
              <w:rPr>
                <w:rStyle w:val="a6"/>
                <w:rFonts w:hint="eastAsia"/>
              </w:rPr>
              <w:t>判断评论是否存在</w:t>
            </w:r>
          </w:p>
        </w:tc>
      </w:tr>
      <w:tr w:rsidR="00B27EE4" w:rsidRPr="00076C89" w:rsidTr="00552076">
        <w:tc>
          <w:tcPr>
            <w:tcW w:w="760" w:type="dxa"/>
          </w:tcPr>
          <w:p w:rsidR="00B27EE4" w:rsidRDefault="00B27EE4" w:rsidP="004D4435">
            <w:pPr>
              <w:rPr>
                <w:rStyle w:val="a6"/>
                <w:i/>
              </w:rPr>
            </w:pPr>
            <w:r>
              <w:rPr>
                <w:rStyle w:val="a6"/>
                <w:rFonts w:hint="eastAsia"/>
              </w:rPr>
              <w:t>10</w:t>
            </w:r>
          </w:p>
        </w:tc>
        <w:tc>
          <w:tcPr>
            <w:tcW w:w="2757"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345" w:type="dxa"/>
          </w:tcPr>
          <w:p w:rsidR="00B27EE4" w:rsidRDefault="00B27EE4" w:rsidP="004D4435">
            <w:pPr>
              <w:rPr>
                <w:rStyle w:val="a6"/>
                <w:i/>
              </w:rPr>
            </w:pPr>
            <w:r w:rsidRPr="00381B07">
              <w:rPr>
                <w:rStyle w:val="a6"/>
                <w:rFonts w:hint="eastAsia"/>
              </w:rPr>
              <w:t>获取一个时间截之后的贴子的所有评论列表</w:t>
            </w:r>
          </w:p>
        </w:tc>
      </w:tr>
      <w:tr w:rsidR="00B27EE4" w:rsidRPr="00076C89" w:rsidTr="00552076">
        <w:tc>
          <w:tcPr>
            <w:tcW w:w="760" w:type="dxa"/>
          </w:tcPr>
          <w:p w:rsidR="00B27EE4" w:rsidRDefault="00B27EE4" w:rsidP="004D4435">
            <w:pPr>
              <w:rPr>
                <w:rStyle w:val="a6"/>
                <w:i/>
              </w:rPr>
            </w:pPr>
            <w:r>
              <w:rPr>
                <w:rStyle w:val="a6"/>
                <w:rFonts w:hint="eastAsia"/>
              </w:rPr>
              <w:t>11</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345" w:type="dxa"/>
          </w:tcPr>
          <w:p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rsidTr="00552076">
        <w:tc>
          <w:tcPr>
            <w:tcW w:w="760" w:type="dxa"/>
          </w:tcPr>
          <w:p w:rsidR="00B27EE4" w:rsidRDefault="00B27EE4" w:rsidP="004D4435">
            <w:pPr>
              <w:rPr>
                <w:rStyle w:val="a6"/>
                <w:i/>
              </w:rPr>
            </w:pPr>
            <w:r>
              <w:rPr>
                <w:rStyle w:val="a6"/>
                <w:rFonts w:hint="eastAsia"/>
              </w:rPr>
              <w:t>12</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345" w:type="dxa"/>
          </w:tcPr>
          <w:p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rsidTr="00552076">
        <w:tc>
          <w:tcPr>
            <w:tcW w:w="760" w:type="dxa"/>
          </w:tcPr>
          <w:p w:rsidR="00B27EE4" w:rsidRDefault="00B27EE4" w:rsidP="004D4435">
            <w:pPr>
              <w:rPr>
                <w:rStyle w:val="a6"/>
                <w:i/>
              </w:rPr>
            </w:pPr>
            <w:r>
              <w:rPr>
                <w:rStyle w:val="a6"/>
                <w:rFonts w:hint="eastAsia"/>
              </w:rPr>
              <w:t>13</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345" w:type="dxa"/>
          </w:tcPr>
          <w:p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rsidTr="00552076">
        <w:tc>
          <w:tcPr>
            <w:tcW w:w="760" w:type="dxa"/>
          </w:tcPr>
          <w:p w:rsidR="00B27EE4" w:rsidRDefault="00B27EE4" w:rsidP="004D4435">
            <w:pPr>
              <w:rPr>
                <w:rStyle w:val="a6"/>
                <w:i/>
              </w:rPr>
            </w:pPr>
            <w:r>
              <w:rPr>
                <w:rStyle w:val="a6"/>
                <w:rFonts w:hint="eastAsia"/>
              </w:rPr>
              <w:t>14</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345" w:type="dxa"/>
          </w:tcPr>
          <w:p w:rsidR="00B27EE4" w:rsidRPr="00381B07" w:rsidRDefault="00B27EE4" w:rsidP="004D4435">
            <w:pPr>
              <w:rPr>
                <w:rStyle w:val="a6"/>
                <w:i/>
              </w:rPr>
            </w:pPr>
            <w:r w:rsidRPr="00381B07">
              <w:rPr>
                <w:rStyle w:val="a6"/>
                <w:rFonts w:hint="eastAsia"/>
              </w:rPr>
              <w:t>批量获取评论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5" w:name="_Toc453430044"/>
      <w:r w:rsidRPr="0023701F">
        <w:rPr>
          <w:sz w:val="24"/>
        </w:rPr>
        <w:t>CommentAsyncService</w:t>
      </w:r>
      <w:r w:rsidRPr="0023701F">
        <w:rPr>
          <w:rFonts w:hint="eastAsia"/>
          <w:sz w:val="24"/>
        </w:rPr>
        <w:t>类概述</w:t>
      </w:r>
      <w:bookmarkEnd w:id="15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2777"/>
        <w:gridCol w:w="4394"/>
      </w:tblGrid>
      <w:tr w:rsidR="00B27EE4" w:rsidRPr="00076C89" w:rsidTr="00530729">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777"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394"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530729">
        <w:tc>
          <w:tcPr>
            <w:tcW w:w="691" w:type="dxa"/>
          </w:tcPr>
          <w:p w:rsidR="00B27EE4" w:rsidRPr="00076C89" w:rsidRDefault="00B27EE4" w:rsidP="004D4435">
            <w:pPr>
              <w:rPr>
                <w:rStyle w:val="a6"/>
                <w:i/>
              </w:rPr>
            </w:pPr>
            <w:r w:rsidRPr="00076C89">
              <w:rPr>
                <w:rStyle w:val="a6"/>
                <w:rFonts w:hint="eastAsia"/>
              </w:rPr>
              <w:t>1</w:t>
            </w:r>
          </w:p>
        </w:tc>
        <w:tc>
          <w:tcPr>
            <w:tcW w:w="2777" w:type="dxa"/>
          </w:tcPr>
          <w:p w:rsidR="00B27EE4" w:rsidRPr="00076C89" w:rsidRDefault="00B27EE4" w:rsidP="004D4435">
            <w:pPr>
              <w:rPr>
                <w:rStyle w:val="a6"/>
                <w:i/>
              </w:rPr>
            </w:pPr>
            <w:r w:rsidRPr="00915DD6">
              <w:rPr>
                <w:rFonts w:ascii="Consolas" w:hAnsi="Consolas" w:cs="Consolas"/>
                <w:color w:val="000000"/>
                <w:kern w:val="0"/>
                <w:sz w:val="22"/>
                <w:szCs w:val="22"/>
                <w:u w:val="single"/>
              </w:rPr>
              <w:t>addCommentAsnyc</w:t>
            </w:r>
          </w:p>
        </w:tc>
        <w:tc>
          <w:tcPr>
            <w:tcW w:w="4394" w:type="dxa"/>
          </w:tcPr>
          <w:p w:rsidR="00B27EE4" w:rsidRPr="00076C89" w:rsidRDefault="00B27EE4" w:rsidP="004D4435">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6" w:name="_Toc453430045"/>
      <w:r w:rsidRPr="0023701F">
        <w:rPr>
          <w:sz w:val="24"/>
        </w:rPr>
        <w:t>ICommentCache</w:t>
      </w:r>
      <w:r w:rsidRPr="0023701F">
        <w:rPr>
          <w:rFonts w:hint="eastAsia"/>
          <w:sz w:val="24"/>
        </w:rPr>
        <w:t>类概述</w:t>
      </w:r>
      <w:bookmarkEnd w:id="15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2635"/>
        <w:gridCol w:w="4536"/>
      </w:tblGrid>
      <w:tr w:rsidR="00B27EE4" w:rsidRPr="00076C89" w:rsidTr="00854513">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635"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t>1</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addComment</w:t>
            </w:r>
          </w:p>
        </w:tc>
        <w:tc>
          <w:tcPr>
            <w:tcW w:w="4536" w:type="dxa"/>
          </w:tcPr>
          <w:p w:rsidR="00B27EE4" w:rsidRPr="00076C89" w:rsidRDefault="00B27EE4" w:rsidP="004D4435">
            <w:pPr>
              <w:rPr>
                <w:rStyle w:val="a6"/>
                <w:i/>
              </w:rPr>
            </w:pPr>
            <w:r w:rsidRPr="00915DD6">
              <w:rPr>
                <w:rStyle w:val="a6"/>
                <w:rFonts w:hint="eastAsia"/>
              </w:rPr>
              <w:t>新增一条评论</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t>2</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removeComment</w:t>
            </w:r>
          </w:p>
        </w:tc>
        <w:tc>
          <w:tcPr>
            <w:tcW w:w="4536" w:type="dxa"/>
          </w:tcPr>
          <w:p w:rsidR="00B27EE4" w:rsidRPr="00076C89" w:rsidRDefault="00B27EE4" w:rsidP="004D4435">
            <w:pPr>
              <w:rPr>
                <w:rStyle w:val="a6"/>
                <w:i/>
              </w:rPr>
            </w:pPr>
            <w:r w:rsidRPr="00915DD6">
              <w:rPr>
                <w:rStyle w:val="a6"/>
                <w:rFonts w:hint="eastAsia"/>
              </w:rPr>
              <w:t>删除一条评论</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lastRenderedPageBreak/>
              <w:t>3</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getComment</w:t>
            </w:r>
          </w:p>
        </w:tc>
        <w:tc>
          <w:tcPr>
            <w:tcW w:w="4536" w:type="dxa"/>
          </w:tcPr>
          <w:p w:rsidR="00B27EE4" w:rsidRPr="00076C89" w:rsidRDefault="00B27EE4" w:rsidP="004D4435">
            <w:pPr>
              <w:rPr>
                <w:rStyle w:val="a6"/>
                <w:i/>
              </w:rPr>
            </w:pPr>
            <w:r w:rsidRPr="00915DD6">
              <w:rPr>
                <w:rStyle w:val="a6"/>
                <w:rFonts w:hint="eastAsia"/>
              </w:rPr>
              <w:t>查询一条评论</w:t>
            </w:r>
          </w:p>
        </w:tc>
      </w:tr>
      <w:tr w:rsidR="00B27EE4" w:rsidRPr="00076C89" w:rsidTr="00854513">
        <w:tc>
          <w:tcPr>
            <w:tcW w:w="691" w:type="dxa"/>
          </w:tcPr>
          <w:p w:rsidR="00B27EE4" w:rsidRPr="00076C89" w:rsidRDefault="00B27EE4" w:rsidP="004D4435">
            <w:pPr>
              <w:rPr>
                <w:rStyle w:val="a6"/>
                <w:i/>
              </w:rPr>
            </w:pPr>
            <w:r>
              <w:rPr>
                <w:rStyle w:val="a6"/>
                <w:rFonts w:hint="eastAsia"/>
              </w:rPr>
              <w:t>4</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updateCommentBatch</w:t>
            </w:r>
          </w:p>
        </w:tc>
        <w:tc>
          <w:tcPr>
            <w:tcW w:w="4536" w:type="dxa"/>
          </w:tcPr>
          <w:p w:rsidR="00B27EE4" w:rsidRPr="00076C89" w:rsidRDefault="00B27EE4" w:rsidP="004D4435">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7" w:name="_Toc453430046"/>
      <w:r w:rsidRPr="0023701F">
        <w:rPr>
          <w:sz w:val="24"/>
        </w:rPr>
        <w:t>ICommentSortCache</w:t>
      </w:r>
      <w:r w:rsidRPr="0023701F">
        <w:rPr>
          <w:rFonts w:hint="eastAsia"/>
          <w:sz w:val="24"/>
        </w:rPr>
        <w:t>类概述</w:t>
      </w:r>
      <w:bookmarkEnd w:id="157"/>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
        <w:gridCol w:w="2918"/>
        <w:gridCol w:w="4253"/>
      </w:tblGrid>
      <w:tr w:rsidR="00B27EE4" w:rsidRPr="00076C89" w:rsidTr="00454CE7">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918"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25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1</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getComments</w:t>
            </w:r>
          </w:p>
        </w:tc>
        <w:tc>
          <w:tcPr>
            <w:tcW w:w="4253" w:type="dxa"/>
          </w:tcPr>
          <w:p w:rsidR="00B27EE4" w:rsidRPr="00076C89" w:rsidRDefault="00B27EE4" w:rsidP="004D4435">
            <w:pPr>
              <w:rPr>
                <w:rStyle w:val="a6"/>
                <w:i/>
              </w:rPr>
            </w:pPr>
            <w:r>
              <w:rPr>
                <w:rStyle w:val="a6"/>
                <w:rFonts w:hint="eastAsia"/>
              </w:rPr>
              <w:t>获取资源下的所有评论</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2</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getPagedComments</w:t>
            </w:r>
          </w:p>
        </w:tc>
        <w:tc>
          <w:tcPr>
            <w:tcW w:w="4253" w:type="dxa"/>
          </w:tcPr>
          <w:p w:rsidR="00B27EE4" w:rsidRPr="00076C89" w:rsidRDefault="00B27EE4" w:rsidP="004D4435">
            <w:pPr>
              <w:rPr>
                <w:rStyle w:val="a6"/>
                <w:i/>
              </w:rPr>
            </w:pPr>
            <w:r>
              <w:rPr>
                <w:rStyle w:val="a6"/>
                <w:rFonts w:hint="eastAsia"/>
              </w:rPr>
              <w:t>获取资源下的评论，分页</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3</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getCommentsByTime</w:t>
            </w:r>
          </w:p>
        </w:tc>
        <w:tc>
          <w:tcPr>
            <w:tcW w:w="4253" w:type="dxa"/>
          </w:tcPr>
          <w:p w:rsidR="00B27EE4" w:rsidRPr="00076C89" w:rsidRDefault="00B27EE4" w:rsidP="004D4435">
            <w:pPr>
              <w:rPr>
                <w:rStyle w:val="a6"/>
                <w:i/>
              </w:rPr>
            </w:pPr>
            <w:r>
              <w:rPr>
                <w:rStyle w:val="a6"/>
                <w:rFonts w:hint="eastAsia"/>
              </w:rPr>
              <w:t>通过时间截来分页获取资源下的评论</w:t>
            </w:r>
          </w:p>
        </w:tc>
      </w:tr>
      <w:tr w:rsidR="00B27EE4" w:rsidRPr="00076C89" w:rsidTr="00454CE7">
        <w:tc>
          <w:tcPr>
            <w:tcW w:w="691" w:type="dxa"/>
          </w:tcPr>
          <w:p w:rsidR="00B27EE4" w:rsidRPr="00076C89" w:rsidRDefault="00B27EE4" w:rsidP="004D4435">
            <w:pPr>
              <w:rPr>
                <w:rStyle w:val="a6"/>
                <w:i/>
              </w:rPr>
            </w:pPr>
            <w:r>
              <w:rPr>
                <w:rStyle w:val="a6"/>
                <w:rFonts w:hint="eastAsia"/>
              </w:rPr>
              <w:t>4</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getRmCommentsIdByTime</w:t>
            </w:r>
          </w:p>
        </w:tc>
        <w:tc>
          <w:tcPr>
            <w:tcW w:w="4253" w:type="dxa"/>
          </w:tcPr>
          <w:p w:rsidR="00B27EE4" w:rsidRPr="00076C89" w:rsidRDefault="00B27EE4" w:rsidP="004D4435">
            <w:pPr>
              <w:rPr>
                <w:rStyle w:val="a6"/>
                <w:i/>
              </w:rPr>
            </w:pPr>
            <w:r>
              <w:rPr>
                <w:rStyle w:val="a6"/>
                <w:rFonts w:hint="eastAsia"/>
              </w:rPr>
              <w:t>通过时间截来获取资源最进删除的评论</w:t>
            </w:r>
          </w:p>
        </w:tc>
      </w:tr>
      <w:tr w:rsidR="00B27EE4" w:rsidRPr="00076C89" w:rsidTr="00454CE7">
        <w:tc>
          <w:tcPr>
            <w:tcW w:w="691" w:type="dxa"/>
          </w:tcPr>
          <w:p w:rsidR="00B27EE4" w:rsidRDefault="00B27EE4" w:rsidP="004D4435">
            <w:pPr>
              <w:rPr>
                <w:rStyle w:val="a6"/>
                <w:i/>
              </w:rPr>
            </w:pPr>
            <w:r>
              <w:rPr>
                <w:rStyle w:val="a6"/>
                <w:rFonts w:hint="eastAsia"/>
              </w:rPr>
              <w:t>5</w:t>
            </w:r>
          </w:p>
        </w:tc>
        <w:tc>
          <w:tcPr>
            <w:tcW w:w="2918" w:type="dxa"/>
          </w:tcPr>
          <w:p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253" w:type="dxa"/>
          </w:tcPr>
          <w:p w:rsidR="00B27EE4" w:rsidRDefault="00B27EE4" w:rsidP="004D4435">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B27EE4" w:rsidRPr="00076C89" w:rsidTr="00454CE7">
        <w:tc>
          <w:tcPr>
            <w:tcW w:w="691" w:type="dxa"/>
          </w:tcPr>
          <w:p w:rsidR="00B27EE4" w:rsidRDefault="00B27EE4" w:rsidP="004D4435">
            <w:pPr>
              <w:rPr>
                <w:rStyle w:val="a6"/>
                <w:i/>
              </w:rPr>
            </w:pPr>
            <w:r>
              <w:rPr>
                <w:rStyle w:val="a6"/>
                <w:rFonts w:hint="eastAsia"/>
              </w:rPr>
              <w:t>6</w:t>
            </w:r>
          </w:p>
        </w:tc>
        <w:tc>
          <w:tcPr>
            <w:tcW w:w="2918" w:type="dxa"/>
          </w:tcPr>
          <w:p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253" w:type="dxa"/>
          </w:tcPr>
          <w:p w:rsidR="00B27EE4" w:rsidRDefault="00B27EE4" w:rsidP="004D4435">
            <w:pPr>
              <w:rPr>
                <w:rStyle w:val="a6"/>
                <w:i/>
              </w:rPr>
            </w:pPr>
            <w:r>
              <w:rPr>
                <w:rStyle w:val="a6"/>
                <w:rFonts w:hint="eastAsia"/>
              </w:rPr>
              <w:t>获取所有被删除的评论</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8" w:name="_Toc453430047"/>
      <w:r w:rsidRPr="0023701F">
        <w:rPr>
          <w:sz w:val="24"/>
        </w:rPr>
        <w:t>CommentDao</w:t>
      </w:r>
      <w:r w:rsidRPr="0023701F">
        <w:rPr>
          <w:rFonts w:hint="eastAsia"/>
          <w:sz w:val="24"/>
        </w:rPr>
        <w:t>类概述</w:t>
      </w:r>
      <w:bookmarkEnd w:id="15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1"/>
        <w:gridCol w:w="3060"/>
        <w:gridCol w:w="4111"/>
      </w:tblGrid>
      <w:tr w:rsidR="00B27EE4" w:rsidRPr="00076C89" w:rsidTr="00B22AB0">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3060"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11"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1</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addOrUpdateComment</w:t>
            </w:r>
          </w:p>
        </w:tc>
        <w:tc>
          <w:tcPr>
            <w:tcW w:w="4111" w:type="dxa"/>
          </w:tcPr>
          <w:p w:rsidR="00B27EE4" w:rsidRPr="00076C89" w:rsidRDefault="00B27EE4" w:rsidP="004D4435">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2</w:t>
            </w:r>
          </w:p>
        </w:tc>
        <w:tc>
          <w:tcPr>
            <w:tcW w:w="3060" w:type="dxa"/>
          </w:tcPr>
          <w:p w:rsidR="00B27EE4" w:rsidRPr="00076C89" w:rsidRDefault="00B27EE4" w:rsidP="004D4435">
            <w:pPr>
              <w:rPr>
                <w:rStyle w:val="a6"/>
                <w:i/>
              </w:rPr>
            </w:pPr>
            <w:r w:rsidRPr="00BD6880">
              <w:rPr>
                <w:rFonts w:ascii="Consolas" w:hAnsi="Consolas" w:cs="Consolas"/>
                <w:iCs/>
                <w:color w:val="000000"/>
                <w:kern w:val="0"/>
                <w:sz w:val="22"/>
                <w:szCs w:val="22"/>
              </w:rPr>
              <w:t>findCommentByResource</w:t>
            </w:r>
          </w:p>
        </w:tc>
        <w:tc>
          <w:tcPr>
            <w:tcW w:w="4111" w:type="dxa"/>
          </w:tcPr>
          <w:p w:rsidR="00B27EE4" w:rsidRPr="00076C89" w:rsidRDefault="00B27EE4" w:rsidP="004D4435">
            <w:pPr>
              <w:rPr>
                <w:rStyle w:val="a6"/>
                <w:i/>
              </w:rPr>
            </w:pPr>
            <w:r w:rsidRPr="00BD6880">
              <w:rPr>
                <w:rStyle w:val="a6"/>
                <w:rFonts w:hint="eastAsia"/>
              </w:rPr>
              <w:t>贴子的评论列表</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3</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findRmCommentsByResource</w:t>
            </w:r>
          </w:p>
        </w:tc>
        <w:tc>
          <w:tcPr>
            <w:tcW w:w="4111" w:type="dxa"/>
          </w:tcPr>
          <w:p w:rsidR="00B27EE4" w:rsidRPr="00076C89" w:rsidRDefault="00B27EE4" w:rsidP="004D4435">
            <w:pPr>
              <w:rPr>
                <w:rStyle w:val="a6"/>
                <w:i/>
              </w:rPr>
            </w:pPr>
            <w:r w:rsidRPr="00BD6880">
              <w:rPr>
                <w:rStyle w:val="a6"/>
                <w:rFonts w:hint="eastAsia"/>
              </w:rPr>
              <w:t>贴子的已删队评论列表</w:t>
            </w:r>
          </w:p>
        </w:tc>
      </w:tr>
      <w:tr w:rsidR="00B27EE4" w:rsidRPr="00076C89" w:rsidTr="00B22AB0">
        <w:tc>
          <w:tcPr>
            <w:tcW w:w="691" w:type="dxa"/>
          </w:tcPr>
          <w:p w:rsidR="00B27EE4" w:rsidRPr="00076C89" w:rsidRDefault="00B27EE4" w:rsidP="004D4435">
            <w:pPr>
              <w:rPr>
                <w:rStyle w:val="a6"/>
                <w:i/>
              </w:rPr>
            </w:pPr>
            <w:r>
              <w:rPr>
                <w:rStyle w:val="a6"/>
                <w:rFonts w:hint="eastAsia"/>
              </w:rPr>
              <w:t>4</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removeComment</w:t>
            </w:r>
          </w:p>
        </w:tc>
        <w:tc>
          <w:tcPr>
            <w:tcW w:w="4111" w:type="dxa"/>
          </w:tcPr>
          <w:p w:rsidR="00B27EE4" w:rsidRPr="00076C89" w:rsidRDefault="00B27EE4" w:rsidP="004D4435">
            <w:pPr>
              <w:rPr>
                <w:rStyle w:val="a6"/>
                <w:i/>
              </w:rPr>
            </w:pPr>
            <w:r w:rsidRPr="00BD6880">
              <w:rPr>
                <w:rStyle w:val="a6"/>
                <w:rFonts w:hint="eastAsia"/>
              </w:rPr>
              <w:t>取消一条评论</w:t>
            </w:r>
          </w:p>
        </w:tc>
      </w:tr>
      <w:tr w:rsidR="00B27EE4" w:rsidRPr="00076C89" w:rsidTr="00B22AB0">
        <w:tc>
          <w:tcPr>
            <w:tcW w:w="691" w:type="dxa"/>
          </w:tcPr>
          <w:p w:rsidR="00B27EE4" w:rsidRDefault="00B27EE4" w:rsidP="004D4435">
            <w:pPr>
              <w:rPr>
                <w:rStyle w:val="a6"/>
                <w:i/>
              </w:rPr>
            </w:pPr>
            <w:r>
              <w:rPr>
                <w:rStyle w:val="a6"/>
                <w:rFonts w:hint="eastAsia"/>
              </w:rPr>
              <w:t>5</w:t>
            </w:r>
          </w:p>
        </w:tc>
        <w:tc>
          <w:tcPr>
            <w:tcW w:w="3060" w:type="dxa"/>
          </w:tcPr>
          <w:p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11" w:type="dxa"/>
          </w:tcPr>
          <w:p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B27EE4" w:rsidRPr="00076C89" w:rsidTr="00B22AB0">
        <w:tc>
          <w:tcPr>
            <w:tcW w:w="691" w:type="dxa"/>
          </w:tcPr>
          <w:p w:rsidR="00B27EE4" w:rsidRDefault="00B27EE4" w:rsidP="004D4435">
            <w:pPr>
              <w:rPr>
                <w:rStyle w:val="a6"/>
                <w:i/>
              </w:rPr>
            </w:pPr>
            <w:r>
              <w:rPr>
                <w:rStyle w:val="a6"/>
                <w:rFonts w:hint="eastAsia"/>
              </w:rPr>
              <w:t>6</w:t>
            </w:r>
          </w:p>
        </w:tc>
        <w:tc>
          <w:tcPr>
            <w:tcW w:w="3060" w:type="dxa"/>
          </w:tcPr>
          <w:p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11" w:type="dxa"/>
          </w:tcPr>
          <w:p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rsidR="001B6ED9" w:rsidRPr="0023701F" w:rsidRDefault="001B6ED9" w:rsidP="001B6ED9">
      <w:pPr>
        <w:pStyle w:val="2"/>
        <w:rPr>
          <w:rFonts w:ascii="黑体"/>
          <w:sz w:val="28"/>
        </w:rPr>
      </w:pPr>
      <w:bookmarkStart w:id="159" w:name="_Toc453430048"/>
      <w:r w:rsidRPr="0023701F">
        <w:rPr>
          <w:rFonts w:ascii="黑体" w:hint="eastAsia"/>
          <w:sz w:val="28"/>
        </w:rPr>
        <w:t>本章小结</w:t>
      </w:r>
      <w:bookmarkEnd w:id="159"/>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60" w:name="_Toc453430049"/>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60"/>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61" w:name="_Toc453430050"/>
      <w:r w:rsidRPr="00CA246A">
        <w:rPr>
          <w:rFonts w:ascii="黑体" w:hint="eastAsia"/>
          <w:sz w:val="28"/>
        </w:rPr>
        <w:t>论文工作总结</w:t>
      </w:r>
      <w:bookmarkEnd w:id="161"/>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62" w:name="_Toc453430051"/>
      <w:r>
        <w:rPr>
          <w:rFonts w:ascii="黑体" w:hint="eastAsia"/>
          <w:sz w:val="28"/>
        </w:rPr>
        <w:t>问题和展望</w:t>
      </w:r>
      <w:bookmarkEnd w:id="162"/>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1"/>
          <w:footerReference w:type="default" r:id="rId42"/>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10C1" w:rsidRDefault="00E610C1">
      <w:r>
        <w:separator/>
      </w:r>
    </w:p>
  </w:endnote>
  <w:endnote w:type="continuationSeparator" w:id="0">
    <w:p w:rsidR="00E610C1" w:rsidRDefault="00E610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charset w:val="86"/>
    <w:family w:val="modern"/>
    <w:pitch w:val="fixed"/>
    <w:sig w:usb0="00000000"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E9" w:rsidRDefault="004F036D">
    <w:pPr>
      <w:pStyle w:val="af"/>
      <w:framePr w:wrap="around" w:vAnchor="text" w:hAnchor="margin" w:xAlign="center" w:y="1"/>
      <w:rPr>
        <w:rStyle w:val="a7"/>
      </w:rPr>
    </w:pPr>
    <w:r>
      <w:fldChar w:fldCharType="begin"/>
    </w:r>
    <w:r w:rsidR="00686BE9">
      <w:rPr>
        <w:rStyle w:val="a7"/>
      </w:rPr>
      <w:instrText xml:space="preserve">PAGE  </w:instrText>
    </w:r>
    <w:r>
      <w:fldChar w:fldCharType="separate"/>
    </w:r>
    <w:r w:rsidR="00686BE9">
      <w:rPr>
        <w:rStyle w:val="a7"/>
      </w:rPr>
      <w:t>2</w:t>
    </w:r>
    <w:r>
      <w:fldChar w:fldCharType="end"/>
    </w:r>
  </w:p>
  <w:p w:rsidR="00686BE9" w:rsidRDefault="00686BE9">
    <w:pPr>
      <w:pStyle w:val="af"/>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E9" w:rsidRDefault="00686BE9">
    <w:pPr>
      <w:pStyle w:val="af"/>
      <w:framePr w:wrap="around" w:vAnchor="text" w:hAnchor="margin" w:xAlign="center" w:y="1"/>
      <w:rPr>
        <w:rStyle w:val="a7"/>
      </w:rPr>
    </w:pPr>
  </w:p>
  <w:p w:rsidR="00686BE9" w:rsidRDefault="00686BE9">
    <w:pPr>
      <w:pStyle w:val="af"/>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E9" w:rsidRDefault="00686BE9">
    <w:pPr>
      <w:pStyle w:val="af"/>
      <w:framePr w:wrap="around" w:vAnchor="text" w:hAnchor="margin" w:xAlign="center" w:y="1"/>
      <w:rPr>
        <w:rStyle w:val="a7"/>
      </w:rPr>
    </w:pPr>
  </w:p>
  <w:p w:rsidR="00686BE9" w:rsidRDefault="00686BE9">
    <w:pPr>
      <w:pStyle w:val="af"/>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E9" w:rsidRDefault="00686BE9">
    <w:pPr>
      <w:pStyle w:val="af"/>
      <w:framePr w:wrap="around" w:vAnchor="text" w:hAnchor="margin" w:xAlign="center" w:y="1"/>
      <w:rPr>
        <w:rStyle w:val="a7"/>
        <w:rFonts w:ascii="宋体" w:hAnsi="宋体" w:cs="宋体"/>
      </w:rPr>
    </w:pPr>
    <w:r>
      <w:rPr>
        <w:rStyle w:val="a7"/>
        <w:rFonts w:ascii="宋体" w:hAnsi="宋体" w:cs="宋体" w:hint="eastAsia"/>
      </w:rPr>
      <w:t>Ⅰ</w:t>
    </w:r>
  </w:p>
  <w:p w:rsidR="00686BE9" w:rsidRDefault="00686BE9">
    <w:pPr>
      <w:pStyle w:val="af"/>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E9" w:rsidRDefault="004F036D">
    <w:pPr>
      <w:pStyle w:val="af"/>
      <w:framePr w:wrap="around" w:vAnchor="text" w:hAnchor="margin" w:xAlign="center" w:y="1"/>
      <w:rPr>
        <w:rStyle w:val="a7"/>
      </w:rPr>
    </w:pPr>
    <w:r>
      <w:fldChar w:fldCharType="begin"/>
    </w:r>
    <w:r w:rsidR="00686BE9">
      <w:rPr>
        <w:rStyle w:val="a7"/>
      </w:rPr>
      <w:instrText xml:space="preserve">PAGE  </w:instrText>
    </w:r>
    <w:r>
      <w:fldChar w:fldCharType="separate"/>
    </w:r>
    <w:r w:rsidR="004914F7">
      <w:rPr>
        <w:rStyle w:val="a7"/>
        <w:noProof/>
      </w:rPr>
      <w:t>22</w:t>
    </w:r>
    <w:r>
      <w:fldChar w:fldCharType="end"/>
    </w:r>
  </w:p>
  <w:p w:rsidR="00686BE9" w:rsidRDefault="00686BE9">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10C1" w:rsidRDefault="00E610C1">
      <w:r>
        <w:separator/>
      </w:r>
    </w:p>
  </w:footnote>
  <w:footnote w:type="continuationSeparator" w:id="0">
    <w:p w:rsidR="00E610C1" w:rsidRDefault="00E610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E9" w:rsidRDefault="00686BE9">
    <w:pPr>
      <w:pStyle w:val="ae"/>
    </w:pPr>
    <w:r>
      <w:rPr>
        <w:rFonts w:hint="eastAsia"/>
      </w:rPr>
      <w:t>第一章引言</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5"/>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9938"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2000"/>
    <w:rsid w:val="00016A9C"/>
    <w:rsid w:val="00027C49"/>
    <w:rsid w:val="000326B0"/>
    <w:rsid w:val="0003669C"/>
    <w:rsid w:val="00042B0B"/>
    <w:rsid w:val="00043FE1"/>
    <w:rsid w:val="00044FB2"/>
    <w:rsid w:val="000614AC"/>
    <w:rsid w:val="0007088D"/>
    <w:rsid w:val="00090C32"/>
    <w:rsid w:val="00092E02"/>
    <w:rsid w:val="00094C1C"/>
    <w:rsid w:val="000A62F1"/>
    <w:rsid w:val="000B5AA5"/>
    <w:rsid w:val="000B685D"/>
    <w:rsid w:val="000B694B"/>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20E1E"/>
    <w:rsid w:val="00121695"/>
    <w:rsid w:val="00122230"/>
    <w:rsid w:val="00122656"/>
    <w:rsid w:val="001254B2"/>
    <w:rsid w:val="0014292E"/>
    <w:rsid w:val="00146E1D"/>
    <w:rsid w:val="0015003E"/>
    <w:rsid w:val="00157426"/>
    <w:rsid w:val="00172A27"/>
    <w:rsid w:val="001765ED"/>
    <w:rsid w:val="00181929"/>
    <w:rsid w:val="00185666"/>
    <w:rsid w:val="001877B8"/>
    <w:rsid w:val="001939CB"/>
    <w:rsid w:val="00193FBA"/>
    <w:rsid w:val="00197637"/>
    <w:rsid w:val="001B014D"/>
    <w:rsid w:val="001B24BB"/>
    <w:rsid w:val="001B6ED9"/>
    <w:rsid w:val="001C0BF9"/>
    <w:rsid w:val="001C1E64"/>
    <w:rsid w:val="001C24F2"/>
    <w:rsid w:val="001C7BDA"/>
    <w:rsid w:val="001D7FF4"/>
    <w:rsid w:val="001E0F0F"/>
    <w:rsid w:val="001E22D4"/>
    <w:rsid w:val="001E300E"/>
    <w:rsid w:val="001F618B"/>
    <w:rsid w:val="00203E8A"/>
    <w:rsid w:val="0023701F"/>
    <w:rsid w:val="002409C9"/>
    <w:rsid w:val="00242196"/>
    <w:rsid w:val="002462FF"/>
    <w:rsid w:val="00246924"/>
    <w:rsid w:val="002471F2"/>
    <w:rsid w:val="0024726C"/>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3F75"/>
    <w:rsid w:val="004443DF"/>
    <w:rsid w:val="00453740"/>
    <w:rsid w:val="0045497D"/>
    <w:rsid w:val="00454CE7"/>
    <w:rsid w:val="00456055"/>
    <w:rsid w:val="0045719A"/>
    <w:rsid w:val="00457D5A"/>
    <w:rsid w:val="00471A5A"/>
    <w:rsid w:val="00487283"/>
    <w:rsid w:val="004914F7"/>
    <w:rsid w:val="004A3DC9"/>
    <w:rsid w:val="004A5409"/>
    <w:rsid w:val="004A7FDF"/>
    <w:rsid w:val="004B2754"/>
    <w:rsid w:val="004B32EF"/>
    <w:rsid w:val="004C717D"/>
    <w:rsid w:val="004D01B4"/>
    <w:rsid w:val="004D4435"/>
    <w:rsid w:val="004D69F6"/>
    <w:rsid w:val="004E34DB"/>
    <w:rsid w:val="004F036D"/>
    <w:rsid w:val="0050004A"/>
    <w:rsid w:val="00501918"/>
    <w:rsid w:val="0050278A"/>
    <w:rsid w:val="005032EC"/>
    <w:rsid w:val="00505F0D"/>
    <w:rsid w:val="00506070"/>
    <w:rsid w:val="00516B3F"/>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877FF"/>
    <w:rsid w:val="005949C0"/>
    <w:rsid w:val="00597750"/>
    <w:rsid w:val="005B0838"/>
    <w:rsid w:val="005B30AA"/>
    <w:rsid w:val="005C4CC3"/>
    <w:rsid w:val="005C6AF8"/>
    <w:rsid w:val="005C6B57"/>
    <w:rsid w:val="005D2271"/>
    <w:rsid w:val="005D2F41"/>
    <w:rsid w:val="005E47B0"/>
    <w:rsid w:val="005E65B4"/>
    <w:rsid w:val="005E7588"/>
    <w:rsid w:val="005F2EA4"/>
    <w:rsid w:val="005F5BA8"/>
    <w:rsid w:val="005F6DA2"/>
    <w:rsid w:val="005F7C00"/>
    <w:rsid w:val="0060764D"/>
    <w:rsid w:val="00610F9A"/>
    <w:rsid w:val="00611AB0"/>
    <w:rsid w:val="006140E1"/>
    <w:rsid w:val="00620410"/>
    <w:rsid w:val="006205C5"/>
    <w:rsid w:val="00623563"/>
    <w:rsid w:val="00626322"/>
    <w:rsid w:val="006340F6"/>
    <w:rsid w:val="00636CE0"/>
    <w:rsid w:val="00642494"/>
    <w:rsid w:val="00660B14"/>
    <w:rsid w:val="00667E3A"/>
    <w:rsid w:val="00670F45"/>
    <w:rsid w:val="00683343"/>
    <w:rsid w:val="00686BE9"/>
    <w:rsid w:val="00687A5F"/>
    <w:rsid w:val="006A4B30"/>
    <w:rsid w:val="006A6334"/>
    <w:rsid w:val="006A6C7E"/>
    <w:rsid w:val="006A6E2F"/>
    <w:rsid w:val="006B0DE0"/>
    <w:rsid w:val="006B62A7"/>
    <w:rsid w:val="006C292F"/>
    <w:rsid w:val="006E438C"/>
    <w:rsid w:val="006E6B35"/>
    <w:rsid w:val="00701501"/>
    <w:rsid w:val="007168FD"/>
    <w:rsid w:val="0072240F"/>
    <w:rsid w:val="0072724A"/>
    <w:rsid w:val="00727D58"/>
    <w:rsid w:val="00733AE8"/>
    <w:rsid w:val="00740C30"/>
    <w:rsid w:val="00746483"/>
    <w:rsid w:val="0075188A"/>
    <w:rsid w:val="00752CED"/>
    <w:rsid w:val="00754755"/>
    <w:rsid w:val="00757936"/>
    <w:rsid w:val="00765856"/>
    <w:rsid w:val="0076776F"/>
    <w:rsid w:val="00780455"/>
    <w:rsid w:val="00783CDB"/>
    <w:rsid w:val="007C2508"/>
    <w:rsid w:val="007C48DF"/>
    <w:rsid w:val="007C4F7B"/>
    <w:rsid w:val="007E14BE"/>
    <w:rsid w:val="007E2E39"/>
    <w:rsid w:val="007E2E3C"/>
    <w:rsid w:val="007E5FCD"/>
    <w:rsid w:val="007F1343"/>
    <w:rsid w:val="008026C1"/>
    <w:rsid w:val="00803315"/>
    <w:rsid w:val="0080674A"/>
    <w:rsid w:val="00813BC1"/>
    <w:rsid w:val="0081642F"/>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86FE2"/>
    <w:rsid w:val="008933E1"/>
    <w:rsid w:val="008A0799"/>
    <w:rsid w:val="008A781C"/>
    <w:rsid w:val="008B4900"/>
    <w:rsid w:val="008C1316"/>
    <w:rsid w:val="008D2525"/>
    <w:rsid w:val="008D4004"/>
    <w:rsid w:val="008E2231"/>
    <w:rsid w:val="008E421B"/>
    <w:rsid w:val="008F19D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70B0"/>
    <w:rsid w:val="009E2125"/>
    <w:rsid w:val="009E5E2F"/>
    <w:rsid w:val="009F1B4C"/>
    <w:rsid w:val="009F2E6F"/>
    <w:rsid w:val="009F7D67"/>
    <w:rsid w:val="00A009D8"/>
    <w:rsid w:val="00A02BE8"/>
    <w:rsid w:val="00A20667"/>
    <w:rsid w:val="00A215CD"/>
    <w:rsid w:val="00A265F9"/>
    <w:rsid w:val="00A2676A"/>
    <w:rsid w:val="00A27CBB"/>
    <w:rsid w:val="00A31853"/>
    <w:rsid w:val="00A3546B"/>
    <w:rsid w:val="00A370F6"/>
    <w:rsid w:val="00A4239A"/>
    <w:rsid w:val="00A50920"/>
    <w:rsid w:val="00A53AAC"/>
    <w:rsid w:val="00A609FB"/>
    <w:rsid w:val="00A60CEC"/>
    <w:rsid w:val="00A665D8"/>
    <w:rsid w:val="00A67151"/>
    <w:rsid w:val="00A673C1"/>
    <w:rsid w:val="00A80E2F"/>
    <w:rsid w:val="00A83129"/>
    <w:rsid w:val="00A84747"/>
    <w:rsid w:val="00A9185D"/>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63A9C"/>
    <w:rsid w:val="00B651CC"/>
    <w:rsid w:val="00B72F57"/>
    <w:rsid w:val="00B75FFC"/>
    <w:rsid w:val="00B76EBD"/>
    <w:rsid w:val="00B9337E"/>
    <w:rsid w:val="00B947CC"/>
    <w:rsid w:val="00BC4F4F"/>
    <w:rsid w:val="00BD2428"/>
    <w:rsid w:val="00BD50DA"/>
    <w:rsid w:val="00BD565F"/>
    <w:rsid w:val="00BD5D8D"/>
    <w:rsid w:val="00BD7B3B"/>
    <w:rsid w:val="00BE025C"/>
    <w:rsid w:val="00BE2A50"/>
    <w:rsid w:val="00BF5E3D"/>
    <w:rsid w:val="00C0148C"/>
    <w:rsid w:val="00C02B97"/>
    <w:rsid w:val="00C066C7"/>
    <w:rsid w:val="00C12868"/>
    <w:rsid w:val="00C136D9"/>
    <w:rsid w:val="00C2199A"/>
    <w:rsid w:val="00C26A2A"/>
    <w:rsid w:val="00C27B18"/>
    <w:rsid w:val="00C5017B"/>
    <w:rsid w:val="00C50DB7"/>
    <w:rsid w:val="00C61198"/>
    <w:rsid w:val="00C62268"/>
    <w:rsid w:val="00C65599"/>
    <w:rsid w:val="00C7266A"/>
    <w:rsid w:val="00C77B6C"/>
    <w:rsid w:val="00C92B5B"/>
    <w:rsid w:val="00CA246A"/>
    <w:rsid w:val="00CB45DC"/>
    <w:rsid w:val="00CB529C"/>
    <w:rsid w:val="00CC1B0B"/>
    <w:rsid w:val="00CD4D1E"/>
    <w:rsid w:val="00CE22E9"/>
    <w:rsid w:val="00CE460C"/>
    <w:rsid w:val="00CE558A"/>
    <w:rsid w:val="00CF268D"/>
    <w:rsid w:val="00CF43F9"/>
    <w:rsid w:val="00D0621B"/>
    <w:rsid w:val="00D112AC"/>
    <w:rsid w:val="00D117A7"/>
    <w:rsid w:val="00D22DB6"/>
    <w:rsid w:val="00D2780D"/>
    <w:rsid w:val="00D35510"/>
    <w:rsid w:val="00D36474"/>
    <w:rsid w:val="00D43AEF"/>
    <w:rsid w:val="00D5214D"/>
    <w:rsid w:val="00D5335C"/>
    <w:rsid w:val="00D704CC"/>
    <w:rsid w:val="00DA6E37"/>
    <w:rsid w:val="00DB7123"/>
    <w:rsid w:val="00DC243B"/>
    <w:rsid w:val="00DC7DC6"/>
    <w:rsid w:val="00DD6799"/>
    <w:rsid w:val="00DE1DAA"/>
    <w:rsid w:val="00DF1BBB"/>
    <w:rsid w:val="00DF2A92"/>
    <w:rsid w:val="00E102A7"/>
    <w:rsid w:val="00E3229A"/>
    <w:rsid w:val="00E3489E"/>
    <w:rsid w:val="00E36D80"/>
    <w:rsid w:val="00E37E58"/>
    <w:rsid w:val="00E5356B"/>
    <w:rsid w:val="00E55A10"/>
    <w:rsid w:val="00E610C1"/>
    <w:rsid w:val="00E71D6D"/>
    <w:rsid w:val="00E82E95"/>
    <w:rsid w:val="00E85E62"/>
    <w:rsid w:val="00E87E06"/>
    <w:rsid w:val="00E95D11"/>
    <w:rsid w:val="00EA46AE"/>
    <w:rsid w:val="00EB7C61"/>
    <w:rsid w:val="00EC206C"/>
    <w:rsid w:val="00ED1A64"/>
    <w:rsid w:val="00ED33B6"/>
    <w:rsid w:val="00ED7D97"/>
    <w:rsid w:val="00EE65E1"/>
    <w:rsid w:val="00EE7019"/>
    <w:rsid w:val="00EE7FFE"/>
    <w:rsid w:val="00EF322C"/>
    <w:rsid w:val="00EF7476"/>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64F28"/>
    <w:rsid w:val="00F65164"/>
    <w:rsid w:val="00F6714D"/>
    <w:rsid w:val="00F81FE8"/>
    <w:rsid w:val="00F909BC"/>
    <w:rsid w:val="00F937CF"/>
    <w:rsid w:val="00F94575"/>
    <w:rsid w:val="00FB3FF6"/>
    <w:rsid w:val="00FC11B2"/>
    <w:rsid w:val="00FC2397"/>
    <w:rsid w:val="00FC68CC"/>
    <w:rsid w:val="00FE38B6"/>
    <w:rsid w:val="00FF3AB4"/>
    <w:rsid w:val="308D57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r="http://schemas.openxmlformats.org/officeDocument/2006/relationships" xmlns:w="http://schemas.openxmlformats.org/wordprocessingml/2006/main">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oleObject" Target="embeddings/oleObject12.bin"/><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D7B1-9FEB-41C2-BE0B-61DAB2D8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72</Pages>
  <Words>8701</Words>
  <Characters>49597</Characters>
  <Application>Microsoft Office Word</Application>
  <DocSecurity>0</DocSecurity>
  <PresentationFormat/>
  <Lines>413</Lines>
  <Paragraphs>116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58182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zhaoweih</cp:lastModifiedBy>
  <cp:revision>16</cp:revision>
  <dcterms:created xsi:type="dcterms:W3CDTF">2016-06-19T06:36:00Z</dcterms:created>
  <dcterms:modified xsi:type="dcterms:W3CDTF">2016-06-19T10:21:00Z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
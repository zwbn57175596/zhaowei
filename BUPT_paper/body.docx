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vsd" ContentType="application/vnd.visio"/>
  <Default Extension="png" ContentType="image/png"/>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426302" w14:textId="21BE3CBD" w:rsidR="00911ECC" w:rsidRDefault="00911ECC">
      <w:pPr>
        <w:wordWrap w:val="0"/>
        <w:jc w:val="right"/>
        <w:rPr>
          <w:b/>
          <w:sz w:val="28"/>
          <w:szCs w:val="28"/>
        </w:rPr>
      </w:pPr>
      <w:r>
        <w:rPr>
          <w:rFonts w:hint="eastAsia"/>
          <w:b/>
          <w:sz w:val="28"/>
          <w:szCs w:val="28"/>
        </w:rPr>
        <w:t>密级：保密期限：</w:t>
      </w:r>
      <w:r>
        <w:rPr>
          <w:rFonts w:hint="eastAsia"/>
          <w:b/>
          <w:sz w:val="28"/>
          <w:szCs w:val="28"/>
        </w:rPr>
        <w:t xml:space="preserve">  </w:t>
      </w:r>
    </w:p>
    <w:p w14:paraId="67DD1878" w14:textId="77777777" w:rsidR="00911ECC" w:rsidRDefault="00911ECC">
      <w:pPr>
        <w:rPr>
          <w:b/>
          <w:sz w:val="28"/>
          <w:szCs w:val="28"/>
        </w:rPr>
      </w:pPr>
    </w:p>
    <w:p w14:paraId="28009E25" w14:textId="77777777" w:rsidR="00911ECC" w:rsidRDefault="00911ECC">
      <w:pPr>
        <w:jc w:val="center"/>
      </w:pPr>
      <w:r>
        <w:rPr>
          <w:rFonts w:hint="eastAsia"/>
        </w:rPr>
        <w:t xml:space="preserve"> </w:t>
      </w:r>
      <w:r w:rsidR="00993F28">
        <w:rPr>
          <w:rFonts w:hint="eastAsia"/>
          <w:noProof/>
        </w:rPr>
        <w:drawing>
          <wp:inline distT="0" distB="0" distL="0" distR="0" wp14:anchorId="3A71FC1A" wp14:editId="41E14CC8">
            <wp:extent cx="4709160" cy="1143000"/>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14:paraId="3ABFB028" w14:textId="77777777" w:rsidR="00911ECC" w:rsidRDefault="00911ECC">
      <w:pPr>
        <w:jc w:val="center"/>
        <w:rPr>
          <w:rFonts w:ascii="SimHei" w:eastAsia="SimHei"/>
          <w:b/>
          <w:sz w:val="64"/>
          <w:szCs w:val="52"/>
        </w:rPr>
      </w:pPr>
      <w:r>
        <w:rPr>
          <w:rFonts w:ascii="SimHei" w:eastAsia="SimHei" w:hint="eastAsia"/>
          <w:b/>
          <w:sz w:val="64"/>
          <w:szCs w:val="52"/>
        </w:rPr>
        <w:t>硕士学位论文</w:t>
      </w:r>
    </w:p>
    <w:p w14:paraId="66D5C9A4" w14:textId="77777777" w:rsidR="00911ECC" w:rsidRDefault="00911ECC">
      <w:pPr>
        <w:jc w:val="center"/>
      </w:pPr>
    </w:p>
    <w:p w14:paraId="32A593FC" w14:textId="77777777" w:rsidR="00911ECC" w:rsidRDefault="00993F28">
      <w:pPr>
        <w:jc w:val="center"/>
      </w:pPr>
      <w:r>
        <w:rPr>
          <w:rFonts w:hint="eastAsia"/>
          <w:noProof/>
        </w:rPr>
        <w:drawing>
          <wp:inline distT="0" distB="0" distL="0" distR="0" wp14:anchorId="7B4B7E9A" wp14:editId="1A44D402">
            <wp:extent cx="1120140"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14:paraId="152B0A9C" w14:textId="77777777" w:rsidR="00911ECC" w:rsidRDefault="00911ECC">
      <w:pPr>
        <w:jc w:val="center"/>
        <w:rPr>
          <w:rFonts w:ascii="SimHei" w:eastAsia="SimHei"/>
          <w:b/>
          <w:sz w:val="52"/>
          <w:szCs w:val="52"/>
        </w:rPr>
      </w:pPr>
      <w:r>
        <w:rPr>
          <w:rFonts w:ascii="SimHei" w:eastAsia="SimHei" w:hint="eastAsia"/>
          <w:b/>
          <w:sz w:val="52"/>
          <w:szCs w:val="52"/>
        </w:rPr>
        <w:t xml:space="preserve">  </w:t>
      </w:r>
    </w:p>
    <w:p w14:paraId="2F42B0E7" w14:textId="77777777" w:rsidR="00911ECC" w:rsidRDefault="00911ECC"/>
    <w:p w14:paraId="2C896A88" w14:textId="332892AC" w:rsidR="00911ECC" w:rsidRDefault="00911ECC">
      <w:pPr>
        <w:ind w:firstLineChars="300" w:firstLine="1080"/>
        <w:rPr>
          <w:b/>
          <w:sz w:val="36"/>
          <w:szCs w:val="32"/>
          <w:u w:val="single"/>
        </w:rPr>
      </w:pPr>
      <w:r>
        <w:rPr>
          <w:rFonts w:hint="eastAsia"/>
          <w:b/>
          <w:sz w:val="36"/>
          <w:szCs w:val="32"/>
        </w:rPr>
        <w:t>题目：</w:t>
      </w:r>
      <w:r w:rsidR="00501918" w:rsidRPr="00501918">
        <w:rPr>
          <w:rFonts w:hint="eastAsia"/>
          <w:b/>
          <w:sz w:val="36"/>
          <w:szCs w:val="32"/>
        </w:rPr>
        <w:t>基于分布式开源技术下的企业移动协同办公服务的实现</w:t>
      </w:r>
    </w:p>
    <w:p w14:paraId="2EC8AA5D" w14:textId="0FE3D418" w:rsidR="00911ECC" w:rsidRDefault="00911ECC">
      <w:pPr>
        <w:ind w:firstLineChars="495" w:firstLine="1584"/>
        <w:rPr>
          <w:b/>
          <w:sz w:val="32"/>
          <w:szCs w:val="32"/>
          <w:u w:val="single"/>
        </w:rPr>
      </w:pPr>
    </w:p>
    <w:p w14:paraId="633C8C26" w14:textId="77777777" w:rsidR="00911ECC" w:rsidRDefault="00911ECC"/>
    <w:p w14:paraId="24D969E5" w14:textId="1943E218" w:rsidR="00911ECC" w:rsidRDefault="00911ECC">
      <w:pPr>
        <w:ind w:firstLineChars="890" w:firstLine="2492"/>
        <w:rPr>
          <w:b/>
          <w:sz w:val="28"/>
          <w:szCs w:val="28"/>
          <w:u w:val="single"/>
        </w:rPr>
      </w:pPr>
      <w:r>
        <w:rPr>
          <w:rFonts w:hint="eastAsia"/>
          <w:b/>
          <w:sz w:val="28"/>
          <w:szCs w:val="28"/>
        </w:rPr>
        <w:t>学号：</w:t>
      </w:r>
      <w:r>
        <w:rPr>
          <w:rFonts w:hint="eastAsia"/>
          <w:b/>
          <w:sz w:val="28"/>
          <w:szCs w:val="28"/>
          <w:u w:val="single"/>
        </w:rPr>
        <w:t xml:space="preserve"> </w:t>
      </w:r>
    </w:p>
    <w:p w14:paraId="43C032BC" w14:textId="24A9B46E" w:rsidR="00911ECC" w:rsidRDefault="00911ECC">
      <w:pPr>
        <w:ind w:firstLineChars="890" w:firstLine="2492"/>
        <w:rPr>
          <w:b/>
          <w:sz w:val="28"/>
          <w:szCs w:val="28"/>
          <w:u w:val="single"/>
        </w:rPr>
      </w:pPr>
      <w:r>
        <w:rPr>
          <w:rFonts w:hint="eastAsia"/>
          <w:b/>
          <w:sz w:val="28"/>
          <w:szCs w:val="28"/>
        </w:rPr>
        <w:t>姓名：</w:t>
      </w:r>
      <w:r>
        <w:rPr>
          <w:rFonts w:hint="eastAsia"/>
          <w:b/>
          <w:sz w:val="28"/>
          <w:szCs w:val="28"/>
          <w:u w:val="single"/>
        </w:rPr>
        <w:t xml:space="preserve"> </w:t>
      </w:r>
    </w:p>
    <w:p w14:paraId="3F672725" w14:textId="3A11F71B" w:rsidR="00911ECC" w:rsidRDefault="00911ECC">
      <w:pPr>
        <w:ind w:firstLineChars="890" w:firstLine="2492"/>
        <w:rPr>
          <w:b/>
          <w:sz w:val="28"/>
          <w:szCs w:val="28"/>
          <w:u w:val="single"/>
        </w:rPr>
      </w:pPr>
      <w:r>
        <w:rPr>
          <w:rFonts w:hint="eastAsia"/>
          <w:b/>
          <w:sz w:val="28"/>
          <w:szCs w:val="28"/>
        </w:rPr>
        <w:t>专业：</w:t>
      </w:r>
      <w:r>
        <w:rPr>
          <w:rFonts w:hint="eastAsia"/>
          <w:b/>
          <w:sz w:val="28"/>
          <w:szCs w:val="28"/>
          <w:u w:val="single"/>
        </w:rPr>
        <w:t xml:space="preserve"> </w:t>
      </w:r>
    </w:p>
    <w:p w14:paraId="73558FE7" w14:textId="33F47153" w:rsidR="00911ECC" w:rsidRDefault="00911ECC">
      <w:pPr>
        <w:ind w:firstLineChars="890" w:firstLine="2492"/>
        <w:rPr>
          <w:b/>
          <w:sz w:val="28"/>
          <w:szCs w:val="28"/>
          <w:u w:val="single"/>
        </w:rPr>
      </w:pPr>
      <w:r>
        <w:rPr>
          <w:rFonts w:hint="eastAsia"/>
          <w:b/>
          <w:sz w:val="28"/>
          <w:szCs w:val="28"/>
        </w:rPr>
        <w:t>导师：</w:t>
      </w:r>
      <w:r>
        <w:rPr>
          <w:rFonts w:hint="eastAsia"/>
          <w:b/>
          <w:sz w:val="28"/>
          <w:szCs w:val="28"/>
          <w:u w:val="single"/>
        </w:rPr>
        <w:t xml:space="preserve"> </w:t>
      </w:r>
    </w:p>
    <w:p w14:paraId="347E8C7A" w14:textId="34E0D318" w:rsidR="00911ECC" w:rsidRDefault="00911ECC">
      <w:pPr>
        <w:ind w:firstLineChars="890" w:firstLine="2492"/>
        <w:rPr>
          <w:b/>
          <w:sz w:val="28"/>
          <w:szCs w:val="28"/>
          <w:u w:val="single"/>
        </w:rPr>
      </w:pPr>
      <w:r>
        <w:rPr>
          <w:rFonts w:hint="eastAsia"/>
          <w:b/>
          <w:sz w:val="28"/>
          <w:szCs w:val="28"/>
        </w:rPr>
        <w:t>学院：</w:t>
      </w:r>
      <w:r>
        <w:rPr>
          <w:rFonts w:hint="eastAsia"/>
          <w:b/>
          <w:sz w:val="28"/>
          <w:szCs w:val="28"/>
          <w:u w:val="single"/>
        </w:rPr>
        <w:t xml:space="preserve"> </w:t>
      </w:r>
    </w:p>
    <w:p w14:paraId="75DFEC06" w14:textId="77777777" w:rsidR="00911ECC" w:rsidRDefault="00911ECC">
      <w:pPr>
        <w:ind w:firstLineChars="890" w:firstLine="2492"/>
        <w:rPr>
          <w:b/>
          <w:sz w:val="28"/>
          <w:szCs w:val="28"/>
          <w:u w:val="single"/>
        </w:rPr>
      </w:pPr>
    </w:p>
    <w:p w14:paraId="2A6E9BDD" w14:textId="300F0075" w:rsidR="00911ECC" w:rsidRDefault="00911ECC">
      <w:pPr>
        <w:ind w:firstLineChars="1490" w:firstLine="4172"/>
        <w:rPr>
          <w:b/>
          <w:sz w:val="28"/>
          <w:szCs w:val="28"/>
        </w:rPr>
      </w:pPr>
      <w:r>
        <w:rPr>
          <w:rFonts w:hint="eastAsia"/>
          <w:b/>
          <w:sz w:val="28"/>
          <w:szCs w:val="28"/>
        </w:rPr>
        <w:t>年</w:t>
      </w:r>
      <w:r>
        <w:rPr>
          <w:rFonts w:hint="eastAsia"/>
          <w:b/>
          <w:sz w:val="28"/>
          <w:szCs w:val="28"/>
        </w:rPr>
        <w:t xml:space="preserve">   </w:t>
      </w:r>
      <w:r>
        <w:rPr>
          <w:rFonts w:hint="eastAsia"/>
          <w:b/>
          <w:sz w:val="28"/>
          <w:szCs w:val="28"/>
        </w:rPr>
        <w:t>月日</w:t>
      </w:r>
    </w:p>
    <w:p w14:paraId="705E4686" w14:textId="77777777" w:rsidR="00911ECC" w:rsidRDefault="00911ECC">
      <w:pPr>
        <w:spacing w:line="0" w:lineRule="atLeast"/>
        <w:rPr>
          <w:b/>
          <w:bCs/>
          <w:sz w:val="30"/>
        </w:rPr>
        <w:sectPr w:rsidR="00911ECC">
          <w:footerReference w:type="even" r:id="rId10"/>
          <w:footerReference w:type="default" r:id="rId11"/>
          <w:pgSz w:w="11906" w:h="16838"/>
          <w:pgMar w:top="1440" w:right="1800" w:bottom="1440" w:left="1800" w:header="851" w:footer="992" w:gutter="0"/>
          <w:cols w:space="720"/>
          <w:docGrid w:type="lines" w:linePitch="312"/>
        </w:sectPr>
      </w:pPr>
    </w:p>
    <w:p w14:paraId="6BC46954" w14:textId="77777777" w:rsidR="00911ECC" w:rsidRDefault="00911ECC">
      <w:pPr>
        <w:pStyle w:val="p0"/>
        <w:spacing w:line="400" w:lineRule="atLeast"/>
        <w:jc w:val="center"/>
        <w:rPr>
          <w:rFonts w:ascii="SimSun" w:hAnsi="SimSun"/>
          <w:sz w:val="24"/>
          <w:szCs w:val="24"/>
        </w:rPr>
      </w:pPr>
      <w:r>
        <w:rPr>
          <w:rFonts w:ascii="SimSun" w:hAnsi="SimSun" w:hint="eastAsia"/>
          <w:sz w:val="24"/>
          <w:szCs w:val="24"/>
        </w:rPr>
        <w:lastRenderedPageBreak/>
        <w:t>独创性（或创新性）声明</w:t>
      </w:r>
    </w:p>
    <w:p w14:paraId="6909B605" w14:textId="77777777" w:rsidR="00911ECC" w:rsidRDefault="00911ECC">
      <w:pPr>
        <w:pStyle w:val="p0"/>
        <w:spacing w:line="400" w:lineRule="atLeast"/>
        <w:jc w:val="center"/>
        <w:rPr>
          <w:rFonts w:ascii="SimSun" w:hAnsi="SimSun"/>
          <w:sz w:val="24"/>
          <w:szCs w:val="24"/>
        </w:rPr>
      </w:pPr>
    </w:p>
    <w:p w14:paraId="3498DD6C" w14:textId="77777777" w:rsidR="00911ECC" w:rsidRDefault="00911ECC">
      <w:pPr>
        <w:pStyle w:val="p16"/>
        <w:spacing w:line="400" w:lineRule="atLeast"/>
        <w:ind w:firstLine="420"/>
        <w:rPr>
          <w:rFonts w:ascii="SimSun" w:hAnsi="SimSun"/>
        </w:rPr>
      </w:pPr>
      <w:r>
        <w:rPr>
          <w:rFonts w:ascii="SimSun" w:hAnsi="SimSun"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67733885" w14:textId="77777777" w:rsidR="00911ECC" w:rsidRDefault="00911ECC">
      <w:pPr>
        <w:pStyle w:val="p0"/>
        <w:spacing w:line="400" w:lineRule="atLeast"/>
        <w:ind w:firstLine="480"/>
        <w:rPr>
          <w:rFonts w:ascii="SimSun" w:hAnsi="SimSun"/>
          <w:sz w:val="24"/>
          <w:szCs w:val="24"/>
        </w:rPr>
      </w:pPr>
      <w:r>
        <w:rPr>
          <w:rFonts w:ascii="SimSun" w:hAnsi="SimSun" w:hint="eastAsia"/>
          <w:sz w:val="24"/>
          <w:szCs w:val="24"/>
        </w:rPr>
        <w:t>申请学位论文与资料若有不实之处，本人承担一切相关责任。</w:t>
      </w:r>
    </w:p>
    <w:p w14:paraId="4A4C40AD" w14:textId="77777777" w:rsidR="00911ECC" w:rsidRDefault="00911ECC">
      <w:pPr>
        <w:pStyle w:val="p0"/>
        <w:spacing w:line="400" w:lineRule="atLeast"/>
        <w:ind w:firstLine="480"/>
        <w:rPr>
          <w:rFonts w:ascii="SimSun" w:hAnsi="SimSun"/>
          <w:sz w:val="24"/>
          <w:szCs w:val="24"/>
        </w:rPr>
      </w:pPr>
    </w:p>
    <w:p w14:paraId="6A59F813" w14:textId="01CE0A6F" w:rsidR="00911ECC" w:rsidRDefault="00911ECC">
      <w:pPr>
        <w:pStyle w:val="p0"/>
        <w:spacing w:line="400" w:lineRule="atLeast"/>
        <w:ind w:firstLine="480"/>
        <w:rPr>
          <w:rFonts w:ascii="SimSun" w:hAnsi="SimSun"/>
          <w:sz w:val="24"/>
          <w:szCs w:val="24"/>
        </w:rPr>
      </w:pPr>
      <w:r>
        <w:rPr>
          <w:rFonts w:ascii="SimSun" w:hAnsi="SimSun" w:hint="eastAsia"/>
          <w:sz w:val="24"/>
          <w:szCs w:val="24"/>
        </w:rPr>
        <w:t>本人签名：  日期：</w:t>
      </w:r>
    </w:p>
    <w:p w14:paraId="188ED8D5" w14:textId="77777777" w:rsidR="00911ECC" w:rsidRDefault="00911ECC">
      <w:pPr>
        <w:spacing w:line="400" w:lineRule="exact"/>
        <w:ind w:firstLineChars="200" w:firstLine="480"/>
        <w:rPr>
          <w:sz w:val="24"/>
        </w:rPr>
      </w:pPr>
    </w:p>
    <w:p w14:paraId="3B211462" w14:textId="77777777" w:rsidR="00911ECC" w:rsidRDefault="00911ECC">
      <w:pPr>
        <w:spacing w:line="400" w:lineRule="exact"/>
        <w:ind w:firstLineChars="200" w:firstLine="480"/>
        <w:rPr>
          <w:sz w:val="24"/>
        </w:rPr>
      </w:pPr>
    </w:p>
    <w:p w14:paraId="7F17C57F" w14:textId="77777777" w:rsidR="00911ECC" w:rsidRDefault="00911ECC">
      <w:pPr>
        <w:spacing w:line="400" w:lineRule="exact"/>
        <w:jc w:val="center"/>
        <w:rPr>
          <w:sz w:val="24"/>
        </w:rPr>
      </w:pPr>
      <w:r>
        <w:rPr>
          <w:rFonts w:hint="eastAsia"/>
          <w:sz w:val="24"/>
        </w:rPr>
        <w:t>关于论文使用授权的说明</w:t>
      </w:r>
    </w:p>
    <w:p w14:paraId="4E00876E" w14:textId="77777777" w:rsidR="00911ECC" w:rsidRDefault="00911ECC">
      <w:pPr>
        <w:spacing w:line="400" w:lineRule="exact"/>
        <w:jc w:val="center"/>
        <w:rPr>
          <w:sz w:val="24"/>
        </w:rPr>
      </w:pPr>
    </w:p>
    <w:p w14:paraId="05586F31" w14:textId="77777777" w:rsidR="00911ECC" w:rsidRDefault="00911ECC">
      <w:pPr>
        <w:pStyle w:val="BodyText"/>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14:paraId="2CAE5151" w14:textId="77777777" w:rsidR="00911ECC" w:rsidRDefault="00911ECC">
      <w:pPr>
        <w:spacing w:line="400" w:lineRule="exact"/>
        <w:ind w:firstLineChars="200" w:firstLine="480"/>
        <w:rPr>
          <w:sz w:val="24"/>
        </w:rPr>
      </w:pPr>
    </w:p>
    <w:p w14:paraId="367251D7" w14:textId="77777777" w:rsidR="00911ECC" w:rsidRDefault="00911ECC">
      <w:pPr>
        <w:spacing w:line="400" w:lineRule="exact"/>
        <w:ind w:firstLineChars="200" w:firstLine="480"/>
        <w:rPr>
          <w:sz w:val="24"/>
        </w:rPr>
      </w:pPr>
      <w:r>
        <w:rPr>
          <w:rFonts w:hint="eastAsia"/>
          <w:sz w:val="24"/>
        </w:rPr>
        <w:t>本学位论文不属于保密范围，适用本授权书。</w:t>
      </w:r>
    </w:p>
    <w:p w14:paraId="5ABA6E89" w14:textId="77777777" w:rsidR="00911ECC" w:rsidRDefault="00911ECC">
      <w:pPr>
        <w:spacing w:line="400" w:lineRule="exact"/>
        <w:ind w:firstLineChars="200" w:firstLine="480"/>
        <w:rPr>
          <w:sz w:val="24"/>
        </w:rPr>
      </w:pPr>
    </w:p>
    <w:p w14:paraId="3D2F57E9" w14:textId="77777777" w:rsidR="00911ECC" w:rsidRDefault="00911ECC">
      <w:pPr>
        <w:spacing w:line="400" w:lineRule="exact"/>
        <w:ind w:firstLineChars="200" w:firstLine="480"/>
        <w:rPr>
          <w:sz w:val="24"/>
        </w:rPr>
      </w:pPr>
    </w:p>
    <w:p w14:paraId="5C4C4CD3" w14:textId="2497E228" w:rsidR="00911ECC" w:rsidRDefault="00911ECC">
      <w:pPr>
        <w:spacing w:line="400" w:lineRule="exact"/>
        <w:ind w:firstLineChars="200" w:firstLine="480"/>
        <w:rPr>
          <w:sz w:val="24"/>
          <w:u w:val="single"/>
        </w:rPr>
      </w:pPr>
      <w:r>
        <w:rPr>
          <w:rFonts w:hint="eastAsia"/>
          <w:sz w:val="24"/>
        </w:rPr>
        <w:t>本人签名：</w:t>
      </w:r>
      <w:r>
        <w:rPr>
          <w:rFonts w:hint="eastAsia"/>
          <w:sz w:val="24"/>
        </w:rPr>
        <w:t xml:space="preserve">   </w:t>
      </w:r>
      <w:r>
        <w:rPr>
          <w:rFonts w:hint="eastAsia"/>
          <w:sz w:val="24"/>
        </w:rPr>
        <w:t>日期：</w:t>
      </w:r>
      <w:r>
        <w:rPr>
          <w:rFonts w:hint="eastAsia"/>
          <w:sz w:val="24"/>
          <w:u w:val="single"/>
        </w:rPr>
        <w:t xml:space="preserve">   </w:t>
      </w:r>
    </w:p>
    <w:p w14:paraId="762C29EB" w14:textId="77777777" w:rsidR="00911ECC" w:rsidRDefault="00911ECC">
      <w:pPr>
        <w:spacing w:line="400" w:lineRule="exact"/>
        <w:ind w:firstLineChars="200" w:firstLine="480"/>
        <w:rPr>
          <w:sz w:val="24"/>
        </w:rPr>
      </w:pPr>
    </w:p>
    <w:p w14:paraId="17511276" w14:textId="421C3D95" w:rsidR="00911ECC" w:rsidRDefault="00911ECC">
      <w:pPr>
        <w:spacing w:line="400" w:lineRule="exact"/>
        <w:ind w:firstLineChars="200" w:firstLine="480"/>
        <w:rPr>
          <w:sz w:val="24"/>
          <w:u w:val="single"/>
        </w:rPr>
      </w:pPr>
      <w:r>
        <w:rPr>
          <w:rFonts w:hint="eastAsia"/>
          <w:sz w:val="24"/>
        </w:rPr>
        <w:t>导师签名：</w:t>
      </w:r>
      <w:r>
        <w:rPr>
          <w:rFonts w:hint="eastAsia"/>
          <w:sz w:val="24"/>
        </w:rPr>
        <w:t xml:space="preserve">   </w:t>
      </w:r>
      <w:r>
        <w:rPr>
          <w:rFonts w:hint="eastAsia"/>
          <w:sz w:val="24"/>
        </w:rPr>
        <w:t>日期：</w:t>
      </w:r>
      <w:r>
        <w:rPr>
          <w:rFonts w:hint="eastAsia"/>
          <w:sz w:val="24"/>
          <w:u w:val="single"/>
        </w:rPr>
        <w:t xml:space="preserve">   </w:t>
      </w:r>
    </w:p>
    <w:p w14:paraId="1C3DF689" w14:textId="77777777" w:rsidR="00911ECC" w:rsidRDefault="00911ECC">
      <w:pPr>
        <w:spacing w:line="0" w:lineRule="atLeast"/>
        <w:rPr>
          <w:b/>
          <w:bCs/>
          <w:sz w:val="32"/>
        </w:rPr>
      </w:pPr>
    </w:p>
    <w:p w14:paraId="1027AC0E" w14:textId="77777777" w:rsidR="00911ECC" w:rsidRDefault="00911ECC">
      <w:pPr>
        <w:sectPr w:rsidR="00911ECC">
          <w:pgSz w:w="11906" w:h="16838"/>
          <w:pgMar w:top="1440" w:right="1800" w:bottom="1440" w:left="1800" w:header="851" w:footer="992" w:gutter="0"/>
          <w:cols w:space="720"/>
          <w:docGrid w:type="lines" w:linePitch="312"/>
        </w:sectPr>
      </w:pPr>
    </w:p>
    <w:p w14:paraId="5D005719" w14:textId="4E5D2A26" w:rsidR="00911ECC" w:rsidRDefault="00501918">
      <w:pPr>
        <w:spacing w:line="520" w:lineRule="exact"/>
        <w:jc w:val="center"/>
        <w:rPr>
          <w:bCs/>
          <w:sz w:val="32"/>
          <w:szCs w:val="36"/>
        </w:rPr>
      </w:pPr>
      <w:r w:rsidRPr="00501918">
        <w:rPr>
          <w:rFonts w:eastAsia="SimHei" w:hint="eastAsia"/>
          <w:bCs/>
          <w:sz w:val="32"/>
          <w:szCs w:val="36"/>
        </w:rPr>
        <w:lastRenderedPageBreak/>
        <w:t>基于分布式开源技术下的企业移动协同办公服务的实现</w:t>
      </w:r>
    </w:p>
    <w:p w14:paraId="711A34E4" w14:textId="46A45FAC" w:rsidR="00911ECC" w:rsidRDefault="00911ECC">
      <w:pPr>
        <w:pStyle w:val="BodyTextIndent"/>
        <w:ind w:left="420" w:firstLine="0"/>
      </w:pPr>
    </w:p>
    <w:p w14:paraId="156C14BA" w14:textId="77777777" w:rsidR="00911ECC" w:rsidRDefault="00911ECC">
      <w:pPr>
        <w:pStyle w:val="BodyTextIndent"/>
        <w:ind w:firstLine="0"/>
        <w:jc w:val="center"/>
        <w:rPr>
          <w:rFonts w:ascii="SimHei" w:eastAsia="SimHei"/>
          <w:sz w:val="30"/>
        </w:rPr>
      </w:pPr>
      <w:r>
        <w:rPr>
          <w:rFonts w:ascii="SimHei" w:eastAsia="SimHei" w:hint="eastAsia"/>
          <w:sz w:val="30"/>
        </w:rPr>
        <w:t>摘 要</w:t>
      </w:r>
    </w:p>
    <w:p w14:paraId="6E63EDD2" w14:textId="77777777" w:rsidR="00911ECC" w:rsidRDefault="00911ECC">
      <w:pPr>
        <w:pStyle w:val="BodyTextIndent"/>
        <w:ind w:left="420" w:firstLine="0"/>
      </w:pPr>
    </w:p>
    <w:p w14:paraId="38BD396C" w14:textId="1423C9B3" w:rsidR="00F007AA" w:rsidRPr="00F007AA" w:rsidRDefault="00F007AA" w:rsidP="00F007AA">
      <w:pPr>
        <w:pStyle w:val="BodyTextIndent"/>
        <w:spacing w:line="400" w:lineRule="exact"/>
        <w:ind w:firstLine="573"/>
        <w:rPr>
          <w:rFonts w:hint="eastAsia"/>
          <w:sz w:val="28"/>
          <w:szCs w:val="28"/>
        </w:rPr>
      </w:pPr>
      <w:bookmarkStart w:id="0" w:name="_GoBack"/>
      <w:r w:rsidRPr="00F007AA">
        <w:rPr>
          <w:rFonts w:hint="eastAsia"/>
          <w:sz w:val="28"/>
          <w:szCs w:val="28"/>
        </w:rPr>
        <w:t>近几年，随着智能终端迅速的普及，移动互联网用户呈现爆炸式的增长。庞大的用户基数，对移动端软件的后台服务提出了新的调战。</w:t>
      </w:r>
    </w:p>
    <w:p w14:paraId="086549ED" w14:textId="3BFDA6ED" w:rsidR="00F007AA" w:rsidRPr="00F007AA" w:rsidRDefault="00F007AA" w:rsidP="00F007AA">
      <w:pPr>
        <w:pStyle w:val="BodyTextIndent"/>
        <w:spacing w:line="400" w:lineRule="exact"/>
        <w:ind w:firstLine="573"/>
        <w:rPr>
          <w:rFonts w:hint="eastAsia"/>
          <w:sz w:val="28"/>
          <w:szCs w:val="28"/>
        </w:rPr>
      </w:pPr>
      <w:r w:rsidRPr="00F007AA">
        <w:rPr>
          <w:rFonts w:hint="eastAsia"/>
          <w:sz w:val="28"/>
          <w:szCs w:val="28"/>
        </w:rPr>
        <w:t>之前的PC端的WEB服务，以SSH框架为主。用户从请求到业务处理再到数据持久化过程都被集成到了一个服务中。当在线用户数激增的时候，单点的服务很难保证满足大量的并发用户访问。跟据2/8原则，一个软件的业务，用户80%时间在使用其中20%的功能，所以一个服务并不是所有的业务都会需要很高的性能。过度集中化的框架，很难去跟据用户数变化去调整主要业务的性能。</w:t>
      </w:r>
    </w:p>
    <w:p w14:paraId="30D1BE39" w14:textId="77777777" w:rsidR="00F007AA" w:rsidRPr="00F007AA" w:rsidRDefault="00F007AA" w:rsidP="00F007AA">
      <w:pPr>
        <w:pStyle w:val="BodyTextIndent"/>
        <w:spacing w:line="400" w:lineRule="exact"/>
        <w:ind w:firstLine="573"/>
        <w:rPr>
          <w:rFonts w:hint="eastAsia"/>
          <w:sz w:val="28"/>
          <w:szCs w:val="28"/>
        </w:rPr>
      </w:pPr>
      <w:r w:rsidRPr="00F007AA">
        <w:rPr>
          <w:rFonts w:hint="eastAsia"/>
          <w:sz w:val="28"/>
          <w:szCs w:val="28"/>
        </w:rPr>
        <w:t>本文通过介绍分布式服务的思想，结合目前主流的开源社区提供的分布式中间件、服务等技术。提供一个简易的、快速上手的一个高性能分布式服务框架。</w:t>
      </w:r>
    </w:p>
    <w:p w14:paraId="0D743CE4" w14:textId="0CF9B635" w:rsidR="00F007AA" w:rsidRPr="00F007AA" w:rsidRDefault="00F007AA" w:rsidP="00F007AA">
      <w:pPr>
        <w:pStyle w:val="BodyTextIndent"/>
        <w:spacing w:line="400" w:lineRule="exact"/>
        <w:ind w:firstLine="573"/>
        <w:rPr>
          <w:rFonts w:hint="eastAsia"/>
          <w:sz w:val="28"/>
          <w:szCs w:val="28"/>
        </w:rPr>
      </w:pPr>
      <w:r w:rsidRPr="00F007AA">
        <w:rPr>
          <w:rFonts w:hint="eastAsia"/>
          <w:sz w:val="28"/>
          <w:szCs w:val="28"/>
        </w:rPr>
        <w:t>论文首先对国内外的分布式技术的发展现状分析。给出一些互联网前沿公司的优秀开源的分布式组件介绍。然后对分布式的思想与特点进行系统性的阐述，结合论文前面介绍的组件提出一个分布式计算框架的雏型。接下来以作者在公司中一个实际产品的后台服务设计入手，详述如何将这个框架运用到产品的服务设计与实现当中。</w:t>
      </w:r>
    </w:p>
    <w:p w14:paraId="3F50A702" w14:textId="77777777" w:rsidR="00F007AA" w:rsidRPr="00F007AA" w:rsidRDefault="00F007AA" w:rsidP="00F007AA">
      <w:pPr>
        <w:pStyle w:val="BodyTextIndent"/>
        <w:spacing w:line="400" w:lineRule="exact"/>
        <w:ind w:firstLine="573"/>
        <w:rPr>
          <w:rFonts w:hint="eastAsia"/>
          <w:sz w:val="28"/>
          <w:szCs w:val="28"/>
        </w:rPr>
      </w:pPr>
      <w:r w:rsidRPr="00F007AA">
        <w:rPr>
          <w:rFonts w:hint="eastAsia"/>
          <w:sz w:val="28"/>
          <w:szCs w:val="28"/>
        </w:rPr>
        <w:t>本文给出的分布式系统框架，可以作为一个通用型的产品服务开发框架来参考或使用。</w:t>
      </w:r>
    </w:p>
    <w:bookmarkEnd w:id="0"/>
    <w:p w14:paraId="598E0035" w14:textId="44296532" w:rsidR="00911ECC" w:rsidRDefault="00911ECC" w:rsidP="00F007AA">
      <w:pPr>
        <w:pStyle w:val="BodyTextIndent"/>
        <w:spacing w:line="400" w:lineRule="exact"/>
        <w:ind w:firstLine="573"/>
        <w:rPr>
          <w:sz w:val="28"/>
          <w:szCs w:val="28"/>
        </w:rPr>
      </w:pPr>
    </w:p>
    <w:p w14:paraId="37AACC38" w14:textId="77777777" w:rsidR="00911ECC" w:rsidRDefault="00911ECC">
      <w:pPr>
        <w:pStyle w:val="BodyTextIndent"/>
        <w:spacing w:line="400" w:lineRule="exact"/>
        <w:ind w:firstLine="573"/>
        <w:rPr>
          <w:sz w:val="28"/>
          <w:szCs w:val="28"/>
        </w:rPr>
      </w:pPr>
    </w:p>
    <w:p w14:paraId="2E694774" w14:textId="77777777" w:rsidR="00911ECC" w:rsidRDefault="00993F28">
      <w:pPr>
        <w:pStyle w:val="BodyTextIndent"/>
        <w:spacing w:line="400" w:lineRule="exact"/>
        <w:ind w:firstLine="0"/>
        <w:rPr>
          <w:sz w:val="28"/>
          <w:szCs w:val="28"/>
        </w:rPr>
      </w:pPr>
      <w:r>
        <w:rPr>
          <w:rFonts w:ascii="SimHei" w:eastAsia="SimHei" w:hint="eastAsia"/>
          <w:b/>
          <w:noProof/>
          <w:sz w:val="28"/>
          <w:szCs w:val="28"/>
        </w:rPr>
        <mc:AlternateContent>
          <mc:Choice Requires="wps">
            <w:drawing>
              <wp:anchor distT="0" distB="0" distL="114300" distR="114300" simplePos="0" relativeHeight="251639296" behindDoc="0" locked="0" layoutInCell="1" allowOverlap="1" wp14:anchorId="1919E79C" wp14:editId="11D705BF">
                <wp:simplePos x="0" y="0"/>
                <wp:positionH relativeFrom="column">
                  <wp:posOffset>3429000</wp:posOffset>
                </wp:positionH>
                <wp:positionV relativeFrom="paragraph">
                  <wp:posOffset>337820</wp:posOffset>
                </wp:positionV>
                <wp:extent cx="2286000" cy="990600"/>
                <wp:effectExtent l="704850" t="10795" r="9525" b="8255"/>
                <wp:wrapNone/>
                <wp:docPr id="3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990600"/>
                        </a:xfrm>
                        <a:prstGeom prst="wedgeRoundRectCallout">
                          <a:avLst>
                            <a:gd name="adj1" fmla="val -79056"/>
                            <a:gd name="adj2" fmla="val -48588"/>
                            <a:gd name="adj3" fmla="val 16667"/>
                          </a:avLst>
                        </a:prstGeom>
                        <a:solidFill>
                          <a:srgbClr val="FFFFFF"/>
                        </a:solidFill>
                        <a:ln w="9525">
                          <a:solidFill>
                            <a:srgbClr val="000000"/>
                          </a:solidFill>
                          <a:miter lim="800000"/>
                          <a:headEnd/>
                          <a:tailEnd/>
                        </a:ln>
                      </wps:spPr>
                      <wps:txbx>
                        <w:txbxContent>
                          <w:p w14:paraId="7ADC1CBC" w14:textId="77777777" w:rsidR="00F007AA" w:rsidRDefault="00F007AA">
                            <w:r>
                              <w:rPr>
                                <w:rFonts w:hint="eastAsia"/>
                              </w:rPr>
                              <w:t>选择</w:t>
                            </w:r>
                            <w:r>
                              <w:rPr>
                                <w:rFonts w:hint="eastAsia"/>
                              </w:rPr>
                              <w:t>4</w:t>
                            </w:r>
                            <w:r>
                              <w:rPr>
                                <w:rFonts w:hint="eastAsia"/>
                              </w:rPr>
                              <w:t>—</w:t>
                            </w:r>
                            <w:r>
                              <w:rPr>
                                <w:rFonts w:hint="eastAsia"/>
                              </w:rPr>
                              <w:t>6</w:t>
                            </w:r>
                            <w:r>
                              <w:rPr>
                                <w:rFonts w:hint="eastAsia"/>
                              </w:rPr>
                              <w:t>个体现本文主题内容的术语，最好是中文词，关键词之间用空格隔开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19E79C"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3" o:spid="_x0000_s1026" type="#_x0000_t62" style="position:absolute;left:0;text-align:left;margin-left:270pt;margin-top:26.6pt;width:180pt;height:78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" adj="-6276,305">
                <v:textbox>
                  <w:txbxContent>
                    <w:p w14:paraId="7ADC1CBC" w14:textId="77777777" w:rsidR="00F007AA" w:rsidRDefault="00F007AA">
                      <w:r>
                        <w:rPr>
                          <w:rFonts w:hint="eastAsia"/>
                        </w:rPr>
                        <w:t>选择</w:t>
                      </w:r>
                      <w:r>
                        <w:rPr>
                          <w:rFonts w:hint="eastAsia"/>
                        </w:rPr>
                        <w:t>4</w:t>
                      </w:r>
                      <w:r>
                        <w:rPr>
                          <w:rFonts w:hint="eastAsia"/>
                        </w:rPr>
                        <w:t>—</w:t>
                      </w:r>
                      <w:r>
                        <w:rPr>
                          <w:rFonts w:hint="eastAsia"/>
                        </w:rPr>
                        <w:t>6</w:t>
                      </w:r>
                      <w:r>
                        <w:rPr>
                          <w:rFonts w:hint="eastAsia"/>
                        </w:rPr>
                        <w:t>个体现本文主题内容的术语，最好是中文词，关键词之间用空格隔开</w:t>
                      </w:r>
                    </w:p>
                  </w:txbxContent>
                </v:textbox>
              </v:shape>
            </w:pict>
          </mc:Fallback>
        </mc:AlternateContent>
      </w:r>
      <w:r w:rsidR="00911ECC">
        <w:rPr>
          <w:rFonts w:ascii="SimHei" w:eastAsia="SimHei" w:hint="eastAsia"/>
          <w:b/>
          <w:sz w:val="28"/>
          <w:szCs w:val="28"/>
        </w:rPr>
        <w:t>关键词</w:t>
      </w:r>
      <w:r w:rsidR="00911ECC">
        <w:rPr>
          <w:rFonts w:hint="eastAsia"/>
          <w:sz w:val="28"/>
          <w:szCs w:val="28"/>
        </w:rPr>
        <w:t>：关键词一  关键词二  关键词三  关键词四</w:t>
      </w:r>
    </w:p>
    <w:p w14:paraId="17E6EF15" w14:textId="77777777" w:rsidR="00911ECC" w:rsidRDefault="00911ECC">
      <w:pPr>
        <w:pStyle w:val="BodyTextIndent"/>
        <w:ind w:firstLine="0"/>
        <w:jc w:val="center"/>
        <w:rPr>
          <w:rFonts w:ascii="Times New Roman" w:hAnsi="Times New Roman"/>
          <w:sz w:val="32"/>
        </w:rPr>
      </w:pPr>
      <w:r>
        <w:rPr>
          <w:sz w:val="28"/>
        </w:rPr>
        <w:br w:type="page"/>
      </w:r>
      <w:r>
        <w:rPr>
          <w:rFonts w:ascii="Times New Roman" w:hAnsi="Times New Roman" w:hint="eastAsia"/>
          <w:sz w:val="32"/>
        </w:rPr>
        <w:lastRenderedPageBreak/>
        <w:t>ENGLISH TITLE</w:t>
      </w:r>
    </w:p>
    <w:p w14:paraId="116EA61D" w14:textId="77777777" w:rsidR="00911ECC" w:rsidRDefault="00911ECC">
      <w:pPr>
        <w:pStyle w:val="BodyTextIndent"/>
        <w:ind w:firstLine="0"/>
        <w:jc w:val="center"/>
        <w:rPr>
          <w:sz w:val="32"/>
        </w:rPr>
      </w:pPr>
    </w:p>
    <w:p w14:paraId="5CE763D3" w14:textId="77777777" w:rsidR="00911ECC" w:rsidRDefault="00993F28">
      <w:pPr>
        <w:pStyle w:val="BodyTextIndent"/>
        <w:spacing w:line="240" w:lineRule="auto"/>
        <w:ind w:firstLine="0"/>
        <w:jc w:val="center"/>
        <w:rPr>
          <w:rFonts w:ascii="Times New Roman" w:hAnsi="Times New Roman"/>
          <w:sz w:val="30"/>
        </w:rPr>
      </w:pPr>
      <w:r>
        <w:rPr>
          <w:noProof/>
          <w:sz w:val="20"/>
        </w:rPr>
        <mc:AlternateContent>
          <mc:Choice Requires="wps">
            <w:drawing>
              <wp:anchor distT="0" distB="0" distL="114300" distR="114300" simplePos="0" relativeHeight="251640320" behindDoc="0" locked="0" layoutInCell="1" allowOverlap="1" wp14:anchorId="01041B1A" wp14:editId="15905617">
                <wp:simplePos x="0" y="0"/>
                <wp:positionH relativeFrom="column">
                  <wp:posOffset>3543300</wp:posOffset>
                </wp:positionH>
                <wp:positionV relativeFrom="paragraph">
                  <wp:posOffset>0</wp:posOffset>
                </wp:positionV>
                <wp:extent cx="1600200" cy="792480"/>
                <wp:effectExtent l="638175" t="125730" r="9525" b="5715"/>
                <wp:wrapNone/>
                <wp:docPr id="38"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792480"/>
                        </a:xfrm>
                        <a:prstGeom prst="wedgeRoundRectCallout">
                          <a:avLst>
                            <a:gd name="adj1" fmla="val -87181"/>
                            <a:gd name="adj2" fmla="val -62741"/>
                            <a:gd name="adj3" fmla="val 16667"/>
                          </a:avLst>
                        </a:prstGeom>
                        <a:solidFill>
                          <a:srgbClr val="FFFFFF"/>
                        </a:solidFill>
                        <a:ln w="9525">
                          <a:solidFill>
                            <a:srgbClr val="000000"/>
                          </a:solidFill>
                          <a:miter lim="800000"/>
                          <a:headEnd/>
                          <a:tailEnd/>
                        </a:ln>
                      </wps:spPr>
                      <wps:txbx>
                        <w:txbxContent>
                          <w:p w14:paraId="6ED092A0" w14:textId="77777777" w:rsidR="00F007AA" w:rsidRDefault="00F007AA">
                            <w:r>
                              <w:rPr>
                                <w:rFonts w:hint="eastAsia"/>
                              </w:rPr>
                              <w:t>论文英文题目，全部大写，</w:t>
                            </w:r>
                            <w:r>
                              <w:rPr>
                                <w:rFonts w:ascii="SimSun" w:hAnsi="SimSun" w:hint="eastAsia"/>
                              </w:rPr>
                              <w:t>采用“</w:t>
                            </w:r>
                            <w:r>
                              <w:rPr>
                                <w:rFonts w:hint="eastAsia"/>
                              </w:rPr>
                              <w:t>Times New Roman</w:t>
                            </w:r>
                            <w:r>
                              <w:rPr>
                                <w:rFonts w:ascii="SimSun" w:hAnsi="SimSun"/>
                              </w:rPr>
                              <w:t>”</w:t>
                            </w:r>
                            <w:r>
                              <w:rPr>
                                <w:rFonts w:ascii="SimSun" w:hAnsi="SimSun" w:hint="eastAsia"/>
                              </w:rPr>
                              <w:t>三号字体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41B1A" id="AutoShape 4" o:spid="_x0000_s1027" type="#_x0000_t62" style="position:absolute;left:0;text-align:left;margin-left:279pt;margin-top:0;width:126pt;height:62.4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" adj="-8031,-2752">
                <v:textbox>
                  <w:txbxContent>
                    <w:p w14:paraId="6ED092A0" w14:textId="77777777" w:rsidR="00F007AA" w:rsidRDefault="00F007AA">
                      <w:r>
                        <w:rPr>
                          <w:rFonts w:hint="eastAsia"/>
                        </w:rPr>
                        <w:t>论文英文题目，全部大写，</w:t>
                      </w:r>
                      <w:r>
                        <w:rPr>
                          <w:rFonts w:ascii="SimSun" w:hAnsi="SimSun" w:hint="eastAsia"/>
                        </w:rPr>
                        <w:t>采用“</w:t>
                      </w:r>
                      <w:r>
                        <w:rPr>
                          <w:rFonts w:hint="eastAsia"/>
                        </w:rPr>
                        <w:t>Times New Roman</w:t>
                      </w:r>
                      <w:r>
                        <w:rPr>
                          <w:rFonts w:ascii="SimSun" w:hAnsi="SimSun"/>
                        </w:rPr>
                        <w:t>”</w:t>
                      </w:r>
                      <w:r>
                        <w:rPr>
                          <w:rFonts w:ascii="SimSun" w:hAnsi="SimSun" w:hint="eastAsia"/>
                        </w:rPr>
                        <w:t>三号字体</w:t>
                      </w:r>
                    </w:p>
                  </w:txbxContent>
                </v:textbox>
              </v:shape>
            </w:pict>
          </mc:Fallback>
        </mc:AlternateContent>
      </w:r>
      <w:r w:rsidR="00911ECC">
        <w:rPr>
          <w:rFonts w:ascii="Times New Roman" w:hAnsi="Times New Roman" w:hint="eastAsia"/>
          <w:sz w:val="30"/>
        </w:rPr>
        <w:t>ABSTRACT</w:t>
      </w:r>
    </w:p>
    <w:p w14:paraId="33ED85D2" w14:textId="77777777" w:rsidR="00911ECC" w:rsidRDefault="00911ECC">
      <w:pPr>
        <w:pStyle w:val="BodyTextIndent"/>
        <w:spacing w:line="240" w:lineRule="auto"/>
        <w:ind w:firstLine="0"/>
        <w:jc w:val="center"/>
        <w:rPr>
          <w:rFonts w:ascii="Times New Roman" w:hAnsi="Times New Roman"/>
          <w:sz w:val="30"/>
        </w:rPr>
      </w:pPr>
    </w:p>
    <w:p w14:paraId="3A339FE8" w14:textId="77777777" w:rsidR="00911ECC" w:rsidRDefault="00993F28">
      <w:pPr>
        <w:pStyle w:val="BodyTextIndent"/>
        <w:spacing w:line="240" w:lineRule="auto"/>
        <w:rPr>
          <w:sz w:val="24"/>
        </w:rPr>
      </w:pPr>
      <w:r>
        <w:rPr>
          <w:noProof/>
          <w:sz w:val="24"/>
        </w:rPr>
        <mc:AlternateContent>
          <mc:Choice Requires="wps">
            <w:drawing>
              <wp:anchor distT="0" distB="0" distL="114300" distR="114300" simplePos="0" relativeHeight="251641344" behindDoc="0" locked="0" layoutInCell="1" allowOverlap="1" wp14:anchorId="5D43792F" wp14:editId="008CFAB3">
                <wp:simplePos x="0" y="0"/>
                <wp:positionH relativeFrom="column">
                  <wp:posOffset>1943100</wp:posOffset>
                </wp:positionH>
                <wp:positionV relativeFrom="paragraph">
                  <wp:posOffset>99060</wp:posOffset>
                </wp:positionV>
                <wp:extent cx="1600200" cy="693420"/>
                <wp:effectExtent l="514350" t="7620" r="9525" b="13335"/>
                <wp:wrapNone/>
                <wp:docPr id="37"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693420"/>
                        </a:xfrm>
                        <a:prstGeom prst="wedgeRoundRectCallout">
                          <a:avLst>
                            <a:gd name="adj1" fmla="val -79602"/>
                            <a:gd name="adj2" fmla="val -41208"/>
                            <a:gd name="adj3" fmla="val 16667"/>
                          </a:avLst>
                        </a:prstGeom>
                        <a:solidFill>
                          <a:srgbClr val="FFFFFF"/>
                        </a:solidFill>
                        <a:ln w="9525">
                          <a:solidFill>
                            <a:srgbClr val="000000"/>
                          </a:solidFill>
                          <a:miter lim="800000"/>
                          <a:headEnd/>
                          <a:tailEnd/>
                        </a:ln>
                      </wps:spPr>
                      <wps:txbx>
                        <w:txbxContent>
                          <w:p w14:paraId="60AC76C6" w14:textId="77777777" w:rsidR="00F007AA" w:rsidRDefault="00F007AA">
                            <w:r>
                              <w:rPr>
                                <w:rFonts w:ascii="SimSun" w:hAnsi="SimSun" w:hint="eastAsia"/>
                              </w:rPr>
                              <w:t>英文摘要段落应与中文摘要相对应，内容要意译,小四字号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43792F" id="AutoShape 5" o:spid="_x0000_s1028" type="#_x0000_t62" style="position:absolute;left:0;text-align:left;margin-left:153pt;margin-top:7.8pt;width:126pt;height:54.6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" adj="-6394,1899">
                <v:textbox>
                  <w:txbxContent>
                    <w:p w14:paraId="60AC76C6" w14:textId="77777777" w:rsidR="00F007AA" w:rsidRDefault="00F007AA">
                      <w:r>
                        <w:rPr>
                          <w:rFonts w:ascii="SimSun" w:hAnsi="SimSun" w:hint="eastAsia"/>
                        </w:rPr>
                        <w:t>英文摘要段落应与中文摘要相对应，内容要意译,小四字号</w:t>
                      </w:r>
                    </w:p>
                  </w:txbxContent>
                </v:textbox>
              </v:shape>
            </w:pict>
          </mc:Fallback>
        </mc:AlternateContent>
      </w:r>
      <w:r w:rsidR="00911ECC">
        <w:rPr>
          <w:rFonts w:hint="eastAsia"/>
          <w:sz w:val="24"/>
        </w:rPr>
        <w:t>（</w:t>
      </w:r>
      <w:r w:rsidR="00911ECC">
        <w:rPr>
          <w:rFonts w:ascii="Times New Roman" w:hAnsi="Times New Roman" w:hint="eastAsia"/>
          <w:sz w:val="24"/>
        </w:rPr>
        <w:t>English abstract</w:t>
      </w:r>
      <w:r w:rsidR="00911ECC">
        <w:rPr>
          <w:rFonts w:hint="eastAsia"/>
          <w:sz w:val="24"/>
        </w:rPr>
        <w:t>）</w:t>
      </w:r>
    </w:p>
    <w:p w14:paraId="698A6038" w14:textId="77777777" w:rsidR="00911ECC" w:rsidRDefault="00911ECC">
      <w:pPr>
        <w:pStyle w:val="BodyTextIndent"/>
        <w:spacing w:line="240" w:lineRule="auto"/>
      </w:pPr>
    </w:p>
    <w:p w14:paraId="7C9A357B" w14:textId="77777777" w:rsidR="00911ECC" w:rsidRDefault="00911ECC">
      <w:pPr>
        <w:pStyle w:val="BodyTextIndent"/>
        <w:spacing w:line="240" w:lineRule="auto"/>
      </w:pPr>
    </w:p>
    <w:p w14:paraId="4302BA87" w14:textId="77777777" w:rsidR="00911ECC" w:rsidRDefault="00911ECC">
      <w:pPr>
        <w:pStyle w:val="BodyTextIndent"/>
        <w:spacing w:line="240" w:lineRule="auto"/>
      </w:pPr>
    </w:p>
    <w:p w14:paraId="5ABA96D9" w14:textId="77777777" w:rsidR="00911ECC" w:rsidRDefault="00911ECC">
      <w:pPr>
        <w:pStyle w:val="BodyTextIndent"/>
        <w:spacing w:line="240" w:lineRule="auto"/>
      </w:pPr>
    </w:p>
    <w:p w14:paraId="4339D973" w14:textId="77777777" w:rsidR="00911ECC" w:rsidRDefault="00911ECC">
      <w:pPr>
        <w:rPr>
          <w:sz w:val="24"/>
        </w:rPr>
      </w:pPr>
      <w:r>
        <w:rPr>
          <w:rFonts w:hint="eastAsia"/>
          <w:sz w:val="24"/>
        </w:rPr>
        <w:t>英文题目和摘要的要求：</w:t>
      </w:r>
    </w:p>
    <w:p w14:paraId="1D57E9B8" w14:textId="77777777" w:rsidR="00911ECC" w:rsidRDefault="00911ECC" w:rsidP="00E87E06">
      <w:pPr>
        <w:numPr>
          <w:ilvl w:val="0"/>
          <w:numId w:val="1"/>
        </w:numPr>
        <w:rPr>
          <w:sz w:val="24"/>
        </w:rPr>
      </w:pPr>
      <w:r>
        <w:rPr>
          <w:rFonts w:hint="eastAsia"/>
          <w:sz w:val="24"/>
        </w:rPr>
        <w:t>题目全部用大写。</w:t>
      </w:r>
    </w:p>
    <w:p w14:paraId="50AE029F" w14:textId="77777777" w:rsidR="00911ECC" w:rsidRDefault="00911ECC" w:rsidP="00E87E06">
      <w:pPr>
        <w:numPr>
          <w:ilvl w:val="0"/>
          <w:numId w:val="1"/>
        </w:numPr>
        <w:rPr>
          <w:sz w:val="24"/>
        </w:rPr>
      </w:pPr>
      <w:r>
        <w:rPr>
          <w:rFonts w:hint="eastAsia"/>
          <w:sz w:val="24"/>
        </w:rPr>
        <w:t>字体用“</w:t>
      </w:r>
      <w:r>
        <w:rPr>
          <w:rFonts w:hint="eastAsia"/>
          <w:sz w:val="24"/>
        </w:rPr>
        <w:t>Times New Roman</w:t>
      </w:r>
      <w:r>
        <w:rPr>
          <w:rFonts w:hint="eastAsia"/>
          <w:sz w:val="24"/>
        </w:rPr>
        <w:t>”。</w:t>
      </w:r>
    </w:p>
    <w:p w14:paraId="3EA7723E" w14:textId="77777777" w:rsidR="00911ECC" w:rsidRDefault="00911ECC" w:rsidP="00E87E06">
      <w:pPr>
        <w:numPr>
          <w:ilvl w:val="0"/>
          <w:numId w:val="1"/>
        </w:numPr>
        <w:rPr>
          <w:sz w:val="24"/>
        </w:rPr>
      </w:pPr>
      <w:r>
        <w:rPr>
          <w:rFonts w:hint="eastAsia"/>
          <w:sz w:val="24"/>
        </w:rPr>
        <w:t>摘要内容用“小四”字号。</w:t>
      </w:r>
    </w:p>
    <w:p w14:paraId="38D67E41" w14:textId="77777777" w:rsidR="00911ECC" w:rsidRDefault="00911ECC" w:rsidP="00E87E06">
      <w:pPr>
        <w:numPr>
          <w:ilvl w:val="0"/>
          <w:numId w:val="1"/>
        </w:numPr>
        <w:rPr>
          <w:sz w:val="24"/>
        </w:rPr>
      </w:pPr>
      <w:r>
        <w:rPr>
          <w:rFonts w:hint="eastAsia"/>
          <w:sz w:val="24"/>
        </w:rPr>
        <w:t>避免使用第一人称，尽量用被动语态。</w:t>
      </w:r>
    </w:p>
    <w:p w14:paraId="17B65344" w14:textId="77777777" w:rsidR="00911ECC" w:rsidRDefault="00911ECC" w:rsidP="00E87E06">
      <w:pPr>
        <w:numPr>
          <w:ilvl w:val="0"/>
          <w:numId w:val="1"/>
        </w:numPr>
        <w:rPr>
          <w:sz w:val="24"/>
        </w:rPr>
      </w:pPr>
      <w:r>
        <w:rPr>
          <w:rFonts w:hint="eastAsia"/>
          <w:sz w:val="24"/>
        </w:rPr>
        <w:t>要意译不要直译。</w:t>
      </w:r>
    </w:p>
    <w:p w14:paraId="48A50E67" w14:textId="77777777" w:rsidR="00911ECC" w:rsidRDefault="00911ECC" w:rsidP="00E87E06">
      <w:pPr>
        <w:numPr>
          <w:ilvl w:val="0"/>
          <w:numId w:val="1"/>
        </w:numPr>
        <w:rPr>
          <w:sz w:val="24"/>
        </w:rPr>
      </w:pPr>
      <w:r>
        <w:rPr>
          <w:rFonts w:hint="eastAsia"/>
          <w:sz w:val="24"/>
        </w:rPr>
        <w:t>用</w:t>
      </w:r>
      <w:r>
        <w:rPr>
          <w:rFonts w:hint="eastAsia"/>
          <w:sz w:val="24"/>
        </w:rPr>
        <w:t>word</w:t>
      </w:r>
      <w:r>
        <w:rPr>
          <w:rFonts w:hint="eastAsia"/>
          <w:sz w:val="24"/>
        </w:rPr>
        <w:t>工具中的“拼写和语法”检查，避免拼写和语法错误。</w:t>
      </w:r>
    </w:p>
    <w:p w14:paraId="7F264FD1" w14:textId="77777777" w:rsidR="00911ECC" w:rsidRDefault="00911ECC" w:rsidP="00E87E06">
      <w:pPr>
        <w:numPr>
          <w:ilvl w:val="0"/>
          <w:numId w:val="1"/>
        </w:numPr>
        <w:rPr>
          <w:sz w:val="24"/>
        </w:rPr>
      </w:pPr>
      <w:r>
        <w:rPr>
          <w:rFonts w:hint="eastAsia"/>
          <w:sz w:val="24"/>
        </w:rPr>
        <w:t>英文关键字用逗号隔开。</w:t>
      </w:r>
    </w:p>
    <w:p w14:paraId="7BD11349" w14:textId="77777777" w:rsidR="00911ECC" w:rsidRDefault="00911ECC">
      <w:pPr>
        <w:pStyle w:val="BodyTextIndent"/>
        <w:spacing w:line="240" w:lineRule="auto"/>
      </w:pPr>
    </w:p>
    <w:p w14:paraId="1EDDDC38" w14:textId="77777777" w:rsidR="00911ECC" w:rsidRDefault="00911ECC">
      <w:pPr>
        <w:pStyle w:val="BodyTextIndent"/>
        <w:spacing w:line="240" w:lineRule="auto"/>
      </w:pPr>
    </w:p>
    <w:p w14:paraId="40561E32" w14:textId="77777777" w:rsidR="00911ECC" w:rsidRDefault="00911ECC">
      <w:pPr>
        <w:pStyle w:val="BodyTextIndent"/>
        <w:spacing w:line="240" w:lineRule="auto"/>
      </w:pPr>
    </w:p>
    <w:p w14:paraId="42D13370" w14:textId="77777777" w:rsidR="00911ECC" w:rsidRDefault="00911ECC">
      <w:pPr>
        <w:pStyle w:val="BodyTextIndent"/>
        <w:spacing w:line="240" w:lineRule="auto"/>
      </w:pPr>
    </w:p>
    <w:p w14:paraId="6EAF3044" w14:textId="77777777" w:rsidR="00911ECC" w:rsidRDefault="00911ECC">
      <w:pPr>
        <w:pStyle w:val="BodyTextIndent"/>
        <w:spacing w:line="240" w:lineRule="auto"/>
      </w:pPr>
    </w:p>
    <w:p w14:paraId="51DBA613" w14:textId="77777777" w:rsidR="00911ECC" w:rsidRDefault="00911ECC">
      <w:pPr>
        <w:pStyle w:val="BodyTextIndent"/>
        <w:spacing w:line="240" w:lineRule="auto"/>
      </w:pPr>
    </w:p>
    <w:p w14:paraId="727F0D07" w14:textId="77777777" w:rsidR="00911ECC" w:rsidRDefault="00911ECC">
      <w:pPr>
        <w:pStyle w:val="BodyTextIndent"/>
        <w:spacing w:line="240" w:lineRule="auto"/>
      </w:pPr>
    </w:p>
    <w:p w14:paraId="0F23B57D" w14:textId="77777777" w:rsidR="00911ECC" w:rsidRDefault="00911ECC">
      <w:pPr>
        <w:pStyle w:val="BodyTextIndent"/>
        <w:spacing w:line="240" w:lineRule="auto"/>
      </w:pPr>
    </w:p>
    <w:p w14:paraId="67F63E45" w14:textId="77777777" w:rsidR="00911ECC" w:rsidRDefault="00911ECC">
      <w:pPr>
        <w:pStyle w:val="BodyTextIndent"/>
        <w:spacing w:line="240" w:lineRule="auto"/>
      </w:pPr>
    </w:p>
    <w:p w14:paraId="6CBFD04E" w14:textId="77777777" w:rsidR="00911ECC" w:rsidRDefault="00993F28">
      <w:pPr>
        <w:pStyle w:val="BodyTextIndent"/>
        <w:spacing w:line="240" w:lineRule="auto"/>
      </w:pPr>
      <w:r>
        <w:rPr>
          <w:noProof/>
          <w:sz w:val="20"/>
        </w:rPr>
        <mc:AlternateContent>
          <mc:Choice Requires="wps">
            <w:drawing>
              <wp:anchor distT="0" distB="0" distL="114300" distR="114300" simplePos="0" relativeHeight="251642368" behindDoc="0" locked="0" layoutInCell="1" allowOverlap="1" wp14:anchorId="3B7A4F23" wp14:editId="5E3ACEB3">
                <wp:simplePos x="0" y="0"/>
                <wp:positionH relativeFrom="column">
                  <wp:posOffset>2743200</wp:posOffset>
                </wp:positionH>
                <wp:positionV relativeFrom="paragraph">
                  <wp:posOffset>0</wp:posOffset>
                </wp:positionV>
                <wp:extent cx="1600200" cy="693420"/>
                <wp:effectExtent l="657225" t="9525" r="9525" b="401955"/>
                <wp:wrapNone/>
                <wp:docPr id="36"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693420"/>
                        </a:xfrm>
                        <a:prstGeom prst="wedgeRoundRectCallout">
                          <a:avLst>
                            <a:gd name="adj1" fmla="val -90319"/>
                            <a:gd name="adj2" fmla="val 102745"/>
                            <a:gd name="adj3" fmla="val 16667"/>
                          </a:avLst>
                        </a:prstGeom>
                        <a:solidFill>
                          <a:srgbClr val="FFFFFF"/>
                        </a:solidFill>
                        <a:ln w="9525">
                          <a:solidFill>
                            <a:srgbClr val="000000"/>
                          </a:solidFill>
                          <a:miter lim="800000"/>
                          <a:headEnd/>
                          <a:tailEnd/>
                        </a:ln>
                      </wps:spPr>
                      <wps:txbx>
                        <w:txbxContent>
                          <w:p w14:paraId="12173DBF" w14:textId="77777777" w:rsidR="00F007AA" w:rsidRDefault="00F007AA">
                            <w:r>
                              <w:rPr>
                                <w:rFonts w:ascii="SimSun" w:hAnsi="SimSun" w:hint="eastAsia"/>
                              </w:rPr>
                              <w:t>与中文关键词对应，关键词之间用逗号隔开，首字母大写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7A4F23" id="AutoShape 6" o:spid="_x0000_s1029" type="#_x0000_t62" style="position:absolute;left:0;text-align:left;margin-left:3in;margin-top:0;width:126pt;height:54.6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" adj="-8709,32993">
                <v:textbox>
                  <w:txbxContent>
                    <w:p w14:paraId="12173DBF" w14:textId="77777777" w:rsidR="00F007AA" w:rsidRDefault="00F007AA">
                      <w:r>
                        <w:rPr>
                          <w:rFonts w:ascii="SimSun" w:hAnsi="SimSun" w:hint="eastAsia"/>
                        </w:rPr>
                        <w:t>与中文关键词对应，关键词之间用逗号隔开，首字母大写</w:t>
                      </w:r>
                    </w:p>
                  </w:txbxContent>
                </v:textbox>
              </v:shape>
            </w:pict>
          </mc:Fallback>
        </mc:AlternateContent>
      </w:r>
    </w:p>
    <w:p w14:paraId="15A7281D" w14:textId="77777777" w:rsidR="00911ECC" w:rsidRDefault="00911ECC">
      <w:pPr>
        <w:pStyle w:val="BodyTextIndent"/>
        <w:spacing w:line="240" w:lineRule="auto"/>
      </w:pPr>
    </w:p>
    <w:p w14:paraId="48BAAA0A" w14:textId="77777777" w:rsidR="00911ECC" w:rsidRDefault="00911ECC">
      <w:pPr>
        <w:pStyle w:val="BodyTextIndent"/>
        <w:spacing w:line="240" w:lineRule="auto"/>
      </w:pPr>
    </w:p>
    <w:p w14:paraId="3C1A22BE" w14:textId="77777777" w:rsidR="00911ECC" w:rsidRDefault="00911ECC">
      <w:pPr>
        <w:pStyle w:val="BodyTextIndent"/>
        <w:spacing w:line="240" w:lineRule="auto"/>
      </w:pPr>
    </w:p>
    <w:p w14:paraId="51B39615" w14:textId="77777777" w:rsidR="00911ECC" w:rsidRDefault="00911ECC">
      <w:pPr>
        <w:pStyle w:val="BodyTextIndent"/>
        <w:spacing w:line="240" w:lineRule="auto"/>
      </w:pPr>
    </w:p>
    <w:p w14:paraId="71919345" w14:textId="77777777" w:rsidR="00911ECC" w:rsidRDefault="00911ECC">
      <w:pPr>
        <w:pStyle w:val="BodyTextIndent"/>
        <w:spacing w:line="240" w:lineRule="auto"/>
        <w:ind w:firstLine="0"/>
        <w:rPr>
          <w:rFonts w:ascii="Times New Roman" w:hAnsi="Times New Roman"/>
          <w:sz w:val="24"/>
        </w:rPr>
      </w:pPr>
      <w:r>
        <w:rPr>
          <w:rFonts w:ascii="Times New Roman" w:hAnsi="Times New Roman" w:hint="eastAsia"/>
          <w:b/>
          <w:sz w:val="24"/>
        </w:rPr>
        <w:t>KEY WORDS</w:t>
      </w:r>
      <w:r>
        <w:rPr>
          <w:rFonts w:ascii="Times New Roman" w:hAnsi="Times New Roman" w:hint="eastAsia"/>
          <w:sz w:val="24"/>
        </w:rPr>
        <w:t>：</w:t>
      </w:r>
      <w:r>
        <w:rPr>
          <w:rFonts w:ascii="Times New Roman" w:hAnsi="Times New Roman" w:hint="eastAsia"/>
          <w:sz w:val="24"/>
        </w:rPr>
        <w:t>Key-word-1,  Key-word-2,  Key-word-3,  Key-word-4</w:t>
      </w:r>
    </w:p>
    <w:p w14:paraId="78CBB0A1" w14:textId="77777777" w:rsidR="00911ECC" w:rsidRDefault="00911ECC">
      <w:pPr>
        <w:pStyle w:val="BodyTextIndent"/>
        <w:spacing w:line="240" w:lineRule="auto"/>
        <w:rPr>
          <w:sz w:val="24"/>
        </w:rPr>
        <w:sectPr w:rsidR="00911ECC">
          <w:footerReference w:type="default" r:id="rId12"/>
          <w:pgSz w:w="11906" w:h="16838"/>
          <w:pgMar w:top="1440" w:right="1800" w:bottom="1440" w:left="1800" w:header="851" w:footer="992" w:gutter="0"/>
          <w:cols w:space="720"/>
          <w:docGrid w:type="lines" w:linePitch="312"/>
        </w:sectPr>
      </w:pPr>
    </w:p>
    <w:p w14:paraId="3944065A" w14:textId="77777777" w:rsidR="00911ECC" w:rsidRDefault="00911ECC">
      <w:pPr>
        <w:pStyle w:val="BodyTextIndent"/>
        <w:spacing w:line="240" w:lineRule="auto"/>
        <w:ind w:firstLine="0"/>
        <w:jc w:val="center"/>
        <w:rPr>
          <w:rFonts w:ascii="SimHei" w:eastAsia="SimHei"/>
          <w:sz w:val="32"/>
        </w:rPr>
      </w:pPr>
      <w:r>
        <w:rPr>
          <w:rFonts w:ascii="SimHei" w:eastAsia="SimHei" w:hint="eastAsia"/>
          <w:sz w:val="32"/>
        </w:rPr>
        <w:lastRenderedPageBreak/>
        <w:t>目  录</w:t>
      </w:r>
    </w:p>
    <w:p w14:paraId="01B479E6" w14:textId="77777777" w:rsidR="00911ECC" w:rsidRDefault="00993F28">
      <w:pPr>
        <w:ind w:left="420"/>
        <w:rPr>
          <w:rFonts w:ascii="SimSun" w:hAnsi="SimSun"/>
        </w:rPr>
      </w:pPr>
      <w:r>
        <w:rPr>
          <w:rFonts w:ascii="SimSun" w:hAnsi="SimSun"/>
          <w:noProof/>
          <w:sz w:val="20"/>
        </w:rPr>
        <mc:AlternateContent>
          <mc:Choice Requires="wps">
            <w:drawing>
              <wp:anchor distT="0" distB="0" distL="114300" distR="114300" simplePos="0" relativeHeight="251648512" behindDoc="0" locked="0" layoutInCell="1" allowOverlap="1" wp14:anchorId="11189E4B" wp14:editId="787D60FC">
                <wp:simplePos x="0" y="0"/>
                <wp:positionH relativeFrom="column">
                  <wp:posOffset>2857500</wp:posOffset>
                </wp:positionH>
                <wp:positionV relativeFrom="paragraph">
                  <wp:posOffset>0</wp:posOffset>
                </wp:positionV>
                <wp:extent cx="2057400" cy="1188720"/>
                <wp:effectExtent l="1314450" t="5715" r="9525" b="5715"/>
                <wp:wrapNone/>
                <wp:docPr id="35"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1188720"/>
                        </a:xfrm>
                        <a:prstGeom prst="wedgeRoundRectCallout">
                          <a:avLst>
                            <a:gd name="adj1" fmla="val -111574"/>
                            <a:gd name="adj2" fmla="val 5611"/>
                            <a:gd name="adj3" fmla="val 16667"/>
                          </a:avLst>
                        </a:prstGeom>
                        <a:solidFill>
                          <a:srgbClr val="FFFFFF"/>
                        </a:solidFill>
                        <a:ln w="9525">
                          <a:solidFill>
                            <a:srgbClr val="000000"/>
                          </a:solidFill>
                          <a:miter lim="800000"/>
                          <a:headEnd/>
                          <a:tailEnd/>
                        </a:ln>
                      </wps:spPr>
                      <wps:txbx>
                        <w:txbxContent>
                          <w:p w14:paraId="78F2927B" w14:textId="77777777" w:rsidR="00F007AA" w:rsidRDefault="00F007AA">
                            <w:r>
                              <w:rPr>
                                <w:rFonts w:hint="eastAsia"/>
                              </w:rPr>
                              <w:t>论文正文完成后，选中目录，点鼠标右键，选择更新域，更新目录。把字体统一为小四宋体，取消斜体（点两次倾斜键）。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189E4B" id="AutoShape 7" o:spid="_x0000_s1030" type="#_x0000_t62" style="position:absolute;left:0;text-align:left;margin-left:225pt;margin-top:0;width:162pt;height:93.6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" adj="-13300,12012">
                <v:textbox>
                  <w:txbxContent>
                    <w:p w14:paraId="78F2927B" w14:textId="77777777" w:rsidR="00F007AA" w:rsidRDefault="00F007AA">
                      <w:r>
                        <w:rPr>
                          <w:rFonts w:hint="eastAsia"/>
                        </w:rPr>
                        <w:t>论文正文完成后，选中目录，点鼠标右键，选择更新域，更新目录。把字体统一为小四宋体，取消斜体（点两次倾斜键）。</w:t>
                      </w:r>
                    </w:p>
                  </w:txbxContent>
                </v:textbox>
              </v:shape>
            </w:pict>
          </mc:Fallback>
        </mc:AlternateContent>
      </w:r>
    </w:p>
    <w:p w14:paraId="03B51FCF" w14:textId="77777777" w:rsidR="00911ECC" w:rsidRDefault="00911ECC">
      <w:pPr>
        <w:ind w:left="420"/>
        <w:rPr>
          <w:rFonts w:ascii="SimSun" w:hAnsi="SimSun"/>
        </w:rPr>
      </w:pPr>
    </w:p>
    <w:p w14:paraId="569204F8" w14:textId="77777777" w:rsidR="00911ECC" w:rsidRDefault="00911ECC">
      <w:pPr>
        <w:pStyle w:val="TOC1"/>
        <w:tabs>
          <w:tab w:val="right" w:leader="dot" w:pos="8296"/>
        </w:tabs>
        <w:spacing w:line="400" w:lineRule="exact"/>
        <w:rPr>
          <w:rFonts w:ascii="SimSun" w:hAnsi="SimSun"/>
          <w:b w:val="0"/>
          <w:bCs w:val="0"/>
          <w:caps w:val="0"/>
          <w:sz w:val="24"/>
        </w:rPr>
      </w:pPr>
      <w:r>
        <w:rPr>
          <w:rFonts w:ascii="SimSun" w:hAnsi="SimSun"/>
          <w:b w:val="0"/>
          <w:bCs w:val="0"/>
          <w:caps w:val="0"/>
          <w:sz w:val="24"/>
        </w:rPr>
        <w:fldChar w:fldCharType="begin"/>
      </w:r>
      <w:r>
        <w:rPr>
          <w:rFonts w:ascii="SimSun" w:hAnsi="SimSun"/>
          <w:b w:val="0"/>
          <w:bCs w:val="0"/>
          <w:caps w:val="0"/>
          <w:sz w:val="24"/>
        </w:rPr>
        <w:instrText xml:space="preserve"> TOC \o "1-3" \h \z </w:instrText>
      </w:r>
      <w:r>
        <w:rPr>
          <w:rFonts w:ascii="SimSun" w:hAnsi="SimSun"/>
          <w:b w:val="0"/>
          <w:bCs w:val="0"/>
          <w:caps w:val="0"/>
          <w:sz w:val="24"/>
        </w:rPr>
        <w:fldChar w:fldCharType="separate"/>
      </w:r>
      <w:hyperlink w:anchor="_Toc263248515" w:history="1">
        <w:r>
          <w:rPr>
            <w:rStyle w:val="Hyperlink"/>
            <w:rFonts w:ascii="SimSun" w:hAnsi="SimSun" w:hint="eastAsia"/>
            <w:sz w:val="24"/>
          </w:rPr>
          <w:t>第一章</w:t>
        </w:r>
        <w:r>
          <w:rPr>
            <w:rStyle w:val="Hyperlink"/>
            <w:rFonts w:ascii="SimSun" w:hAnsi="SimSun"/>
            <w:sz w:val="24"/>
          </w:rPr>
          <w:t xml:space="preserve"> </w:t>
        </w:r>
        <w:r>
          <w:rPr>
            <w:rStyle w:val="Hyperlink"/>
            <w:rFonts w:ascii="SimSun" w:hAnsi="SimSun" w:hint="eastAsia"/>
            <w:sz w:val="24"/>
          </w:rPr>
          <w:t>引言</w:t>
        </w:r>
        <w:r>
          <w:rPr>
            <w:rFonts w:ascii="SimSun" w:hAnsi="SimSun"/>
            <w:sz w:val="24"/>
          </w:rPr>
          <w:tab/>
        </w:r>
        <w:r>
          <w:rPr>
            <w:rFonts w:ascii="SimSun" w:hAnsi="SimSun"/>
            <w:sz w:val="24"/>
          </w:rPr>
          <w:fldChar w:fldCharType="begin"/>
        </w:r>
        <w:r>
          <w:rPr>
            <w:rFonts w:ascii="SimSun" w:hAnsi="SimSun"/>
            <w:sz w:val="24"/>
          </w:rPr>
          <w:instrText xml:space="preserve"> PAGEREF _Toc263248515 \h </w:instrText>
        </w:r>
        <w:r>
          <w:rPr>
            <w:rFonts w:ascii="SimSun" w:hAnsi="SimSun"/>
            <w:sz w:val="24"/>
          </w:rPr>
        </w:r>
        <w:r>
          <w:rPr>
            <w:rFonts w:ascii="SimSun" w:hAnsi="SimSun"/>
            <w:sz w:val="24"/>
          </w:rPr>
          <w:fldChar w:fldCharType="separate"/>
        </w:r>
        <w:r>
          <w:rPr>
            <w:rFonts w:ascii="SimSun" w:hAnsi="SimSun"/>
            <w:sz w:val="24"/>
          </w:rPr>
          <w:t>1</w:t>
        </w:r>
        <w:r>
          <w:rPr>
            <w:rFonts w:ascii="SimSun" w:hAnsi="SimSun"/>
            <w:sz w:val="24"/>
          </w:rPr>
          <w:fldChar w:fldCharType="end"/>
        </w:r>
      </w:hyperlink>
    </w:p>
    <w:p w14:paraId="3AD5747A" w14:textId="77777777" w:rsidR="00911ECC" w:rsidRDefault="00F007AA">
      <w:pPr>
        <w:pStyle w:val="TOC2"/>
        <w:tabs>
          <w:tab w:val="right" w:leader="dot" w:pos="8296"/>
        </w:tabs>
        <w:spacing w:line="400" w:lineRule="exact"/>
        <w:rPr>
          <w:rFonts w:ascii="SimSun" w:hAnsi="SimSun"/>
          <w:smallCaps w:val="0"/>
          <w:sz w:val="24"/>
        </w:rPr>
      </w:pPr>
      <w:hyperlink w:anchor="_Toc263248516" w:history="1">
        <w:r w:rsidR="00911ECC">
          <w:rPr>
            <w:rStyle w:val="Hyperlink"/>
            <w:rFonts w:ascii="SimSun" w:hAnsi="SimSun"/>
            <w:sz w:val="24"/>
          </w:rPr>
          <w:t>1</w:t>
        </w:r>
        <w:r w:rsidR="00911ECC">
          <w:rPr>
            <w:rStyle w:val="Hyperlink"/>
            <w:rFonts w:ascii="SimSun" w:hAnsi="SimSun" w:hint="eastAsia"/>
            <w:sz w:val="24"/>
          </w:rPr>
          <w:t>．</w:t>
        </w:r>
        <w:r w:rsidR="00911ECC">
          <w:rPr>
            <w:rStyle w:val="Hyperlink"/>
            <w:rFonts w:ascii="SimSun" w:hAnsi="SimSun"/>
            <w:sz w:val="24"/>
          </w:rPr>
          <w:t xml:space="preserve">1 </w:t>
        </w:r>
        <w:r w:rsidR="00911ECC">
          <w:rPr>
            <w:rStyle w:val="Hyperlink"/>
            <w:rFonts w:ascii="SimSun" w:hAnsi="SimSun" w:hint="eastAsia"/>
            <w:sz w:val="24"/>
          </w:rPr>
          <w:t>课题背景</w:t>
        </w:r>
        <w:r w:rsidR="00911ECC">
          <w:rPr>
            <w:rFonts w:ascii="SimSun" w:hAnsi="SimSun"/>
            <w:sz w:val="24"/>
          </w:rPr>
          <w:tab/>
        </w:r>
        <w:r w:rsidR="00911ECC">
          <w:rPr>
            <w:rFonts w:ascii="SimSun" w:hAnsi="SimSun"/>
            <w:sz w:val="24"/>
          </w:rPr>
          <w:fldChar w:fldCharType="begin"/>
        </w:r>
        <w:r w:rsidR="00911ECC">
          <w:rPr>
            <w:rFonts w:ascii="SimSun" w:hAnsi="SimSun"/>
            <w:sz w:val="24"/>
          </w:rPr>
          <w:instrText xml:space="preserve"> PAGEREF _Toc263248516 \h </w:instrText>
        </w:r>
        <w:r w:rsidR="00911ECC">
          <w:rPr>
            <w:rFonts w:ascii="SimSun" w:hAnsi="SimSun"/>
            <w:sz w:val="24"/>
          </w:rPr>
        </w:r>
        <w:r w:rsidR="00911ECC">
          <w:rPr>
            <w:rFonts w:ascii="SimSun" w:hAnsi="SimSun"/>
            <w:sz w:val="24"/>
          </w:rPr>
          <w:fldChar w:fldCharType="separate"/>
        </w:r>
        <w:r w:rsidR="00911ECC">
          <w:rPr>
            <w:rFonts w:ascii="SimSun" w:hAnsi="SimSun"/>
            <w:sz w:val="24"/>
          </w:rPr>
          <w:t>1</w:t>
        </w:r>
        <w:r w:rsidR="00911ECC">
          <w:rPr>
            <w:rFonts w:ascii="SimSun" w:hAnsi="SimSun"/>
            <w:sz w:val="24"/>
          </w:rPr>
          <w:fldChar w:fldCharType="end"/>
        </w:r>
      </w:hyperlink>
    </w:p>
    <w:p w14:paraId="29E2476F" w14:textId="77777777" w:rsidR="00911ECC" w:rsidRDefault="00F007AA">
      <w:pPr>
        <w:pStyle w:val="TOC2"/>
        <w:tabs>
          <w:tab w:val="right" w:leader="dot" w:pos="8296"/>
        </w:tabs>
        <w:spacing w:line="400" w:lineRule="exact"/>
        <w:rPr>
          <w:rFonts w:ascii="SimSun" w:hAnsi="SimSun"/>
          <w:smallCaps w:val="0"/>
          <w:sz w:val="24"/>
        </w:rPr>
      </w:pPr>
      <w:hyperlink w:anchor="_Toc263248517" w:history="1">
        <w:r w:rsidR="00911ECC">
          <w:rPr>
            <w:rStyle w:val="Hyperlink"/>
            <w:rFonts w:ascii="SimSun" w:hAnsi="SimSun"/>
            <w:sz w:val="24"/>
          </w:rPr>
          <w:t>1</w:t>
        </w:r>
        <w:r w:rsidR="00911ECC">
          <w:rPr>
            <w:rStyle w:val="Hyperlink"/>
            <w:rFonts w:ascii="SimSun" w:hAnsi="SimSun" w:hint="eastAsia"/>
            <w:sz w:val="24"/>
          </w:rPr>
          <w:t>．</w:t>
        </w:r>
        <w:r w:rsidR="00911ECC">
          <w:rPr>
            <w:rStyle w:val="Hyperlink"/>
            <w:rFonts w:ascii="SimSun" w:hAnsi="SimSun"/>
            <w:sz w:val="24"/>
          </w:rPr>
          <w:t xml:space="preserve">2 </w:t>
        </w:r>
        <w:r w:rsidR="00911ECC">
          <w:rPr>
            <w:rStyle w:val="Hyperlink"/>
            <w:rFonts w:ascii="SimSun" w:hAnsi="SimSun" w:hint="eastAsia"/>
            <w:sz w:val="24"/>
          </w:rPr>
          <w:t>课题任务</w:t>
        </w:r>
        <w:r w:rsidR="00911ECC">
          <w:rPr>
            <w:rFonts w:ascii="SimSun" w:hAnsi="SimSun"/>
            <w:sz w:val="24"/>
          </w:rPr>
          <w:tab/>
        </w:r>
        <w:r w:rsidR="00911ECC">
          <w:rPr>
            <w:rFonts w:ascii="SimSun" w:hAnsi="SimSun"/>
            <w:sz w:val="24"/>
          </w:rPr>
          <w:fldChar w:fldCharType="begin"/>
        </w:r>
        <w:r w:rsidR="00911ECC">
          <w:rPr>
            <w:rFonts w:ascii="SimSun" w:hAnsi="SimSun"/>
            <w:sz w:val="24"/>
          </w:rPr>
          <w:instrText xml:space="preserve"> PAGEREF _Toc263248517 \h </w:instrText>
        </w:r>
        <w:r w:rsidR="00911ECC">
          <w:rPr>
            <w:rFonts w:ascii="SimSun" w:hAnsi="SimSun"/>
            <w:sz w:val="24"/>
          </w:rPr>
        </w:r>
        <w:r w:rsidR="00911ECC">
          <w:rPr>
            <w:rFonts w:ascii="SimSun" w:hAnsi="SimSun"/>
            <w:sz w:val="24"/>
          </w:rPr>
          <w:fldChar w:fldCharType="separate"/>
        </w:r>
        <w:r w:rsidR="00911ECC">
          <w:rPr>
            <w:rFonts w:ascii="SimSun" w:hAnsi="SimSun"/>
            <w:sz w:val="24"/>
          </w:rPr>
          <w:t>1</w:t>
        </w:r>
        <w:r w:rsidR="00911ECC">
          <w:rPr>
            <w:rFonts w:ascii="SimSun" w:hAnsi="SimSun"/>
            <w:sz w:val="24"/>
          </w:rPr>
          <w:fldChar w:fldCharType="end"/>
        </w:r>
      </w:hyperlink>
    </w:p>
    <w:p w14:paraId="68DB425E" w14:textId="77777777" w:rsidR="00911ECC" w:rsidRDefault="00F007AA">
      <w:pPr>
        <w:pStyle w:val="TOC3"/>
        <w:tabs>
          <w:tab w:val="right" w:leader="dot" w:pos="8296"/>
        </w:tabs>
        <w:spacing w:line="400" w:lineRule="exact"/>
        <w:rPr>
          <w:rFonts w:ascii="SimSun" w:hAnsi="SimSun"/>
          <w:i w:val="0"/>
          <w:iCs w:val="0"/>
          <w:sz w:val="24"/>
        </w:rPr>
      </w:pPr>
      <w:hyperlink w:anchor="_Toc263248518" w:history="1">
        <w:r w:rsidR="00911ECC">
          <w:rPr>
            <w:rStyle w:val="Hyperlink"/>
            <w:rFonts w:ascii="SimSun" w:hAnsi="SimSun"/>
            <w:i w:val="0"/>
            <w:sz w:val="24"/>
          </w:rPr>
          <w:t xml:space="preserve">1.2.1 </w:t>
        </w:r>
        <w:r w:rsidR="00911ECC">
          <w:rPr>
            <w:rStyle w:val="Hyperlink"/>
            <w:rFonts w:ascii="SimSun" w:hAnsi="SimSun" w:hint="eastAsia"/>
            <w:i w:val="0"/>
            <w:sz w:val="24"/>
          </w:rPr>
          <w:t>课题内容</w:t>
        </w:r>
        <w:r w:rsidR="00911ECC">
          <w:rPr>
            <w:rFonts w:ascii="SimSun" w:hAnsi="SimSun"/>
            <w:i w:val="0"/>
            <w:sz w:val="24"/>
          </w:rPr>
          <w:tab/>
        </w:r>
        <w:r w:rsidR="00911ECC">
          <w:rPr>
            <w:rFonts w:ascii="SimSun" w:hAnsi="SimSun"/>
            <w:i w:val="0"/>
            <w:sz w:val="24"/>
          </w:rPr>
          <w:fldChar w:fldCharType="begin"/>
        </w:r>
        <w:r w:rsidR="00911ECC">
          <w:rPr>
            <w:rFonts w:ascii="SimSun" w:hAnsi="SimSun"/>
            <w:i w:val="0"/>
            <w:sz w:val="24"/>
          </w:rPr>
          <w:instrText xml:space="preserve"> PAGEREF _Toc263248518 \h </w:instrText>
        </w:r>
        <w:r w:rsidR="00911ECC">
          <w:rPr>
            <w:rFonts w:ascii="SimSun" w:hAnsi="SimSun"/>
            <w:i w:val="0"/>
            <w:sz w:val="24"/>
          </w:rPr>
        </w:r>
        <w:r w:rsidR="00911ECC">
          <w:rPr>
            <w:rFonts w:ascii="SimSun" w:hAnsi="SimSun"/>
            <w:i w:val="0"/>
            <w:sz w:val="24"/>
          </w:rPr>
          <w:fldChar w:fldCharType="separate"/>
        </w:r>
        <w:r w:rsidR="00911ECC">
          <w:rPr>
            <w:rFonts w:ascii="SimSun" w:hAnsi="SimSun"/>
            <w:i w:val="0"/>
            <w:sz w:val="24"/>
          </w:rPr>
          <w:t>1</w:t>
        </w:r>
        <w:r w:rsidR="00911ECC">
          <w:rPr>
            <w:rFonts w:ascii="SimSun" w:hAnsi="SimSun"/>
            <w:i w:val="0"/>
            <w:sz w:val="24"/>
          </w:rPr>
          <w:fldChar w:fldCharType="end"/>
        </w:r>
      </w:hyperlink>
    </w:p>
    <w:p w14:paraId="3E8DF035" w14:textId="77777777" w:rsidR="00911ECC" w:rsidRDefault="00F007AA">
      <w:pPr>
        <w:pStyle w:val="TOC3"/>
        <w:tabs>
          <w:tab w:val="right" w:leader="dot" w:pos="8296"/>
        </w:tabs>
        <w:spacing w:line="400" w:lineRule="exact"/>
        <w:rPr>
          <w:rFonts w:ascii="SimSun" w:hAnsi="SimSun"/>
          <w:i w:val="0"/>
          <w:iCs w:val="0"/>
          <w:sz w:val="24"/>
        </w:rPr>
      </w:pPr>
      <w:hyperlink w:anchor="_Toc263248519" w:history="1">
        <w:r w:rsidR="00911ECC">
          <w:rPr>
            <w:rStyle w:val="Hyperlink"/>
            <w:rFonts w:ascii="SimSun" w:hAnsi="SimSun"/>
            <w:i w:val="0"/>
            <w:sz w:val="24"/>
          </w:rPr>
          <w:t xml:space="preserve">1.2.2 </w:t>
        </w:r>
        <w:r w:rsidR="00911ECC">
          <w:rPr>
            <w:rStyle w:val="Hyperlink"/>
            <w:rFonts w:ascii="SimSun" w:hAnsi="SimSun" w:hint="eastAsia"/>
            <w:i w:val="0"/>
            <w:sz w:val="24"/>
          </w:rPr>
          <w:t>本人承担任务</w:t>
        </w:r>
        <w:r w:rsidR="00911ECC">
          <w:rPr>
            <w:rFonts w:ascii="SimSun" w:hAnsi="SimSun"/>
            <w:i w:val="0"/>
            <w:sz w:val="24"/>
          </w:rPr>
          <w:tab/>
        </w:r>
        <w:r w:rsidR="00911ECC">
          <w:rPr>
            <w:rFonts w:ascii="SimSun" w:hAnsi="SimSun"/>
            <w:i w:val="0"/>
            <w:sz w:val="24"/>
          </w:rPr>
          <w:fldChar w:fldCharType="begin"/>
        </w:r>
        <w:r w:rsidR="00911ECC">
          <w:rPr>
            <w:rFonts w:ascii="SimSun" w:hAnsi="SimSun"/>
            <w:i w:val="0"/>
            <w:sz w:val="24"/>
          </w:rPr>
          <w:instrText xml:space="preserve"> PAGEREF _Toc263248519 \h </w:instrText>
        </w:r>
        <w:r w:rsidR="00911ECC">
          <w:rPr>
            <w:rFonts w:ascii="SimSun" w:hAnsi="SimSun"/>
            <w:i w:val="0"/>
            <w:sz w:val="24"/>
          </w:rPr>
        </w:r>
        <w:r w:rsidR="00911ECC">
          <w:rPr>
            <w:rFonts w:ascii="SimSun" w:hAnsi="SimSun"/>
            <w:i w:val="0"/>
            <w:sz w:val="24"/>
          </w:rPr>
          <w:fldChar w:fldCharType="separate"/>
        </w:r>
        <w:r w:rsidR="00911ECC">
          <w:rPr>
            <w:rFonts w:ascii="SimSun" w:hAnsi="SimSun"/>
            <w:i w:val="0"/>
            <w:sz w:val="24"/>
          </w:rPr>
          <w:t>1</w:t>
        </w:r>
        <w:r w:rsidR="00911ECC">
          <w:rPr>
            <w:rFonts w:ascii="SimSun" w:hAnsi="SimSun"/>
            <w:i w:val="0"/>
            <w:sz w:val="24"/>
          </w:rPr>
          <w:fldChar w:fldCharType="end"/>
        </w:r>
      </w:hyperlink>
    </w:p>
    <w:p w14:paraId="6644F5D9" w14:textId="77777777" w:rsidR="00911ECC" w:rsidRDefault="00F007AA">
      <w:pPr>
        <w:pStyle w:val="TOC2"/>
        <w:tabs>
          <w:tab w:val="right" w:leader="dot" w:pos="8296"/>
        </w:tabs>
        <w:spacing w:line="400" w:lineRule="exact"/>
        <w:rPr>
          <w:rFonts w:ascii="SimSun" w:hAnsi="SimSun"/>
          <w:smallCaps w:val="0"/>
          <w:sz w:val="24"/>
        </w:rPr>
      </w:pPr>
      <w:hyperlink w:anchor="_Toc263248520" w:history="1">
        <w:r w:rsidR="00911ECC">
          <w:rPr>
            <w:rStyle w:val="Hyperlink"/>
            <w:rFonts w:ascii="SimSun" w:hAnsi="SimSun"/>
            <w:sz w:val="24"/>
          </w:rPr>
          <w:t>1</w:t>
        </w:r>
        <w:r w:rsidR="00911ECC">
          <w:rPr>
            <w:rStyle w:val="Hyperlink"/>
            <w:rFonts w:ascii="SimSun" w:hAnsi="SimSun" w:hint="eastAsia"/>
            <w:sz w:val="24"/>
          </w:rPr>
          <w:t>．</w:t>
        </w:r>
        <w:r w:rsidR="00911ECC">
          <w:rPr>
            <w:rStyle w:val="Hyperlink"/>
            <w:rFonts w:ascii="SimSun" w:hAnsi="SimSun"/>
            <w:sz w:val="24"/>
          </w:rPr>
          <w:t xml:space="preserve">3 </w:t>
        </w:r>
        <w:r w:rsidR="00911ECC">
          <w:rPr>
            <w:rStyle w:val="Hyperlink"/>
            <w:rFonts w:ascii="SimSun" w:hAnsi="SimSun" w:hint="eastAsia"/>
            <w:sz w:val="24"/>
          </w:rPr>
          <w:t>论文结构</w:t>
        </w:r>
        <w:r w:rsidR="00911ECC">
          <w:rPr>
            <w:rFonts w:ascii="SimSun" w:hAnsi="SimSun"/>
            <w:sz w:val="24"/>
          </w:rPr>
          <w:tab/>
        </w:r>
        <w:r w:rsidR="00911ECC">
          <w:rPr>
            <w:rFonts w:ascii="SimSun" w:hAnsi="SimSun"/>
            <w:sz w:val="24"/>
          </w:rPr>
          <w:fldChar w:fldCharType="begin"/>
        </w:r>
        <w:r w:rsidR="00911ECC">
          <w:rPr>
            <w:rFonts w:ascii="SimSun" w:hAnsi="SimSun"/>
            <w:sz w:val="24"/>
          </w:rPr>
          <w:instrText xml:space="preserve"> PAGEREF _Toc263248520 \h </w:instrText>
        </w:r>
        <w:r w:rsidR="00911ECC">
          <w:rPr>
            <w:rFonts w:ascii="SimSun" w:hAnsi="SimSun"/>
            <w:sz w:val="24"/>
          </w:rPr>
        </w:r>
        <w:r w:rsidR="00911ECC">
          <w:rPr>
            <w:rFonts w:ascii="SimSun" w:hAnsi="SimSun"/>
            <w:sz w:val="24"/>
          </w:rPr>
          <w:fldChar w:fldCharType="separate"/>
        </w:r>
        <w:r w:rsidR="00911ECC">
          <w:rPr>
            <w:rFonts w:ascii="SimSun" w:hAnsi="SimSun"/>
            <w:sz w:val="24"/>
          </w:rPr>
          <w:t>1</w:t>
        </w:r>
        <w:r w:rsidR="00911ECC">
          <w:rPr>
            <w:rFonts w:ascii="SimSun" w:hAnsi="SimSun"/>
            <w:sz w:val="24"/>
          </w:rPr>
          <w:fldChar w:fldCharType="end"/>
        </w:r>
      </w:hyperlink>
    </w:p>
    <w:p w14:paraId="7E986271" w14:textId="77777777" w:rsidR="00911ECC" w:rsidRDefault="00F007AA">
      <w:pPr>
        <w:pStyle w:val="TOC1"/>
        <w:tabs>
          <w:tab w:val="right" w:leader="dot" w:pos="8296"/>
        </w:tabs>
        <w:spacing w:line="400" w:lineRule="exact"/>
        <w:rPr>
          <w:rFonts w:ascii="SimSun" w:hAnsi="SimSun"/>
          <w:b w:val="0"/>
          <w:bCs w:val="0"/>
          <w:caps w:val="0"/>
          <w:sz w:val="24"/>
        </w:rPr>
      </w:pPr>
      <w:hyperlink w:anchor="_Toc263248521" w:history="1">
        <w:r w:rsidR="00911ECC">
          <w:rPr>
            <w:rStyle w:val="Hyperlink"/>
            <w:rFonts w:ascii="SimSun" w:hAnsi="SimSun" w:hint="eastAsia"/>
            <w:sz w:val="24"/>
          </w:rPr>
          <w:t>第二章</w:t>
        </w:r>
        <w:r w:rsidR="00911ECC">
          <w:rPr>
            <w:rStyle w:val="Hyperlink"/>
            <w:rFonts w:ascii="SimSun" w:hAnsi="SimSun"/>
            <w:sz w:val="24"/>
          </w:rPr>
          <w:t xml:space="preserve"> XXXX</w:t>
        </w:r>
        <w:r w:rsidR="00911ECC">
          <w:rPr>
            <w:rFonts w:ascii="SimSun" w:hAnsi="SimSun"/>
            <w:sz w:val="24"/>
          </w:rPr>
          <w:tab/>
        </w:r>
        <w:r w:rsidR="00911ECC">
          <w:rPr>
            <w:rFonts w:ascii="SimSun" w:hAnsi="SimSun"/>
            <w:sz w:val="24"/>
          </w:rPr>
          <w:fldChar w:fldCharType="begin"/>
        </w:r>
        <w:r w:rsidR="00911ECC">
          <w:rPr>
            <w:rFonts w:ascii="SimSun" w:hAnsi="SimSun"/>
            <w:sz w:val="24"/>
          </w:rPr>
          <w:instrText xml:space="preserve"> PAGEREF _Toc263248521 \h </w:instrText>
        </w:r>
        <w:r w:rsidR="00911ECC">
          <w:rPr>
            <w:rFonts w:ascii="SimSun" w:hAnsi="SimSun"/>
            <w:sz w:val="24"/>
          </w:rPr>
        </w:r>
        <w:r w:rsidR="00911ECC">
          <w:rPr>
            <w:rFonts w:ascii="SimSun" w:hAnsi="SimSun"/>
            <w:sz w:val="24"/>
          </w:rPr>
          <w:fldChar w:fldCharType="separate"/>
        </w:r>
        <w:r w:rsidR="00911ECC">
          <w:rPr>
            <w:rFonts w:ascii="SimSun" w:hAnsi="SimSun"/>
            <w:sz w:val="24"/>
          </w:rPr>
          <w:t>2</w:t>
        </w:r>
        <w:r w:rsidR="00911ECC">
          <w:rPr>
            <w:rFonts w:ascii="SimSun" w:hAnsi="SimSun"/>
            <w:sz w:val="24"/>
          </w:rPr>
          <w:fldChar w:fldCharType="end"/>
        </w:r>
      </w:hyperlink>
    </w:p>
    <w:p w14:paraId="3705765F" w14:textId="77777777" w:rsidR="00911ECC" w:rsidRDefault="00F007AA">
      <w:pPr>
        <w:pStyle w:val="TOC2"/>
        <w:tabs>
          <w:tab w:val="right" w:leader="dot" w:pos="8296"/>
        </w:tabs>
        <w:spacing w:line="400" w:lineRule="exact"/>
        <w:rPr>
          <w:rFonts w:ascii="SimSun" w:hAnsi="SimSun"/>
          <w:smallCaps w:val="0"/>
          <w:sz w:val="24"/>
        </w:rPr>
      </w:pPr>
      <w:hyperlink w:anchor="_Toc263248522" w:history="1">
        <w:r w:rsidR="00911ECC">
          <w:rPr>
            <w:rStyle w:val="Hyperlink"/>
            <w:rFonts w:ascii="SimSun" w:hAnsi="SimSun"/>
            <w:sz w:val="24"/>
          </w:rPr>
          <w:t>2</w:t>
        </w:r>
        <w:r w:rsidR="00911ECC">
          <w:rPr>
            <w:rStyle w:val="Hyperlink"/>
            <w:rFonts w:ascii="SimSun" w:hAnsi="SimSun" w:hint="eastAsia"/>
            <w:sz w:val="24"/>
          </w:rPr>
          <w:t>．</w:t>
        </w:r>
        <w:r w:rsidR="00911ECC">
          <w:rPr>
            <w:rStyle w:val="Hyperlink"/>
            <w:rFonts w:ascii="SimSun" w:hAnsi="SimSun"/>
            <w:sz w:val="24"/>
          </w:rPr>
          <w:t>1 XXX</w:t>
        </w:r>
        <w:r w:rsidR="00911ECC">
          <w:rPr>
            <w:rFonts w:ascii="SimSun" w:hAnsi="SimSun"/>
            <w:sz w:val="24"/>
          </w:rPr>
          <w:tab/>
        </w:r>
        <w:r w:rsidR="00911ECC">
          <w:rPr>
            <w:rFonts w:ascii="SimSun" w:hAnsi="SimSun"/>
            <w:sz w:val="24"/>
          </w:rPr>
          <w:fldChar w:fldCharType="begin"/>
        </w:r>
        <w:r w:rsidR="00911ECC">
          <w:rPr>
            <w:rFonts w:ascii="SimSun" w:hAnsi="SimSun"/>
            <w:sz w:val="24"/>
          </w:rPr>
          <w:instrText xml:space="preserve"> PAGEREF _Toc263248522 \h </w:instrText>
        </w:r>
        <w:r w:rsidR="00911ECC">
          <w:rPr>
            <w:rFonts w:ascii="SimSun" w:hAnsi="SimSun"/>
            <w:sz w:val="24"/>
          </w:rPr>
        </w:r>
        <w:r w:rsidR="00911ECC">
          <w:rPr>
            <w:rFonts w:ascii="SimSun" w:hAnsi="SimSun"/>
            <w:sz w:val="24"/>
          </w:rPr>
          <w:fldChar w:fldCharType="separate"/>
        </w:r>
        <w:r w:rsidR="00911ECC">
          <w:rPr>
            <w:rFonts w:ascii="SimSun" w:hAnsi="SimSun"/>
            <w:sz w:val="24"/>
          </w:rPr>
          <w:t>2</w:t>
        </w:r>
        <w:r w:rsidR="00911ECC">
          <w:rPr>
            <w:rFonts w:ascii="SimSun" w:hAnsi="SimSun"/>
            <w:sz w:val="24"/>
          </w:rPr>
          <w:fldChar w:fldCharType="end"/>
        </w:r>
      </w:hyperlink>
    </w:p>
    <w:p w14:paraId="679AF4F3" w14:textId="77777777" w:rsidR="00911ECC" w:rsidRDefault="00F007AA">
      <w:pPr>
        <w:pStyle w:val="TOC3"/>
        <w:tabs>
          <w:tab w:val="right" w:leader="dot" w:pos="8296"/>
        </w:tabs>
        <w:spacing w:line="400" w:lineRule="exact"/>
        <w:rPr>
          <w:rFonts w:ascii="SimSun" w:hAnsi="SimSun"/>
          <w:i w:val="0"/>
          <w:iCs w:val="0"/>
          <w:sz w:val="24"/>
        </w:rPr>
      </w:pPr>
      <w:hyperlink w:anchor="_Toc263248523" w:history="1">
        <w:r w:rsidR="00911ECC">
          <w:rPr>
            <w:rStyle w:val="Hyperlink"/>
            <w:rFonts w:ascii="SimSun" w:hAnsi="SimSun"/>
            <w:i w:val="0"/>
            <w:sz w:val="24"/>
          </w:rPr>
          <w:t>2</w:t>
        </w:r>
        <w:r w:rsidR="00911ECC">
          <w:rPr>
            <w:rStyle w:val="Hyperlink"/>
            <w:rFonts w:ascii="SimSun" w:hAnsi="SimSun" w:hint="eastAsia"/>
            <w:i w:val="0"/>
            <w:sz w:val="24"/>
          </w:rPr>
          <w:t>．</w:t>
        </w:r>
        <w:r w:rsidR="00911ECC">
          <w:rPr>
            <w:rStyle w:val="Hyperlink"/>
            <w:rFonts w:ascii="SimSun" w:hAnsi="SimSun"/>
            <w:i w:val="0"/>
            <w:sz w:val="24"/>
          </w:rPr>
          <w:t>1</w:t>
        </w:r>
        <w:r w:rsidR="00911ECC">
          <w:rPr>
            <w:rStyle w:val="Hyperlink"/>
            <w:rFonts w:ascii="SimSun" w:hAnsi="SimSun" w:hint="eastAsia"/>
            <w:i w:val="0"/>
            <w:sz w:val="24"/>
          </w:rPr>
          <w:t>．</w:t>
        </w:r>
        <w:r w:rsidR="00911ECC">
          <w:rPr>
            <w:rStyle w:val="Hyperlink"/>
            <w:rFonts w:ascii="SimSun" w:hAnsi="SimSun"/>
            <w:i w:val="0"/>
            <w:sz w:val="24"/>
          </w:rPr>
          <w:t>1 XXX</w:t>
        </w:r>
        <w:r w:rsidR="00911ECC">
          <w:rPr>
            <w:rFonts w:ascii="SimSun" w:hAnsi="SimSun"/>
            <w:i w:val="0"/>
            <w:sz w:val="24"/>
          </w:rPr>
          <w:tab/>
        </w:r>
        <w:r w:rsidR="00911ECC">
          <w:rPr>
            <w:rFonts w:ascii="SimSun" w:hAnsi="SimSun"/>
            <w:i w:val="0"/>
            <w:sz w:val="24"/>
          </w:rPr>
          <w:fldChar w:fldCharType="begin"/>
        </w:r>
        <w:r w:rsidR="00911ECC">
          <w:rPr>
            <w:rFonts w:ascii="SimSun" w:hAnsi="SimSun"/>
            <w:i w:val="0"/>
            <w:sz w:val="24"/>
          </w:rPr>
          <w:instrText xml:space="preserve"> PAGEREF _Toc263248523 \h </w:instrText>
        </w:r>
        <w:r w:rsidR="00911ECC">
          <w:rPr>
            <w:rFonts w:ascii="SimSun" w:hAnsi="SimSun"/>
            <w:i w:val="0"/>
            <w:sz w:val="24"/>
          </w:rPr>
        </w:r>
        <w:r w:rsidR="00911ECC">
          <w:rPr>
            <w:rFonts w:ascii="SimSun" w:hAnsi="SimSun"/>
            <w:i w:val="0"/>
            <w:sz w:val="24"/>
          </w:rPr>
          <w:fldChar w:fldCharType="separate"/>
        </w:r>
        <w:r w:rsidR="00911ECC">
          <w:rPr>
            <w:rFonts w:ascii="SimSun" w:hAnsi="SimSun"/>
            <w:i w:val="0"/>
            <w:sz w:val="24"/>
          </w:rPr>
          <w:t>2</w:t>
        </w:r>
        <w:r w:rsidR="00911ECC">
          <w:rPr>
            <w:rFonts w:ascii="SimSun" w:hAnsi="SimSun"/>
            <w:i w:val="0"/>
            <w:sz w:val="24"/>
          </w:rPr>
          <w:fldChar w:fldCharType="end"/>
        </w:r>
      </w:hyperlink>
    </w:p>
    <w:p w14:paraId="3EB3F155" w14:textId="77777777" w:rsidR="00911ECC" w:rsidRDefault="00F007AA">
      <w:pPr>
        <w:pStyle w:val="TOC3"/>
        <w:tabs>
          <w:tab w:val="right" w:leader="dot" w:pos="8296"/>
        </w:tabs>
        <w:spacing w:line="400" w:lineRule="exact"/>
        <w:rPr>
          <w:rFonts w:ascii="SimSun" w:hAnsi="SimSun"/>
          <w:i w:val="0"/>
          <w:iCs w:val="0"/>
          <w:sz w:val="24"/>
        </w:rPr>
      </w:pPr>
      <w:hyperlink w:anchor="_Toc263248524" w:history="1">
        <w:r w:rsidR="00911ECC">
          <w:rPr>
            <w:rStyle w:val="Hyperlink"/>
            <w:rFonts w:ascii="SimSun" w:hAnsi="SimSun"/>
            <w:i w:val="0"/>
            <w:sz w:val="24"/>
          </w:rPr>
          <w:t>2</w:t>
        </w:r>
        <w:r w:rsidR="00911ECC">
          <w:rPr>
            <w:rStyle w:val="Hyperlink"/>
            <w:rFonts w:ascii="SimSun" w:hAnsi="SimSun" w:hint="eastAsia"/>
            <w:i w:val="0"/>
            <w:sz w:val="24"/>
          </w:rPr>
          <w:t>．</w:t>
        </w:r>
        <w:r w:rsidR="00911ECC">
          <w:rPr>
            <w:rStyle w:val="Hyperlink"/>
            <w:rFonts w:ascii="SimSun" w:hAnsi="SimSun"/>
            <w:i w:val="0"/>
            <w:sz w:val="24"/>
          </w:rPr>
          <w:t>1</w:t>
        </w:r>
        <w:r w:rsidR="00911ECC">
          <w:rPr>
            <w:rStyle w:val="Hyperlink"/>
            <w:rFonts w:ascii="SimSun" w:hAnsi="SimSun" w:hint="eastAsia"/>
            <w:i w:val="0"/>
            <w:sz w:val="24"/>
          </w:rPr>
          <w:t>．</w:t>
        </w:r>
        <w:r w:rsidR="00911ECC">
          <w:rPr>
            <w:rStyle w:val="Hyperlink"/>
            <w:rFonts w:ascii="SimSun" w:hAnsi="SimSun"/>
            <w:i w:val="0"/>
            <w:sz w:val="24"/>
          </w:rPr>
          <w:t>2 XXX</w:t>
        </w:r>
        <w:r w:rsidR="00911ECC">
          <w:rPr>
            <w:rFonts w:ascii="SimSun" w:hAnsi="SimSun"/>
            <w:i w:val="0"/>
            <w:sz w:val="24"/>
          </w:rPr>
          <w:tab/>
        </w:r>
        <w:r w:rsidR="00911ECC">
          <w:rPr>
            <w:rFonts w:ascii="SimSun" w:hAnsi="SimSun"/>
            <w:i w:val="0"/>
            <w:sz w:val="24"/>
          </w:rPr>
          <w:fldChar w:fldCharType="begin"/>
        </w:r>
        <w:r w:rsidR="00911ECC">
          <w:rPr>
            <w:rFonts w:ascii="SimSun" w:hAnsi="SimSun"/>
            <w:i w:val="0"/>
            <w:sz w:val="24"/>
          </w:rPr>
          <w:instrText xml:space="preserve"> PAGEREF _Toc263248524 \h </w:instrText>
        </w:r>
        <w:r w:rsidR="00911ECC">
          <w:rPr>
            <w:rFonts w:ascii="SimSun" w:hAnsi="SimSun"/>
            <w:i w:val="0"/>
            <w:sz w:val="24"/>
          </w:rPr>
        </w:r>
        <w:r w:rsidR="00911ECC">
          <w:rPr>
            <w:rFonts w:ascii="SimSun" w:hAnsi="SimSun"/>
            <w:i w:val="0"/>
            <w:sz w:val="24"/>
          </w:rPr>
          <w:fldChar w:fldCharType="separate"/>
        </w:r>
        <w:r w:rsidR="00911ECC">
          <w:rPr>
            <w:rFonts w:ascii="SimSun" w:hAnsi="SimSun"/>
            <w:i w:val="0"/>
            <w:sz w:val="24"/>
          </w:rPr>
          <w:t>2</w:t>
        </w:r>
        <w:r w:rsidR="00911ECC">
          <w:rPr>
            <w:rFonts w:ascii="SimSun" w:hAnsi="SimSun"/>
            <w:i w:val="0"/>
            <w:sz w:val="24"/>
          </w:rPr>
          <w:fldChar w:fldCharType="end"/>
        </w:r>
      </w:hyperlink>
    </w:p>
    <w:p w14:paraId="183E28AA" w14:textId="77777777" w:rsidR="00911ECC" w:rsidRDefault="00F007AA">
      <w:pPr>
        <w:pStyle w:val="TOC2"/>
        <w:tabs>
          <w:tab w:val="right" w:leader="dot" w:pos="8296"/>
        </w:tabs>
        <w:spacing w:line="400" w:lineRule="exact"/>
        <w:rPr>
          <w:rFonts w:ascii="SimSun" w:hAnsi="SimSun"/>
          <w:smallCaps w:val="0"/>
          <w:sz w:val="24"/>
        </w:rPr>
      </w:pPr>
      <w:hyperlink w:anchor="_Toc263248525" w:history="1">
        <w:r w:rsidR="00911ECC">
          <w:rPr>
            <w:rStyle w:val="Hyperlink"/>
            <w:rFonts w:ascii="SimSun" w:hAnsi="SimSun"/>
            <w:sz w:val="24"/>
          </w:rPr>
          <w:t>2</w:t>
        </w:r>
        <w:r w:rsidR="00911ECC">
          <w:rPr>
            <w:rStyle w:val="Hyperlink"/>
            <w:rFonts w:ascii="SimSun" w:hAnsi="SimSun" w:hint="eastAsia"/>
            <w:sz w:val="24"/>
          </w:rPr>
          <w:t>．</w:t>
        </w:r>
        <w:r w:rsidR="00911ECC">
          <w:rPr>
            <w:rStyle w:val="Hyperlink"/>
            <w:rFonts w:ascii="SimSun" w:hAnsi="SimSun"/>
            <w:sz w:val="24"/>
          </w:rPr>
          <w:t xml:space="preserve">n </w:t>
        </w:r>
        <w:r w:rsidR="00911ECC">
          <w:rPr>
            <w:rStyle w:val="Hyperlink"/>
            <w:rFonts w:ascii="SimSun" w:hAnsi="SimSun" w:hint="eastAsia"/>
            <w:sz w:val="24"/>
          </w:rPr>
          <w:t>本章小结</w:t>
        </w:r>
        <w:r w:rsidR="00911ECC">
          <w:rPr>
            <w:rFonts w:ascii="SimSun" w:hAnsi="SimSun"/>
            <w:sz w:val="24"/>
          </w:rPr>
          <w:tab/>
        </w:r>
        <w:r w:rsidR="00911ECC">
          <w:rPr>
            <w:rFonts w:ascii="SimSun" w:hAnsi="SimSun"/>
            <w:sz w:val="24"/>
          </w:rPr>
          <w:fldChar w:fldCharType="begin"/>
        </w:r>
        <w:r w:rsidR="00911ECC">
          <w:rPr>
            <w:rFonts w:ascii="SimSun" w:hAnsi="SimSun"/>
            <w:sz w:val="24"/>
          </w:rPr>
          <w:instrText xml:space="preserve"> PAGEREF _Toc263248525 \h </w:instrText>
        </w:r>
        <w:r w:rsidR="00911ECC">
          <w:rPr>
            <w:rFonts w:ascii="SimSun" w:hAnsi="SimSun"/>
            <w:sz w:val="24"/>
          </w:rPr>
        </w:r>
        <w:r w:rsidR="00911ECC">
          <w:rPr>
            <w:rFonts w:ascii="SimSun" w:hAnsi="SimSun"/>
            <w:sz w:val="24"/>
          </w:rPr>
          <w:fldChar w:fldCharType="separate"/>
        </w:r>
        <w:r w:rsidR="00911ECC">
          <w:rPr>
            <w:rFonts w:ascii="SimSun" w:hAnsi="SimSun"/>
            <w:sz w:val="24"/>
          </w:rPr>
          <w:t>2</w:t>
        </w:r>
        <w:r w:rsidR="00911ECC">
          <w:rPr>
            <w:rFonts w:ascii="SimSun" w:hAnsi="SimSun"/>
            <w:sz w:val="24"/>
          </w:rPr>
          <w:fldChar w:fldCharType="end"/>
        </w:r>
      </w:hyperlink>
    </w:p>
    <w:p w14:paraId="23AAD2FB" w14:textId="77777777" w:rsidR="00911ECC" w:rsidRDefault="00F007AA">
      <w:pPr>
        <w:pStyle w:val="TOC1"/>
        <w:tabs>
          <w:tab w:val="right" w:leader="dot" w:pos="8296"/>
        </w:tabs>
        <w:spacing w:line="400" w:lineRule="exact"/>
        <w:rPr>
          <w:rFonts w:ascii="SimSun" w:hAnsi="SimSun"/>
          <w:b w:val="0"/>
          <w:bCs w:val="0"/>
          <w:caps w:val="0"/>
          <w:sz w:val="24"/>
        </w:rPr>
      </w:pPr>
      <w:hyperlink w:anchor="_Toc263248526" w:history="1">
        <w:r w:rsidR="00911ECC">
          <w:rPr>
            <w:rStyle w:val="Hyperlink"/>
            <w:rFonts w:ascii="SimSun" w:hAnsi="SimSun" w:hint="eastAsia"/>
            <w:sz w:val="24"/>
          </w:rPr>
          <w:t>第三章</w:t>
        </w:r>
        <w:r w:rsidR="00911ECC">
          <w:rPr>
            <w:rStyle w:val="Hyperlink"/>
            <w:rFonts w:ascii="SimSun" w:hAnsi="SimSun"/>
            <w:sz w:val="24"/>
          </w:rPr>
          <w:t xml:space="preserve"> XXXX</w:t>
        </w:r>
        <w:r w:rsidR="00911ECC">
          <w:rPr>
            <w:rFonts w:ascii="SimSun" w:hAnsi="SimSun"/>
            <w:sz w:val="24"/>
          </w:rPr>
          <w:tab/>
        </w:r>
        <w:r w:rsidR="00911ECC">
          <w:rPr>
            <w:rFonts w:ascii="SimSun" w:hAnsi="SimSun"/>
            <w:sz w:val="24"/>
          </w:rPr>
          <w:fldChar w:fldCharType="begin"/>
        </w:r>
        <w:r w:rsidR="00911ECC">
          <w:rPr>
            <w:rFonts w:ascii="SimSun" w:hAnsi="SimSun"/>
            <w:sz w:val="24"/>
          </w:rPr>
          <w:instrText xml:space="preserve"> PAGEREF _Toc263248526 \h </w:instrText>
        </w:r>
        <w:r w:rsidR="00911ECC">
          <w:rPr>
            <w:rFonts w:ascii="SimSun" w:hAnsi="SimSun"/>
            <w:sz w:val="24"/>
          </w:rPr>
        </w:r>
        <w:r w:rsidR="00911ECC">
          <w:rPr>
            <w:rFonts w:ascii="SimSun" w:hAnsi="SimSun"/>
            <w:sz w:val="24"/>
          </w:rPr>
          <w:fldChar w:fldCharType="separate"/>
        </w:r>
        <w:r w:rsidR="00911ECC">
          <w:rPr>
            <w:rFonts w:ascii="SimSun" w:hAnsi="SimSun"/>
            <w:sz w:val="24"/>
          </w:rPr>
          <w:t>3</w:t>
        </w:r>
        <w:r w:rsidR="00911ECC">
          <w:rPr>
            <w:rFonts w:ascii="SimSun" w:hAnsi="SimSun"/>
            <w:sz w:val="24"/>
          </w:rPr>
          <w:fldChar w:fldCharType="end"/>
        </w:r>
      </w:hyperlink>
    </w:p>
    <w:p w14:paraId="6B6CBD20" w14:textId="77777777" w:rsidR="00911ECC" w:rsidRDefault="00F007AA">
      <w:pPr>
        <w:pStyle w:val="TOC2"/>
        <w:tabs>
          <w:tab w:val="right" w:leader="dot" w:pos="8296"/>
        </w:tabs>
        <w:spacing w:line="400" w:lineRule="exact"/>
        <w:rPr>
          <w:rFonts w:ascii="SimSun" w:hAnsi="SimSun"/>
          <w:smallCaps w:val="0"/>
          <w:sz w:val="24"/>
        </w:rPr>
      </w:pPr>
      <w:hyperlink w:anchor="_Toc263248527" w:history="1">
        <w:r w:rsidR="00911ECC">
          <w:rPr>
            <w:rStyle w:val="Hyperlink"/>
            <w:rFonts w:ascii="SimSun" w:hAnsi="SimSun"/>
            <w:sz w:val="24"/>
          </w:rPr>
          <w:t>3</w:t>
        </w:r>
        <w:r w:rsidR="00911ECC">
          <w:rPr>
            <w:rStyle w:val="Hyperlink"/>
            <w:rFonts w:ascii="SimSun" w:hAnsi="SimSun" w:hint="eastAsia"/>
            <w:sz w:val="24"/>
          </w:rPr>
          <w:t>．</w:t>
        </w:r>
        <w:r w:rsidR="00911ECC">
          <w:rPr>
            <w:rStyle w:val="Hyperlink"/>
            <w:rFonts w:ascii="SimSun" w:hAnsi="SimSun"/>
            <w:sz w:val="24"/>
          </w:rPr>
          <w:t>1 XXX</w:t>
        </w:r>
        <w:r w:rsidR="00911ECC">
          <w:rPr>
            <w:rFonts w:ascii="SimSun" w:hAnsi="SimSun"/>
            <w:sz w:val="24"/>
          </w:rPr>
          <w:tab/>
        </w:r>
        <w:r w:rsidR="00911ECC">
          <w:rPr>
            <w:rFonts w:ascii="SimSun" w:hAnsi="SimSun"/>
            <w:sz w:val="24"/>
          </w:rPr>
          <w:fldChar w:fldCharType="begin"/>
        </w:r>
        <w:r w:rsidR="00911ECC">
          <w:rPr>
            <w:rFonts w:ascii="SimSun" w:hAnsi="SimSun"/>
            <w:sz w:val="24"/>
          </w:rPr>
          <w:instrText xml:space="preserve"> PAGEREF _Toc263248527 \h </w:instrText>
        </w:r>
        <w:r w:rsidR="00911ECC">
          <w:rPr>
            <w:rFonts w:ascii="SimSun" w:hAnsi="SimSun"/>
            <w:sz w:val="24"/>
          </w:rPr>
        </w:r>
        <w:r w:rsidR="00911ECC">
          <w:rPr>
            <w:rFonts w:ascii="SimSun" w:hAnsi="SimSun"/>
            <w:sz w:val="24"/>
          </w:rPr>
          <w:fldChar w:fldCharType="separate"/>
        </w:r>
        <w:r w:rsidR="00911ECC">
          <w:rPr>
            <w:rFonts w:ascii="SimSun" w:hAnsi="SimSun"/>
            <w:sz w:val="24"/>
          </w:rPr>
          <w:t>3</w:t>
        </w:r>
        <w:r w:rsidR="00911ECC">
          <w:rPr>
            <w:rFonts w:ascii="SimSun" w:hAnsi="SimSun"/>
            <w:sz w:val="24"/>
          </w:rPr>
          <w:fldChar w:fldCharType="end"/>
        </w:r>
      </w:hyperlink>
    </w:p>
    <w:p w14:paraId="45A05B94" w14:textId="77777777" w:rsidR="00911ECC" w:rsidRDefault="00F007AA">
      <w:pPr>
        <w:pStyle w:val="TOC3"/>
        <w:tabs>
          <w:tab w:val="right" w:leader="dot" w:pos="8296"/>
        </w:tabs>
        <w:spacing w:line="400" w:lineRule="exact"/>
        <w:rPr>
          <w:rFonts w:ascii="SimSun" w:hAnsi="SimSun"/>
          <w:i w:val="0"/>
          <w:iCs w:val="0"/>
          <w:sz w:val="24"/>
        </w:rPr>
      </w:pPr>
      <w:hyperlink w:anchor="_Toc263248528" w:history="1">
        <w:r w:rsidR="00911ECC">
          <w:rPr>
            <w:rStyle w:val="Hyperlink"/>
            <w:rFonts w:ascii="SimSun" w:hAnsi="SimSun"/>
            <w:i w:val="0"/>
            <w:sz w:val="24"/>
          </w:rPr>
          <w:t>3</w:t>
        </w:r>
        <w:r w:rsidR="00911ECC">
          <w:rPr>
            <w:rStyle w:val="Hyperlink"/>
            <w:rFonts w:ascii="SimSun" w:hAnsi="SimSun" w:hint="eastAsia"/>
            <w:i w:val="0"/>
            <w:sz w:val="24"/>
          </w:rPr>
          <w:t>．</w:t>
        </w:r>
        <w:r w:rsidR="00911ECC">
          <w:rPr>
            <w:rStyle w:val="Hyperlink"/>
            <w:rFonts w:ascii="SimSun" w:hAnsi="SimSun"/>
            <w:i w:val="0"/>
            <w:sz w:val="24"/>
          </w:rPr>
          <w:t>1</w:t>
        </w:r>
        <w:r w:rsidR="00911ECC">
          <w:rPr>
            <w:rStyle w:val="Hyperlink"/>
            <w:rFonts w:ascii="SimSun" w:hAnsi="SimSun" w:hint="eastAsia"/>
            <w:i w:val="0"/>
            <w:sz w:val="24"/>
          </w:rPr>
          <w:t>．</w:t>
        </w:r>
        <w:r w:rsidR="00911ECC">
          <w:rPr>
            <w:rStyle w:val="Hyperlink"/>
            <w:rFonts w:ascii="SimSun" w:hAnsi="SimSun"/>
            <w:i w:val="0"/>
            <w:sz w:val="24"/>
          </w:rPr>
          <w:t>1 XXX</w:t>
        </w:r>
        <w:r w:rsidR="00911ECC">
          <w:rPr>
            <w:rFonts w:ascii="SimSun" w:hAnsi="SimSun"/>
            <w:i w:val="0"/>
            <w:sz w:val="24"/>
          </w:rPr>
          <w:tab/>
        </w:r>
        <w:r w:rsidR="00911ECC">
          <w:rPr>
            <w:rFonts w:ascii="SimSun" w:hAnsi="SimSun"/>
            <w:i w:val="0"/>
            <w:sz w:val="24"/>
          </w:rPr>
          <w:fldChar w:fldCharType="begin"/>
        </w:r>
        <w:r w:rsidR="00911ECC">
          <w:rPr>
            <w:rFonts w:ascii="SimSun" w:hAnsi="SimSun"/>
            <w:i w:val="0"/>
            <w:sz w:val="24"/>
          </w:rPr>
          <w:instrText xml:space="preserve"> PAGEREF _Toc263248528 \h </w:instrText>
        </w:r>
        <w:r w:rsidR="00911ECC">
          <w:rPr>
            <w:rFonts w:ascii="SimSun" w:hAnsi="SimSun"/>
            <w:i w:val="0"/>
            <w:sz w:val="24"/>
          </w:rPr>
        </w:r>
        <w:r w:rsidR="00911ECC">
          <w:rPr>
            <w:rFonts w:ascii="SimSun" w:hAnsi="SimSun"/>
            <w:i w:val="0"/>
            <w:sz w:val="24"/>
          </w:rPr>
          <w:fldChar w:fldCharType="separate"/>
        </w:r>
        <w:r w:rsidR="00911ECC">
          <w:rPr>
            <w:rFonts w:ascii="SimSun" w:hAnsi="SimSun"/>
            <w:i w:val="0"/>
            <w:sz w:val="24"/>
          </w:rPr>
          <w:t>3</w:t>
        </w:r>
        <w:r w:rsidR="00911ECC">
          <w:rPr>
            <w:rFonts w:ascii="SimSun" w:hAnsi="SimSun"/>
            <w:i w:val="0"/>
            <w:sz w:val="24"/>
          </w:rPr>
          <w:fldChar w:fldCharType="end"/>
        </w:r>
      </w:hyperlink>
    </w:p>
    <w:p w14:paraId="33E6066C" w14:textId="77777777" w:rsidR="00911ECC" w:rsidRDefault="00F007AA">
      <w:pPr>
        <w:pStyle w:val="TOC3"/>
        <w:tabs>
          <w:tab w:val="right" w:leader="dot" w:pos="8296"/>
        </w:tabs>
        <w:spacing w:line="400" w:lineRule="exact"/>
        <w:rPr>
          <w:rFonts w:ascii="SimSun" w:hAnsi="SimSun"/>
          <w:i w:val="0"/>
          <w:iCs w:val="0"/>
          <w:sz w:val="24"/>
        </w:rPr>
      </w:pPr>
      <w:hyperlink w:anchor="_Toc263248529" w:history="1">
        <w:r w:rsidR="00911ECC">
          <w:rPr>
            <w:rStyle w:val="Hyperlink"/>
            <w:rFonts w:ascii="SimSun" w:hAnsi="SimSun"/>
            <w:i w:val="0"/>
            <w:sz w:val="24"/>
          </w:rPr>
          <w:t>3</w:t>
        </w:r>
        <w:r w:rsidR="00911ECC">
          <w:rPr>
            <w:rStyle w:val="Hyperlink"/>
            <w:rFonts w:ascii="SimSun" w:hAnsi="SimSun" w:hint="eastAsia"/>
            <w:i w:val="0"/>
            <w:sz w:val="24"/>
          </w:rPr>
          <w:t>．</w:t>
        </w:r>
        <w:r w:rsidR="00911ECC">
          <w:rPr>
            <w:rStyle w:val="Hyperlink"/>
            <w:rFonts w:ascii="SimSun" w:hAnsi="SimSun"/>
            <w:i w:val="0"/>
            <w:sz w:val="24"/>
          </w:rPr>
          <w:t>1</w:t>
        </w:r>
        <w:r w:rsidR="00911ECC">
          <w:rPr>
            <w:rStyle w:val="Hyperlink"/>
            <w:rFonts w:ascii="SimSun" w:hAnsi="SimSun" w:hint="eastAsia"/>
            <w:i w:val="0"/>
            <w:sz w:val="24"/>
          </w:rPr>
          <w:t>．</w:t>
        </w:r>
        <w:r w:rsidR="00911ECC">
          <w:rPr>
            <w:rStyle w:val="Hyperlink"/>
            <w:rFonts w:ascii="SimSun" w:hAnsi="SimSun"/>
            <w:i w:val="0"/>
            <w:sz w:val="24"/>
          </w:rPr>
          <w:t>2 XXX</w:t>
        </w:r>
        <w:r w:rsidR="00911ECC">
          <w:rPr>
            <w:rFonts w:ascii="SimSun" w:hAnsi="SimSun"/>
            <w:i w:val="0"/>
            <w:sz w:val="24"/>
          </w:rPr>
          <w:tab/>
        </w:r>
        <w:r w:rsidR="00911ECC">
          <w:rPr>
            <w:rFonts w:ascii="SimSun" w:hAnsi="SimSun"/>
            <w:i w:val="0"/>
            <w:sz w:val="24"/>
          </w:rPr>
          <w:fldChar w:fldCharType="begin"/>
        </w:r>
        <w:r w:rsidR="00911ECC">
          <w:rPr>
            <w:rFonts w:ascii="SimSun" w:hAnsi="SimSun"/>
            <w:i w:val="0"/>
            <w:sz w:val="24"/>
          </w:rPr>
          <w:instrText xml:space="preserve"> PAGEREF _Toc263248529 \h </w:instrText>
        </w:r>
        <w:r w:rsidR="00911ECC">
          <w:rPr>
            <w:rFonts w:ascii="SimSun" w:hAnsi="SimSun"/>
            <w:i w:val="0"/>
            <w:sz w:val="24"/>
          </w:rPr>
        </w:r>
        <w:r w:rsidR="00911ECC">
          <w:rPr>
            <w:rFonts w:ascii="SimSun" w:hAnsi="SimSun"/>
            <w:i w:val="0"/>
            <w:sz w:val="24"/>
          </w:rPr>
          <w:fldChar w:fldCharType="separate"/>
        </w:r>
        <w:r w:rsidR="00911ECC">
          <w:rPr>
            <w:rFonts w:ascii="SimSun" w:hAnsi="SimSun"/>
            <w:i w:val="0"/>
            <w:sz w:val="24"/>
          </w:rPr>
          <w:t>3</w:t>
        </w:r>
        <w:r w:rsidR="00911ECC">
          <w:rPr>
            <w:rFonts w:ascii="SimSun" w:hAnsi="SimSun"/>
            <w:i w:val="0"/>
            <w:sz w:val="24"/>
          </w:rPr>
          <w:fldChar w:fldCharType="end"/>
        </w:r>
      </w:hyperlink>
    </w:p>
    <w:p w14:paraId="1A9125EB" w14:textId="77777777" w:rsidR="00911ECC" w:rsidRDefault="00F007AA">
      <w:pPr>
        <w:pStyle w:val="TOC2"/>
        <w:tabs>
          <w:tab w:val="right" w:leader="dot" w:pos="8296"/>
        </w:tabs>
        <w:spacing w:line="400" w:lineRule="exact"/>
        <w:rPr>
          <w:rFonts w:ascii="SimSun" w:hAnsi="SimSun"/>
          <w:smallCaps w:val="0"/>
          <w:sz w:val="24"/>
        </w:rPr>
      </w:pPr>
      <w:hyperlink w:anchor="_Toc263248530" w:history="1">
        <w:r w:rsidR="00911ECC">
          <w:rPr>
            <w:rStyle w:val="Hyperlink"/>
            <w:rFonts w:ascii="SimSun" w:hAnsi="SimSun"/>
            <w:sz w:val="24"/>
          </w:rPr>
          <w:t>3</w:t>
        </w:r>
        <w:r w:rsidR="00911ECC">
          <w:rPr>
            <w:rStyle w:val="Hyperlink"/>
            <w:rFonts w:ascii="SimSun" w:hAnsi="SimSun" w:hint="eastAsia"/>
            <w:sz w:val="24"/>
          </w:rPr>
          <w:t>．</w:t>
        </w:r>
        <w:r w:rsidR="00911ECC">
          <w:rPr>
            <w:rStyle w:val="Hyperlink"/>
            <w:rFonts w:ascii="SimSun" w:hAnsi="SimSun"/>
            <w:sz w:val="24"/>
          </w:rPr>
          <w:t>2 XXX</w:t>
        </w:r>
        <w:r w:rsidR="00911ECC">
          <w:rPr>
            <w:rFonts w:ascii="SimSun" w:hAnsi="SimSun"/>
            <w:sz w:val="24"/>
          </w:rPr>
          <w:tab/>
        </w:r>
        <w:r w:rsidR="00911ECC">
          <w:rPr>
            <w:rFonts w:ascii="SimSun" w:hAnsi="SimSun"/>
            <w:sz w:val="24"/>
          </w:rPr>
          <w:fldChar w:fldCharType="begin"/>
        </w:r>
        <w:r w:rsidR="00911ECC">
          <w:rPr>
            <w:rFonts w:ascii="SimSun" w:hAnsi="SimSun"/>
            <w:sz w:val="24"/>
          </w:rPr>
          <w:instrText xml:space="preserve"> PAGEREF _Toc263248530 \h </w:instrText>
        </w:r>
        <w:r w:rsidR="00911ECC">
          <w:rPr>
            <w:rFonts w:ascii="SimSun" w:hAnsi="SimSun"/>
            <w:sz w:val="24"/>
          </w:rPr>
        </w:r>
        <w:r w:rsidR="00911ECC">
          <w:rPr>
            <w:rFonts w:ascii="SimSun" w:hAnsi="SimSun"/>
            <w:sz w:val="24"/>
          </w:rPr>
          <w:fldChar w:fldCharType="separate"/>
        </w:r>
        <w:r w:rsidR="00911ECC">
          <w:rPr>
            <w:rFonts w:ascii="SimSun" w:hAnsi="SimSun"/>
            <w:sz w:val="24"/>
          </w:rPr>
          <w:t>3</w:t>
        </w:r>
        <w:r w:rsidR="00911ECC">
          <w:rPr>
            <w:rFonts w:ascii="SimSun" w:hAnsi="SimSun"/>
            <w:sz w:val="24"/>
          </w:rPr>
          <w:fldChar w:fldCharType="end"/>
        </w:r>
      </w:hyperlink>
    </w:p>
    <w:p w14:paraId="4D686330" w14:textId="77777777" w:rsidR="00911ECC" w:rsidRDefault="00F007AA">
      <w:pPr>
        <w:pStyle w:val="TOC1"/>
        <w:tabs>
          <w:tab w:val="right" w:leader="dot" w:pos="8296"/>
        </w:tabs>
        <w:spacing w:line="400" w:lineRule="exact"/>
        <w:rPr>
          <w:rFonts w:ascii="SimSun" w:hAnsi="SimSun"/>
          <w:b w:val="0"/>
          <w:bCs w:val="0"/>
          <w:caps w:val="0"/>
          <w:sz w:val="24"/>
        </w:rPr>
      </w:pPr>
      <w:hyperlink w:anchor="_Toc263248531" w:history="1">
        <w:r w:rsidR="00911ECC">
          <w:rPr>
            <w:rStyle w:val="Hyperlink"/>
            <w:rFonts w:ascii="SimSun" w:hAnsi="SimSun" w:hint="eastAsia"/>
            <w:sz w:val="24"/>
          </w:rPr>
          <w:t>第四章</w:t>
        </w:r>
        <w:r w:rsidR="00911ECC">
          <w:rPr>
            <w:rStyle w:val="Hyperlink"/>
            <w:rFonts w:ascii="SimSun" w:hAnsi="SimSun"/>
            <w:sz w:val="24"/>
          </w:rPr>
          <w:t xml:space="preserve"> XXXX</w:t>
        </w:r>
        <w:r w:rsidR="00911ECC">
          <w:rPr>
            <w:rFonts w:ascii="SimSun" w:hAnsi="SimSun"/>
            <w:sz w:val="24"/>
          </w:rPr>
          <w:tab/>
        </w:r>
        <w:r w:rsidR="00911ECC">
          <w:rPr>
            <w:rFonts w:ascii="SimSun" w:hAnsi="SimSun"/>
            <w:sz w:val="24"/>
          </w:rPr>
          <w:fldChar w:fldCharType="begin"/>
        </w:r>
        <w:r w:rsidR="00911ECC">
          <w:rPr>
            <w:rFonts w:ascii="SimSun" w:hAnsi="SimSun"/>
            <w:sz w:val="24"/>
          </w:rPr>
          <w:instrText xml:space="preserve"> PAGEREF _Toc263248531 \h </w:instrText>
        </w:r>
        <w:r w:rsidR="00911ECC">
          <w:rPr>
            <w:rFonts w:ascii="SimSun" w:hAnsi="SimSun"/>
            <w:sz w:val="24"/>
          </w:rPr>
        </w:r>
        <w:r w:rsidR="00911ECC">
          <w:rPr>
            <w:rFonts w:ascii="SimSun" w:hAnsi="SimSun"/>
            <w:sz w:val="24"/>
          </w:rPr>
          <w:fldChar w:fldCharType="separate"/>
        </w:r>
        <w:r w:rsidR="00911ECC">
          <w:rPr>
            <w:rFonts w:ascii="SimSun" w:hAnsi="SimSun"/>
            <w:sz w:val="24"/>
          </w:rPr>
          <w:t>4</w:t>
        </w:r>
        <w:r w:rsidR="00911ECC">
          <w:rPr>
            <w:rFonts w:ascii="SimSun" w:hAnsi="SimSun"/>
            <w:sz w:val="24"/>
          </w:rPr>
          <w:fldChar w:fldCharType="end"/>
        </w:r>
      </w:hyperlink>
    </w:p>
    <w:p w14:paraId="38B218D5" w14:textId="77777777" w:rsidR="00911ECC" w:rsidRDefault="00F007AA">
      <w:pPr>
        <w:pStyle w:val="TOC2"/>
        <w:tabs>
          <w:tab w:val="right" w:leader="dot" w:pos="8296"/>
        </w:tabs>
        <w:spacing w:line="400" w:lineRule="exact"/>
        <w:rPr>
          <w:rFonts w:ascii="SimSun" w:hAnsi="SimSun"/>
          <w:smallCaps w:val="0"/>
          <w:sz w:val="24"/>
        </w:rPr>
      </w:pPr>
      <w:hyperlink w:anchor="_Toc263248532" w:history="1">
        <w:r w:rsidR="00911ECC">
          <w:rPr>
            <w:rStyle w:val="Hyperlink"/>
            <w:rFonts w:ascii="SimSun" w:hAnsi="SimSun"/>
            <w:sz w:val="24"/>
          </w:rPr>
          <w:t>4</w:t>
        </w:r>
        <w:r w:rsidR="00911ECC">
          <w:rPr>
            <w:rStyle w:val="Hyperlink"/>
            <w:rFonts w:ascii="SimSun" w:hAnsi="SimSun" w:hint="eastAsia"/>
            <w:sz w:val="24"/>
          </w:rPr>
          <w:t>．</w:t>
        </w:r>
        <w:r w:rsidR="00911ECC">
          <w:rPr>
            <w:rStyle w:val="Hyperlink"/>
            <w:rFonts w:ascii="SimSun" w:hAnsi="SimSun"/>
            <w:sz w:val="24"/>
          </w:rPr>
          <w:t>1 XXX</w:t>
        </w:r>
        <w:r w:rsidR="00911ECC">
          <w:rPr>
            <w:rFonts w:ascii="SimSun" w:hAnsi="SimSun"/>
            <w:sz w:val="24"/>
          </w:rPr>
          <w:tab/>
        </w:r>
        <w:r w:rsidR="00911ECC">
          <w:rPr>
            <w:rFonts w:ascii="SimSun" w:hAnsi="SimSun"/>
            <w:sz w:val="24"/>
          </w:rPr>
          <w:fldChar w:fldCharType="begin"/>
        </w:r>
        <w:r w:rsidR="00911ECC">
          <w:rPr>
            <w:rFonts w:ascii="SimSun" w:hAnsi="SimSun"/>
            <w:sz w:val="24"/>
          </w:rPr>
          <w:instrText xml:space="preserve"> PAGEREF _Toc263248532 \h </w:instrText>
        </w:r>
        <w:r w:rsidR="00911ECC">
          <w:rPr>
            <w:rFonts w:ascii="SimSun" w:hAnsi="SimSun"/>
            <w:sz w:val="24"/>
          </w:rPr>
        </w:r>
        <w:r w:rsidR="00911ECC">
          <w:rPr>
            <w:rFonts w:ascii="SimSun" w:hAnsi="SimSun"/>
            <w:sz w:val="24"/>
          </w:rPr>
          <w:fldChar w:fldCharType="separate"/>
        </w:r>
        <w:r w:rsidR="00911ECC">
          <w:rPr>
            <w:rFonts w:ascii="SimSun" w:hAnsi="SimSun"/>
            <w:sz w:val="24"/>
          </w:rPr>
          <w:t>4</w:t>
        </w:r>
        <w:r w:rsidR="00911ECC">
          <w:rPr>
            <w:rFonts w:ascii="SimSun" w:hAnsi="SimSun"/>
            <w:sz w:val="24"/>
          </w:rPr>
          <w:fldChar w:fldCharType="end"/>
        </w:r>
      </w:hyperlink>
    </w:p>
    <w:p w14:paraId="236F688A" w14:textId="77777777" w:rsidR="00911ECC" w:rsidRDefault="00F007AA">
      <w:pPr>
        <w:pStyle w:val="TOC2"/>
        <w:tabs>
          <w:tab w:val="right" w:leader="dot" w:pos="8296"/>
        </w:tabs>
        <w:spacing w:line="400" w:lineRule="exact"/>
        <w:rPr>
          <w:rFonts w:ascii="SimSun" w:hAnsi="SimSun"/>
          <w:smallCaps w:val="0"/>
          <w:sz w:val="24"/>
        </w:rPr>
      </w:pPr>
      <w:hyperlink w:anchor="_Toc263248533" w:history="1">
        <w:r w:rsidR="00911ECC">
          <w:rPr>
            <w:rStyle w:val="Hyperlink"/>
            <w:rFonts w:ascii="SimSun" w:hAnsi="SimSun"/>
            <w:sz w:val="24"/>
          </w:rPr>
          <w:t>4</w:t>
        </w:r>
        <w:r w:rsidR="00911ECC">
          <w:rPr>
            <w:rStyle w:val="Hyperlink"/>
            <w:rFonts w:ascii="SimSun" w:hAnsi="SimSun" w:hint="eastAsia"/>
            <w:sz w:val="24"/>
          </w:rPr>
          <w:t>．</w:t>
        </w:r>
        <w:r w:rsidR="00911ECC">
          <w:rPr>
            <w:rStyle w:val="Hyperlink"/>
            <w:rFonts w:ascii="SimSun" w:hAnsi="SimSun"/>
            <w:sz w:val="24"/>
          </w:rPr>
          <w:t>2 XXX</w:t>
        </w:r>
        <w:r w:rsidR="00911ECC">
          <w:rPr>
            <w:rFonts w:ascii="SimSun" w:hAnsi="SimSun"/>
            <w:sz w:val="24"/>
          </w:rPr>
          <w:tab/>
        </w:r>
        <w:r w:rsidR="00911ECC">
          <w:rPr>
            <w:rFonts w:ascii="SimSun" w:hAnsi="SimSun"/>
            <w:sz w:val="24"/>
          </w:rPr>
          <w:fldChar w:fldCharType="begin"/>
        </w:r>
        <w:r w:rsidR="00911ECC">
          <w:rPr>
            <w:rFonts w:ascii="SimSun" w:hAnsi="SimSun"/>
            <w:sz w:val="24"/>
          </w:rPr>
          <w:instrText xml:space="preserve"> PAGEREF _Toc263248533 \h </w:instrText>
        </w:r>
        <w:r w:rsidR="00911ECC">
          <w:rPr>
            <w:rFonts w:ascii="SimSun" w:hAnsi="SimSun"/>
            <w:sz w:val="24"/>
          </w:rPr>
        </w:r>
        <w:r w:rsidR="00911ECC">
          <w:rPr>
            <w:rFonts w:ascii="SimSun" w:hAnsi="SimSun"/>
            <w:sz w:val="24"/>
          </w:rPr>
          <w:fldChar w:fldCharType="separate"/>
        </w:r>
        <w:r w:rsidR="00911ECC">
          <w:rPr>
            <w:rFonts w:ascii="SimSun" w:hAnsi="SimSun"/>
            <w:sz w:val="24"/>
          </w:rPr>
          <w:t>4</w:t>
        </w:r>
        <w:r w:rsidR="00911ECC">
          <w:rPr>
            <w:rFonts w:ascii="SimSun" w:hAnsi="SimSun"/>
            <w:sz w:val="24"/>
          </w:rPr>
          <w:fldChar w:fldCharType="end"/>
        </w:r>
      </w:hyperlink>
    </w:p>
    <w:p w14:paraId="040A42B7" w14:textId="77777777" w:rsidR="00911ECC" w:rsidRDefault="00F007AA">
      <w:pPr>
        <w:pStyle w:val="TOC1"/>
        <w:tabs>
          <w:tab w:val="right" w:leader="dot" w:pos="8296"/>
        </w:tabs>
        <w:spacing w:line="400" w:lineRule="exact"/>
        <w:rPr>
          <w:rFonts w:ascii="SimSun" w:hAnsi="SimSun"/>
          <w:b w:val="0"/>
          <w:bCs w:val="0"/>
          <w:caps w:val="0"/>
          <w:sz w:val="24"/>
        </w:rPr>
      </w:pPr>
      <w:hyperlink w:anchor="_Toc263248534" w:history="1">
        <w:r w:rsidR="00911ECC">
          <w:rPr>
            <w:rStyle w:val="Hyperlink"/>
            <w:rFonts w:ascii="SimSun" w:hAnsi="SimSun" w:hint="eastAsia"/>
            <w:sz w:val="24"/>
          </w:rPr>
          <w:t>第</w:t>
        </w:r>
        <w:r w:rsidR="00911ECC">
          <w:rPr>
            <w:rStyle w:val="Hyperlink"/>
            <w:rFonts w:ascii="SimSun" w:hAnsi="SimSun"/>
            <w:sz w:val="24"/>
          </w:rPr>
          <w:t>N</w:t>
        </w:r>
        <w:r w:rsidR="00911ECC">
          <w:rPr>
            <w:rStyle w:val="Hyperlink"/>
            <w:rFonts w:ascii="SimSun" w:hAnsi="SimSun" w:hint="eastAsia"/>
            <w:sz w:val="24"/>
          </w:rPr>
          <w:t>章</w:t>
        </w:r>
        <w:r w:rsidR="00911ECC">
          <w:rPr>
            <w:rStyle w:val="Hyperlink"/>
            <w:rFonts w:ascii="SimSun" w:hAnsi="SimSun"/>
            <w:sz w:val="24"/>
          </w:rPr>
          <w:t xml:space="preserve"> </w:t>
        </w:r>
        <w:r w:rsidR="00911ECC">
          <w:rPr>
            <w:rStyle w:val="Hyperlink"/>
            <w:rFonts w:ascii="SimSun" w:hAnsi="SimSun" w:hint="eastAsia"/>
            <w:sz w:val="24"/>
          </w:rPr>
          <w:t>结束语</w:t>
        </w:r>
        <w:r w:rsidR="00911ECC">
          <w:rPr>
            <w:rFonts w:ascii="SimSun" w:hAnsi="SimSun"/>
            <w:sz w:val="24"/>
          </w:rPr>
          <w:tab/>
        </w:r>
        <w:r w:rsidR="00911ECC">
          <w:rPr>
            <w:rFonts w:ascii="SimSun" w:hAnsi="SimSun"/>
            <w:sz w:val="24"/>
          </w:rPr>
          <w:fldChar w:fldCharType="begin"/>
        </w:r>
        <w:r w:rsidR="00911ECC">
          <w:rPr>
            <w:rFonts w:ascii="SimSun" w:hAnsi="SimSun"/>
            <w:sz w:val="24"/>
          </w:rPr>
          <w:instrText xml:space="preserve"> PAGEREF _Toc263248534 \h </w:instrText>
        </w:r>
        <w:r w:rsidR="00911ECC">
          <w:rPr>
            <w:rFonts w:ascii="SimSun" w:hAnsi="SimSun"/>
            <w:sz w:val="24"/>
          </w:rPr>
        </w:r>
        <w:r w:rsidR="00911ECC">
          <w:rPr>
            <w:rFonts w:ascii="SimSun" w:hAnsi="SimSun"/>
            <w:sz w:val="24"/>
          </w:rPr>
          <w:fldChar w:fldCharType="separate"/>
        </w:r>
        <w:r w:rsidR="00911ECC">
          <w:rPr>
            <w:rFonts w:ascii="SimSun" w:hAnsi="SimSun"/>
            <w:sz w:val="24"/>
          </w:rPr>
          <w:t>5</w:t>
        </w:r>
        <w:r w:rsidR="00911ECC">
          <w:rPr>
            <w:rFonts w:ascii="SimSun" w:hAnsi="SimSun"/>
            <w:sz w:val="24"/>
          </w:rPr>
          <w:fldChar w:fldCharType="end"/>
        </w:r>
      </w:hyperlink>
    </w:p>
    <w:p w14:paraId="18AE0C06" w14:textId="77777777" w:rsidR="00911ECC" w:rsidRDefault="00F007AA">
      <w:pPr>
        <w:pStyle w:val="TOC2"/>
        <w:tabs>
          <w:tab w:val="right" w:leader="dot" w:pos="8296"/>
        </w:tabs>
        <w:spacing w:line="400" w:lineRule="exact"/>
        <w:rPr>
          <w:rFonts w:ascii="SimSun" w:hAnsi="SimSun"/>
          <w:smallCaps w:val="0"/>
          <w:sz w:val="24"/>
        </w:rPr>
      </w:pPr>
      <w:hyperlink w:anchor="_Toc263248535" w:history="1">
        <w:r w:rsidR="00911ECC">
          <w:rPr>
            <w:rStyle w:val="Hyperlink"/>
            <w:rFonts w:ascii="SimSun" w:hAnsi="SimSun"/>
            <w:sz w:val="24"/>
          </w:rPr>
          <w:t>N</w:t>
        </w:r>
        <w:r w:rsidR="00911ECC">
          <w:rPr>
            <w:rStyle w:val="Hyperlink"/>
            <w:rFonts w:ascii="SimSun" w:hAnsi="SimSun" w:hint="eastAsia"/>
            <w:sz w:val="24"/>
          </w:rPr>
          <w:t>．</w:t>
        </w:r>
        <w:r w:rsidR="00911ECC">
          <w:rPr>
            <w:rStyle w:val="Hyperlink"/>
            <w:rFonts w:ascii="SimSun" w:hAnsi="SimSun"/>
            <w:sz w:val="24"/>
          </w:rPr>
          <w:t xml:space="preserve">1 </w:t>
        </w:r>
        <w:r w:rsidR="00911ECC">
          <w:rPr>
            <w:rStyle w:val="Hyperlink"/>
            <w:rFonts w:ascii="SimSun" w:hAnsi="SimSun" w:hint="eastAsia"/>
            <w:sz w:val="24"/>
          </w:rPr>
          <w:t>论文工作总结</w:t>
        </w:r>
        <w:r w:rsidR="00911ECC">
          <w:rPr>
            <w:rFonts w:ascii="SimSun" w:hAnsi="SimSun"/>
            <w:sz w:val="24"/>
          </w:rPr>
          <w:tab/>
        </w:r>
        <w:r w:rsidR="00911ECC">
          <w:rPr>
            <w:rFonts w:ascii="SimSun" w:hAnsi="SimSun"/>
            <w:sz w:val="24"/>
          </w:rPr>
          <w:fldChar w:fldCharType="begin"/>
        </w:r>
        <w:r w:rsidR="00911ECC">
          <w:rPr>
            <w:rFonts w:ascii="SimSun" w:hAnsi="SimSun"/>
            <w:sz w:val="24"/>
          </w:rPr>
          <w:instrText xml:space="preserve"> PAGEREF _Toc263248535 \h </w:instrText>
        </w:r>
        <w:r w:rsidR="00911ECC">
          <w:rPr>
            <w:rFonts w:ascii="SimSun" w:hAnsi="SimSun"/>
            <w:sz w:val="24"/>
          </w:rPr>
        </w:r>
        <w:r w:rsidR="00911ECC">
          <w:rPr>
            <w:rFonts w:ascii="SimSun" w:hAnsi="SimSun"/>
            <w:sz w:val="24"/>
          </w:rPr>
          <w:fldChar w:fldCharType="separate"/>
        </w:r>
        <w:r w:rsidR="00911ECC">
          <w:rPr>
            <w:rFonts w:ascii="SimSun" w:hAnsi="SimSun"/>
            <w:sz w:val="24"/>
          </w:rPr>
          <w:t>5</w:t>
        </w:r>
        <w:r w:rsidR="00911ECC">
          <w:rPr>
            <w:rFonts w:ascii="SimSun" w:hAnsi="SimSun"/>
            <w:sz w:val="24"/>
          </w:rPr>
          <w:fldChar w:fldCharType="end"/>
        </w:r>
      </w:hyperlink>
    </w:p>
    <w:p w14:paraId="680FF5BA" w14:textId="77777777" w:rsidR="00911ECC" w:rsidRDefault="00F007AA">
      <w:pPr>
        <w:pStyle w:val="TOC2"/>
        <w:tabs>
          <w:tab w:val="right" w:leader="dot" w:pos="8296"/>
        </w:tabs>
        <w:spacing w:line="400" w:lineRule="exact"/>
        <w:rPr>
          <w:rFonts w:ascii="SimSun" w:hAnsi="SimSun"/>
          <w:smallCaps w:val="0"/>
          <w:sz w:val="24"/>
        </w:rPr>
      </w:pPr>
      <w:hyperlink w:anchor="_Toc263248536" w:history="1">
        <w:r w:rsidR="00911ECC">
          <w:rPr>
            <w:rStyle w:val="Hyperlink"/>
            <w:rFonts w:ascii="SimSun" w:hAnsi="SimSun"/>
            <w:sz w:val="24"/>
          </w:rPr>
          <w:t>N</w:t>
        </w:r>
        <w:r w:rsidR="00911ECC">
          <w:rPr>
            <w:rStyle w:val="Hyperlink"/>
            <w:rFonts w:ascii="SimSun" w:hAnsi="SimSun" w:hint="eastAsia"/>
            <w:sz w:val="24"/>
          </w:rPr>
          <w:t>．</w:t>
        </w:r>
        <w:r w:rsidR="00911ECC">
          <w:rPr>
            <w:rStyle w:val="Hyperlink"/>
            <w:rFonts w:ascii="SimSun" w:hAnsi="SimSun"/>
            <w:sz w:val="24"/>
          </w:rPr>
          <w:t xml:space="preserve">2 </w:t>
        </w:r>
        <w:r w:rsidR="00911ECC">
          <w:rPr>
            <w:rStyle w:val="Hyperlink"/>
            <w:rFonts w:ascii="SimSun" w:hAnsi="SimSun" w:hint="eastAsia"/>
            <w:sz w:val="24"/>
          </w:rPr>
          <w:t>问题和展望</w:t>
        </w:r>
        <w:r w:rsidR="00911ECC">
          <w:rPr>
            <w:rFonts w:ascii="SimSun" w:hAnsi="SimSun"/>
            <w:sz w:val="24"/>
          </w:rPr>
          <w:tab/>
        </w:r>
        <w:r w:rsidR="00911ECC">
          <w:rPr>
            <w:rFonts w:ascii="SimSun" w:hAnsi="SimSun"/>
            <w:sz w:val="24"/>
          </w:rPr>
          <w:fldChar w:fldCharType="begin"/>
        </w:r>
        <w:r w:rsidR="00911ECC">
          <w:rPr>
            <w:rFonts w:ascii="SimSun" w:hAnsi="SimSun"/>
            <w:sz w:val="24"/>
          </w:rPr>
          <w:instrText xml:space="preserve"> PAGEREF _Toc263248536 \h </w:instrText>
        </w:r>
        <w:r w:rsidR="00911ECC">
          <w:rPr>
            <w:rFonts w:ascii="SimSun" w:hAnsi="SimSun"/>
            <w:sz w:val="24"/>
          </w:rPr>
        </w:r>
        <w:r w:rsidR="00911ECC">
          <w:rPr>
            <w:rFonts w:ascii="SimSun" w:hAnsi="SimSun"/>
            <w:sz w:val="24"/>
          </w:rPr>
          <w:fldChar w:fldCharType="separate"/>
        </w:r>
        <w:r w:rsidR="00911ECC">
          <w:rPr>
            <w:rFonts w:ascii="SimSun" w:hAnsi="SimSun"/>
            <w:sz w:val="24"/>
          </w:rPr>
          <w:t>5</w:t>
        </w:r>
        <w:r w:rsidR="00911ECC">
          <w:rPr>
            <w:rFonts w:ascii="SimSun" w:hAnsi="SimSun"/>
            <w:sz w:val="24"/>
          </w:rPr>
          <w:fldChar w:fldCharType="end"/>
        </w:r>
      </w:hyperlink>
    </w:p>
    <w:p w14:paraId="4752DF93" w14:textId="77777777" w:rsidR="00911ECC" w:rsidRDefault="00F007AA">
      <w:pPr>
        <w:pStyle w:val="TOC1"/>
        <w:tabs>
          <w:tab w:val="right" w:leader="dot" w:pos="8296"/>
        </w:tabs>
        <w:spacing w:line="400" w:lineRule="exact"/>
        <w:rPr>
          <w:rFonts w:ascii="SimSun" w:hAnsi="SimSun"/>
          <w:b w:val="0"/>
          <w:bCs w:val="0"/>
          <w:caps w:val="0"/>
          <w:sz w:val="24"/>
        </w:rPr>
      </w:pPr>
      <w:hyperlink w:anchor="_Toc263248537" w:history="1">
        <w:r w:rsidR="00911ECC">
          <w:rPr>
            <w:rStyle w:val="Hyperlink"/>
            <w:rFonts w:ascii="SimSun" w:hAnsi="SimSun" w:hint="eastAsia"/>
            <w:sz w:val="24"/>
          </w:rPr>
          <w:t>附录</w:t>
        </w:r>
        <w:r w:rsidR="00911ECC">
          <w:rPr>
            <w:rStyle w:val="Hyperlink"/>
            <w:rFonts w:ascii="SimSun" w:hAnsi="SimSun"/>
            <w:sz w:val="24"/>
          </w:rPr>
          <w:t>1</w:t>
        </w:r>
        <w:r w:rsidR="00911ECC">
          <w:rPr>
            <w:rStyle w:val="Hyperlink"/>
            <w:rFonts w:ascii="SimSun" w:hAnsi="SimSun" w:hint="eastAsia"/>
            <w:sz w:val="24"/>
          </w:rPr>
          <w:t>：</w:t>
        </w:r>
        <w:r w:rsidR="00911ECC">
          <w:rPr>
            <w:rFonts w:ascii="SimSun" w:hAnsi="SimSun"/>
            <w:sz w:val="24"/>
          </w:rPr>
          <w:tab/>
        </w:r>
        <w:r w:rsidR="00911ECC">
          <w:rPr>
            <w:rFonts w:ascii="SimSun" w:hAnsi="SimSun"/>
            <w:sz w:val="24"/>
          </w:rPr>
          <w:fldChar w:fldCharType="begin"/>
        </w:r>
        <w:r w:rsidR="00911ECC">
          <w:rPr>
            <w:rFonts w:ascii="SimSun" w:hAnsi="SimSun"/>
            <w:sz w:val="24"/>
          </w:rPr>
          <w:instrText xml:space="preserve"> PAGEREF _Toc263248537 \h </w:instrText>
        </w:r>
        <w:r w:rsidR="00911ECC">
          <w:rPr>
            <w:rFonts w:ascii="SimSun" w:hAnsi="SimSun"/>
            <w:sz w:val="24"/>
          </w:rPr>
        </w:r>
        <w:r w:rsidR="00911ECC">
          <w:rPr>
            <w:rFonts w:ascii="SimSun" w:hAnsi="SimSun"/>
            <w:sz w:val="24"/>
          </w:rPr>
          <w:fldChar w:fldCharType="separate"/>
        </w:r>
        <w:r w:rsidR="00911ECC">
          <w:rPr>
            <w:rFonts w:ascii="SimSun" w:hAnsi="SimSun"/>
            <w:sz w:val="24"/>
          </w:rPr>
          <w:t>7</w:t>
        </w:r>
        <w:r w:rsidR="00911ECC">
          <w:rPr>
            <w:rFonts w:ascii="SimSun" w:hAnsi="SimSun"/>
            <w:sz w:val="24"/>
          </w:rPr>
          <w:fldChar w:fldCharType="end"/>
        </w:r>
      </w:hyperlink>
    </w:p>
    <w:p w14:paraId="5157DFAC" w14:textId="77777777" w:rsidR="00911ECC" w:rsidRDefault="00911ECC">
      <w:pPr>
        <w:spacing w:line="400" w:lineRule="exact"/>
        <w:rPr>
          <w:rFonts w:ascii="SimSun" w:hAnsi="SimSun"/>
        </w:rPr>
      </w:pPr>
      <w:r>
        <w:rPr>
          <w:rFonts w:ascii="SimSun" w:hAnsi="SimSun"/>
          <w:bCs/>
          <w:caps/>
          <w:sz w:val="24"/>
        </w:rPr>
        <w:fldChar w:fldCharType="end"/>
      </w:r>
    </w:p>
    <w:p w14:paraId="332C9816" w14:textId="77777777" w:rsidR="00911ECC" w:rsidRDefault="00911ECC">
      <w:pPr>
        <w:sectPr w:rsidR="00911ECC">
          <w:footerReference w:type="default" r:id="rId13"/>
          <w:pgSz w:w="11906" w:h="16838"/>
          <w:pgMar w:top="1440" w:right="1800" w:bottom="1440" w:left="1800" w:header="851" w:footer="992" w:gutter="0"/>
          <w:pgNumType w:fmt="lowerRoman" w:start="1"/>
          <w:cols w:space="720"/>
          <w:docGrid w:type="lines" w:linePitch="312"/>
        </w:sectPr>
      </w:pPr>
    </w:p>
    <w:p w14:paraId="50D34C39" w14:textId="77777777" w:rsidR="00911ECC" w:rsidRDefault="00993F28" w:rsidP="00246924">
      <w:pPr>
        <w:pStyle w:val="Heading1"/>
        <w:numPr>
          <w:ilvl w:val="0"/>
          <w:numId w:val="0"/>
        </w:numPr>
        <w:jc w:val="center"/>
        <w:rPr>
          <w:rFonts w:eastAsia="SimHei"/>
          <w:sz w:val="32"/>
        </w:rPr>
      </w:pPr>
      <w:bookmarkStart w:id="1" w:name="_Toc263248515"/>
      <w:r>
        <w:rPr>
          <w:rFonts w:ascii="SimHei" w:hint="eastAsia"/>
          <w:noProof/>
          <w:sz w:val="28"/>
          <w:szCs w:val="28"/>
          <w:lang w:val="en-US" w:eastAsia="zh-CN"/>
        </w:rPr>
        <w:lastRenderedPageBreak/>
        <mc:AlternateContent>
          <mc:Choice Requires="wps">
            <w:drawing>
              <wp:anchor distT="0" distB="0" distL="114300" distR="114300" simplePos="0" relativeHeight="251643392" behindDoc="0" locked="0" layoutInCell="1" allowOverlap="1" wp14:anchorId="7CFE9728" wp14:editId="4DF9E439">
                <wp:simplePos x="0" y="0"/>
                <wp:positionH relativeFrom="column">
                  <wp:posOffset>2743200</wp:posOffset>
                </wp:positionH>
                <wp:positionV relativeFrom="paragraph">
                  <wp:posOffset>594360</wp:posOffset>
                </wp:positionV>
                <wp:extent cx="1828800" cy="792480"/>
                <wp:effectExtent l="676275" t="13335" r="9525" b="22860"/>
                <wp:wrapNone/>
                <wp:docPr id="34"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92480"/>
                        </a:xfrm>
                        <a:prstGeom prst="wedgeRoundRectCallout">
                          <a:avLst>
                            <a:gd name="adj1" fmla="val -84759"/>
                            <a:gd name="adj2" fmla="val 49759"/>
                            <a:gd name="adj3" fmla="val 16667"/>
                          </a:avLst>
                        </a:prstGeom>
                        <a:solidFill>
                          <a:srgbClr val="FFFFFF"/>
                        </a:solidFill>
                        <a:ln w="9525">
                          <a:solidFill>
                            <a:srgbClr val="000000"/>
                          </a:solidFill>
                          <a:miter lim="800000"/>
                          <a:headEnd/>
                          <a:tailEnd/>
                        </a:ln>
                      </wps:spPr>
                      <wps:txbx>
                        <w:txbxContent>
                          <w:p w14:paraId="1B600074" w14:textId="77777777" w:rsidR="00F007AA" w:rsidRDefault="00F007AA">
                            <w:r>
                              <w:rPr>
                                <w:rFonts w:hint="eastAsia"/>
                              </w:rPr>
                              <w:t>分析与本课题有关的国内外技术发展现状，论述开展本课题工作的必要性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FE9728" id="AutoShape 8" o:spid="_x0000_s1031" type="#_x0000_t62" style="position:absolute;left:0;text-align:left;margin-left:3in;margin-top:46.8pt;width:2in;height:62.4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" adj="-7508,21548">
                <v:textbox>
                  <w:txbxContent>
                    <w:p w14:paraId="1B600074" w14:textId="77777777" w:rsidR="00F007AA" w:rsidRDefault="00F007AA">
                      <w:r>
                        <w:rPr>
                          <w:rFonts w:hint="eastAsia"/>
                        </w:rPr>
                        <w:t>分析与本课题有关的国内外技术发展现状，论述开展本课题工作的必要性</w:t>
                      </w:r>
                    </w:p>
                  </w:txbxContent>
                </v:textbox>
              </v:shape>
            </w:pict>
          </mc:Fallback>
        </mc:AlternateContent>
      </w:r>
      <w:r w:rsidR="00911ECC">
        <w:rPr>
          <w:rFonts w:eastAsia="SimHei" w:hint="eastAsia"/>
          <w:sz w:val="32"/>
        </w:rPr>
        <w:t>第一章</w:t>
      </w:r>
      <w:r w:rsidR="00911ECC">
        <w:rPr>
          <w:rFonts w:eastAsia="SimHei" w:hint="eastAsia"/>
          <w:sz w:val="32"/>
        </w:rPr>
        <w:t xml:space="preserve"> </w:t>
      </w:r>
      <w:r w:rsidR="00911ECC">
        <w:rPr>
          <w:rFonts w:eastAsia="SimHei" w:hint="eastAsia"/>
          <w:sz w:val="32"/>
        </w:rPr>
        <w:t>引言</w:t>
      </w:r>
      <w:bookmarkEnd w:id="1"/>
      <w:r w:rsidR="00911ECC">
        <w:commentReference w:id="2"/>
      </w:r>
    </w:p>
    <w:p w14:paraId="55200471" w14:textId="73BB2A11" w:rsidR="00911ECC" w:rsidRDefault="00911ECC">
      <w:pPr>
        <w:pStyle w:val="Heading2"/>
        <w:rPr>
          <w:rFonts w:ascii="SimHei"/>
          <w:sz w:val="28"/>
          <w:szCs w:val="28"/>
        </w:rPr>
      </w:pPr>
      <w:bookmarkStart w:id="3" w:name="_Toc263248516"/>
      <w:r>
        <w:rPr>
          <w:rFonts w:ascii="SimHei" w:hint="eastAsia"/>
          <w:sz w:val="28"/>
          <w:szCs w:val="28"/>
        </w:rPr>
        <w:t>课题背景</w:t>
      </w:r>
      <w:bookmarkEnd w:id="3"/>
    </w:p>
    <w:p w14:paraId="485745CE" w14:textId="50734AE7" w:rsidR="00911ECC" w:rsidRDefault="00911ECC">
      <w:pPr>
        <w:pStyle w:val="a"/>
        <w:adjustRightInd/>
        <w:snapToGrid/>
        <w:spacing w:before="0" w:after="0" w:line="400" w:lineRule="exact"/>
        <w:jc w:val="both"/>
        <w:rPr>
          <w:sz w:val="24"/>
        </w:rPr>
      </w:pPr>
      <w:r>
        <w:rPr>
          <w:rFonts w:hint="eastAsia"/>
          <w:sz w:val="24"/>
        </w:rPr>
        <w:t>（论文正文内容，采用小四宋体</w:t>
      </w:r>
      <w:r>
        <w:rPr>
          <w:rFonts w:hint="eastAsia"/>
          <w:b/>
          <w:sz w:val="24"/>
        </w:rPr>
        <w:t>，行间距采用固定值</w:t>
      </w:r>
      <w:r>
        <w:rPr>
          <w:rFonts w:hint="eastAsia"/>
          <w:b/>
          <w:sz w:val="24"/>
        </w:rPr>
        <w:t>20</w:t>
      </w:r>
      <w:r>
        <w:rPr>
          <w:rFonts w:hint="eastAsia"/>
          <w:b/>
          <w:sz w:val="24"/>
        </w:rPr>
        <w:t>磅</w:t>
      </w:r>
      <w:r>
        <w:rPr>
          <w:rFonts w:hint="eastAsia"/>
          <w:sz w:val="24"/>
        </w:rPr>
        <w:t>）</w:t>
      </w:r>
    </w:p>
    <w:p w14:paraId="571DD91C" w14:textId="77777777" w:rsidR="00911ECC" w:rsidRDefault="00993F28">
      <w:pPr>
        <w:pStyle w:val="a"/>
        <w:adjustRightInd/>
        <w:snapToGrid/>
        <w:spacing w:before="0" w:after="0" w:line="240" w:lineRule="auto"/>
      </w:pPr>
      <w:r>
        <w:rPr>
          <w:noProof/>
          <w:sz w:val="20"/>
        </w:rPr>
        <mc:AlternateContent>
          <mc:Choice Requires="wps">
            <w:drawing>
              <wp:anchor distT="0" distB="0" distL="114300" distR="114300" simplePos="0" relativeHeight="251644416" behindDoc="0" locked="0" layoutInCell="1" allowOverlap="1" wp14:anchorId="06B540F1" wp14:editId="7289160B">
                <wp:simplePos x="0" y="0"/>
                <wp:positionH relativeFrom="column">
                  <wp:posOffset>2057400</wp:posOffset>
                </wp:positionH>
                <wp:positionV relativeFrom="paragraph">
                  <wp:posOffset>65405</wp:posOffset>
                </wp:positionV>
                <wp:extent cx="1828800" cy="792480"/>
                <wp:effectExtent l="590550" t="11430" r="9525" b="5715"/>
                <wp:wrapNone/>
                <wp:docPr id="33"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92480"/>
                        </a:xfrm>
                        <a:prstGeom prst="wedgeRoundRectCallout">
                          <a:avLst>
                            <a:gd name="adj1" fmla="val -80069"/>
                            <a:gd name="adj2" fmla="val 22838"/>
                            <a:gd name="adj3" fmla="val 16667"/>
                          </a:avLst>
                        </a:prstGeom>
                        <a:solidFill>
                          <a:srgbClr val="FFFFFF"/>
                        </a:solidFill>
                        <a:ln w="9525">
                          <a:solidFill>
                            <a:srgbClr val="000000"/>
                          </a:solidFill>
                          <a:miter lim="800000"/>
                          <a:headEnd/>
                          <a:tailEnd/>
                        </a:ln>
                      </wps:spPr>
                      <wps:txbx>
                        <w:txbxContent>
                          <w:p w14:paraId="49BE4983" w14:textId="77777777" w:rsidR="00F007AA" w:rsidRDefault="00F007AA">
                            <w:r>
                              <w:rPr>
                                <w:rFonts w:hint="eastAsia"/>
                              </w:rPr>
                              <w:t>论述本课题的主要工作和作者本人将要承担的任务以及预计达到的目标。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B540F1" id="AutoShape 9" o:spid="_x0000_s1032" type="#_x0000_t62" style="position:absolute;left:0;text-align:left;margin-left:162pt;margin-top:5.15pt;width:2in;height:62.4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" adj="-6495,15733">
                <v:textbox>
                  <w:txbxContent>
                    <w:p w14:paraId="49BE4983" w14:textId="77777777" w:rsidR="00F007AA" w:rsidRDefault="00F007AA">
                      <w:r>
                        <w:rPr>
                          <w:rFonts w:hint="eastAsia"/>
                        </w:rPr>
                        <w:t>论述本课题的主要工作和作者本人将要承担的任务以及预计达到的目标。</w:t>
                      </w:r>
                    </w:p>
                  </w:txbxContent>
                </v:textbox>
              </v:shape>
            </w:pict>
          </mc:Fallback>
        </mc:AlternateContent>
      </w:r>
    </w:p>
    <w:p w14:paraId="2F1EE8E1" w14:textId="251DA05C" w:rsidR="00911ECC" w:rsidRDefault="00911ECC">
      <w:pPr>
        <w:pStyle w:val="Heading2"/>
        <w:rPr>
          <w:rFonts w:ascii="SimHei"/>
          <w:sz w:val="28"/>
        </w:rPr>
      </w:pPr>
      <w:bookmarkStart w:id="4" w:name="_Toc263248517"/>
      <w:r>
        <w:rPr>
          <w:rFonts w:ascii="SimHei" w:hint="eastAsia"/>
          <w:sz w:val="28"/>
        </w:rPr>
        <w:t>课题任务</w:t>
      </w:r>
      <w:bookmarkEnd w:id="4"/>
    </w:p>
    <w:p w14:paraId="4FD8D42F" w14:textId="77777777" w:rsidR="00911ECC" w:rsidRDefault="00911ECC">
      <w:pPr>
        <w:pStyle w:val="Heading3"/>
        <w:numPr>
          <w:ilvl w:val="2"/>
          <w:numId w:val="0"/>
        </w:numPr>
        <w:rPr>
          <w:rFonts w:ascii="SimHei"/>
          <w:sz w:val="24"/>
        </w:rPr>
      </w:pPr>
      <w:bookmarkStart w:id="5" w:name="_Toc263248518"/>
      <w:r>
        <w:rPr>
          <w:rFonts w:ascii="SimHei" w:hint="eastAsia"/>
          <w:sz w:val="24"/>
        </w:rPr>
        <w:t>1.2.1 课题内容</w:t>
      </w:r>
      <w:bookmarkEnd w:id="5"/>
    </w:p>
    <w:p w14:paraId="4C50DDC0" w14:textId="77777777" w:rsidR="00911ECC" w:rsidRDefault="00911ECC">
      <w:pPr>
        <w:pStyle w:val="a"/>
        <w:adjustRightInd/>
        <w:snapToGrid/>
        <w:spacing w:before="0" w:after="0" w:line="400" w:lineRule="exact"/>
        <w:ind w:firstLine="480"/>
        <w:jc w:val="both"/>
        <w:rPr>
          <w:sz w:val="24"/>
        </w:rPr>
      </w:pPr>
      <w:r>
        <w:rPr>
          <w:rFonts w:hint="eastAsia"/>
          <w:sz w:val="24"/>
        </w:rPr>
        <w:t>（介绍本课题的主要内容、课题目标等）</w:t>
      </w:r>
    </w:p>
    <w:p w14:paraId="5557DDF3" w14:textId="77777777" w:rsidR="00911ECC" w:rsidRDefault="00911ECC">
      <w:pPr>
        <w:pStyle w:val="a"/>
        <w:adjustRightInd/>
        <w:snapToGrid/>
        <w:spacing w:before="0" w:after="0" w:line="400" w:lineRule="exact"/>
        <w:ind w:firstLine="480"/>
        <w:jc w:val="both"/>
        <w:rPr>
          <w:sz w:val="24"/>
        </w:rPr>
      </w:pPr>
    </w:p>
    <w:p w14:paraId="26EA8CE5" w14:textId="77777777" w:rsidR="00911ECC" w:rsidRDefault="00911ECC">
      <w:pPr>
        <w:pStyle w:val="Heading3"/>
        <w:numPr>
          <w:ilvl w:val="2"/>
          <w:numId w:val="0"/>
        </w:numPr>
        <w:rPr>
          <w:rFonts w:ascii="SimHei"/>
          <w:sz w:val="24"/>
        </w:rPr>
      </w:pPr>
      <w:bookmarkStart w:id="6" w:name="_Toc263248519"/>
      <w:r>
        <w:rPr>
          <w:rFonts w:ascii="SimHei" w:hint="eastAsia"/>
          <w:sz w:val="24"/>
        </w:rPr>
        <w:t>1.2.2 本人承担任务</w:t>
      </w:r>
      <w:bookmarkEnd w:id="6"/>
    </w:p>
    <w:p w14:paraId="0F2BE9F6" w14:textId="77777777" w:rsidR="00911ECC" w:rsidRDefault="00911ECC">
      <w:pPr>
        <w:pStyle w:val="a"/>
        <w:adjustRightInd/>
        <w:snapToGrid/>
        <w:spacing w:before="0" w:after="0" w:line="400" w:lineRule="exact"/>
        <w:ind w:firstLine="480"/>
        <w:jc w:val="both"/>
        <w:rPr>
          <w:sz w:val="24"/>
        </w:rPr>
      </w:pPr>
      <w:r>
        <w:rPr>
          <w:rFonts w:hint="eastAsia"/>
          <w:sz w:val="24"/>
        </w:rPr>
        <w:t>（介绍本人在本课题中将要承担的主要工作）</w:t>
      </w:r>
    </w:p>
    <w:p w14:paraId="22BB41C2" w14:textId="77777777" w:rsidR="00911ECC" w:rsidRDefault="00911ECC">
      <w:pPr>
        <w:pStyle w:val="a"/>
        <w:adjustRightInd/>
        <w:snapToGrid/>
        <w:spacing w:before="0" w:after="0" w:line="240" w:lineRule="auto"/>
        <w:jc w:val="both"/>
      </w:pPr>
    </w:p>
    <w:p w14:paraId="04D67C95" w14:textId="5EB9EC1C" w:rsidR="00911ECC" w:rsidRDefault="00911ECC">
      <w:pPr>
        <w:pStyle w:val="Heading2"/>
        <w:rPr>
          <w:rFonts w:ascii="SimHei"/>
          <w:sz w:val="28"/>
        </w:rPr>
      </w:pPr>
      <w:bookmarkStart w:id="7" w:name="_Toc263248520"/>
      <w:r>
        <w:rPr>
          <w:rFonts w:ascii="SimHei" w:hint="eastAsia"/>
          <w:sz w:val="28"/>
        </w:rPr>
        <w:t>论文结构</w:t>
      </w:r>
      <w:bookmarkEnd w:id="7"/>
    </w:p>
    <w:p w14:paraId="33761016" w14:textId="77777777" w:rsidR="00911ECC" w:rsidRDefault="00911ECC">
      <w:pPr>
        <w:pStyle w:val="a"/>
        <w:adjustRightInd/>
        <w:snapToGrid/>
        <w:spacing w:before="0" w:after="0" w:line="400" w:lineRule="exact"/>
        <w:ind w:firstLine="482"/>
        <w:jc w:val="both"/>
        <w:rPr>
          <w:rFonts w:ascii="SimSun" w:hAnsi="SimSun"/>
          <w:sz w:val="24"/>
        </w:rPr>
      </w:pPr>
      <w:r>
        <w:rPr>
          <w:rFonts w:ascii="SimSun" w:hAnsi="SimSun" w:hint="eastAsia"/>
          <w:sz w:val="24"/>
        </w:rPr>
        <w:t>本文共分N章，内容安排如下：</w:t>
      </w:r>
    </w:p>
    <w:p w14:paraId="5353D90F" w14:textId="77777777" w:rsidR="00911ECC" w:rsidRDefault="00911ECC">
      <w:pPr>
        <w:pStyle w:val="a"/>
        <w:adjustRightInd/>
        <w:snapToGrid/>
        <w:spacing w:before="0" w:after="0" w:line="400" w:lineRule="exact"/>
        <w:ind w:firstLine="482"/>
        <w:jc w:val="both"/>
      </w:pPr>
      <w:r>
        <w:rPr>
          <w:rFonts w:ascii="SimSun" w:hAnsi="SimSun" w:hint="eastAsia"/>
          <w:sz w:val="24"/>
        </w:rPr>
        <w:t>第一章 引言，介绍本课题的意义、任务、预期目标等。</w:t>
      </w:r>
    </w:p>
    <w:p w14:paraId="52BAEFB6" w14:textId="77777777" w:rsidR="00911ECC" w:rsidRDefault="00911ECC">
      <w:pPr>
        <w:pStyle w:val="a"/>
        <w:adjustRightInd/>
        <w:snapToGrid/>
        <w:spacing w:before="0" w:after="0" w:line="400" w:lineRule="exact"/>
        <w:ind w:firstLine="482"/>
        <w:jc w:val="both"/>
        <w:rPr>
          <w:rFonts w:ascii="SimSun" w:hAnsi="SimSun"/>
          <w:sz w:val="24"/>
        </w:rPr>
      </w:pPr>
      <w:r>
        <w:rPr>
          <w:rFonts w:hint="eastAsia"/>
          <w:sz w:val="24"/>
        </w:rPr>
        <w:t>第二章</w:t>
      </w:r>
      <w:r>
        <w:rPr>
          <w:rFonts w:hint="eastAsia"/>
          <w:sz w:val="24"/>
        </w:rPr>
        <w:t xml:space="preserve"> XXXX</w:t>
      </w:r>
      <w:r>
        <w:rPr>
          <w:rFonts w:hint="eastAsia"/>
          <w:sz w:val="24"/>
        </w:rPr>
        <w:t>，</w:t>
      </w:r>
      <w:r>
        <w:rPr>
          <w:rFonts w:hint="eastAsia"/>
          <w:sz w:val="24"/>
        </w:rPr>
        <w:t>XXXX</w:t>
      </w:r>
    </w:p>
    <w:p w14:paraId="688AFC18" w14:textId="77777777" w:rsidR="00911ECC" w:rsidRDefault="00911ECC">
      <w:pPr>
        <w:pStyle w:val="a"/>
        <w:adjustRightInd/>
        <w:snapToGrid/>
        <w:spacing w:before="0" w:after="0" w:line="400" w:lineRule="exact"/>
        <w:ind w:firstLine="482"/>
        <w:jc w:val="both"/>
        <w:rPr>
          <w:rFonts w:ascii="SimSun" w:hAnsi="SimSun"/>
          <w:sz w:val="24"/>
        </w:rPr>
      </w:pPr>
      <w:r>
        <w:rPr>
          <w:rFonts w:ascii="SimSun" w:hAnsi="SimSun" w:hint="eastAsia"/>
          <w:sz w:val="24"/>
        </w:rPr>
        <w:t>第三章 XXXX，XXXX</w:t>
      </w:r>
    </w:p>
    <w:p w14:paraId="36F622E6" w14:textId="77777777" w:rsidR="00911ECC" w:rsidRDefault="00911ECC">
      <w:pPr>
        <w:pStyle w:val="a"/>
        <w:adjustRightInd/>
        <w:snapToGrid/>
        <w:spacing w:before="0" w:after="0" w:line="240" w:lineRule="auto"/>
        <w:ind w:left="480"/>
        <w:jc w:val="both"/>
        <w:rPr>
          <w:rFonts w:ascii="SimSun" w:hAnsi="SimSun"/>
          <w:sz w:val="24"/>
        </w:rPr>
      </w:pPr>
    </w:p>
    <w:p w14:paraId="1BA5A6E7" w14:textId="77777777" w:rsidR="00911ECC" w:rsidRDefault="00911ECC">
      <w:pPr>
        <w:pStyle w:val="a"/>
        <w:adjustRightInd/>
        <w:snapToGrid/>
        <w:spacing w:before="0" w:after="0" w:line="400" w:lineRule="exact"/>
        <w:ind w:left="482"/>
        <w:jc w:val="both"/>
        <w:rPr>
          <w:rFonts w:ascii="SimSun" w:hAnsi="SimSun"/>
          <w:sz w:val="24"/>
        </w:rPr>
      </w:pPr>
      <w:r>
        <w:rPr>
          <w:rFonts w:ascii="SimSun" w:hAnsi="SimSun" w:hint="eastAsia"/>
          <w:sz w:val="24"/>
        </w:rPr>
        <w:t>第N章 结束语，对本文工作进行全面总结，给出本文所取得的成果，指出存在的不足和改进方向。</w:t>
      </w:r>
    </w:p>
    <w:p w14:paraId="3D009B20" w14:textId="77777777" w:rsidR="00911ECC" w:rsidRDefault="00911ECC">
      <w:pPr>
        <w:pStyle w:val="a"/>
        <w:adjustRightInd/>
        <w:snapToGrid/>
        <w:spacing w:before="0" w:after="0" w:line="400" w:lineRule="exact"/>
        <w:ind w:left="482"/>
        <w:jc w:val="both"/>
        <w:rPr>
          <w:rFonts w:ascii="SimSun" w:hAnsi="SimSun"/>
          <w:sz w:val="24"/>
        </w:rPr>
      </w:pPr>
    </w:p>
    <w:p w14:paraId="5B4BDEBC" w14:textId="187292FA" w:rsidR="00911ECC" w:rsidRDefault="00911ECC" w:rsidP="00246924">
      <w:pPr>
        <w:pStyle w:val="Heading1"/>
        <w:numPr>
          <w:ilvl w:val="0"/>
          <w:numId w:val="0"/>
        </w:numPr>
        <w:ind w:left="432"/>
        <w:jc w:val="center"/>
        <w:rPr>
          <w:rFonts w:ascii="SimHei" w:eastAsia="SimHei"/>
          <w:sz w:val="32"/>
        </w:rPr>
      </w:pPr>
      <w:r>
        <w:rPr>
          <w:rFonts w:ascii="SimSun" w:hAnsi="SimSun"/>
          <w:sz w:val="24"/>
        </w:rPr>
        <w:br w:type="page"/>
      </w:r>
      <w:bookmarkStart w:id="8" w:name="_Toc263248521"/>
      <w:r>
        <w:rPr>
          <w:rFonts w:ascii="SimHei" w:eastAsia="SimHei" w:hint="eastAsia"/>
          <w:sz w:val="32"/>
        </w:rPr>
        <w:lastRenderedPageBreak/>
        <w:t xml:space="preserve">第二章 </w:t>
      </w:r>
      <w:bookmarkEnd w:id="8"/>
      <w:r w:rsidR="005949C0" w:rsidRPr="005949C0">
        <w:rPr>
          <w:rFonts w:ascii="SimHei" w:eastAsia="SimHei" w:hint="eastAsia"/>
          <w:sz w:val="32"/>
        </w:rPr>
        <w:t>关键技术介绍</w:t>
      </w:r>
    </w:p>
    <w:p w14:paraId="08ACB069" w14:textId="0DBCB6D2" w:rsidR="00911ECC" w:rsidRDefault="00911ECC">
      <w:pPr>
        <w:pStyle w:val="a"/>
        <w:numPr>
          <w:ins w:id="9" w:author="ibm" w:date="2008-11-09T09:52:00Z"/>
        </w:numPr>
        <w:adjustRightInd/>
        <w:snapToGrid/>
        <w:spacing w:before="0" w:after="0" w:line="400" w:lineRule="exact"/>
        <w:ind w:firstLine="482"/>
        <w:jc w:val="both"/>
        <w:rPr>
          <w:rFonts w:ascii="SimHei"/>
          <w:sz w:val="24"/>
        </w:rPr>
      </w:pPr>
      <w:r>
        <w:rPr>
          <w:rFonts w:ascii="SimHei" w:hint="eastAsia"/>
          <w:sz w:val="24"/>
        </w:rPr>
        <w:t>（本章概述，简单介绍本章将要论述的内容）</w:t>
      </w:r>
    </w:p>
    <w:p w14:paraId="2A6F8470" w14:textId="77777777" w:rsidR="00246924" w:rsidRPr="00246924" w:rsidRDefault="00246924" w:rsidP="00E87E06">
      <w:pPr>
        <w:pStyle w:val="ListParagraph"/>
        <w:keepNext/>
        <w:keepLines/>
        <w:numPr>
          <w:ilvl w:val="0"/>
          <w:numId w:val="3"/>
        </w:numPr>
        <w:spacing w:before="340" w:after="330" w:line="578" w:lineRule="auto"/>
        <w:ind w:firstLineChars="0"/>
        <w:outlineLvl w:val="0"/>
        <w:rPr>
          <w:b/>
          <w:bCs/>
          <w:vanish/>
          <w:kern w:val="44"/>
          <w:sz w:val="44"/>
          <w:szCs w:val="44"/>
          <w:lang w:val="x-none" w:eastAsia="x-none"/>
        </w:rPr>
      </w:pPr>
    </w:p>
    <w:p w14:paraId="28DECBD8" w14:textId="0CEE3B8F" w:rsidR="00911ECC" w:rsidRPr="005949C0" w:rsidRDefault="005949C0" w:rsidP="00246924">
      <w:pPr>
        <w:pStyle w:val="Heading2"/>
      </w:pPr>
      <w:r w:rsidRPr="005949C0">
        <w:t>Thrift — RPC Framework</w:t>
      </w:r>
    </w:p>
    <w:p w14:paraId="7CFAD131" w14:textId="719BD5CB" w:rsidR="005949C0" w:rsidRPr="00246924" w:rsidRDefault="005949C0" w:rsidP="005949C0">
      <w:pPr>
        <w:pStyle w:val="a"/>
        <w:spacing w:line="400" w:lineRule="exact"/>
        <w:ind w:firstLine="480"/>
        <w:jc w:val="left"/>
        <w:rPr>
          <w:rFonts w:ascii="SimSun" w:hAnsi="SimSun"/>
          <w:sz w:val="24"/>
        </w:rPr>
      </w:pPr>
      <w:r w:rsidRPr="00246924">
        <w:rPr>
          <w:rFonts w:ascii="SimSun" w:hAnsi="SimSun" w:hint="eastAsia"/>
          <w:sz w:val="24"/>
        </w:rPr>
        <w:t>Apache Thrift 是 Facebook 实现的一种高效的、支持多种编程语言的远程服务调用的框架。</w:t>
      </w:r>
    </w:p>
    <w:p w14:paraId="3C3699E5" w14:textId="19070840" w:rsidR="00911ECC" w:rsidRPr="00246924" w:rsidRDefault="005949C0" w:rsidP="005949C0">
      <w:pPr>
        <w:pStyle w:val="a"/>
        <w:spacing w:line="400" w:lineRule="exact"/>
        <w:ind w:firstLine="480"/>
        <w:jc w:val="left"/>
        <w:rPr>
          <w:rFonts w:ascii="SimSun" w:hAnsi="SimSun"/>
          <w:sz w:val="24"/>
        </w:rPr>
      </w:pPr>
      <w:r w:rsidRPr="00246924">
        <w:rPr>
          <w:rFonts w:ascii="SimSun" w:hAnsi="SimSun" w:hint="eastAsia"/>
          <w:sz w:val="24"/>
        </w:rPr>
        <w:t>目前流行的服务调用方式有很多种，例如基于 SOAP 消息格式的 Web Service，基于 JSON 消息格式的 RESTful 服务等。其中所用到的数据传输方式包括 XML，JSON 等，然而 XML 相对体积太大，传输效率低，JSON 体积较小，新颖，但还不够完善。本文将介绍由 Facebook 开发的远程服务调用框架 Apache Thrift，它采用接口描述语言定义并创建服务，支持可扩展的跨语言服务开发，所包含的代码生成引擎可以在多种语言中，如 C++, Java, Python, PHP, Ruby, Erlang, Perl, Haskell, C#, Cocoa, Smalltalk 等创建高效的、无缝的服务，其传输数据采用二进制格式，相对 XML 和 JSON 体积更小，对于高并发、大数据量和多语言的环境更有优势。</w:t>
      </w:r>
    </w:p>
    <w:p w14:paraId="3DD43593" w14:textId="27C50E9C" w:rsidR="009C55D5" w:rsidRDefault="009C55D5" w:rsidP="005949C0">
      <w:pPr>
        <w:pStyle w:val="a"/>
        <w:spacing w:line="400" w:lineRule="exact"/>
        <w:ind w:firstLine="480"/>
        <w:jc w:val="left"/>
        <w:rPr>
          <w:rFonts w:ascii="SimSun" w:hAnsi="SimSun"/>
          <w:sz w:val="24"/>
        </w:rPr>
      </w:pPr>
    </w:p>
    <w:p w14:paraId="7BFA2EA7" w14:textId="0D13438B" w:rsidR="009C55D5" w:rsidRPr="009C55D5" w:rsidRDefault="009C55D5" w:rsidP="009C55D5">
      <w:pPr>
        <w:pStyle w:val="Heading2"/>
        <w:rPr>
          <w:rFonts w:ascii="SimHei"/>
          <w:sz w:val="28"/>
          <w:szCs w:val="28"/>
          <w:lang w:val="en-US"/>
        </w:rPr>
      </w:pPr>
      <w:r w:rsidRPr="009C55D5">
        <w:rPr>
          <w:rFonts w:ascii="SimHei" w:hint="eastAsia"/>
          <w:sz w:val="28"/>
          <w:szCs w:val="28"/>
        </w:rPr>
        <w:t>分布式服务框架 Zookeepe</w:t>
      </w:r>
      <w:r>
        <w:rPr>
          <w:rFonts w:ascii="SimHei"/>
          <w:sz w:val="28"/>
          <w:szCs w:val="28"/>
          <w:lang w:val="en-US"/>
        </w:rPr>
        <w:t>r</w:t>
      </w:r>
    </w:p>
    <w:p w14:paraId="540D9D52" w14:textId="77777777" w:rsidR="009C55D5" w:rsidRPr="009C55D5" w:rsidRDefault="009C55D5" w:rsidP="009C55D5">
      <w:pPr>
        <w:pStyle w:val="a"/>
        <w:spacing w:line="400" w:lineRule="exact"/>
        <w:ind w:firstLine="480"/>
        <w:jc w:val="left"/>
        <w:rPr>
          <w:rFonts w:ascii="SimSun" w:hAnsi="SimSun"/>
          <w:sz w:val="24"/>
        </w:rPr>
      </w:pPr>
      <w:r w:rsidRPr="009C55D5">
        <w:rPr>
          <w:rFonts w:ascii="SimSun" w:hAnsi="SimSun" w:hint="eastAsia"/>
          <w:sz w:val="24"/>
        </w:rPr>
        <w:t>Zookeeper 分布式服务框架是 Apache Hadoop 的一个子项目，它主要是用来解决分布式应用中经常遇到的一些数据管理问题，如：统一命名服务、状态同步服务、集群管理、分布式应用配置项的管理等。</w:t>
      </w:r>
    </w:p>
    <w:p w14:paraId="29593984" w14:textId="77777777" w:rsidR="009C55D5" w:rsidRPr="009C55D5" w:rsidRDefault="009C55D5" w:rsidP="009C55D5">
      <w:pPr>
        <w:pStyle w:val="a"/>
        <w:spacing w:line="400" w:lineRule="exact"/>
        <w:ind w:firstLine="480"/>
        <w:jc w:val="left"/>
        <w:rPr>
          <w:rFonts w:ascii="SimSun" w:hAnsi="SimSun"/>
          <w:sz w:val="24"/>
        </w:rPr>
      </w:pPr>
      <w:r w:rsidRPr="009C55D5">
        <w:rPr>
          <w:rFonts w:ascii="SimSun" w:hAnsi="SimSun" w:hint="eastAsia"/>
          <w:sz w:val="24"/>
        </w:rPr>
        <w:t>数据模型</w:t>
      </w:r>
    </w:p>
    <w:p w14:paraId="5F0057EA" w14:textId="77777777" w:rsidR="009C55D5" w:rsidRPr="009C55D5" w:rsidRDefault="009C55D5" w:rsidP="009C55D5">
      <w:pPr>
        <w:pStyle w:val="a"/>
        <w:spacing w:line="400" w:lineRule="exact"/>
        <w:ind w:firstLine="480"/>
        <w:jc w:val="left"/>
        <w:rPr>
          <w:rFonts w:ascii="SimSun" w:hAnsi="SimSun"/>
          <w:sz w:val="24"/>
        </w:rPr>
      </w:pPr>
      <w:r w:rsidRPr="009C55D5">
        <w:rPr>
          <w:rFonts w:ascii="SimSun" w:hAnsi="SimSun" w:hint="eastAsia"/>
          <w:sz w:val="24"/>
        </w:rPr>
        <w:t>Zookeeper 会维护一个具有层次关系的数据结构，它非常类似于一个标准的文件系统，如图 1 所示：</w:t>
      </w:r>
    </w:p>
    <w:p w14:paraId="2B39997B" w14:textId="77777777" w:rsidR="009C55D5" w:rsidRPr="009C55D5" w:rsidRDefault="009C55D5" w:rsidP="009C55D5">
      <w:pPr>
        <w:pStyle w:val="a"/>
        <w:spacing w:line="400" w:lineRule="exact"/>
        <w:ind w:firstLine="480"/>
        <w:jc w:val="left"/>
        <w:rPr>
          <w:rFonts w:ascii="SimSun" w:hAnsi="SimSun"/>
          <w:sz w:val="24"/>
        </w:rPr>
      </w:pPr>
      <w:r w:rsidRPr="009C55D5">
        <w:rPr>
          <w:rFonts w:ascii="SimSun" w:hAnsi="SimSun" w:hint="eastAsia"/>
          <w:sz w:val="24"/>
        </w:rPr>
        <w:t>图 1 Zookeeper 数据结构</w:t>
      </w:r>
    </w:p>
    <w:p w14:paraId="5BC1C59E" w14:textId="77777777" w:rsidR="009C55D5" w:rsidRPr="009C55D5" w:rsidRDefault="009C55D5" w:rsidP="009C55D5">
      <w:pPr>
        <w:pStyle w:val="a"/>
        <w:spacing w:line="400" w:lineRule="exact"/>
        <w:ind w:firstLine="480"/>
        <w:jc w:val="left"/>
        <w:rPr>
          <w:rFonts w:ascii="SimSun" w:hAnsi="SimSun"/>
          <w:sz w:val="24"/>
        </w:rPr>
      </w:pPr>
      <w:r w:rsidRPr="009C55D5">
        <w:rPr>
          <w:rFonts w:ascii="SimSun" w:hAnsi="SimSun" w:hint="eastAsia"/>
          <w:sz w:val="24"/>
        </w:rPr>
        <w:t>图 1 Zookeeper 数据结构</w:t>
      </w:r>
    </w:p>
    <w:p w14:paraId="33C7389C" w14:textId="77777777" w:rsidR="009C55D5" w:rsidRPr="009C55D5" w:rsidRDefault="009C55D5" w:rsidP="009C55D5">
      <w:pPr>
        <w:pStyle w:val="a"/>
        <w:spacing w:line="400" w:lineRule="exact"/>
        <w:ind w:firstLine="480"/>
        <w:jc w:val="left"/>
        <w:rPr>
          <w:rFonts w:ascii="SimSun" w:hAnsi="SimSun"/>
          <w:sz w:val="24"/>
        </w:rPr>
      </w:pPr>
      <w:r w:rsidRPr="009C55D5">
        <w:rPr>
          <w:rFonts w:ascii="SimSun" w:hAnsi="SimSun" w:hint="eastAsia"/>
          <w:sz w:val="24"/>
        </w:rPr>
        <w:t>Zookeeper 这种数据结构有如下这些特点：</w:t>
      </w:r>
    </w:p>
    <w:p w14:paraId="7CD375F6" w14:textId="77777777" w:rsidR="009C55D5" w:rsidRPr="009C55D5" w:rsidRDefault="009C55D5" w:rsidP="009C55D5">
      <w:pPr>
        <w:pStyle w:val="a"/>
        <w:spacing w:line="400" w:lineRule="exact"/>
        <w:ind w:firstLine="480"/>
        <w:jc w:val="left"/>
        <w:rPr>
          <w:rFonts w:ascii="SimSun" w:hAnsi="SimSun"/>
          <w:sz w:val="24"/>
        </w:rPr>
      </w:pPr>
      <w:r w:rsidRPr="009C55D5">
        <w:rPr>
          <w:rFonts w:ascii="SimSun" w:hAnsi="SimSun" w:hint="eastAsia"/>
          <w:sz w:val="24"/>
        </w:rPr>
        <w:lastRenderedPageBreak/>
        <w:t>每个子目录项如 NameService 都被称作为 znode，这个 znode 是被它所在的路径唯一标识，如 Server1 这个 znode 的标识为 /NameService/Server1</w:t>
      </w:r>
    </w:p>
    <w:p w14:paraId="57614E89" w14:textId="77777777" w:rsidR="009C55D5" w:rsidRPr="009C55D5" w:rsidRDefault="009C55D5" w:rsidP="009C55D5">
      <w:pPr>
        <w:pStyle w:val="a"/>
        <w:spacing w:line="400" w:lineRule="exact"/>
        <w:ind w:firstLine="480"/>
        <w:jc w:val="left"/>
        <w:rPr>
          <w:rFonts w:ascii="SimSun" w:hAnsi="SimSun"/>
          <w:sz w:val="24"/>
        </w:rPr>
      </w:pPr>
      <w:r w:rsidRPr="009C55D5">
        <w:rPr>
          <w:rFonts w:ascii="SimSun" w:hAnsi="SimSun" w:hint="eastAsia"/>
          <w:sz w:val="24"/>
        </w:rPr>
        <w:t>znode 可以有子节点目录，并且每个 znode 可以存储数据，注意 EPHEMERAL 类型的目录节点不能有子节点目录</w:t>
      </w:r>
    </w:p>
    <w:p w14:paraId="4B0EB476" w14:textId="77777777" w:rsidR="009C55D5" w:rsidRPr="009C55D5" w:rsidRDefault="009C55D5" w:rsidP="009C55D5">
      <w:pPr>
        <w:pStyle w:val="a"/>
        <w:spacing w:line="400" w:lineRule="exact"/>
        <w:ind w:firstLine="480"/>
        <w:jc w:val="left"/>
        <w:rPr>
          <w:rFonts w:ascii="SimSun" w:hAnsi="SimSun"/>
          <w:sz w:val="24"/>
        </w:rPr>
      </w:pPr>
      <w:r w:rsidRPr="009C55D5">
        <w:rPr>
          <w:rFonts w:ascii="SimSun" w:hAnsi="SimSun" w:hint="eastAsia"/>
          <w:sz w:val="24"/>
        </w:rPr>
        <w:t>znode 是有版本的，每个 znode 中存储的数据可以有多个版本，也就是一个访问路径中可以存储多份数据</w:t>
      </w:r>
    </w:p>
    <w:p w14:paraId="0E2DF2C7" w14:textId="77777777" w:rsidR="009C55D5" w:rsidRPr="009C55D5" w:rsidRDefault="009C55D5" w:rsidP="009C55D5">
      <w:pPr>
        <w:pStyle w:val="a"/>
        <w:spacing w:line="400" w:lineRule="exact"/>
        <w:ind w:firstLine="480"/>
        <w:jc w:val="left"/>
        <w:rPr>
          <w:rFonts w:ascii="SimSun" w:hAnsi="SimSun"/>
          <w:sz w:val="24"/>
        </w:rPr>
      </w:pPr>
      <w:r w:rsidRPr="009C55D5">
        <w:rPr>
          <w:rFonts w:ascii="SimSun" w:hAnsi="SimSun" w:hint="eastAsia"/>
          <w:sz w:val="24"/>
        </w:rPr>
        <w:t>znode 可以是临时节点，一旦创建这个 znode 的客户端与服务器失去联系，这个 znode 也将自动删除，Zookeeper 的客户端和服务器通信采用长连接方式，每个客户端和服务器通过心跳来保持连接，这个连接状态称为 session，如果 znode 是临时节点，这个 session 失效，znode 也就删除了</w:t>
      </w:r>
    </w:p>
    <w:p w14:paraId="13C782F4" w14:textId="77777777" w:rsidR="009C55D5" w:rsidRPr="009C55D5" w:rsidRDefault="009C55D5" w:rsidP="009C55D5">
      <w:pPr>
        <w:pStyle w:val="a"/>
        <w:spacing w:line="400" w:lineRule="exact"/>
        <w:ind w:firstLine="480"/>
        <w:jc w:val="left"/>
        <w:rPr>
          <w:rFonts w:ascii="SimSun" w:hAnsi="SimSun"/>
          <w:sz w:val="24"/>
        </w:rPr>
      </w:pPr>
      <w:r w:rsidRPr="009C55D5">
        <w:rPr>
          <w:rFonts w:ascii="SimSun" w:hAnsi="SimSun" w:hint="eastAsia"/>
          <w:sz w:val="24"/>
        </w:rPr>
        <w:t>znode 的目录名可以自动编号，如 App1 已经存在，再创建的话，将会自动命名为 App2</w:t>
      </w:r>
    </w:p>
    <w:p w14:paraId="1E54A390" w14:textId="24839B53" w:rsidR="009C55D5" w:rsidRPr="009C55D5" w:rsidRDefault="009C55D5" w:rsidP="009C55D5">
      <w:pPr>
        <w:pStyle w:val="a"/>
        <w:spacing w:line="400" w:lineRule="exact"/>
        <w:ind w:firstLine="480"/>
        <w:jc w:val="left"/>
        <w:rPr>
          <w:rFonts w:ascii="SimSun" w:hAnsi="SimSun"/>
          <w:sz w:val="24"/>
        </w:rPr>
      </w:pPr>
      <w:r w:rsidRPr="009C55D5">
        <w:rPr>
          <w:rFonts w:ascii="SimSun" w:hAnsi="SimSun" w:hint="eastAsia"/>
          <w:sz w:val="24"/>
        </w:rPr>
        <w:t>znode 可以被监控，包括这个目录节点中存储的数据的修改，子节点目录的变化等，一旦变化可以通知设置监控的客户端，这个是 Zookeeper 的核心特性，Zookeeper 的很多功能都是基于这个特性实现的，</w:t>
      </w:r>
    </w:p>
    <w:p w14:paraId="23B08A8E" w14:textId="531DAE73" w:rsidR="009C55D5" w:rsidRPr="009C55D5" w:rsidRDefault="009C55D5" w:rsidP="009C55D5">
      <w:pPr>
        <w:pStyle w:val="a"/>
        <w:spacing w:line="400" w:lineRule="exact"/>
        <w:ind w:firstLine="480"/>
        <w:jc w:val="left"/>
        <w:rPr>
          <w:rFonts w:ascii="SimSun" w:hAnsi="SimSun"/>
          <w:sz w:val="24"/>
        </w:rPr>
      </w:pPr>
      <w:r w:rsidRPr="009C55D5">
        <w:rPr>
          <w:rFonts w:ascii="SimSun" w:hAnsi="SimSun" w:hint="eastAsia"/>
          <w:sz w:val="24"/>
        </w:rPr>
        <w:t>Zookeeper 作为一个分布式的服务框架，主要用来解决分布式集群中应用系统的一致性问题，它能提供基于类似于文件系统的目录节点树方式的数据存储，但是 Zookeeper 并不是用来专门存储数据的，它的作用主要是用来维护和监控你存储的数据的状态变化。通过监控这些数据状态的变化，从而可以达到基于数据的集群管理，</w:t>
      </w:r>
    </w:p>
    <w:p w14:paraId="67884405" w14:textId="26D8AC14" w:rsidR="009C55D5" w:rsidRDefault="009C55D5" w:rsidP="009C55D5">
      <w:pPr>
        <w:pStyle w:val="a"/>
        <w:spacing w:line="400" w:lineRule="exact"/>
        <w:ind w:firstLine="480"/>
        <w:jc w:val="left"/>
        <w:rPr>
          <w:rFonts w:ascii="SimSun" w:hAnsi="SimSun"/>
          <w:sz w:val="24"/>
        </w:rPr>
      </w:pPr>
      <w:r w:rsidRPr="009C55D5">
        <w:rPr>
          <w:rFonts w:ascii="SimSun" w:hAnsi="SimSun" w:hint="eastAsia"/>
          <w:sz w:val="24"/>
        </w:rPr>
        <w:t>Zookeeper 作为 Hadoop 项目中的一个子项目，是 Hadoop 集群管理的一个必不可少的模块，它主要用来控制集群中的数据，如它管理 Hadoop 集群中的 NameNode，还有 Hbase 中 Master Election、Server 之间状态同步等。</w:t>
      </w:r>
    </w:p>
    <w:p w14:paraId="746E6A08" w14:textId="13B63856" w:rsidR="009C55D5" w:rsidRPr="009C55D5" w:rsidRDefault="00246924" w:rsidP="00246924">
      <w:pPr>
        <w:pStyle w:val="Heading2"/>
        <w:rPr>
          <w:rFonts w:ascii="SimHei"/>
          <w:sz w:val="28"/>
          <w:szCs w:val="28"/>
          <w:lang w:val="en-US"/>
        </w:rPr>
      </w:pPr>
      <w:r w:rsidRPr="00246924">
        <w:rPr>
          <w:rFonts w:ascii="SimHei" w:hint="eastAsia"/>
          <w:sz w:val="28"/>
          <w:szCs w:val="28"/>
          <w:lang w:val="en-US"/>
        </w:rPr>
        <w:t>服务器缓存服务  Redis</w:t>
      </w:r>
    </w:p>
    <w:p w14:paraId="4CD0F7CA" w14:textId="77777777" w:rsidR="009C55D5" w:rsidRPr="009C55D5" w:rsidRDefault="009C55D5" w:rsidP="009C55D5">
      <w:pPr>
        <w:pStyle w:val="a"/>
        <w:spacing w:line="400" w:lineRule="exact"/>
        <w:ind w:firstLine="480"/>
        <w:jc w:val="left"/>
        <w:rPr>
          <w:rFonts w:ascii="SimSun" w:hAnsi="SimSun"/>
          <w:sz w:val="24"/>
        </w:rPr>
      </w:pPr>
      <w:r w:rsidRPr="009C55D5">
        <w:rPr>
          <w:rFonts w:ascii="SimSun" w:hAnsi="SimSun" w:hint="eastAsia"/>
          <w:sz w:val="24"/>
        </w:rPr>
        <w:t>Redis 是一个开源（BSD许可）的，内存中的数据结构存储系统，它可以用作数据库、缓存和消息中间件. 它支持多种类型的数据结构，如字符串（strings），散列（hashes），列表（lists），集合（sets），有序集合（sorted sets）与范围查询，bitmaps，hyperloglogs和地理空间（geospatial）索引半径查询. Redis 内置了复制（replication），LUA脚本</w:t>
      </w:r>
      <w:r w:rsidRPr="009C55D5">
        <w:rPr>
          <w:rFonts w:ascii="SimSun" w:hAnsi="SimSun" w:hint="eastAsia"/>
          <w:sz w:val="24"/>
        </w:rPr>
        <w:lastRenderedPageBreak/>
        <w:t>（Lua scripting），LRU驱动事件（LRU eviction），事务（transactions）和不同级别的磁盘持久化（persistence）， 并通过Redis哨兵（Sentinel）和自动分区（Cluster）提供高可用性（high availability）.</w:t>
      </w:r>
    </w:p>
    <w:p w14:paraId="07BED20F" w14:textId="0EEAEC90" w:rsidR="009C55D5" w:rsidRPr="009C55D5" w:rsidRDefault="007E2E39" w:rsidP="009C55D5">
      <w:pPr>
        <w:pStyle w:val="a"/>
        <w:spacing w:line="400" w:lineRule="exact"/>
        <w:ind w:firstLine="480"/>
        <w:jc w:val="left"/>
        <w:rPr>
          <w:rFonts w:ascii="SimSun" w:hAnsi="SimSun"/>
          <w:sz w:val="24"/>
        </w:rPr>
      </w:pPr>
      <w:r>
        <w:rPr>
          <w:rFonts w:ascii="SimSun" w:hAnsi="SimSun" w:hint="eastAsia"/>
          <w:sz w:val="24"/>
        </w:rPr>
        <w:t>你可以对这些类型执行原子操作，例</w:t>
      </w:r>
      <w:r w:rsidR="009C55D5" w:rsidRPr="009C55D5">
        <w:rPr>
          <w:rFonts w:ascii="SimSun" w:hAnsi="SimSun" w:hint="eastAsia"/>
          <w:sz w:val="24"/>
        </w:rPr>
        <w:t>如：字符串（strings）的append 命令;散列（hashes）的hincrby命令;列表（lists）的lpush命令;集合（sets）计算交集sinter命令，计算并集union命令和计算差集sdiff命令; 或者在有序集合（sorted sets）里面获取成员的最高排名zrangebyscore命令.</w:t>
      </w:r>
    </w:p>
    <w:p w14:paraId="4465903B" w14:textId="3DDB9048" w:rsidR="009C55D5" w:rsidRDefault="009C55D5" w:rsidP="009C55D5">
      <w:pPr>
        <w:pStyle w:val="a"/>
        <w:spacing w:line="400" w:lineRule="exact"/>
        <w:ind w:firstLine="480"/>
        <w:jc w:val="left"/>
        <w:rPr>
          <w:rFonts w:ascii="SimSun" w:hAnsi="SimSun"/>
          <w:sz w:val="24"/>
        </w:rPr>
      </w:pPr>
      <w:r w:rsidRPr="009C55D5">
        <w:rPr>
          <w:rFonts w:ascii="SimSun" w:hAnsi="SimSun" w:hint="eastAsia"/>
          <w:sz w:val="24"/>
        </w:rPr>
        <w:t>为了实现其卓越的性能， Redis 采用运行在内存中的数据集工作方式. 根据您的使用情况， 您可以每隔一定时间将数据集导出到磁盘， 或者追加到命令日志中. 您也可以关闭持久化功能，将Redis作为一个高效的网络的缓存数据功能使用.Redis 同样支持主从复制（能自动重连和网络断开时自动重新同步），并且第一次同步是快速的非阻塞试的同步.</w:t>
      </w:r>
    </w:p>
    <w:p w14:paraId="2B3AE3AA" w14:textId="1D61E24B" w:rsidR="00246924" w:rsidRDefault="00246924" w:rsidP="009C55D5">
      <w:pPr>
        <w:pStyle w:val="a"/>
        <w:spacing w:line="400" w:lineRule="exact"/>
        <w:ind w:firstLine="480"/>
        <w:jc w:val="left"/>
        <w:rPr>
          <w:rFonts w:ascii="SimSun" w:hAnsi="SimSun"/>
          <w:sz w:val="24"/>
        </w:rPr>
      </w:pPr>
    </w:p>
    <w:p w14:paraId="6BF57360" w14:textId="384E38E7" w:rsidR="004029C9" w:rsidRPr="004029C9" w:rsidRDefault="004029C9" w:rsidP="004029C9">
      <w:pPr>
        <w:pStyle w:val="Heading2"/>
        <w:rPr>
          <w:sz w:val="28"/>
          <w:szCs w:val="28"/>
        </w:rPr>
      </w:pPr>
      <w:r w:rsidRPr="004029C9">
        <w:rPr>
          <w:rFonts w:hint="eastAsia"/>
          <w:sz w:val="28"/>
          <w:szCs w:val="28"/>
        </w:rPr>
        <w:t>NoSql</w:t>
      </w:r>
      <w:r w:rsidRPr="004029C9">
        <w:rPr>
          <w:rFonts w:hint="eastAsia"/>
          <w:sz w:val="28"/>
          <w:szCs w:val="28"/>
        </w:rPr>
        <w:t>数据库</w:t>
      </w:r>
      <w:r w:rsidRPr="004029C9">
        <w:rPr>
          <w:rFonts w:hint="eastAsia"/>
          <w:sz w:val="28"/>
          <w:szCs w:val="28"/>
        </w:rPr>
        <w:t xml:space="preserve"> MongoDB</w:t>
      </w:r>
    </w:p>
    <w:p w14:paraId="42580836" w14:textId="77777777" w:rsidR="004029C9" w:rsidRPr="004029C9" w:rsidRDefault="004029C9" w:rsidP="004029C9">
      <w:pPr>
        <w:pStyle w:val="a"/>
        <w:spacing w:line="400" w:lineRule="exact"/>
        <w:ind w:firstLine="480"/>
        <w:jc w:val="left"/>
        <w:rPr>
          <w:rFonts w:ascii="SimSun" w:hAnsi="SimSun"/>
          <w:sz w:val="24"/>
        </w:rPr>
      </w:pPr>
      <w:r w:rsidRPr="004029C9">
        <w:rPr>
          <w:rFonts w:ascii="SimSun" w:hAnsi="SimSun" w:hint="eastAsia"/>
          <w:sz w:val="24"/>
        </w:rPr>
        <w:t>1、存储形式，相较于传统的关系型数据库，它可以使用一个表存储原来需要使用多表关联才能存储的数据库。</w:t>
      </w:r>
    </w:p>
    <w:p w14:paraId="463FCD78" w14:textId="77777777" w:rsidR="004029C9" w:rsidRPr="004029C9" w:rsidRDefault="004029C9" w:rsidP="004029C9">
      <w:pPr>
        <w:pStyle w:val="a"/>
        <w:spacing w:line="400" w:lineRule="exact"/>
        <w:ind w:firstLine="480"/>
        <w:jc w:val="left"/>
        <w:rPr>
          <w:rFonts w:ascii="SimSun" w:hAnsi="SimSun"/>
          <w:sz w:val="24"/>
        </w:rPr>
      </w:pPr>
      <w:r w:rsidRPr="004029C9">
        <w:rPr>
          <w:rFonts w:ascii="SimSun" w:hAnsi="SimSun" w:hint="eastAsia"/>
          <w:sz w:val="24"/>
        </w:rPr>
        <w:t>2、存储动态性，相较于传统的数据库当要增加一个属性值的时候要对表大动，mongodb的面向文档的形式可以使其属性值轻意的增加和删除。而原来 的关系型数据库要实现这个需要有很多的属性表来支持。</w:t>
      </w:r>
    </w:p>
    <w:p w14:paraId="18BA43DF" w14:textId="77777777" w:rsidR="004029C9" w:rsidRPr="004029C9" w:rsidRDefault="004029C9" w:rsidP="004029C9">
      <w:pPr>
        <w:pStyle w:val="a"/>
        <w:spacing w:line="400" w:lineRule="exact"/>
        <w:ind w:firstLine="480"/>
        <w:jc w:val="left"/>
        <w:rPr>
          <w:rFonts w:ascii="SimSun" w:hAnsi="SimSun"/>
          <w:sz w:val="24"/>
        </w:rPr>
      </w:pPr>
      <w:r w:rsidRPr="004029C9">
        <w:rPr>
          <w:rFonts w:ascii="SimSun" w:hAnsi="SimSun" w:hint="eastAsia"/>
          <w:sz w:val="24"/>
        </w:rPr>
        <w:t>Mongodb存储特点</w:t>
      </w:r>
    </w:p>
    <w:p w14:paraId="3CCA7C3B" w14:textId="77777777" w:rsidR="004029C9" w:rsidRPr="004029C9" w:rsidRDefault="004029C9" w:rsidP="004029C9">
      <w:pPr>
        <w:pStyle w:val="a"/>
        <w:spacing w:line="400" w:lineRule="exact"/>
        <w:ind w:firstLine="480"/>
        <w:jc w:val="left"/>
        <w:rPr>
          <w:rFonts w:ascii="SimSun" w:hAnsi="SimSun"/>
          <w:sz w:val="24"/>
        </w:rPr>
      </w:pPr>
      <w:r w:rsidRPr="004029C9">
        <w:rPr>
          <w:rFonts w:ascii="SimSun" w:hAnsi="SimSun" w:hint="eastAsia"/>
          <w:sz w:val="24"/>
        </w:rPr>
        <w:t>3、Mongodb有两种数据写入模式，</w:t>
      </w:r>
    </w:p>
    <w:p w14:paraId="3F0CC271" w14:textId="77777777" w:rsidR="004029C9" w:rsidRPr="004029C9" w:rsidRDefault="004029C9" w:rsidP="004029C9">
      <w:pPr>
        <w:pStyle w:val="a"/>
        <w:spacing w:line="400" w:lineRule="exact"/>
        <w:ind w:firstLine="480"/>
        <w:jc w:val="left"/>
        <w:rPr>
          <w:rFonts w:ascii="SimSun" w:hAnsi="SimSun"/>
          <w:sz w:val="24"/>
        </w:rPr>
      </w:pPr>
      <w:r w:rsidRPr="004029C9">
        <w:rPr>
          <w:rFonts w:ascii="SimSun" w:hAnsi="SimSun" w:hint="eastAsia"/>
          <w:sz w:val="24"/>
        </w:rPr>
        <w:tab/>
        <w:t>• 一种是高效的fire-and-forget模式就是只管向数据库服务器提交数据不等数据库服务器的回应。这个是数据库默认模式。</w:t>
      </w:r>
    </w:p>
    <w:p w14:paraId="678C4F2D" w14:textId="77777777" w:rsidR="004029C9" w:rsidRPr="004029C9" w:rsidRDefault="004029C9" w:rsidP="004029C9">
      <w:pPr>
        <w:pStyle w:val="a"/>
        <w:spacing w:line="400" w:lineRule="exact"/>
        <w:ind w:firstLine="480"/>
        <w:jc w:val="left"/>
        <w:rPr>
          <w:rFonts w:ascii="SimSun" w:hAnsi="SimSun"/>
          <w:sz w:val="24"/>
        </w:rPr>
      </w:pPr>
      <w:r w:rsidRPr="004029C9">
        <w:rPr>
          <w:rFonts w:ascii="SimSun" w:hAnsi="SimSun" w:hint="eastAsia"/>
          <w:sz w:val="24"/>
        </w:rPr>
        <w:tab/>
        <w:t>• 另外一种是安全模式，就是写入的同时还要与服务器同步，当数据的安全性要求高的时候适合用安全模式。</w:t>
      </w:r>
    </w:p>
    <w:p w14:paraId="0CC6614B" w14:textId="77777777" w:rsidR="004029C9" w:rsidRPr="004029C9" w:rsidRDefault="004029C9" w:rsidP="004029C9">
      <w:pPr>
        <w:pStyle w:val="a"/>
        <w:spacing w:line="400" w:lineRule="exact"/>
        <w:ind w:firstLine="480"/>
        <w:jc w:val="left"/>
        <w:rPr>
          <w:rFonts w:ascii="SimSun" w:hAnsi="SimSun"/>
          <w:sz w:val="24"/>
        </w:rPr>
      </w:pPr>
      <w:r w:rsidRPr="004029C9">
        <w:rPr>
          <w:rFonts w:ascii="SimSun" w:hAnsi="SimSun" w:hint="eastAsia"/>
          <w:sz w:val="24"/>
        </w:rPr>
        <w:t>4、Mongodb的日志功能。</w:t>
      </w:r>
    </w:p>
    <w:p w14:paraId="318F3BF6" w14:textId="77777777" w:rsidR="004029C9" w:rsidRPr="004029C9" w:rsidRDefault="004029C9" w:rsidP="004029C9">
      <w:pPr>
        <w:pStyle w:val="a"/>
        <w:spacing w:line="400" w:lineRule="exact"/>
        <w:ind w:firstLine="480"/>
        <w:jc w:val="left"/>
        <w:rPr>
          <w:rFonts w:ascii="SimSun" w:hAnsi="SimSun"/>
          <w:sz w:val="24"/>
        </w:rPr>
      </w:pPr>
      <w:r w:rsidRPr="004029C9">
        <w:rPr>
          <w:rFonts w:ascii="SimSun" w:hAnsi="SimSun" w:hint="eastAsia"/>
          <w:sz w:val="24"/>
        </w:rPr>
        <w:tab/>
        <w:t>• 日志功能是帮助在系统Down机的时候恢复数据完整性做的，默认情</w:t>
      </w:r>
      <w:r w:rsidRPr="004029C9">
        <w:rPr>
          <w:rFonts w:ascii="SimSun" w:hAnsi="SimSun" w:hint="eastAsia"/>
          <w:sz w:val="24"/>
        </w:rPr>
        <w:lastRenderedPageBreak/>
        <w:t>况下Mongodb是开启日志功能的。每一个数据库操作都会先记录日志，所以当down机重启动服务器的时候数据库服务器能够通过日志文件恢复之前未完成的操作。</w:t>
      </w:r>
    </w:p>
    <w:p w14:paraId="5EFC0B4E" w14:textId="77777777" w:rsidR="004029C9" w:rsidRPr="004029C9" w:rsidRDefault="004029C9" w:rsidP="004029C9">
      <w:pPr>
        <w:pStyle w:val="a"/>
        <w:spacing w:line="400" w:lineRule="exact"/>
        <w:ind w:firstLine="480"/>
        <w:jc w:val="left"/>
        <w:rPr>
          <w:rFonts w:ascii="SimSun" w:hAnsi="SimSun"/>
          <w:sz w:val="24"/>
        </w:rPr>
      </w:pPr>
      <w:r w:rsidRPr="004029C9">
        <w:rPr>
          <w:rFonts w:ascii="SimSun" w:hAnsi="SimSun" w:hint="eastAsia"/>
          <w:sz w:val="24"/>
        </w:rPr>
        <w:tab/>
        <w:t>• 当然，开启日志必然影响性能，所以用户需要根据自己的实际应用来选择一个合适的工作模式。</w:t>
      </w:r>
    </w:p>
    <w:p w14:paraId="064A9F5C" w14:textId="77777777" w:rsidR="004029C9" w:rsidRPr="004029C9" w:rsidRDefault="004029C9" w:rsidP="004029C9">
      <w:pPr>
        <w:pStyle w:val="a"/>
        <w:spacing w:line="400" w:lineRule="exact"/>
        <w:ind w:firstLine="480"/>
        <w:jc w:val="left"/>
        <w:rPr>
          <w:rFonts w:ascii="SimSun" w:hAnsi="SimSun"/>
          <w:sz w:val="24"/>
        </w:rPr>
      </w:pPr>
      <w:r w:rsidRPr="004029C9">
        <w:rPr>
          <w:rFonts w:ascii="SimSun" w:hAnsi="SimSun" w:hint="eastAsia"/>
          <w:sz w:val="24"/>
        </w:rPr>
        <w:tab/>
        <w:t>• 如果你打算使用无日志模式，最好使用拷贝集群模式，这样可以降低数据丢失的风险。</w:t>
      </w:r>
    </w:p>
    <w:p w14:paraId="77D02EBC" w14:textId="77777777" w:rsidR="004029C9" w:rsidRPr="004029C9" w:rsidRDefault="004029C9" w:rsidP="004029C9">
      <w:pPr>
        <w:pStyle w:val="a"/>
        <w:spacing w:line="400" w:lineRule="exact"/>
        <w:ind w:firstLine="480"/>
        <w:jc w:val="left"/>
        <w:rPr>
          <w:rFonts w:ascii="SimSun" w:hAnsi="SimSun"/>
          <w:sz w:val="24"/>
        </w:rPr>
      </w:pPr>
      <w:r w:rsidRPr="004029C9">
        <w:rPr>
          <w:rFonts w:ascii="SimSun" w:hAnsi="SimSun" w:hint="eastAsia"/>
          <w:sz w:val="24"/>
        </w:rPr>
        <w:t>Mongodb的索引</w:t>
      </w:r>
    </w:p>
    <w:p w14:paraId="089DE9D9" w14:textId="77777777" w:rsidR="004029C9" w:rsidRPr="004029C9" w:rsidRDefault="004029C9" w:rsidP="004029C9">
      <w:pPr>
        <w:pStyle w:val="a"/>
        <w:spacing w:line="400" w:lineRule="exact"/>
        <w:ind w:firstLine="480"/>
        <w:jc w:val="left"/>
        <w:rPr>
          <w:rFonts w:ascii="SimSun" w:hAnsi="SimSun"/>
          <w:sz w:val="24"/>
        </w:rPr>
      </w:pPr>
      <w:r w:rsidRPr="004029C9">
        <w:rPr>
          <w:rFonts w:ascii="SimSun" w:hAnsi="SimSun" w:hint="eastAsia"/>
          <w:sz w:val="24"/>
        </w:rPr>
        <w:t>5、Mongodb支持关系型数据库的所有索引模式（升序，降序，唯一，复合，地理空间索引），同时也支持二级索引（通过B-tree实现）。每一个collection支持64个索引</w:t>
      </w:r>
    </w:p>
    <w:p w14:paraId="2D20CD93" w14:textId="77777777" w:rsidR="004029C9" w:rsidRPr="004029C9" w:rsidRDefault="004029C9" w:rsidP="004029C9">
      <w:pPr>
        <w:pStyle w:val="a"/>
        <w:spacing w:line="400" w:lineRule="exact"/>
        <w:ind w:firstLine="480"/>
        <w:jc w:val="left"/>
        <w:rPr>
          <w:rFonts w:ascii="SimSun" w:hAnsi="SimSun"/>
          <w:sz w:val="24"/>
        </w:rPr>
      </w:pPr>
      <w:r w:rsidRPr="004029C9">
        <w:rPr>
          <w:rFonts w:ascii="SimSun" w:hAnsi="SimSun" w:hint="eastAsia"/>
          <w:sz w:val="24"/>
        </w:rPr>
        <w:t>6、支持ad hoc queries用户自己可以定义自己的查询。</w:t>
      </w:r>
    </w:p>
    <w:p w14:paraId="5E7B4C87" w14:textId="77777777" w:rsidR="004029C9" w:rsidRPr="004029C9" w:rsidRDefault="004029C9" w:rsidP="004029C9">
      <w:pPr>
        <w:pStyle w:val="a"/>
        <w:spacing w:line="400" w:lineRule="exact"/>
        <w:ind w:firstLine="480"/>
        <w:jc w:val="left"/>
        <w:rPr>
          <w:rFonts w:ascii="SimSun" w:hAnsi="SimSun"/>
          <w:sz w:val="24"/>
        </w:rPr>
      </w:pPr>
      <w:r w:rsidRPr="004029C9">
        <w:rPr>
          <w:rFonts w:ascii="SimSun" w:hAnsi="SimSun" w:hint="eastAsia"/>
          <w:sz w:val="24"/>
        </w:rPr>
        <w:t>Mongodb的集群</w:t>
      </w:r>
    </w:p>
    <w:p w14:paraId="3B33C5DD" w14:textId="77777777" w:rsidR="004029C9" w:rsidRPr="004029C9" w:rsidRDefault="004029C9" w:rsidP="004029C9">
      <w:pPr>
        <w:pStyle w:val="a"/>
        <w:spacing w:line="400" w:lineRule="exact"/>
        <w:ind w:firstLine="480"/>
        <w:jc w:val="left"/>
        <w:rPr>
          <w:rFonts w:ascii="SimSun" w:hAnsi="SimSun"/>
          <w:sz w:val="24"/>
        </w:rPr>
      </w:pPr>
      <w:r w:rsidRPr="004029C9">
        <w:rPr>
          <w:rFonts w:ascii="SimSun" w:hAnsi="SimSun" w:hint="eastAsia"/>
          <w:sz w:val="24"/>
        </w:rPr>
        <w:t>7、Mongodb的集群模式是主从模式的集群，其中主服务器只有一个，支持读写，而从服务器可以有多个只支持读取操作。集群的主要目的是通过数据的冗余实现failover模式，从而提高数据库服务器的可用性。当主服务器断掉后其中的一个从服务器会自动升级为主服务器，其它drive client只要通过failover就可以自动切换到新的主服务器，正常工作。而当原来的主服务器再恢复工作的时候，它将自动转为从服务器。</w:t>
      </w:r>
    </w:p>
    <w:p w14:paraId="4C3A7B90" w14:textId="77777777" w:rsidR="004029C9" w:rsidRPr="004029C9" w:rsidRDefault="004029C9" w:rsidP="004029C9">
      <w:pPr>
        <w:pStyle w:val="a"/>
        <w:spacing w:line="400" w:lineRule="exact"/>
        <w:ind w:firstLine="480"/>
        <w:jc w:val="left"/>
        <w:rPr>
          <w:rFonts w:ascii="SimSun" w:hAnsi="SimSun"/>
          <w:sz w:val="24"/>
        </w:rPr>
      </w:pPr>
      <w:r w:rsidRPr="004029C9">
        <w:rPr>
          <w:rFonts w:ascii="SimSun" w:hAnsi="SimSun" w:hint="eastAsia"/>
          <w:sz w:val="24"/>
        </w:rPr>
        <w:t>Mongodb的可扩展性</w:t>
      </w:r>
    </w:p>
    <w:p w14:paraId="7AA319B4" w14:textId="77777777" w:rsidR="004029C9" w:rsidRPr="004029C9" w:rsidRDefault="004029C9" w:rsidP="004029C9">
      <w:pPr>
        <w:pStyle w:val="a"/>
        <w:spacing w:line="400" w:lineRule="exact"/>
        <w:ind w:firstLine="480"/>
        <w:jc w:val="left"/>
        <w:rPr>
          <w:rFonts w:ascii="SimSun" w:hAnsi="SimSun"/>
          <w:sz w:val="24"/>
        </w:rPr>
      </w:pPr>
      <w:r w:rsidRPr="004029C9">
        <w:rPr>
          <w:rFonts w:ascii="SimSun" w:hAnsi="SimSun" w:hint="eastAsia"/>
          <w:sz w:val="24"/>
        </w:rPr>
        <w:t>8、Mongodb采用了最新的低成本的横向扩展模式，相对于传统的单结点纵向扩展，可以节约成功，而且有更好的可靠性，更好的数据处理性能。</w:t>
      </w:r>
    </w:p>
    <w:p w14:paraId="4F331E21" w14:textId="5E1DF8CA" w:rsidR="00246924" w:rsidRPr="005949C0" w:rsidRDefault="004029C9" w:rsidP="004029C9">
      <w:pPr>
        <w:pStyle w:val="a"/>
        <w:spacing w:line="400" w:lineRule="exact"/>
        <w:ind w:firstLine="480"/>
        <w:jc w:val="left"/>
        <w:rPr>
          <w:rFonts w:ascii="SimSun" w:hAnsi="SimSun"/>
          <w:sz w:val="24"/>
        </w:rPr>
      </w:pPr>
      <w:r w:rsidRPr="004029C9">
        <w:rPr>
          <w:rFonts w:ascii="SimSun" w:hAnsi="SimSun" w:hint="eastAsia"/>
          <w:sz w:val="24"/>
        </w:rPr>
        <w:t>更好的数据处理性能。</w:t>
      </w:r>
    </w:p>
    <w:p w14:paraId="15BAB8EA" w14:textId="4E25324E" w:rsidR="00911ECC" w:rsidRDefault="00911ECC">
      <w:pPr>
        <w:pStyle w:val="Heading2"/>
        <w:rPr>
          <w:sz w:val="28"/>
          <w:szCs w:val="28"/>
        </w:rPr>
      </w:pPr>
      <w:bookmarkStart w:id="10" w:name="_Toc263248525"/>
      <w:r>
        <w:rPr>
          <w:rFonts w:hint="eastAsia"/>
          <w:sz w:val="28"/>
          <w:szCs w:val="28"/>
        </w:rPr>
        <w:t>本章小结</w:t>
      </w:r>
      <w:bookmarkEnd w:id="10"/>
    </w:p>
    <w:p w14:paraId="3754B0DD" w14:textId="77777777" w:rsidR="00911ECC" w:rsidRDefault="00911ECC">
      <w:pPr>
        <w:pStyle w:val="a"/>
        <w:adjustRightInd/>
        <w:snapToGrid/>
        <w:spacing w:before="0" w:after="0" w:line="400" w:lineRule="exact"/>
        <w:ind w:firstLine="482"/>
        <w:jc w:val="both"/>
        <w:rPr>
          <w:rFonts w:ascii="SimSun" w:hAnsi="SimSun"/>
          <w:sz w:val="24"/>
        </w:rPr>
      </w:pPr>
      <w:r>
        <w:rPr>
          <w:rFonts w:ascii="SimSun" w:hAnsi="SimSun" w:hint="eastAsia"/>
          <w:sz w:val="24"/>
        </w:rPr>
        <w:t>（从第二章到结束语前，每章结束后要有一个小结，对本章的内容进行总结。）</w:t>
      </w:r>
    </w:p>
    <w:p w14:paraId="5797FA55" w14:textId="7F8E1F7D" w:rsidR="00CB529C" w:rsidRDefault="00911ECC" w:rsidP="00246924">
      <w:pPr>
        <w:pStyle w:val="Heading1"/>
        <w:numPr>
          <w:ilvl w:val="0"/>
          <w:numId w:val="0"/>
        </w:numPr>
        <w:ind w:left="432"/>
        <w:jc w:val="center"/>
        <w:rPr>
          <w:rFonts w:ascii="SimHei" w:eastAsia="SimHei"/>
          <w:sz w:val="32"/>
        </w:rPr>
      </w:pPr>
      <w:r>
        <w:rPr>
          <w:rFonts w:ascii="SimSun" w:hAnsi="SimSun"/>
        </w:rPr>
        <w:br w:type="page"/>
      </w:r>
      <w:r>
        <w:rPr>
          <w:rFonts w:ascii="SimHei" w:eastAsia="SimHei" w:hint="eastAsia"/>
          <w:sz w:val="32"/>
        </w:rPr>
        <w:lastRenderedPageBreak/>
        <w:t xml:space="preserve">第三章 </w:t>
      </w:r>
      <w:r w:rsidR="00CB529C" w:rsidRPr="00CB529C">
        <w:rPr>
          <w:rFonts w:ascii="SimHei" w:eastAsia="SimHei" w:hint="eastAsia"/>
          <w:sz w:val="32"/>
        </w:rPr>
        <w:t>分布式系统介绍</w:t>
      </w:r>
    </w:p>
    <w:p w14:paraId="0A5AF0D4" w14:textId="6961E974" w:rsidR="00CB529C" w:rsidRPr="00CB529C" w:rsidRDefault="00CB529C" w:rsidP="00CB529C">
      <w:pPr>
        <w:pStyle w:val="a"/>
        <w:adjustRightInd/>
        <w:snapToGrid/>
        <w:spacing w:before="0" w:after="0" w:line="400" w:lineRule="exact"/>
        <w:ind w:left="560" w:hanging="560"/>
        <w:jc w:val="both"/>
        <w:rPr>
          <w:rFonts w:ascii="SimHei"/>
          <w:sz w:val="24"/>
        </w:rPr>
      </w:pPr>
      <w:r>
        <w:rPr>
          <w:rFonts w:ascii="SimHei" w:hint="eastAsia"/>
          <w:sz w:val="24"/>
        </w:rPr>
        <w:t>（本章概述，简单介绍本章将要论述的内容）</w:t>
      </w:r>
    </w:p>
    <w:p w14:paraId="5771A3C2" w14:textId="77777777" w:rsidR="00CB529C" w:rsidRPr="00CB529C" w:rsidRDefault="00CB529C" w:rsidP="00E87E06">
      <w:pPr>
        <w:pStyle w:val="ListParagraph"/>
        <w:keepNext/>
        <w:keepLines/>
        <w:numPr>
          <w:ilvl w:val="0"/>
          <w:numId w:val="3"/>
        </w:numPr>
        <w:spacing w:before="340" w:after="330" w:line="578" w:lineRule="auto"/>
        <w:ind w:firstLineChars="0"/>
        <w:outlineLvl w:val="0"/>
        <w:rPr>
          <w:b/>
          <w:bCs/>
          <w:vanish/>
          <w:kern w:val="44"/>
          <w:sz w:val="44"/>
          <w:szCs w:val="44"/>
          <w:lang w:val="x-none" w:eastAsia="x-none"/>
        </w:rPr>
      </w:pPr>
    </w:p>
    <w:p w14:paraId="26EC3BAE" w14:textId="671DD4C1" w:rsidR="00CB529C" w:rsidRDefault="00CB529C" w:rsidP="00CB529C">
      <w:pPr>
        <w:pStyle w:val="Heading2"/>
      </w:pPr>
      <w:r w:rsidRPr="00CB529C">
        <w:rPr>
          <w:rFonts w:hint="eastAsia"/>
        </w:rPr>
        <w:t>分布式系统的定义</w:t>
      </w:r>
    </w:p>
    <w:p w14:paraId="7BD14101" w14:textId="5BF6DC07" w:rsidR="00CB529C" w:rsidRPr="00CB529C" w:rsidRDefault="00CB529C" w:rsidP="00CB529C">
      <w:pPr>
        <w:pStyle w:val="a"/>
        <w:spacing w:line="400" w:lineRule="exact"/>
        <w:ind w:firstLine="480"/>
        <w:jc w:val="left"/>
        <w:rPr>
          <w:rFonts w:ascii="SimSun" w:hAnsi="SimSun"/>
          <w:sz w:val="24"/>
        </w:rPr>
      </w:pPr>
      <w:r w:rsidRPr="00CB529C">
        <w:rPr>
          <w:rFonts w:ascii="SimSun" w:hAnsi="SimSun" w:hint="eastAsia"/>
          <w:sz w:val="24"/>
        </w:rPr>
        <w:t>我们把分布式系统定义成一个其硬件或软件组件分布在连网的计算机上，组件之间通过传递消息进行通信和动作协调的系统。这个简单的定义覆盖了所有可有效部署连网计算机的系统。</w:t>
      </w:r>
    </w:p>
    <w:p w14:paraId="16D3580B" w14:textId="750ACC54" w:rsidR="00CB529C" w:rsidRPr="00CB529C" w:rsidRDefault="00CB529C" w:rsidP="00CB529C">
      <w:pPr>
        <w:pStyle w:val="a"/>
        <w:spacing w:line="400" w:lineRule="exact"/>
        <w:ind w:firstLine="480"/>
        <w:jc w:val="left"/>
        <w:rPr>
          <w:rFonts w:ascii="SimSun" w:hAnsi="SimSun"/>
          <w:sz w:val="24"/>
        </w:rPr>
      </w:pPr>
      <w:r w:rsidRPr="00CB529C">
        <w:rPr>
          <w:rFonts w:ascii="SimSun" w:hAnsi="SimSun" w:hint="eastAsia"/>
          <w:sz w:val="24"/>
        </w:rPr>
        <w:t>由一个网络连接的计算机可能在空间上的距离不等。它们可能分布在地球上不同的洲，也可能在同一栋楼或同一个房间里。我们定义的分布式系统有如下显著特征：</w:t>
      </w:r>
    </w:p>
    <w:p w14:paraId="3092512B" w14:textId="2CD6342E" w:rsidR="00CB529C" w:rsidRPr="00CB529C" w:rsidRDefault="00CB529C" w:rsidP="00CB529C">
      <w:pPr>
        <w:pStyle w:val="a"/>
        <w:spacing w:line="400" w:lineRule="exact"/>
        <w:ind w:firstLine="480"/>
        <w:jc w:val="left"/>
        <w:rPr>
          <w:rFonts w:ascii="SimSun" w:hAnsi="SimSun"/>
          <w:sz w:val="24"/>
        </w:rPr>
      </w:pPr>
      <w:r w:rsidRPr="00CB529C">
        <w:rPr>
          <w:rFonts w:ascii="SimSun" w:hAnsi="SimSun" w:hint="eastAsia"/>
          <w:sz w:val="24"/>
        </w:rPr>
        <w:t>并发：在一个计算机网络中，执行并发程序是常见的行为。用户可以在各自的计算机上工作，在必要时共享诸如Web页面或文件之类的资源。系统处理共享资源的能力会随着网络资源（例如，计算机）的增加而提高。在本书的许多地方将描述有效部署这种额外能力的方法。</w:t>
      </w:r>
    </w:p>
    <w:p w14:paraId="63705560" w14:textId="0D956A08" w:rsidR="00CB529C" w:rsidRPr="00CB529C" w:rsidRDefault="00CB529C" w:rsidP="00CB529C">
      <w:pPr>
        <w:pStyle w:val="a"/>
        <w:spacing w:line="400" w:lineRule="exact"/>
        <w:ind w:firstLine="480"/>
        <w:jc w:val="left"/>
        <w:rPr>
          <w:rFonts w:ascii="SimSun" w:hAnsi="SimSun"/>
          <w:sz w:val="24"/>
        </w:rPr>
      </w:pPr>
      <w:r w:rsidRPr="00CB529C">
        <w:rPr>
          <w:rFonts w:ascii="SimSun" w:hAnsi="SimSun" w:hint="eastAsia"/>
          <w:sz w:val="24"/>
        </w:rPr>
        <w:t>缺乏全局时钟：在程序需要协作时，它们通过交换消息来协调它们的动作。密切的协作通常取决于对程序动作发生的时间的共识。但是，事实证明，网络上的计算机与时钟同步所达到的准确性是有限的，即没有一个正确时间的全局概念。这是通信仅仅是通过网络发送消息这个事实带来的直接结果。</w:t>
      </w:r>
    </w:p>
    <w:p w14:paraId="7158088E" w14:textId="24A197DB" w:rsidR="00CB529C" w:rsidRPr="00CB529C" w:rsidRDefault="00CB529C" w:rsidP="00CB529C">
      <w:pPr>
        <w:pStyle w:val="a"/>
        <w:spacing w:line="400" w:lineRule="exact"/>
        <w:ind w:firstLine="480"/>
        <w:jc w:val="left"/>
        <w:rPr>
          <w:rFonts w:ascii="SimSun" w:hAnsi="SimSun"/>
          <w:sz w:val="24"/>
        </w:rPr>
      </w:pPr>
      <w:r w:rsidRPr="00CB529C">
        <w:rPr>
          <w:rFonts w:ascii="SimSun" w:hAnsi="SimSun" w:hint="eastAsia"/>
          <w:sz w:val="24"/>
        </w:rPr>
        <w:t>故障独立性：所有的计算机系统都可能出故障，一般由系统设计者负责为可能的故障设计结果。分布式系统可能以新的方式出现故障。网络故障导致网上互连的计算机的隔离，但这并不意味着它们停止运行，事实上，计算机上的程序不能够检测到网络是出现故障还是网络运行得比通常慢。类似的，计算机的故障或系统中程序的异常终止（崩溃），并不能马上使与它通信的其他组件了解。系统的每个组件会单独地出现故障，而其他组件还在运行。</w:t>
      </w:r>
    </w:p>
    <w:p w14:paraId="01296A64" w14:textId="56E10C21" w:rsidR="00CB529C" w:rsidRPr="00CB529C" w:rsidRDefault="00CB529C" w:rsidP="00CB529C">
      <w:pPr>
        <w:pStyle w:val="a"/>
        <w:spacing w:line="400" w:lineRule="exact"/>
        <w:ind w:firstLine="480"/>
        <w:jc w:val="left"/>
        <w:rPr>
          <w:rFonts w:ascii="SimSun" w:hAnsi="SimSun"/>
          <w:sz w:val="24"/>
        </w:rPr>
      </w:pPr>
      <w:r w:rsidRPr="00CB529C">
        <w:rPr>
          <w:rFonts w:ascii="SimSun" w:hAnsi="SimSun" w:hint="eastAsia"/>
          <w:sz w:val="24"/>
        </w:rPr>
        <w:t>我们看一下现代分布式系统的几个例子，包括Web搜索、多人在线游戏和金融交易系统，也考察今天推动分布式系统发展的关键趋势：现代网络的泛在特性，移动和无处不在计算的出现，分布式多媒体系统不断增加的重要性，以及把分布式系统看成一种实用系统的趋势。接着本章强调资源共享是构造分布式系统的主要动机。资源可以被服务器管理，由客户访问，或者它们被封装成</w:t>
      </w:r>
      <w:r w:rsidRPr="00CB529C">
        <w:rPr>
          <w:rFonts w:ascii="SimSun" w:hAnsi="SimSun" w:hint="eastAsia"/>
          <w:sz w:val="24"/>
        </w:rPr>
        <w:lastRenderedPageBreak/>
        <w:t>对象，由其他客户对象访问。</w:t>
      </w:r>
    </w:p>
    <w:p w14:paraId="7E77E260" w14:textId="32AC83E1" w:rsidR="00CB529C" w:rsidRDefault="00CB529C" w:rsidP="00CB529C">
      <w:pPr>
        <w:pStyle w:val="a"/>
        <w:spacing w:line="400" w:lineRule="exact"/>
        <w:ind w:firstLine="480"/>
        <w:jc w:val="left"/>
        <w:rPr>
          <w:rFonts w:ascii="SimSun" w:hAnsi="SimSun"/>
          <w:sz w:val="24"/>
        </w:rPr>
      </w:pPr>
      <w:r w:rsidRPr="00CB529C">
        <w:rPr>
          <w:rFonts w:ascii="SimSun" w:hAnsi="SimSun" w:hint="eastAsia"/>
          <w:sz w:val="24"/>
        </w:rPr>
        <w:t>构造分布式系统的挑战是处理其组件的异构性、开放性（允许增加或替换组件）、安全性、可伸缩性（用户的负载或数量增加时能正常运行的能力）、故障处理、组件的并发性、透明性和提供服务质量的问题。</w:t>
      </w:r>
    </w:p>
    <w:p w14:paraId="173699C8" w14:textId="5CB01582" w:rsidR="00CB529C" w:rsidRDefault="00CB529C" w:rsidP="00CB529C">
      <w:pPr>
        <w:pStyle w:val="Heading2"/>
      </w:pPr>
      <w:r w:rsidRPr="00CB529C">
        <w:rPr>
          <w:rFonts w:hint="eastAsia"/>
        </w:rPr>
        <w:t>CAP</w:t>
      </w:r>
      <w:r w:rsidRPr="00CB529C">
        <w:rPr>
          <w:rFonts w:hint="eastAsia"/>
        </w:rPr>
        <w:t>定律</w:t>
      </w:r>
    </w:p>
    <w:p w14:paraId="68111C79" w14:textId="259C6373" w:rsidR="00CB529C" w:rsidRPr="00CB529C" w:rsidRDefault="00CB529C" w:rsidP="00CB529C">
      <w:pPr>
        <w:pStyle w:val="a"/>
        <w:spacing w:line="400" w:lineRule="exact"/>
        <w:ind w:firstLine="480"/>
        <w:jc w:val="left"/>
        <w:rPr>
          <w:rFonts w:ascii="SimSun" w:hAnsi="SimSun"/>
          <w:sz w:val="24"/>
        </w:rPr>
      </w:pPr>
      <w:r w:rsidRPr="00CB529C">
        <w:rPr>
          <w:rFonts w:ascii="SimSun" w:hAnsi="SimSun" w:hint="eastAsia"/>
          <w:sz w:val="24"/>
        </w:rPr>
        <w:t>在理论计算机科学中，CAP定理（CAP theorem），又被称作布鲁尔定理（Brewer's theorem），它指出对于一个分布式计算系统来说，不可能同时满足以下三点：</w:t>
      </w:r>
    </w:p>
    <w:p w14:paraId="737E482A" w14:textId="77777777" w:rsidR="00CB529C" w:rsidRPr="00CB529C" w:rsidRDefault="00CB529C" w:rsidP="00CB529C">
      <w:pPr>
        <w:pStyle w:val="a"/>
        <w:spacing w:line="400" w:lineRule="exact"/>
        <w:ind w:firstLine="480"/>
        <w:jc w:val="left"/>
        <w:rPr>
          <w:rFonts w:ascii="SimSun" w:hAnsi="SimSun"/>
          <w:sz w:val="24"/>
        </w:rPr>
      </w:pPr>
      <w:r w:rsidRPr="00CB529C">
        <w:rPr>
          <w:rFonts w:ascii="SimSun" w:hAnsi="SimSun" w:hint="eastAsia"/>
          <w:sz w:val="24"/>
        </w:rPr>
        <w:t>• 一致性（Consistence) (等同于所有节点访问同一份最新的数据副本）</w:t>
      </w:r>
    </w:p>
    <w:p w14:paraId="4EA356E9" w14:textId="77777777" w:rsidR="00CB529C" w:rsidRPr="00CB529C" w:rsidRDefault="00CB529C" w:rsidP="00CB529C">
      <w:pPr>
        <w:pStyle w:val="a"/>
        <w:spacing w:line="400" w:lineRule="exact"/>
        <w:ind w:firstLine="480"/>
        <w:jc w:val="left"/>
        <w:rPr>
          <w:rFonts w:ascii="SimSun" w:hAnsi="SimSun"/>
          <w:sz w:val="24"/>
        </w:rPr>
      </w:pPr>
      <w:r w:rsidRPr="00CB529C">
        <w:rPr>
          <w:rFonts w:ascii="SimSun" w:hAnsi="SimSun" w:hint="eastAsia"/>
          <w:sz w:val="24"/>
        </w:rPr>
        <w:t>• 可用性（Availability）（对数据更新具备高可用性）</w:t>
      </w:r>
    </w:p>
    <w:p w14:paraId="6B4A18F6" w14:textId="77777777" w:rsidR="00CB529C" w:rsidRPr="00CB529C" w:rsidRDefault="00CB529C" w:rsidP="00CB529C">
      <w:pPr>
        <w:pStyle w:val="a"/>
        <w:spacing w:line="400" w:lineRule="exact"/>
        <w:ind w:firstLine="480"/>
        <w:jc w:val="left"/>
        <w:rPr>
          <w:rFonts w:ascii="SimSun" w:hAnsi="SimSun"/>
          <w:sz w:val="24"/>
        </w:rPr>
      </w:pPr>
      <w:r w:rsidRPr="00CB529C">
        <w:rPr>
          <w:rFonts w:ascii="SimSun" w:hAnsi="SimSun" w:hint="eastAsia"/>
          <w:sz w:val="24"/>
        </w:rPr>
        <w:t>• 容忍网络分区（Partition tolerance）（以实际效果而言，分区相当于对通信的时限要求。系统如果不能在时限内达成数据一致性，就意味着发生了分区的情况，必须就当前操作在C和A之间做出选择[3]。）</w:t>
      </w:r>
    </w:p>
    <w:p w14:paraId="1F4C28F4" w14:textId="029014D5" w:rsidR="00CB529C" w:rsidRDefault="00CB529C" w:rsidP="00CB529C">
      <w:pPr>
        <w:pStyle w:val="a"/>
        <w:spacing w:line="400" w:lineRule="exact"/>
        <w:ind w:firstLine="480"/>
        <w:jc w:val="left"/>
        <w:rPr>
          <w:rFonts w:ascii="SimSun" w:hAnsi="SimSun"/>
          <w:sz w:val="24"/>
        </w:rPr>
      </w:pPr>
      <w:r w:rsidRPr="00CB529C">
        <w:rPr>
          <w:rFonts w:ascii="SimSun" w:hAnsi="SimSun" w:hint="eastAsia"/>
          <w:sz w:val="24"/>
        </w:rPr>
        <w:t>根据定理，分布式系统只能满足三项中的两项而不可能满足全部三项[4]。理解CAP理论的最简单方式是想象两个节点分处分区两侧。允许至少一个节点更新状态会导致数据不一致，即丧失了C性质。如果为了保证数据一致性，将分区一侧的节点设置为不可用，那么又丧失了A性质。除非两个节点可以互相通信，才能既保证C又保证A，这又会导致丧失P性质。</w:t>
      </w:r>
    </w:p>
    <w:p w14:paraId="600ED0E0" w14:textId="1DD577DF" w:rsidR="00A3546B" w:rsidRDefault="00A3546B" w:rsidP="00A3546B">
      <w:pPr>
        <w:pStyle w:val="Heading2"/>
      </w:pPr>
      <w:r w:rsidRPr="00A3546B">
        <w:rPr>
          <w:rFonts w:hint="eastAsia"/>
        </w:rPr>
        <w:t>现代分布式系统的特点</w:t>
      </w:r>
    </w:p>
    <w:p w14:paraId="5AB0C320" w14:textId="77777777" w:rsidR="00A3546B" w:rsidRPr="00A3546B" w:rsidRDefault="00A3546B" w:rsidP="00A3546B">
      <w:pPr>
        <w:pStyle w:val="a"/>
        <w:spacing w:line="400" w:lineRule="exact"/>
        <w:ind w:firstLine="480"/>
        <w:jc w:val="left"/>
        <w:rPr>
          <w:rFonts w:ascii="SimSun" w:hAnsi="SimSun"/>
          <w:sz w:val="24"/>
        </w:rPr>
      </w:pPr>
      <w:r w:rsidRPr="00A3546B">
        <w:rPr>
          <w:rFonts w:ascii="SimSun" w:hAnsi="SimSun" w:hint="eastAsia"/>
          <w:sz w:val="24"/>
        </w:rPr>
        <w:t>1. 对服务器硬件要求低</w:t>
      </w:r>
    </w:p>
    <w:p w14:paraId="4A3A7858" w14:textId="77777777" w:rsidR="00A3546B" w:rsidRPr="00A3546B" w:rsidRDefault="00A3546B" w:rsidP="00A3546B">
      <w:pPr>
        <w:pStyle w:val="a"/>
        <w:spacing w:line="400" w:lineRule="exact"/>
        <w:ind w:firstLine="480"/>
        <w:jc w:val="left"/>
        <w:rPr>
          <w:rFonts w:ascii="SimSun" w:hAnsi="SimSun"/>
          <w:sz w:val="24"/>
        </w:rPr>
      </w:pPr>
      <w:r w:rsidRPr="00A3546B">
        <w:rPr>
          <w:rFonts w:ascii="SimSun" w:hAnsi="SimSun" w:hint="eastAsia"/>
          <w:sz w:val="24"/>
        </w:rPr>
        <w:t>• 对服务器硬件可靠性不做要求，允许服务器硬件发生故障，硬件的故障由软件来容错。所以分布式系统的高可靠性是由软件来保证。</w:t>
      </w:r>
    </w:p>
    <w:p w14:paraId="4A4C6152" w14:textId="6C796A3B" w:rsidR="00A3546B" w:rsidRPr="00A3546B" w:rsidRDefault="00A3546B" w:rsidP="00A3546B">
      <w:pPr>
        <w:pStyle w:val="a"/>
        <w:spacing w:line="400" w:lineRule="exact"/>
        <w:ind w:firstLine="480"/>
        <w:jc w:val="left"/>
        <w:rPr>
          <w:rFonts w:ascii="SimSun" w:hAnsi="SimSun"/>
          <w:sz w:val="24"/>
        </w:rPr>
      </w:pPr>
      <w:r w:rsidRPr="00A3546B">
        <w:rPr>
          <w:rFonts w:ascii="SimSun" w:hAnsi="SimSun" w:hint="eastAsia"/>
          <w:sz w:val="24"/>
        </w:rPr>
        <w:t>• 对服务器的性能不做要求，不要求使用高频CPU、大容量内存、高性能存储等等。因为分布式系统的性能瓶颈在于节点间通讯带来的网络开销，单台服务器硬件性能再好，也要等待网络IO</w:t>
      </w:r>
    </w:p>
    <w:p w14:paraId="6F3E66C5" w14:textId="77777777" w:rsidR="00A3546B" w:rsidRPr="00A3546B" w:rsidRDefault="00A3546B" w:rsidP="00A3546B">
      <w:pPr>
        <w:pStyle w:val="a"/>
        <w:spacing w:line="400" w:lineRule="exact"/>
        <w:ind w:firstLine="480"/>
        <w:jc w:val="left"/>
        <w:rPr>
          <w:rFonts w:ascii="SimSun" w:hAnsi="SimSun"/>
          <w:sz w:val="24"/>
        </w:rPr>
      </w:pPr>
      <w:r w:rsidRPr="00A3546B">
        <w:rPr>
          <w:rFonts w:ascii="SimSun" w:hAnsi="SimSun" w:hint="eastAsia"/>
          <w:sz w:val="24"/>
        </w:rPr>
        <w:t>2. 强调横向可扩展性</w:t>
      </w:r>
    </w:p>
    <w:p w14:paraId="4AD23351" w14:textId="72C31850" w:rsidR="00A3546B" w:rsidRPr="00A3546B" w:rsidRDefault="00A3546B" w:rsidP="00A3546B">
      <w:pPr>
        <w:pStyle w:val="a"/>
        <w:spacing w:line="400" w:lineRule="exact"/>
        <w:ind w:firstLine="480"/>
        <w:jc w:val="left"/>
        <w:rPr>
          <w:rFonts w:ascii="SimSun" w:hAnsi="SimSun"/>
          <w:sz w:val="24"/>
        </w:rPr>
      </w:pPr>
      <w:r w:rsidRPr="00A3546B">
        <w:rPr>
          <w:rFonts w:ascii="SimSun" w:hAnsi="SimSun" w:hint="eastAsia"/>
          <w:sz w:val="24"/>
        </w:rPr>
        <w:lastRenderedPageBreak/>
        <w:t>横向可扩展性（Scale Out）是指通过增加服务器数量来提升集群整体性能。纵向可扩展性（Scale Up）是指提升每台服务器性能进而提升集群整体性能。纵向可扩展性的上限非常明显，单台服务器的性能不可能无限提升，而且跟服务器性能相比，网络开销才是分布式系统最大的瓶颈。横向可扩展性的上限空间比较大，集群总能很方便地增加服务器。而且分布式系统会尽可能保证横向扩展带来集群整体性能的（准）线性提升。比如有10台服务器组成的集群，横向扩展为100台同样服务器的集群，那么整体分布式系统性能会提升为接近原来的10倍。</w:t>
      </w:r>
    </w:p>
    <w:p w14:paraId="7D07975E" w14:textId="77777777" w:rsidR="00A3546B" w:rsidRPr="00A3546B" w:rsidRDefault="00A3546B" w:rsidP="00A3546B">
      <w:pPr>
        <w:pStyle w:val="a"/>
        <w:spacing w:line="400" w:lineRule="exact"/>
        <w:ind w:firstLine="480"/>
        <w:jc w:val="left"/>
        <w:rPr>
          <w:rFonts w:ascii="SimSun" w:hAnsi="SimSun"/>
          <w:sz w:val="24"/>
        </w:rPr>
      </w:pPr>
      <w:r w:rsidRPr="00A3546B">
        <w:rPr>
          <w:rFonts w:ascii="SimSun" w:hAnsi="SimSun" w:hint="eastAsia"/>
          <w:sz w:val="24"/>
        </w:rPr>
        <w:t>3. 不允许单点失效（No Single Point Failure）</w:t>
      </w:r>
    </w:p>
    <w:p w14:paraId="2746F566" w14:textId="77777777" w:rsidR="00A3546B" w:rsidRPr="00A3546B" w:rsidRDefault="00A3546B" w:rsidP="00A3546B">
      <w:pPr>
        <w:pStyle w:val="a"/>
        <w:spacing w:line="400" w:lineRule="exact"/>
        <w:ind w:firstLine="480"/>
        <w:jc w:val="left"/>
        <w:rPr>
          <w:rFonts w:ascii="SimSun" w:hAnsi="SimSun"/>
          <w:sz w:val="24"/>
        </w:rPr>
      </w:pPr>
      <w:r w:rsidRPr="00A3546B">
        <w:rPr>
          <w:rFonts w:ascii="SimSun" w:hAnsi="SimSun" w:hint="eastAsia"/>
          <w:sz w:val="24"/>
        </w:rPr>
        <w:t>单点失效是指，某个应用服务只有一份实例运行在某一台服务器上，这台服务器一旦挂掉，那么这个应用服务必然也受影响而挂掉，导致整个服务不可用。例如，某网站后台如果只在某一台服务器上运行一份，那这台服务器一旦宕机，该网站服务必然受影响而不可用。再比如，如果所有数据都存在某一台服务器上，那一旦这台服务器坏了，所有数据都不可访问。</w:t>
      </w:r>
    </w:p>
    <w:p w14:paraId="68411475" w14:textId="77777777" w:rsidR="00A3546B" w:rsidRPr="00A3546B" w:rsidRDefault="00A3546B" w:rsidP="00A3546B">
      <w:pPr>
        <w:pStyle w:val="a"/>
        <w:spacing w:line="400" w:lineRule="exact"/>
        <w:ind w:firstLine="480"/>
        <w:jc w:val="left"/>
        <w:rPr>
          <w:rFonts w:ascii="SimSun" w:hAnsi="SimSun"/>
          <w:sz w:val="24"/>
        </w:rPr>
      </w:pPr>
      <w:r w:rsidRPr="00A3546B">
        <w:rPr>
          <w:rFonts w:ascii="SimSun" w:hAnsi="SimSun" w:hint="eastAsia"/>
          <w:sz w:val="24"/>
        </w:rPr>
        <w:t>因为分布式系统的服务器都是廉价的PC服务器，硬件不能保证100%可靠，所以分布式系统默认每台服务器随时都可能发生故障挂掉。同时分布式系统必须要提供高可靠服务，不允许出现单点失效，因此分布式系统里运行的每个应用服务都有多个运行实例跑在多个节点上，每个数据点都有多个备份存在不同的节点上。这样一来，多个节点同时发生故障，导致某个应用服务的所有实例都挂掉、或某个数据点的多个备份都不可读的概率大大降低，进而有效防止单点失效。</w:t>
      </w:r>
    </w:p>
    <w:p w14:paraId="4CAB9733" w14:textId="16207733" w:rsidR="00A3546B" w:rsidRPr="00A3546B" w:rsidRDefault="00A3546B" w:rsidP="00A3546B">
      <w:pPr>
        <w:pStyle w:val="a"/>
        <w:spacing w:line="400" w:lineRule="exact"/>
        <w:ind w:firstLine="480"/>
        <w:jc w:val="left"/>
        <w:rPr>
          <w:rFonts w:ascii="SimSun" w:hAnsi="SimSun"/>
          <w:sz w:val="24"/>
        </w:rPr>
      </w:pPr>
      <w:r w:rsidRPr="00A3546B">
        <w:rPr>
          <w:rFonts w:ascii="SimSun" w:hAnsi="SimSun" w:hint="eastAsia"/>
          <w:sz w:val="24"/>
        </w:rPr>
        <w:t>通常情况，不要让服务器满负荷运行，服务器长时间满负荷运行的话，出故障的概率显著升高。所以分布式系统采用一大堆中低性能的PC服务器，尽可能把负载均摊到所有服务器上，让每台服务器的负载都不高，保证集群整体稳定性。</w:t>
      </w:r>
    </w:p>
    <w:p w14:paraId="6DD44D4D" w14:textId="77777777" w:rsidR="00A3546B" w:rsidRPr="00A3546B" w:rsidRDefault="00A3546B" w:rsidP="00A3546B">
      <w:pPr>
        <w:pStyle w:val="a"/>
        <w:spacing w:line="400" w:lineRule="exact"/>
        <w:ind w:firstLine="480"/>
        <w:jc w:val="left"/>
        <w:rPr>
          <w:rFonts w:ascii="SimSun" w:hAnsi="SimSun"/>
          <w:sz w:val="24"/>
        </w:rPr>
      </w:pPr>
      <w:r w:rsidRPr="00A3546B">
        <w:rPr>
          <w:rFonts w:ascii="SimSun" w:hAnsi="SimSun" w:hint="eastAsia"/>
          <w:sz w:val="24"/>
        </w:rPr>
        <w:t>4. 分布式系统尽可能减少节点间通讯开销</w:t>
      </w:r>
    </w:p>
    <w:p w14:paraId="0062855C" w14:textId="20F093F0" w:rsidR="00A3546B" w:rsidRPr="00A3546B" w:rsidRDefault="00A3546B" w:rsidP="00A3546B">
      <w:pPr>
        <w:pStyle w:val="a"/>
        <w:spacing w:line="400" w:lineRule="exact"/>
        <w:ind w:firstLine="480"/>
        <w:jc w:val="left"/>
        <w:rPr>
          <w:rFonts w:ascii="SimSun" w:hAnsi="SimSun"/>
          <w:sz w:val="24"/>
        </w:rPr>
      </w:pPr>
      <w:r w:rsidRPr="00A3546B">
        <w:rPr>
          <w:rFonts w:ascii="SimSun" w:hAnsi="SimSun" w:hint="eastAsia"/>
          <w:sz w:val="24"/>
        </w:rPr>
        <w:t>如前所述，分布式系统的整体性能瓶颈在于内部网络开销。目前网络传输的速度还赶不上CPU读取内存或硬盘的速度，所以减少网络通讯开销，让CPU尽可能处理内存的数据或本地硬盘的数据，能显著提高分布式系统的性能。典型的例子就是Hadoop MapReduce，把计算任务分配到要处理的数据所在的节点上运行，从而避免在网络上传输数据。</w:t>
      </w:r>
    </w:p>
    <w:p w14:paraId="5EA2D9A9" w14:textId="77777777" w:rsidR="00A3546B" w:rsidRPr="00A3546B" w:rsidRDefault="00A3546B" w:rsidP="00A3546B">
      <w:pPr>
        <w:pStyle w:val="a"/>
        <w:spacing w:line="400" w:lineRule="exact"/>
        <w:ind w:firstLine="480"/>
        <w:jc w:val="left"/>
        <w:rPr>
          <w:rFonts w:ascii="SimSun" w:hAnsi="SimSun"/>
          <w:sz w:val="24"/>
        </w:rPr>
      </w:pPr>
      <w:r w:rsidRPr="00A3546B">
        <w:rPr>
          <w:rFonts w:ascii="SimSun" w:hAnsi="SimSun" w:hint="eastAsia"/>
          <w:sz w:val="24"/>
        </w:rPr>
        <w:lastRenderedPageBreak/>
        <w:t>5. 分布式系统应用服务最好做成无状态的</w:t>
      </w:r>
    </w:p>
    <w:p w14:paraId="28850DED" w14:textId="77777777" w:rsidR="00A3546B" w:rsidRPr="00A3546B" w:rsidRDefault="00A3546B" w:rsidP="00A3546B">
      <w:pPr>
        <w:pStyle w:val="a"/>
        <w:spacing w:line="400" w:lineRule="exact"/>
        <w:ind w:firstLine="480"/>
        <w:jc w:val="left"/>
        <w:rPr>
          <w:rFonts w:ascii="SimSun" w:hAnsi="SimSun"/>
          <w:sz w:val="24"/>
        </w:rPr>
      </w:pPr>
      <w:r w:rsidRPr="00A3546B">
        <w:rPr>
          <w:rFonts w:ascii="SimSun" w:hAnsi="SimSun" w:hint="eastAsia"/>
          <w:sz w:val="24"/>
        </w:rPr>
        <w:t>应用服务的状态是指运行时程序因为处理服务请求而存在内存的数据。分布式应用服务最好是设计成无状态。因为如果应用程序是有状态的，那么一旦服务器宕机就会使得应用服务程序受影响而挂掉，那存在内存的数据也就丢失了，这显然不是高可靠的服务。把应用服务设计成无状态的，让程序把需要保存的数据都保存在专门的存储上，这样应用服务程序可以任意重启而不丢失数据，方便分布式系统在服务器宕机后恢复应用服务。</w:t>
      </w:r>
    </w:p>
    <w:p w14:paraId="137403AF" w14:textId="77777777" w:rsidR="00A3546B" w:rsidRPr="00A3546B" w:rsidRDefault="00A3546B" w:rsidP="00A3546B">
      <w:pPr>
        <w:pStyle w:val="a"/>
        <w:spacing w:line="400" w:lineRule="exact"/>
        <w:ind w:firstLine="480"/>
        <w:jc w:val="left"/>
        <w:rPr>
          <w:rFonts w:ascii="SimSun" w:hAnsi="SimSun"/>
          <w:sz w:val="24"/>
        </w:rPr>
      </w:pPr>
      <w:r w:rsidRPr="00A3546B">
        <w:rPr>
          <w:rFonts w:ascii="SimSun" w:hAnsi="SimSun" w:hint="eastAsia"/>
          <w:sz w:val="24"/>
        </w:rPr>
        <w:t>比如，在设计网站后台的时候，对于用户登陆请求，可以把登陆用户的session相关信息保存在Redis或Memcache等缓存服务中，这样每个网站的后台实例不保存用户登录状态，这样即使重启网站后台程序也不丢失用户的登录状态信息；如果把用户的session相关信息保存在网站后台程序的内存里，那一旦受理用户登录的网站后台程序实例挂掉，必然有用户的登录状态信息会丢失。</w:t>
      </w:r>
    </w:p>
    <w:p w14:paraId="6C7BF210" w14:textId="64BE0818" w:rsidR="00A3546B" w:rsidRDefault="00A3546B" w:rsidP="00A3546B">
      <w:pPr>
        <w:pStyle w:val="a"/>
        <w:spacing w:line="400" w:lineRule="exact"/>
        <w:ind w:firstLine="480"/>
        <w:jc w:val="left"/>
        <w:rPr>
          <w:rFonts w:ascii="SimSun" w:hAnsi="SimSun"/>
          <w:sz w:val="24"/>
        </w:rPr>
      </w:pPr>
      <w:r w:rsidRPr="00A3546B">
        <w:rPr>
          <w:rFonts w:ascii="SimSun" w:hAnsi="SimSun" w:hint="eastAsia"/>
          <w:sz w:val="24"/>
        </w:rPr>
        <w:t>总而言之，分布式系统是大数据时代企业级应用的首选平台，它有良好的可扩展性，尤其是横向可扩展性（Scale Out），使得分布式系统非常灵活，能应对千变万化的企业级需求，而且降低了企业客户对服务器硬件的要求，真正能做到应用服务层面的弹性扩展（auto-scaling）。</w:t>
      </w:r>
    </w:p>
    <w:p w14:paraId="68D83D32" w14:textId="360224BC" w:rsidR="004B2754" w:rsidRDefault="004B2754">
      <w:pPr>
        <w:widowControl/>
        <w:jc w:val="left"/>
        <w:rPr>
          <w:rFonts w:ascii="SimSun" w:hAnsi="SimSun"/>
          <w:sz w:val="24"/>
        </w:rPr>
      </w:pPr>
      <w:r>
        <w:rPr>
          <w:rFonts w:ascii="SimSun" w:hAnsi="SimSun"/>
          <w:sz w:val="24"/>
        </w:rPr>
        <w:br w:type="page"/>
      </w:r>
    </w:p>
    <w:p w14:paraId="505E612C" w14:textId="6138B5F4" w:rsidR="00911ECC" w:rsidRDefault="00CB529C" w:rsidP="00246924">
      <w:pPr>
        <w:pStyle w:val="Heading1"/>
        <w:numPr>
          <w:ilvl w:val="0"/>
          <w:numId w:val="0"/>
        </w:numPr>
        <w:ind w:left="432"/>
        <w:jc w:val="center"/>
        <w:rPr>
          <w:rFonts w:ascii="SimHei" w:eastAsia="SimHei"/>
          <w:sz w:val="32"/>
        </w:rPr>
      </w:pPr>
      <w:r>
        <w:rPr>
          <w:rFonts w:ascii="SimHei" w:eastAsia="SimHei" w:hint="eastAsia"/>
          <w:sz w:val="32"/>
        </w:rPr>
        <w:lastRenderedPageBreak/>
        <w:t>第</w:t>
      </w:r>
      <w:r>
        <w:rPr>
          <w:rFonts w:ascii="SimHei" w:eastAsia="SimHei" w:hint="eastAsia"/>
          <w:sz w:val="32"/>
          <w:lang w:eastAsia="zh-CN"/>
        </w:rPr>
        <w:t>四</w:t>
      </w:r>
      <w:r>
        <w:rPr>
          <w:rFonts w:ascii="SimHei" w:eastAsia="SimHei" w:hint="eastAsia"/>
          <w:sz w:val="32"/>
        </w:rPr>
        <w:t>章</w:t>
      </w:r>
      <w:r w:rsidR="004B2754">
        <w:rPr>
          <w:rFonts w:ascii="SimHei" w:eastAsia="SimHei" w:hint="eastAsia"/>
          <w:sz w:val="32"/>
          <w:lang w:eastAsia="zh-CN"/>
        </w:rPr>
        <w:t xml:space="preserve"> 工作圈</w:t>
      </w:r>
      <w:r w:rsidR="00911ECC">
        <w:rPr>
          <w:rFonts w:ascii="SimHei" w:eastAsia="SimHei" w:hint="eastAsia"/>
          <w:sz w:val="32"/>
        </w:rPr>
        <w:t>的需求分析</w:t>
      </w:r>
    </w:p>
    <w:p w14:paraId="4FC2C84C" w14:textId="6FE69152" w:rsidR="00911ECC" w:rsidRDefault="00911ECC">
      <w:pPr>
        <w:pStyle w:val="a"/>
        <w:adjustRightInd/>
        <w:snapToGrid/>
        <w:spacing w:before="0" w:after="0" w:line="400" w:lineRule="exact"/>
        <w:ind w:left="560" w:hanging="560"/>
        <w:jc w:val="both"/>
        <w:rPr>
          <w:rFonts w:ascii="SimHei"/>
          <w:sz w:val="24"/>
        </w:rPr>
      </w:pPr>
      <w:r>
        <w:rPr>
          <w:rFonts w:ascii="SimHei" w:hint="eastAsia"/>
          <w:sz w:val="24"/>
        </w:rPr>
        <w:t>（本章概述，简单介绍本章将要论述的内容）</w:t>
      </w:r>
    </w:p>
    <w:p w14:paraId="3219ABD7" w14:textId="77777777" w:rsidR="004029C9" w:rsidRPr="004029C9" w:rsidRDefault="004029C9" w:rsidP="00E87E06">
      <w:pPr>
        <w:pStyle w:val="ListParagraph"/>
        <w:keepNext/>
        <w:keepLines/>
        <w:numPr>
          <w:ilvl w:val="0"/>
          <w:numId w:val="3"/>
        </w:numPr>
        <w:spacing w:before="340" w:after="330" w:line="578" w:lineRule="auto"/>
        <w:ind w:firstLineChars="0"/>
        <w:outlineLvl w:val="0"/>
        <w:rPr>
          <w:b/>
          <w:bCs/>
          <w:noProof/>
          <w:vanish/>
          <w:kern w:val="44"/>
          <w:sz w:val="44"/>
          <w:szCs w:val="44"/>
        </w:rPr>
      </w:pPr>
    </w:p>
    <w:p w14:paraId="7E8AFA5A" w14:textId="41250312" w:rsidR="00911ECC" w:rsidRDefault="00A80E2F" w:rsidP="004029C9">
      <w:pPr>
        <w:pStyle w:val="Heading2"/>
      </w:pPr>
      <w:r>
        <w:rPr>
          <w:rFonts w:hint="eastAsia"/>
        </w:rPr>
        <w:t>系统用户角色分析</w:t>
      </w:r>
    </w:p>
    <w:p w14:paraId="53D8F304" w14:textId="77777777"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陌生人社交用微博，朋友沟通用微信，工作沟通用什么？微信，微博？目前在企业协同领域上有所作为移动APP还是很少，这就是工作圈切入的一个痛点。</w:t>
      </w:r>
    </w:p>
    <w:p w14:paraId="794A5596" w14:textId="44EFCCA6"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工作圈重点是依托于目前的智能手机平台，为企业用户提供一站全能式办公协同功能。企业用户可以通过即时消息系统在工作圈中进行消息、语音沟通，也可以发起多人的会话。工作圈的主打的工作功能列表中为企业用户提供了外勤签到、内勤签到、审批（请示、请假、报销、借款等审批类功能）、公告、企业文件柜、电话会议等一系列企业办公的功能。工作圈中的圈子功能可以让工作上的交集的同事朋友们平等在其中分享自己的工作经验、工作成果以及想对同事、领导或是部门、公司说的话、提出的改进的意见等。当别的同事在圈子中发表了他的分享，圈中的成员可以对这个分享进行评论，点赞或是在其它的圈中进行转载。</w:t>
      </w:r>
    </w:p>
    <w:p w14:paraId="41659F2F" w14:textId="6826A2B2" w:rsidR="00911ECC" w:rsidRPr="00A60CEC" w:rsidRDefault="00911ECC">
      <w:pPr>
        <w:pStyle w:val="Heading2"/>
      </w:pPr>
      <w:r w:rsidRPr="00A60CEC">
        <w:rPr>
          <w:rFonts w:hint="eastAsia"/>
        </w:rPr>
        <w:t>系统功能需求分析</w:t>
      </w:r>
    </w:p>
    <w:p w14:paraId="3B46DDF7" w14:textId="062F45F9"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企业通讯录</w:t>
      </w:r>
    </w:p>
    <w:p w14:paraId="28BE17A9" w14:textId="704A0754"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有企业一个清晰简单的组织结构树。可以通过姓名、电话或是邮件等关键信息的搜索公司中同事的信息。也可以将同事的电子名片转发给相关的人。</w:t>
      </w:r>
    </w:p>
    <w:p w14:paraId="1F9E7A73" w14:textId="3C0478D7"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可以很方便的和同事通过电话，工作邮件，短信，消息方式进行联系。也可以通过工作圈提供的即时通讯功能联系或是多个人一同发起会话。</w:t>
      </w:r>
    </w:p>
    <w:p w14:paraId="7B2AEBBB" w14:textId="77777777" w:rsid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企业管理员可以新增，删除员工，调整部门组织结构。</w:t>
      </w:r>
    </w:p>
    <w:p w14:paraId="094F1F77" w14:textId="159E763E"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圈子</w:t>
      </w:r>
    </w:p>
    <w:p w14:paraId="3B76DFCA" w14:textId="0D16E443"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将工作上有交集的同事，朋友们组织在一起，大家可以平等的在圈子中发表在公司的一些工作成果或是发起一项讨论等。</w:t>
      </w:r>
    </w:p>
    <w:p w14:paraId="5A740DC4" w14:textId="182AEAA7"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lastRenderedPageBreak/>
        <w:t>圈子中的角色有圈子管理员与圈子成员。</w:t>
      </w:r>
    </w:p>
    <w:p w14:paraId="3140F9B0" w14:textId="16D67803"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可以邀请他人加入圈子。</w:t>
      </w:r>
    </w:p>
    <w:p w14:paraId="31C7E75C" w14:textId="7627C413"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贴子</w:t>
      </w:r>
    </w:p>
    <w:p w14:paraId="5D03827F" w14:textId="3A4E0645"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贴子是发表在圈子中文章。可以被圈子中的用户浏览。</w:t>
      </w:r>
    </w:p>
    <w:p w14:paraId="6AB22650" w14:textId="0DBACA40"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贴子可以发表500字的文章，可以上传图片，附件。可以被评论，可以被点赞。</w:t>
      </w:r>
    </w:p>
    <w:p w14:paraId="4F74C5A5" w14:textId="6E0A92A5"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在贴子中可以@圈子中的用户，被@到的用户会收到一条关于这篇贴子的提醒。</w:t>
      </w:r>
    </w:p>
    <w:p w14:paraId="1FB45378" w14:textId="2BADDB37"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评论</w:t>
      </w:r>
    </w:p>
    <w:p w14:paraId="63F2D4B8" w14:textId="0A831796"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可以对圈子中的贴子发表评论。评论中也可以上传图片或是附件。</w:t>
      </w:r>
    </w:p>
    <w:p w14:paraId="75D78489" w14:textId="0919CA1E"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评论也可以用来回复他人的评论</w:t>
      </w:r>
    </w:p>
    <w:p w14:paraId="680478F9" w14:textId="042612E4"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当用户评论贴子的时候，发贴人会收到提醒。回复他人的评论时，被回复用户也会收到提醒。</w:t>
      </w:r>
    </w:p>
    <w:p w14:paraId="0EA1D661" w14:textId="53D182C9"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评论中可以@圈子中的用户。被@到的用户会收到一条关于这条评论的提醒。</w:t>
      </w:r>
    </w:p>
    <w:p w14:paraId="23B3113F" w14:textId="7A94FAF1"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赞</w:t>
      </w:r>
    </w:p>
    <w:p w14:paraId="27A95D81" w14:textId="24C27CCE"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可以对贴子点赞。</w:t>
      </w:r>
    </w:p>
    <w:p w14:paraId="48C91A2E" w14:textId="24645F7E"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工作功能</w:t>
      </w:r>
    </w:p>
    <w:p w14:paraId="65FE3B43" w14:textId="73B074C8"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工作功能是建立在企业通讯录之上，为企业员工用户提供协同办公功能的服务。</w:t>
      </w:r>
    </w:p>
    <w:p w14:paraId="65347066" w14:textId="7B8CB550"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公告：发布公告，提示员工有新的未读公告。公告发布范围可以限定是部门内或是全公司。</w:t>
      </w:r>
    </w:p>
    <w:p w14:paraId="27C8EAF3" w14:textId="7C41FACD"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审批：员工可以通过这个功能提交日常的请示、请假、报销等审批类型的单子给上级领导。收到审批单的领导会收到一条推送消息提示有待您审批的单据。员工的请假单时间可以转换成为考勤日历给企业管理员查看导出</w:t>
      </w:r>
    </w:p>
    <w:p w14:paraId="61EA2359" w14:textId="6DD5F986"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签到：读取员工的地理位置信息，生成一条签到记录提交给相关的领导知</w:t>
      </w:r>
      <w:r w:rsidRPr="006B0DE0">
        <w:rPr>
          <w:rFonts w:ascii="SimSun" w:hAnsi="SimSun" w:hint="eastAsia"/>
          <w:sz w:val="24"/>
        </w:rPr>
        <w:lastRenderedPageBreak/>
        <w:t>会。</w:t>
      </w:r>
    </w:p>
    <w:p w14:paraId="6E5AFA93" w14:textId="4458ADED"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文件柜：接入的第三方开发商(ISV)为工作圈企业用户提供的企业网盘功能。</w:t>
      </w:r>
    </w:p>
    <w:p w14:paraId="334BD329" w14:textId="4A03FBF5"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电话会议：第三方电信运营商为工作圈企业用户提供的付费语音电话会议服务。</w:t>
      </w:r>
    </w:p>
    <w:p w14:paraId="720A23D8" w14:textId="7EC109F7"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即时通信（IM）</w:t>
      </w:r>
    </w:p>
    <w:p w14:paraId="0A0E0C15" w14:textId="0BE8E0F4"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工作圈企业用户可以通过即时通信服务进行沟通。可以向用户发送文字、语音、表情、图片及文件等。</w:t>
      </w:r>
    </w:p>
    <w:p w14:paraId="57F249C9" w14:textId="190EDB4A"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工作圈的@人与评论帖子的通知也是通过即时通讯完成的。</w:t>
      </w:r>
    </w:p>
    <w:p w14:paraId="05057ACA" w14:textId="271804FB" w:rsidR="006B0DE0" w:rsidRPr="006B0DE0" w:rsidRDefault="006B0DE0" w:rsidP="006B0DE0">
      <w:pPr>
        <w:pStyle w:val="a"/>
        <w:spacing w:line="400" w:lineRule="exact"/>
        <w:ind w:firstLine="480"/>
        <w:jc w:val="left"/>
        <w:rPr>
          <w:rFonts w:ascii="SimSun" w:hAnsi="SimSun"/>
          <w:sz w:val="24"/>
        </w:rPr>
      </w:pPr>
      <w:r w:rsidRPr="006B0DE0">
        <w:rPr>
          <w:rFonts w:ascii="SimSun" w:hAnsi="SimSun" w:hint="eastAsia"/>
          <w:sz w:val="24"/>
        </w:rPr>
        <w:t>即时通信服务还可以为工作功能提供相关的消息推送服务。比如发布公告，提交审批等等。</w:t>
      </w:r>
    </w:p>
    <w:p w14:paraId="72989BB2" w14:textId="6F11F94F" w:rsidR="00911ECC" w:rsidRDefault="00911ECC" w:rsidP="006B0DE0">
      <w:pPr>
        <w:pStyle w:val="a"/>
        <w:spacing w:line="400" w:lineRule="exact"/>
        <w:ind w:firstLine="480"/>
        <w:jc w:val="left"/>
        <w:rPr>
          <w:rFonts w:ascii="SimSun" w:hAnsi="SimSun"/>
          <w:sz w:val="24"/>
        </w:rPr>
      </w:pPr>
    </w:p>
    <w:p w14:paraId="639A02C2" w14:textId="3A3C093A" w:rsidR="00911ECC" w:rsidRPr="00A60CEC" w:rsidRDefault="00911ECC">
      <w:pPr>
        <w:pStyle w:val="Heading2"/>
      </w:pPr>
      <w:r w:rsidRPr="00A60CEC">
        <w:rPr>
          <w:rFonts w:hint="eastAsia"/>
        </w:rPr>
        <w:t>系统功能的</w:t>
      </w:r>
      <w:r w:rsidRPr="00A60CEC">
        <w:rPr>
          <w:rFonts w:hint="eastAsia"/>
        </w:rPr>
        <w:t>UML</w:t>
      </w:r>
      <w:r w:rsidRPr="00A60CEC">
        <w:rPr>
          <w:rFonts w:hint="eastAsia"/>
        </w:rPr>
        <w:t>用例图（可选部分）</w:t>
      </w:r>
    </w:p>
    <w:p w14:paraId="332E126C" w14:textId="77777777" w:rsidR="003C3DA4" w:rsidRPr="003C3DA4" w:rsidRDefault="00911ECC" w:rsidP="003C3DA4">
      <w:pPr>
        <w:pStyle w:val="a"/>
        <w:adjustRightInd/>
        <w:snapToGrid/>
        <w:spacing w:before="0" w:after="0" w:line="240" w:lineRule="auto"/>
        <w:ind w:left="480" w:hanging="480"/>
        <w:jc w:val="both"/>
        <w:rPr>
          <w:sz w:val="24"/>
        </w:rPr>
      </w:pPr>
      <w:r w:rsidRPr="003C3DA4">
        <w:rPr>
          <w:rFonts w:hint="eastAsia"/>
          <w:sz w:val="24"/>
        </w:rPr>
        <w:t>（正文内容，采用小四宋体）</w:t>
      </w:r>
    </w:p>
    <w:p w14:paraId="1AA121FE" w14:textId="0C585128" w:rsidR="00911ECC" w:rsidRPr="003C3DA4" w:rsidRDefault="00911ECC" w:rsidP="003C3DA4">
      <w:pPr>
        <w:pStyle w:val="Heading2"/>
      </w:pPr>
      <w:r w:rsidRPr="003C3DA4">
        <w:rPr>
          <w:rFonts w:hint="eastAsia"/>
        </w:rPr>
        <w:t>系统的非功能需求分析</w:t>
      </w:r>
    </w:p>
    <w:p w14:paraId="32A1D37B" w14:textId="77777777" w:rsidR="00911ECC" w:rsidRDefault="00911ECC">
      <w:pPr>
        <w:pStyle w:val="a"/>
        <w:adjustRightInd/>
        <w:snapToGrid/>
        <w:spacing w:before="0" w:after="0" w:line="240" w:lineRule="auto"/>
        <w:ind w:left="480" w:hanging="480"/>
        <w:jc w:val="both"/>
        <w:rPr>
          <w:sz w:val="24"/>
        </w:rPr>
      </w:pPr>
      <w:r>
        <w:rPr>
          <w:rFonts w:hint="eastAsia"/>
          <w:sz w:val="24"/>
        </w:rPr>
        <w:t>（正文内容，采用小四宋体）</w:t>
      </w:r>
    </w:p>
    <w:p w14:paraId="053AF718" w14:textId="77777777" w:rsidR="00911ECC" w:rsidRDefault="00911ECC">
      <w:pPr>
        <w:pStyle w:val="a"/>
        <w:adjustRightInd/>
        <w:snapToGrid/>
        <w:spacing w:before="0" w:after="0" w:line="240" w:lineRule="auto"/>
        <w:ind w:left="480" w:hanging="480"/>
        <w:jc w:val="both"/>
        <w:rPr>
          <w:sz w:val="24"/>
        </w:rPr>
      </w:pPr>
    </w:p>
    <w:p w14:paraId="42260C4A" w14:textId="77777777" w:rsidR="00911ECC" w:rsidRDefault="00911ECC">
      <w:pPr>
        <w:pStyle w:val="a"/>
        <w:adjustRightInd/>
        <w:snapToGrid/>
        <w:spacing w:before="0" w:after="0" w:line="240" w:lineRule="auto"/>
        <w:ind w:left="480" w:hanging="480"/>
        <w:jc w:val="both"/>
        <w:rPr>
          <w:rFonts w:ascii="SimSun" w:hAnsi="SimSun"/>
          <w:b/>
          <w:sz w:val="24"/>
        </w:rPr>
      </w:pPr>
      <w:r>
        <w:rPr>
          <w:rFonts w:hint="eastAsia"/>
          <w:sz w:val="24"/>
        </w:rPr>
        <w:t>。。。。。。。。。</w:t>
      </w:r>
    </w:p>
    <w:p w14:paraId="48B2520B" w14:textId="3BCB8BD5" w:rsidR="00911ECC" w:rsidRPr="00A60CEC" w:rsidRDefault="00911ECC">
      <w:pPr>
        <w:pStyle w:val="Heading2"/>
      </w:pPr>
      <w:r w:rsidRPr="00A60CEC">
        <w:rPr>
          <w:rFonts w:hint="eastAsia"/>
        </w:rPr>
        <w:t>本章小结</w:t>
      </w:r>
    </w:p>
    <w:p w14:paraId="7C023DB2" w14:textId="77777777" w:rsidR="00911ECC" w:rsidRDefault="00911ECC">
      <w:pPr>
        <w:pStyle w:val="a"/>
        <w:adjustRightInd/>
        <w:snapToGrid/>
        <w:spacing w:before="0" w:after="0" w:line="400" w:lineRule="exact"/>
        <w:ind w:left="480" w:hanging="480"/>
        <w:jc w:val="both"/>
        <w:rPr>
          <w:rFonts w:ascii="SimSun" w:hAnsi="SimSun"/>
          <w:sz w:val="24"/>
        </w:rPr>
      </w:pPr>
      <w:r>
        <w:rPr>
          <w:rFonts w:ascii="SimSun" w:hAnsi="SimSun" w:hint="eastAsia"/>
          <w:sz w:val="24"/>
        </w:rPr>
        <w:t xml:space="preserve"> </w:t>
      </w:r>
    </w:p>
    <w:p w14:paraId="7D05BD5D" w14:textId="77777777" w:rsidR="00911ECC" w:rsidRDefault="00911ECC">
      <w:pPr>
        <w:pStyle w:val="a"/>
        <w:adjustRightInd/>
        <w:snapToGrid/>
        <w:spacing w:before="0" w:after="0" w:line="360" w:lineRule="auto"/>
        <w:jc w:val="both"/>
        <w:rPr>
          <w:rFonts w:ascii="SimSun" w:hAnsi="SimSun"/>
        </w:rPr>
      </w:pPr>
    </w:p>
    <w:p w14:paraId="603E819C" w14:textId="2F246480" w:rsidR="00911ECC" w:rsidRDefault="00911ECC" w:rsidP="00BD50DA">
      <w:pPr>
        <w:pStyle w:val="Heading1"/>
        <w:numPr>
          <w:ilvl w:val="0"/>
          <w:numId w:val="0"/>
        </w:numPr>
        <w:ind w:left="432"/>
        <w:jc w:val="center"/>
        <w:rPr>
          <w:rFonts w:eastAsia="SimHei"/>
          <w:sz w:val="32"/>
          <w:lang w:eastAsia="zh-CN"/>
        </w:rPr>
      </w:pPr>
      <w:r>
        <w:rPr>
          <w:rFonts w:ascii="SimSun" w:hAnsi="SimSun"/>
        </w:rPr>
        <w:br w:type="page"/>
      </w:r>
      <w:bookmarkStart w:id="11" w:name="_Toc263248526"/>
      <w:r w:rsidR="006340F6">
        <w:rPr>
          <w:rFonts w:eastAsia="SimHei" w:hint="eastAsia"/>
          <w:sz w:val="32"/>
        </w:rPr>
        <w:lastRenderedPageBreak/>
        <w:t>第</w:t>
      </w:r>
      <w:r w:rsidR="006340F6">
        <w:rPr>
          <w:rFonts w:eastAsia="SimHei" w:hint="eastAsia"/>
          <w:sz w:val="32"/>
          <w:lang w:eastAsia="zh-CN"/>
        </w:rPr>
        <w:t>五</w:t>
      </w:r>
      <w:r>
        <w:rPr>
          <w:rFonts w:eastAsia="SimHei" w:hint="eastAsia"/>
          <w:sz w:val="32"/>
        </w:rPr>
        <w:t>章</w:t>
      </w:r>
      <w:r>
        <w:rPr>
          <w:rFonts w:eastAsia="SimHei" w:hint="eastAsia"/>
          <w:sz w:val="32"/>
        </w:rPr>
        <w:t xml:space="preserve"> </w:t>
      </w:r>
      <w:bookmarkEnd w:id="11"/>
      <w:r w:rsidR="00BD50DA">
        <w:rPr>
          <w:rFonts w:eastAsia="SimHei" w:hint="eastAsia"/>
          <w:sz w:val="32"/>
          <w:lang w:eastAsia="zh-CN"/>
        </w:rPr>
        <w:t>工作圈</w:t>
      </w:r>
      <w:r w:rsidR="00BD50DA" w:rsidRPr="00BD50DA">
        <w:rPr>
          <w:rFonts w:eastAsia="SimHei" w:hint="eastAsia"/>
          <w:sz w:val="32"/>
          <w:lang w:eastAsia="zh-CN"/>
        </w:rPr>
        <w:t>分布式系统的设计</w:t>
      </w:r>
    </w:p>
    <w:p w14:paraId="6275267E" w14:textId="77777777" w:rsidR="00BD50DA" w:rsidRPr="00BD50DA" w:rsidRDefault="00BD50DA" w:rsidP="00E87E06">
      <w:pPr>
        <w:pStyle w:val="ListParagraph"/>
        <w:keepNext/>
        <w:keepLines/>
        <w:numPr>
          <w:ilvl w:val="0"/>
          <w:numId w:val="3"/>
        </w:numPr>
        <w:spacing w:before="340" w:after="330" w:line="578" w:lineRule="auto"/>
        <w:ind w:firstLineChars="0"/>
        <w:outlineLvl w:val="0"/>
        <w:rPr>
          <w:b/>
          <w:bCs/>
          <w:vanish/>
          <w:kern w:val="44"/>
          <w:sz w:val="44"/>
          <w:szCs w:val="44"/>
          <w:lang w:val="x-none" w:eastAsia="x-none"/>
        </w:rPr>
      </w:pPr>
    </w:p>
    <w:p w14:paraId="2D698B81" w14:textId="6E647605" w:rsidR="00BD50DA" w:rsidRDefault="00BD50DA" w:rsidP="00BD50DA">
      <w:pPr>
        <w:pStyle w:val="Heading2"/>
      </w:pPr>
      <w:r w:rsidRPr="00BD50DA">
        <w:rPr>
          <w:rFonts w:hint="eastAsia"/>
        </w:rPr>
        <w:t>服务模块化的设计</w:t>
      </w:r>
    </w:p>
    <w:p w14:paraId="3D08F624" w14:textId="735111D0" w:rsidR="00BD50DA" w:rsidRPr="00BD50DA" w:rsidRDefault="00BD50DA" w:rsidP="00BD50DA">
      <w:pPr>
        <w:pStyle w:val="a"/>
        <w:spacing w:line="400" w:lineRule="exact"/>
        <w:ind w:firstLine="480"/>
        <w:jc w:val="left"/>
        <w:rPr>
          <w:rFonts w:ascii="SimSun" w:hAnsi="SimSun"/>
          <w:sz w:val="24"/>
        </w:rPr>
      </w:pPr>
      <w:r w:rsidRPr="00BD50DA">
        <w:rPr>
          <w:rFonts w:ascii="SimSun" w:hAnsi="SimSun" w:hint="eastAsia"/>
          <w:sz w:val="24"/>
        </w:rPr>
        <w:t>对服务进行模块划分，有助于对业务进行更清晰的梳理。同时在软件设计的层面上，好的模块划分更有利于程序员架构师对项目的维护与扩展，减少开始的代码量。</w:t>
      </w:r>
    </w:p>
    <w:p w14:paraId="1BD7888A" w14:textId="082541D7" w:rsidR="00BD50DA" w:rsidRPr="00BD50DA" w:rsidRDefault="00BD50DA" w:rsidP="00BD50DA">
      <w:pPr>
        <w:pStyle w:val="a"/>
        <w:spacing w:line="400" w:lineRule="exact"/>
        <w:ind w:firstLine="480"/>
        <w:jc w:val="left"/>
        <w:rPr>
          <w:rFonts w:ascii="SimSun" w:hAnsi="SimSun"/>
          <w:sz w:val="24"/>
        </w:rPr>
      </w:pPr>
      <w:r w:rsidRPr="00BD50DA">
        <w:rPr>
          <w:rFonts w:ascii="SimSun" w:hAnsi="SimSun" w:hint="eastAsia"/>
          <w:sz w:val="24"/>
        </w:rPr>
        <w:t>模块划分是分布式服务设计的第一步。有了上面的业务需求，对工作圈的模块第一步的划分很好理解，根据上面的需求功划分能得到：用户、圈子（贴子）、评论、赞、IM消息、工作功能等模块服务。因为贴子也是圈子的一个成员属性故划到圈子服务中。而评论和赞的服务，可以通用化用在其它的一些业务上，比如用在工作的审批中。所以做为一个基础的服务可以独立出来。</w:t>
      </w:r>
    </w:p>
    <w:p w14:paraId="607CBE20" w14:textId="185B9087" w:rsidR="00BD50DA" w:rsidRPr="00BD50DA" w:rsidRDefault="00BD50DA" w:rsidP="00BD50DA">
      <w:pPr>
        <w:pStyle w:val="a"/>
        <w:spacing w:line="400" w:lineRule="exact"/>
        <w:ind w:firstLine="480"/>
        <w:jc w:val="left"/>
        <w:rPr>
          <w:rFonts w:ascii="SimSun" w:hAnsi="SimSun"/>
          <w:sz w:val="24"/>
        </w:rPr>
      </w:pPr>
      <w:r w:rsidRPr="00BD50DA">
        <w:rPr>
          <w:rFonts w:ascii="SimSun" w:hAnsi="SimSun" w:hint="eastAsia"/>
          <w:sz w:val="24"/>
        </w:rPr>
        <w:t>所有的业务模块，基本都需要操作数据库与缓存。所以将对MongoDB数据库与Redis缓存的连接与操作服务封装成公共模块的服务，开发时要求开发人员统计使用这些公共服务完成对持久层的开发。这样不仅可以减少在持久层上的的代码开发量，同时也可以应用链接池技术提升服务的吞吐性能，预防因为人为的疏忽导致的链接泄漏。</w:t>
      </w:r>
    </w:p>
    <w:p w14:paraId="2B792330" w14:textId="0BC44019" w:rsidR="00BD50DA" w:rsidRPr="00BD50DA" w:rsidRDefault="00BD50DA" w:rsidP="00BD50DA">
      <w:pPr>
        <w:pStyle w:val="a"/>
        <w:spacing w:line="400" w:lineRule="exact"/>
        <w:ind w:firstLine="480"/>
        <w:jc w:val="left"/>
        <w:rPr>
          <w:rFonts w:ascii="SimSun" w:hAnsi="SimSun"/>
          <w:sz w:val="24"/>
        </w:rPr>
      </w:pPr>
      <w:r w:rsidRPr="00BD50DA">
        <w:rPr>
          <w:rFonts w:ascii="SimSun" w:hAnsi="SimSun" w:hint="eastAsia"/>
          <w:sz w:val="24"/>
        </w:rPr>
        <w:t>在进行模块划分设计需要考虑的要点：</w:t>
      </w:r>
    </w:p>
    <w:p w14:paraId="6147B802" w14:textId="02DBA347" w:rsidR="00BD50DA" w:rsidRPr="00BD50DA" w:rsidRDefault="00BD50DA" w:rsidP="00BD50DA">
      <w:pPr>
        <w:pStyle w:val="a"/>
        <w:spacing w:line="400" w:lineRule="exact"/>
        <w:ind w:firstLine="480"/>
        <w:jc w:val="left"/>
        <w:rPr>
          <w:rFonts w:ascii="SimSun" w:hAnsi="SimSun"/>
          <w:sz w:val="24"/>
        </w:rPr>
      </w:pPr>
      <w:r w:rsidRPr="00BD50DA">
        <w:rPr>
          <w:rFonts w:ascii="SimSun" w:hAnsi="SimSun" w:hint="eastAsia"/>
          <w:sz w:val="24"/>
        </w:rPr>
        <w:t>1.高内聚，低耦合。模块之前要相互独立，仅数据耦合。</w:t>
      </w:r>
    </w:p>
    <w:p w14:paraId="176B212F" w14:textId="3F138401" w:rsidR="00BD50DA" w:rsidRPr="00BD50DA" w:rsidRDefault="00BD50DA" w:rsidP="00BD50DA">
      <w:pPr>
        <w:pStyle w:val="a"/>
        <w:spacing w:line="400" w:lineRule="exact"/>
        <w:ind w:firstLine="480"/>
        <w:jc w:val="left"/>
        <w:rPr>
          <w:rFonts w:ascii="SimSun" w:hAnsi="SimSun"/>
          <w:sz w:val="24"/>
        </w:rPr>
      </w:pPr>
      <w:r w:rsidRPr="00BD50DA">
        <w:rPr>
          <w:rFonts w:ascii="SimSun" w:hAnsi="SimSun" w:hint="eastAsia"/>
          <w:sz w:val="24"/>
        </w:rPr>
        <w:t>2.提取功能相同的代码到一个公共服务包进封装。减少开发代码量。</w:t>
      </w:r>
    </w:p>
    <w:p w14:paraId="03E4D69A" w14:textId="6ABBF075" w:rsidR="00BD50DA" w:rsidRPr="00BD50DA" w:rsidRDefault="00BD50DA" w:rsidP="00BD50DA">
      <w:pPr>
        <w:pStyle w:val="a"/>
        <w:spacing w:line="400" w:lineRule="exact"/>
        <w:ind w:firstLine="480"/>
        <w:jc w:val="left"/>
        <w:rPr>
          <w:rFonts w:ascii="SimSun" w:hAnsi="SimSun"/>
          <w:sz w:val="24"/>
        </w:rPr>
      </w:pPr>
      <w:r w:rsidRPr="00BD50DA">
        <w:rPr>
          <w:rFonts w:ascii="SimSun" w:hAnsi="SimSun" w:hint="eastAsia"/>
          <w:sz w:val="24"/>
        </w:rPr>
        <w:t>3.模块服务要是无状态的，便于模块服务的模向扩容，同时也为restful服务打基础</w:t>
      </w:r>
    </w:p>
    <w:p w14:paraId="73613A1C" w14:textId="47049E08" w:rsidR="00BD50DA" w:rsidRPr="00BD50DA" w:rsidRDefault="00BD50DA" w:rsidP="00BD50DA">
      <w:pPr>
        <w:pStyle w:val="a"/>
        <w:spacing w:line="400" w:lineRule="exact"/>
        <w:ind w:firstLine="480"/>
        <w:jc w:val="left"/>
        <w:rPr>
          <w:rFonts w:ascii="SimSun" w:hAnsi="SimSun"/>
          <w:sz w:val="24"/>
        </w:rPr>
      </w:pPr>
      <w:r w:rsidRPr="00BD50DA">
        <w:rPr>
          <w:rFonts w:ascii="SimSun" w:hAnsi="SimSun" w:hint="eastAsia"/>
          <w:sz w:val="24"/>
        </w:rPr>
        <w:t>最终模块划分如下：</w:t>
      </w:r>
    </w:p>
    <w:p w14:paraId="73FF26B3" w14:textId="172F7778" w:rsidR="00BD50DA" w:rsidRPr="00BD50DA" w:rsidRDefault="00BD50DA" w:rsidP="00BD50DA">
      <w:pPr>
        <w:pStyle w:val="a"/>
        <w:spacing w:line="400" w:lineRule="exact"/>
        <w:ind w:firstLine="480"/>
        <w:jc w:val="left"/>
        <w:rPr>
          <w:rFonts w:ascii="SimSun" w:hAnsi="SimSun"/>
          <w:sz w:val="24"/>
        </w:rPr>
      </w:pPr>
      <w:r w:rsidRPr="00BD50DA">
        <w:rPr>
          <w:rFonts w:ascii="SimSun" w:hAnsi="SimSun" w:hint="eastAsia"/>
          <w:sz w:val="24"/>
        </w:rPr>
        <w:t>公共模块：</w:t>
      </w:r>
    </w:p>
    <w:p w14:paraId="1E7C9BD6" w14:textId="1306F2EA" w:rsidR="00BD50DA" w:rsidRPr="00BD50DA" w:rsidRDefault="00BD50DA" w:rsidP="00BD50DA">
      <w:pPr>
        <w:pStyle w:val="a"/>
        <w:spacing w:line="400" w:lineRule="exact"/>
        <w:ind w:firstLine="480"/>
        <w:jc w:val="left"/>
        <w:rPr>
          <w:rFonts w:ascii="SimSun" w:hAnsi="SimSun"/>
          <w:sz w:val="24"/>
        </w:rPr>
      </w:pPr>
      <w:r w:rsidRPr="00BD50DA">
        <w:rPr>
          <w:rFonts w:ascii="SimSun" w:hAnsi="SimSun" w:hint="eastAsia"/>
          <w:sz w:val="24"/>
        </w:rPr>
        <w:t>gongzuoquan-mongo，提供数据库接入操作的封装。</w:t>
      </w:r>
    </w:p>
    <w:p w14:paraId="2D732F7E" w14:textId="0CA1B6F4" w:rsidR="00BD50DA" w:rsidRPr="00BD50DA" w:rsidRDefault="00BD50DA" w:rsidP="00BD50DA">
      <w:pPr>
        <w:pStyle w:val="a"/>
        <w:spacing w:line="400" w:lineRule="exact"/>
        <w:ind w:firstLine="480"/>
        <w:jc w:val="left"/>
        <w:rPr>
          <w:rFonts w:ascii="SimSun" w:hAnsi="SimSun"/>
          <w:sz w:val="24"/>
        </w:rPr>
      </w:pPr>
      <w:r w:rsidRPr="00BD50DA">
        <w:rPr>
          <w:rFonts w:ascii="SimSun" w:hAnsi="SimSun" w:hint="eastAsia"/>
          <w:sz w:val="24"/>
        </w:rPr>
        <w:t>gongzuoquan-cache，提供对缓存服务的接入操作。</w:t>
      </w:r>
    </w:p>
    <w:p w14:paraId="36F1CAF1" w14:textId="32F46E1B" w:rsidR="00BD50DA" w:rsidRPr="00BD50DA" w:rsidRDefault="00BD50DA" w:rsidP="00BD50DA">
      <w:pPr>
        <w:pStyle w:val="a"/>
        <w:spacing w:line="400" w:lineRule="exact"/>
        <w:ind w:firstLine="480"/>
        <w:jc w:val="left"/>
        <w:rPr>
          <w:rFonts w:ascii="SimSun" w:hAnsi="SimSun"/>
          <w:sz w:val="24"/>
        </w:rPr>
      </w:pPr>
      <w:r w:rsidRPr="00BD50DA">
        <w:rPr>
          <w:rFonts w:ascii="SimSun" w:hAnsi="SimSun" w:hint="eastAsia"/>
          <w:sz w:val="24"/>
        </w:rPr>
        <w:t>gongzuoquan-configcenter，提供自动化配置中的管理操作。</w:t>
      </w:r>
    </w:p>
    <w:p w14:paraId="7503550B" w14:textId="6630D5E0" w:rsidR="00BD50DA" w:rsidRPr="00BD50DA" w:rsidRDefault="00BD50DA" w:rsidP="00BD50DA">
      <w:pPr>
        <w:pStyle w:val="a"/>
        <w:spacing w:line="400" w:lineRule="exact"/>
        <w:ind w:firstLine="480"/>
        <w:jc w:val="left"/>
        <w:rPr>
          <w:rFonts w:ascii="SimSun" w:hAnsi="SimSun"/>
          <w:sz w:val="24"/>
        </w:rPr>
      </w:pPr>
      <w:r w:rsidRPr="00BD50DA">
        <w:rPr>
          <w:rFonts w:ascii="SimSun" w:hAnsi="SimSun" w:hint="eastAsia"/>
          <w:sz w:val="24"/>
        </w:rPr>
        <w:lastRenderedPageBreak/>
        <w:t>gongzuoquan-util，提供一些公共的工具类方法</w:t>
      </w:r>
    </w:p>
    <w:p w14:paraId="581C92BB" w14:textId="7A89EAEE" w:rsidR="00BD50DA" w:rsidRPr="00BD50DA" w:rsidRDefault="00BD50DA" w:rsidP="00BD50DA">
      <w:pPr>
        <w:pStyle w:val="a"/>
        <w:spacing w:line="400" w:lineRule="exact"/>
        <w:ind w:firstLine="480"/>
        <w:jc w:val="left"/>
        <w:rPr>
          <w:rFonts w:ascii="SimSun" w:hAnsi="SimSun"/>
          <w:sz w:val="24"/>
        </w:rPr>
      </w:pPr>
      <w:r w:rsidRPr="00BD50DA">
        <w:rPr>
          <w:rFonts w:ascii="SimSun" w:hAnsi="SimSun" w:hint="eastAsia"/>
          <w:sz w:val="24"/>
        </w:rPr>
        <w:t>核心业务服务</w:t>
      </w:r>
    </w:p>
    <w:p w14:paraId="5B35EECB" w14:textId="1806B6A2" w:rsidR="00BD50DA" w:rsidRPr="00BD50DA" w:rsidRDefault="00BD50DA" w:rsidP="00BD50DA">
      <w:pPr>
        <w:pStyle w:val="a"/>
        <w:spacing w:line="400" w:lineRule="exact"/>
        <w:ind w:firstLine="480"/>
        <w:jc w:val="left"/>
        <w:rPr>
          <w:rFonts w:ascii="SimSun" w:hAnsi="SimSun"/>
          <w:sz w:val="24"/>
        </w:rPr>
      </w:pPr>
      <w:r w:rsidRPr="00BD50DA">
        <w:rPr>
          <w:rFonts w:ascii="SimSun" w:hAnsi="SimSun" w:hint="eastAsia"/>
          <w:sz w:val="24"/>
        </w:rPr>
        <w:t>gongzuoquan-idcenter，提供全局主键生成服务。</w:t>
      </w:r>
    </w:p>
    <w:p w14:paraId="3F16B9F0" w14:textId="5499163A" w:rsidR="00BD50DA" w:rsidRPr="00BD50DA" w:rsidRDefault="00BD50DA" w:rsidP="00BD50DA">
      <w:pPr>
        <w:pStyle w:val="a"/>
        <w:spacing w:line="400" w:lineRule="exact"/>
        <w:ind w:firstLine="480"/>
        <w:jc w:val="left"/>
        <w:rPr>
          <w:rFonts w:ascii="SimSun" w:hAnsi="SimSun"/>
          <w:sz w:val="24"/>
        </w:rPr>
      </w:pPr>
      <w:r w:rsidRPr="00BD50DA">
        <w:rPr>
          <w:rFonts w:ascii="SimSun" w:hAnsi="SimSun" w:hint="eastAsia"/>
          <w:sz w:val="24"/>
        </w:rPr>
        <w:t>gongzuoquan-idlist，提供数据主键索引中心。</w:t>
      </w:r>
    </w:p>
    <w:p w14:paraId="65E7FE02" w14:textId="0FF6A3D0" w:rsidR="00BD50DA" w:rsidRPr="00BD50DA" w:rsidRDefault="00BD50DA" w:rsidP="00BD50DA">
      <w:pPr>
        <w:pStyle w:val="a"/>
        <w:spacing w:line="400" w:lineRule="exact"/>
        <w:ind w:firstLine="480"/>
        <w:jc w:val="left"/>
        <w:rPr>
          <w:rFonts w:ascii="SimSun" w:hAnsi="SimSun"/>
          <w:sz w:val="24"/>
        </w:rPr>
      </w:pPr>
      <w:r w:rsidRPr="00BD50DA">
        <w:rPr>
          <w:rFonts w:ascii="SimSun" w:hAnsi="SimSun" w:hint="eastAsia"/>
          <w:sz w:val="24"/>
        </w:rPr>
        <w:t>gongzuoquan-setting，提供用户个性化设置配置服务。</w:t>
      </w:r>
    </w:p>
    <w:p w14:paraId="303F3112" w14:textId="03F715E4" w:rsidR="00BD50DA" w:rsidRPr="00BD50DA" w:rsidRDefault="00BD50DA" w:rsidP="00BD50DA">
      <w:pPr>
        <w:pStyle w:val="a"/>
        <w:spacing w:line="400" w:lineRule="exact"/>
        <w:ind w:firstLine="480"/>
        <w:jc w:val="left"/>
        <w:rPr>
          <w:rFonts w:ascii="SimSun" w:hAnsi="SimSun"/>
          <w:sz w:val="24"/>
        </w:rPr>
      </w:pPr>
      <w:r w:rsidRPr="00BD50DA">
        <w:rPr>
          <w:rFonts w:ascii="SimSun" w:hAnsi="SimSun" w:hint="eastAsia"/>
          <w:sz w:val="24"/>
        </w:rPr>
        <w:t>业务服务</w:t>
      </w:r>
    </w:p>
    <w:p w14:paraId="034A4C0B" w14:textId="390F8F90" w:rsidR="00BD50DA" w:rsidRPr="00BD50DA" w:rsidRDefault="00BD50DA" w:rsidP="00BD50DA">
      <w:pPr>
        <w:pStyle w:val="a"/>
        <w:spacing w:line="400" w:lineRule="exact"/>
        <w:ind w:firstLine="480"/>
        <w:jc w:val="left"/>
        <w:rPr>
          <w:rFonts w:ascii="SimSun" w:hAnsi="SimSun"/>
          <w:sz w:val="24"/>
        </w:rPr>
      </w:pPr>
      <w:r w:rsidRPr="00BD50DA">
        <w:rPr>
          <w:rFonts w:ascii="SimSun" w:hAnsi="SimSun" w:hint="eastAsia"/>
          <w:sz w:val="24"/>
        </w:rPr>
        <w:t>gongzuoquan-account，用户账户服务</w:t>
      </w:r>
    </w:p>
    <w:p w14:paraId="545406EE" w14:textId="250368F2" w:rsidR="00BD50DA" w:rsidRPr="00BD50DA" w:rsidRDefault="00BD50DA" w:rsidP="00BD50DA">
      <w:pPr>
        <w:pStyle w:val="a"/>
        <w:spacing w:line="400" w:lineRule="exact"/>
        <w:ind w:firstLine="480"/>
        <w:jc w:val="left"/>
        <w:rPr>
          <w:rFonts w:ascii="SimSun" w:hAnsi="SimSun"/>
          <w:sz w:val="24"/>
        </w:rPr>
      </w:pPr>
      <w:r w:rsidRPr="00BD50DA">
        <w:rPr>
          <w:rFonts w:ascii="SimSun" w:hAnsi="SimSun" w:hint="eastAsia"/>
          <w:sz w:val="24"/>
        </w:rPr>
        <w:t>gongzuoquan-quan，圈子、贴子服务</w:t>
      </w:r>
    </w:p>
    <w:p w14:paraId="369AB680" w14:textId="0EDDD965" w:rsidR="00BD50DA" w:rsidRPr="00BD50DA" w:rsidRDefault="00BD50DA" w:rsidP="00BD50DA">
      <w:pPr>
        <w:pStyle w:val="a"/>
        <w:spacing w:line="400" w:lineRule="exact"/>
        <w:ind w:firstLine="480"/>
        <w:jc w:val="left"/>
        <w:rPr>
          <w:rFonts w:ascii="SimSun" w:hAnsi="SimSun"/>
          <w:sz w:val="24"/>
        </w:rPr>
      </w:pPr>
      <w:r w:rsidRPr="00BD50DA">
        <w:rPr>
          <w:rFonts w:ascii="SimSun" w:hAnsi="SimSun" w:hint="eastAsia"/>
          <w:sz w:val="24"/>
        </w:rPr>
        <w:t>gongzuoquan-comment，评论服务</w:t>
      </w:r>
    </w:p>
    <w:p w14:paraId="68581567" w14:textId="6FE9A41F" w:rsidR="00BD50DA" w:rsidRPr="00BD50DA" w:rsidRDefault="00BD50DA" w:rsidP="00BD50DA">
      <w:pPr>
        <w:pStyle w:val="a"/>
        <w:spacing w:line="400" w:lineRule="exact"/>
        <w:ind w:firstLine="480"/>
        <w:jc w:val="left"/>
        <w:rPr>
          <w:rFonts w:ascii="SimSun" w:hAnsi="SimSun"/>
          <w:sz w:val="24"/>
        </w:rPr>
      </w:pPr>
      <w:r w:rsidRPr="00BD50DA">
        <w:rPr>
          <w:rFonts w:ascii="SimSun" w:hAnsi="SimSun" w:hint="eastAsia"/>
          <w:sz w:val="24"/>
        </w:rPr>
        <w:t>gongzuoquan-favorite，赞服务</w:t>
      </w:r>
    </w:p>
    <w:p w14:paraId="0127723C" w14:textId="714A2E72" w:rsidR="00BD50DA" w:rsidRPr="006B0DE0" w:rsidRDefault="00BD50DA" w:rsidP="00BD50DA">
      <w:pPr>
        <w:pStyle w:val="a"/>
        <w:spacing w:line="400" w:lineRule="exact"/>
        <w:ind w:firstLine="480"/>
        <w:jc w:val="left"/>
        <w:rPr>
          <w:rFonts w:ascii="SimSun" w:hAnsi="SimSun"/>
          <w:sz w:val="24"/>
        </w:rPr>
      </w:pPr>
      <w:r w:rsidRPr="00BD50DA">
        <w:rPr>
          <w:rFonts w:ascii="SimSun" w:hAnsi="SimSun" w:hint="eastAsia"/>
          <w:sz w:val="24"/>
        </w:rPr>
        <w:t>gongzuoquan-app，工作应用服务</w:t>
      </w:r>
    </w:p>
    <w:p w14:paraId="22304770" w14:textId="4E314162" w:rsidR="00BD50DA" w:rsidRDefault="00BD50DA" w:rsidP="00BD50DA"/>
    <w:p w14:paraId="05AD31DB" w14:textId="7DB06EC0" w:rsidR="009E2125" w:rsidRDefault="009E2125" w:rsidP="009E2125">
      <w:pPr>
        <w:pStyle w:val="Heading2"/>
      </w:pPr>
      <w:r w:rsidRPr="009E2125">
        <w:rPr>
          <w:rFonts w:hint="eastAsia"/>
        </w:rPr>
        <w:t>分布式服务与自动化配置中心</w:t>
      </w:r>
    </w:p>
    <w:p w14:paraId="063C0C7D" w14:textId="720D6E96" w:rsidR="009E2125" w:rsidRPr="009E2125" w:rsidRDefault="009E2125" w:rsidP="009E2125">
      <w:pPr>
        <w:pStyle w:val="a"/>
        <w:spacing w:line="400" w:lineRule="exact"/>
        <w:ind w:firstLine="480"/>
        <w:jc w:val="left"/>
        <w:rPr>
          <w:rFonts w:ascii="SimSun" w:hAnsi="SimSun"/>
          <w:sz w:val="24"/>
        </w:rPr>
      </w:pPr>
      <w:r w:rsidRPr="009E2125">
        <w:rPr>
          <w:rFonts w:ascii="SimSun" w:hAnsi="SimSun" w:hint="eastAsia"/>
          <w:sz w:val="24"/>
        </w:rPr>
        <w:t>模块划分完成之后，这个框架还不能被称为分布式框架。因为它还没有满足前面（3.3 现代分布式系统的特点）中提到的特性。下面来尝试进一步的满足这些特性。</w:t>
      </w:r>
    </w:p>
    <w:p w14:paraId="50229ECA" w14:textId="08585533" w:rsidR="009E2125" w:rsidRPr="009E2125" w:rsidRDefault="009E2125" w:rsidP="009E2125">
      <w:pPr>
        <w:pStyle w:val="a"/>
        <w:spacing w:line="400" w:lineRule="exact"/>
        <w:ind w:firstLine="480"/>
        <w:jc w:val="left"/>
        <w:rPr>
          <w:rFonts w:ascii="SimSun" w:hAnsi="SimSun"/>
          <w:sz w:val="24"/>
        </w:rPr>
      </w:pPr>
      <w:r w:rsidRPr="009E2125">
        <w:rPr>
          <w:rFonts w:ascii="SimSun" w:hAnsi="SimSun" w:hint="eastAsia"/>
          <w:sz w:val="24"/>
        </w:rPr>
        <w:t>横向可扩展性（Scale Out）。意味着一个业务服务模块是可以部署很多个副本，这样就带来一个问题，如何保证所有的请求都能平均的分发到所有的服务上去？这时候我们需要一个自动化配置中心。在一个模块服务启动时，将启动的服务器在网络上的IP地址和提供服务的端口注册到自动化配置中心服务中，这样就完成了服务状态的发布。然后任一客户端在需要调用这个服务的时候，先在自动化配置中心中读取一下这个服务的服务状态，取得了可以提供这个服务的服务器地址列表，然后再以一个算法随机的地址发起请求，完成一次调用。这样就满足了服务的横向可扩展性（Scale Out）。</w:t>
      </w:r>
    </w:p>
    <w:p w14:paraId="3BCBF1C7" w14:textId="3FC93DCD" w:rsidR="009E2125" w:rsidRPr="009E2125" w:rsidRDefault="009E2125" w:rsidP="009E2125">
      <w:pPr>
        <w:pStyle w:val="a"/>
        <w:spacing w:line="400" w:lineRule="exact"/>
        <w:ind w:firstLine="480"/>
        <w:jc w:val="left"/>
        <w:rPr>
          <w:rFonts w:ascii="SimSun" w:hAnsi="SimSun"/>
          <w:sz w:val="24"/>
        </w:rPr>
      </w:pPr>
      <w:r w:rsidRPr="009E2125">
        <w:rPr>
          <w:rFonts w:ascii="SimSun" w:hAnsi="SimSun" w:hint="eastAsia"/>
          <w:sz w:val="24"/>
        </w:rPr>
        <w:t>不允许单点失效（No Single Point Failure）。只要对自动化配置中心的功能稍加改动，便能满足这一特性。只要能将服务状态列表中的故障节点检测到，并从中剔出除们，客户端便不会受到影响。只要这个服务状态列表中仍有</w:t>
      </w:r>
      <w:r w:rsidRPr="009E2125">
        <w:rPr>
          <w:rFonts w:ascii="SimSun" w:hAnsi="SimSun" w:hint="eastAsia"/>
          <w:sz w:val="24"/>
        </w:rPr>
        <w:lastRenderedPageBreak/>
        <w:t>一台服务器上的服务是正常的，就会不造成整个服务失效。当然，这里我们也要考虑到这个自动化配置中心服务本身会出问题，需要保证这组服务也是高可用的服务。</w:t>
      </w:r>
    </w:p>
    <w:p w14:paraId="2016B6D2" w14:textId="2654A4C3" w:rsidR="009E2125" w:rsidRPr="009E2125" w:rsidRDefault="009E2125" w:rsidP="009E2125">
      <w:pPr>
        <w:pStyle w:val="a"/>
        <w:spacing w:line="400" w:lineRule="exact"/>
        <w:ind w:firstLine="480"/>
        <w:jc w:val="left"/>
        <w:rPr>
          <w:rFonts w:ascii="SimSun" w:hAnsi="SimSun"/>
          <w:sz w:val="24"/>
        </w:rPr>
      </w:pPr>
      <w:r w:rsidRPr="009E2125">
        <w:rPr>
          <w:rFonts w:ascii="SimSun" w:hAnsi="SimSun" w:hint="eastAsia"/>
          <w:sz w:val="24"/>
        </w:rPr>
        <w:t>对故障列表的检测，有两种方式：1.在启动的服务与自动化配置中心之间建立一个心跳，心跳消失即失效；2.从客户端来检测，如果客户端调用服务失败后，将其从自动化配置中心中剔除然后访问下一个服务地址。第一种方式，因为心跳会有延时。如果在延时中发生问题，那么在这一段时间内就会有一定机率的请求会因为请求到故障节点上。第二种方式，需要做到客户端实时监听自动化配置中心的服务器状态变化，这样虽然会避免请求故障节点，但是在客户端数量过大的时候会大量的占用自动化配置中心服务的链接。工作圈目前的设计，客户端服务还是可控的，所以选择了第二种实时性较高的处理方式。</w:t>
      </w:r>
    </w:p>
    <w:p w14:paraId="605E4632" w14:textId="0E064709" w:rsidR="009E2125" w:rsidRPr="00BD50DA" w:rsidRDefault="009E2125" w:rsidP="009E2125">
      <w:pPr>
        <w:pStyle w:val="a"/>
        <w:spacing w:line="400" w:lineRule="exact"/>
        <w:ind w:firstLine="480"/>
        <w:jc w:val="left"/>
        <w:rPr>
          <w:rFonts w:ascii="SimSun" w:hAnsi="SimSun"/>
          <w:sz w:val="24"/>
        </w:rPr>
      </w:pPr>
      <w:r w:rsidRPr="009E2125">
        <w:rPr>
          <w:rFonts w:ascii="SimSun" w:hAnsi="SimSun" w:hint="eastAsia"/>
          <w:sz w:val="24"/>
        </w:rPr>
        <w:t>在实际的开发中，Apache Zookeeper服务成为了自动化配置中心服务的不二之选。工作圈在Zookeeper约定以/gongzuoquan为根目录，在下面以模块名建立服务配置与服务状态的目录。客户端只要建立相应节点上的监听就可以得到相应服务的当前服务状态。同样，也可以将数据库和缓存服务的地址与链接配置存到Zookeeper中相应的节点下。当服务器的数据库或是缓存进行迁移数所据的时候，监听节点的变化，重新建立指向新服务的链接池就可以了。</w:t>
      </w:r>
    </w:p>
    <w:p w14:paraId="52A63187" w14:textId="1DFE2C4C" w:rsidR="009E2125" w:rsidRDefault="009E2125" w:rsidP="00BD50DA"/>
    <w:p w14:paraId="6CE0D091" w14:textId="36687BF2" w:rsidR="00862D67" w:rsidRDefault="00862D67" w:rsidP="00862D67">
      <w:pPr>
        <w:pStyle w:val="Heading2"/>
      </w:pPr>
      <w:r w:rsidRPr="00862D67">
        <w:rPr>
          <w:rFonts w:hint="eastAsia"/>
        </w:rPr>
        <w:t>数据分片</w:t>
      </w:r>
      <w:r w:rsidRPr="00862D67">
        <w:rPr>
          <w:rFonts w:hint="eastAsia"/>
        </w:rPr>
        <w:t>(Data Sharding)</w:t>
      </w:r>
      <w:r w:rsidRPr="00862D67">
        <w:rPr>
          <w:rFonts w:hint="eastAsia"/>
        </w:rPr>
        <w:t>与数据索引中心</w:t>
      </w:r>
    </w:p>
    <w:p w14:paraId="518D07EB" w14:textId="5F3BAE5A" w:rsidR="00862D67" w:rsidRPr="00862D67" w:rsidRDefault="00862D67" w:rsidP="00862D67">
      <w:pPr>
        <w:pStyle w:val="a"/>
        <w:spacing w:line="400" w:lineRule="exact"/>
        <w:ind w:firstLine="480"/>
        <w:jc w:val="left"/>
        <w:rPr>
          <w:rFonts w:ascii="SimSun" w:hAnsi="SimSun"/>
          <w:sz w:val="24"/>
        </w:rPr>
      </w:pPr>
      <w:r w:rsidRPr="00862D67">
        <w:rPr>
          <w:rFonts w:ascii="SimSun" w:hAnsi="SimSun" w:hint="eastAsia"/>
          <w:sz w:val="24"/>
        </w:rPr>
        <w:t>大数据时代，数据的持久化性能会影响服务的整体的性能。如果一个模块下的业务都存储在一个表中，那么随着数据量的上升性能必然会下降。解决的办法是对数据库中的数据进行水平扩展(分表，分库等)，控制住单表中的数据量不会超过一个阀值即可。这个阀值的界定不是固定的，会根据数据库的选择以及运行的环境不同而不同。比如我们需要数据库插入一条业务数据的响应时间要在1ms以内，需要我们在实际的运行环境中对数据库进行一个insert压力测试，得到在多少条数据的情况下单表的插入响应时间超过了1ms（这个时间需要根据业务场景来设定），那么这个阀值就是我们估算的一个单表数据量上限的指标。假设这个值是f，需求预估的整个系统容量是m，那个分表数t = m / f。如果数据库服务器不只一台，那么我们可以再将数据散列到不同的数据库上去，此时假设有n台数据库服务，那么t = m / (f * n)。</w:t>
      </w:r>
    </w:p>
    <w:p w14:paraId="2A75A2FE" w14:textId="77777777" w:rsidR="00862D67" w:rsidRPr="00862D67" w:rsidRDefault="00862D67" w:rsidP="00862D67">
      <w:pPr>
        <w:pStyle w:val="a"/>
        <w:spacing w:line="400" w:lineRule="exact"/>
        <w:ind w:firstLine="480"/>
        <w:jc w:val="left"/>
        <w:rPr>
          <w:rFonts w:ascii="SimSun" w:hAnsi="SimSun"/>
          <w:sz w:val="24"/>
        </w:rPr>
      </w:pPr>
    </w:p>
    <w:p w14:paraId="7DFAB98B" w14:textId="0C630152" w:rsidR="00862D67" w:rsidRPr="00862D67" w:rsidRDefault="00862D67" w:rsidP="00862D67">
      <w:pPr>
        <w:pStyle w:val="a"/>
        <w:spacing w:line="400" w:lineRule="exact"/>
        <w:ind w:firstLine="480"/>
        <w:jc w:val="left"/>
        <w:rPr>
          <w:rFonts w:ascii="SimSun" w:hAnsi="SimSun"/>
          <w:sz w:val="24"/>
        </w:rPr>
      </w:pPr>
      <w:r w:rsidRPr="00862D67">
        <w:rPr>
          <w:rFonts w:ascii="SimSun" w:hAnsi="SimSun" w:hint="eastAsia"/>
          <w:sz w:val="24"/>
        </w:rPr>
        <w:lastRenderedPageBreak/>
        <w:t>对数据进行分表，分库的插入的过程我们叫数据分片((Data Sharding)。当系统分片的策略有很多，例如常见的有以下几种：</w:t>
      </w:r>
    </w:p>
    <w:p w14:paraId="16AD1072" w14:textId="7813BF3C" w:rsidR="00862D67" w:rsidRPr="00862D67" w:rsidRDefault="00862D67" w:rsidP="00862D67">
      <w:pPr>
        <w:pStyle w:val="a"/>
        <w:spacing w:line="400" w:lineRule="exact"/>
        <w:ind w:firstLine="480"/>
        <w:jc w:val="left"/>
        <w:rPr>
          <w:rFonts w:ascii="SimSun" w:hAnsi="SimSun"/>
          <w:sz w:val="24"/>
        </w:rPr>
      </w:pPr>
      <w:r w:rsidRPr="00862D67">
        <w:rPr>
          <w:rFonts w:ascii="SimSun" w:hAnsi="SimSun" w:hint="eastAsia"/>
          <w:sz w:val="24"/>
        </w:rPr>
        <w:t>根据ID特征：例如对记录的ID取模，得到的结果是几，那么这条记录就放在编号为几的数据分区上。</w:t>
      </w:r>
    </w:p>
    <w:p w14:paraId="085C9E23" w14:textId="7E736E76" w:rsidR="00862D67" w:rsidRPr="00862D67" w:rsidRDefault="00862D67" w:rsidP="00862D67">
      <w:pPr>
        <w:pStyle w:val="a"/>
        <w:spacing w:line="400" w:lineRule="exact"/>
        <w:ind w:firstLine="480"/>
        <w:jc w:val="left"/>
        <w:rPr>
          <w:rFonts w:ascii="SimSun" w:hAnsi="SimSun"/>
          <w:sz w:val="24"/>
        </w:rPr>
      </w:pPr>
      <w:r w:rsidRPr="00862D67">
        <w:rPr>
          <w:rFonts w:ascii="SimSun" w:hAnsi="SimSun" w:hint="eastAsia"/>
          <w:sz w:val="24"/>
        </w:rPr>
        <w:t>根据时间范围：例如前100万个用户数据在第1个分区中，第二个100万用户数据放在第2个分区中。</w:t>
      </w:r>
    </w:p>
    <w:p w14:paraId="642B6B72" w14:textId="2D61A0BA" w:rsidR="00862D67" w:rsidRPr="00862D67" w:rsidRDefault="00862D67" w:rsidP="00862D67">
      <w:pPr>
        <w:pStyle w:val="a"/>
        <w:spacing w:line="400" w:lineRule="exact"/>
        <w:ind w:firstLine="480"/>
        <w:jc w:val="left"/>
        <w:rPr>
          <w:rFonts w:ascii="SimSun" w:hAnsi="SimSun"/>
          <w:sz w:val="24"/>
        </w:rPr>
      </w:pPr>
      <w:r w:rsidRPr="00862D67">
        <w:rPr>
          <w:rFonts w:ascii="SimSun" w:hAnsi="SimSun" w:hint="eastAsia"/>
          <w:sz w:val="24"/>
        </w:rPr>
        <w:t>基于检索表：根据ID先去一个表内找到它所在的分区，然后再去目标分区进行查找。</w:t>
      </w:r>
    </w:p>
    <w:p w14:paraId="7238463F" w14:textId="155FBCCA" w:rsidR="00862D67" w:rsidRPr="00862D67" w:rsidRDefault="00862D67" w:rsidP="00862D67">
      <w:pPr>
        <w:pStyle w:val="a"/>
        <w:spacing w:line="400" w:lineRule="exact"/>
        <w:ind w:firstLine="480"/>
        <w:jc w:val="left"/>
        <w:rPr>
          <w:rFonts w:ascii="SimSun" w:hAnsi="SimSun"/>
          <w:sz w:val="24"/>
        </w:rPr>
      </w:pPr>
      <w:r w:rsidRPr="00862D67">
        <w:rPr>
          <w:rFonts w:ascii="SimSun" w:hAnsi="SimSun" w:hint="eastAsia"/>
          <w:sz w:val="24"/>
        </w:rPr>
        <w:t>在这些数据分片策略之中没有哪个有绝对的优势，选择哪种策略完全是根据系统的业务或是数据特征来确定的。值得强调的是：数据分片不是银弹，它对系统的性能和伸缩性（Scalability）带来一定好处的同时，也会对系统开发带来许多复杂度。例如，有两条记录分别处在不同的服务器上，那么如果有一个业务是为它们建立一个“关联”，那么很可能表示“关联”的记录就必须在两个分区内各放一条。另外，如果您重视数据的完整性，那么跨数据分区的事务又立即变成了性能杀手。最后，如果有一些需要进行全局查找的业务，光有数据分片策略也很难对系统性能带来什么优势。</w:t>
      </w:r>
    </w:p>
    <w:p w14:paraId="3650FB5A" w14:textId="14DA5439" w:rsidR="00862D67" w:rsidRPr="00862D67" w:rsidRDefault="00862D67" w:rsidP="00862D67">
      <w:pPr>
        <w:pStyle w:val="a"/>
        <w:spacing w:line="400" w:lineRule="exact"/>
        <w:ind w:firstLine="480"/>
        <w:jc w:val="left"/>
        <w:rPr>
          <w:rFonts w:ascii="SimSun" w:hAnsi="SimSun"/>
          <w:sz w:val="24"/>
        </w:rPr>
      </w:pPr>
      <w:r w:rsidRPr="00862D67">
        <w:rPr>
          <w:rFonts w:ascii="SimSun" w:hAnsi="SimSun" w:hint="eastAsia"/>
          <w:sz w:val="24"/>
        </w:rPr>
        <w:t>工作圈的数据分片主要使用的是ID取模的方式，但是对这个策略进行了改进。首先引入一个gongzuoquan-idcenter的服务，用来随机生成数据在工作圈服务内全局唯一的主键id。这样，id在进行取模分片的时候就可以较为均匀的分布在所有的分表中。</w:t>
      </w:r>
    </w:p>
    <w:p w14:paraId="07AE299D" w14:textId="6D56BA5E" w:rsidR="00862D67" w:rsidRDefault="00862D67" w:rsidP="00862D67">
      <w:pPr>
        <w:pStyle w:val="a"/>
        <w:spacing w:line="400" w:lineRule="exact"/>
        <w:ind w:firstLine="480"/>
        <w:jc w:val="left"/>
        <w:rPr>
          <w:rFonts w:ascii="SimSun" w:hAnsi="SimSun"/>
          <w:sz w:val="24"/>
        </w:rPr>
      </w:pPr>
      <w:r w:rsidRPr="00862D67">
        <w:rPr>
          <w:rFonts w:ascii="SimSun" w:hAnsi="SimSun" w:hint="eastAsia"/>
          <w:sz w:val="24"/>
        </w:rPr>
        <w:t>同时，为了解决跨区数据查询的问题，我们需要一个数据索引中心（类拟于hadoop的nameService的概念)。相一组有关系的数据id索引在一起保存起来，在查询的时候通过这个索引可以得到这些数据的id，然后再通过id取模来得到分库分表的数据，从而查询到需要的业务数据。工作圈中承担这部份工作的核心服务是gongzuoquan-idlist。</w:t>
      </w:r>
    </w:p>
    <w:p w14:paraId="5B1D00A5" w14:textId="5F144944" w:rsidR="004D01B4" w:rsidRDefault="004D01B4" w:rsidP="004D01B4">
      <w:pPr>
        <w:pStyle w:val="Heading2"/>
      </w:pPr>
      <w:r w:rsidRPr="004D01B4">
        <w:rPr>
          <w:rFonts w:hint="eastAsia"/>
        </w:rPr>
        <w:t>Rest server</w:t>
      </w:r>
      <w:r w:rsidRPr="004D01B4">
        <w:rPr>
          <w:rFonts w:hint="eastAsia"/>
        </w:rPr>
        <w:t>设计</w:t>
      </w:r>
    </w:p>
    <w:p w14:paraId="6ED3A193" w14:textId="4C3AB299" w:rsidR="00516B3F" w:rsidRPr="00516B3F" w:rsidRDefault="00516B3F" w:rsidP="00516B3F">
      <w:pPr>
        <w:pStyle w:val="a"/>
        <w:spacing w:line="400" w:lineRule="exact"/>
        <w:ind w:firstLine="480"/>
        <w:jc w:val="left"/>
        <w:rPr>
          <w:rFonts w:ascii="SimSun" w:hAnsi="SimSun"/>
          <w:sz w:val="24"/>
        </w:rPr>
      </w:pPr>
      <w:r w:rsidRPr="00516B3F">
        <w:rPr>
          <w:rFonts w:ascii="SimSun" w:hAnsi="SimSun" w:hint="eastAsia"/>
          <w:sz w:val="24"/>
        </w:rPr>
        <w:t>Rest server是整个工作圈服务的表现层，是和工作圈移动端或是WEB端通信的一层。工作圈终端借由Rest Server这一层提供的Rest api，来和工作圈服务进行数据的交换。</w:t>
      </w:r>
    </w:p>
    <w:p w14:paraId="47EA7073" w14:textId="77777777" w:rsidR="00516B3F" w:rsidRPr="00516B3F" w:rsidRDefault="00516B3F" w:rsidP="00516B3F">
      <w:pPr>
        <w:pStyle w:val="a"/>
        <w:spacing w:line="400" w:lineRule="exact"/>
        <w:ind w:firstLine="480"/>
        <w:jc w:val="left"/>
        <w:rPr>
          <w:rFonts w:ascii="SimSun" w:hAnsi="SimSun"/>
          <w:sz w:val="24"/>
        </w:rPr>
      </w:pPr>
    </w:p>
    <w:p w14:paraId="07E8C2EC" w14:textId="02E26D27" w:rsidR="00516B3F" w:rsidRPr="00516B3F" w:rsidRDefault="00516B3F" w:rsidP="00516B3F">
      <w:pPr>
        <w:pStyle w:val="a"/>
        <w:spacing w:line="400" w:lineRule="exact"/>
        <w:ind w:firstLine="480"/>
        <w:jc w:val="left"/>
        <w:rPr>
          <w:rFonts w:ascii="SimSun" w:hAnsi="SimSun"/>
          <w:sz w:val="24"/>
        </w:rPr>
      </w:pPr>
      <w:r w:rsidRPr="00516B3F">
        <w:rPr>
          <w:rFonts w:ascii="SimSun" w:hAnsi="SimSun" w:hint="eastAsia"/>
          <w:sz w:val="24"/>
        </w:rPr>
        <w:t>分布式的Rest server。</w:t>
      </w:r>
    </w:p>
    <w:p w14:paraId="078A94BB" w14:textId="43823547" w:rsidR="00516B3F" w:rsidRPr="00516B3F" w:rsidRDefault="00516B3F" w:rsidP="00516B3F">
      <w:pPr>
        <w:pStyle w:val="a"/>
        <w:spacing w:line="400" w:lineRule="exact"/>
        <w:ind w:firstLine="480"/>
        <w:jc w:val="left"/>
        <w:rPr>
          <w:rFonts w:ascii="SimSun" w:hAnsi="SimSun"/>
          <w:sz w:val="24"/>
        </w:rPr>
      </w:pPr>
      <w:r w:rsidRPr="00516B3F">
        <w:rPr>
          <w:rFonts w:ascii="SimSun" w:hAnsi="SimSun" w:hint="eastAsia"/>
          <w:sz w:val="24"/>
        </w:rPr>
        <w:t>1.Nginx负载均衡</w:t>
      </w:r>
    </w:p>
    <w:p w14:paraId="6A7877DD" w14:textId="7542C2E7" w:rsidR="00516B3F" w:rsidRPr="00516B3F" w:rsidRDefault="00516B3F" w:rsidP="00516B3F">
      <w:pPr>
        <w:pStyle w:val="a"/>
        <w:spacing w:line="400" w:lineRule="exact"/>
        <w:ind w:firstLine="480"/>
        <w:jc w:val="left"/>
        <w:rPr>
          <w:rFonts w:ascii="SimSun" w:hAnsi="SimSun"/>
          <w:sz w:val="24"/>
        </w:rPr>
      </w:pPr>
      <w:r w:rsidRPr="00516B3F">
        <w:rPr>
          <w:rFonts w:ascii="SimSun" w:hAnsi="SimSun" w:hint="eastAsia"/>
          <w:sz w:val="24"/>
        </w:rPr>
        <w:t>分布式的Rest server意味着一个Rest服务器可以运行在多个服务器上。那么就需要一个前端的负载均衡来分发从互联网传来的请求。可用的服务也很多，Nginx是一个开源的优秀的http服务器，可以满足目前的需求。</w:t>
      </w:r>
    </w:p>
    <w:p w14:paraId="2A9B4063" w14:textId="77777777" w:rsidR="00516B3F" w:rsidRPr="00516B3F" w:rsidRDefault="00516B3F" w:rsidP="00516B3F">
      <w:pPr>
        <w:pStyle w:val="a"/>
        <w:spacing w:line="400" w:lineRule="exact"/>
        <w:ind w:firstLine="480"/>
        <w:jc w:val="left"/>
        <w:rPr>
          <w:rFonts w:ascii="SimSun" w:hAnsi="SimSun"/>
          <w:sz w:val="24"/>
        </w:rPr>
      </w:pPr>
    </w:p>
    <w:p w14:paraId="2101ED69" w14:textId="1D3C0E28" w:rsidR="00516B3F" w:rsidRPr="00516B3F" w:rsidRDefault="00516B3F" w:rsidP="00516B3F">
      <w:pPr>
        <w:pStyle w:val="a"/>
        <w:spacing w:line="400" w:lineRule="exact"/>
        <w:ind w:firstLine="480"/>
        <w:jc w:val="left"/>
        <w:rPr>
          <w:rFonts w:ascii="SimSun" w:hAnsi="SimSun"/>
          <w:sz w:val="24"/>
        </w:rPr>
      </w:pPr>
      <w:r w:rsidRPr="00516B3F">
        <w:rPr>
          <w:rFonts w:ascii="SimSun" w:hAnsi="SimSun" w:hint="eastAsia"/>
          <w:sz w:val="24"/>
        </w:rPr>
        <w:t>2.无状态的服务设计</w:t>
      </w:r>
    </w:p>
    <w:p w14:paraId="61FD87A5" w14:textId="23F7E049" w:rsidR="00516B3F" w:rsidRPr="00516B3F" w:rsidRDefault="00516B3F" w:rsidP="00516B3F">
      <w:pPr>
        <w:pStyle w:val="a"/>
        <w:spacing w:line="400" w:lineRule="exact"/>
        <w:ind w:firstLine="480"/>
        <w:jc w:val="left"/>
        <w:rPr>
          <w:rFonts w:ascii="SimSun" w:hAnsi="SimSun"/>
          <w:sz w:val="24"/>
        </w:rPr>
      </w:pPr>
      <w:r w:rsidRPr="00516B3F">
        <w:rPr>
          <w:rFonts w:ascii="SimSun" w:hAnsi="SimSun" w:hint="eastAsia"/>
          <w:sz w:val="24"/>
        </w:rPr>
        <w:t>其实提出这点反而是为了解决用户的登录状态问题，假设用户登录的请求发到了Rest A服务上，对用户的数据请求又发送到了Rest B服务上。那Rest B怎么能知道用户的登录状态呢。在以前的单点式系统中，有一个Session的概念。用户登录后建立在服务器，请求的时候服务端会查询这个Session，登出后销毁。但是在分布式的Rest server上主机之前内存的数据不共享，无法得知用户的Session状态。</w:t>
      </w:r>
    </w:p>
    <w:p w14:paraId="02AEAA7D" w14:textId="77641C7E" w:rsidR="004D01B4" w:rsidRPr="00862D67" w:rsidRDefault="00516B3F" w:rsidP="00516B3F">
      <w:pPr>
        <w:pStyle w:val="a"/>
        <w:spacing w:line="400" w:lineRule="exact"/>
        <w:ind w:firstLine="480"/>
        <w:jc w:val="left"/>
        <w:rPr>
          <w:rFonts w:ascii="SimSun" w:hAnsi="SimSun"/>
          <w:sz w:val="24"/>
        </w:rPr>
      </w:pPr>
      <w:r w:rsidRPr="00516B3F">
        <w:rPr>
          <w:rFonts w:ascii="SimSun" w:hAnsi="SimSun" w:hint="eastAsia"/>
          <w:sz w:val="24"/>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WEB因为没有数据库，将这个token保存在Cookie中。在每次请求的时候将WEB端会自动的带上Cookie供服务器查询，手机端的App需要程序从手机上读取这个请求加到Http Header中来便于服务检查。</w:t>
      </w:r>
    </w:p>
    <w:p w14:paraId="139226ED" w14:textId="77777777" w:rsidR="004D01B4" w:rsidRPr="009E2125" w:rsidRDefault="004D01B4" w:rsidP="00862D67">
      <w:pPr>
        <w:pStyle w:val="a"/>
        <w:spacing w:line="400" w:lineRule="exact"/>
        <w:ind w:firstLine="480"/>
        <w:jc w:val="left"/>
        <w:rPr>
          <w:rFonts w:ascii="SimSun" w:hAnsi="SimSun"/>
          <w:sz w:val="24"/>
        </w:rPr>
      </w:pPr>
    </w:p>
    <w:p w14:paraId="3AF62392" w14:textId="3281E31C" w:rsidR="009E2125" w:rsidRDefault="009E2125" w:rsidP="00BD50DA"/>
    <w:p w14:paraId="3BF2846F" w14:textId="77777777" w:rsidR="009E2125" w:rsidRDefault="009E2125" w:rsidP="00BD50DA"/>
    <w:p w14:paraId="36AAABB0" w14:textId="09EEDD71" w:rsidR="00BD50DA" w:rsidRDefault="00BD50DA" w:rsidP="00BD50DA"/>
    <w:p w14:paraId="2BB1EBC1" w14:textId="6F5718E9" w:rsidR="00BD50DA" w:rsidRDefault="00BD50DA">
      <w:pPr>
        <w:widowControl/>
        <w:jc w:val="left"/>
      </w:pPr>
      <w:r>
        <w:br w:type="page"/>
      </w:r>
    </w:p>
    <w:p w14:paraId="475E558C" w14:textId="54199FF5" w:rsidR="00911ECC" w:rsidRDefault="00911ECC" w:rsidP="00BD50DA">
      <w:pPr>
        <w:pStyle w:val="Heading1"/>
        <w:numPr>
          <w:ilvl w:val="0"/>
          <w:numId w:val="0"/>
        </w:numPr>
        <w:ind w:left="432"/>
        <w:jc w:val="center"/>
        <w:rPr>
          <w:rFonts w:eastAsia="SimHei"/>
          <w:sz w:val="32"/>
        </w:rPr>
      </w:pPr>
      <w:bookmarkStart w:id="12" w:name="_Toc263248534"/>
      <w:r>
        <w:rPr>
          <w:rFonts w:eastAsia="SimHei" w:hint="eastAsia"/>
          <w:sz w:val="32"/>
        </w:rPr>
        <w:lastRenderedPageBreak/>
        <w:t>第六章</w:t>
      </w:r>
      <w:r>
        <w:rPr>
          <w:rFonts w:eastAsia="SimHei" w:hint="eastAsia"/>
          <w:sz w:val="32"/>
        </w:rPr>
        <w:t xml:space="preserve"> </w:t>
      </w:r>
      <w:r w:rsidR="003A0D42" w:rsidRPr="003A0D42">
        <w:rPr>
          <w:rFonts w:eastAsia="SimHei" w:hint="eastAsia"/>
          <w:sz w:val="32"/>
        </w:rPr>
        <w:t>系统概要设计</w:t>
      </w:r>
    </w:p>
    <w:p w14:paraId="0904B28E" w14:textId="47DBA73A" w:rsidR="00911ECC" w:rsidRDefault="00911ECC">
      <w:pPr>
        <w:pStyle w:val="a"/>
        <w:adjustRightInd/>
        <w:snapToGrid/>
        <w:spacing w:before="0" w:after="0" w:line="400" w:lineRule="exact"/>
        <w:ind w:firstLine="482"/>
        <w:jc w:val="both"/>
        <w:rPr>
          <w:rFonts w:ascii="SimHei"/>
          <w:sz w:val="24"/>
        </w:rPr>
      </w:pPr>
    </w:p>
    <w:p w14:paraId="1442AB22" w14:textId="18D0D8AF" w:rsidR="00911ECC" w:rsidRDefault="00911ECC">
      <w:pPr>
        <w:pStyle w:val="a"/>
        <w:adjustRightInd/>
        <w:snapToGrid/>
        <w:spacing w:before="0" w:after="0" w:line="400" w:lineRule="exact"/>
        <w:ind w:firstLine="482"/>
        <w:jc w:val="both"/>
        <w:rPr>
          <w:rFonts w:ascii="SimHei"/>
          <w:sz w:val="24"/>
        </w:rPr>
      </w:pPr>
      <w:r>
        <w:rPr>
          <w:rFonts w:ascii="SimHei" w:hint="eastAsia"/>
          <w:sz w:val="24"/>
        </w:rPr>
        <w:t>（本章概述，简单介绍本章将要论述的内容）</w:t>
      </w:r>
    </w:p>
    <w:p w14:paraId="764A64E3" w14:textId="77777777" w:rsidR="003A0D42" w:rsidRPr="003A0D42" w:rsidRDefault="003A0D42" w:rsidP="00E87E06">
      <w:pPr>
        <w:pStyle w:val="ListParagraph"/>
        <w:keepNext/>
        <w:keepLines/>
        <w:numPr>
          <w:ilvl w:val="0"/>
          <w:numId w:val="3"/>
        </w:numPr>
        <w:spacing w:before="340" w:after="330" w:line="578" w:lineRule="auto"/>
        <w:ind w:firstLineChars="0"/>
        <w:outlineLvl w:val="0"/>
        <w:rPr>
          <w:b/>
          <w:bCs/>
          <w:vanish/>
          <w:kern w:val="44"/>
          <w:sz w:val="44"/>
          <w:szCs w:val="44"/>
          <w:lang w:val="x-none" w:eastAsia="x-none"/>
        </w:rPr>
      </w:pPr>
    </w:p>
    <w:p w14:paraId="10CE80D9" w14:textId="77777777" w:rsidR="003A0D42" w:rsidRDefault="003A0D42" w:rsidP="003A0D42">
      <w:pPr>
        <w:pStyle w:val="Heading2"/>
      </w:pPr>
      <w:bookmarkStart w:id="13" w:name="_Toc249866128"/>
      <w:r>
        <w:rPr>
          <w:rFonts w:hint="eastAsia"/>
        </w:rPr>
        <w:t>自动化配置管理中心模块（</w:t>
      </w:r>
      <w:r>
        <w:t>configcenter</w:t>
      </w:r>
      <w:r>
        <w:rPr>
          <w:rFonts w:hint="eastAsia"/>
        </w:rPr>
        <w:t>）</w:t>
      </w:r>
    </w:p>
    <w:p w14:paraId="5D31CF9C" w14:textId="77777777" w:rsidR="003A0D42" w:rsidRDefault="003A0D42" w:rsidP="003A0D42">
      <w:pPr>
        <w:pStyle w:val="Heading3"/>
      </w:pPr>
      <w:r w:rsidRPr="00566BA1">
        <w:rPr>
          <w:rFonts w:hint="eastAsia"/>
        </w:rPr>
        <w:t>自动化配置管理中心模块</w:t>
      </w:r>
      <w:r>
        <w:rPr>
          <w:rFonts w:hint="eastAsia"/>
        </w:rPr>
        <w:t>概述</w:t>
      </w:r>
    </w:p>
    <w:p w14:paraId="5AF67826" w14:textId="77777777" w:rsidR="003A0D42" w:rsidRPr="003A0D42" w:rsidRDefault="003A0D42" w:rsidP="003A0D42">
      <w:pPr>
        <w:pStyle w:val="a"/>
        <w:spacing w:line="400" w:lineRule="exact"/>
        <w:ind w:firstLine="480"/>
        <w:jc w:val="left"/>
        <w:rPr>
          <w:rFonts w:ascii="SimSun" w:hAnsi="SimSun"/>
          <w:sz w:val="24"/>
        </w:rPr>
      </w:pPr>
      <w:r w:rsidRPr="003A0D42">
        <w:rPr>
          <w:rFonts w:ascii="SimSun" w:hAnsi="SimSun" w:hint="eastAsia"/>
          <w:sz w:val="24"/>
        </w:rPr>
        <w:t>自动化配置管理中心封装了对zookeeper服务的操作。在这个模块中定义了软件在不同的阶段需要使用到的环境：开发环境、测试环境、模拟环境、生产环境，使每个环境的配置相互隔离。同时也为服务提供统一的配置监听入口，在配置变更的时候执行服务指定的处理逻辑。</w:t>
      </w:r>
    </w:p>
    <w:p w14:paraId="3C6C39E6" w14:textId="77777777" w:rsidR="003A0D42" w:rsidRPr="003A0D42" w:rsidRDefault="003A0D42" w:rsidP="003A0D42">
      <w:pPr>
        <w:pStyle w:val="a"/>
        <w:spacing w:line="400" w:lineRule="exact"/>
        <w:ind w:firstLine="480"/>
        <w:jc w:val="left"/>
        <w:rPr>
          <w:rFonts w:ascii="SimSun" w:hAnsi="SimSun"/>
          <w:sz w:val="24"/>
        </w:rPr>
      </w:pPr>
      <w:r w:rsidRPr="003A0D42">
        <w:rPr>
          <w:rFonts w:ascii="SimSun" w:hAnsi="SimSun" w:hint="eastAsia"/>
          <w:sz w:val="24"/>
        </w:rPr>
        <w:t>工作圈中的所有的服务都依赖于这个模块。</w:t>
      </w:r>
    </w:p>
    <w:p w14:paraId="1EF5FC35" w14:textId="77777777" w:rsidR="003A0D42" w:rsidRPr="00D40EC0" w:rsidRDefault="003A0D42" w:rsidP="003A0D42">
      <w:pPr>
        <w:pStyle w:val="CommentText"/>
        <w:rPr>
          <w:i/>
        </w:rPr>
      </w:pPr>
    </w:p>
    <w:p w14:paraId="5DD933F3" w14:textId="77777777" w:rsidR="003A0D42" w:rsidRDefault="003A0D42" w:rsidP="009F1B4C">
      <w:pPr>
        <w:pStyle w:val="Heading3"/>
      </w:pPr>
      <w:r>
        <w:rPr>
          <w:rFonts w:hint="eastAsia"/>
        </w:rPr>
        <w:lastRenderedPageBreak/>
        <w:t>自动化配置管理中心模块类图</w:t>
      </w:r>
    </w:p>
    <w:p w14:paraId="70AAE20B" w14:textId="77777777" w:rsidR="003A0D42" w:rsidRDefault="003A0D42" w:rsidP="003A0D42">
      <w:pPr>
        <w:jc w:val="center"/>
      </w:pPr>
      <w:r>
        <w:object w:dxaOrig="7440" w:dyaOrig="9480" w14:anchorId="2B30F9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pt;height:474pt" o:ole="">
            <v:imagedata r:id="rId16" o:title=""/>
          </v:shape>
          <o:OLEObject Type="Embed" ProgID="Visio.Drawing.11" ShapeID="_x0000_i1025" DrawAspect="Content" ObjectID="_1524506124" r:id="rId17"/>
        </w:object>
      </w:r>
    </w:p>
    <w:p w14:paraId="66AEA7FF" w14:textId="77777777" w:rsidR="003A0D42" w:rsidRPr="00592BE4" w:rsidRDefault="003A0D42" w:rsidP="003A0D42">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3-1  </w:t>
      </w:r>
      <w:r>
        <w:t>configcenter</w:t>
      </w:r>
      <w:r w:rsidRPr="00592BE4">
        <w:rPr>
          <w:rFonts w:hint="eastAsia"/>
        </w:rPr>
        <w:t>模块类图</w:t>
      </w:r>
    </w:p>
    <w:p w14:paraId="556FBFF8" w14:textId="77777777" w:rsidR="003A0D42" w:rsidRPr="00557EE7" w:rsidRDefault="003A0D42" w:rsidP="003A0D42"/>
    <w:p w14:paraId="3B24813C" w14:textId="77777777" w:rsidR="003A0D42" w:rsidRDefault="003A0D42" w:rsidP="009F1B4C">
      <w:pPr>
        <w:pStyle w:val="Heading3"/>
      </w:pPr>
      <w:r>
        <w:t>Env</w:t>
      </w:r>
      <w:r>
        <w:rPr>
          <w:rFonts w:hint="eastAsia"/>
        </w:rPr>
        <w:t>类概述</w:t>
      </w:r>
    </w:p>
    <w:p w14:paraId="027EA31B" w14:textId="77777777" w:rsidR="003A0D42" w:rsidRPr="003A0D42" w:rsidRDefault="003A0D42" w:rsidP="003A0D42">
      <w:pPr>
        <w:pStyle w:val="a"/>
        <w:spacing w:line="400" w:lineRule="exact"/>
        <w:ind w:firstLine="480"/>
        <w:jc w:val="left"/>
        <w:rPr>
          <w:rFonts w:ascii="SimSun" w:hAnsi="SimSun"/>
          <w:sz w:val="24"/>
        </w:rPr>
      </w:pPr>
      <w:r w:rsidRPr="003A0D42">
        <w:rPr>
          <w:rFonts w:ascii="SimSun" w:hAnsi="SimSun"/>
          <w:sz w:val="24"/>
        </w:rPr>
        <w:t>Env</w:t>
      </w:r>
      <w:r w:rsidRPr="003A0D42">
        <w:rPr>
          <w:rFonts w:ascii="SimSun" w:hAnsi="SimSun" w:hint="eastAsia"/>
          <w:sz w:val="24"/>
        </w:rPr>
        <w:t>是一个枚举类，枚举了工作圈的环境信息：开发环境、测试环境、模拟环境、生产环境。</w:t>
      </w:r>
    </w:p>
    <w:p w14:paraId="4F440126" w14:textId="77777777" w:rsidR="003A0D42" w:rsidRPr="00F052F2" w:rsidRDefault="003A0D42" w:rsidP="003A0D42">
      <w:r>
        <w:tab/>
      </w:r>
      <w:r>
        <w:tab/>
      </w:r>
    </w:p>
    <w:p w14:paraId="7EECED70" w14:textId="0FE1EB52" w:rsidR="003A0D42" w:rsidRPr="001E22D4" w:rsidRDefault="001E22D4" w:rsidP="001E22D4">
      <w:pPr>
        <w:pStyle w:val="a"/>
        <w:spacing w:line="400" w:lineRule="exact"/>
        <w:ind w:firstLine="480"/>
        <w:jc w:val="left"/>
        <w:rPr>
          <w:rFonts w:ascii="SimSun" w:hAnsi="SimSun"/>
          <w:sz w:val="24"/>
        </w:rPr>
      </w:pPr>
      <w:r w:rsidRPr="001E22D4">
        <w:rPr>
          <w:rFonts w:ascii="SimSun" w:hAnsi="SimSun"/>
          <w:sz w:val="24"/>
        </w:rPr>
        <w:tab/>
      </w:r>
      <w:r w:rsidR="003A0D42" w:rsidRPr="001E22D4">
        <w:rPr>
          <w:rFonts w:ascii="SimSun" w:hAnsi="SimSun" w:hint="eastAsia"/>
          <w:sz w:val="24"/>
        </w:rPr>
        <w:t>类功能定义</w:t>
      </w:r>
    </w:p>
    <w:p w14:paraId="625DE256" w14:textId="77777777" w:rsidR="003A0D42" w:rsidRDefault="003A0D42" w:rsidP="003A0D42">
      <w:pPr>
        <w:rPr>
          <w:rStyle w:val="CommentReference"/>
        </w:rPr>
      </w:pPr>
      <w:r>
        <w:rPr>
          <w:rStyle w:val="CommentReference"/>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3A0D42" w:rsidRPr="00DF2A92" w14:paraId="6E6DD254" w14:textId="77777777" w:rsidTr="001F618B">
        <w:tc>
          <w:tcPr>
            <w:tcW w:w="695" w:type="dxa"/>
            <w:shd w:val="clear" w:color="auto" w:fill="CCCCCC"/>
          </w:tcPr>
          <w:p w14:paraId="46C0F8CD" w14:textId="77777777" w:rsidR="003A0D42" w:rsidRPr="00DF2A92" w:rsidRDefault="003A0D42" w:rsidP="00DF2A92">
            <w:pPr>
              <w:jc w:val="center"/>
              <w:rPr>
                <w:rStyle w:val="CommentReference"/>
                <w:b/>
                <w:i/>
              </w:rPr>
            </w:pPr>
            <w:r w:rsidRPr="00DF2A92">
              <w:rPr>
                <w:rStyle w:val="CommentReference"/>
                <w:rFonts w:hint="eastAsia"/>
                <w:b/>
              </w:rPr>
              <w:lastRenderedPageBreak/>
              <w:t>序号</w:t>
            </w:r>
          </w:p>
        </w:tc>
        <w:tc>
          <w:tcPr>
            <w:tcW w:w="3845" w:type="dxa"/>
            <w:shd w:val="clear" w:color="auto" w:fill="CCCCCC"/>
          </w:tcPr>
          <w:p w14:paraId="7415981A" w14:textId="77777777" w:rsidR="003A0D42" w:rsidRPr="00DF2A92" w:rsidRDefault="003A0D42" w:rsidP="001F618B">
            <w:pPr>
              <w:jc w:val="center"/>
              <w:rPr>
                <w:rStyle w:val="CommentReference"/>
                <w:b/>
                <w:i/>
              </w:rPr>
            </w:pPr>
            <w:r w:rsidRPr="00DF2A92">
              <w:rPr>
                <w:rStyle w:val="CommentReference"/>
                <w:rFonts w:hint="eastAsia"/>
                <w:b/>
              </w:rPr>
              <w:t>功能点</w:t>
            </w:r>
          </w:p>
        </w:tc>
        <w:tc>
          <w:tcPr>
            <w:tcW w:w="4280" w:type="dxa"/>
            <w:shd w:val="clear" w:color="auto" w:fill="CCCCCC"/>
          </w:tcPr>
          <w:p w14:paraId="7B791028" w14:textId="77777777" w:rsidR="003A0D42" w:rsidRPr="00DF2A92" w:rsidRDefault="003A0D42" w:rsidP="001F618B">
            <w:pPr>
              <w:jc w:val="center"/>
              <w:rPr>
                <w:rStyle w:val="CommentReference"/>
                <w:b/>
                <w:i/>
              </w:rPr>
            </w:pPr>
            <w:r w:rsidRPr="00DF2A92">
              <w:rPr>
                <w:rStyle w:val="CommentReference"/>
                <w:rFonts w:hint="eastAsia"/>
                <w:b/>
              </w:rPr>
              <w:t>功能点详细内容</w:t>
            </w:r>
          </w:p>
        </w:tc>
      </w:tr>
      <w:tr w:rsidR="003A0D42" w:rsidRPr="00076C89" w14:paraId="7B62D5FC" w14:textId="77777777" w:rsidTr="001F618B">
        <w:tc>
          <w:tcPr>
            <w:tcW w:w="695" w:type="dxa"/>
          </w:tcPr>
          <w:p w14:paraId="062ACDD7" w14:textId="77777777" w:rsidR="003A0D42" w:rsidRPr="00076C89" w:rsidRDefault="003A0D42" w:rsidP="00DF2A92">
            <w:pPr>
              <w:jc w:val="center"/>
              <w:rPr>
                <w:rStyle w:val="CommentReference"/>
                <w:i/>
              </w:rPr>
            </w:pPr>
            <w:r w:rsidRPr="00076C89">
              <w:rPr>
                <w:rStyle w:val="CommentReference"/>
                <w:rFonts w:hint="eastAsia"/>
              </w:rPr>
              <w:t>1</w:t>
            </w:r>
          </w:p>
        </w:tc>
        <w:tc>
          <w:tcPr>
            <w:tcW w:w="3845" w:type="dxa"/>
          </w:tcPr>
          <w:p w14:paraId="3327652F" w14:textId="77777777" w:rsidR="003A0D42" w:rsidRPr="00456055" w:rsidRDefault="003A0D42" w:rsidP="00DF2A92">
            <w:pPr>
              <w:jc w:val="left"/>
              <w:rPr>
                <w:rStyle w:val="CommentReference"/>
                <w:rFonts w:ascii="SimSun" w:hAnsi="SimSun"/>
                <w:i/>
              </w:rPr>
            </w:pPr>
            <w:r w:rsidRPr="00456055">
              <w:rPr>
                <w:rFonts w:ascii="SimSun" w:hAnsi="SimSun" w:cs="Consolas"/>
                <w:color w:val="000000"/>
                <w:kern w:val="0"/>
                <w:szCs w:val="21"/>
              </w:rPr>
              <w:t>getSystemConfigType</w:t>
            </w:r>
          </w:p>
        </w:tc>
        <w:tc>
          <w:tcPr>
            <w:tcW w:w="4280" w:type="dxa"/>
          </w:tcPr>
          <w:p w14:paraId="096178C5" w14:textId="77777777" w:rsidR="003A0D42" w:rsidRPr="00417E82" w:rsidRDefault="003A0D42" w:rsidP="00DF2A92">
            <w:pPr>
              <w:jc w:val="left"/>
              <w:rPr>
                <w:rStyle w:val="CommentReference"/>
                <w:rFonts w:ascii="SimSun" w:hAnsi="SimSun"/>
                <w:i/>
              </w:rPr>
            </w:pPr>
            <w:r w:rsidRPr="00417E82">
              <w:rPr>
                <w:rStyle w:val="CommentReference"/>
                <w:rFonts w:ascii="SimSun" w:hAnsi="SimSun" w:hint="eastAsia"/>
              </w:rPr>
              <w:t>获取当前系统运行的E</w:t>
            </w:r>
            <w:r w:rsidRPr="00417E82">
              <w:rPr>
                <w:rStyle w:val="CommentReference"/>
                <w:rFonts w:ascii="SimSun" w:hAnsi="SimSun"/>
              </w:rPr>
              <w:t>nv</w:t>
            </w:r>
            <w:r w:rsidRPr="00417E82">
              <w:rPr>
                <w:rStyle w:val="CommentReference"/>
                <w:rFonts w:ascii="SimSun" w:hAnsi="SimSun" w:hint="eastAsia"/>
              </w:rPr>
              <w:t>变量</w:t>
            </w:r>
          </w:p>
        </w:tc>
      </w:tr>
      <w:tr w:rsidR="003A0D42" w:rsidRPr="00076C89" w14:paraId="0273EC09" w14:textId="77777777" w:rsidTr="001F618B">
        <w:tc>
          <w:tcPr>
            <w:tcW w:w="695" w:type="dxa"/>
          </w:tcPr>
          <w:p w14:paraId="19B81C23" w14:textId="77777777" w:rsidR="003A0D42" w:rsidRPr="00076C89" w:rsidRDefault="003A0D42" w:rsidP="00DF2A92">
            <w:pPr>
              <w:jc w:val="center"/>
              <w:rPr>
                <w:rStyle w:val="CommentReference"/>
                <w:i/>
              </w:rPr>
            </w:pPr>
            <w:r w:rsidRPr="00076C89">
              <w:rPr>
                <w:rStyle w:val="CommentReference"/>
                <w:rFonts w:hint="eastAsia"/>
              </w:rPr>
              <w:t>2</w:t>
            </w:r>
          </w:p>
        </w:tc>
        <w:tc>
          <w:tcPr>
            <w:tcW w:w="3845" w:type="dxa"/>
          </w:tcPr>
          <w:p w14:paraId="471C1A4B" w14:textId="77777777" w:rsidR="003A0D42" w:rsidRPr="00456055" w:rsidRDefault="003A0D42" w:rsidP="00DF2A92">
            <w:pPr>
              <w:jc w:val="left"/>
              <w:rPr>
                <w:rStyle w:val="CommentReference"/>
                <w:rFonts w:ascii="SimSun" w:hAnsi="SimSun"/>
                <w:i/>
              </w:rPr>
            </w:pPr>
            <w:r w:rsidRPr="00456055">
              <w:rPr>
                <w:rFonts w:ascii="SimSun" w:hAnsi="SimSun" w:cs="Consolas"/>
                <w:color w:val="000000"/>
                <w:kern w:val="0"/>
                <w:szCs w:val="21"/>
              </w:rPr>
              <w:t>checkEnvIsProd</w:t>
            </w:r>
          </w:p>
        </w:tc>
        <w:tc>
          <w:tcPr>
            <w:tcW w:w="4280" w:type="dxa"/>
          </w:tcPr>
          <w:p w14:paraId="1C299633" w14:textId="77777777" w:rsidR="003A0D42" w:rsidRPr="00417E82" w:rsidRDefault="003A0D42" w:rsidP="00DF2A92">
            <w:pPr>
              <w:jc w:val="left"/>
              <w:rPr>
                <w:rStyle w:val="CommentReference"/>
                <w:rFonts w:ascii="SimSun" w:hAnsi="SimSun"/>
                <w:i/>
              </w:rPr>
            </w:pPr>
            <w:r w:rsidRPr="00417E82">
              <w:rPr>
                <w:rStyle w:val="CommentReference"/>
                <w:rFonts w:ascii="SimSun" w:hAnsi="SimSun" w:hint="eastAsia"/>
              </w:rPr>
              <w:t>当前运行是否是生产环境</w:t>
            </w:r>
          </w:p>
        </w:tc>
      </w:tr>
      <w:tr w:rsidR="003A0D42" w:rsidRPr="00076C89" w14:paraId="34CA3B4C" w14:textId="77777777" w:rsidTr="001F618B">
        <w:tc>
          <w:tcPr>
            <w:tcW w:w="695" w:type="dxa"/>
          </w:tcPr>
          <w:p w14:paraId="3432D004" w14:textId="77777777" w:rsidR="003A0D42" w:rsidRPr="00076C89" w:rsidRDefault="003A0D42" w:rsidP="00DF2A92">
            <w:pPr>
              <w:jc w:val="center"/>
              <w:rPr>
                <w:rStyle w:val="CommentReference"/>
                <w:i/>
              </w:rPr>
            </w:pPr>
            <w:r w:rsidRPr="00076C89">
              <w:rPr>
                <w:rStyle w:val="CommentReference"/>
                <w:rFonts w:hint="eastAsia"/>
              </w:rPr>
              <w:t>3</w:t>
            </w:r>
          </w:p>
        </w:tc>
        <w:tc>
          <w:tcPr>
            <w:tcW w:w="3845" w:type="dxa"/>
          </w:tcPr>
          <w:p w14:paraId="1C62EC85" w14:textId="77777777" w:rsidR="003A0D42" w:rsidRPr="00456055" w:rsidRDefault="003A0D42" w:rsidP="00DF2A92">
            <w:pPr>
              <w:jc w:val="left"/>
              <w:rPr>
                <w:rStyle w:val="CommentReference"/>
                <w:rFonts w:ascii="SimSun" w:hAnsi="SimSun"/>
                <w:i/>
              </w:rPr>
            </w:pPr>
            <w:r w:rsidRPr="00456055">
              <w:rPr>
                <w:rFonts w:ascii="SimSun" w:hAnsi="SimSun" w:cs="Consolas"/>
                <w:color w:val="000000"/>
                <w:kern w:val="0"/>
                <w:szCs w:val="21"/>
              </w:rPr>
              <w:t>isInte</w:t>
            </w:r>
          </w:p>
        </w:tc>
        <w:tc>
          <w:tcPr>
            <w:tcW w:w="4280" w:type="dxa"/>
          </w:tcPr>
          <w:p w14:paraId="1A18643D" w14:textId="77777777" w:rsidR="003A0D42" w:rsidRPr="00417E82" w:rsidRDefault="003A0D42" w:rsidP="00DF2A92">
            <w:pPr>
              <w:jc w:val="left"/>
              <w:rPr>
                <w:rStyle w:val="CommentReference"/>
                <w:rFonts w:ascii="SimSun" w:hAnsi="SimSun"/>
                <w:i/>
              </w:rPr>
            </w:pPr>
            <w:r w:rsidRPr="00417E82">
              <w:rPr>
                <w:rStyle w:val="CommentReference"/>
                <w:rFonts w:ascii="SimSun" w:hAnsi="SimSun" w:hint="eastAsia"/>
              </w:rPr>
              <w:t>当前运行是否是测试环境</w:t>
            </w:r>
          </w:p>
        </w:tc>
      </w:tr>
      <w:tr w:rsidR="003A0D42" w:rsidRPr="00076C89" w14:paraId="082057E5" w14:textId="77777777" w:rsidTr="001F618B">
        <w:tc>
          <w:tcPr>
            <w:tcW w:w="695" w:type="dxa"/>
          </w:tcPr>
          <w:p w14:paraId="4D51A2DB" w14:textId="77777777" w:rsidR="003A0D42" w:rsidRPr="00076C89" w:rsidRDefault="003A0D42" w:rsidP="00DF2A92">
            <w:pPr>
              <w:jc w:val="center"/>
              <w:rPr>
                <w:rStyle w:val="CommentReference"/>
                <w:i/>
              </w:rPr>
            </w:pPr>
            <w:r>
              <w:rPr>
                <w:rStyle w:val="CommentReference"/>
                <w:rFonts w:hint="eastAsia"/>
              </w:rPr>
              <w:t>4</w:t>
            </w:r>
          </w:p>
        </w:tc>
        <w:tc>
          <w:tcPr>
            <w:tcW w:w="3845" w:type="dxa"/>
          </w:tcPr>
          <w:p w14:paraId="4FE19A01" w14:textId="77777777" w:rsidR="003A0D42" w:rsidRPr="00456055" w:rsidRDefault="003A0D42" w:rsidP="00DF2A92">
            <w:pPr>
              <w:jc w:val="left"/>
              <w:rPr>
                <w:rStyle w:val="CommentReference"/>
                <w:rFonts w:ascii="SimSun" w:hAnsi="SimSun"/>
                <w:i/>
              </w:rPr>
            </w:pPr>
            <w:r w:rsidRPr="00456055">
              <w:rPr>
                <w:rFonts w:ascii="SimSun" w:hAnsi="SimSun" w:cs="Consolas"/>
                <w:color w:val="000000"/>
                <w:kern w:val="0"/>
                <w:szCs w:val="21"/>
              </w:rPr>
              <w:t>isDev</w:t>
            </w:r>
          </w:p>
        </w:tc>
        <w:tc>
          <w:tcPr>
            <w:tcW w:w="4280" w:type="dxa"/>
          </w:tcPr>
          <w:p w14:paraId="1CDDE82A" w14:textId="77777777" w:rsidR="003A0D42" w:rsidRPr="00417E82" w:rsidRDefault="003A0D42" w:rsidP="00DF2A92">
            <w:pPr>
              <w:jc w:val="left"/>
              <w:rPr>
                <w:rStyle w:val="CommentReference"/>
                <w:rFonts w:ascii="SimSun" w:hAnsi="SimSun"/>
                <w:i/>
              </w:rPr>
            </w:pPr>
            <w:r w:rsidRPr="00417E82">
              <w:rPr>
                <w:rStyle w:val="CommentReference"/>
                <w:rFonts w:ascii="SimSun" w:hAnsi="SimSun" w:hint="eastAsia"/>
              </w:rPr>
              <w:t>当前运行是否是开发环境</w:t>
            </w:r>
          </w:p>
        </w:tc>
      </w:tr>
      <w:tr w:rsidR="003A0D42" w:rsidRPr="00076C89" w14:paraId="028459B0" w14:textId="77777777" w:rsidTr="001F618B">
        <w:tc>
          <w:tcPr>
            <w:tcW w:w="695" w:type="dxa"/>
          </w:tcPr>
          <w:p w14:paraId="5BD8AE5A" w14:textId="77777777" w:rsidR="003A0D42" w:rsidRPr="00076C89" w:rsidRDefault="003A0D42" w:rsidP="00DF2A92">
            <w:pPr>
              <w:jc w:val="center"/>
              <w:rPr>
                <w:rStyle w:val="CommentReference"/>
                <w:i/>
              </w:rPr>
            </w:pPr>
            <w:r>
              <w:rPr>
                <w:rStyle w:val="CommentReference"/>
                <w:rFonts w:hint="eastAsia"/>
              </w:rPr>
              <w:t>5</w:t>
            </w:r>
          </w:p>
        </w:tc>
        <w:tc>
          <w:tcPr>
            <w:tcW w:w="3845" w:type="dxa"/>
          </w:tcPr>
          <w:p w14:paraId="22A59B72" w14:textId="77777777" w:rsidR="003A0D42" w:rsidRPr="00456055" w:rsidRDefault="003A0D42" w:rsidP="00DF2A92">
            <w:pPr>
              <w:jc w:val="left"/>
              <w:rPr>
                <w:rFonts w:ascii="SimSun" w:hAnsi="SimSun" w:cs="Consolas"/>
                <w:color w:val="000000"/>
                <w:kern w:val="0"/>
                <w:szCs w:val="21"/>
                <w:highlight w:val="lightGray"/>
              </w:rPr>
            </w:pPr>
            <w:r w:rsidRPr="00456055">
              <w:rPr>
                <w:rFonts w:ascii="SimSun" w:hAnsi="SimSun" w:cs="Consolas"/>
                <w:color w:val="000000"/>
                <w:kern w:val="0"/>
                <w:szCs w:val="21"/>
              </w:rPr>
              <w:t>isAli</w:t>
            </w:r>
          </w:p>
        </w:tc>
        <w:tc>
          <w:tcPr>
            <w:tcW w:w="4280" w:type="dxa"/>
          </w:tcPr>
          <w:p w14:paraId="46493BB5" w14:textId="77777777" w:rsidR="003A0D42" w:rsidRPr="00417E82" w:rsidRDefault="003A0D42" w:rsidP="00DF2A92">
            <w:pPr>
              <w:jc w:val="left"/>
              <w:rPr>
                <w:rStyle w:val="CommentReference"/>
                <w:rFonts w:ascii="SimSun" w:hAnsi="SimSun"/>
                <w:i/>
              </w:rPr>
            </w:pPr>
            <w:r w:rsidRPr="00417E82">
              <w:rPr>
                <w:rStyle w:val="CommentReference"/>
                <w:rFonts w:ascii="SimSun" w:hAnsi="SimSun" w:hint="eastAsia"/>
              </w:rPr>
              <w:t>当前运行是否是阿里云环境</w:t>
            </w:r>
          </w:p>
        </w:tc>
      </w:tr>
    </w:tbl>
    <w:p w14:paraId="2A715AA1" w14:textId="77777777" w:rsidR="003A0D42" w:rsidRPr="00557EE7" w:rsidRDefault="003A0D42" w:rsidP="003A0D42"/>
    <w:p w14:paraId="59AE93FA" w14:textId="77777777" w:rsidR="003A0D42" w:rsidRDefault="003A0D42" w:rsidP="009F1B4C">
      <w:pPr>
        <w:pStyle w:val="Heading3"/>
      </w:pPr>
      <w:r>
        <w:t>ZkHelper</w:t>
      </w:r>
      <w:r>
        <w:rPr>
          <w:rFonts w:hint="eastAsia"/>
        </w:rPr>
        <w:t>类概述</w:t>
      </w:r>
    </w:p>
    <w:p w14:paraId="196FC539" w14:textId="77777777" w:rsidR="003A0D42" w:rsidRPr="003A0D42" w:rsidRDefault="003A0D42" w:rsidP="003A0D42">
      <w:pPr>
        <w:pStyle w:val="a"/>
        <w:spacing w:line="400" w:lineRule="exact"/>
        <w:ind w:firstLine="480"/>
        <w:jc w:val="left"/>
        <w:rPr>
          <w:rFonts w:ascii="SimSun" w:hAnsi="SimSun"/>
          <w:sz w:val="24"/>
        </w:rPr>
      </w:pPr>
      <w:r w:rsidRPr="003A0D42">
        <w:rPr>
          <w:rFonts w:ascii="SimSun" w:hAnsi="SimSun" w:hint="eastAsia"/>
          <w:sz w:val="24"/>
        </w:rPr>
        <w:t>通过启动参数识别服务运行环境，连接指定的zookeeper服务。协助服务进行zookeeper对指定的配置节点变化进行监听.</w:t>
      </w:r>
    </w:p>
    <w:p w14:paraId="6FEDE8A8" w14:textId="76971DE6" w:rsidR="003A0D42" w:rsidRPr="001E22D4" w:rsidRDefault="009F1B4C" w:rsidP="001E22D4">
      <w:pPr>
        <w:pStyle w:val="a"/>
        <w:spacing w:line="400" w:lineRule="exact"/>
        <w:ind w:firstLine="480"/>
        <w:jc w:val="left"/>
        <w:rPr>
          <w:rFonts w:ascii="SimSun" w:hAnsi="SimSun"/>
          <w:sz w:val="24"/>
        </w:rPr>
      </w:pPr>
      <w:r w:rsidRPr="001E22D4">
        <w:rPr>
          <w:rFonts w:ascii="SimSun" w:hAnsi="SimSun"/>
          <w:sz w:val="24"/>
        </w:rPr>
        <w:t>ZkHelper</w:t>
      </w:r>
      <w:r w:rsidR="003A0D42" w:rsidRPr="001E22D4">
        <w:rPr>
          <w:rFonts w:ascii="SimSun" w:hAnsi="SimSun" w:hint="eastAsia"/>
          <w:sz w:val="24"/>
        </w:rPr>
        <w:t>类功能定义</w:t>
      </w:r>
    </w:p>
    <w:p w14:paraId="150363C7" w14:textId="77777777" w:rsidR="003A0D42" w:rsidRDefault="003A0D42" w:rsidP="003A0D42">
      <w:pPr>
        <w:rPr>
          <w:rStyle w:val="CommentReference"/>
        </w:rPr>
      </w:pPr>
      <w:r>
        <w:rPr>
          <w:rStyle w:val="CommentReference"/>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3A0D42" w:rsidRPr="00DF2A92" w14:paraId="1006C41D" w14:textId="77777777" w:rsidTr="001F618B">
        <w:tc>
          <w:tcPr>
            <w:tcW w:w="760" w:type="dxa"/>
            <w:shd w:val="clear" w:color="auto" w:fill="CCCCCC"/>
          </w:tcPr>
          <w:p w14:paraId="3E178EC0" w14:textId="77777777" w:rsidR="003A0D42" w:rsidRPr="00DF2A92" w:rsidRDefault="003A0D42" w:rsidP="001F618B">
            <w:pPr>
              <w:jc w:val="center"/>
              <w:rPr>
                <w:rStyle w:val="CommentReference"/>
                <w:b/>
              </w:rPr>
            </w:pPr>
            <w:r w:rsidRPr="00DF2A92">
              <w:rPr>
                <w:rStyle w:val="CommentReference"/>
                <w:rFonts w:hint="eastAsia"/>
                <w:b/>
              </w:rPr>
              <w:t>序号</w:t>
            </w:r>
          </w:p>
        </w:tc>
        <w:tc>
          <w:tcPr>
            <w:tcW w:w="2999" w:type="dxa"/>
            <w:shd w:val="clear" w:color="auto" w:fill="CCCCCC"/>
          </w:tcPr>
          <w:p w14:paraId="28CC4434" w14:textId="77777777" w:rsidR="003A0D42" w:rsidRPr="00DF2A92" w:rsidRDefault="003A0D42" w:rsidP="001F618B">
            <w:pPr>
              <w:jc w:val="center"/>
              <w:rPr>
                <w:rStyle w:val="CommentReference"/>
                <w:b/>
              </w:rPr>
            </w:pPr>
            <w:r w:rsidRPr="00DF2A92">
              <w:rPr>
                <w:rStyle w:val="CommentReference"/>
                <w:rFonts w:hint="eastAsia"/>
                <w:b/>
              </w:rPr>
              <w:t>功能点</w:t>
            </w:r>
          </w:p>
        </w:tc>
        <w:tc>
          <w:tcPr>
            <w:tcW w:w="5061" w:type="dxa"/>
            <w:shd w:val="clear" w:color="auto" w:fill="CCCCCC"/>
          </w:tcPr>
          <w:p w14:paraId="3F613A4F" w14:textId="77777777" w:rsidR="003A0D42" w:rsidRPr="00DF2A92" w:rsidRDefault="003A0D42" w:rsidP="001F618B">
            <w:pPr>
              <w:jc w:val="center"/>
              <w:rPr>
                <w:rStyle w:val="CommentReference"/>
                <w:b/>
              </w:rPr>
            </w:pPr>
            <w:r w:rsidRPr="00DF2A92">
              <w:rPr>
                <w:rStyle w:val="CommentReference"/>
                <w:rFonts w:hint="eastAsia"/>
                <w:b/>
              </w:rPr>
              <w:t>功能点详细内容</w:t>
            </w:r>
          </w:p>
        </w:tc>
      </w:tr>
      <w:tr w:rsidR="003A0D42" w:rsidRPr="00076C89" w14:paraId="7F9611D9" w14:textId="77777777" w:rsidTr="001F618B">
        <w:tc>
          <w:tcPr>
            <w:tcW w:w="760" w:type="dxa"/>
          </w:tcPr>
          <w:p w14:paraId="6E9E5716" w14:textId="77777777" w:rsidR="003A0D42" w:rsidRPr="00DF2A92" w:rsidRDefault="003A0D42" w:rsidP="00DF2A92">
            <w:pPr>
              <w:jc w:val="center"/>
              <w:rPr>
                <w:rStyle w:val="CommentReference"/>
              </w:rPr>
            </w:pPr>
            <w:r w:rsidRPr="00076C89">
              <w:rPr>
                <w:rStyle w:val="CommentReference"/>
                <w:rFonts w:hint="eastAsia"/>
              </w:rPr>
              <w:t>1</w:t>
            </w:r>
          </w:p>
        </w:tc>
        <w:tc>
          <w:tcPr>
            <w:tcW w:w="2999" w:type="dxa"/>
          </w:tcPr>
          <w:p w14:paraId="4B7FDCEE" w14:textId="77777777" w:rsidR="003A0D42" w:rsidRPr="00456055" w:rsidRDefault="003A0D42" w:rsidP="00DF2A92">
            <w:pPr>
              <w:jc w:val="left"/>
              <w:rPr>
                <w:rFonts w:ascii="SimSun" w:hAnsi="SimSun" w:cs="Consolas"/>
                <w:color w:val="000000"/>
                <w:kern w:val="0"/>
              </w:rPr>
            </w:pPr>
            <w:r w:rsidRPr="00456055">
              <w:rPr>
                <w:rFonts w:ascii="SimSun" w:hAnsi="SimSun" w:cs="Consolas"/>
                <w:color w:val="000000"/>
                <w:kern w:val="0"/>
                <w:szCs w:val="21"/>
              </w:rPr>
              <w:t>getInstance</w:t>
            </w:r>
          </w:p>
        </w:tc>
        <w:tc>
          <w:tcPr>
            <w:tcW w:w="5061" w:type="dxa"/>
          </w:tcPr>
          <w:p w14:paraId="034B6CB5" w14:textId="77777777" w:rsidR="003A0D42" w:rsidRPr="00417E82" w:rsidRDefault="003A0D42" w:rsidP="00DF2A92">
            <w:pPr>
              <w:jc w:val="left"/>
              <w:rPr>
                <w:rStyle w:val="CommentReference"/>
              </w:rPr>
            </w:pPr>
            <w:r w:rsidRPr="00417E82">
              <w:rPr>
                <w:rStyle w:val="CommentReference"/>
                <w:rFonts w:hint="eastAsia"/>
              </w:rPr>
              <w:t>获取一个</w:t>
            </w:r>
            <w:r w:rsidRPr="00417E82">
              <w:rPr>
                <w:rStyle w:val="CommentReference"/>
              </w:rPr>
              <w:t>ZkHelper</w:t>
            </w:r>
            <w:r w:rsidRPr="00417E82">
              <w:rPr>
                <w:rStyle w:val="CommentReference"/>
                <w:rFonts w:hint="eastAsia"/>
              </w:rPr>
              <w:t>的实例</w:t>
            </w:r>
          </w:p>
        </w:tc>
      </w:tr>
      <w:tr w:rsidR="003A0D42" w:rsidRPr="00076C89" w14:paraId="5D45E936" w14:textId="77777777" w:rsidTr="001F618B">
        <w:tc>
          <w:tcPr>
            <w:tcW w:w="760" w:type="dxa"/>
          </w:tcPr>
          <w:p w14:paraId="3B37B795" w14:textId="77777777" w:rsidR="003A0D42" w:rsidRPr="00DF2A92" w:rsidRDefault="003A0D42" w:rsidP="00DF2A92">
            <w:pPr>
              <w:jc w:val="center"/>
              <w:rPr>
                <w:rStyle w:val="CommentReference"/>
              </w:rPr>
            </w:pPr>
            <w:r w:rsidRPr="00076C89">
              <w:rPr>
                <w:rStyle w:val="CommentReference"/>
                <w:rFonts w:hint="eastAsia"/>
              </w:rPr>
              <w:t>2</w:t>
            </w:r>
          </w:p>
        </w:tc>
        <w:tc>
          <w:tcPr>
            <w:tcW w:w="2999" w:type="dxa"/>
          </w:tcPr>
          <w:p w14:paraId="638AA25F" w14:textId="77777777" w:rsidR="003A0D42" w:rsidRPr="00456055" w:rsidRDefault="003A0D42" w:rsidP="00DF2A92">
            <w:pPr>
              <w:jc w:val="left"/>
              <w:rPr>
                <w:rFonts w:ascii="SimSun" w:hAnsi="SimSun" w:cs="Consolas"/>
                <w:color w:val="000000"/>
                <w:kern w:val="0"/>
              </w:rPr>
            </w:pPr>
            <w:r w:rsidRPr="00456055">
              <w:rPr>
                <w:rFonts w:ascii="SimSun" w:hAnsi="SimSun" w:cs="Consolas"/>
                <w:color w:val="000000"/>
                <w:kern w:val="0"/>
              </w:rPr>
              <w:t>init</w:t>
            </w:r>
          </w:p>
        </w:tc>
        <w:tc>
          <w:tcPr>
            <w:tcW w:w="5061" w:type="dxa"/>
          </w:tcPr>
          <w:p w14:paraId="58840F25" w14:textId="77777777" w:rsidR="003A0D42" w:rsidRPr="00417E82" w:rsidRDefault="003A0D42" w:rsidP="00DF2A92">
            <w:pPr>
              <w:jc w:val="left"/>
              <w:rPr>
                <w:rStyle w:val="CommentReference"/>
              </w:rPr>
            </w:pPr>
            <w:r w:rsidRPr="00417E82">
              <w:rPr>
                <w:rStyle w:val="CommentReference"/>
                <w:rFonts w:hint="eastAsia"/>
              </w:rPr>
              <w:t>通过启动参数初始化</w:t>
            </w:r>
            <w:r w:rsidRPr="00417E82">
              <w:rPr>
                <w:rStyle w:val="CommentReference"/>
                <w:rFonts w:hint="eastAsia"/>
              </w:rPr>
              <w:t>zookeeper</w:t>
            </w:r>
            <w:r w:rsidRPr="00417E82">
              <w:rPr>
                <w:rStyle w:val="CommentReference"/>
                <w:rFonts w:hint="eastAsia"/>
              </w:rPr>
              <w:t>连接</w:t>
            </w:r>
          </w:p>
        </w:tc>
      </w:tr>
      <w:tr w:rsidR="003A0D42" w:rsidRPr="00076C89" w14:paraId="275CFAE0" w14:textId="77777777" w:rsidTr="001F618B">
        <w:tc>
          <w:tcPr>
            <w:tcW w:w="760" w:type="dxa"/>
          </w:tcPr>
          <w:p w14:paraId="5E10B699" w14:textId="77777777" w:rsidR="003A0D42" w:rsidRPr="00DF2A92" w:rsidRDefault="003A0D42" w:rsidP="00DF2A92">
            <w:pPr>
              <w:jc w:val="center"/>
              <w:rPr>
                <w:rStyle w:val="CommentReference"/>
              </w:rPr>
            </w:pPr>
            <w:r w:rsidRPr="00076C89">
              <w:rPr>
                <w:rStyle w:val="CommentReference"/>
                <w:rFonts w:hint="eastAsia"/>
              </w:rPr>
              <w:t>3</w:t>
            </w:r>
          </w:p>
        </w:tc>
        <w:tc>
          <w:tcPr>
            <w:tcW w:w="2999" w:type="dxa"/>
          </w:tcPr>
          <w:p w14:paraId="423A00B2" w14:textId="77777777" w:rsidR="003A0D42" w:rsidRPr="00456055" w:rsidRDefault="003A0D42" w:rsidP="00DF2A92">
            <w:pPr>
              <w:jc w:val="left"/>
              <w:rPr>
                <w:rFonts w:ascii="SimSun" w:hAnsi="SimSun" w:cs="Consolas"/>
                <w:color w:val="000000"/>
                <w:kern w:val="0"/>
              </w:rPr>
            </w:pPr>
            <w:r w:rsidRPr="00456055">
              <w:rPr>
                <w:rFonts w:ascii="SimSun" w:hAnsi="SimSun" w:cs="Consolas"/>
                <w:color w:val="000000"/>
                <w:kern w:val="0"/>
                <w:szCs w:val="21"/>
              </w:rPr>
              <w:t>checkEnv</w:t>
            </w:r>
          </w:p>
        </w:tc>
        <w:tc>
          <w:tcPr>
            <w:tcW w:w="5061" w:type="dxa"/>
          </w:tcPr>
          <w:p w14:paraId="463982D5" w14:textId="77777777" w:rsidR="003A0D42" w:rsidRPr="00417E82" w:rsidRDefault="003A0D42" w:rsidP="00DF2A92">
            <w:pPr>
              <w:jc w:val="left"/>
              <w:rPr>
                <w:rStyle w:val="CommentReference"/>
              </w:rPr>
            </w:pPr>
            <w:r w:rsidRPr="00417E82">
              <w:rPr>
                <w:rStyle w:val="CommentReference"/>
                <w:rFonts w:hint="eastAsia"/>
              </w:rPr>
              <w:t>重新初始化</w:t>
            </w:r>
          </w:p>
        </w:tc>
      </w:tr>
      <w:tr w:rsidR="003A0D42" w:rsidRPr="00076C89" w14:paraId="707F6829" w14:textId="77777777" w:rsidTr="001F618B">
        <w:tc>
          <w:tcPr>
            <w:tcW w:w="760" w:type="dxa"/>
          </w:tcPr>
          <w:p w14:paraId="35112084" w14:textId="77777777" w:rsidR="003A0D42" w:rsidRPr="00DF2A92" w:rsidRDefault="003A0D42" w:rsidP="00DF2A92">
            <w:pPr>
              <w:jc w:val="center"/>
              <w:rPr>
                <w:rStyle w:val="CommentReference"/>
              </w:rPr>
            </w:pPr>
            <w:r>
              <w:rPr>
                <w:rStyle w:val="CommentReference"/>
                <w:rFonts w:hint="eastAsia"/>
              </w:rPr>
              <w:t>4</w:t>
            </w:r>
          </w:p>
        </w:tc>
        <w:tc>
          <w:tcPr>
            <w:tcW w:w="2999" w:type="dxa"/>
          </w:tcPr>
          <w:p w14:paraId="6D194A2F" w14:textId="77777777" w:rsidR="003A0D42" w:rsidRPr="00456055" w:rsidRDefault="003A0D42" w:rsidP="00DF2A92">
            <w:pPr>
              <w:jc w:val="left"/>
              <w:rPr>
                <w:rFonts w:ascii="SimSun" w:hAnsi="SimSun" w:cs="Consolas"/>
                <w:color w:val="000000"/>
                <w:kern w:val="0"/>
              </w:rPr>
            </w:pPr>
            <w:r w:rsidRPr="00456055">
              <w:rPr>
                <w:rFonts w:ascii="SimSun" w:hAnsi="SimSun" w:cs="Consolas"/>
                <w:color w:val="000000"/>
                <w:kern w:val="0"/>
                <w:szCs w:val="21"/>
              </w:rPr>
              <w:t>closeZk</w:t>
            </w:r>
          </w:p>
        </w:tc>
        <w:tc>
          <w:tcPr>
            <w:tcW w:w="5061" w:type="dxa"/>
          </w:tcPr>
          <w:p w14:paraId="7E3FCBEE" w14:textId="77777777" w:rsidR="003A0D42" w:rsidRPr="00417E82" w:rsidRDefault="003A0D42" w:rsidP="00DF2A92">
            <w:pPr>
              <w:jc w:val="left"/>
              <w:rPr>
                <w:rStyle w:val="CommentReference"/>
              </w:rPr>
            </w:pPr>
            <w:r w:rsidRPr="00417E82">
              <w:rPr>
                <w:rStyle w:val="CommentReference"/>
                <w:rFonts w:hint="eastAsia"/>
              </w:rPr>
              <w:t>关闭</w:t>
            </w:r>
            <w:r w:rsidRPr="00417E82">
              <w:rPr>
                <w:rStyle w:val="CommentReference"/>
                <w:rFonts w:hint="eastAsia"/>
              </w:rPr>
              <w:t>zookeeper</w:t>
            </w:r>
            <w:r w:rsidRPr="00417E82">
              <w:rPr>
                <w:rStyle w:val="CommentReference"/>
                <w:rFonts w:hint="eastAsia"/>
              </w:rPr>
              <w:t>连接</w:t>
            </w:r>
          </w:p>
        </w:tc>
      </w:tr>
      <w:tr w:rsidR="003A0D42" w:rsidRPr="00076C89" w14:paraId="231EDF34" w14:textId="77777777" w:rsidTr="001F618B">
        <w:tc>
          <w:tcPr>
            <w:tcW w:w="760" w:type="dxa"/>
          </w:tcPr>
          <w:p w14:paraId="62CBF317" w14:textId="77777777" w:rsidR="003A0D42" w:rsidRPr="00DF2A92" w:rsidRDefault="003A0D42" w:rsidP="00DF2A92">
            <w:pPr>
              <w:jc w:val="center"/>
              <w:rPr>
                <w:rStyle w:val="CommentReference"/>
              </w:rPr>
            </w:pPr>
            <w:r>
              <w:rPr>
                <w:rStyle w:val="CommentReference"/>
                <w:rFonts w:hint="eastAsia"/>
              </w:rPr>
              <w:t>5</w:t>
            </w:r>
          </w:p>
        </w:tc>
        <w:tc>
          <w:tcPr>
            <w:tcW w:w="2999" w:type="dxa"/>
          </w:tcPr>
          <w:p w14:paraId="45399F7C" w14:textId="77777777" w:rsidR="003A0D42" w:rsidRPr="00456055" w:rsidRDefault="003A0D42" w:rsidP="00DF2A92">
            <w:pPr>
              <w:jc w:val="left"/>
              <w:rPr>
                <w:rFonts w:ascii="SimSun" w:hAnsi="SimSun" w:cs="Consolas"/>
                <w:color w:val="000000"/>
                <w:kern w:val="0"/>
                <w:szCs w:val="21"/>
              </w:rPr>
            </w:pPr>
            <w:r w:rsidRPr="00456055">
              <w:rPr>
                <w:rFonts w:ascii="SimSun" w:hAnsi="SimSun" w:cs="Consolas"/>
                <w:color w:val="000000"/>
                <w:kern w:val="0"/>
                <w:szCs w:val="21"/>
              </w:rPr>
              <w:t>delete</w:t>
            </w:r>
          </w:p>
        </w:tc>
        <w:tc>
          <w:tcPr>
            <w:tcW w:w="5061" w:type="dxa"/>
          </w:tcPr>
          <w:p w14:paraId="4EA821A0" w14:textId="77777777" w:rsidR="003A0D42" w:rsidRPr="00417E82" w:rsidRDefault="003A0D42" w:rsidP="00DF2A92">
            <w:pPr>
              <w:jc w:val="left"/>
              <w:rPr>
                <w:rStyle w:val="CommentReference"/>
              </w:rPr>
            </w:pPr>
            <w:r w:rsidRPr="00417E82">
              <w:rPr>
                <w:rStyle w:val="CommentReference"/>
                <w:rFonts w:hint="eastAsia"/>
              </w:rPr>
              <w:t>删除节点</w:t>
            </w:r>
          </w:p>
        </w:tc>
      </w:tr>
      <w:tr w:rsidR="003A0D42" w:rsidRPr="00076C89" w14:paraId="60530154" w14:textId="77777777" w:rsidTr="001F618B">
        <w:tc>
          <w:tcPr>
            <w:tcW w:w="760" w:type="dxa"/>
          </w:tcPr>
          <w:p w14:paraId="72658CD4" w14:textId="77777777" w:rsidR="003A0D42" w:rsidRPr="00DF2A92" w:rsidRDefault="003A0D42" w:rsidP="00DF2A92">
            <w:pPr>
              <w:jc w:val="center"/>
              <w:rPr>
                <w:rStyle w:val="CommentReference"/>
              </w:rPr>
            </w:pPr>
            <w:r>
              <w:rPr>
                <w:rStyle w:val="CommentReference"/>
                <w:rFonts w:hint="eastAsia"/>
              </w:rPr>
              <w:t>6</w:t>
            </w:r>
          </w:p>
        </w:tc>
        <w:tc>
          <w:tcPr>
            <w:tcW w:w="2999" w:type="dxa"/>
          </w:tcPr>
          <w:p w14:paraId="3CD89109" w14:textId="77777777" w:rsidR="003A0D42" w:rsidRPr="00456055" w:rsidRDefault="003A0D42" w:rsidP="00DF2A92">
            <w:pPr>
              <w:jc w:val="left"/>
              <w:rPr>
                <w:rFonts w:ascii="SimSun" w:hAnsi="SimSun" w:cs="Consolas"/>
                <w:color w:val="000000"/>
                <w:kern w:val="0"/>
                <w:szCs w:val="21"/>
              </w:rPr>
            </w:pPr>
            <w:r w:rsidRPr="00456055">
              <w:rPr>
                <w:rFonts w:ascii="SimSun" w:hAnsi="SimSun" w:cs="Consolas"/>
                <w:color w:val="000000"/>
                <w:kern w:val="0"/>
                <w:szCs w:val="21"/>
              </w:rPr>
              <w:t>addNode</w:t>
            </w:r>
          </w:p>
        </w:tc>
        <w:tc>
          <w:tcPr>
            <w:tcW w:w="5061" w:type="dxa"/>
          </w:tcPr>
          <w:p w14:paraId="5B40CF06" w14:textId="77777777" w:rsidR="003A0D42" w:rsidRPr="00417E82" w:rsidRDefault="003A0D42" w:rsidP="00DF2A92">
            <w:pPr>
              <w:jc w:val="left"/>
              <w:rPr>
                <w:rStyle w:val="CommentReference"/>
              </w:rPr>
            </w:pPr>
            <w:r w:rsidRPr="00417E82">
              <w:rPr>
                <w:rStyle w:val="CommentReference"/>
                <w:rFonts w:hint="eastAsia"/>
              </w:rPr>
              <w:t>新增节点</w:t>
            </w:r>
          </w:p>
        </w:tc>
      </w:tr>
      <w:tr w:rsidR="003A0D42" w:rsidRPr="00076C89" w14:paraId="70F46841" w14:textId="77777777" w:rsidTr="001F618B">
        <w:tc>
          <w:tcPr>
            <w:tcW w:w="760" w:type="dxa"/>
          </w:tcPr>
          <w:p w14:paraId="6B66DFC9" w14:textId="77777777" w:rsidR="003A0D42" w:rsidRPr="00DF2A92" w:rsidRDefault="003A0D42" w:rsidP="00DF2A92">
            <w:pPr>
              <w:jc w:val="center"/>
              <w:rPr>
                <w:rStyle w:val="CommentReference"/>
              </w:rPr>
            </w:pPr>
            <w:r>
              <w:rPr>
                <w:rStyle w:val="CommentReference"/>
                <w:rFonts w:hint="eastAsia"/>
              </w:rPr>
              <w:t>7</w:t>
            </w:r>
          </w:p>
        </w:tc>
        <w:tc>
          <w:tcPr>
            <w:tcW w:w="2999" w:type="dxa"/>
          </w:tcPr>
          <w:p w14:paraId="64A40DEA" w14:textId="77777777" w:rsidR="003A0D42" w:rsidRPr="00456055" w:rsidRDefault="003A0D42" w:rsidP="00DF2A92">
            <w:pPr>
              <w:jc w:val="left"/>
              <w:rPr>
                <w:rFonts w:ascii="SimSun" w:hAnsi="SimSun" w:cs="Consolas"/>
                <w:color w:val="000000"/>
                <w:kern w:val="0"/>
                <w:szCs w:val="21"/>
              </w:rPr>
            </w:pPr>
            <w:r w:rsidRPr="00456055">
              <w:rPr>
                <w:rFonts w:ascii="SimSun" w:hAnsi="SimSun" w:cs="Consolas"/>
                <w:color w:val="000000"/>
                <w:kern w:val="0"/>
                <w:szCs w:val="21"/>
              </w:rPr>
              <w:t>subscribeDataChanges</w:t>
            </w:r>
          </w:p>
        </w:tc>
        <w:tc>
          <w:tcPr>
            <w:tcW w:w="5061" w:type="dxa"/>
          </w:tcPr>
          <w:p w14:paraId="04B6B96E" w14:textId="77777777" w:rsidR="003A0D42" w:rsidRPr="00417E82" w:rsidRDefault="003A0D42" w:rsidP="00DF2A92">
            <w:pPr>
              <w:jc w:val="left"/>
              <w:rPr>
                <w:rStyle w:val="CommentReference"/>
              </w:rPr>
            </w:pPr>
            <w:r w:rsidRPr="00417E82">
              <w:rPr>
                <w:rStyle w:val="CommentReference"/>
                <w:rFonts w:hint="eastAsia"/>
              </w:rPr>
              <w:t>节点数据变化监听</w:t>
            </w:r>
          </w:p>
        </w:tc>
      </w:tr>
      <w:tr w:rsidR="003A0D42" w:rsidRPr="00076C89" w14:paraId="32978FB7" w14:textId="77777777" w:rsidTr="001F618B">
        <w:tc>
          <w:tcPr>
            <w:tcW w:w="760" w:type="dxa"/>
          </w:tcPr>
          <w:p w14:paraId="6B5087C3" w14:textId="77777777" w:rsidR="003A0D42" w:rsidRPr="00DF2A92" w:rsidRDefault="003A0D42" w:rsidP="00DF2A92">
            <w:pPr>
              <w:jc w:val="center"/>
              <w:rPr>
                <w:rStyle w:val="CommentReference"/>
              </w:rPr>
            </w:pPr>
            <w:r>
              <w:rPr>
                <w:rStyle w:val="CommentReference"/>
                <w:rFonts w:hint="eastAsia"/>
              </w:rPr>
              <w:t>8</w:t>
            </w:r>
          </w:p>
        </w:tc>
        <w:tc>
          <w:tcPr>
            <w:tcW w:w="2999" w:type="dxa"/>
          </w:tcPr>
          <w:p w14:paraId="0B753150" w14:textId="77777777" w:rsidR="003A0D42" w:rsidRPr="00456055" w:rsidRDefault="003A0D42" w:rsidP="00DF2A92">
            <w:pPr>
              <w:jc w:val="left"/>
              <w:rPr>
                <w:rFonts w:ascii="SimSun" w:hAnsi="SimSun" w:cs="Consolas"/>
                <w:color w:val="000000"/>
                <w:kern w:val="0"/>
                <w:szCs w:val="21"/>
              </w:rPr>
            </w:pPr>
            <w:r w:rsidRPr="00456055">
              <w:rPr>
                <w:rFonts w:ascii="SimSun" w:hAnsi="SimSun" w:cs="Consolas"/>
                <w:color w:val="000000"/>
                <w:kern w:val="0"/>
                <w:szCs w:val="21"/>
              </w:rPr>
              <w:t>subscribeChildChanges</w:t>
            </w:r>
          </w:p>
        </w:tc>
        <w:tc>
          <w:tcPr>
            <w:tcW w:w="5061" w:type="dxa"/>
          </w:tcPr>
          <w:p w14:paraId="29F18C13" w14:textId="77777777" w:rsidR="003A0D42" w:rsidRPr="00417E82" w:rsidRDefault="003A0D42" w:rsidP="00DF2A92">
            <w:pPr>
              <w:jc w:val="left"/>
              <w:rPr>
                <w:rStyle w:val="CommentReference"/>
              </w:rPr>
            </w:pPr>
            <w:r w:rsidRPr="00417E82">
              <w:rPr>
                <w:rStyle w:val="CommentReference"/>
                <w:rFonts w:hint="eastAsia"/>
              </w:rPr>
              <w:t>节点子节点变化监听</w:t>
            </w:r>
          </w:p>
        </w:tc>
      </w:tr>
      <w:tr w:rsidR="003A0D42" w:rsidRPr="00076C89" w14:paraId="456EF95A" w14:textId="77777777" w:rsidTr="001F618B">
        <w:tc>
          <w:tcPr>
            <w:tcW w:w="760" w:type="dxa"/>
          </w:tcPr>
          <w:p w14:paraId="7B713F03" w14:textId="77777777" w:rsidR="003A0D42" w:rsidRPr="00DF2A92" w:rsidRDefault="003A0D42" w:rsidP="00DF2A92">
            <w:pPr>
              <w:jc w:val="center"/>
              <w:rPr>
                <w:rStyle w:val="CommentReference"/>
              </w:rPr>
            </w:pPr>
            <w:r>
              <w:rPr>
                <w:rStyle w:val="CommentReference"/>
                <w:rFonts w:hint="eastAsia"/>
              </w:rPr>
              <w:t>9</w:t>
            </w:r>
          </w:p>
        </w:tc>
        <w:tc>
          <w:tcPr>
            <w:tcW w:w="2999" w:type="dxa"/>
          </w:tcPr>
          <w:p w14:paraId="428B46A2" w14:textId="77777777" w:rsidR="003A0D42" w:rsidRPr="00456055" w:rsidRDefault="003A0D42" w:rsidP="00DF2A92">
            <w:pPr>
              <w:jc w:val="left"/>
              <w:rPr>
                <w:rFonts w:ascii="SimSun" w:hAnsi="SimSun" w:cs="Consolas"/>
                <w:color w:val="000000"/>
                <w:kern w:val="0"/>
                <w:szCs w:val="21"/>
              </w:rPr>
            </w:pPr>
            <w:r w:rsidRPr="00456055">
              <w:rPr>
                <w:rFonts w:ascii="SimSun" w:hAnsi="SimSun" w:cs="Consolas"/>
                <w:color w:val="000000"/>
                <w:kern w:val="0"/>
                <w:szCs w:val="21"/>
              </w:rPr>
              <w:t>getChildren</w:t>
            </w:r>
          </w:p>
        </w:tc>
        <w:tc>
          <w:tcPr>
            <w:tcW w:w="5061" w:type="dxa"/>
          </w:tcPr>
          <w:p w14:paraId="74218818" w14:textId="77777777" w:rsidR="003A0D42" w:rsidRPr="00417E82" w:rsidRDefault="003A0D42" w:rsidP="00DF2A92">
            <w:pPr>
              <w:jc w:val="left"/>
              <w:rPr>
                <w:rStyle w:val="CommentReference"/>
              </w:rPr>
            </w:pPr>
            <w:r w:rsidRPr="00417E82">
              <w:rPr>
                <w:rStyle w:val="CommentReference"/>
                <w:rFonts w:hint="eastAsia"/>
              </w:rPr>
              <w:t>获取</w:t>
            </w:r>
            <w:r w:rsidRPr="00417E82">
              <w:rPr>
                <w:rStyle w:val="CommentReference"/>
                <w:rFonts w:hint="eastAsia"/>
              </w:rPr>
              <w:t>path</w:t>
            </w:r>
            <w:r w:rsidRPr="00417E82">
              <w:rPr>
                <w:rStyle w:val="CommentReference"/>
                <w:rFonts w:hint="eastAsia"/>
              </w:rPr>
              <w:t>节点下的儿子节点列表</w:t>
            </w:r>
          </w:p>
        </w:tc>
      </w:tr>
      <w:tr w:rsidR="003A0D42" w:rsidRPr="00076C89" w14:paraId="15F6AB82" w14:textId="77777777" w:rsidTr="001F618B">
        <w:tc>
          <w:tcPr>
            <w:tcW w:w="760" w:type="dxa"/>
          </w:tcPr>
          <w:p w14:paraId="4D60DC9E" w14:textId="77777777" w:rsidR="003A0D42" w:rsidRPr="00DF2A92" w:rsidRDefault="003A0D42" w:rsidP="00DF2A92">
            <w:pPr>
              <w:jc w:val="center"/>
              <w:rPr>
                <w:rStyle w:val="CommentReference"/>
              </w:rPr>
            </w:pPr>
            <w:r>
              <w:rPr>
                <w:rStyle w:val="CommentReference"/>
                <w:rFonts w:hint="eastAsia"/>
              </w:rPr>
              <w:t>10</w:t>
            </w:r>
          </w:p>
        </w:tc>
        <w:tc>
          <w:tcPr>
            <w:tcW w:w="2999" w:type="dxa"/>
          </w:tcPr>
          <w:p w14:paraId="17FC7AF5" w14:textId="77777777" w:rsidR="003A0D42" w:rsidRPr="00456055" w:rsidRDefault="003A0D42" w:rsidP="00DF2A92">
            <w:pPr>
              <w:jc w:val="left"/>
              <w:rPr>
                <w:rFonts w:ascii="SimSun" w:hAnsi="SimSun" w:cs="Consolas"/>
                <w:color w:val="000000"/>
                <w:kern w:val="0"/>
                <w:szCs w:val="21"/>
              </w:rPr>
            </w:pPr>
            <w:r w:rsidRPr="00456055">
              <w:rPr>
                <w:rFonts w:ascii="SimSun" w:hAnsi="SimSun" w:cs="Consolas"/>
                <w:color w:val="000000"/>
                <w:kern w:val="0"/>
                <w:szCs w:val="21"/>
              </w:rPr>
              <w:t>getValue</w:t>
            </w:r>
          </w:p>
        </w:tc>
        <w:tc>
          <w:tcPr>
            <w:tcW w:w="5061" w:type="dxa"/>
          </w:tcPr>
          <w:p w14:paraId="4C05CF83" w14:textId="77777777" w:rsidR="003A0D42" w:rsidRPr="00417E82" w:rsidRDefault="003A0D42" w:rsidP="00DF2A92">
            <w:pPr>
              <w:jc w:val="left"/>
              <w:rPr>
                <w:rStyle w:val="CommentReference"/>
              </w:rPr>
            </w:pPr>
            <w:r w:rsidRPr="00417E82">
              <w:rPr>
                <w:rStyle w:val="CommentReference"/>
                <w:rFonts w:hint="eastAsia"/>
              </w:rPr>
              <w:t>获取节点数据</w:t>
            </w:r>
          </w:p>
        </w:tc>
      </w:tr>
      <w:tr w:rsidR="003A0D42" w:rsidRPr="00076C89" w14:paraId="2126291D" w14:textId="77777777" w:rsidTr="001F618B">
        <w:tc>
          <w:tcPr>
            <w:tcW w:w="760" w:type="dxa"/>
          </w:tcPr>
          <w:p w14:paraId="331E68AD" w14:textId="77777777" w:rsidR="003A0D42" w:rsidRPr="00DF2A92" w:rsidRDefault="003A0D42" w:rsidP="00DF2A92">
            <w:pPr>
              <w:jc w:val="center"/>
              <w:rPr>
                <w:rStyle w:val="CommentReference"/>
              </w:rPr>
            </w:pPr>
            <w:r>
              <w:rPr>
                <w:rStyle w:val="CommentReference"/>
                <w:rFonts w:hint="eastAsia"/>
              </w:rPr>
              <w:t>11</w:t>
            </w:r>
          </w:p>
        </w:tc>
        <w:tc>
          <w:tcPr>
            <w:tcW w:w="2999" w:type="dxa"/>
          </w:tcPr>
          <w:p w14:paraId="30A29582" w14:textId="77777777" w:rsidR="003A0D42" w:rsidRPr="00456055" w:rsidRDefault="003A0D42" w:rsidP="00DF2A92">
            <w:pPr>
              <w:jc w:val="left"/>
              <w:rPr>
                <w:rFonts w:ascii="SimSun" w:hAnsi="SimSun" w:cs="Consolas"/>
                <w:color w:val="000000"/>
                <w:kern w:val="0"/>
                <w:szCs w:val="21"/>
              </w:rPr>
            </w:pPr>
            <w:r w:rsidRPr="00456055">
              <w:rPr>
                <w:rFonts w:ascii="SimSun" w:hAnsi="SimSun" w:cs="Consolas"/>
                <w:color w:val="000000"/>
                <w:kern w:val="0"/>
                <w:szCs w:val="21"/>
              </w:rPr>
              <w:t>createEphemeral</w:t>
            </w:r>
          </w:p>
        </w:tc>
        <w:tc>
          <w:tcPr>
            <w:tcW w:w="5061" w:type="dxa"/>
          </w:tcPr>
          <w:p w14:paraId="684E5BD7" w14:textId="77777777" w:rsidR="003A0D42" w:rsidRPr="00417E82" w:rsidRDefault="003A0D42" w:rsidP="00DF2A92">
            <w:pPr>
              <w:jc w:val="left"/>
              <w:rPr>
                <w:rStyle w:val="CommentReference"/>
              </w:rPr>
            </w:pPr>
            <w:r w:rsidRPr="00417E82">
              <w:rPr>
                <w:rStyle w:val="CommentReference"/>
                <w:rFonts w:hint="eastAsia"/>
              </w:rPr>
              <w:t>创建临时节点</w:t>
            </w:r>
          </w:p>
        </w:tc>
      </w:tr>
      <w:tr w:rsidR="003A0D42" w:rsidRPr="00076C89" w14:paraId="2172457E" w14:textId="77777777" w:rsidTr="001F618B">
        <w:tc>
          <w:tcPr>
            <w:tcW w:w="760" w:type="dxa"/>
          </w:tcPr>
          <w:p w14:paraId="5004077D" w14:textId="77777777" w:rsidR="003A0D42" w:rsidRPr="00DF2A92" w:rsidRDefault="003A0D42" w:rsidP="00DF2A92">
            <w:pPr>
              <w:jc w:val="center"/>
              <w:rPr>
                <w:rStyle w:val="CommentReference"/>
              </w:rPr>
            </w:pPr>
            <w:r>
              <w:rPr>
                <w:rStyle w:val="CommentReference"/>
                <w:rFonts w:hint="eastAsia"/>
              </w:rPr>
              <w:t>12</w:t>
            </w:r>
          </w:p>
        </w:tc>
        <w:tc>
          <w:tcPr>
            <w:tcW w:w="2999" w:type="dxa"/>
          </w:tcPr>
          <w:p w14:paraId="45A02AF7" w14:textId="77777777" w:rsidR="003A0D42" w:rsidRPr="00456055" w:rsidRDefault="003A0D42" w:rsidP="00DF2A92">
            <w:pPr>
              <w:jc w:val="left"/>
              <w:rPr>
                <w:rFonts w:ascii="SimSun" w:hAnsi="SimSun" w:cs="Consolas"/>
                <w:color w:val="000000"/>
                <w:kern w:val="0"/>
                <w:szCs w:val="21"/>
              </w:rPr>
            </w:pPr>
            <w:r w:rsidRPr="00456055">
              <w:rPr>
                <w:rFonts w:ascii="SimSun" w:hAnsi="SimSun" w:cs="Consolas"/>
                <w:color w:val="000000"/>
                <w:kern w:val="0"/>
                <w:szCs w:val="21"/>
              </w:rPr>
              <w:t>setPathData</w:t>
            </w:r>
          </w:p>
        </w:tc>
        <w:tc>
          <w:tcPr>
            <w:tcW w:w="5061" w:type="dxa"/>
          </w:tcPr>
          <w:p w14:paraId="2C9D166E" w14:textId="77777777" w:rsidR="003A0D42" w:rsidRPr="00417E82" w:rsidRDefault="003A0D42" w:rsidP="00DF2A92">
            <w:pPr>
              <w:jc w:val="left"/>
              <w:rPr>
                <w:rStyle w:val="CommentReference"/>
              </w:rPr>
            </w:pPr>
            <w:r w:rsidRPr="00417E82">
              <w:rPr>
                <w:rStyle w:val="CommentReference"/>
                <w:rFonts w:hint="eastAsia"/>
              </w:rPr>
              <w:t>节点设置值</w:t>
            </w:r>
          </w:p>
        </w:tc>
      </w:tr>
    </w:tbl>
    <w:p w14:paraId="3269CA32" w14:textId="77777777" w:rsidR="00DD6799" w:rsidRDefault="00DD6799" w:rsidP="00DD6799">
      <w:pPr>
        <w:pStyle w:val="Heading2"/>
      </w:pPr>
      <w:r>
        <w:rPr>
          <w:rFonts w:hint="eastAsia"/>
        </w:rPr>
        <w:t>数据库操作模块（</w:t>
      </w:r>
      <w:r>
        <w:t>mongo</w:t>
      </w:r>
      <w:r>
        <w:rPr>
          <w:rFonts w:hint="eastAsia"/>
        </w:rPr>
        <w:t>）</w:t>
      </w:r>
    </w:p>
    <w:p w14:paraId="1F7EB37D" w14:textId="77777777" w:rsidR="00DD6799" w:rsidRDefault="00DD6799" w:rsidP="00DD6799">
      <w:pPr>
        <w:pStyle w:val="Heading3"/>
      </w:pPr>
      <w:r>
        <w:rPr>
          <w:rFonts w:hint="eastAsia"/>
        </w:rPr>
        <w:t>数据库操作</w:t>
      </w:r>
      <w:r w:rsidRPr="00311C98">
        <w:rPr>
          <w:rFonts w:hint="eastAsia"/>
        </w:rPr>
        <w:t>模块</w:t>
      </w:r>
      <w:r>
        <w:rPr>
          <w:rFonts w:hint="eastAsia"/>
        </w:rPr>
        <w:t>概述</w:t>
      </w:r>
    </w:p>
    <w:p w14:paraId="5AB87549" w14:textId="01096ED5" w:rsidR="00DD6799" w:rsidRPr="00DD6799" w:rsidRDefault="00DD6799" w:rsidP="00DD6799">
      <w:pPr>
        <w:pStyle w:val="a"/>
        <w:spacing w:line="400" w:lineRule="exact"/>
        <w:ind w:firstLine="480"/>
        <w:jc w:val="left"/>
        <w:rPr>
          <w:rFonts w:ascii="SimSun" w:hAnsi="SimSun"/>
          <w:sz w:val="24"/>
        </w:rPr>
      </w:pPr>
      <w:r w:rsidRPr="00DD6799">
        <w:rPr>
          <w:rFonts w:ascii="SimSun" w:hAnsi="SimSun" w:hint="eastAsia"/>
          <w:sz w:val="24"/>
        </w:rPr>
        <w:t>数据库操作模块为工作圈提供了一个对mongoDB数据库操作封装的工具。这样做的好处有以下几点</w:t>
      </w:r>
      <w:r>
        <w:rPr>
          <w:rFonts w:ascii="SimSun" w:hAnsi="SimSun" w:hint="eastAsia"/>
          <w:sz w:val="24"/>
        </w:rPr>
        <w:t>:</w:t>
      </w:r>
    </w:p>
    <w:p w14:paraId="7178582B" w14:textId="5E5F9A4E" w:rsidR="00DD6799" w:rsidRPr="00DD6799" w:rsidRDefault="00DD6799" w:rsidP="00E87E06">
      <w:pPr>
        <w:pStyle w:val="a"/>
        <w:numPr>
          <w:ilvl w:val="3"/>
          <w:numId w:val="1"/>
        </w:numPr>
        <w:tabs>
          <w:tab w:val="clear" w:pos="1680"/>
          <w:tab w:val="left" w:pos="0"/>
        </w:tabs>
        <w:spacing w:line="400" w:lineRule="exact"/>
        <w:ind w:left="0" w:firstLine="540"/>
        <w:jc w:val="left"/>
        <w:rPr>
          <w:rFonts w:ascii="SimSun" w:hAnsi="SimSun"/>
          <w:sz w:val="24"/>
        </w:rPr>
      </w:pPr>
      <w:r w:rsidRPr="00DD6799">
        <w:rPr>
          <w:rFonts w:ascii="SimSun" w:hAnsi="SimSun" w:hint="eastAsia"/>
          <w:sz w:val="24"/>
        </w:rPr>
        <w:t>开发者关注更少的代码，不需要关注数据库的操作具体的实现。</w:t>
      </w:r>
    </w:p>
    <w:p w14:paraId="30DB63FB" w14:textId="77777777" w:rsidR="00DD6799" w:rsidRPr="00DD6799" w:rsidRDefault="00DD6799" w:rsidP="00E87E06">
      <w:pPr>
        <w:pStyle w:val="a"/>
        <w:numPr>
          <w:ilvl w:val="3"/>
          <w:numId w:val="1"/>
        </w:numPr>
        <w:tabs>
          <w:tab w:val="clear" w:pos="1680"/>
          <w:tab w:val="left" w:pos="0"/>
        </w:tabs>
        <w:spacing w:line="400" w:lineRule="exact"/>
        <w:ind w:left="0" w:firstLine="540"/>
        <w:jc w:val="left"/>
        <w:rPr>
          <w:rFonts w:ascii="SimSun" w:hAnsi="SimSun"/>
          <w:sz w:val="24"/>
        </w:rPr>
      </w:pPr>
      <w:r w:rsidRPr="00DD6799">
        <w:rPr>
          <w:rFonts w:ascii="SimSun" w:hAnsi="SimSun" w:hint="eastAsia"/>
          <w:sz w:val="24"/>
        </w:rPr>
        <w:t>对数据库的资源进行统一管理，避免资源泄漏。</w:t>
      </w:r>
    </w:p>
    <w:p w14:paraId="6B975F7C" w14:textId="77777777" w:rsidR="00DD6799" w:rsidRPr="00DD6799" w:rsidRDefault="00DD6799" w:rsidP="00E87E06">
      <w:pPr>
        <w:pStyle w:val="a"/>
        <w:numPr>
          <w:ilvl w:val="3"/>
          <w:numId w:val="1"/>
        </w:numPr>
        <w:tabs>
          <w:tab w:val="clear" w:pos="1680"/>
          <w:tab w:val="left" w:pos="0"/>
        </w:tabs>
        <w:spacing w:line="400" w:lineRule="exact"/>
        <w:ind w:left="0" w:firstLine="540"/>
        <w:jc w:val="left"/>
        <w:rPr>
          <w:rFonts w:ascii="SimSun" w:hAnsi="SimSun"/>
          <w:sz w:val="24"/>
        </w:rPr>
      </w:pPr>
      <w:r w:rsidRPr="00DD6799">
        <w:rPr>
          <w:rFonts w:ascii="SimSun" w:hAnsi="SimSun" w:hint="eastAsia"/>
          <w:sz w:val="24"/>
        </w:rPr>
        <w:t>方便维护。当数据库升级之后，只需要将这模块的实现升级，然后依赖</w:t>
      </w:r>
      <w:r w:rsidRPr="00DD6799">
        <w:rPr>
          <w:rFonts w:ascii="SimSun" w:hAnsi="SimSun" w:hint="eastAsia"/>
          <w:sz w:val="24"/>
        </w:rPr>
        <w:lastRenderedPageBreak/>
        <w:t>此模块的服务更新版本即可。</w:t>
      </w:r>
    </w:p>
    <w:p w14:paraId="293706F1" w14:textId="77777777" w:rsidR="00DD6799" w:rsidRPr="00DD6799" w:rsidRDefault="00DD6799" w:rsidP="00DD6799">
      <w:pPr>
        <w:pStyle w:val="a"/>
        <w:spacing w:line="400" w:lineRule="exact"/>
        <w:ind w:firstLine="480"/>
        <w:jc w:val="left"/>
        <w:rPr>
          <w:rFonts w:ascii="SimSun" w:hAnsi="SimSun"/>
          <w:sz w:val="24"/>
        </w:rPr>
      </w:pPr>
      <w:r w:rsidRPr="00DD6799">
        <w:rPr>
          <w:rFonts w:ascii="SimSun" w:hAnsi="SimSun" w:hint="eastAsia"/>
          <w:sz w:val="24"/>
        </w:rPr>
        <w:t>工作圈中的所有需要持久化数据的服务都依赖于这个模块。</w:t>
      </w:r>
    </w:p>
    <w:p w14:paraId="3F121ECC" w14:textId="77777777" w:rsidR="00DD6799" w:rsidRPr="00D40EC0" w:rsidRDefault="00DD6799" w:rsidP="00DD6799">
      <w:pPr>
        <w:pStyle w:val="CommentText"/>
        <w:rPr>
          <w:i/>
        </w:rPr>
      </w:pPr>
    </w:p>
    <w:p w14:paraId="35344A62" w14:textId="77777777" w:rsidR="00DD6799" w:rsidRDefault="00DD6799" w:rsidP="001E22D4">
      <w:pPr>
        <w:pStyle w:val="Heading3"/>
      </w:pPr>
      <w:r>
        <w:rPr>
          <w:rFonts w:hint="eastAsia"/>
        </w:rPr>
        <w:t>数据库操作</w:t>
      </w:r>
      <w:r w:rsidRPr="00311C98">
        <w:rPr>
          <w:rFonts w:hint="eastAsia"/>
        </w:rPr>
        <w:t>模块</w:t>
      </w:r>
      <w:r>
        <w:rPr>
          <w:rFonts w:hint="eastAsia"/>
        </w:rPr>
        <w:t>类图</w:t>
      </w:r>
    </w:p>
    <w:p w14:paraId="32165603" w14:textId="77777777" w:rsidR="00DD6799" w:rsidRDefault="00DD6799" w:rsidP="00DD6799">
      <w:pPr>
        <w:jc w:val="center"/>
      </w:pPr>
      <w:r>
        <w:object w:dxaOrig="7476" w:dyaOrig="9528" w14:anchorId="5E064AA0">
          <v:shape id="_x0000_i1026" type="#_x0000_t75" style="width:374pt;height:476pt" o:ole="">
            <v:imagedata r:id="rId18" o:title=""/>
          </v:shape>
          <o:OLEObject Type="Embed" ProgID="Visio.Drawing.15" ShapeID="_x0000_i1026" DrawAspect="Content" ObjectID="_1524506125" r:id="rId19"/>
        </w:object>
      </w:r>
    </w:p>
    <w:p w14:paraId="1DEE84B6" w14:textId="77777777" w:rsidR="00DD6799" w:rsidRPr="00592BE4" w:rsidRDefault="00DD6799" w:rsidP="00DD679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mongo</w:t>
      </w:r>
      <w:r w:rsidRPr="00592BE4">
        <w:rPr>
          <w:rFonts w:hint="eastAsia"/>
        </w:rPr>
        <w:t>模块类图</w:t>
      </w:r>
    </w:p>
    <w:p w14:paraId="626608DD" w14:textId="77777777" w:rsidR="00DD6799" w:rsidRPr="00557EE7" w:rsidRDefault="00DD6799" w:rsidP="00DD6799"/>
    <w:p w14:paraId="7F6F02D0" w14:textId="77777777" w:rsidR="00DD6799" w:rsidRDefault="00DD6799" w:rsidP="001E22D4">
      <w:pPr>
        <w:pStyle w:val="Heading3"/>
      </w:pPr>
      <w:r>
        <w:t>DbPool</w:t>
      </w:r>
      <w:r>
        <w:rPr>
          <w:rFonts w:hint="eastAsia"/>
        </w:rPr>
        <w:t>类概述</w:t>
      </w:r>
    </w:p>
    <w:p w14:paraId="60CBE16B" w14:textId="77777777" w:rsidR="00DD6799" w:rsidRPr="001E22D4" w:rsidRDefault="00DD6799" w:rsidP="001E22D4">
      <w:pPr>
        <w:pStyle w:val="a"/>
        <w:spacing w:line="400" w:lineRule="exact"/>
        <w:ind w:firstLine="480"/>
        <w:jc w:val="left"/>
        <w:rPr>
          <w:rFonts w:ascii="SimSun" w:hAnsi="SimSun"/>
          <w:sz w:val="24"/>
        </w:rPr>
      </w:pPr>
      <w:r w:rsidRPr="001E22D4">
        <w:rPr>
          <w:rFonts w:ascii="SimSun" w:hAnsi="SimSun"/>
          <w:sz w:val="24"/>
        </w:rPr>
        <w:t>M</w:t>
      </w:r>
      <w:r w:rsidRPr="001E22D4">
        <w:rPr>
          <w:rFonts w:ascii="SimSun" w:hAnsi="SimSun" w:hint="eastAsia"/>
          <w:sz w:val="24"/>
        </w:rPr>
        <w:t>ongoDB连接池的封装。通过zkHelper从注册中心监听某服务的MongoDB集测配置，初始化MongoDB集群的连接池。通过工作圈服务应用的数据分片</w:t>
      </w:r>
      <w:r w:rsidRPr="001E22D4">
        <w:rPr>
          <w:rFonts w:ascii="SimSun" w:hAnsi="SimSun" w:hint="eastAsia"/>
          <w:sz w:val="24"/>
        </w:rPr>
        <w:lastRenderedPageBreak/>
        <w:t>key来计算数据映射的节点，并从池中取出此节点的连接供应用来使用。</w:t>
      </w:r>
    </w:p>
    <w:p w14:paraId="0893A974" w14:textId="77777777" w:rsidR="00DD6799" w:rsidRPr="00F052F2" w:rsidRDefault="00DD6799" w:rsidP="00DD6799">
      <w:r>
        <w:tab/>
      </w:r>
      <w:r>
        <w:tab/>
      </w:r>
    </w:p>
    <w:p w14:paraId="23D889FB" w14:textId="77777777" w:rsidR="00DD6799" w:rsidRPr="001E22D4" w:rsidRDefault="00DD6799" w:rsidP="001E22D4">
      <w:pPr>
        <w:pStyle w:val="a"/>
        <w:spacing w:line="400" w:lineRule="exact"/>
        <w:ind w:firstLine="480"/>
        <w:jc w:val="left"/>
        <w:rPr>
          <w:rFonts w:ascii="SimSun" w:hAnsi="SimSun"/>
          <w:sz w:val="24"/>
        </w:rPr>
      </w:pPr>
      <w:r w:rsidRPr="001E22D4">
        <w:rPr>
          <w:rFonts w:ascii="SimSun" w:hAnsi="SimSun" w:hint="eastAsia"/>
          <w:sz w:val="24"/>
        </w:rPr>
        <w:t>类功能定义</w:t>
      </w:r>
    </w:p>
    <w:p w14:paraId="4532168F" w14:textId="77777777" w:rsidR="00DD6799" w:rsidRDefault="00DD6799" w:rsidP="00DD6799">
      <w:pPr>
        <w:rPr>
          <w:rStyle w:val="CommentReference"/>
        </w:rPr>
      </w:pPr>
      <w:r>
        <w:rPr>
          <w:rStyle w:val="CommentReference"/>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DD6799" w:rsidRPr="00076C89" w14:paraId="76191518" w14:textId="77777777" w:rsidTr="001F618B">
        <w:tc>
          <w:tcPr>
            <w:tcW w:w="695" w:type="dxa"/>
            <w:shd w:val="clear" w:color="auto" w:fill="CCCCCC"/>
          </w:tcPr>
          <w:p w14:paraId="2D984484" w14:textId="77777777" w:rsidR="00DD6799" w:rsidRPr="00076C89" w:rsidRDefault="00DD6799" w:rsidP="001F618B">
            <w:pPr>
              <w:jc w:val="center"/>
              <w:rPr>
                <w:rStyle w:val="CommentReference"/>
                <w:b/>
                <w:i/>
              </w:rPr>
            </w:pPr>
            <w:r w:rsidRPr="00076C89">
              <w:rPr>
                <w:rStyle w:val="CommentReference"/>
                <w:rFonts w:hint="eastAsia"/>
              </w:rPr>
              <w:t>序号</w:t>
            </w:r>
          </w:p>
        </w:tc>
        <w:tc>
          <w:tcPr>
            <w:tcW w:w="3845" w:type="dxa"/>
            <w:shd w:val="clear" w:color="auto" w:fill="CCCCCC"/>
          </w:tcPr>
          <w:p w14:paraId="45894A41" w14:textId="77777777" w:rsidR="00DD6799" w:rsidRPr="00076C89" w:rsidRDefault="00DD6799" w:rsidP="001F618B">
            <w:pPr>
              <w:jc w:val="center"/>
              <w:rPr>
                <w:rStyle w:val="CommentReference"/>
                <w:b/>
                <w:i/>
              </w:rPr>
            </w:pPr>
            <w:r w:rsidRPr="00076C89">
              <w:rPr>
                <w:rStyle w:val="CommentReference"/>
                <w:rFonts w:hint="eastAsia"/>
              </w:rPr>
              <w:t>功能点</w:t>
            </w:r>
          </w:p>
        </w:tc>
        <w:tc>
          <w:tcPr>
            <w:tcW w:w="4280" w:type="dxa"/>
            <w:shd w:val="clear" w:color="auto" w:fill="CCCCCC"/>
          </w:tcPr>
          <w:p w14:paraId="3EF27256" w14:textId="77777777" w:rsidR="00DD6799" w:rsidRPr="00076C89" w:rsidRDefault="00DD6799" w:rsidP="001F618B">
            <w:pPr>
              <w:jc w:val="center"/>
              <w:rPr>
                <w:rStyle w:val="CommentReference"/>
                <w:b/>
                <w:i/>
              </w:rPr>
            </w:pPr>
            <w:r w:rsidRPr="00076C89">
              <w:rPr>
                <w:rStyle w:val="CommentReference"/>
                <w:rFonts w:hint="eastAsia"/>
              </w:rPr>
              <w:t>功能点详细内容</w:t>
            </w:r>
          </w:p>
        </w:tc>
      </w:tr>
      <w:tr w:rsidR="00DD6799" w:rsidRPr="00076C89" w14:paraId="34799511" w14:textId="77777777" w:rsidTr="001F618B">
        <w:tc>
          <w:tcPr>
            <w:tcW w:w="695" w:type="dxa"/>
          </w:tcPr>
          <w:p w14:paraId="3B4B4157" w14:textId="77777777" w:rsidR="00DD6799" w:rsidRPr="00076C89" w:rsidRDefault="00DD6799" w:rsidP="001F618B">
            <w:pPr>
              <w:rPr>
                <w:rStyle w:val="CommentReference"/>
                <w:i/>
              </w:rPr>
            </w:pPr>
            <w:r w:rsidRPr="00076C89">
              <w:rPr>
                <w:rStyle w:val="CommentReference"/>
                <w:rFonts w:hint="eastAsia"/>
              </w:rPr>
              <w:t>1</w:t>
            </w:r>
          </w:p>
        </w:tc>
        <w:tc>
          <w:tcPr>
            <w:tcW w:w="3845" w:type="dxa"/>
          </w:tcPr>
          <w:p w14:paraId="511677C1" w14:textId="77777777" w:rsidR="00DD6799" w:rsidRPr="00076C89" w:rsidRDefault="00DD6799" w:rsidP="001F618B">
            <w:pPr>
              <w:rPr>
                <w:rStyle w:val="CommentReference"/>
                <w:i/>
              </w:rPr>
            </w:pPr>
            <w:r w:rsidRPr="00263417">
              <w:rPr>
                <w:rFonts w:ascii="Consolas" w:hAnsi="Consolas" w:cs="Consolas"/>
                <w:color w:val="000000"/>
                <w:kern w:val="0"/>
                <w:sz w:val="22"/>
                <w:szCs w:val="22"/>
                <w:u w:val="single"/>
              </w:rPr>
              <w:t>getInstance</w:t>
            </w:r>
          </w:p>
        </w:tc>
        <w:tc>
          <w:tcPr>
            <w:tcW w:w="4280" w:type="dxa"/>
          </w:tcPr>
          <w:p w14:paraId="65FCF616" w14:textId="77777777" w:rsidR="00DD6799" w:rsidRPr="00076C89" w:rsidRDefault="00DD6799" w:rsidP="001F618B">
            <w:pPr>
              <w:rPr>
                <w:rStyle w:val="CommentReference"/>
                <w:i/>
              </w:rPr>
            </w:pPr>
            <w:r>
              <w:rPr>
                <w:rStyle w:val="CommentReference"/>
                <w:rFonts w:hint="eastAsia"/>
              </w:rPr>
              <w:t>获取</w:t>
            </w:r>
            <w:r>
              <w:rPr>
                <w:rStyle w:val="CommentReference"/>
                <w:rFonts w:hint="eastAsia"/>
              </w:rPr>
              <w:t>DbPool</w:t>
            </w:r>
            <w:r>
              <w:rPr>
                <w:rStyle w:val="CommentReference"/>
                <w:rFonts w:hint="eastAsia"/>
              </w:rPr>
              <w:t>的实例</w:t>
            </w:r>
          </w:p>
        </w:tc>
      </w:tr>
      <w:tr w:rsidR="00DD6799" w:rsidRPr="00076C89" w14:paraId="2D352176" w14:textId="77777777" w:rsidTr="001F618B">
        <w:tc>
          <w:tcPr>
            <w:tcW w:w="695" w:type="dxa"/>
          </w:tcPr>
          <w:p w14:paraId="3758764F" w14:textId="77777777" w:rsidR="00DD6799" w:rsidRPr="00076C89" w:rsidRDefault="00DD6799" w:rsidP="001F618B">
            <w:pPr>
              <w:rPr>
                <w:rStyle w:val="CommentReference"/>
                <w:i/>
              </w:rPr>
            </w:pPr>
            <w:r w:rsidRPr="00076C89">
              <w:rPr>
                <w:rStyle w:val="CommentReference"/>
                <w:rFonts w:hint="eastAsia"/>
              </w:rPr>
              <w:t>2</w:t>
            </w:r>
          </w:p>
        </w:tc>
        <w:tc>
          <w:tcPr>
            <w:tcW w:w="3845" w:type="dxa"/>
          </w:tcPr>
          <w:p w14:paraId="57BF72F7" w14:textId="77777777" w:rsidR="00DD6799" w:rsidRPr="00076C89" w:rsidRDefault="00DD6799" w:rsidP="001F618B">
            <w:pPr>
              <w:rPr>
                <w:rStyle w:val="CommentReference"/>
                <w:i/>
              </w:rPr>
            </w:pPr>
            <w:r w:rsidRPr="00263417">
              <w:rPr>
                <w:rFonts w:ascii="Consolas" w:hAnsi="Consolas" w:cs="Consolas"/>
                <w:color w:val="000000"/>
                <w:kern w:val="0"/>
                <w:sz w:val="22"/>
                <w:szCs w:val="22"/>
              </w:rPr>
              <w:t>initialPoolByURI</w:t>
            </w:r>
          </w:p>
        </w:tc>
        <w:tc>
          <w:tcPr>
            <w:tcW w:w="4280" w:type="dxa"/>
          </w:tcPr>
          <w:p w14:paraId="66AA4565" w14:textId="77777777" w:rsidR="00DD6799" w:rsidRPr="00076C89" w:rsidRDefault="00DD6799" w:rsidP="001F618B">
            <w:pPr>
              <w:rPr>
                <w:rStyle w:val="CommentReference"/>
                <w:i/>
              </w:rPr>
            </w:pPr>
            <w:r w:rsidRPr="00263417">
              <w:rPr>
                <w:rStyle w:val="CommentReference"/>
                <w:rFonts w:hint="eastAsia"/>
              </w:rPr>
              <w:t>初始化连接池，设置参数。</w:t>
            </w:r>
            <w:r w:rsidRPr="00263417">
              <w:rPr>
                <w:rStyle w:val="CommentReference"/>
                <w:rFonts w:hint="eastAsia"/>
              </w:rPr>
              <w:t xml:space="preserve"> </w:t>
            </w:r>
            <w:r w:rsidRPr="00263417">
              <w:rPr>
                <w:rStyle w:val="CommentReference"/>
                <w:rFonts w:hint="eastAsia"/>
              </w:rPr>
              <w:t>读</w:t>
            </w:r>
            <w:r w:rsidRPr="00263417">
              <w:rPr>
                <w:rStyle w:val="CommentReference"/>
                <w:rFonts w:hint="eastAsia"/>
              </w:rPr>
              <w:t>zookeeper</w:t>
            </w:r>
          </w:p>
        </w:tc>
      </w:tr>
      <w:tr w:rsidR="00DD6799" w:rsidRPr="00076C89" w14:paraId="7935DAE1" w14:textId="77777777" w:rsidTr="001F618B">
        <w:tc>
          <w:tcPr>
            <w:tcW w:w="695" w:type="dxa"/>
          </w:tcPr>
          <w:p w14:paraId="6A5189AD" w14:textId="77777777" w:rsidR="00DD6799" w:rsidRPr="00076C89" w:rsidRDefault="00DD6799" w:rsidP="001F618B">
            <w:pPr>
              <w:rPr>
                <w:rStyle w:val="CommentReference"/>
                <w:i/>
              </w:rPr>
            </w:pPr>
            <w:r w:rsidRPr="00076C89">
              <w:rPr>
                <w:rStyle w:val="CommentReference"/>
                <w:rFonts w:hint="eastAsia"/>
              </w:rPr>
              <w:t>3</w:t>
            </w:r>
          </w:p>
        </w:tc>
        <w:tc>
          <w:tcPr>
            <w:tcW w:w="3845" w:type="dxa"/>
          </w:tcPr>
          <w:p w14:paraId="551B9B92" w14:textId="77777777" w:rsidR="00DD6799" w:rsidRPr="00076C89" w:rsidRDefault="00DD6799" w:rsidP="001F618B">
            <w:pPr>
              <w:rPr>
                <w:rStyle w:val="CommentReference"/>
                <w:i/>
              </w:rPr>
            </w:pPr>
            <w:r w:rsidRPr="003931FA">
              <w:rPr>
                <w:rFonts w:ascii="Consolas" w:hAnsi="Consolas" w:cs="Consolas"/>
                <w:color w:val="000000"/>
                <w:kern w:val="0"/>
                <w:sz w:val="22"/>
                <w:szCs w:val="22"/>
              </w:rPr>
              <w:t>initialPool</w:t>
            </w:r>
          </w:p>
        </w:tc>
        <w:tc>
          <w:tcPr>
            <w:tcW w:w="4280" w:type="dxa"/>
          </w:tcPr>
          <w:p w14:paraId="1F2C1532" w14:textId="77777777" w:rsidR="00DD6799" w:rsidRPr="00076C89" w:rsidRDefault="00DD6799" w:rsidP="001F618B">
            <w:pPr>
              <w:rPr>
                <w:rStyle w:val="CommentReference"/>
                <w:i/>
              </w:rPr>
            </w:pPr>
            <w:r w:rsidRPr="00263417">
              <w:rPr>
                <w:rStyle w:val="CommentReference"/>
                <w:rFonts w:hint="eastAsia"/>
              </w:rPr>
              <w:t>初始化连接池，设置参数。</w:t>
            </w:r>
            <w:r w:rsidRPr="00263417">
              <w:rPr>
                <w:rStyle w:val="CommentReference"/>
                <w:rFonts w:hint="eastAsia"/>
              </w:rPr>
              <w:t xml:space="preserve"> </w:t>
            </w:r>
            <w:r w:rsidRPr="00263417">
              <w:rPr>
                <w:rStyle w:val="CommentReference"/>
                <w:rFonts w:hint="eastAsia"/>
              </w:rPr>
              <w:t>读</w:t>
            </w:r>
            <w:r w:rsidRPr="00263417">
              <w:rPr>
                <w:rStyle w:val="CommentReference"/>
                <w:rFonts w:hint="eastAsia"/>
              </w:rPr>
              <w:t>zookeeper</w:t>
            </w:r>
          </w:p>
        </w:tc>
      </w:tr>
      <w:tr w:rsidR="00DD6799" w:rsidRPr="00076C89" w14:paraId="1CA1CD55" w14:textId="77777777" w:rsidTr="001F618B">
        <w:tc>
          <w:tcPr>
            <w:tcW w:w="695" w:type="dxa"/>
          </w:tcPr>
          <w:p w14:paraId="221AE107" w14:textId="77777777" w:rsidR="00DD6799" w:rsidRPr="00076C89" w:rsidRDefault="00DD6799" w:rsidP="001F618B">
            <w:pPr>
              <w:rPr>
                <w:rStyle w:val="CommentReference"/>
                <w:i/>
              </w:rPr>
            </w:pPr>
            <w:r>
              <w:rPr>
                <w:rStyle w:val="CommentReference"/>
                <w:rFonts w:hint="eastAsia"/>
              </w:rPr>
              <w:t>4</w:t>
            </w:r>
          </w:p>
        </w:tc>
        <w:tc>
          <w:tcPr>
            <w:tcW w:w="3845" w:type="dxa"/>
          </w:tcPr>
          <w:p w14:paraId="7C37839C" w14:textId="77777777" w:rsidR="00DD6799" w:rsidRPr="00076C89" w:rsidRDefault="00DD6799" w:rsidP="001F618B">
            <w:pPr>
              <w:rPr>
                <w:rStyle w:val="CommentReference"/>
                <w:i/>
              </w:rPr>
            </w:pPr>
            <w:r w:rsidRPr="00950455">
              <w:rPr>
                <w:rFonts w:ascii="Consolas" w:hAnsi="Consolas" w:cs="Consolas"/>
                <w:color w:val="000000"/>
                <w:kern w:val="0"/>
                <w:sz w:val="22"/>
                <w:szCs w:val="22"/>
              </w:rPr>
              <w:t>getMongoDataBase</w:t>
            </w:r>
          </w:p>
        </w:tc>
        <w:tc>
          <w:tcPr>
            <w:tcW w:w="4280" w:type="dxa"/>
          </w:tcPr>
          <w:p w14:paraId="78C0EF1B" w14:textId="77777777" w:rsidR="00DD6799" w:rsidRPr="00076C89" w:rsidRDefault="00DD6799" w:rsidP="001F618B">
            <w:pPr>
              <w:rPr>
                <w:rStyle w:val="CommentReference"/>
                <w:i/>
              </w:rPr>
            </w:pPr>
            <w:r>
              <w:rPr>
                <w:rStyle w:val="CommentReference"/>
                <w:rFonts w:hint="eastAsia"/>
              </w:rPr>
              <w:t>获取</w:t>
            </w:r>
            <w:r>
              <w:rPr>
                <w:rStyle w:val="CommentReference"/>
                <w:rFonts w:hint="eastAsia"/>
              </w:rPr>
              <w:t>DB</w:t>
            </w:r>
            <w:r>
              <w:rPr>
                <w:rStyle w:val="CommentReference"/>
                <w:rFonts w:hint="eastAsia"/>
              </w:rPr>
              <w:t>实例</w:t>
            </w:r>
          </w:p>
        </w:tc>
      </w:tr>
      <w:tr w:rsidR="00DD6799" w:rsidRPr="00076C89" w14:paraId="321B5A45" w14:textId="77777777" w:rsidTr="001F618B">
        <w:tc>
          <w:tcPr>
            <w:tcW w:w="695" w:type="dxa"/>
          </w:tcPr>
          <w:p w14:paraId="064EE65D" w14:textId="77777777" w:rsidR="00DD6799" w:rsidRPr="00076C89" w:rsidRDefault="00DD6799" w:rsidP="001F618B">
            <w:pPr>
              <w:rPr>
                <w:rStyle w:val="CommentReference"/>
                <w:i/>
              </w:rPr>
            </w:pPr>
            <w:r>
              <w:rPr>
                <w:rStyle w:val="CommentReference"/>
                <w:rFonts w:hint="eastAsia"/>
              </w:rPr>
              <w:t>5</w:t>
            </w:r>
          </w:p>
        </w:tc>
        <w:tc>
          <w:tcPr>
            <w:tcW w:w="3845" w:type="dxa"/>
          </w:tcPr>
          <w:p w14:paraId="1BE81EE8" w14:textId="77777777" w:rsidR="00DD6799" w:rsidRDefault="00DD6799" w:rsidP="001F618B">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getCollection</w:t>
            </w:r>
          </w:p>
        </w:tc>
        <w:tc>
          <w:tcPr>
            <w:tcW w:w="4280" w:type="dxa"/>
          </w:tcPr>
          <w:p w14:paraId="32F668B3" w14:textId="77777777" w:rsidR="00DD6799" w:rsidRDefault="00DD6799" w:rsidP="001F618B">
            <w:pPr>
              <w:rPr>
                <w:rStyle w:val="CommentReference"/>
                <w:i/>
              </w:rPr>
            </w:pPr>
            <w:r>
              <w:rPr>
                <w:rStyle w:val="CommentReference"/>
                <w:rFonts w:hint="eastAsia"/>
              </w:rPr>
              <w:t>获取</w:t>
            </w:r>
            <w:r>
              <w:rPr>
                <w:rStyle w:val="CommentReference"/>
                <w:rFonts w:hint="eastAsia"/>
              </w:rPr>
              <w:t>MongoDB</w:t>
            </w:r>
            <w:r>
              <w:rPr>
                <w:rStyle w:val="CommentReference"/>
                <w:rFonts w:hint="eastAsia"/>
              </w:rPr>
              <w:t>的集合</w:t>
            </w:r>
          </w:p>
        </w:tc>
      </w:tr>
      <w:tr w:rsidR="00DD6799" w:rsidRPr="00076C89" w14:paraId="3E7961F2" w14:textId="77777777" w:rsidTr="001F618B">
        <w:tc>
          <w:tcPr>
            <w:tcW w:w="695" w:type="dxa"/>
          </w:tcPr>
          <w:p w14:paraId="5E62C83B" w14:textId="77777777" w:rsidR="00DD6799" w:rsidRDefault="00DD6799" w:rsidP="001F618B">
            <w:pPr>
              <w:rPr>
                <w:rStyle w:val="CommentReference"/>
                <w:i/>
              </w:rPr>
            </w:pPr>
            <w:r>
              <w:rPr>
                <w:rStyle w:val="CommentReference"/>
                <w:rFonts w:hint="eastAsia"/>
              </w:rPr>
              <w:t>6</w:t>
            </w:r>
          </w:p>
        </w:tc>
        <w:tc>
          <w:tcPr>
            <w:tcW w:w="3845" w:type="dxa"/>
          </w:tcPr>
          <w:p w14:paraId="0EA85DFF" w14:textId="77777777" w:rsidR="00DD6799" w:rsidRPr="002D7BDD"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releaseRs</w:t>
            </w:r>
          </w:p>
        </w:tc>
        <w:tc>
          <w:tcPr>
            <w:tcW w:w="4280" w:type="dxa"/>
          </w:tcPr>
          <w:p w14:paraId="6C2ABBF4" w14:textId="77777777" w:rsidR="00DD6799" w:rsidRPr="002D7BDD" w:rsidRDefault="00DD6799" w:rsidP="001F618B">
            <w:pPr>
              <w:rPr>
                <w:rStyle w:val="CommentReference"/>
                <w:i/>
              </w:rPr>
            </w:pPr>
            <w:r>
              <w:rPr>
                <w:rStyle w:val="CommentReference"/>
                <w:rFonts w:hint="eastAsia"/>
              </w:rPr>
              <w:t>释放资源</w:t>
            </w:r>
          </w:p>
        </w:tc>
      </w:tr>
    </w:tbl>
    <w:p w14:paraId="51AF66BE" w14:textId="77777777" w:rsidR="00DD6799" w:rsidRPr="00557EE7" w:rsidRDefault="00DD6799" w:rsidP="00DD6799"/>
    <w:p w14:paraId="51055B18" w14:textId="77777777" w:rsidR="00DD6799" w:rsidRDefault="00DD6799" w:rsidP="001E22D4">
      <w:pPr>
        <w:pStyle w:val="Heading3"/>
      </w:pPr>
      <w:r>
        <w:t>TBaseDao</w:t>
      </w:r>
      <w:r>
        <w:rPr>
          <w:rFonts w:hint="eastAsia"/>
        </w:rPr>
        <w:t>类概述</w:t>
      </w:r>
    </w:p>
    <w:p w14:paraId="558479EA" w14:textId="77777777" w:rsidR="00DD6799" w:rsidRPr="001E22D4" w:rsidRDefault="00DD6799" w:rsidP="001E22D4">
      <w:pPr>
        <w:pStyle w:val="a"/>
        <w:spacing w:line="400" w:lineRule="exact"/>
        <w:ind w:firstLine="480"/>
        <w:jc w:val="left"/>
        <w:rPr>
          <w:rFonts w:ascii="SimSun" w:hAnsi="SimSun"/>
          <w:sz w:val="24"/>
        </w:rPr>
      </w:pPr>
      <w:r w:rsidRPr="001E22D4">
        <w:rPr>
          <w:rFonts w:ascii="SimSun" w:hAnsi="SimSun" w:hint="eastAsia"/>
          <w:sz w:val="24"/>
        </w:rPr>
        <w:t>MongoDB某集合数据的操作类，封装了数据的增，删，改，查操作。</w:t>
      </w:r>
    </w:p>
    <w:p w14:paraId="5645E9D0" w14:textId="77777777" w:rsidR="00DD6799" w:rsidRPr="001E22D4" w:rsidRDefault="00DD6799" w:rsidP="001E22D4">
      <w:pPr>
        <w:pStyle w:val="a"/>
        <w:spacing w:line="400" w:lineRule="exact"/>
        <w:ind w:firstLine="480"/>
        <w:jc w:val="left"/>
        <w:rPr>
          <w:rFonts w:ascii="SimSun" w:hAnsi="SimSun"/>
          <w:sz w:val="24"/>
        </w:rPr>
      </w:pPr>
      <w:r w:rsidRPr="001E22D4">
        <w:rPr>
          <w:rFonts w:ascii="SimSun" w:hAnsi="SimSun" w:hint="eastAsia"/>
          <w:sz w:val="24"/>
        </w:rPr>
        <w:t>类功能定义</w:t>
      </w:r>
    </w:p>
    <w:p w14:paraId="5327A84D" w14:textId="77777777" w:rsidR="00DD6799" w:rsidRDefault="00DD6799" w:rsidP="00DD6799">
      <w:pPr>
        <w:rPr>
          <w:rStyle w:val="CommentReference"/>
        </w:rPr>
      </w:pPr>
      <w:r>
        <w:rPr>
          <w:rStyle w:val="CommentReference"/>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DD6799" w:rsidRPr="00076C89" w14:paraId="680E4F74" w14:textId="77777777" w:rsidTr="001F618B">
        <w:tc>
          <w:tcPr>
            <w:tcW w:w="760" w:type="dxa"/>
            <w:shd w:val="clear" w:color="auto" w:fill="CCCCCC"/>
          </w:tcPr>
          <w:p w14:paraId="337086B6" w14:textId="77777777" w:rsidR="00DD6799" w:rsidRPr="00076C89" w:rsidRDefault="00DD6799" w:rsidP="001F618B">
            <w:pPr>
              <w:jc w:val="center"/>
              <w:rPr>
                <w:rStyle w:val="CommentReference"/>
                <w:b/>
                <w:i/>
              </w:rPr>
            </w:pPr>
            <w:r w:rsidRPr="00076C89">
              <w:rPr>
                <w:rStyle w:val="CommentReference"/>
                <w:rFonts w:hint="eastAsia"/>
              </w:rPr>
              <w:t>序号</w:t>
            </w:r>
          </w:p>
        </w:tc>
        <w:tc>
          <w:tcPr>
            <w:tcW w:w="2999" w:type="dxa"/>
            <w:shd w:val="clear" w:color="auto" w:fill="CCCCCC"/>
          </w:tcPr>
          <w:p w14:paraId="7EECCDCE" w14:textId="77777777" w:rsidR="00DD6799" w:rsidRPr="00076C89" w:rsidRDefault="00DD6799" w:rsidP="001F618B">
            <w:pPr>
              <w:jc w:val="center"/>
              <w:rPr>
                <w:rStyle w:val="CommentReference"/>
                <w:b/>
                <w:i/>
              </w:rPr>
            </w:pPr>
            <w:r w:rsidRPr="00076C89">
              <w:rPr>
                <w:rStyle w:val="CommentReference"/>
                <w:rFonts w:hint="eastAsia"/>
              </w:rPr>
              <w:t>功能点</w:t>
            </w:r>
          </w:p>
        </w:tc>
        <w:tc>
          <w:tcPr>
            <w:tcW w:w="5061" w:type="dxa"/>
            <w:shd w:val="clear" w:color="auto" w:fill="CCCCCC"/>
          </w:tcPr>
          <w:p w14:paraId="5DA041EF" w14:textId="77777777" w:rsidR="00DD6799" w:rsidRPr="00076C89" w:rsidRDefault="00DD6799" w:rsidP="001F618B">
            <w:pPr>
              <w:jc w:val="center"/>
              <w:rPr>
                <w:rStyle w:val="CommentReference"/>
                <w:b/>
                <w:i/>
              </w:rPr>
            </w:pPr>
            <w:r w:rsidRPr="00076C89">
              <w:rPr>
                <w:rStyle w:val="CommentReference"/>
                <w:rFonts w:hint="eastAsia"/>
              </w:rPr>
              <w:t>功能点详细内容</w:t>
            </w:r>
          </w:p>
        </w:tc>
      </w:tr>
      <w:tr w:rsidR="00DD6799" w:rsidRPr="00076C89" w14:paraId="3E69B4DD" w14:textId="77777777" w:rsidTr="001F618B">
        <w:tc>
          <w:tcPr>
            <w:tcW w:w="760" w:type="dxa"/>
          </w:tcPr>
          <w:p w14:paraId="080B08FC" w14:textId="77777777" w:rsidR="00DD6799" w:rsidRPr="00076C89" w:rsidRDefault="00DD6799" w:rsidP="001F618B">
            <w:pPr>
              <w:rPr>
                <w:rStyle w:val="CommentReference"/>
                <w:i/>
              </w:rPr>
            </w:pPr>
            <w:r w:rsidRPr="00076C89">
              <w:rPr>
                <w:rStyle w:val="CommentReference"/>
                <w:rFonts w:hint="eastAsia"/>
              </w:rPr>
              <w:t>1</w:t>
            </w:r>
          </w:p>
        </w:tc>
        <w:tc>
          <w:tcPr>
            <w:tcW w:w="2999" w:type="dxa"/>
          </w:tcPr>
          <w:p w14:paraId="2A6457FB" w14:textId="77777777" w:rsidR="00DD6799" w:rsidRPr="00076C89" w:rsidRDefault="00DD6799" w:rsidP="001F618B">
            <w:pPr>
              <w:rPr>
                <w:rStyle w:val="CommentReference"/>
                <w:i/>
              </w:rPr>
            </w:pPr>
            <w:r w:rsidRPr="00950455">
              <w:rPr>
                <w:rFonts w:ascii="Consolas" w:hAnsi="Consolas" w:cs="Consolas"/>
                <w:color w:val="000000"/>
                <w:kern w:val="0"/>
                <w:sz w:val="22"/>
                <w:szCs w:val="22"/>
                <w:u w:val="single"/>
              </w:rPr>
              <w:t>getInstance</w:t>
            </w:r>
          </w:p>
        </w:tc>
        <w:tc>
          <w:tcPr>
            <w:tcW w:w="5061" w:type="dxa"/>
          </w:tcPr>
          <w:p w14:paraId="66900702" w14:textId="77777777" w:rsidR="00DD6799" w:rsidRPr="00076C89" w:rsidRDefault="00DD6799" w:rsidP="001F618B">
            <w:pPr>
              <w:rPr>
                <w:rStyle w:val="CommentReference"/>
                <w:i/>
              </w:rPr>
            </w:pPr>
            <w:r w:rsidRPr="003B358C">
              <w:rPr>
                <w:rStyle w:val="CommentReference"/>
                <w:rFonts w:hint="eastAsia"/>
              </w:rPr>
              <w:t>获取</w:t>
            </w:r>
            <w:r>
              <w:rPr>
                <w:rStyle w:val="CommentReference"/>
                <w:rFonts w:hint="eastAsia"/>
              </w:rPr>
              <w:t>一个</w:t>
            </w:r>
            <w:r>
              <w:rPr>
                <w:rStyle w:val="CommentReference"/>
                <w:rFonts w:hint="eastAsia"/>
              </w:rPr>
              <w:t>TBaseDao</w:t>
            </w:r>
            <w:r>
              <w:rPr>
                <w:rStyle w:val="CommentReference"/>
                <w:rFonts w:hint="eastAsia"/>
              </w:rPr>
              <w:t>的实例</w:t>
            </w:r>
          </w:p>
        </w:tc>
      </w:tr>
      <w:tr w:rsidR="00DD6799" w:rsidRPr="00076C89" w14:paraId="5157812F" w14:textId="77777777" w:rsidTr="001F618B">
        <w:tc>
          <w:tcPr>
            <w:tcW w:w="760" w:type="dxa"/>
          </w:tcPr>
          <w:p w14:paraId="784C53A7" w14:textId="77777777" w:rsidR="00DD6799" w:rsidRPr="00076C89" w:rsidRDefault="00DD6799" w:rsidP="001F618B">
            <w:pPr>
              <w:rPr>
                <w:rStyle w:val="CommentReference"/>
                <w:i/>
              </w:rPr>
            </w:pPr>
            <w:r w:rsidRPr="00076C89">
              <w:rPr>
                <w:rStyle w:val="CommentReference"/>
                <w:rFonts w:hint="eastAsia"/>
              </w:rPr>
              <w:t>2</w:t>
            </w:r>
          </w:p>
        </w:tc>
        <w:tc>
          <w:tcPr>
            <w:tcW w:w="2999" w:type="dxa"/>
          </w:tcPr>
          <w:p w14:paraId="233237EA" w14:textId="77777777" w:rsidR="00DD6799" w:rsidRPr="00076C89" w:rsidRDefault="00DD6799" w:rsidP="001F618B">
            <w:pPr>
              <w:rPr>
                <w:rStyle w:val="CommentReference"/>
                <w:i/>
              </w:rPr>
            </w:pPr>
            <w:r w:rsidRPr="00950455">
              <w:rPr>
                <w:rFonts w:ascii="Consolas" w:hAnsi="Consolas" w:cs="Consolas"/>
                <w:color w:val="000000"/>
                <w:kern w:val="0"/>
                <w:sz w:val="22"/>
                <w:szCs w:val="22"/>
              </w:rPr>
              <w:t>findByParams</w:t>
            </w:r>
          </w:p>
        </w:tc>
        <w:tc>
          <w:tcPr>
            <w:tcW w:w="5061" w:type="dxa"/>
          </w:tcPr>
          <w:p w14:paraId="5897C46D" w14:textId="77777777" w:rsidR="00DD6799" w:rsidRPr="00076C89" w:rsidRDefault="00DD6799" w:rsidP="001F618B">
            <w:pPr>
              <w:rPr>
                <w:rStyle w:val="CommentReference"/>
                <w:i/>
              </w:rPr>
            </w:pPr>
            <w:r>
              <w:rPr>
                <w:rStyle w:val="CommentReference"/>
                <w:rFonts w:hint="eastAsia"/>
              </w:rPr>
              <w:t>简单的条件查找</w:t>
            </w:r>
          </w:p>
        </w:tc>
      </w:tr>
      <w:tr w:rsidR="00DD6799" w:rsidRPr="00076C89" w14:paraId="1F1C8AA1" w14:textId="77777777" w:rsidTr="001F618B">
        <w:tc>
          <w:tcPr>
            <w:tcW w:w="760" w:type="dxa"/>
          </w:tcPr>
          <w:p w14:paraId="2503BE05" w14:textId="77777777" w:rsidR="00DD6799" w:rsidRPr="00076C89" w:rsidRDefault="00DD6799" w:rsidP="001F618B">
            <w:pPr>
              <w:rPr>
                <w:rStyle w:val="CommentReference"/>
                <w:i/>
              </w:rPr>
            </w:pPr>
            <w:r w:rsidRPr="00076C89">
              <w:rPr>
                <w:rStyle w:val="CommentReference"/>
                <w:rFonts w:hint="eastAsia"/>
              </w:rPr>
              <w:t>3</w:t>
            </w:r>
          </w:p>
        </w:tc>
        <w:tc>
          <w:tcPr>
            <w:tcW w:w="2999" w:type="dxa"/>
          </w:tcPr>
          <w:p w14:paraId="1B9D8668" w14:textId="77777777" w:rsidR="00DD6799" w:rsidRPr="00076C89" w:rsidRDefault="00DD6799" w:rsidP="001F618B">
            <w:pPr>
              <w:rPr>
                <w:rStyle w:val="CommentReference"/>
                <w:i/>
              </w:rPr>
            </w:pPr>
            <w:r w:rsidRPr="00950455">
              <w:rPr>
                <w:rFonts w:ascii="Consolas" w:hAnsi="Consolas" w:cs="Consolas"/>
                <w:color w:val="000000"/>
                <w:kern w:val="0"/>
                <w:sz w:val="22"/>
                <w:szCs w:val="22"/>
              </w:rPr>
              <w:t>findByParamsDBObject</w:t>
            </w:r>
          </w:p>
        </w:tc>
        <w:tc>
          <w:tcPr>
            <w:tcW w:w="5061" w:type="dxa"/>
          </w:tcPr>
          <w:p w14:paraId="053A0D4A" w14:textId="77777777" w:rsidR="00DD6799" w:rsidRPr="00076C89" w:rsidRDefault="00DD6799" w:rsidP="001F618B">
            <w:pPr>
              <w:rPr>
                <w:rStyle w:val="CommentReference"/>
                <w:i/>
              </w:rPr>
            </w:pPr>
            <w:r>
              <w:rPr>
                <w:rStyle w:val="CommentReference"/>
                <w:rFonts w:hint="eastAsia"/>
              </w:rPr>
              <w:t>复杂的条件查找</w:t>
            </w:r>
          </w:p>
        </w:tc>
      </w:tr>
      <w:tr w:rsidR="00DD6799" w:rsidRPr="00076C89" w14:paraId="3BE72B9A" w14:textId="77777777" w:rsidTr="001F618B">
        <w:tc>
          <w:tcPr>
            <w:tcW w:w="760" w:type="dxa"/>
          </w:tcPr>
          <w:p w14:paraId="24FF058D" w14:textId="77777777" w:rsidR="00DD6799" w:rsidRPr="00076C89" w:rsidRDefault="00DD6799" w:rsidP="001F618B">
            <w:pPr>
              <w:rPr>
                <w:rStyle w:val="CommentReference"/>
                <w:i/>
              </w:rPr>
            </w:pPr>
            <w:r>
              <w:rPr>
                <w:rStyle w:val="CommentReference"/>
                <w:rFonts w:hint="eastAsia"/>
              </w:rPr>
              <w:t>4</w:t>
            </w:r>
          </w:p>
        </w:tc>
        <w:tc>
          <w:tcPr>
            <w:tcW w:w="2999" w:type="dxa"/>
          </w:tcPr>
          <w:p w14:paraId="6684BB80" w14:textId="77777777" w:rsidR="00DD6799" w:rsidRPr="00076C89" w:rsidRDefault="00DD6799" w:rsidP="001F618B">
            <w:pPr>
              <w:rPr>
                <w:rStyle w:val="CommentReference"/>
                <w:i/>
              </w:rPr>
            </w:pPr>
            <w:r w:rsidRPr="00950455">
              <w:rPr>
                <w:rFonts w:ascii="Consolas" w:hAnsi="Consolas" w:cs="Consolas"/>
                <w:color w:val="000000"/>
                <w:kern w:val="0"/>
                <w:sz w:val="22"/>
                <w:szCs w:val="22"/>
              </w:rPr>
              <w:t>findByParamsDBObject2</w:t>
            </w:r>
          </w:p>
        </w:tc>
        <w:tc>
          <w:tcPr>
            <w:tcW w:w="5061" w:type="dxa"/>
          </w:tcPr>
          <w:p w14:paraId="0D1A1012" w14:textId="77777777" w:rsidR="00DD6799" w:rsidRPr="00076C89" w:rsidRDefault="00DD6799" w:rsidP="001F618B">
            <w:pPr>
              <w:rPr>
                <w:rStyle w:val="CommentReference"/>
                <w:i/>
              </w:rPr>
            </w:pPr>
            <w:r>
              <w:rPr>
                <w:rStyle w:val="CommentReference"/>
                <w:rFonts w:hint="eastAsia"/>
              </w:rPr>
              <w:t>复杂的条件查找（返回</w:t>
            </w:r>
            <w:r>
              <w:rPr>
                <w:rStyle w:val="CommentReference"/>
                <w:rFonts w:hint="eastAsia"/>
              </w:rPr>
              <w:t>MongoDB</w:t>
            </w:r>
            <w:r>
              <w:rPr>
                <w:rStyle w:val="CommentReference"/>
                <w:rFonts w:hint="eastAsia"/>
              </w:rPr>
              <w:t>原生对象）</w:t>
            </w:r>
          </w:p>
        </w:tc>
      </w:tr>
      <w:tr w:rsidR="00DD6799" w:rsidRPr="00076C89" w14:paraId="17FE13AD" w14:textId="77777777" w:rsidTr="001F618B">
        <w:tc>
          <w:tcPr>
            <w:tcW w:w="760" w:type="dxa"/>
          </w:tcPr>
          <w:p w14:paraId="2E807B1A" w14:textId="77777777" w:rsidR="00DD6799" w:rsidRPr="00076C89" w:rsidRDefault="00DD6799" w:rsidP="001F618B">
            <w:pPr>
              <w:rPr>
                <w:rStyle w:val="CommentReference"/>
                <w:i/>
              </w:rPr>
            </w:pPr>
            <w:r>
              <w:rPr>
                <w:rStyle w:val="CommentReference"/>
                <w:rFonts w:hint="eastAsia"/>
              </w:rPr>
              <w:t>5</w:t>
            </w:r>
          </w:p>
        </w:tc>
        <w:tc>
          <w:tcPr>
            <w:tcW w:w="2999" w:type="dxa"/>
          </w:tcPr>
          <w:p w14:paraId="11FF6B37" w14:textId="77777777" w:rsidR="00DD6799" w:rsidRDefault="00DD6799" w:rsidP="001F618B">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findByParamsDBObjectWithOrderLimit</w:t>
            </w:r>
          </w:p>
        </w:tc>
        <w:tc>
          <w:tcPr>
            <w:tcW w:w="5061" w:type="dxa"/>
          </w:tcPr>
          <w:p w14:paraId="0EC0DD7F" w14:textId="77777777" w:rsidR="00DD6799" w:rsidRDefault="00DD6799" w:rsidP="001F618B">
            <w:pPr>
              <w:rPr>
                <w:rStyle w:val="CommentReference"/>
                <w:i/>
              </w:rPr>
            </w:pPr>
            <w:r w:rsidRPr="00950455">
              <w:rPr>
                <w:rStyle w:val="CommentReference"/>
                <w:rFonts w:hint="eastAsia"/>
              </w:rPr>
              <w:t>复杂条件查找</w:t>
            </w:r>
            <w:r w:rsidRPr="00950455">
              <w:rPr>
                <w:rStyle w:val="CommentReference"/>
                <w:rFonts w:hint="eastAsia"/>
              </w:rPr>
              <w:t>,</w:t>
            </w:r>
            <w:r w:rsidRPr="00950455">
              <w:rPr>
                <w:rStyle w:val="CommentReference"/>
                <w:rFonts w:hint="eastAsia"/>
              </w:rPr>
              <w:t>增加</w:t>
            </w:r>
            <w:r w:rsidRPr="00950455">
              <w:rPr>
                <w:rStyle w:val="CommentReference"/>
                <w:rFonts w:hint="eastAsia"/>
              </w:rPr>
              <w:t>limit</w:t>
            </w:r>
            <w:r w:rsidRPr="00950455">
              <w:rPr>
                <w:rStyle w:val="CommentReference"/>
                <w:rFonts w:hint="eastAsia"/>
              </w:rPr>
              <w:t>和</w:t>
            </w:r>
            <w:r w:rsidRPr="00950455">
              <w:rPr>
                <w:rStyle w:val="CommentReference"/>
                <w:rFonts w:hint="eastAsia"/>
              </w:rPr>
              <w:t>sort</w:t>
            </w:r>
          </w:p>
        </w:tc>
      </w:tr>
      <w:tr w:rsidR="00DD6799" w:rsidRPr="00076C89" w14:paraId="38FA570B" w14:textId="77777777" w:rsidTr="001F618B">
        <w:tc>
          <w:tcPr>
            <w:tcW w:w="760" w:type="dxa"/>
          </w:tcPr>
          <w:p w14:paraId="094592B7" w14:textId="77777777" w:rsidR="00DD6799" w:rsidRDefault="00DD6799" w:rsidP="001F618B">
            <w:pPr>
              <w:rPr>
                <w:rStyle w:val="CommentReference"/>
                <w:i/>
              </w:rPr>
            </w:pPr>
            <w:r>
              <w:rPr>
                <w:rStyle w:val="CommentReference"/>
                <w:rFonts w:hint="eastAsia"/>
              </w:rPr>
              <w:t>6</w:t>
            </w:r>
          </w:p>
        </w:tc>
        <w:tc>
          <w:tcPr>
            <w:tcW w:w="2999" w:type="dxa"/>
          </w:tcPr>
          <w:p w14:paraId="4D1A392B" w14:textId="77777777" w:rsidR="00DD6799" w:rsidRPr="002D7BDD"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findByParamsDBObjectWithOrderLimit</w:t>
            </w:r>
          </w:p>
        </w:tc>
        <w:tc>
          <w:tcPr>
            <w:tcW w:w="5061" w:type="dxa"/>
          </w:tcPr>
          <w:p w14:paraId="020FF36D" w14:textId="77777777" w:rsidR="00DD6799" w:rsidRPr="002D7BDD" w:rsidRDefault="00DD6799" w:rsidP="001F618B">
            <w:pPr>
              <w:rPr>
                <w:rStyle w:val="CommentReference"/>
                <w:i/>
              </w:rPr>
            </w:pPr>
            <w:r w:rsidRPr="00950455">
              <w:rPr>
                <w:rStyle w:val="CommentReference"/>
                <w:rFonts w:hint="eastAsia"/>
              </w:rPr>
              <w:t>复杂条件查找</w:t>
            </w:r>
            <w:r w:rsidRPr="00950455">
              <w:rPr>
                <w:rStyle w:val="CommentReference"/>
                <w:rFonts w:hint="eastAsia"/>
              </w:rPr>
              <w:t>,</w:t>
            </w:r>
            <w:r w:rsidRPr="00950455">
              <w:rPr>
                <w:rStyle w:val="CommentReference"/>
                <w:rFonts w:hint="eastAsia"/>
              </w:rPr>
              <w:t>支持</w:t>
            </w:r>
            <w:r w:rsidRPr="00950455">
              <w:rPr>
                <w:rStyle w:val="CommentReference"/>
                <w:rFonts w:hint="eastAsia"/>
              </w:rPr>
              <w:t>limit skip</w:t>
            </w:r>
            <w:r w:rsidRPr="00950455">
              <w:rPr>
                <w:rStyle w:val="CommentReference"/>
                <w:rFonts w:hint="eastAsia"/>
              </w:rPr>
              <w:t>和</w:t>
            </w:r>
            <w:r w:rsidRPr="00950455">
              <w:rPr>
                <w:rStyle w:val="CommentReference"/>
                <w:rFonts w:hint="eastAsia"/>
              </w:rPr>
              <w:t>sort</w:t>
            </w:r>
          </w:p>
        </w:tc>
      </w:tr>
      <w:tr w:rsidR="00DD6799" w:rsidRPr="00076C89" w14:paraId="55A96CD4" w14:textId="77777777" w:rsidTr="001F618B">
        <w:tc>
          <w:tcPr>
            <w:tcW w:w="760" w:type="dxa"/>
          </w:tcPr>
          <w:p w14:paraId="76EA0E8C" w14:textId="77777777" w:rsidR="00DD6799" w:rsidRPr="00076C89" w:rsidRDefault="00DD6799" w:rsidP="001F618B">
            <w:pPr>
              <w:rPr>
                <w:rStyle w:val="CommentReference"/>
                <w:i/>
              </w:rPr>
            </w:pPr>
            <w:r>
              <w:rPr>
                <w:rStyle w:val="CommentReference"/>
                <w:rFonts w:hint="eastAsia"/>
              </w:rPr>
              <w:t>7</w:t>
            </w:r>
          </w:p>
        </w:tc>
        <w:tc>
          <w:tcPr>
            <w:tcW w:w="2999" w:type="dxa"/>
          </w:tcPr>
          <w:p w14:paraId="0C3D01A1" w14:textId="77777777" w:rsidR="00DD6799" w:rsidRDefault="00DD6799" w:rsidP="001F618B">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findOne</w:t>
            </w:r>
          </w:p>
        </w:tc>
        <w:tc>
          <w:tcPr>
            <w:tcW w:w="5061" w:type="dxa"/>
          </w:tcPr>
          <w:p w14:paraId="1B743F34" w14:textId="77777777" w:rsidR="00DD6799" w:rsidRDefault="00DD6799" w:rsidP="001F618B">
            <w:pPr>
              <w:rPr>
                <w:rStyle w:val="CommentReference"/>
                <w:i/>
              </w:rPr>
            </w:pPr>
            <w:r w:rsidRPr="00950455">
              <w:rPr>
                <w:rStyle w:val="CommentReference"/>
                <w:rFonts w:hint="eastAsia"/>
              </w:rPr>
              <w:t>条件查找唯一记录</w:t>
            </w:r>
          </w:p>
        </w:tc>
      </w:tr>
      <w:tr w:rsidR="00DD6799" w:rsidRPr="00076C89" w14:paraId="56AA55E5" w14:textId="77777777" w:rsidTr="001F618B">
        <w:tc>
          <w:tcPr>
            <w:tcW w:w="760" w:type="dxa"/>
          </w:tcPr>
          <w:p w14:paraId="5FC0F108" w14:textId="77777777" w:rsidR="00DD6799" w:rsidRPr="00076C89" w:rsidRDefault="00DD6799" w:rsidP="001F618B">
            <w:pPr>
              <w:rPr>
                <w:rStyle w:val="CommentReference"/>
                <w:i/>
              </w:rPr>
            </w:pPr>
            <w:r>
              <w:rPr>
                <w:rStyle w:val="CommentReference"/>
                <w:rFonts w:hint="eastAsia"/>
              </w:rPr>
              <w:t>8</w:t>
            </w:r>
          </w:p>
        </w:tc>
        <w:tc>
          <w:tcPr>
            <w:tcW w:w="2999" w:type="dxa"/>
          </w:tcPr>
          <w:p w14:paraId="07EBAEF4" w14:textId="77777777" w:rsidR="00DD6799" w:rsidRDefault="00DD6799" w:rsidP="001F618B">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u w:val="single"/>
              </w:rPr>
              <w:t>findOne2</w:t>
            </w:r>
          </w:p>
        </w:tc>
        <w:tc>
          <w:tcPr>
            <w:tcW w:w="5061" w:type="dxa"/>
          </w:tcPr>
          <w:p w14:paraId="77A38175" w14:textId="77777777" w:rsidR="00DD6799" w:rsidRDefault="00DD6799" w:rsidP="001F618B">
            <w:pPr>
              <w:rPr>
                <w:rStyle w:val="CommentReference"/>
                <w:i/>
              </w:rPr>
            </w:pPr>
            <w:r w:rsidRPr="00950455">
              <w:rPr>
                <w:rStyle w:val="CommentReference"/>
                <w:rFonts w:hint="eastAsia"/>
              </w:rPr>
              <w:t>条件查找唯一记录</w:t>
            </w:r>
          </w:p>
        </w:tc>
      </w:tr>
      <w:tr w:rsidR="00DD6799" w:rsidRPr="00076C89" w14:paraId="02EBA79D" w14:textId="77777777" w:rsidTr="001F618B">
        <w:tc>
          <w:tcPr>
            <w:tcW w:w="760" w:type="dxa"/>
          </w:tcPr>
          <w:p w14:paraId="5FAE1DB6" w14:textId="77777777" w:rsidR="00DD6799" w:rsidRPr="00076C89" w:rsidRDefault="00DD6799" w:rsidP="001F618B">
            <w:pPr>
              <w:rPr>
                <w:rStyle w:val="CommentReference"/>
                <w:i/>
              </w:rPr>
            </w:pPr>
            <w:r>
              <w:rPr>
                <w:rStyle w:val="CommentReference"/>
                <w:rFonts w:hint="eastAsia"/>
              </w:rPr>
              <w:t>9</w:t>
            </w:r>
          </w:p>
        </w:tc>
        <w:tc>
          <w:tcPr>
            <w:tcW w:w="2999" w:type="dxa"/>
          </w:tcPr>
          <w:p w14:paraId="35B6C20F" w14:textId="77777777" w:rsidR="00DD6799" w:rsidRDefault="00DD6799" w:rsidP="001F618B">
            <w:pPr>
              <w:rPr>
                <w:rFonts w:ascii="Consolas" w:hAnsi="Consolas" w:cs="Consolas"/>
                <w:color w:val="000000"/>
                <w:kern w:val="0"/>
                <w:sz w:val="22"/>
                <w:szCs w:val="22"/>
                <w:highlight w:val="lightGray"/>
                <w:u w:val="single"/>
              </w:rPr>
            </w:pPr>
            <w:r w:rsidRPr="00950455">
              <w:rPr>
                <w:rFonts w:ascii="Consolas" w:hAnsi="Consolas" w:cs="Consolas"/>
                <w:color w:val="000000"/>
                <w:kern w:val="0"/>
                <w:sz w:val="22"/>
                <w:szCs w:val="22"/>
              </w:rPr>
              <w:t>findOneById</w:t>
            </w:r>
          </w:p>
        </w:tc>
        <w:tc>
          <w:tcPr>
            <w:tcW w:w="5061" w:type="dxa"/>
          </w:tcPr>
          <w:p w14:paraId="3F3F855A" w14:textId="77777777" w:rsidR="00DD6799" w:rsidRDefault="00DD6799" w:rsidP="001F618B">
            <w:pPr>
              <w:rPr>
                <w:rStyle w:val="CommentReference"/>
                <w:i/>
              </w:rPr>
            </w:pPr>
            <w:r w:rsidRPr="00950455">
              <w:rPr>
                <w:rStyle w:val="CommentReference"/>
                <w:rFonts w:hint="eastAsia"/>
              </w:rPr>
              <w:t>根据主键查找</w:t>
            </w:r>
          </w:p>
        </w:tc>
      </w:tr>
      <w:tr w:rsidR="00DD6799" w:rsidRPr="00076C89" w14:paraId="6AD38436" w14:textId="77777777" w:rsidTr="001F618B">
        <w:tc>
          <w:tcPr>
            <w:tcW w:w="760" w:type="dxa"/>
          </w:tcPr>
          <w:p w14:paraId="2589E450" w14:textId="77777777" w:rsidR="00DD6799" w:rsidRDefault="00DD6799" w:rsidP="001F618B">
            <w:pPr>
              <w:rPr>
                <w:rStyle w:val="CommentReference"/>
                <w:i/>
              </w:rPr>
            </w:pPr>
            <w:r>
              <w:rPr>
                <w:rStyle w:val="CommentReference"/>
                <w:rFonts w:hint="eastAsia"/>
              </w:rPr>
              <w:t>10</w:t>
            </w:r>
          </w:p>
        </w:tc>
        <w:tc>
          <w:tcPr>
            <w:tcW w:w="2999" w:type="dxa"/>
          </w:tcPr>
          <w:p w14:paraId="3608A656" w14:textId="77777777" w:rsidR="00DD6799" w:rsidRPr="002D7BDD"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addorupdate</w:t>
            </w:r>
          </w:p>
        </w:tc>
        <w:tc>
          <w:tcPr>
            <w:tcW w:w="5061" w:type="dxa"/>
          </w:tcPr>
          <w:p w14:paraId="04E1F07C" w14:textId="77777777" w:rsidR="00DD6799" w:rsidRDefault="00DD6799" w:rsidP="001F618B">
            <w:pPr>
              <w:rPr>
                <w:rStyle w:val="CommentReference"/>
                <w:i/>
              </w:rPr>
            </w:pPr>
            <w:r w:rsidRPr="00950455">
              <w:rPr>
                <w:rStyle w:val="CommentReference"/>
                <w:rFonts w:hint="eastAsia"/>
              </w:rPr>
              <w:t>添加或者修改记录</w:t>
            </w:r>
          </w:p>
        </w:tc>
      </w:tr>
      <w:tr w:rsidR="00DD6799" w:rsidRPr="00076C89" w14:paraId="36C7AF71" w14:textId="77777777" w:rsidTr="001F618B">
        <w:tc>
          <w:tcPr>
            <w:tcW w:w="760" w:type="dxa"/>
          </w:tcPr>
          <w:p w14:paraId="4F83EA2D" w14:textId="77777777" w:rsidR="00DD6799" w:rsidRDefault="00DD6799" w:rsidP="001F618B">
            <w:pPr>
              <w:rPr>
                <w:rStyle w:val="CommentReference"/>
                <w:i/>
              </w:rPr>
            </w:pPr>
            <w:r>
              <w:rPr>
                <w:rStyle w:val="CommentReference"/>
                <w:rFonts w:hint="eastAsia"/>
              </w:rPr>
              <w:t>11</w:t>
            </w:r>
          </w:p>
        </w:tc>
        <w:tc>
          <w:tcPr>
            <w:tcW w:w="2999" w:type="dxa"/>
          </w:tcPr>
          <w:p w14:paraId="12BBA32E" w14:textId="77777777" w:rsidR="00DD6799" w:rsidRPr="00381B07"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dropCollection</w:t>
            </w:r>
          </w:p>
        </w:tc>
        <w:tc>
          <w:tcPr>
            <w:tcW w:w="5061" w:type="dxa"/>
          </w:tcPr>
          <w:p w14:paraId="436FE597" w14:textId="77777777" w:rsidR="00DD6799" w:rsidRPr="00381B07" w:rsidRDefault="00DD6799" w:rsidP="001F618B">
            <w:pPr>
              <w:rPr>
                <w:rStyle w:val="CommentReference"/>
                <w:i/>
              </w:rPr>
            </w:pPr>
            <w:r>
              <w:rPr>
                <w:rStyle w:val="CommentReference"/>
              </w:rPr>
              <w:t>D</w:t>
            </w:r>
            <w:r>
              <w:rPr>
                <w:rStyle w:val="CommentReference"/>
                <w:rFonts w:hint="eastAsia"/>
              </w:rPr>
              <w:t>rop</w:t>
            </w:r>
            <w:r>
              <w:rPr>
                <w:rStyle w:val="CommentReference"/>
                <w:rFonts w:hint="eastAsia"/>
              </w:rPr>
              <w:t>一个集合</w:t>
            </w:r>
          </w:p>
        </w:tc>
      </w:tr>
      <w:tr w:rsidR="00DD6799" w:rsidRPr="00076C89" w14:paraId="7A162977" w14:textId="77777777" w:rsidTr="001F618B">
        <w:tc>
          <w:tcPr>
            <w:tcW w:w="760" w:type="dxa"/>
          </w:tcPr>
          <w:p w14:paraId="25A256DF" w14:textId="77777777" w:rsidR="00DD6799" w:rsidRDefault="00DD6799" w:rsidP="001F618B">
            <w:pPr>
              <w:rPr>
                <w:rStyle w:val="CommentReference"/>
                <w:i/>
              </w:rPr>
            </w:pPr>
            <w:r>
              <w:rPr>
                <w:rStyle w:val="CommentReference"/>
                <w:rFonts w:hint="eastAsia"/>
              </w:rPr>
              <w:t>12</w:t>
            </w:r>
          </w:p>
        </w:tc>
        <w:tc>
          <w:tcPr>
            <w:tcW w:w="2999" w:type="dxa"/>
          </w:tcPr>
          <w:p w14:paraId="5FEB742A" w14:textId="77777777" w:rsidR="00DD6799" w:rsidRPr="00381B07"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addBatch</w:t>
            </w:r>
          </w:p>
        </w:tc>
        <w:tc>
          <w:tcPr>
            <w:tcW w:w="5061" w:type="dxa"/>
          </w:tcPr>
          <w:p w14:paraId="66D45037" w14:textId="77777777" w:rsidR="00DD6799" w:rsidRPr="00381B07" w:rsidRDefault="00DD6799" w:rsidP="001F618B">
            <w:pPr>
              <w:rPr>
                <w:rStyle w:val="CommentReference"/>
                <w:i/>
              </w:rPr>
            </w:pPr>
            <w:r w:rsidRPr="00950455">
              <w:rPr>
                <w:rStyle w:val="CommentReference"/>
                <w:rFonts w:hint="eastAsia"/>
              </w:rPr>
              <w:t>批量插入</w:t>
            </w:r>
            <w:r>
              <w:rPr>
                <w:rStyle w:val="CommentReference"/>
                <w:rFonts w:hint="eastAsia"/>
              </w:rPr>
              <w:t>（</w:t>
            </w:r>
            <w:r w:rsidRPr="00950455">
              <w:rPr>
                <w:rStyle w:val="CommentReference"/>
                <w:rFonts w:hint="eastAsia"/>
              </w:rPr>
              <w:t>这个慎用</w:t>
            </w:r>
            <w:r>
              <w:rPr>
                <w:rStyle w:val="CommentReference"/>
                <w:rFonts w:hint="eastAsia"/>
              </w:rPr>
              <w:t>，</w:t>
            </w:r>
            <w:r w:rsidRPr="00950455">
              <w:rPr>
                <w:rStyle w:val="CommentReference"/>
                <w:rFonts w:hint="eastAsia"/>
              </w:rPr>
              <w:t>因为一次插入是一个库和表</w:t>
            </w:r>
            <w:r>
              <w:rPr>
                <w:rStyle w:val="CommentReference"/>
                <w:rFonts w:hint="eastAsia"/>
              </w:rPr>
              <w:t>，</w:t>
            </w:r>
            <w:r w:rsidRPr="00950455">
              <w:rPr>
                <w:rStyle w:val="CommentReference"/>
                <w:rFonts w:hint="eastAsia"/>
              </w:rPr>
              <w:t>所以不能走分表逻辑</w:t>
            </w:r>
            <w:r>
              <w:rPr>
                <w:rStyle w:val="CommentReference"/>
                <w:rFonts w:hint="eastAsia"/>
              </w:rPr>
              <w:t>）</w:t>
            </w:r>
          </w:p>
        </w:tc>
      </w:tr>
      <w:tr w:rsidR="00DD6799" w:rsidRPr="00076C89" w14:paraId="5B82D142" w14:textId="77777777" w:rsidTr="001F618B">
        <w:tc>
          <w:tcPr>
            <w:tcW w:w="760" w:type="dxa"/>
          </w:tcPr>
          <w:p w14:paraId="3F41B21E" w14:textId="77777777" w:rsidR="00DD6799" w:rsidRDefault="00DD6799" w:rsidP="001F618B">
            <w:pPr>
              <w:rPr>
                <w:rStyle w:val="CommentReference"/>
                <w:i/>
              </w:rPr>
            </w:pPr>
            <w:r>
              <w:rPr>
                <w:rStyle w:val="CommentReference"/>
                <w:rFonts w:hint="eastAsia"/>
              </w:rPr>
              <w:t>13</w:t>
            </w:r>
          </w:p>
        </w:tc>
        <w:tc>
          <w:tcPr>
            <w:tcW w:w="2999" w:type="dxa"/>
          </w:tcPr>
          <w:p w14:paraId="565AF45A" w14:textId="77777777" w:rsidR="00DD6799" w:rsidRPr="00381B07"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update</w:t>
            </w:r>
          </w:p>
        </w:tc>
        <w:tc>
          <w:tcPr>
            <w:tcW w:w="5061" w:type="dxa"/>
          </w:tcPr>
          <w:p w14:paraId="7A5CF729" w14:textId="77777777" w:rsidR="00DD6799" w:rsidRPr="00381B07" w:rsidRDefault="00DD6799" w:rsidP="001F618B">
            <w:pPr>
              <w:rPr>
                <w:rStyle w:val="CommentReference"/>
                <w:i/>
              </w:rPr>
            </w:pPr>
            <w:r w:rsidRPr="00950455">
              <w:rPr>
                <w:rStyle w:val="CommentReference"/>
                <w:rFonts w:hint="eastAsia"/>
              </w:rPr>
              <w:t>修改对象</w:t>
            </w:r>
          </w:p>
        </w:tc>
      </w:tr>
      <w:tr w:rsidR="00DD6799" w:rsidRPr="00076C89" w14:paraId="48DD0F40" w14:textId="77777777" w:rsidTr="001F618B">
        <w:tc>
          <w:tcPr>
            <w:tcW w:w="760" w:type="dxa"/>
          </w:tcPr>
          <w:p w14:paraId="44A2CA6F" w14:textId="77777777" w:rsidR="00DD6799" w:rsidRDefault="00DD6799" w:rsidP="001F618B">
            <w:pPr>
              <w:rPr>
                <w:rStyle w:val="CommentReference"/>
                <w:i/>
              </w:rPr>
            </w:pPr>
            <w:r>
              <w:rPr>
                <w:rStyle w:val="CommentReference"/>
                <w:rFonts w:hint="eastAsia"/>
              </w:rPr>
              <w:t>14</w:t>
            </w:r>
          </w:p>
        </w:tc>
        <w:tc>
          <w:tcPr>
            <w:tcW w:w="2999" w:type="dxa"/>
          </w:tcPr>
          <w:p w14:paraId="343CEF06" w14:textId="77777777" w:rsidR="00DD6799" w:rsidRPr="00381B07"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updateOrAdd</w:t>
            </w:r>
          </w:p>
        </w:tc>
        <w:tc>
          <w:tcPr>
            <w:tcW w:w="5061" w:type="dxa"/>
          </w:tcPr>
          <w:p w14:paraId="20AA85D5" w14:textId="77777777" w:rsidR="00DD6799" w:rsidRPr="00381B07" w:rsidRDefault="00DD6799" w:rsidP="001F618B">
            <w:pPr>
              <w:rPr>
                <w:rStyle w:val="CommentReference"/>
                <w:i/>
              </w:rPr>
            </w:pPr>
            <w:r w:rsidRPr="00950455">
              <w:rPr>
                <w:rStyle w:val="CommentReference"/>
                <w:rFonts w:hint="eastAsia"/>
              </w:rPr>
              <w:t>修改对象，当对象不存在的时候创建</w:t>
            </w:r>
          </w:p>
        </w:tc>
      </w:tr>
      <w:tr w:rsidR="00DD6799" w:rsidRPr="00076C89" w14:paraId="4B55BD19" w14:textId="77777777" w:rsidTr="001F618B">
        <w:tc>
          <w:tcPr>
            <w:tcW w:w="760" w:type="dxa"/>
          </w:tcPr>
          <w:p w14:paraId="639EE00B" w14:textId="77777777" w:rsidR="00DD6799" w:rsidRDefault="00DD6799" w:rsidP="001F618B">
            <w:pPr>
              <w:rPr>
                <w:rStyle w:val="CommentReference"/>
                <w:i/>
              </w:rPr>
            </w:pPr>
            <w:r>
              <w:rPr>
                <w:rStyle w:val="CommentReference"/>
                <w:rFonts w:hint="eastAsia"/>
              </w:rPr>
              <w:t>15</w:t>
            </w:r>
          </w:p>
        </w:tc>
        <w:tc>
          <w:tcPr>
            <w:tcW w:w="2999" w:type="dxa"/>
          </w:tcPr>
          <w:p w14:paraId="6105DF02" w14:textId="77777777" w:rsidR="00DD6799" w:rsidRPr="003B358C"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remove</w:t>
            </w:r>
          </w:p>
        </w:tc>
        <w:tc>
          <w:tcPr>
            <w:tcW w:w="5061" w:type="dxa"/>
          </w:tcPr>
          <w:p w14:paraId="394947D6" w14:textId="77777777" w:rsidR="00DD6799" w:rsidRPr="003B358C" w:rsidRDefault="00DD6799" w:rsidP="001F618B">
            <w:pPr>
              <w:rPr>
                <w:rStyle w:val="CommentReference"/>
                <w:i/>
              </w:rPr>
            </w:pPr>
            <w:r w:rsidRPr="00950455">
              <w:rPr>
                <w:rStyle w:val="CommentReference"/>
                <w:rFonts w:hint="eastAsia"/>
              </w:rPr>
              <w:t>删除对象</w:t>
            </w:r>
          </w:p>
        </w:tc>
      </w:tr>
      <w:tr w:rsidR="00DD6799" w:rsidRPr="00076C89" w14:paraId="738D8271" w14:textId="77777777" w:rsidTr="001F618B">
        <w:tc>
          <w:tcPr>
            <w:tcW w:w="760" w:type="dxa"/>
          </w:tcPr>
          <w:p w14:paraId="3344588D" w14:textId="77777777" w:rsidR="00DD6799" w:rsidRDefault="00DD6799" w:rsidP="001F618B">
            <w:pPr>
              <w:rPr>
                <w:rStyle w:val="CommentReference"/>
                <w:i/>
              </w:rPr>
            </w:pPr>
            <w:r>
              <w:rPr>
                <w:rStyle w:val="CommentReference"/>
                <w:rFonts w:hint="eastAsia"/>
              </w:rPr>
              <w:t>16</w:t>
            </w:r>
          </w:p>
        </w:tc>
        <w:tc>
          <w:tcPr>
            <w:tcW w:w="2999" w:type="dxa"/>
          </w:tcPr>
          <w:p w14:paraId="6005E559" w14:textId="77777777" w:rsidR="00DD6799" w:rsidRPr="003B358C"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getCount</w:t>
            </w:r>
          </w:p>
        </w:tc>
        <w:tc>
          <w:tcPr>
            <w:tcW w:w="5061" w:type="dxa"/>
          </w:tcPr>
          <w:p w14:paraId="5D3C7626" w14:textId="77777777" w:rsidR="00DD6799" w:rsidRPr="003B358C" w:rsidRDefault="00DD6799" w:rsidP="001F618B">
            <w:pPr>
              <w:rPr>
                <w:rStyle w:val="CommentReference"/>
                <w:i/>
              </w:rPr>
            </w:pPr>
            <w:r>
              <w:rPr>
                <w:rStyle w:val="CommentReference"/>
                <w:rFonts w:hint="eastAsia"/>
              </w:rPr>
              <w:t>获取记录数</w:t>
            </w:r>
          </w:p>
        </w:tc>
      </w:tr>
      <w:tr w:rsidR="00DD6799" w:rsidRPr="00076C89" w14:paraId="5BA5D26F" w14:textId="77777777" w:rsidTr="001F618B">
        <w:tc>
          <w:tcPr>
            <w:tcW w:w="760" w:type="dxa"/>
          </w:tcPr>
          <w:p w14:paraId="16D225CF" w14:textId="77777777" w:rsidR="00DD6799" w:rsidRDefault="00DD6799" w:rsidP="001F618B">
            <w:pPr>
              <w:rPr>
                <w:rStyle w:val="CommentReference"/>
                <w:i/>
              </w:rPr>
            </w:pPr>
            <w:r>
              <w:rPr>
                <w:rStyle w:val="CommentReference"/>
                <w:rFonts w:hint="eastAsia"/>
              </w:rPr>
              <w:t>17</w:t>
            </w:r>
          </w:p>
        </w:tc>
        <w:tc>
          <w:tcPr>
            <w:tcW w:w="2999" w:type="dxa"/>
          </w:tcPr>
          <w:p w14:paraId="17013A50" w14:textId="77777777" w:rsidR="00DD6799" w:rsidRPr="003B358C" w:rsidRDefault="00DD6799" w:rsidP="001F618B">
            <w:pPr>
              <w:rPr>
                <w:rFonts w:ascii="Consolas" w:hAnsi="Consolas" w:cs="Consolas"/>
                <w:color w:val="000000"/>
                <w:kern w:val="0"/>
                <w:sz w:val="22"/>
                <w:szCs w:val="22"/>
              </w:rPr>
            </w:pPr>
            <w:r w:rsidRPr="003F7BC2">
              <w:rPr>
                <w:rFonts w:ascii="Consolas" w:hAnsi="Consolas" w:cs="Consolas"/>
                <w:color w:val="000000"/>
                <w:kern w:val="0"/>
                <w:sz w:val="22"/>
                <w:szCs w:val="22"/>
              </w:rPr>
              <w:t>createIndex</w:t>
            </w:r>
          </w:p>
        </w:tc>
        <w:tc>
          <w:tcPr>
            <w:tcW w:w="5061" w:type="dxa"/>
          </w:tcPr>
          <w:p w14:paraId="2526C6D0" w14:textId="77777777" w:rsidR="00DD6799" w:rsidRPr="003B358C" w:rsidRDefault="00DD6799" w:rsidP="001F618B">
            <w:pPr>
              <w:rPr>
                <w:rStyle w:val="CommentReference"/>
                <w:i/>
              </w:rPr>
            </w:pPr>
            <w:r w:rsidRPr="00950455">
              <w:rPr>
                <w:rStyle w:val="CommentReference"/>
                <w:rFonts w:hint="eastAsia"/>
              </w:rPr>
              <w:t>创建索引</w:t>
            </w:r>
          </w:p>
        </w:tc>
      </w:tr>
      <w:tr w:rsidR="00DD6799" w:rsidRPr="00076C89" w14:paraId="1BAC4C6F" w14:textId="77777777" w:rsidTr="001F618B">
        <w:tc>
          <w:tcPr>
            <w:tcW w:w="760" w:type="dxa"/>
          </w:tcPr>
          <w:p w14:paraId="0386C0FF" w14:textId="77777777" w:rsidR="00DD6799" w:rsidRDefault="00DD6799" w:rsidP="001F618B">
            <w:pPr>
              <w:rPr>
                <w:rStyle w:val="CommentReference"/>
                <w:i/>
              </w:rPr>
            </w:pPr>
            <w:r>
              <w:rPr>
                <w:rStyle w:val="CommentReference"/>
                <w:rFonts w:hint="eastAsia"/>
              </w:rPr>
              <w:t>18</w:t>
            </w:r>
          </w:p>
        </w:tc>
        <w:tc>
          <w:tcPr>
            <w:tcW w:w="2999" w:type="dxa"/>
          </w:tcPr>
          <w:p w14:paraId="63A6B3DA" w14:textId="77777777" w:rsidR="00DD6799" w:rsidRPr="003B358C" w:rsidRDefault="00DD6799" w:rsidP="001F618B">
            <w:pPr>
              <w:rPr>
                <w:rFonts w:ascii="Consolas" w:hAnsi="Consolas" w:cs="Consolas"/>
                <w:color w:val="000000"/>
                <w:kern w:val="0"/>
                <w:sz w:val="22"/>
                <w:szCs w:val="22"/>
              </w:rPr>
            </w:pPr>
            <w:r w:rsidRPr="003F7BC2">
              <w:rPr>
                <w:rFonts w:ascii="Consolas" w:hAnsi="Consolas" w:cs="Consolas"/>
                <w:color w:val="000000"/>
                <w:kern w:val="0"/>
                <w:sz w:val="22"/>
                <w:szCs w:val="22"/>
              </w:rPr>
              <w:t>db2Bean</w:t>
            </w:r>
          </w:p>
        </w:tc>
        <w:tc>
          <w:tcPr>
            <w:tcW w:w="5061" w:type="dxa"/>
          </w:tcPr>
          <w:p w14:paraId="0D4E9B66" w14:textId="77777777" w:rsidR="00DD6799" w:rsidRPr="003B358C" w:rsidRDefault="00DD6799" w:rsidP="001F618B">
            <w:pPr>
              <w:rPr>
                <w:rStyle w:val="CommentReference"/>
                <w:i/>
              </w:rPr>
            </w:pPr>
            <w:r>
              <w:rPr>
                <w:rStyle w:val="CommentReference"/>
              </w:rPr>
              <w:t>MongoDB</w:t>
            </w:r>
            <w:r w:rsidRPr="003F7BC2">
              <w:rPr>
                <w:rStyle w:val="CommentReference"/>
                <w:rFonts w:hint="eastAsia"/>
              </w:rPr>
              <w:t>对象转换成普通</w:t>
            </w:r>
            <w:r w:rsidRPr="003F7BC2">
              <w:rPr>
                <w:rStyle w:val="CommentReference"/>
                <w:rFonts w:hint="eastAsia"/>
              </w:rPr>
              <w:t>java bean</w:t>
            </w:r>
            <w:r w:rsidRPr="003F7BC2">
              <w:rPr>
                <w:rStyle w:val="CommentReference"/>
                <w:rFonts w:hint="eastAsia"/>
              </w:rPr>
              <w:t>对象</w:t>
            </w:r>
          </w:p>
        </w:tc>
      </w:tr>
      <w:tr w:rsidR="00DD6799" w:rsidRPr="00076C89" w14:paraId="4EEBC928" w14:textId="77777777" w:rsidTr="001F618B">
        <w:tc>
          <w:tcPr>
            <w:tcW w:w="760" w:type="dxa"/>
          </w:tcPr>
          <w:p w14:paraId="3BFCF087" w14:textId="77777777" w:rsidR="00DD6799" w:rsidRDefault="00DD6799" w:rsidP="001F618B">
            <w:pPr>
              <w:rPr>
                <w:rStyle w:val="CommentReference"/>
                <w:i/>
              </w:rPr>
            </w:pPr>
            <w:r>
              <w:rPr>
                <w:rStyle w:val="CommentReference"/>
                <w:rFonts w:hint="eastAsia"/>
              </w:rPr>
              <w:t>19</w:t>
            </w:r>
          </w:p>
        </w:tc>
        <w:tc>
          <w:tcPr>
            <w:tcW w:w="2999" w:type="dxa"/>
          </w:tcPr>
          <w:p w14:paraId="71A43957" w14:textId="77777777" w:rsidR="00DD6799" w:rsidRPr="00A467EB" w:rsidRDefault="00DD6799" w:rsidP="001F618B">
            <w:pPr>
              <w:rPr>
                <w:rFonts w:ascii="Consolas" w:hAnsi="Consolas" w:cs="Consolas"/>
                <w:color w:val="000000"/>
                <w:kern w:val="0"/>
                <w:sz w:val="22"/>
                <w:szCs w:val="22"/>
              </w:rPr>
            </w:pPr>
            <w:r w:rsidRPr="003F7BC2">
              <w:rPr>
                <w:rFonts w:ascii="Consolas" w:hAnsi="Consolas" w:cs="Consolas"/>
                <w:color w:val="000000"/>
                <w:kern w:val="0"/>
                <w:sz w:val="22"/>
                <w:szCs w:val="22"/>
              </w:rPr>
              <w:t>bean2BasicDb</w:t>
            </w:r>
          </w:p>
        </w:tc>
        <w:tc>
          <w:tcPr>
            <w:tcW w:w="5061" w:type="dxa"/>
          </w:tcPr>
          <w:p w14:paraId="4438B7B1" w14:textId="77777777" w:rsidR="00DD6799" w:rsidRPr="00A467EB" w:rsidRDefault="00DD6799" w:rsidP="001F618B">
            <w:pPr>
              <w:rPr>
                <w:rStyle w:val="CommentReference"/>
                <w:i/>
              </w:rPr>
            </w:pPr>
            <w:r w:rsidRPr="003F7BC2">
              <w:rPr>
                <w:rStyle w:val="CommentReference"/>
                <w:rFonts w:hint="eastAsia"/>
              </w:rPr>
              <w:t>对象数据转为</w:t>
            </w:r>
            <w:r>
              <w:rPr>
                <w:rStyle w:val="CommentReference"/>
              </w:rPr>
              <w:t>MongoDB</w:t>
            </w:r>
            <w:r w:rsidRPr="003F7BC2">
              <w:rPr>
                <w:rStyle w:val="CommentReference"/>
                <w:rFonts w:hint="eastAsia"/>
              </w:rPr>
              <w:t>对象</w:t>
            </w:r>
          </w:p>
        </w:tc>
      </w:tr>
    </w:tbl>
    <w:p w14:paraId="4690E4CA" w14:textId="77777777" w:rsidR="00DD6799" w:rsidRDefault="00DD6799" w:rsidP="00DD6799"/>
    <w:p w14:paraId="41388B50" w14:textId="77777777" w:rsidR="00412262" w:rsidRDefault="00412262" w:rsidP="00412262">
      <w:pPr>
        <w:pStyle w:val="Heading2"/>
      </w:pPr>
      <w:r>
        <w:rPr>
          <w:rFonts w:hint="eastAsia"/>
        </w:rPr>
        <w:t>缓存操作模块（</w:t>
      </w:r>
      <w:r>
        <w:t>cache</w:t>
      </w:r>
      <w:r>
        <w:rPr>
          <w:rFonts w:hint="eastAsia"/>
        </w:rPr>
        <w:t>）</w:t>
      </w:r>
    </w:p>
    <w:p w14:paraId="3145498A" w14:textId="77777777" w:rsidR="00412262" w:rsidRDefault="00412262" w:rsidP="00412262">
      <w:pPr>
        <w:pStyle w:val="Heading3"/>
      </w:pPr>
      <w:r>
        <w:rPr>
          <w:rFonts w:hint="eastAsia"/>
        </w:rPr>
        <w:t>缓存操作</w:t>
      </w:r>
      <w:r w:rsidRPr="00311C98">
        <w:rPr>
          <w:rFonts w:hint="eastAsia"/>
        </w:rPr>
        <w:t>模块</w:t>
      </w:r>
      <w:r>
        <w:rPr>
          <w:rFonts w:hint="eastAsia"/>
        </w:rPr>
        <w:t>概述</w:t>
      </w:r>
    </w:p>
    <w:p w14:paraId="55115980" w14:textId="4C3E41F1" w:rsidR="00412262" w:rsidRDefault="00412262" w:rsidP="00412262">
      <w:pPr>
        <w:pStyle w:val="a"/>
        <w:spacing w:line="400" w:lineRule="exact"/>
        <w:ind w:firstLine="480"/>
        <w:jc w:val="left"/>
        <w:rPr>
          <w:rFonts w:ascii="SimSun" w:hAnsi="SimSun"/>
          <w:sz w:val="24"/>
        </w:rPr>
      </w:pPr>
      <w:r w:rsidRPr="00412262">
        <w:rPr>
          <w:rFonts w:ascii="SimSun" w:hAnsi="SimSun" w:hint="eastAsia"/>
          <w:sz w:val="24"/>
        </w:rPr>
        <w:t>缓存操作模块为工作圈提供了一个对Redis缓存操作封装的工具。这样做的好处有以下几点</w:t>
      </w:r>
      <w:r>
        <w:rPr>
          <w:rFonts w:ascii="SimSun" w:hAnsi="SimSun" w:hint="eastAsia"/>
          <w:sz w:val="24"/>
        </w:rPr>
        <w:t>：</w:t>
      </w:r>
    </w:p>
    <w:p w14:paraId="3CA74A49" w14:textId="16C66B5C" w:rsidR="00412262" w:rsidRPr="00412262" w:rsidRDefault="00412262" w:rsidP="00E87E06">
      <w:pPr>
        <w:pStyle w:val="a"/>
        <w:numPr>
          <w:ilvl w:val="3"/>
          <w:numId w:val="4"/>
        </w:numPr>
        <w:tabs>
          <w:tab w:val="clear" w:pos="1680"/>
          <w:tab w:val="left" w:pos="0"/>
        </w:tabs>
        <w:spacing w:line="400" w:lineRule="exact"/>
        <w:ind w:left="0" w:firstLine="540"/>
        <w:jc w:val="left"/>
        <w:rPr>
          <w:rFonts w:ascii="SimSun" w:hAnsi="SimSun"/>
          <w:sz w:val="24"/>
        </w:rPr>
      </w:pPr>
      <w:r w:rsidRPr="00412262">
        <w:rPr>
          <w:rFonts w:ascii="SimSun" w:hAnsi="SimSun" w:hint="eastAsia"/>
          <w:sz w:val="24"/>
        </w:rPr>
        <w:t>开发者关注更少的代码，不需要关注缓存的操作具体的实现。</w:t>
      </w:r>
    </w:p>
    <w:p w14:paraId="78D9AFA7" w14:textId="77777777" w:rsidR="00412262" w:rsidRPr="00412262" w:rsidRDefault="00412262" w:rsidP="00E87E06">
      <w:pPr>
        <w:pStyle w:val="a"/>
        <w:numPr>
          <w:ilvl w:val="3"/>
          <w:numId w:val="4"/>
        </w:numPr>
        <w:tabs>
          <w:tab w:val="clear" w:pos="1680"/>
          <w:tab w:val="left" w:pos="0"/>
        </w:tabs>
        <w:spacing w:line="400" w:lineRule="exact"/>
        <w:ind w:left="0" w:firstLine="540"/>
        <w:jc w:val="left"/>
        <w:rPr>
          <w:rFonts w:ascii="SimSun" w:hAnsi="SimSun"/>
          <w:sz w:val="24"/>
        </w:rPr>
      </w:pPr>
      <w:r w:rsidRPr="00412262">
        <w:rPr>
          <w:rFonts w:ascii="SimSun" w:hAnsi="SimSun" w:hint="eastAsia"/>
          <w:sz w:val="24"/>
        </w:rPr>
        <w:t>对缓存的资源进行统一管理，避免资源泄漏。</w:t>
      </w:r>
    </w:p>
    <w:p w14:paraId="52349167" w14:textId="77777777" w:rsidR="00412262" w:rsidRPr="00412262" w:rsidRDefault="00412262" w:rsidP="00E87E06">
      <w:pPr>
        <w:pStyle w:val="a"/>
        <w:numPr>
          <w:ilvl w:val="3"/>
          <w:numId w:val="4"/>
        </w:numPr>
        <w:tabs>
          <w:tab w:val="clear" w:pos="1680"/>
          <w:tab w:val="left" w:pos="0"/>
        </w:tabs>
        <w:spacing w:line="400" w:lineRule="exact"/>
        <w:ind w:left="0" w:firstLine="540"/>
        <w:jc w:val="left"/>
        <w:rPr>
          <w:rFonts w:ascii="SimSun" w:hAnsi="SimSun"/>
          <w:sz w:val="24"/>
        </w:rPr>
      </w:pPr>
      <w:r w:rsidRPr="00412262">
        <w:rPr>
          <w:rFonts w:ascii="SimSun" w:hAnsi="SimSun" w:hint="eastAsia"/>
          <w:sz w:val="24"/>
        </w:rPr>
        <w:t>方便维护。当缓存升级之后，只需要将这模块的实现升级，然后依赖此模块的服务更新版本即可。</w:t>
      </w:r>
    </w:p>
    <w:p w14:paraId="45BB0072" w14:textId="77777777" w:rsidR="00412262" w:rsidRPr="00412262" w:rsidRDefault="00412262" w:rsidP="00412262">
      <w:pPr>
        <w:pStyle w:val="a"/>
        <w:spacing w:line="400" w:lineRule="exact"/>
        <w:ind w:firstLine="480"/>
        <w:jc w:val="left"/>
        <w:rPr>
          <w:rFonts w:ascii="SimSun" w:hAnsi="SimSun"/>
          <w:sz w:val="24"/>
        </w:rPr>
      </w:pPr>
      <w:r w:rsidRPr="00412262">
        <w:rPr>
          <w:rFonts w:ascii="SimSun" w:hAnsi="SimSun" w:hint="eastAsia"/>
          <w:sz w:val="24"/>
        </w:rPr>
        <w:t>工作圈中的需要对数据存取加速的服务都依赖于这个模块。</w:t>
      </w:r>
    </w:p>
    <w:p w14:paraId="320D0210" w14:textId="77777777" w:rsidR="00412262" w:rsidRPr="00D40EC0" w:rsidRDefault="00412262" w:rsidP="00412262">
      <w:pPr>
        <w:pStyle w:val="CommentText"/>
        <w:rPr>
          <w:i/>
        </w:rPr>
      </w:pPr>
    </w:p>
    <w:p w14:paraId="3814E1D3" w14:textId="77777777" w:rsidR="00412262" w:rsidRDefault="00412262" w:rsidP="00412262">
      <w:pPr>
        <w:pStyle w:val="Heading3"/>
      </w:pPr>
      <w:r>
        <w:rPr>
          <w:rFonts w:hint="eastAsia"/>
        </w:rPr>
        <w:lastRenderedPageBreak/>
        <w:t>缓存操作</w:t>
      </w:r>
      <w:r w:rsidRPr="00311C98">
        <w:rPr>
          <w:rFonts w:hint="eastAsia"/>
        </w:rPr>
        <w:t>模块</w:t>
      </w:r>
      <w:r>
        <w:rPr>
          <w:rFonts w:hint="eastAsia"/>
        </w:rPr>
        <w:t>类图</w:t>
      </w:r>
    </w:p>
    <w:p w14:paraId="14283678" w14:textId="77777777" w:rsidR="00412262" w:rsidRDefault="00412262" w:rsidP="00412262">
      <w:pPr>
        <w:jc w:val="center"/>
      </w:pPr>
      <w:r>
        <w:object w:dxaOrig="7476" w:dyaOrig="9528" w14:anchorId="45329986">
          <v:shape id="_x0000_i1027" type="#_x0000_t75" style="width:374pt;height:476pt" o:ole="">
            <v:imagedata r:id="rId20" o:title=""/>
          </v:shape>
          <o:OLEObject Type="Embed" ProgID="Visio.Drawing.15" ShapeID="_x0000_i1027" DrawAspect="Content" ObjectID="_1524506126" r:id="rId21"/>
        </w:object>
      </w:r>
    </w:p>
    <w:p w14:paraId="65BE52C3" w14:textId="77777777" w:rsidR="00412262" w:rsidRPr="00592BE4" w:rsidRDefault="00412262" w:rsidP="00412262">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3-1  </w:t>
      </w:r>
      <w:r>
        <w:t>cache</w:t>
      </w:r>
      <w:r w:rsidRPr="00592BE4">
        <w:rPr>
          <w:rFonts w:hint="eastAsia"/>
        </w:rPr>
        <w:t>模块类图</w:t>
      </w:r>
    </w:p>
    <w:p w14:paraId="5179F362" w14:textId="77777777" w:rsidR="00412262" w:rsidRPr="00557EE7" w:rsidRDefault="00412262" w:rsidP="00412262"/>
    <w:p w14:paraId="4E7AC9B2" w14:textId="77777777" w:rsidR="00412262" w:rsidRDefault="00412262" w:rsidP="00412262">
      <w:pPr>
        <w:pStyle w:val="Heading3"/>
      </w:pPr>
      <w:r w:rsidRPr="003E4185">
        <w:t>NutcrackerCenter</w:t>
      </w:r>
      <w:r>
        <w:rPr>
          <w:rFonts w:hint="eastAsia"/>
        </w:rPr>
        <w:t>类概述</w:t>
      </w:r>
    </w:p>
    <w:p w14:paraId="14B36871" w14:textId="2BDE5035" w:rsidR="00412262" w:rsidRPr="00412262" w:rsidRDefault="00412262" w:rsidP="00412262">
      <w:pPr>
        <w:pStyle w:val="a"/>
        <w:spacing w:line="400" w:lineRule="exact"/>
        <w:ind w:firstLine="480"/>
        <w:jc w:val="left"/>
        <w:rPr>
          <w:rFonts w:ascii="SimSun" w:hAnsi="SimSun"/>
          <w:sz w:val="24"/>
        </w:rPr>
      </w:pPr>
      <w:r w:rsidRPr="00412262">
        <w:rPr>
          <w:rFonts w:ascii="SimSun" w:hAnsi="SimSun" w:hint="eastAsia"/>
          <w:sz w:val="24"/>
        </w:rPr>
        <w:t>Redis基于Nutcracker组件连接池的封装。通过zkHelper从注册中心监听某服务的Nutcracker集测配置，初始化Nutcracker集群的连接池。通过工作圈服务应用的数据分片key来计算数据映射的节点，并从池中取出此节点的连接供应用来使用。</w:t>
      </w:r>
    </w:p>
    <w:p w14:paraId="41BA638F" w14:textId="77777777" w:rsidR="00412262" w:rsidRPr="00E85E62" w:rsidRDefault="00412262" w:rsidP="00E85E62">
      <w:pPr>
        <w:pStyle w:val="a"/>
        <w:spacing w:line="400" w:lineRule="exact"/>
        <w:ind w:firstLine="480"/>
        <w:jc w:val="left"/>
        <w:rPr>
          <w:rFonts w:ascii="SimSun" w:hAnsi="SimSun"/>
          <w:sz w:val="24"/>
        </w:rPr>
      </w:pPr>
      <w:r w:rsidRPr="00E85E62">
        <w:rPr>
          <w:rFonts w:ascii="SimSun" w:hAnsi="SimSun" w:hint="eastAsia"/>
          <w:sz w:val="24"/>
        </w:rPr>
        <w:t>类功能定义</w:t>
      </w:r>
    </w:p>
    <w:p w14:paraId="268A3ABE" w14:textId="77777777" w:rsidR="00412262" w:rsidRDefault="00412262" w:rsidP="00412262">
      <w:pPr>
        <w:rPr>
          <w:rStyle w:val="CommentReference"/>
        </w:rPr>
      </w:pPr>
      <w:r>
        <w:rPr>
          <w:rStyle w:val="CommentReference"/>
          <w:rFonts w:hint="eastAsia"/>
        </w:rPr>
        <w:lastRenderedPageBreak/>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412262" w:rsidRPr="00076C89" w14:paraId="7EC769AF" w14:textId="77777777" w:rsidTr="001F618B">
        <w:tc>
          <w:tcPr>
            <w:tcW w:w="695" w:type="dxa"/>
            <w:shd w:val="clear" w:color="auto" w:fill="CCCCCC"/>
          </w:tcPr>
          <w:p w14:paraId="1FFC640A" w14:textId="77777777" w:rsidR="00412262" w:rsidRPr="00076C89" w:rsidRDefault="00412262" w:rsidP="001F618B">
            <w:pPr>
              <w:jc w:val="center"/>
              <w:rPr>
                <w:rStyle w:val="CommentReference"/>
                <w:b/>
                <w:i/>
              </w:rPr>
            </w:pPr>
            <w:r w:rsidRPr="00076C89">
              <w:rPr>
                <w:rStyle w:val="CommentReference"/>
                <w:rFonts w:hint="eastAsia"/>
              </w:rPr>
              <w:t>序号</w:t>
            </w:r>
          </w:p>
        </w:tc>
        <w:tc>
          <w:tcPr>
            <w:tcW w:w="3845" w:type="dxa"/>
            <w:shd w:val="clear" w:color="auto" w:fill="CCCCCC"/>
          </w:tcPr>
          <w:p w14:paraId="3096A561" w14:textId="77777777" w:rsidR="00412262" w:rsidRPr="00076C89" w:rsidRDefault="00412262" w:rsidP="001F618B">
            <w:pPr>
              <w:jc w:val="center"/>
              <w:rPr>
                <w:rStyle w:val="CommentReference"/>
                <w:b/>
                <w:i/>
              </w:rPr>
            </w:pPr>
            <w:r w:rsidRPr="00076C89">
              <w:rPr>
                <w:rStyle w:val="CommentReference"/>
                <w:rFonts w:hint="eastAsia"/>
              </w:rPr>
              <w:t>功能点</w:t>
            </w:r>
          </w:p>
        </w:tc>
        <w:tc>
          <w:tcPr>
            <w:tcW w:w="4280" w:type="dxa"/>
            <w:shd w:val="clear" w:color="auto" w:fill="CCCCCC"/>
          </w:tcPr>
          <w:p w14:paraId="1E535A99" w14:textId="77777777" w:rsidR="00412262" w:rsidRPr="00076C89" w:rsidRDefault="00412262" w:rsidP="001F618B">
            <w:pPr>
              <w:jc w:val="center"/>
              <w:rPr>
                <w:rStyle w:val="CommentReference"/>
                <w:b/>
                <w:i/>
              </w:rPr>
            </w:pPr>
            <w:r w:rsidRPr="00076C89">
              <w:rPr>
                <w:rStyle w:val="CommentReference"/>
                <w:rFonts w:hint="eastAsia"/>
              </w:rPr>
              <w:t>功能点详细内容</w:t>
            </w:r>
          </w:p>
        </w:tc>
      </w:tr>
      <w:tr w:rsidR="00412262" w:rsidRPr="00076C89" w14:paraId="76983861" w14:textId="77777777" w:rsidTr="001F618B">
        <w:tc>
          <w:tcPr>
            <w:tcW w:w="695" w:type="dxa"/>
          </w:tcPr>
          <w:p w14:paraId="432E5111" w14:textId="77777777" w:rsidR="00412262" w:rsidRPr="00076C89" w:rsidRDefault="00412262" w:rsidP="001F618B">
            <w:pPr>
              <w:rPr>
                <w:rStyle w:val="CommentReference"/>
                <w:i/>
              </w:rPr>
            </w:pPr>
            <w:r w:rsidRPr="00076C89">
              <w:rPr>
                <w:rStyle w:val="CommentReference"/>
                <w:rFonts w:hint="eastAsia"/>
              </w:rPr>
              <w:t>1</w:t>
            </w:r>
          </w:p>
        </w:tc>
        <w:tc>
          <w:tcPr>
            <w:tcW w:w="3845" w:type="dxa"/>
          </w:tcPr>
          <w:p w14:paraId="62E8C1A1" w14:textId="77777777" w:rsidR="00412262" w:rsidRPr="00076C89" w:rsidRDefault="00412262" w:rsidP="001F618B">
            <w:pPr>
              <w:rPr>
                <w:rStyle w:val="CommentReference"/>
                <w:i/>
              </w:rPr>
            </w:pPr>
            <w:r w:rsidRPr="00263417">
              <w:rPr>
                <w:rFonts w:ascii="Consolas" w:hAnsi="Consolas" w:cs="Consolas"/>
                <w:color w:val="000000"/>
                <w:kern w:val="0"/>
                <w:sz w:val="22"/>
                <w:szCs w:val="22"/>
                <w:u w:val="single"/>
              </w:rPr>
              <w:t>getInstance</w:t>
            </w:r>
          </w:p>
        </w:tc>
        <w:tc>
          <w:tcPr>
            <w:tcW w:w="4280" w:type="dxa"/>
          </w:tcPr>
          <w:p w14:paraId="16593022" w14:textId="77777777" w:rsidR="00412262" w:rsidRPr="00076C89" w:rsidRDefault="00412262" w:rsidP="001F618B">
            <w:pPr>
              <w:rPr>
                <w:rStyle w:val="CommentReference"/>
                <w:i/>
              </w:rPr>
            </w:pPr>
            <w:r w:rsidRPr="00AA41C2">
              <w:rPr>
                <w:rStyle w:val="CommentReference"/>
                <w:rFonts w:hint="eastAsia"/>
              </w:rPr>
              <w:t>实例化服务池</w:t>
            </w:r>
          </w:p>
        </w:tc>
      </w:tr>
      <w:tr w:rsidR="00412262" w:rsidRPr="00076C89" w14:paraId="4648BFCD" w14:textId="77777777" w:rsidTr="001F618B">
        <w:tc>
          <w:tcPr>
            <w:tcW w:w="695" w:type="dxa"/>
          </w:tcPr>
          <w:p w14:paraId="48B7CBA3" w14:textId="77777777" w:rsidR="00412262" w:rsidRPr="00076C89" w:rsidRDefault="00412262" w:rsidP="001F618B">
            <w:pPr>
              <w:rPr>
                <w:rStyle w:val="CommentReference"/>
                <w:i/>
              </w:rPr>
            </w:pPr>
            <w:r w:rsidRPr="00076C89">
              <w:rPr>
                <w:rStyle w:val="CommentReference"/>
                <w:rFonts w:hint="eastAsia"/>
              </w:rPr>
              <w:t>2</w:t>
            </w:r>
          </w:p>
        </w:tc>
        <w:tc>
          <w:tcPr>
            <w:tcW w:w="3845" w:type="dxa"/>
          </w:tcPr>
          <w:p w14:paraId="4E0C035B" w14:textId="77777777" w:rsidR="00412262" w:rsidRPr="00076C89" w:rsidRDefault="00412262" w:rsidP="001F618B">
            <w:pPr>
              <w:rPr>
                <w:rStyle w:val="CommentReference"/>
                <w:i/>
              </w:rPr>
            </w:pPr>
            <w:r w:rsidRPr="00AA41C2">
              <w:rPr>
                <w:rFonts w:ascii="Consolas" w:hAnsi="Consolas" w:cs="Consolas"/>
                <w:color w:val="000000"/>
                <w:kern w:val="0"/>
                <w:sz w:val="22"/>
                <w:szCs w:val="22"/>
              </w:rPr>
              <w:t>getRedisList</w:t>
            </w:r>
          </w:p>
        </w:tc>
        <w:tc>
          <w:tcPr>
            <w:tcW w:w="4280" w:type="dxa"/>
          </w:tcPr>
          <w:p w14:paraId="3DE99D6A" w14:textId="77777777" w:rsidR="00412262" w:rsidRPr="00076C89" w:rsidRDefault="00412262" w:rsidP="001F618B">
            <w:pPr>
              <w:rPr>
                <w:rStyle w:val="CommentReference"/>
                <w:i/>
              </w:rPr>
            </w:pPr>
            <w:r w:rsidRPr="00AA41C2">
              <w:rPr>
                <w:rStyle w:val="CommentReference"/>
                <w:rFonts w:hint="eastAsia"/>
              </w:rPr>
              <w:t>获取</w:t>
            </w:r>
            <w:r w:rsidRPr="00AA41C2">
              <w:rPr>
                <w:rStyle w:val="CommentReference"/>
                <w:rFonts w:hint="eastAsia"/>
              </w:rPr>
              <w:t>redis</w:t>
            </w:r>
            <w:r w:rsidRPr="00AA41C2">
              <w:rPr>
                <w:rStyle w:val="CommentReference"/>
                <w:rFonts w:hint="eastAsia"/>
              </w:rPr>
              <w:t>实例地址列表</w:t>
            </w:r>
          </w:p>
        </w:tc>
      </w:tr>
      <w:tr w:rsidR="00412262" w:rsidRPr="00076C89" w14:paraId="0E48D9ED" w14:textId="77777777" w:rsidTr="001F618B">
        <w:tc>
          <w:tcPr>
            <w:tcW w:w="695" w:type="dxa"/>
          </w:tcPr>
          <w:p w14:paraId="6FF30292" w14:textId="77777777" w:rsidR="00412262" w:rsidRPr="00076C89" w:rsidRDefault="00412262" w:rsidP="001F618B">
            <w:pPr>
              <w:rPr>
                <w:rStyle w:val="CommentReference"/>
                <w:i/>
              </w:rPr>
            </w:pPr>
            <w:r w:rsidRPr="00076C89">
              <w:rPr>
                <w:rStyle w:val="CommentReference"/>
                <w:rFonts w:hint="eastAsia"/>
              </w:rPr>
              <w:t>3</w:t>
            </w:r>
          </w:p>
        </w:tc>
        <w:tc>
          <w:tcPr>
            <w:tcW w:w="3845" w:type="dxa"/>
          </w:tcPr>
          <w:p w14:paraId="58B698D8" w14:textId="77777777" w:rsidR="00412262" w:rsidRPr="00076C89" w:rsidRDefault="00412262" w:rsidP="001F618B">
            <w:pPr>
              <w:rPr>
                <w:rStyle w:val="CommentReference"/>
                <w:i/>
              </w:rPr>
            </w:pPr>
            <w:r w:rsidRPr="00AA41C2">
              <w:rPr>
                <w:rFonts w:ascii="Consolas" w:hAnsi="Consolas" w:cs="Consolas"/>
                <w:color w:val="000000"/>
                <w:kern w:val="0"/>
                <w:sz w:val="22"/>
                <w:szCs w:val="22"/>
              </w:rPr>
              <w:t>initialPool</w:t>
            </w:r>
          </w:p>
        </w:tc>
        <w:tc>
          <w:tcPr>
            <w:tcW w:w="4280" w:type="dxa"/>
          </w:tcPr>
          <w:p w14:paraId="70126F68" w14:textId="77777777" w:rsidR="00412262" w:rsidRPr="00076C89" w:rsidRDefault="00412262" w:rsidP="001F618B">
            <w:pPr>
              <w:rPr>
                <w:rStyle w:val="CommentReference"/>
                <w:i/>
              </w:rPr>
            </w:pPr>
            <w:r w:rsidRPr="00AA41C2">
              <w:rPr>
                <w:rStyle w:val="CommentReference"/>
                <w:rFonts w:hint="eastAsia"/>
              </w:rPr>
              <w:t>初始化</w:t>
            </w:r>
            <w:r w:rsidRPr="00AA41C2">
              <w:rPr>
                <w:rStyle w:val="CommentReference"/>
                <w:rFonts w:hint="eastAsia"/>
              </w:rPr>
              <w:t xml:space="preserve">redis </w:t>
            </w:r>
            <w:r w:rsidRPr="00AA41C2">
              <w:rPr>
                <w:rStyle w:val="CommentReference"/>
                <w:rFonts w:hint="eastAsia"/>
              </w:rPr>
              <w:t>池</w:t>
            </w:r>
          </w:p>
        </w:tc>
      </w:tr>
      <w:tr w:rsidR="00412262" w:rsidRPr="00076C89" w14:paraId="2F676FAC" w14:textId="77777777" w:rsidTr="001F618B">
        <w:tc>
          <w:tcPr>
            <w:tcW w:w="695" w:type="dxa"/>
          </w:tcPr>
          <w:p w14:paraId="1BDD175E" w14:textId="77777777" w:rsidR="00412262" w:rsidRPr="00076C89" w:rsidRDefault="00412262" w:rsidP="001F618B">
            <w:pPr>
              <w:rPr>
                <w:rStyle w:val="CommentReference"/>
                <w:i/>
              </w:rPr>
            </w:pPr>
            <w:r>
              <w:rPr>
                <w:rStyle w:val="CommentReference"/>
                <w:rFonts w:hint="eastAsia"/>
              </w:rPr>
              <w:t>4</w:t>
            </w:r>
          </w:p>
        </w:tc>
        <w:tc>
          <w:tcPr>
            <w:tcW w:w="3845" w:type="dxa"/>
          </w:tcPr>
          <w:p w14:paraId="0BD62274" w14:textId="77777777" w:rsidR="00412262" w:rsidRPr="00076C89" w:rsidRDefault="00412262" w:rsidP="001F618B">
            <w:pPr>
              <w:rPr>
                <w:rStyle w:val="CommentReference"/>
                <w:i/>
              </w:rPr>
            </w:pPr>
            <w:r w:rsidRPr="00AA41C2">
              <w:rPr>
                <w:rFonts w:ascii="Consolas" w:hAnsi="Consolas" w:cs="Consolas"/>
                <w:iCs/>
                <w:color w:val="000000"/>
                <w:kern w:val="0"/>
                <w:sz w:val="22"/>
                <w:szCs w:val="22"/>
              </w:rPr>
              <w:t>getJedis</w:t>
            </w:r>
          </w:p>
        </w:tc>
        <w:tc>
          <w:tcPr>
            <w:tcW w:w="4280" w:type="dxa"/>
          </w:tcPr>
          <w:p w14:paraId="30F4838C" w14:textId="77777777" w:rsidR="00412262" w:rsidRPr="00076C89" w:rsidRDefault="00412262" w:rsidP="001F618B">
            <w:pPr>
              <w:rPr>
                <w:rStyle w:val="CommentReference"/>
                <w:i/>
              </w:rPr>
            </w:pPr>
            <w:r w:rsidRPr="00AA41C2">
              <w:rPr>
                <w:rStyle w:val="CommentReference"/>
                <w:rFonts w:hint="eastAsia"/>
              </w:rPr>
              <w:t>从公用</w:t>
            </w:r>
            <w:r w:rsidRPr="00AA41C2">
              <w:rPr>
                <w:rStyle w:val="CommentReference"/>
                <w:rFonts w:hint="eastAsia"/>
              </w:rPr>
              <w:t>redis</w:t>
            </w:r>
            <w:r w:rsidRPr="00AA41C2">
              <w:rPr>
                <w:rStyle w:val="CommentReference"/>
                <w:rFonts w:hint="eastAsia"/>
              </w:rPr>
              <w:t>集群获取</w:t>
            </w:r>
            <w:r w:rsidRPr="00AA41C2">
              <w:rPr>
                <w:rStyle w:val="CommentReference"/>
                <w:rFonts w:hint="eastAsia"/>
              </w:rPr>
              <w:t>resource</w:t>
            </w:r>
          </w:p>
        </w:tc>
      </w:tr>
      <w:tr w:rsidR="00412262" w:rsidRPr="00076C89" w14:paraId="6744D764" w14:textId="77777777" w:rsidTr="001F618B">
        <w:tc>
          <w:tcPr>
            <w:tcW w:w="695" w:type="dxa"/>
          </w:tcPr>
          <w:p w14:paraId="2E33DCD9" w14:textId="77777777" w:rsidR="00412262" w:rsidRPr="00076C89" w:rsidRDefault="00412262" w:rsidP="001F618B">
            <w:pPr>
              <w:rPr>
                <w:rStyle w:val="CommentReference"/>
                <w:i/>
              </w:rPr>
            </w:pPr>
            <w:r>
              <w:rPr>
                <w:rStyle w:val="CommentReference"/>
                <w:rFonts w:hint="eastAsia"/>
              </w:rPr>
              <w:t>5</w:t>
            </w:r>
          </w:p>
        </w:tc>
        <w:tc>
          <w:tcPr>
            <w:tcW w:w="3845" w:type="dxa"/>
          </w:tcPr>
          <w:p w14:paraId="16AC2FA0" w14:textId="77777777" w:rsidR="00412262" w:rsidRDefault="00412262" w:rsidP="001F618B">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14:paraId="66ABC8D7" w14:textId="77777777" w:rsidR="00412262" w:rsidRDefault="00412262" w:rsidP="001F618B">
            <w:pPr>
              <w:rPr>
                <w:rStyle w:val="CommentReference"/>
                <w:i/>
              </w:rPr>
            </w:pPr>
            <w:r w:rsidRPr="00AA41C2">
              <w:rPr>
                <w:rStyle w:val="CommentReference"/>
                <w:rFonts w:hint="eastAsia"/>
              </w:rPr>
              <w:t>归还</w:t>
            </w:r>
            <w:r w:rsidRPr="00AA41C2">
              <w:rPr>
                <w:rStyle w:val="CommentReference"/>
                <w:rFonts w:hint="eastAsia"/>
              </w:rPr>
              <w:t>redis</w:t>
            </w:r>
            <w:r w:rsidRPr="00AA41C2">
              <w:rPr>
                <w:rStyle w:val="CommentReference"/>
                <w:rFonts w:hint="eastAsia"/>
              </w:rPr>
              <w:t>链接</w:t>
            </w:r>
          </w:p>
        </w:tc>
      </w:tr>
      <w:tr w:rsidR="00412262" w:rsidRPr="00076C89" w14:paraId="2A6B1B49" w14:textId="77777777" w:rsidTr="001F618B">
        <w:tc>
          <w:tcPr>
            <w:tcW w:w="695" w:type="dxa"/>
          </w:tcPr>
          <w:p w14:paraId="5707F7C2" w14:textId="77777777" w:rsidR="00412262" w:rsidRDefault="00412262" w:rsidP="001F618B">
            <w:pPr>
              <w:rPr>
                <w:rStyle w:val="CommentReference"/>
                <w:i/>
              </w:rPr>
            </w:pPr>
            <w:r>
              <w:rPr>
                <w:rStyle w:val="CommentReference"/>
                <w:rFonts w:hint="eastAsia"/>
              </w:rPr>
              <w:t>6</w:t>
            </w:r>
          </w:p>
        </w:tc>
        <w:tc>
          <w:tcPr>
            <w:tcW w:w="3845" w:type="dxa"/>
          </w:tcPr>
          <w:p w14:paraId="67B8C4E9" w14:textId="77777777" w:rsidR="00412262" w:rsidRPr="002D7BDD"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14:paraId="36670D04" w14:textId="77777777" w:rsidR="00412262" w:rsidRPr="002D7BDD" w:rsidRDefault="00412262" w:rsidP="001F618B">
            <w:pPr>
              <w:rPr>
                <w:rStyle w:val="CommentReference"/>
                <w:i/>
              </w:rPr>
            </w:pPr>
            <w:r w:rsidRPr="00AA41C2">
              <w:rPr>
                <w:rStyle w:val="CommentReference"/>
                <w:rFonts w:hint="eastAsia"/>
              </w:rPr>
              <w:t>归还坏</w:t>
            </w:r>
            <w:r w:rsidRPr="00AA41C2">
              <w:rPr>
                <w:rStyle w:val="CommentReference"/>
                <w:rFonts w:hint="eastAsia"/>
              </w:rPr>
              <w:t>redis</w:t>
            </w:r>
            <w:r w:rsidRPr="00AA41C2">
              <w:rPr>
                <w:rStyle w:val="CommentReference"/>
                <w:rFonts w:hint="eastAsia"/>
              </w:rPr>
              <w:t>链接</w:t>
            </w:r>
          </w:p>
        </w:tc>
      </w:tr>
      <w:tr w:rsidR="00412262" w:rsidRPr="00076C89" w14:paraId="36E6AC3E" w14:textId="77777777" w:rsidTr="001F618B">
        <w:tc>
          <w:tcPr>
            <w:tcW w:w="695" w:type="dxa"/>
          </w:tcPr>
          <w:p w14:paraId="6A028846" w14:textId="77777777" w:rsidR="00412262" w:rsidRDefault="00412262" w:rsidP="001F618B">
            <w:pPr>
              <w:rPr>
                <w:rStyle w:val="CommentReference"/>
                <w:i/>
              </w:rPr>
            </w:pPr>
            <w:r>
              <w:rPr>
                <w:rStyle w:val="CommentReference"/>
              </w:rPr>
              <w:t>7</w:t>
            </w:r>
          </w:p>
        </w:tc>
        <w:tc>
          <w:tcPr>
            <w:tcW w:w="3845" w:type="dxa"/>
          </w:tcPr>
          <w:p w14:paraId="7E32CD94" w14:textId="77777777" w:rsidR="00412262" w:rsidRPr="00AA41C2"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14:paraId="7E059309" w14:textId="77777777" w:rsidR="00412262" w:rsidRPr="00AA41C2" w:rsidRDefault="00412262" w:rsidP="001F618B">
            <w:pPr>
              <w:rPr>
                <w:rStyle w:val="CommentReference"/>
                <w:i/>
              </w:rPr>
            </w:pPr>
            <w:r>
              <w:rPr>
                <w:rStyle w:val="CommentReference"/>
                <w:rFonts w:hint="eastAsia"/>
              </w:rPr>
              <w:t>处理任务返回结果</w:t>
            </w:r>
          </w:p>
        </w:tc>
      </w:tr>
    </w:tbl>
    <w:p w14:paraId="4A6A969F" w14:textId="77777777" w:rsidR="00412262" w:rsidRPr="00557EE7" w:rsidRDefault="00412262" w:rsidP="00412262"/>
    <w:p w14:paraId="76213244" w14:textId="77777777" w:rsidR="00412262" w:rsidRDefault="00412262" w:rsidP="00412262">
      <w:pPr>
        <w:pStyle w:val="Heading3"/>
      </w:pPr>
      <w:r w:rsidRPr="00D41079">
        <w:t>NutcrackerCenterAop</w:t>
      </w:r>
      <w:r>
        <w:rPr>
          <w:rFonts w:hint="eastAsia"/>
        </w:rPr>
        <w:t>类概述</w:t>
      </w:r>
    </w:p>
    <w:p w14:paraId="7292591B" w14:textId="77777777" w:rsidR="00412262" w:rsidRPr="00E85E62" w:rsidRDefault="00412262" w:rsidP="00E85E62">
      <w:pPr>
        <w:pStyle w:val="a"/>
        <w:spacing w:line="400" w:lineRule="exact"/>
        <w:ind w:firstLine="480"/>
        <w:jc w:val="left"/>
        <w:rPr>
          <w:rFonts w:ascii="SimSun" w:hAnsi="SimSun"/>
          <w:sz w:val="24"/>
        </w:rPr>
      </w:pPr>
      <w:r w:rsidRPr="00E85E62">
        <w:rPr>
          <w:rFonts w:ascii="SimSun" w:hAnsi="SimSun"/>
          <w:sz w:val="24"/>
        </w:rPr>
        <w:t>NutcrackerCenterAop</w:t>
      </w:r>
      <w:r w:rsidRPr="00E85E62">
        <w:rPr>
          <w:rFonts w:ascii="SimSun" w:hAnsi="SimSun" w:hint="eastAsia"/>
          <w:sz w:val="24"/>
        </w:rPr>
        <w:t>是NutCrackerCenter的Spring 切面编程（AOP）的封装。它首先初始化一个NutcrackerCenter。通过Spring切面式编程，配置到业务服务的缓存层中，以AOP代理的方式执行业务缓存方法的调用。调用时，从池中获取一个连接绑定到处理线程上，在处理完之后由代理处理连接资源的归还与释放，然后再返回处理结果。从而达到防止资源泄漏。</w:t>
      </w:r>
    </w:p>
    <w:p w14:paraId="73714B21" w14:textId="77777777" w:rsidR="00412262" w:rsidRPr="00E85E62" w:rsidRDefault="00412262" w:rsidP="00E85E62">
      <w:pPr>
        <w:pStyle w:val="a"/>
        <w:spacing w:line="400" w:lineRule="exact"/>
        <w:ind w:firstLine="480"/>
        <w:jc w:val="left"/>
        <w:rPr>
          <w:rFonts w:ascii="SimSun" w:hAnsi="SimSun"/>
          <w:sz w:val="24"/>
        </w:rPr>
      </w:pPr>
      <w:r w:rsidRPr="00E85E62">
        <w:rPr>
          <w:rFonts w:ascii="SimSun" w:hAnsi="SimSun" w:hint="eastAsia"/>
          <w:sz w:val="24"/>
        </w:rPr>
        <w:t>类功能定义</w:t>
      </w:r>
    </w:p>
    <w:p w14:paraId="5C5C2799" w14:textId="77777777" w:rsidR="00412262" w:rsidRDefault="00412262" w:rsidP="00412262">
      <w:pPr>
        <w:rPr>
          <w:rStyle w:val="CommentReference"/>
        </w:rPr>
      </w:pPr>
      <w:r>
        <w:rPr>
          <w:rStyle w:val="CommentReference"/>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412262" w:rsidRPr="00076C89" w14:paraId="28E3CFC0" w14:textId="77777777" w:rsidTr="001F618B">
        <w:tc>
          <w:tcPr>
            <w:tcW w:w="656" w:type="dxa"/>
            <w:shd w:val="clear" w:color="auto" w:fill="CCCCCC"/>
          </w:tcPr>
          <w:p w14:paraId="5668071A" w14:textId="77777777" w:rsidR="00412262" w:rsidRPr="00076C89" w:rsidRDefault="00412262" w:rsidP="001F618B">
            <w:pPr>
              <w:jc w:val="center"/>
              <w:rPr>
                <w:rStyle w:val="CommentReference"/>
                <w:b/>
                <w:i/>
              </w:rPr>
            </w:pPr>
            <w:r w:rsidRPr="00076C89">
              <w:rPr>
                <w:rStyle w:val="CommentReference"/>
                <w:rFonts w:hint="eastAsia"/>
              </w:rPr>
              <w:t>序号</w:t>
            </w:r>
          </w:p>
        </w:tc>
        <w:tc>
          <w:tcPr>
            <w:tcW w:w="4329" w:type="dxa"/>
            <w:shd w:val="clear" w:color="auto" w:fill="CCCCCC"/>
          </w:tcPr>
          <w:p w14:paraId="6FE54736" w14:textId="77777777" w:rsidR="00412262" w:rsidRPr="00076C89" w:rsidRDefault="00412262" w:rsidP="001F618B">
            <w:pPr>
              <w:jc w:val="center"/>
              <w:rPr>
                <w:rStyle w:val="CommentReference"/>
                <w:b/>
                <w:i/>
              </w:rPr>
            </w:pPr>
            <w:r w:rsidRPr="00076C89">
              <w:rPr>
                <w:rStyle w:val="CommentReference"/>
                <w:rFonts w:hint="eastAsia"/>
              </w:rPr>
              <w:t>功能点</w:t>
            </w:r>
          </w:p>
        </w:tc>
        <w:tc>
          <w:tcPr>
            <w:tcW w:w="3835" w:type="dxa"/>
            <w:shd w:val="clear" w:color="auto" w:fill="CCCCCC"/>
          </w:tcPr>
          <w:p w14:paraId="49E9C97E" w14:textId="77777777" w:rsidR="00412262" w:rsidRPr="00076C89" w:rsidRDefault="00412262" w:rsidP="001F618B">
            <w:pPr>
              <w:jc w:val="center"/>
              <w:rPr>
                <w:rStyle w:val="CommentReference"/>
                <w:b/>
                <w:i/>
              </w:rPr>
            </w:pPr>
            <w:r w:rsidRPr="00076C89">
              <w:rPr>
                <w:rStyle w:val="CommentReference"/>
                <w:rFonts w:hint="eastAsia"/>
              </w:rPr>
              <w:t>功能点详细内容</w:t>
            </w:r>
          </w:p>
        </w:tc>
      </w:tr>
      <w:tr w:rsidR="00412262" w:rsidRPr="00076C89" w14:paraId="79CDAA68" w14:textId="77777777" w:rsidTr="001F618B">
        <w:tc>
          <w:tcPr>
            <w:tcW w:w="656" w:type="dxa"/>
          </w:tcPr>
          <w:p w14:paraId="46A5BE95" w14:textId="77777777" w:rsidR="00412262" w:rsidRPr="00076C89" w:rsidRDefault="00412262" w:rsidP="001F618B">
            <w:pPr>
              <w:rPr>
                <w:rStyle w:val="CommentReference"/>
                <w:i/>
              </w:rPr>
            </w:pPr>
            <w:r w:rsidRPr="00076C89">
              <w:rPr>
                <w:rStyle w:val="CommentReference"/>
                <w:rFonts w:hint="eastAsia"/>
              </w:rPr>
              <w:t>1</w:t>
            </w:r>
          </w:p>
        </w:tc>
        <w:tc>
          <w:tcPr>
            <w:tcW w:w="4329" w:type="dxa"/>
          </w:tcPr>
          <w:p w14:paraId="5F8D3F0E" w14:textId="77777777" w:rsidR="00412262" w:rsidRPr="00076C89" w:rsidRDefault="00412262" w:rsidP="001F618B">
            <w:pPr>
              <w:rPr>
                <w:rStyle w:val="CommentReference"/>
                <w:i/>
              </w:rPr>
            </w:pPr>
            <w:r w:rsidRPr="00ED5FAA">
              <w:rPr>
                <w:rFonts w:ascii="Consolas" w:hAnsi="Consolas" w:cs="Consolas"/>
                <w:color w:val="000000"/>
                <w:kern w:val="0"/>
                <w:sz w:val="22"/>
                <w:szCs w:val="22"/>
                <w:u w:val="single"/>
              </w:rPr>
              <w:t>init</w:t>
            </w:r>
          </w:p>
        </w:tc>
        <w:tc>
          <w:tcPr>
            <w:tcW w:w="3835" w:type="dxa"/>
          </w:tcPr>
          <w:p w14:paraId="48B8EFA0" w14:textId="77777777" w:rsidR="00412262" w:rsidRPr="00076C89" w:rsidRDefault="00412262" w:rsidP="001F618B">
            <w:pPr>
              <w:rPr>
                <w:rStyle w:val="CommentReference"/>
                <w:i/>
              </w:rPr>
            </w:pPr>
            <w:r>
              <w:rPr>
                <w:rStyle w:val="CommentReference"/>
                <w:rFonts w:hint="eastAsia"/>
              </w:rPr>
              <w:t>Spring AOP</w:t>
            </w:r>
            <w:r>
              <w:rPr>
                <w:rStyle w:val="CommentReference"/>
                <w:rFonts w:hint="eastAsia"/>
              </w:rPr>
              <w:t>代理类初始化</w:t>
            </w:r>
          </w:p>
        </w:tc>
      </w:tr>
      <w:tr w:rsidR="00412262" w:rsidRPr="00076C89" w14:paraId="02ADB255" w14:textId="77777777" w:rsidTr="001F618B">
        <w:tc>
          <w:tcPr>
            <w:tcW w:w="656" w:type="dxa"/>
          </w:tcPr>
          <w:p w14:paraId="620F5D74" w14:textId="77777777" w:rsidR="00412262" w:rsidRPr="00076C89" w:rsidRDefault="00412262" w:rsidP="001F618B">
            <w:pPr>
              <w:rPr>
                <w:rStyle w:val="CommentReference"/>
                <w:i/>
              </w:rPr>
            </w:pPr>
            <w:r w:rsidRPr="00076C89">
              <w:rPr>
                <w:rStyle w:val="CommentReference"/>
                <w:rFonts w:hint="eastAsia"/>
              </w:rPr>
              <w:t>2</w:t>
            </w:r>
          </w:p>
        </w:tc>
        <w:tc>
          <w:tcPr>
            <w:tcW w:w="4329" w:type="dxa"/>
          </w:tcPr>
          <w:p w14:paraId="028106C8" w14:textId="77777777" w:rsidR="00412262" w:rsidRPr="00076C89" w:rsidRDefault="00412262" w:rsidP="001F618B">
            <w:pPr>
              <w:rPr>
                <w:rStyle w:val="CommentReference"/>
                <w:i/>
              </w:rPr>
            </w:pPr>
            <w:r w:rsidRPr="00ED5FAA">
              <w:rPr>
                <w:rFonts w:ascii="Consolas" w:hAnsi="Consolas" w:cs="Consolas"/>
                <w:color w:val="000000"/>
                <w:kern w:val="0"/>
                <w:sz w:val="22"/>
                <w:szCs w:val="22"/>
              </w:rPr>
              <w:t>invoke</w:t>
            </w:r>
          </w:p>
        </w:tc>
        <w:tc>
          <w:tcPr>
            <w:tcW w:w="3835" w:type="dxa"/>
          </w:tcPr>
          <w:p w14:paraId="2AEDDFC1" w14:textId="77777777" w:rsidR="00412262" w:rsidRPr="00076C89" w:rsidRDefault="00412262" w:rsidP="001F618B">
            <w:pPr>
              <w:rPr>
                <w:rStyle w:val="CommentReference"/>
                <w:i/>
              </w:rPr>
            </w:pPr>
            <w:r>
              <w:rPr>
                <w:rStyle w:val="CommentReference"/>
                <w:rFonts w:hint="eastAsia"/>
              </w:rPr>
              <w:t>Spring AOP</w:t>
            </w:r>
            <w:r>
              <w:rPr>
                <w:rStyle w:val="CommentReference"/>
                <w:rFonts w:hint="eastAsia"/>
              </w:rPr>
              <w:t>代理方法调用</w:t>
            </w:r>
          </w:p>
        </w:tc>
      </w:tr>
      <w:tr w:rsidR="00412262" w:rsidRPr="00076C89" w14:paraId="5AC81F02" w14:textId="77777777" w:rsidTr="001F618B">
        <w:tc>
          <w:tcPr>
            <w:tcW w:w="656" w:type="dxa"/>
          </w:tcPr>
          <w:p w14:paraId="5C9F085F" w14:textId="77777777" w:rsidR="00412262" w:rsidRPr="00076C89" w:rsidRDefault="00412262" w:rsidP="001F618B">
            <w:pPr>
              <w:rPr>
                <w:rStyle w:val="CommentReference"/>
                <w:i/>
              </w:rPr>
            </w:pPr>
            <w:r w:rsidRPr="00076C89">
              <w:rPr>
                <w:rStyle w:val="CommentReference"/>
                <w:rFonts w:hint="eastAsia"/>
              </w:rPr>
              <w:t>3</w:t>
            </w:r>
          </w:p>
        </w:tc>
        <w:tc>
          <w:tcPr>
            <w:tcW w:w="4329" w:type="dxa"/>
          </w:tcPr>
          <w:p w14:paraId="5C1105C5" w14:textId="77777777" w:rsidR="00412262" w:rsidRPr="00076C89" w:rsidRDefault="00412262" w:rsidP="001F618B">
            <w:pPr>
              <w:rPr>
                <w:rStyle w:val="CommentReference"/>
                <w:i/>
              </w:rPr>
            </w:pPr>
            <w:r w:rsidRPr="00ED5FAA">
              <w:rPr>
                <w:rFonts w:ascii="Consolas" w:hAnsi="Consolas" w:cs="Consolas"/>
                <w:color w:val="000000"/>
                <w:kern w:val="0"/>
                <w:sz w:val="22"/>
                <w:szCs w:val="22"/>
              </w:rPr>
              <w:t>getJedis</w:t>
            </w:r>
          </w:p>
        </w:tc>
        <w:tc>
          <w:tcPr>
            <w:tcW w:w="3835" w:type="dxa"/>
          </w:tcPr>
          <w:p w14:paraId="14173E92" w14:textId="77777777" w:rsidR="00412262" w:rsidRPr="00076C89" w:rsidRDefault="00412262" w:rsidP="001F618B">
            <w:pPr>
              <w:rPr>
                <w:rStyle w:val="CommentReference"/>
                <w:i/>
              </w:rPr>
            </w:pPr>
            <w:r>
              <w:rPr>
                <w:rStyle w:val="CommentReference"/>
                <w:rFonts w:hint="eastAsia"/>
              </w:rPr>
              <w:t>获取线程绑定上的</w:t>
            </w:r>
            <w:r>
              <w:rPr>
                <w:rStyle w:val="CommentReference"/>
                <w:rFonts w:hint="eastAsia"/>
              </w:rPr>
              <w:t>Jedis</w:t>
            </w:r>
            <w:r>
              <w:rPr>
                <w:rStyle w:val="CommentReference"/>
                <w:rFonts w:hint="eastAsia"/>
              </w:rPr>
              <w:t>连接</w:t>
            </w:r>
          </w:p>
        </w:tc>
      </w:tr>
    </w:tbl>
    <w:p w14:paraId="4A5A83DD" w14:textId="77777777" w:rsidR="00412262" w:rsidRDefault="00412262" w:rsidP="00412262"/>
    <w:p w14:paraId="0D81A3F5" w14:textId="77777777" w:rsidR="00412262" w:rsidRDefault="00412262" w:rsidP="00412262">
      <w:pPr>
        <w:pStyle w:val="Heading3"/>
      </w:pPr>
      <w:r w:rsidRPr="003B2308">
        <w:t>ModRedisCenterAop</w:t>
      </w:r>
      <w:r>
        <w:rPr>
          <w:rFonts w:hint="eastAsia"/>
        </w:rPr>
        <w:t>类概述</w:t>
      </w:r>
    </w:p>
    <w:p w14:paraId="417BAC58" w14:textId="77777777" w:rsidR="00412262" w:rsidRPr="00E85E62" w:rsidRDefault="00412262" w:rsidP="00E85E62">
      <w:pPr>
        <w:pStyle w:val="a"/>
        <w:spacing w:line="400" w:lineRule="exact"/>
        <w:ind w:firstLine="480"/>
        <w:jc w:val="left"/>
        <w:rPr>
          <w:rFonts w:ascii="SimSun" w:hAnsi="SimSun"/>
          <w:sz w:val="24"/>
        </w:rPr>
      </w:pPr>
      <w:r w:rsidRPr="00E85E62">
        <w:rPr>
          <w:rFonts w:ascii="SimSun" w:hAnsi="SimSun" w:hint="eastAsia"/>
          <w:sz w:val="24"/>
        </w:rPr>
        <w:t>Redis基于Redis自己的分布式组件Shard</w:t>
      </w:r>
      <w:r w:rsidRPr="00E85E62">
        <w:rPr>
          <w:rFonts w:ascii="SimSun" w:hAnsi="SimSun"/>
          <w:sz w:val="24"/>
        </w:rPr>
        <w:t>ing</w:t>
      </w:r>
      <w:r w:rsidRPr="00E85E62">
        <w:rPr>
          <w:rFonts w:ascii="SimSun" w:hAnsi="SimSun" w:hint="eastAsia"/>
          <w:sz w:val="24"/>
        </w:rPr>
        <w:t>Redis连接池的封装。通过zkHelper从注册中心监听某服务的</w:t>
      </w:r>
      <w:r w:rsidRPr="00E85E62">
        <w:rPr>
          <w:rFonts w:ascii="SimSun" w:hAnsi="SimSun"/>
          <w:sz w:val="24"/>
        </w:rPr>
        <w:t>Redis</w:t>
      </w:r>
      <w:r w:rsidRPr="00E85E62">
        <w:rPr>
          <w:rFonts w:ascii="SimSun" w:hAnsi="SimSun" w:hint="eastAsia"/>
          <w:sz w:val="24"/>
        </w:rPr>
        <w:t>集测配置，初始化</w:t>
      </w:r>
      <w:r w:rsidRPr="00E85E62">
        <w:rPr>
          <w:rFonts w:ascii="SimSun" w:hAnsi="SimSun"/>
          <w:sz w:val="24"/>
        </w:rPr>
        <w:t>Redis</w:t>
      </w:r>
      <w:r w:rsidRPr="00E85E62">
        <w:rPr>
          <w:rFonts w:ascii="SimSun" w:hAnsi="SimSun" w:hint="eastAsia"/>
          <w:sz w:val="24"/>
        </w:rPr>
        <w:t>集群的连接池。通过工作圈服务应用的数据分片key来计算数据映射的节点，并从池中取出此节点的连接供应用来使用。</w:t>
      </w:r>
    </w:p>
    <w:p w14:paraId="408F8A9A" w14:textId="77777777" w:rsidR="00412262" w:rsidRPr="00E85E62" w:rsidRDefault="00412262" w:rsidP="00E85E62">
      <w:pPr>
        <w:pStyle w:val="a"/>
        <w:spacing w:line="400" w:lineRule="exact"/>
        <w:ind w:firstLine="480"/>
        <w:jc w:val="left"/>
        <w:rPr>
          <w:rFonts w:ascii="SimSun" w:hAnsi="SimSun"/>
          <w:sz w:val="24"/>
        </w:rPr>
      </w:pPr>
      <w:r w:rsidRPr="00E85E62">
        <w:rPr>
          <w:rFonts w:ascii="SimSun" w:hAnsi="SimSun"/>
          <w:sz w:val="24"/>
        </w:rPr>
        <w:tab/>
      </w:r>
      <w:r w:rsidRPr="00E85E62">
        <w:rPr>
          <w:rFonts w:ascii="SimSun" w:hAnsi="SimSun"/>
          <w:sz w:val="24"/>
        </w:rPr>
        <w:tab/>
      </w:r>
    </w:p>
    <w:p w14:paraId="5DC51F98" w14:textId="77777777" w:rsidR="00412262" w:rsidRPr="00E85E62" w:rsidRDefault="00412262" w:rsidP="00E85E62">
      <w:pPr>
        <w:pStyle w:val="a"/>
        <w:spacing w:line="400" w:lineRule="exact"/>
        <w:ind w:firstLine="480"/>
        <w:jc w:val="left"/>
        <w:rPr>
          <w:rFonts w:ascii="SimSun" w:hAnsi="SimSun"/>
          <w:sz w:val="24"/>
        </w:rPr>
      </w:pPr>
      <w:r w:rsidRPr="00E85E62">
        <w:rPr>
          <w:rFonts w:ascii="SimSun" w:hAnsi="SimSun" w:hint="eastAsia"/>
          <w:sz w:val="24"/>
        </w:rPr>
        <w:t>类功能定义</w:t>
      </w:r>
    </w:p>
    <w:p w14:paraId="6E59E867" w14:textId="77777777" w:rsidR="00412262" w:rsidRDefault="00412262" w:rsidP="00412262">
      <w:pPr>
        <w:rPr>
          <w:rStyle w:val="CommentReference"/>
        </w:rPr>
      </w:pPr>
      <w:r>
        <w:rPr>
          <w:rStyle w:val="CommentReference"/>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412262" w:rsidRPr="00076C89" w14:paraId="544A5358" w14:textId="77777777" w:rsidTr="001F618B">
        <w:tc>
          <w:tcPr>
            <w:tcW w:w="695" w:type="dxa"/>
            <w:shd w:val="clear" w:color="auto" w:fill="CCCCCC"/>
          </w:tcPr>
          <w:p w14:paraId="0A359DA0" w14:textId="77777777" w:rsidR="00412262" w:rsidRPr="00076C89" w:rsidRDefault="00412262" w:rsidP="001F618B">
            <w:pPr>
              <w:jc w:val="center"/>
              <w:rPr>
                <w:rStyle w:val="CommentReference"/>
                <w:b/>
                <w:i/>
              </w:rPr>
            </w:pPr>
            <w:r w:rsidRPr="00076C89">
              <w:rPr>
                <w:rStyle w:val="CommentReference"/>
                <w:rFonts w:hint="eastAsia"/>
              </w:rPr>
              <w:t>序号</w:t>
            </w:r>
          </w:p>
        </w:tc>
        <w:tc>
          <w:tcPr>
            <w:tcW w:w="3845" w:type="dxa"/>
            <w:shd w:val="clear" w:color="auto" w:fill="CCCCCC"/>
          </w:tcPr>
          <w:p w14:paraId="45ECAD4F" w14:textId="77777777" w:rsidR="00412262" w:rsidRPr="00076C89" w:rsidRDefault="00412262" w:rsidP="001F618B">
            <w:pPr>
              <w:jc w:val="center"/>
              <w:rPr>
                <w:rStyle w:val="CommentReference"/>
                <w:b/>
                <w:i/>
              </w:rPr>
            </w:pPr>
            <w:r w:rsidRPr="00076C89">
              <w:rPr>
                <w:rStyle w:val="CommentReference"/>
                <w:rFonts w:hint="eastAsia"/>
              </w:rPr>
              <w:t>功能点</w:t>
            </w:r>
          </w:p>
        </w:tc>
        <w:tc>
          <w:tcPr>
            <w:tcW w:w="4280" w:type="dxa"/>
            <w:shd w:val="clear" w:color="auto" w:fill="CCCCCC"/>
          </w:tcPr>
          <w:p w14:paraId="23C193A8" w14:textId="77777777" w:rsidR="00412262" w:rsidRPr="00076C89" w:rsidRDefault="00412262" w:rsidP="001F618B">
            <w:pPr>
              <w:jc w:val="center"/>
              <w:rPr>
                <w:rStyle w:val="CommentReference"/>
                <w:b/>
                <w:i/>
              </w:rPr>
            </w:pPr>
            <w:r w:rsidRPr="00076C89">
              <w:rPr>
                <w:rStyle w:val="CommentReference"/>
                <w:rFonts w:hint="eastAsia"/>
              </w:rPr>
              <w:t>功能点详细内容</w:t>
            </w:r>
          </w:p>
        </w:tc>
      </w:tr>
      <w:tr w:rsidR="00412262" w:rsidRPr="00076C89" w14:paraId="4C42EA22" w14:textId="77777777" w:rsidTr="001F618B">
        <w:tc>
          <w:tcPr>
            <w:tcW w:w="695" w:type="dxa"/>
          </w:tcPr>
          <w:p w14:paraId="426C4377" w14:textId="77777777" w:rsidR="00412262" w:rsidRPr="00076C89" w:rsidRDefault="00412262" w:rsidP="001F618B">
            <w:pPr>
              <w:rPr>
                <w:rStyle w:val="CommentReference"/>
                <w:i/>
              </w:rPr>
            </w:pPr>
            <w:r w:rsidRPr="00076C89">
              <w:rPr>
                <w:rStyle w:val="CommentReference"/>
                <w:rFonts w:hint="eastAsia"/>
              </w:rPr>
              <w:t>1</w:t>
            </w:r>
          </w:p>
        </w:tc>
        <w:tc>
          <w:tcPr>
            <w:tcW w:w="3845" w:type="dxa"/>
          </w:tcPr>
          <w:p w14:paraId="4E6506AB" w14:textId="77777777" w:rsidR="00412262" w:rsidRPr="00076C89" w:rsidRDefault="00412262" w:rsidP="001F618B">
            <w:pPr>
              <w:rPr>
                <w:rStyle w:val="CommentReference"/>
                <w:i/>
              </w:rPr>
            </w:pPr>
            <w:r w:rsidRPr="00263417">
              <w:rPr>
                <w:rFonts w:ascii="Consolas" w:hAnsi="Consolas" w:cs="Consolas"/>
                <w:color w:val="000000"/>
                <w:kern w:val="0"/>
                <w:sz w:val="22"/>
                <w:szCs w:val="22"/>
                <w:u w:val="single"/>
              </w:rPr>
              <w:t>getInstance</w:t>
            </w:r>
          </w:p>
        </w:tc>
        <w:tc>
          <w:tcPr>
            <w:tcW w:w="4280" w:type="dxa"/>
          </w:tcPr>
          <w:p w14:paraId="14BDB12E" w14:textId="77777777" w:rsidR="00412262" w:rsidRPr="00076C89" w:rsidRDefault="00412262" w:rsidP="001F618B">
            <w:pPr>
              <w:rPr>
                <w:rStyle w:val="CommentReference"/>
                <w:i/>
              </w:rPr>
            </w:pPr>
            <w:r w:rsidRPr="00AA41C2">
              <w:rPr>
                <w:rStyle w:val="CommentReference"/>
                <w:rFonts w:hint="eastAsia"/>
              </w:rPr>
              <w:t>实例化服务池</w:t>
            </w:r>
          </w:p>
        </w:tc>
      </w:tr>
      <w:tr w:rsidR="00412262" w:rsidRPr="00076C89" w14:paraId="409F4164" w14:textId="77777777" w:rsidTr="001F618B">
        <w:tc>
          <w:tcPr>
            <w:tcW w:w="695" w:type="dxa"/>
          </w:tcPr>
          <w:p w14:paraId="3E1CEB93" w14:textId="77777777" w:rsidR="00412262" w:rsidRPr="00076C89" w:rsidRDefault="00412262" w:rsidP="001F618B">
            <w:pPr>
              <w:rPr>
                <w:rStyle w:val="CommentReference"/>
                <w:i/>
              </w:rPr>
            </w:pPr>
            <w:r w:rsidRPr="00076C89">
              <w:rPr>
                <w:rStyle w:val="CommentReference"/>
                <w:rFonts w:hint="eastAsia"/>
              </w:rPr>
              <w:t>2</w:t>
            </w:r>
          </w:p>
        </w:tc>
        <w:tc>
          <w:tcPr>
            <w:tcW w:w="3845" w:type="dxa"/>
          </w:tcPr>
          <w:p w14:paraId="76863C58" w14:textId="77777777" w:rsidR="00412262" w:rsidRPr="00076C89" w:rsidRDefault="00412262" w:rsidP="001F618B">
            <w:pPr>
              <w:rPr>
                <w:rStyle w:val="CommentReference"/>
                <w:i/>
              </w:rPr>
            </w:pPr>
            <w:r w:rsidRPr="00AA41C2">
              <w:rPr>
                <w:rFonts w:ascii="Consolas" w:hAnsi="Consolas" w:cs="Consolas"/>
                <w:color w:val="000000"/>
                <w:kern w:val="0"/>
                <w:sz w:val="22"/>
                <w:szCs w:val="22"/>
              </w:rPr>
              <w:t>getRedisList</w:t>
            </w:r>
          </w:p>
        </w:tc>
        <w:tc>
          <w:tcPr>
            <w:tcW w:w="4280" w:type="dxa"/>
          </w:tcPr>
          <w:p w14:paraId="16C5E2EC" w14:textId="77777777" w:rsidR="00412262" w:rsidRPr="00076C89" w:rsidRDefault="00412262" w:rsidP="001F618B">
            <w:pPr>
              <w:rPr>
                <w:rStyle w:val="CommentReference"/>
                <w:i/>
              </w:rPr>
            </w:pPr>
            <w:r w:rsidRPr="00AA41C2">
              <w:rPr>
                <w:rStyle w:val="CommentReference"/>
                <w:rFonts w:hint="eastAsia"/>
              </w:rPr>
              <w:t>获取</w:t>
            </w:r>
            <w:r w:rsidRPr="00AA41C2">
              <w:rPr>
                <w:rStyle w:val="CommentReference"/>
                <w:rFonts w:hint="eastAsia"/>
              </w:rPr>
              <w:t>redis</w:t>
            </w:r>
            <w:r w:rsidRPr="00AA41C2">
              <w:rPr>
                <w:rStyle w:val="CommentReference"/>
                <w:rFonts w:hint="eastAsia"/>
              </w:rPr>
              <w:t>实例地址列表</w:t>
            </w:r>
          </w:p>
        </w:tc>
      </w:tr>
      <w:tr w:rsidR="00412262" w:rsidRPr="00076C89" w14:paraId="28625502" w14:textId="77777777" w:rsidTr="001F618B">
        <w:tc>
          <w:tcPr>
            <w:tcW w:w="695" w:type="dxa"/>
          </w:tcPr>
          <w:p w14:paraId="389C6202" w14:textId="77777777" w:rsidR="00412262" w:rsidRPr="00076C89" w:rsidRDefault="00412262" w:rsidP="001F618B">
            <w:pPr>
              <w:rPr>
                <w:rStyle w:val="CommentReference"/>
                <w:i/>
              </w:rPr>
            </w:pPr>
            <w:r w:rsidRPr="00076C89">
              <w:rPr>
                <w:rStyle w:val="CommentReference"/>
                <w:rFonts w:hint="eastAsia"/>
              </w:rPr>
              <w:t>3</w:t>
            </w:r>
          </w:p>
        </w:tc>
        <w:tc>
          <w:tcPr>
            <w:tcW w:w="3845" w:type="dxa"/>
          </w:tcPr>
          <w:p w14:paraId="6268C7E8" w14:textId="77777777" w:rsidR="00412262" w:rsidRPr="00076C89" w:rsidRDefault="00412262" w:rsidP="001F618B">
            <w:pPr>
              <w:rPr>
                <w:rStyle w:val="CommentReference"/>
                <w:i/>
              </w:rPr>
            </w:pPr>
            <w:r w:rsidRPr="00AA41C2">
              <w:rPr>
                <w:rFonts w:ascii="Consolas" w:hAnsi="Consolas" w:cs="Consolas"/>
                <w:color w:val="000000"/>
                <w:kern w:val="0"/>
                <w:sz w:val="22"/>
                <w:szCs w:val="22"/>
              </w:rPr>
              <w:t>initialPool</w:t>
            </w:r>
          </w:p>
        </w:tc>
        <w:tc>
          <w:tcPr>
            <w:tcW w:w="4280" w:type="dxa"/>
          </w:tcPr>
          <w:p w14:paraId="68C9FFAC" w14:textId="77777777" w:rsidR="00412262" w:rsidRPr="00076C89" w:rsidRDefault="00412262" w:rsidP="001F618B">
            <w:pPr>
              <w:rPr>
                <w:rStyle w:val="CommentReference"/>
                <w:i/>
              </w:rPr>
            </w:pPr>
            <w:r w:rsidRPr="00AA41C2">
              <w:rPr>
                <w:rStyle w:val="CommentReference"/>
                <w:rFonts w:hint="eastAsia"/>
              </w:rPr>
              <w:t>初始化</w:t>
            </w:r>
            <w:r w:rsidRPr="00AA41C2">
              <w:rPr>
                <w:rStyle w:val="CommentReference"/>
                <w:rFonts w:hint="eastAsia"/>
              </w:rPr>
              <w:t xml:space="preserve">redis </w:t>
            </w:r>
            <w:r w:rsidRPr="00AA41C2">
              <w:rPr>
                <w:rStyle w:val="CommentReference"/>
                <w:rFonts w:hint="eastAsia"/>
              </w:rPr>
              <w:t>池</w:t>
            </w:r>
          </w:p>
        </w:tc>
      </w:tr>
      <w:tr w:rsidR="00412262" w:rsidRPr="00076C89" w14:paraId="19CA358C" w14:textId="77777777" w:rsidTr="001F618B">
        <w:tc>
          <w:tcPr>
            <w:tcW w:w="695" w:type="dxa"/>
          </w:tcPr>
          <w:p w14:paraId="5F63FA4D" w14:textId="77777777" w:rsidR="00412262" w:rsidRPr="00076C89" w:rsidRDefault="00412262" w:rsidP="001F618B">
            <w:pPr>
              <w:rPr>
                <w:rStyle w:val="CommentReference"/>
                <w:i/>
              </w:rPr>
            </w:pPr>
            <w:r>
              <w:rPr>
                <w:rStyle w:val="CommentReference"/>
                <w:rFonts w:hint="eastAsia"/>
              </w:rPr>
              <w:lastRenderedPageBreak/>
              <w:t>4</w:t>
            </w:r>
          </w:p>
        </w:tc>
        <w:tc>
          <w:tcPr>
            <w:tcW w:w="3845" w:type="dxa"/>
          </w:tcPr>
          <w:p w14:paraId="19864E3E" w14:textId="77777777" w:rsidR="00412262" w:rsidRPr="00076C89" w:rsidRDefault="00412262" w:rsidP="001F618B">
            <w:pPr>
              <w:rPr>
                <w:rStyle w:val="CommentReference"/>
                <w:i/>
              </w:rPr>
            </w:pPr>
            <w:r w:rsidRPr="00AA41C2">
              <w:rPr>
                <w:rFonts w:ascii="Consolas" w:hAnsi="Consolas" w:cs="Consolas"/>
                <w:iCs/>
                <w:color w:val="000000"/>
                <w:kern w:val="0"/>
                <w:sz w:val="22"/>
                <w:szCs w:val="22"/>
              </w:rPr>
              <w:t>getJedis</w:t>
            </w:r>
          </w:p>
        </w:tc>
        <w:tc>
          <w:tcPr>
            <w:tcW w:w="4280" w:type="dxa"/>
          </w:tcPr>
          <w:p w14:paraId="50745413" w14:textId="77777777" w:rsidR="00412262" w:rsidRPr="00076C89" w:rsidRDefault="00412262" w:rsidP="001F618B">
            <w:pPr>
              <w:rPr>
                <w:rStyle w:val="CommentReference"/>
                <w:i/>
              </w:rPr>
            </w:pPr>
            <w:r w:rsidRPr="00AA41C2">
              <w:rPr>
                <w:rStyle w:val="CommentReference"/>
                <w:rFonts w:hint="eastAsia"/>
              </w:rPr>
              <w:t>从公用</w:t>
            </w:r>
            <w:r w:rsidRPr="00AA41C2">
              <w:rPr>
                <w:rStyle w:val="CommentReference"/>
                <w:rFonts w:hint="eastAsia"/>
              </w:rPr>
              <w:t>redis</w:t>
            </w:r>
            <w:r w:rsidRPr="00AA41C2">
              <w:rPr>
                <w:rStyle w:val="CommentReference"/>
                <w:rFonts w:hint="eastAsia"/>
              </w:rPr>
              <w:t>集群获取</w:t>
            </w:r>
            <w:r w:rsidRPr="00AA41C2">
              <w:rPr>
                <w:rStyle w:val="CommentReference"/>
                <w:rFonts w:hint="eastAsia"/>
              </w:rPr>
              <w:t>resource</w:t>
            </w:r>
          </w:p>
        </w:tc>
      </w:tr>
      <w:tr w:rsidR="00412262" w:rsidRPr="00076C89" w14:paraId="2726DBC9" w14:textId="77777777" w:rsidTr="001F618B">
        <w:tc>
          <w:tcPr>
            <w:tcW w:w="695" w:type="dxa"/>
          </w:tcPr>
          <w:p w14:paraId="7D74EAC3" w14:textId="77777777" w:rsidR="00412262" w:rsidRPr="00076C89" w:rsidRDefault="00412262" w:rsidP="001F618B">
            <w:pPr>
              <w:rPr>
                <w:rStyle w:val="CommentReference"/>
                <w:i/>
              </w:rPr>
            </w:pPr>
            <w:r>
              <w:rPr>
                <w:rStyle w:val="CommentReference"/>
                <w:rFonts w:hint="eastAsia"/>
              </w:rPr>
              <w:t>5</w:t>
            </w:r>
          </w:p>
        </w:tc>
        <w:tc>
          <w:tcPr>
            <w:tcW w:w="3845" w:type="dxa"/>
          </w:tcPr>
          <w:p w14:paraId="095F2FCE" w14:textId="77777777" w:rsidR="00412262" w:rsidRDefault="00412262" w:rsidP="001F618B">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14:paraId="23B9BA25" w14:textId="77777777" w:rsidR="00412262" w:rsidRDefault="00412262" w:rsidP="001F618B">
            <w:pPr>
              <w:rPr>
                <w:rStyle w:val="CommentReference"/>
                <w:i/>
              </w:rPr>
            </w:pPr>
            <w:r w:rsidRPr="00AA41C2">
              <w:rPr>
                <w:rStyle w:val="CommentReference"/>
                <w:rFonts w:hint="eastAsia"/>
              </w:rPr>
              <w:t>归还</w:t>
            </w:r>
            <w:r w:rsidRPr="00AA41C2">
              <w:rPr>
                <w:rStyle w:val="CommentReference"/>
                <w:rFonts w:hint="eastAsia"/>
              </w:rPr>
              <w:t>redis</w:t>
            </w:r>
            <w:r w:rsidRPr="00AA41C2">
              <w:rPr>
                <w:rStyle w:val="CommentReference"/>
                <w:rFonts w:hint="eastAsia"/>
              </w:rPr>
              <w:t>链接</w:t>
            </w:r>
          </w:p>
        </w:tc>
      </w:tr>
      <w:tr w:rsidR="00412262" w:rsidRPr="00076C89" w14:paraId="110D6810" w14:textId="77777777" w:rsidTr="001F618B">
        <w:tc>
          <w:tcPr>
            <w:tcW w:w="695" w:type="dxa"/>
          </w:tcPr>
          <w:p w14:paraId="18CA664B" w14:textId="77777777" w:rsidR="00412262" w:rsidRDefault="00412262" w:rsidP="001F618B">
            <w:pPr>
              <w:rPr>
                <w:rStyle w:val="CommentReference"/>
                <w:i/>
              </w:rPr>
            </w:pPr>
            <w:r>
              <w:rPr>
                <w:rStyle w:val="CommentReference"/>
                <w:rFonts w:hint="eastAsia"/>
              </w:rPr>
              <w:t>6</w:t>
            </w:r>
          </w:p>
        </w:tc>
        <w:tc>
          <w:tcPr>
            <w:tcW w:w="3845" w:type="dxa"/>
          </w:tcPr>
          <w:p w14:paraId="27C30E89" w14:textId="77777777" w:rsidR="00412262" w:rsidRPr="002D7BDD"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14:paraId="01115598" w14:textId="77777777" w:rsidR="00412262" w:rsidRPr="002D7BDD" w:rsidRDefault="00412262" w:rsidP="001F618B">
            <w:pPr>
              <w:rPr>
                <w:rStyle w:val="CommentReference"/>
                <w:i/>
              </w:rPr>
            </w:pPr>
            <w:r w:rsidRPr="00AA41C2">
              <w:rPr>
                <w:rStyle w:val="CommentReference"/>
                <w:rFonts w:hint="eastAsia"/>
              </w:rPr>
              <w:t>归还坏</w:t>
            </w:r>
            <w:r w:rsidRPr="00AA41C2">
              <w:rPr>
                <w:rStyle w:val="CommentReference"/>
                <w:rFonts w:hint="eastAsia"/>
              </w:rPr>
              <w:t>redis</w:t>
            </w:r>
            <w:r w:rsidRPr="00AA41C2">
              <w:rPr>
                <w:rStyle w:val="CommentReference"/>
                <w:rFonts w:hint="eastAsia"/>
              </w:rPr>
              <w:t>链接</w:t>
            </w:r>
          </w:p>
        </w:tc>
      </w:tr>
      <w:tr w:rsidR="00412262" w:rsidRPr="00076C89" w14:paraId="5042A72F" w14:textId="77777777" w:rsidTr="001F618B">
        <w:tc>
          <w:tcPr>
            <w:tcW w:w="695" w:type="dxa"/>
          </w:tcPr>
          <w:p w14:paraId="4A5DD7FF" w14:textId="77777777" w:rsidR="00412262" w:rsidRDefault="00412262" w:rsidP="001F618B">
            <w:pPr>
              <w:rPr>
                <w:rStyle w:val="CommentReference"/>
                <w:i/>
              </w:rPr>
            </w:pPr>
            <w:r>
              <w:rPr>
                <w:rStyle w:val="CommentReference"/>
              </w:rPr>
              <w:t>7</w:t>
            </w:r>
          </w:p>
        </w:tc>
        <w:tc>
          <w:tcPr>
            <w:tcW w:w="3845" w:type="dxa"/>
          </w:tcPr>
          <w:p w14:paraId="0D344119" w14:textId="77777777" w:rsidR="00412262" w:rsidRPr="00AA41C2"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14:paraId="28B203A5" w14:textId="77777777" w:rsidR="00412262" w:rsidRPr="00AA41C2" w:rsidRDefault="00412262" w:rsidP="001F618B">
            <w:pPr>
              <w:rPr>
                <w:rStyle w:val="CommentReference"/>
                <w:i/>
              </w:rPr>
            </w:pPr>
            <w:r>
              <w:rPr>
                <w:rStyle w:val="CommentReference"/>
                <w:rFonts w:hint="eastAsia"/>
              </w:rPr>
              <w:t>处理任务返回结果</w:t>
            </w:r>
          </w:p>
        </w:tc>
      </w:tr>
    </w:tbl>
    <w:p w14:paraId="2814928A" w14:textId="77777777" w:rsidR="00412262" w:rsidRPr="00557EE7" w:rsidRDefault="00412262" w:rsidP="00412262"/>
    <w:p w14:paraId="38467127" w14:textId="77777777" w:rsidR="00412262" w:rsidRDefault="00412262" w:rsidP="00412262">
      <w:pPr>
        <w:pStyle w:val="Heading3"/>
      </w:pPr>
      <w:r>
        <w:t>ModRedis</w:t>
      </w:r>
      <w:r w:rsidRPr="00D41079">
        <w:t>CenterAop</w:t>
      </w:r>
      <w:r>
        <w:rPr>
          <w:rFonts w:hint="eastAsia"/>
        </w:rPr>
        <w:t>类概述</w:t>
      </w:r>
    </w:p>
    <w:p w14:paraId="016FC7C7" w14:textId="77777777" w:rsidR="00412262" w:rsidRPr="00E85E62" w:rsidRDefault="00412262" w:rsidP="00E85E62">
      <w:pPr>
        <w:pStyle w:val="a"/>
        <w:spacing w:line="400" w:lineRule="exact"/>
        <w:ind w:firstLine="480"/>
        <w:jc w:val="left"/>
        <w:rPr>
          <w:rFonts w:ascii="SimSun" w:hAnsi="SimSun"/>
          <w:sz w:val="24"/>
        </w:rPr>
      </w:pPr>
      <w:r w:rsidRPr="00E85E62">
        <w:rPr>
          <w:rFonts w:ascii="SimSun" w:hAnsi="SimSun"/>
          <w:sz w:val="24"/>
        </w:rPr>
        <w:t>ModRedisCenterAop</w:t>
      </w:r>
      <w:r w:rsidRPr="00E85E62">
        <w:rPr>
          <w:rFonts w:ascii="SimSun" w:hAnsi="SimSun" w:hint="eastAsia"/>
          <w:sz w:val="24"/>
        </w:rPr>
        <w:t>是ModRedisCenter的Spring 切面编程（AOP）的封装。它首先初始化一个ModRedisCenter。通过Spring切面式编程，配置到业务服务的缓存层中，以AOP代理的方式执行业务缓存方法的调用。调用时，从池中获取一个连接绑定到处理线程上，在处理完之后由代理处理连接资源的归还与释放，然后再返回处理结果。从而达到防止资源泄漏。</w:t>
      </w:r>
    </w:p>
    <w:p w14:paraId="384FD245" w14:textId="77777777" w:rsidR="00412262" w:rsidRPr="00E85E62" w:rsidRDefault="00412262" w:rsidP="00E85E62">
      <w:pPr>
        <w:pStyle w:val="a"/>
        <w:spacing w:line="400" w:lineRule="exact"/>
        <w:ind w:firstLine="480"/>
        <w:jc w:val="left"/>
        <w:rPr>
          <w:rFonts w:ascii="SimSun" w:hAnsi="SimSun"/>
          <w:sz w:val="24"/>
        </w:rPr>
      </w:pPr>
      <w:r w:rsidRPr="00E85E62">
        <w:rPr>
          <w:rFonts w:ascii="SimSun" w:hAnsi="SimSun" w:hint="eastAsia"/>
          <w:sz w:val="24"/>
        </w:rPr>
        <w:t>类功能定义</w:t>
      </w:r>
    </w:p>
    <w:p w14:paraId="694264A7" w14:textId="77777777" w:rsidR="00412262" w:rsidRDefault="00412262" w:rsidP="00412262">
      <w:pPr>
        <w:rPr>
          <w:rStyle w:val="CommentReference"/>
        </w:rPr>
      </w:pPr>
      <w:r>
        <w:rPr>
          <w:rStyle w:val="CommentReference"/>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412262" w:rsidRPr="00076C89" w14:paraId="2810108A" w14:textId="77777777" w:rsidTr="001F618B">
        <w:tc>
          <w:tcPr>
            <w:tcW w:w="656" w:type="dxa"/>
            <w:shd w:val="clear" w:color="auto" w:fill="CCCCCC"/>
          </w:tcPr>
          <w:p w14:paraId="331C39D4" w14:textId="77777777" w:rsidR="00412262" w:rsidRPr="00076C89" w:rsidRDefault="00412262" w:rsidP="001F618B">
            <w:pPr>
              <w:jc w:val="center"/>
              <w:rPr>
                <w:rStyle w:val="CommentReference"/>
                <w:b/>
                <w:i/>
              </w:rPr>
            </w:pPr>
            <w:r w:rsidRPr="00076C89">
              <w:rPr>
                <w:rStyle w:val="CommentReference"/>
                <w:rFonts w:hint="eastAsia"/>
              </w:rPr>
              <w:t>序号</w:t>
            </w:r>
          </w:p>
        </w:tc>
        <w:tc>
          <w:tcPr>
            <w:tcW w:w="4329" w:type="dxa"/>
            <w:shd w:val="clear" w:color="auto" w:fill="CCCCCC"/>
          </w:tcPr>
          <w:p w14:paraId="5CE347B7" w14:textId="77777777" w:rsidR="00412262" w:rsidRPr="00076C89" w:rsidRDefault="00412262" w:rsidP="001F618B">
            <w:pPr>
              <w:jc w:val="center"/>
              <w:rPr>
                <w:rStyle w:val="CommentReference"/>
                <w:b/>
                <w:i/>
              </w:rPr>
            </w:pPr>
            <w:r w:rsidRPr="00076C89">
              <w:rPr>
                <w:rStyle w:val="CommentReference"/>
                <w:rFonts w:hint="eastAsia"/>
              </w:rPr>
              <w:t>功能点</w:t>
            </w:r>
          </w:p>
        </w:tc>
        <w:tc>
          <w:tcPr>
            <w:tcW w:w="3835" w:type="dxa"/>
            <w:shd w:val="clear" w:color="auto" w:fill="CCCCCC"/>
          </w:tcPr>
          <w:p w14:paraId="16431F2F" w14:textId="77777777" w:rsidR="00412262" w:rsidRPr="00076C89" w:rsidRDefault="00412262" w:rsidP="001F618B">
            <w:pPr>
              <w:jc w:val="center"/>
              <w:rPr>
                <w:rStyle w:val="CommentReference"/>
                <w:b/>
                <w:i/>
              </w:rPr>
            </w:pPr>
            <w:r w:rsidRPr="00076C89">
              <w:rPr>
                <w:rStyle w:val="CommentReference"/>
                <w:rFonts w:hint="eastAsia"/>
              </w:rPr>
              <w:t>功能点详细内容</w:t>
            </w:r>
          </w:p>
        </w:tc>
      </w:tr>
      <w:tr w:rsidR="00412262" w:rsidRPr="00076C89" w14:paraId="23CD8F9D" w14:textId="77777777" w:rsidTr="001F618B">
        <w:tc>
          <w:tcPr>
            <w:tcW w:w="656" w:type="dxa"/>
          </w:tcPr>
          <w:p w14:paraId="0B573608" w14:textId="77777777" w:rsidR="00412262" w:rsidRPr="00076C89" w:rsidRDefault="00412262" w:rsidP="001F618B">
            <w:pPr>
              <w:rPr>
                <w:rStyle w:val="CommentReference"/>
                <w:i/>
              </w:rPr>
            </w:pPr>
            <w:r w:rsidRPr="00076C89">
              <w:rPr>
                <w:rStyle w:val="CommentReference"/>
                <w:rFonts w:hint="eastAsia"/>
              </w:rPr>
              <w:t>1</w:t>
            </w:r>
          </w:p>
        </w:tc>
        <w:tc>
          <w:tcPr>
            <w:tcW w:w="4329" w:type="dxa"/>
          </w:tcPr>
          <w:p w14:paraId="2BC097B7" w14:textId="77777777" w:rsidR="00412262" w:rsidRPr="00076C89" w:rsidRDefault="00412262" w:rsidP="001F618B">
            <w:pPr>
              <w:rPr>
                <w:rStyle w:val="CommentReference"/>
                <w:i/>
              </w:rPr>
            </w:pPr>
            <w:r w:rsidRPr="00ED5FAA">
              <w:rPr>
                <w:rFonts w:ascii="Consolas" w:hAnsi="Consolas" w:cs="Consolas"/>
                <w:color w:val="000000"/>
                <w:kern w:val="0"/>
                <w:sz w:val="22"/>
                <w:szCs w:val="22"/>
                <w:u w:val="single"/>
              </w:rPr>
              <w:t>init</w:t>
            </w:r>
          </w:p>
        </w:tc>
        <w:tc>
          <w:tcPr>
            <w:tcW w:w="3835" w:type="dxa"/>
          </w:tcPr>
          <w:p w14:paraId="168913E9" w14:textId="77777777" w:rsidR="00412262" w:rsidRPr="00076C89" w:rsidRDefault="00412262" w:rsidP="001F618B">
            <w:pPr>
              <w:rPr>
                <w:rStyle w:val="CommentReference"/>
                <w:i/>
              </w:rPr>
            </w:pPr>
            <w:r>
              <w:rPr>
                <w:rStyle w:val="CommentReference"/>
                <w:rFonts w:hint="eastAsia"/>
              </w:rPr>
              <w:t>Spring AOP</w:t>
            </w:r>
            <w:r>
              <w:rPr>
                <w:rStyle w:val="CommentReference"/>
                <w:rFonts w:hint="eastAsia"/>
              </w:rPr>
              <w:t>代理类初始化</w:t>
            </w:r>
          </w:p>
        </w:tc>
      </w:tr>
      <w:tr w:rsidR="00412262" w:rsidRPr="00076C89" w14:paraId="47033DAA" w14:textId="77777777" w:rsidTr="001F618B">
        <w:tc>
          <w:tcPr>
            <w:tcW w:w="656" w:type="dxa"/>
          </w:tcPr>
          <w:p w14:paraId="200B35D5" w14:textId="77777777" w:rsidR="00412262" w:rsidRPr="00076C89" w:rsidRDefault="00412262" w:rsidP="001F618B">
            <w:pPr>
              <w:rPr>
                <w:rStyle w:val="CommentReference"/>
                <w:i/>
              </w:rPr>
            </w:pPr>
            <w:r w:rsidRPr="00076C89">
              <w:rPr>
                <w:rStyle w:val="CommentReference"/>
                <w:rFonts w:hint="eastAsia"/>
              </w:rPr>
              <w:t>2</w:t>
            </w:r>
          </w:p>
        </w:tc>
        <w:tc>
          <w:tcPr>
            <w:tcW w:w="4329" w:type="dxa"/>
          </w:tcPr>
          <w:p w14:paraId="691CDDE8" w14:textId="77777777" w:rsidR="00412262" w:rsidRPr="00076C89" w:rsidRDefault="00412262" w:rsidP="001F618B">
            <w:pPr>
              <w:rPr>
                <w:rStyle w:val="CommentReference"/>
                <w:i/>
              </w:rPr>
            </w:pPr>
            <w:r w:rsidRPr="00ED5FAA">
              <w:rPr>
                <w:rFonts w:ascii="Consolas" w:hAnsi="Consolas" w:cs="Consolas"/>
                <w:color w:val="000000"/>
                <w:kern w:val="0"/>
                <w:sz w:val="22"/>
                <w:szCs w:val="22"/>
              </w:rPr>
              <w:t>invoke</w:t>
            </w:r>
          </w:p>
        </w:tc>
        <w:tc>
          <w:tcPr>
            <w:tcW w:w="3835" w:type="dxa"/>
          </w:tcPr>
          <w:p w14:paraId="1379E999" w14:textId="77777777" w:rsidR="00412262" w:rsidRPr="00076C89" w:rsidRDefault="00412262" w:rsidP="001F618B">
            <w:pPr>
              <w:rPr>
                <w:rStyle w:val="CommentReference"/>
                <w:i/>
              </w:rPr>
            </w:pPr>
            <w:r>
              <w:rPr>
                <w:rStyle w:val="CommentReference"/>
                <w:rFonts w:hint="eastAsia"/>
              </w:rPr>
              <w:t>Spring AOP</w:t>
            </w:r>
            <w:r>
              <w:rPr>
                <w:rStyle w:val="CommentReference"/>
                <w:rFonts w:hint="eastAsia"/>
              </w:rPr>
              <w:t>代理方法调用</w:t>
            </w:r>
          </w:p>
        </w:tc>
      </w:tr>
      <w:tr w:rsidR="00412262" w:rsidRPr="00076C89" w14:paraId="3632509E" w14:textId="77777777" w:rsidTr="001F618B">
        <w:tc>
          <w:tcPr>
            <w:tcW w:w="656" w:type="dxa"/>
          </w:tcPr>
          <w:p w14:paraId="62618D9B" w14:textId="77777777" w:rsidR="00412262" w:rsidRPr="00076C89" w:rsidRDefault="00412262" w:rsidP="001F618B">
            <w:pPr>
              <w:rPr>
                <w:rStyle w:val="CommentReference"/>
                <w:i/>
              </w:rPr>
            </w:pPr>
            <w:r w:rsidRPr="00076C89">
              <w:rPr>
                <w:rStyle w:val="CommentReference"/>
                <w:rFonts w:hint="eastAsia"/>
              </w:rPr>
              <w:t>3</w:t>
            </w:r>
          </w:p>
        </w:tc>
        <w:tc>
          <w:tcPr>
            <w:tcW w:w="4329" w:type="dxa"/>
          </w:tcPr>
          <w:p w14:paraId="53824DE5" w14:textId="77777777" w:rsidR="00412262" w:rsidRPr="00076C89" w:rsidRDefault="00412262" w:rsidP="001F618B">
            <w:pPr>
              <w:rPr>
                <w:rStyle w:val="CommentReference"/>
                <w:i/>
              </w:rPr>
            </w:pPr>
            <w:r w:rsidRPr="00ED5FAA">
              <w:rPr>
                <w:rFonts w:ascii="Consolas" w:hAnsi="Consolas" w:cs="Consolas"/>
                <w:color w:val="000000"/>
                <w:kern w:val="0"/>
                <w:sz w:val="22"/>
                <w:szCs w:val="22"/>
              </w:rPr>
              <w:t>getJedis</w:t>
            </w:r>
          </w:p>
        </w:tc>
        <w:tc>
          <w:tcPr>
            <w:tcW w:w="3835" w:type="dxa"/>
          </w:tcPr>
          <w:p w14:paraId="48F33B2F" w14:textId="77777777" w:rsidR="00412262" w:rsidRPr="00076C89" w:rsidRDefault="00412262" w:rsidP="001F618B">
            <w:pPr>
              <w:rPr>
                <w:rStyle w:val="CommentReference"/>
                <w:i/>
              </w:rPr>
            </w:pPr>
            <w:r>
              <w:rPr>
                <w:rStyle w:val="CommentReference"/>
                <w:rFonts w:hint="eastAsia"/>
              </w:rPr>
              <w:t>获取线程绑定上的</w:t>
            </w:r>
            <w:r>
              <w:rPr>
                <w:rStyle w:val="CommentReference"/>
                <w:rFonts w:hint="eastAsia"/>
              </w:rPr>
              <w:t>Jedis</w:t>
            </w:r>
            <w:r>
              <w:rPr>
                <w:rStyle w:val="CommentReference"/>
                <w:rFonts w:hint="eastAsia"/>
              </w:rPr>
              <w:t>连接</w:t>
            </w:r>
          </w:p>
        </w:tc>
      </w:tr>
    </w:tbl>
    <w:p w14:paraId="434B8F5F" w14:textId="77777777" w:rsidR="00412262" w:rsidRDefault="00412262" w:rsidP="00412262"/>
    <w:p w14:paraId="44C7FE69" w14:textId="77777777" w:rsidR="00412262" w:rsidRPr="003B358C" w:rsidRDefault="00412262" w:rsidP="00412262"/>
    <w:p w14:paraId="4777E640" w14:textId="77777777" w:rsidR="00412262" w:rsidRDefault="00412262" w:rsidP="00412262">
      <w:pPr>
        <w:pStyle w:val="Heading3"/>
      </w:pPr>
      <w:r w:rsidRPr="006021FF">
        <w:t>LockCache</w:t>
      </w:r>
      <w:r w:rsidRPr="003E4185">
        <w:t>Center</w:t>
      </w:r>
      <w:r>
        <w:rPr>
          <w:rFonts w:hint="eastAsia"/>
        </w:rPr>
        <w:t>类概述</w:t>
      </w:r>
    </w:p>
    <w:p w14:paraId="5DC8F280" w14:textId="77777777" w:rsidR="00412262" w:rsidRPr="00E85E62" w:rsidRDefault="00412262" w:rsidP="00E85E62">
      <w:pPr>
        <w:pStyle w:val="a"/>
        <w:spacing w:line="400" w:lineRule="exact"/>
        <w:ind w:firstLine="480"/>
        <w:jc w:val="left"/>
        <w:rPr>
          <w:rFonts w:ascii="SimSun" w:hAnsi="SimSun"/>
          <w:sz w:val="24"/>
        </w:rPr>
      </w:pPr>
      <w:r w:rsidRPr="00E85E62">
        <w:rPr>
          <w:rFonts w:ascii="SimSun" w:hAnsi="SimSun" w:hint="eastAsia"/>
          <w:sz w:val="24"/>
        </w:rPr>
        <w:t>Redis基于Redis自己的分布式组件Shard</w:t>
      </w:r>
      <w:r w:rsidRPr="00E85E62">
        <w:rPr>
          <w:rFonts w:ascii="SimSun" w:hAnsi="SimSun"/>
          <w:sz w:val="24"/>
        </w:rPr>
        <w:t>ing</w:t>
      </w:r>
      <w:r w:rsidRPr="00E85E62">
        <w:rPr>
          <w:rFonts w:ascii="SimSun" w:hAnsi="SimSun" w:hint="eastAsia"/>
          <w:sz w:val="24"/>
        </w:rPr>
        <w:t>Redis连接池的封装。通过zkHelper从注册中心监听某服务的</w:t>
      </w:r>
      <w:r w:rsidRPr="00E85E62">
        <w:rPr>
          <w:rFonts w:ascii="SimSun" w:hAnsi="SimSun"/>
          <w:sz w:val="24"/>
        </w:rPr>
        <w:t>Redis</w:t>
      </w:r>
      <w:r w:rsidRPr="00E85E62">
        <w:rPr>
          <w:rFonts w:ascii="SimSun" w:hAnsi="SimSun" w:hint="eastAsia"/>
          <w:sz w:val="24"/>
        </w:rPr>
        <w:t>集测配置，初始化</w:t>
      </w:r>
      <w:r w:rsidRPr="00E85E62">
        <w:rPr>
          <w:rFonts w:ascii="SimSun" w:hAnsi="SimSun"/>
          <w:sz w:val="24"/>
        </w:rPr>
        <w:t>Redis</w:t>
      </w:r>
      <w:r w:rsidRPr="00E85E62">
        <w:rPr>
          <w:rFonts w:ascii="SimSun" w:hAnsi="SimSun" w:hint="eastAsia"/>
          <w:sz w:val="24"/>
        </w:rPr>
        <w:t>集群的连接池。通过工作圈服务应用的数据分片key来计算数据映射的节点，并从池中取出此节点的连接供应用来使用。</w:t>
      </w:r>
    </w:p>
    <w:p w14:paraId="010BFCC2" w14:textId="77777777" w:rsidR="00412262" w:rsidRPr="00E85E62" w:rsidRDefault="00412262" w:rsidP="00E85E62">
      <w:pPr>
        <w:pStyle w:val="a"/>
        <w:spacing w:line="400" w:lineRule="exact"/>
        <w:ind w:firstLine="480"/>
        <w:jc w:val="left"/>
        <w:rPr>
          <w:rFonts w:ascii="SimSun" w:hAnsi="SimSun"/>
          <w:sz w:val="24"/>
        </w:rPr>
      </w:pPr>
      <w:r w:rsidRPr="00E85E62">
        <w:rPr>
          <w:rFonts w:ascii="SimSun" w:hAnsi="SimSun"/>
          <w:sz w:val="24"/>
        </w:rPr>
        <w:tab/>
      </w:r>
      <w:r w:rsidRPr="00E85E62">
        <w:rPr>
          <w:rFonts w:ascii="SimSun" w:hAnsi="SimSun"/>
          <w:sz w:val="24"/>
        </w:rPr>
        <w:tab/>
      </w:r>
    </w:p>
    <w:p w14:paraId="43EC534D" w14:textId="77777777" w:rsidR="00412262" w:rsidRPr="00E85E62" w:rsidRDefault="00412262" w:rsidP="00E85E62">
      <w:pPr>
        <w:pStyle w:val="a"/>
        <w:spacing w:line="400" w:lineRule="exact"/>
        <w:ind w:firstLine="480"/>
        <w:jc w:val="left"/>
        <w:rPr>
          <w:rFonts w:ascii="SimSun" w:hAnsi="SimSun"/>
          <w:sz w:val="24"/>
        </w:rPr>
      </w:pPr>
      <w:r w:rsidRPr="00E85E62">
        <w:rPr>
          <w:rFonts w:ascii="SimSun" w:hAnsi="SimSun" w:hint="eastAsia"/>
          <w:sz w:val="24"/>
        </w:rPr>
        <w:t>类功能定义</w:t>
      </w:r>
    </w:p>
    <w:p w14:paraId="5C448CFC" w14:textId="77777777" w:rsidR="00412262" w:rsidRDefault="00412262" w:rsidP="00412262">
      <w:pPr>
        <w:rPr>
          <w:rStyle w:val="CommentReference"/>
        </w:rPr>
      </w:pPr>
      <w:r>
        <w:rPr>
          <w:rStyle w:val="CommentReference"/>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412262" w:rsidRPr="00076C89" w14:paraId="02F7A73E" w14:textId="77777777" w:rsidTr="001F618B">
        <w:tc>
          <w:tcPr>
            <w:tcW w:w="695" w:type="dxa"/>
            <w:shd w:val="clear" w:color="auto" w:fill="CCCCCC"/>
          </w:tcPr>
          <w:p w14:paraId="4CE186F3" w14:textId="77777777" w:rsidR="00412262" w:rsidRPr="00076C89" w:rsidRDefault="00412262" w:rsidP="001F618B">
            <w:pPr>
              <w:jc w:val="center"/>
              <w:rPr>
                <w:rStyle w:val="CommentReference"/>
                <w:b/>
                <w:i/>
              </w:rPr>
            </w:pPr>
            <w:r w:rsidRPr="00076C89">
              <w:rPr>
                <w:rStyle w:val="CommentReference"/>
                <w:rFonts w:hint="eastAsia"/>
              </w:rPr>
              <w:t>序号</w:t>
            </w:r>
          </w:p>
        </w:tc>
        <w:tc>
          <w:tcPr>
            <w:tcW w:w="3845" w:type="dxa"/>
            <w:shd w:val="clear" w:color="auto" w:fill="CCCCCC"/>
          </w:tcPr>
          <w:p w14:paraId="0302E53C" w14:textId="77777777" w:rsidR="00412262" w:rsidRPr="00076C89" w:rsidRDefault="00412262" w:rsidP="001F618B">
            <w:pPr>
              <w:jc w:val="center"/>
              <w:rPr>
                <w:rStyle w:val="CommentReference"/>
                <w:b/>
                <w:i/>
              </w:rPr>
            </w:pPr>
            <w:r w:rsidRPr="00076C89">
              <w:rPr>
                <w:rStyle w:val="CommentReference"/>
                <w:rFonts w:hint="eastAsia"/>
              </w:rPr>
              <w:t>功能点</w:t>
            </w:r>
          </w:p>
        </w:tc>
        <w:tc>
          <w:tcPr>
            <w:tcW w:w="4280" w:type="dxa"/>
            <w:shd w:val="clear" w:color="auto" w:fill="CCCCCC"/>
          </w:tcPr>
          <w:p w14:paraId="2120D0D1" w14:textId="77777777" w:rsidR="00412262" w:rsidRPr="00076C89" w:rsidRDefault="00412262" w:rsidP="001F618B">
            <w:pPr>
              <w:jc w:val="center"/>
              <w:rPr>
                <w:rStyle w:val="CommentReference"/>
                <w:b/>
                <w:i/>
              </w:rPr>
            </w:pPr>
            <w:r w:rsidRPr="00076C89">
              <w:rPr>
                <w:rStyle w:val="CommentReference"/>
                <w:rFonts w:hint="eastAsia"/>
              </w:rPr>
              <w:t>功能点详细内容</w:t>
            </w:r>
          </w:p>
        </w:tc>
      </w:tr>
      <w:tr w:rsidR="00412262" w:rsidRPr="00076C89" w14:paraId="5373791A" w14:textId="77777777" w:rsidTr="001F618B">
        <w:tc>
          <w:tcPr>
            <w:tcW w:w="695" w:type="dxa"/>
          </w:tcPr>
          <w:p w14:paraId="71D79A4F" w14:textId="77777777" w:rsidR="00412262" w:rsidRPr="00076C89" w:rsidRDefault="00412262" w:rsidP="001F618B">
            <w:pPr>
              <w:rPr>
                <w:rStyle w:val="CommentReference"/>
                <w:i/>
              </w:rPr>
            </w:pPr>
            <w:r w:rsidRPr="00076C89">
              <w:rPr>
                <w:rStyle w:val="CommentReference"/>
                <w:rFonts w:hint="eastAsia"/>
              </w:rPr>
              <w:t>1</w:t>
            </w:r>
          </w:p>
        </w:tc>
        <w:tc>
          <w:tcPr>
            <w:tcW w:w="3845" w:type="dxa"/>
          </w:tcPr>
          <w:p w14:paraId="7747D005" w14:textId="77777777" w:rsidR="00412262" w:rsidRPr="00076C89" w:rsidRDefault="00412262" w:rsidP="001F618B">
            <w:pPr>
              <w:rPr>
                <w:rStyle w:val="CommentReference"/>
                <w:i/>
              </w:rPr>
            </w:pPr>
            <w:r w:rsidRPr="00263417">
              <w:rPr>
                <w:rFonts w:ascii="Consolas" w:hAnsi="Consolas" w:cs="Consolas"/>
                <w:color w:val="000000"/>
                <w:kern w:val="0"/>
                <w:sz w:val="22"/>
                <w:szCs w:val="22"/>
                <w:u w:val="single"/>
              </w:rPr>
              <w:t>getInstance</w:t>
            </w:r>
          </w:p>
        </w:tc>
        <w:tc>
          <w:tcPr>
            <w:tcW w:w="4280" w:type="dxa"/>
          </w:tcPr>
          <w:p w14:paraId="19044262" w14:textId="77777777" w:rsidR="00412262" w:rsidRPr="00076C89" w:rsidRDefault="00412262" w:rsidP="001F618B">
            <w:pPr>
              <w:rPr>
                <w:rStyle w:val="CommentReference"/>
                <w:i/>
              </w:rPr>
            </w:pPr>
            <w:r w:rsidRPr="00AA41C2">
              <w:rPr>
                <w:rStyle w:val="CommentReference"/>
                <w:rFonts w:hint="eastAsia"/>
              </w:rPr>
              <w:t>实例化服务池</w:t>
            </w:r>
          </w:p>
        </w:tc>
      </w:tr>
      <w:tr w:rsidR="00412262" w:rsidRPr="00076C89" w14:paraId="6770FC2E" w14:textId="77777777" w:rsidTr="001F618B">
        <w:tc>
          <w:tcPr>
            <w:tcW w:w="695" w:type="dxa"/>
          </w:tcPr>
          <w:p w14:paraId="0FF9A993" w14:textId="77777777" w:rsidR="00412262" w:rsidRPr="00076C89" w:rsidRDefault="00412262" w:rsidP="001F618B">
            <w:pPr>
              <w:rPr>
                <w:rStyle w:val="CommentReference"/>
                <w:i/>
              </w:rPr>
            </w:pPr>
            <w:r w:rsidRPr="00076C89">
              <w:rPr>
                <w:rStyle w:val="CommentReference"/>
                <w:rFonts w:hint="eastAsia"/>
              </w:rPr>
              <w:t>2</w:t>
            </w:r>
          </w:p>
        </w:tc>
        <w:tc>
          <w:tcPr>
            <w:tcW w:w="3845" w:type="dxa"/>
          </w:tcPr>
          <w:p w14:paraId="77EB18AF" w14:textId="77777777" w:rsidR="00412262" w:rsidRPr="00076C89" w:rsidRDefault="00412262" w:rsidP="001F618B">
            <w:pPr>
              <w:rPr>
                <w:rStyle w:val="CommentReference"/>
                <w:i/>
              </w:rPr>
            </w:pPr>
            <w:r w:rsidRPr="00AA41C2">
              <w:rPr>
                <w:rFonts w:ascii="Consolas" w:hAnsi="Consolas" w:cs="Consolas"/>
                <w:color w:val="000000"/>
                <w:kern w:val="0"/>
                <w:sz w:val="22"/>
                <w:szCs w:val="22"/>
              </w:rPr>
              <w:t>getRedisList</w:t>
            </w:r>
          </w:p>
        </w:tc>
        <w:tc>
          <w:tcPr>
            <w:tcW w:w="4280" w:type="dxa"/>
          </w:tcPr>
          <w:p w14:paraId="111ED8D4" w14:textId="77777777" w:rsidR="00412262" w:rsidRPr="00076C89" w:rsidRDefault="00412262" w:rsidP="001F618B">
            <w:pPr>
              <w:rPr>
                <w:rStyle w:val="CommentReference"/>
                <w:i/>
              </w:rPr>
            </w:pPr>
            <w:r w:rsidRPr="00AA41C2">
              <w:rPr>
                <w:rStyle w:val="CommentReference"/>
                <w:rFonts w:hint="eastAsia"/>
              </w:rPr>
              <w:t>获取</w:t>
            </w:r>
            <w:r w:rsidRPr="00AA41C2">
              <w:rPr>
                <w:rStyle w:val="CommentReference"/>
                <w:rFonts w:hint="eastAsia"/>
              </w:rPr>
              <w:t>redis</w:t>
            </w:r>
            <w:r w:rsidRPr="00AA41C2">
              <w:rPr>
                <w:rStyle w:val="CommentReference"/>
                <w:rFonts w:hint="eastAsia"/>
              </w:rPr>
              <w:t>实例地址列表</w:t>
            </w:r>
          </w:p>
        </w:tc>
      </w:tr>
      <w:tr w:rsidR="00412262" w:rsidRPr="00076C89" w14:paraId="2D117500" w14:textId="77777777" w:rsidTr="001F618B">
        <w:tc>
          <w:tcPr>
            <w:tcW w:w="695" w:type="dxa"/>
          </w:tcPr>
          <w:p w14:paraId="74874F44" w14:textId="77777777" w:rsidR="00412262" w:rsidRPr="00076C89" w:rsidRDefault="00412262" w:rsidP="001F618B">
            <w:pPr>
              <w:rPr>
                <w:rStyle w:val="CommentReference"/>
                <w:i/>
              </w:rPr>
            </w:pPr>
            <w:r w:rsidRPr="00076C89">
              <w:rPr>
                <w:rStyle w:val="CommentReference"/>
                <w:rFonts w:hint="eastAsia"/>
              </w:rPr>
              <w:t>3</w:t>
            </w:r>
          </w:p>
        </w:tc>
        <w:tc>
          <w:tcPr>
            <w:tcW w:w="3845" w:type="dxa"/>
          </w:tcPr>
          <w:p w14:paraId="05F8ECC0" w14:textId="77777777" w:rsidR="00412262" w:rsidRPr="00076C89" w:rsidRDefault="00412262" w:rsidP="001F618B">
            <w:pPr>
              <w:rPr>
                <w:rStyle w:val="CommentReference"/>
                <w:i/>
              </w:rPr>
            </w:pPr>
            <w:r w:rsidRPr="00AA41C2">
              <w:rPr>
                <w:rFonts w:ascii="Consolas" w:hAnsi="Consolas" w:cs="Consolas"/>
                <w:color w:val="000000"/>
                <w:kern w:val="0"/>
                <w:sz w:val="22"/>
                <w:szCs w:val="22"/>
              </w:rPr>
              <w:t>initialPool</w:t>
            </w:r>
          </w:p>
        </w:tc>
        <w:tc>
          <w:tcPr>
            <w:tcW w:w="4280" w:type="dxa"/>
          </w:tcPr>
          <w:p w14:paraId="399F3DC5" w14:textId="77777777" w:rsidR="00412262" w:rsidRPr="00076C89" w:rsidRDefault="00412262" w:rsidP="001F618B">
            <w:pPr>
              <w:rPr>
                <w:rStyle w:val="CommentReference"/>
                <w:i/>
              </w:rPr>
            </w:pPr>
            <w:r w:rsidRPr="00AA41C2">
              <w:rPr>
                <w:rStyle w:val="CommentReference"/>
                <w:rFonts w:hint="eastAsia"/>
              </w:rPr>
              <w:t>初始化</w:t>
            </w:r>
            <w:r w:rsidRPr="00AA41C2">
              <w:rPr>
                <w:rStyle w:val="CommentReference"/>
                <w:rFonts w:hint="eastAsia"/>
              </w:rPr>
              <w:t xml:space="preserve">redis </w:t>
            </w:r>
            <w:r w:rsidRPr="00AA41C2">
              <w:rPr>
                <w:rStyle w:val="CommentReference"/>
                <w:rFonts w:hint="eastAsia"/>
              </w:rPr>
              <w:t>池</w:t>
            </w:r>
          </w:p>
        </w:tc>
      </w:tr>
      <w:tr w:rsidR="00412262" w:rsidRPr="00076C89" w14:paraId="45CC9F09" w14:textId="77777777" w:rsidTr="001F618B">
        <w:tc>
          <w:tcPr>
            <w:tcW w:w="695" w:type="dxa"/>
          </w:tcPr>
          <w:p w14:paraId="11C250F4" w14:textId="77777777" w:rsidR="00412262" w:rsidRPr="00076C89" w:rsidRDefault="00412262" w:rsidP="001F618B">
            <w:pPr>
              <w:rPr>
                <w:rStyle w:val="CommentReference"/>
                <w:i/>
              </w:rPr>
            </w:pPr>
            <w:r>
              <w:rPr>
                <w:rStyle w:val="CommentReference"/>
                <w:rFonts w:hint="eastAsia"/>
              </w:rPr>
              <w:t>4</w:t>
            </w:r>
          </w:p>
        </w:tc>
        <w:tc>
          <w:tcPr>
            <w:tcW w:w="3845" w:type="dxa"/>
          </w:tcPr>
          <w:p w14:paraId="66A84CD9" w14:textId="77777777" w:rsidR="00412262" w:rsidRPr="00076C89" w:rsidRDefault="00412262" w:rsidP="001F618B">
            <w:pPr>
              <w:rPr>
                <w:rStyle w:val="CommentReference"/>
                <w:i/>
              </w:rPr>
            </w:pPr>
            <w:r w:rsidRPr="00AA41C2">
              <w:rPr>
                <w:rFonts w:ascii="Consolas" w:hAnsi="Consolas" w:cs="Consolas"/>
                <w:iCs/>
                <w:color w:val="000000"/>
                <w:kern w:val="0"/>
                <w:sz w:val="22"/>
                <w:szCs w:val="22"/>
              </w:rPr>
              <w:t>getJedis</w:t>
            </w:r>
          </w:p>
        </w:tc>
        <w:tc>
          <w:tcPr>
            <w:tcW w:w="4280" w:type="dxa"/>
          </w:tcPr>
          <w:p w14:paraId="6199011D" w14:textId="77777777" w:rsidR="00412262" w:rsidRPr="00076C89" w:rsidRDefault="00412262" w:rsidP="001F618B">
            <w:pPr>
              <w:rPr>
                <w:rStyle w:val="CommentReference"/>
                <w:i/>
              </w:rPr>
            </w:pPr>
            <w:r w:rsidRPr="00AA41C2">
              <w:rPr>
                <w:rStyle w:val="CommentReference"/>
                <w:rFonts w:hint="eastAsia"/>
              </w:rPr>
              <w:t>从公用</w:t>
            </w:r>
            <w:r w:rsidRPr="00AA41C2">
              <w:rPr>
                <w:rStyle w:val="CommentReference"/>
                <w:rFonts w:hint="eastAsia"/>
              </w:rPr>
              <w:t>redis</w:t>
            </w:r>
            <w:r w:rsidRPr="00AA41C2">
              <w:rPr>
                <w:rStyle w:val="CommentReference"/>
                <w:rFonts w:hint="eastAsia"/>
              </w:rPr>
              <w:t>集群获取</w:t>
            </w:r>
            <w:r w:rsidRPr="00AA41C2">
              <w:rPr>
                <w:rStyle w:val="CommentReference"/>
                <w:rFonts w:hint="eastAsia"/>
              </w:rPr>
              <w:t>resource</w:t>
            </w:r>
          </w:p>
        </w:tc>
      </w:tr>
      <w:tr w:rsidR="00412262" w:rsidRPr="00076C89" w14:paraId="6F54D031" w14:textId="77777777" w:rsidTr="001F618B">
        <w:tc>
          <w:tcPr>
            <w:tcW w:w="695" w:type="dxa"/>
          </w:tcPr>
          <w:p w14:paraId="55FDEC84" w14:textId="77777777" w:rsidR="00412262" w:rsidRPr="00076C89" w:rsidRDefault="00412262" w:rsidP="001F618B">
            <w:pPr>
              <w:rPr>
                <w:rStyle w:val="CommentReference"/>
                <w:i/>
              </w:rPr>
            </w:pPr>
            <w:r>
              <w:rPr>
                <w:rStyle w:val="CommentReference"/>
                <w:rFonts w:hint="eastAsia"/>
              </w:rPr>
              <w:t>5</w:t>
            </w:r>
          </w:p>
        </w:tc>
        <w:tc>
          <w:tcPr>
            <w:tcW w:w="3845" w:type="dxa"/>
          </w:tcPr>
          <w:p w14:paraId="09677267" w14:textId="77777777" w:rsidR="00412262" w:rsidRDefault="00412262" w:rsidP="001F618B">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14:paraId="609C82DA" w14:textId="77777777" w:rsidR="00412262" w:rsidRDefault="00412262" w:rsidP="001F618B">
            <w:pPr>
              <w:rPr>
                <w:rStyle w:val="CommentReference"/>
                <w:i/>
              </w:rPr>
            </w:pPr>
            <w:r w:rsidRPr="00AA41C2">
              <w:rPr>
                <w:rStyle w:val="CommentReference"/>
                <w:rFonts w:hint="eastAsia"/>
              </w:rPr>
              <w:t>归还</w:t>
            </w:r>
            <w:r w:rsidRPr="00AA41C2">
              <w:rPr>
                <w:rStyle w:val="CommentReference"/>
                <w:rFonts w:hint="eastAsia"/>
              </w:rPr>
              <w:t>redis</w:t>
            </w:r>
            <w:r w:rsidRPr="00AA41C2">
              <w:rPr>
                <w:rStyle w:val="CommentReference"/>
                <w:rFonts w:hint="eastAsia"/>
              </w:rPr>
              <w:t>链接</w:t>
            </w:r>
          </w:p>
        </w:tc>
      </w:tr>
      <w:tr w:rsidR="00412262" w:rsidRPr="00076C89" w14:paraId="3727F570" w14:textId="77777777" w:rsidTr="001F618B">
        <w:tc>
          <w:tcPr>
            <w:tcW w:w="695" w:type="dxa"/>
          </w:tcPr>
          <w:p w14:paraId="23C3D054" w14:textId="77777777" w:rsidR="00412262" w:rsidRDefault="00412262" w:rsidP="001F618B">
            <w:pPr>
              <w:rPr>
                <w:rStyle w:val="CommentReference"/>
                <w:i/>
              </w:rPr>
            </w:pPr>
            <w:r>
              <w:rPr>
                <w:rStyle w:val="CommentReference"/>
                <w:rFonts w:hint="eastAsia"/>
              </w:rPr>
              <w:t>6</w:t>
            </w:r>
          </w:p>
        </w:tc>
        <w:tc>
          <w:tcPr>
            <w:tcW w:w="3845" w:type="dxa"/>
          </w:tcPr>
          <w:p w14:paraId="2A1BE8FB" w14:textId="77777777" w:rsidR="00412262" w:rsidRPr="002D7BDD"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14:paraId="0BC59D15" w14:textId="77777777" w:rsidR="00412262" w:rsidRPr="002D7BDD" w:rsidRDefault="00412262" w:rsidP="001F618B">
            <w:pPr>
              <w:rPr>
                <w:rStyle w:val="CommentReference"/>
                <w:i/>
              </w:rPr>
            </w:pPr>
            <w:r w:rsidRPr="00AA41C2">
              <w:rPr>
                <w:rStyle w:val="CommentReference"/>
                <w:rFonts w:hint="eastAsia"/>
              </w:rPr>
              <w:t>归还坏</w:t>
            </w:r>
            <w:r w:rsidRPr="00AA41C2">
              <w:rPr>
                <w:rStyle w:val="CommentReference"/>
                <w:rFonts w:hint="eastAsia"/>
              </w:rPr>
              <w:t>redis</w:t>
            </w:r>
            <w:r w:rsidRPr="00AA41C2">
              <w:rPr>
                <w:rStyle w:val="CommentReference"/>
                <w:rFonts w:hint="eastAsia"/>
              </w:rPr>
              <w:t>链接</w:t>
            </w:r>
          </w:p>
        </w:tc>
      </w:tr>
      <w:tr w:rsidR="00412262" w:rsidRPr="00076C89" w14:paraId="3AD5D118" w14:textId="77777777" w:rsidTr="001F618B">
        <w:tc>
          <w:tcPr>
            <w:tcW w:w="695" w:type="dxa"/>
          </w:tcPr>
          <w:p w14:paraId="12FF961E" w14:textId="77777777" w:rsidR="00412262" w:rsidRDefault="00412262" w:rsidP="001F618B">
            <w:pPr>
              <w:rPr>
                <w:rStyle w:val="CommentReference"/>
                <w:i/>
              </w:rPr>
            </w:pPr>
            <w:r>
              <w:rPr>
                <w:rStyle w:val="CommentReference"/>
              </w:rPr>
              <w:t>7</w:t>
            </w:r>
          </w:p>
        </w:tc>
        <w:tc>
          <w:tcPr>
            <w:tcW w:w="3845" w:type="dxa"/>
          </w:tcPr>
          <w:p w14:paraId="722EBADD" w14:textId="77777777" w:rsidR="00412262" w:rsidRPr="00AA41C2"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14:paraId="05C39272" w14:textId="77777777" w:rsidR="00412262" w:rsidRPr="00AA41C2" w:rsidRDefault="00412262" w:rsidP="001F618B">
            <w:pPr>
              <w:rPr>
                <w:rStyle w:val="CommentReference"/>
                <w:i/>
              </w:rPr>
            </w:pPr>
            <w:r>
              <w:rPr>
                <w:rStyle w:val="CommentReference"/>
                <w:rFonts w:hint="eastAsia"/>
              </w:rPr>
              <w:t>处理任务返回结果</w:t>
            </w:r>
          </w:p>
        </w:tc>
      </w:tr>
    </w:tbl>
    <w:p w14:paraId="37C3499B" w14:textId="77777777" w:rsidR="00412262" w:rsidRPr="00557EE7" w:rsidRDefault="00412262" w:rsidP="00412262"/>
    <w:p w14:paraId="59EB8883" w14:textId="77777777" w:rsidR="00412262" w:rsidRDefault="00412262" w:rsidP="00412262">
      <w:pPr>
        <w:pStyle w:val="Heading3"/>
      </w:pPr>
      <w:r w:rsidRPr="006021FF">
        <w:t>LockCache</w:t>
      </w:r>
      <w:r>
        <w:rPr>
          <w:rFonts w:hint="eastAsia"/>
        </w:rPr>
        <w:t>类概述</w:t>
      </w:r>
    </w:p>
    <w:p w14:paraId="3BE0F530" w14:textId="77777777" w:rsidR="00412262" w:rsidRPr="00E85E62" w:rsidRDefault="00412262" w:rsidP="00E85E62">
      <w:pPr>
        <w:pStyle w:val="a"/>
        <w:spacing w:line="400" w:lineRule="exact"/>
        <w:ind w:firstLine="480"/>
        <w:jc w:val="left"/>
        <w:rPr>
          <w:rFonts w:ascii="SimSun" w:hAnsi="SimSun"/>
          <w:sz w:val="24"/>
        </w:rPr>
      </w:pPr>
      <w:r w:rsidRPr="00E85E62">
        <w:rPr>
          <w:rFonts w:ascii="SimSun" w:hAnsi="SimSun"/>
          <w:sz w:val="24"/>
        </w:rPr>
        <w:t>LockCache</w:t>
      </w:r>
      <w:r w:rsidRPr="00E85E62">
        <w:rPr>
          <w:rFonts w:ascii="SimSun" w:hAnsi="SimSun" w:hint="eastAsia"/>
          <w:sz w:val="24"/>
        </w:rPr>
        <w:t>是在</w:t>
      </w:r>
      <w:r w:rsidRPr="00E85E62">
        <w:rPr>
          <w:rFonts w:ascii="SimSun" w:hAnsi="SimSun"/>
          <w:sz w:val="24"/>
        </w:rPr>
        <w:t>LockCache</w:t>
      </w:r>
      <w:r w:rsidRPr="00E85E62">
        <w:rPr>
          <w:rFonts w:ascii="SimSun" w:hAnsi="SimSun" w:hint="eastAsia"/>
          <w:sz w:val="24"/>
        </w:rPr>
        <w:t>Center上实现的一分布式缓存锁的实现。</w:t>
      </w:r>
    </w:p>
    <w:p w14:paraId="4D915C54" w14:textId="38D376F5" w:rsidR="00412262" w:rsidRDefault="00412262" w:rsidP="00E85E62">
      <w:pPr>
        <w:pStyle w:val="a"/>
        <w:spacing w:line="400" w:lineRule="exact"/>
        <w:ind w:firstLine="480"/>
        <w:jc w:val="left"/>
        <w:rPr>
          <w:rFonts w:ascii="SimSun" w:hAnsi="SimSun"/>
          <w:sz w:val="24"/>
        </w:rPr>
      </w:pPr>
      <w:r w:rsidRPr="00E85E62">
        <w:rPr>
          <w:rFonts w:ascii="SimSun" w:hAnsi="SimSun" w:hint="eastAsia"/>
          <w:sz w:val="24"/>
        </w:rPr>
        <w:t>类功能定义</w:t>
      </w:r>
    </w:p>
    <w:p w14:paraId="23875DFC" w14:textId="77777777" w:rsidR="00E85E62" w:rsidRPr="00E85E62" w:rsidRDefault="00E85E62" w:rsidP="00E85E62">
      <w:pPr>
        <w:pStyle w:val="a"/>
        <w:spacing w:line="400" w:lineRule="exact"/>
        <w:ind w:firstLine="480"/>
        <w:jc w:val="left"/>
        <w:rPr>
          <w:rFonts w:ascii="SimSun" w:hAnsi="SimSun"/>
          <w:sz w:val="24"/>
        </w:rPr>
      </w:pP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412262" w:rsidRPr="00076C89" w14:paraId="7FEE8297" w14:textId="77777777" w:rsidTr="001F618B">
        <w:tc>
          <w:tcPr>
            <w:tcW w:w="656" w:type="dxa"/>
            <w:shd w:val="clear" w:color="auto" w:fill="CCCCCC"/>
          </w:tcPr>
          <w:p w14:paraId="5C8FDCCE" w14:textId="77777777" w:rsidR="00412262" w:rsidRPr="00076C89" w:rsidRDefault="00412262" w:rsidP="001F618B">
            <w:pPr>
              <w:jc w:val="center"/>
              <w:rPr>
                <w:rStyle w:val="CommentReference"/>
                <w:b/>
                <w:i/>
              </w:rPr>
            </w:pPr>
            <w:r w:rsidRPr="00076C89">
              <w:rPr>
                <w:rStyle w:val="CommentReference"/>
                <w:rFonts w:hint="eastAsia"/>
              </w:rPr>
              <w:t>序号</w:t>
            </w:r>
          </w:p>
        </w:tc>
        <w:tc>
          <w:tcPr>
            <w:tcW w:w="4329" w:type="dxa"/>
            <w:shd w:val="clear" w:color="auto" w:fill="CCCCCC"/>
          </w:tcPr>
          <w:p w14:paraId="16169FF5" w14:textId="77777777" w:rsidR="00412262" w:rsidRPr="00076C89" w:rsidRDefault="00412262" w:rsidP="001F618B">
            <w:pPr>
              <w:jc w:val="center"/>
              <w:rPr>
                <w:rStyle w:val="CommentReference"/>
                <w:b/>
                <w:i/>
              </w:rPr>
            </w:pPr>
            <w:r w:rsidRPr="00076C89">
              <w:rPr>
                <w:rStyle w:val="CommentReference"/>
                <w:rFonts w:hint="eastAsia"/>
              </w:rPr>
              <w:t>功能点</w:t>
            </w:r>
          </w:p>
        </w:tc>
        <w:tc>
          <w:tcPr>
            <w:tcW w:w="3835" w:type="dxa"/>
            <w:shd w:val="clear" w:color="auto" w:fill="CCCCCC"/>
          </w:tcPr>
          <w:p w14:paraId="7D033AAA" w14:textId="77777777" w:rsidR="00412262" w:rsidRPr="00076C89" w:rsidRDefault="00412262" w:rsidP="001F618B">
            <w:pPr>
              <w:jc w:val="center"/>
              <w:rPr>
                <w:rStyle w:val="CommentReference"/>
                <w:b/>
                <w:i/>
              </w:rPr>
            </w:pPr>
            <w:r w:rsidRPr="00076C89">
              <w:rPr>
                <w:rStyle w:val="CommentReference"/>
                <w:rFonts w:hint="eastAsia"/>
              </w:rPr>
              <w:t>功能点详细内容</w:t>
            </w:r>
          </w:p>
        </w:tc>
      </w:tr>
      <w:tr w:rsidR="00412262" w:rsidRPr="00076C89" w14:paraId="4E7D4D93" w14:textId="77777777" w:rsidTr="001F618B">
        <w:tc>
          <w:tcPr>
            <w:tcW w:w="656" w:type="dxa"/>
          </w:tcPr>
          <w:p w14:paraId="7C14DE5A" w14:textId="77777777" w:rsidR="00412262" w:rsidRPr="00076C89" w:rsidRDefault="00412262" w:rsidP="001F618B">
            <w:pPr>
              <w:rPr>
                <w:rStyle w:val="CommentReference"/>
                <w:i/>
              </w:rPr>
            </w:pPr>
            <w:r w:rsidRPr="00076C89">
              <w:rPr>
                <w:rStyle w:val="CommentReference"/>
                <w:rFonts w:hint="eastAsia"/>
              </w:rPr>
              <w:t>1</w:t>
            </w:r>
          </w:p>
        </w:tc>
        <w:tc>
          <w:tcPr>
            <w:tcW w:w="4329" w:type="dxa"/>
          </w:tcPr>
          <w:p w14:paraId="47A31A81" w14:textId="77777777" w:rsidR="00412262" w:rsidRPr="00076C89" w:rsidRDefault="00412262" w:rsidP="001F618B">
            <w:pPr>
              <w:rPr>
                <w:rStyle w:val="CommentReference"/>
                <w:i/>
              </w:rPr>
            </w:pPr>
            <w:r w:rsidRPr="006021FF">
              <w:rPr>
                <w:rFonts w:ascii="Consolas" w:hAnsi="Consolas" w:cs="Consolas"/>
                <w:color w:val="000000"/>
                <w:kern w:val="0"/>
                <w:sz w:val="22"/>
                <w:szCs w:val="22"/>
                <w:u w:val="single"/>
              </w:rPr>
              <w:t>getLock</w:t>
            </w:r>
          </w:p>
        </w:tc>
        <w:tc>
          <w:tcPr>
            <w:tcW w:w="3835" w:type="dxa"/>
          </w:tcPr>
          <w:p w14:paraId="573CB1C9" w14:textId="77777777" w:rsidR="00412262" w:rsidRPr="00076C89" w:rsidRDefault="00412262" w:rsidP="001F618B">
            <w:pPr>
              <w:rPr>
                <w:rStyle w:val="CommentReference"/>
                <w:i/>
              </w:rPr>
            </w:pPr>
            <w:r>
              <w:rPr>
                <w:rStyle w:val="CommentReference"/>
                <w:rFonts w:hint="eastAsia"/>
              </w:rPr>
              <w:t>获取</w:t>
            </w:r>
            <w:r w:rsidRPr="006021FF">
              <w:rPr>
                <w:rStyle w:val="CommentReference"/>
                <w:rFonts w:hint="eastAsia"/>
              </w:rPr>
              <w:t>资源</w:t>
            </w:r>
          </w:p>
        </w:tc>
      </w:tr>
      <w:tr w:rsidR="00412262" w:rsidRPr="00076C89" w14:paraId="0FEC8251" w14:textId="77777777" w:rsidTr="001F618B">
        <w:tc>
          <w:tcPr>
            <w:tcW w:w="656" w:type="dxa"/>
          </w:tcPr>
          <w:p w14:paraId="3815ED46" w14:textId="77777777" w:rsidR="00412262" w:rsidRPr="00076C89" w:rsidRDefault="00412262" w:rsidP="001F618B">
            <w:pPr>
              <w:rPr>
                <w:rStyle w:val="CommentReference"/>
                <w:i/>
              </w:rPr>
            </w:pPr>
            <w:r w:rsidRPr="00076C89">
              <w:rPr>
                <w:rStyle w:val="CommentReference"/>
                <w:rFonts w:hint="eastAsia"/>
              </w:rPr>
              <w:t>2</w:t>
            </w:r>
          </w:p>
        </w:tc>
        <w:tc>
          <w:tcPr>
            <w:tcW w:w="4329" w:type="dxa"/>
          </w:tcPr>
          <w:p w14:paraId="3C3C6D59" w14:textId="77777777" w:rsidR="00412262" w:rsidRPr="00076C89" w:rsidRDefault="00412262" w:rsidP="001F618B">
            <w:pPr>
              <w:rPr>
                <w:rStyle w:val="CommentReference"/>
                <w:i/>
              </w:rPr>
            </w:pPr>
            <w:r w:rsidRPr="006021FF">
              <w:rPr>
                <w:rFonts w:ascii="Consolas" w:hAnsi="Consolas" w:cs="Consolas"/>
                <w:color w:val="000000"/>
                <w:kern w:val="0"/>
                <w:sz w:val="22"/>
                <w:szCs w:val="22"/>
              </w:rPr>
              <w:t>releaseLock</w:t>
            </w:r>
          </w:p>
        </w:tc>
        <w:tc>
          <w:tcPr>
            <w:tcW w:w="3835" w:type="dxa"/>
          </w:tcPr>
          <w:p w14:paraId="753BBDC7" w14:textId="77777777" w:rsidR="00412262" w:rsidRPr="00076C89" w:rsidRDefault="00412262" w:rsidP="001F618B">
            <w:pPr>
              <w:rPr>
                <w:rStyle w:val="CommentReference"/>
                <w:i/>
              </w:rPr>
            </w:pPr>
            <w:r w:rsidRPr="006021FF">
              <w:rPr>
                <w:rStyle w:val="CommentReference"/>
                <w:rFonts w:hint="eastAsia"/>
              </w:rPr>
              <w:t>释放锁资源</w:t>
            </w:r>
          </w:p>
        </w:tc>
      </w:tr>
    </w:tbl>
    <w:p w14:paraId="7F501D30" w14:textId="75D28A0A" w:rsidR="00412262" w:rsidRDefault="00412262" w:rsidP="00412262"/>
    <w:p w14:paraId="06942419" w14:textId="77777777" w:rsidR="001F618B" w:rsidRDefault="001F618B" w:rsidP="001F618B">
      <w:pPr>
        <w:pStyle w:val="Heading2"/>
      </w:pPr>
      <w:r>
        <w:rPr>
          <w:rFonts w:hint="eastAsia"/>
        </w:rPr>
        <w:t>Id</w:t>
      </w:r>
      <w:r>
        <w:rPr>
          <w:rFonts w:hint="eastAsia"/>
        </w:rPr>
        <w:t>列表基础服务模块（</w:t>
      </w:r>
      <w:r>
        <w:rPr>
          <w:rFonts w:hint="eastAsia"/>
        </w:rPr>
        <w:t>IdList</w:t>
      </w:r>
      <w:r>
        <w:rPr>
          <w:rFonts w:hint="eastAsia"/>
        </w:rPr>
        <w:t>）</w:t>
      </w:r>
    </w:p>
    <w:p w14:paraId="7C39898D" w14:textId="77777777" w:rsidR="001F618B" w:rsidRDefault="001F618B" w:rsidP="001F618B">
      <w:pPr>
        <w:pStyle w:val="Heading3"/>
      </w:pPr>
      <w:r w:rsidRPr="00311C98">
        <w:rPr>
          <w:rFonts w:hint="eastAsia"/>
        </w:rPr>
        <w:t>Id</w:t>
      </w:r>
      <w:r w:rsidRPr="00311C98">
        <w:rPr>
          <w:rFonts w:hint="eastAsia"/>
        </w:rPr>
        <w:t>列表基础服务模块</w:t>
      </w:r>
      <w:r>
        <w:rPr>
          <w:rFonts w:hint="eastAsia"/>
        </w:rPr>
        <w:t>概述</w:t>
      </w:r>
    </w:p>
    <w:p w14:paraId="465EF3F2" w14:textId="77777777" w:rsidR="001F618B" w:rsidRPr="004B32EF" w:rsidRDefault="001F618B" w:rsidP="004B32EF">
      <w:pPr>
        <w:pStyle w:val="a"/>
        <w:spacing w:line="400" w:lineRule="exact"/>
        <w:ind w:firstLine="480"/>
        <w:jc w:val="left"/>
        <w:rPr>
          <w:rFonts w:ascii="SimSun" w:hAnsi="SimSun"/>
          <w:sz w:val="24"/>
        </w:rPr>
      </w:pPr>
      <w:r w:rsidRPr="004B32EF">
        <w:rPr>
          <w:rFonts w:ascii="SimSun" w:hAnsi="SimSun" w:hint="eastAsia"/>
          <w:sz w:val="24"/>
        </w:rPr>
        <w:t>工作圈的Id列表基础服务为工作圈提供了一个集中的ID维护服务。</w:t>
      </w:r>
    </w:p>
    <w:p w14:paraId="43C15FF5" w14:textId="77777777" w:rsidR="001F618B" w:rsidRPr="004B32EF" w:rsidRDefault="001F618B" w:rsidP="004B32EF">
      <w:pPr>
        <w:pStyle w:val="a"/>
        <w:spacing w:line="400" w:lineRule="exact"/>
        <w:ind w:firstLine="480"/>
        <w:jc w:val="left"/>
        <w:rPr>
          <w:rFonts w:ascii="SimSun" w:hAnsi="SimSun"/>
          <w:sz w:val="24"/>
        </w:rPr>
      </w:pPr>
      <w:r w:rsidRPr="004B32EF">
        <w:rPr>
          <w:rFonts w:ascii="SimSun" w:hAnsi="SimSun" w:hint="eastAsia"/>
          <w:sz w:val="24"/>
        </w:rPr>
        <w:t>工作圈的数据使用了松散的分布式存储，这样可以在大并发下获得很高的吞吐量与较低的延迟。但是这样的数据不变于业务处理维护。所以需要这样的一个基础的id列表维护服务来组织数据之间的关系。</w:t>
      </w:r>
    </w:p>
    <w:p w14:paraId="6C8B1A0F" w14:textId="77777777" w:rsidR="001F618B" w:rsidRPr="004B32EF" w:rsidRDefault="001F618B" w:rsidP="004B32EF">
      <w:pPr>
        <w:pStyle w:val="a"/>
        <w:spacing w:line="400" w:lineRule="exact"/>
        <w:ind w:firstLine="480"/>
        <w:jc w:val="left"/>
        <w:rPr>
          <w:rFonts w:ascii="SimSun" w:hAnsi="SimSun"/>
          <w:sz w:val="24"/>
        </w:rPr>
      </w:pPr>
      <w:r w:rsidRPr="004B32EF">
        <w:rPr>
          <w:rFonts w:ascii="SimSun" w:hAnsi="SimSun" w:hint="eastAsia"/>
          <w:sz w:val="24"/>
        </w:rPr>
        <w:t>工作圈中的圈子模块，贴子模块，轻应用模块以及其它的一些基础模块都依赖于这个服务。</w:t>
      </w:r>
    </w:p>
    <w:p w14:paraId="2F73AC68" w14:textId="77777777" w:rsidR="001F618B" w:rsidRPr="00D40EC0" w:rsidRDefault="001F618B" w:rsidP="001F618B">
      <w:pPr>
        <w:pStyle w:val="CommentText"/>
        <w:rPr>
          <w:i/>
        </w:rPr>
      </w:pPr>
    </w:p>
    <w:p w14:paraId="03A9EE79" w14:textId="77777777" w:rsidR="001F618B" w:rsidRDefault="001F618B" w:rsidP="001F618B">
      <w:pPr>
        <w:pStyle w:val="Heading3"/>
      </w:pPr>
      <w:r>
        <w:rPr>
          <w:rFonts w:hint="eastAsia"/>
        </w:rPr>
        <w:lastRenderedPageBreak/>
        <w:t>IdList</w:t>
      </w:r>
      <w:r>
        <w:rPr>
          <w:rFonts w:hint="eastAsia"/>
        </w:rPr>
        <w:t>系统模块类图</w:t>
      </w:r>
    </w:p>
    <w:p w14:paraId="292E3F85" w14:textId="77777777" w:rsidR="001F618B" w:rsidRDefault="001F618B" w:rsidP="001F618B">
      <w:pPr>
        <w:jc w:val="center"/>
      </w:pPr>
      <w:r>
        <w:object w:dxaOrig="7457" w:dyaOrig="9493" w14:anchorId="011E684E">
          <v:shape id="_x0000_i1028" type="#_x0000_t75" style="width:372pt;height:475pt" o:ole="">
            <v:imagedata r:id="rId22" o:title=""/>
          </v:shape>
          <o:OLEObject Type="Embed" ProgID="Visio.Drawing.11" ShapeID="_x0000_i1028" DrawAspect="Content" ObjectID="_1524506127" r:id="rId23"/>
        </w:object>
      </w:r>
    </w:p>
    <w:p w14:paraId="6E47A78E" w14:textId="77777777" w:rsidR="001F618B" w:rsidRPr="00592BE4" w:rsidRDefault="001F618B" w:rsidP="001F618B">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IdList</w:t>
      </w:r>
      <w:r w:rsidRPr="00592BE4">
        <w:rPr>
          <w:rFonts w:hint="eastAsia"/>
        </w:rPr>
        <w:t>模块类图</w:t>
      </w:r>
    </w:p>
    <w:p w14:paraId="4DF3F569" w14:textId="77777777" w:rsidR="001F618B" w:rsidRPr="00557EE7" w:rsidRDefault="001F618B" w:rsidP="001F618B"/>
    <w:p w14:paraId="231A9CAE" w14:textId="77777777" w:rsidR="001F618B" w:rsidRDefault="001F618B" w:rsidP="001F618B">
      <w:pPr>
        <w:pStyle w:val="Heading3"/>
      </w:pPr>
      <w:r>
        <w:rPr>
          <w:rFonts w:hint="eastAsia"/>
        </w:rPr>
        <w:t>IdListClient</w:t>
      </w:r>
      <w:r>
        <w:rPr>
          <w:rFonts w:hint="eastAsia"/>
        </w:rPr>
        <w:tab/>
      </w:r>
      <w:r>
        <w:rPr>
          <w:rFonts w:hint="eastAsia"/>
        </w:rPr>
        <w:t>类概述</w:t>
      </w:r>
    </w:p>
    <w:p w14:paraId="4EF98964" w14:textId="77777777" w:rsidR="001F618B" w:rsidRPr="004B32EF" w:rsidRDefault="001F618B" w:rsidP="004B32EF">
      <w:pPr>
        <w:pStyle w:val="a"/>
        <w:spacing w:line="400" w:lineRule="exact"/>
        <w:ind w:firstLine="480"/>
        <w:jc w:val="left"/>
        <w:rPr>
          <w:rFonts w:ascii="SimSun" w:hAnsi="SimSun"/>
          <w:sz w:val="24"/>
        </w:rPr>
      </w:pPr>
      <w:r w:rsidRPr="004B32EF">
        <w:rPr>
          <w:rFonts w:ascii="SimSun" w:hAnsi="SimSun" w:hint="eastAsia"/>
          <w:sz w:val="24"/>
        </w:rPr>
        <w:t>封装对Thrift接口的调用，基于zookeeper进行 多点分发和监控。</w:t>
      </w:r>
    </w:p>
    <w:p w14:paraId="5618946C" w14:textId="77777777" w:rsidR="001F618B" w:rsidRPr="004B32EF" w:rsidRDefault="001F618B" w:rsidP="004B32EF">
      <w:pPr>
        <w:pStyle w:val="a"/>
        <w:spacing w:line="400" w:lineRule="exact"/>
        <w:ind w:firstLine="480"/>
        <w:jc w:val="left"/>
        <w:rPr>
          <w:rFonts w:ascii="SimSun" w:hAnsi="SimSun"/>
          <w:sz w:val="24"/>
        </w:rPr>
      </w:pPr>
      <w:r w:rsidRPr="004B32EF">
        <w:rPr>
          <w:rFonts w:ascii="SimSun" w:hAnsi="SimSun" w:hint="eastAsia"/>
          <w:sz w:val="24"/>
        </w:rPr>
        <w:t>类功能定义</w:t>
      </w:r>
    </w:p>
    <w:p w14:paraId="0802DDF0" w14:textId="77777777" w:rsidR="001F618B" w:rsidRDefault="001F618B" w:rsidP="001F618B">
      <w:pPr>
        <w:rPr>
          <w:rStyle w:val="CommentReference"/>
        </w:rPr>
      </w:pPr>
      <w:r>
        <w:rPr>
          <w:rStyle w:val="CommentReference"/>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6"/>
        <w:gridCol w:w="4208"/>
        <w:gridCol w:w="3946"/>
      </w:tblGrid>
      <w:tr w:rsidR="001F618B" w:rsidRPr="00076C89" w14:paraId="12636A0E" w14:textId="77777777" w:rsidTr="001F618B">
        <w:tc>
          <w:tcPr>
            <w:tcW w:w="760" w:type="dxa"/>
            <w:shd w:val="clear" w:color="auto" w:fill="CCCCCC"/>
          </w:tcPr>
          <w:p w14:paraId="7108E679" w14:textId="77777777" w:rsidR="001F618B" w:rsidRPr="00076C89" w:rsidRDefault="001F618B" w:rsidP="001F618B">
            <w:pPr>
              <w:jc w:val="center"/>
              <w:rPr>
                <w:rStyle w:val="CommentReference"/>
                <w:b/>
                <w:i/>
              </w:rPr>
            </w:pPr>
            <w:r w:rsidRPr="00076C89">
              <w:rPr>
                <w:rStyle w:val="CommentReference"/>
                <w:rFonts w:hint="eastAsia"/>
              </w:rPr>
              <w:t>序号</w:t>
            </w:r>
          </w:p>
        </w:tc>
        <w:tc>
          <w:tcPr>
            <w:tcW w:w="2999" w:type="dxa"/>
            <w:shd w:val="clear" w:color="auto" w:fill="CCCCCC"/>
          </w:tcPr>
          <w:p w14:paraId="7D7EA930" w14:textId="77777777" w:rsidR="001F618B" w:rsidRPr="00076C89" w:rsidRDefault="001F618B" w:rsidP="001F618B">
            <w:pPr>
              <w:jc w:val="center"/>
              <w:rPr>
                <w:rStyle w:val="CommentReference"/>
                <w:b/>
                <w:i/>
              </w:rPr>
            </w:pPr>
            <w:r w:rsidRPr="00076C89">
              <w:rPr>
                <w:rStyle w:val="CommentReference"/>
                <w:rFonts w:hint="eastAsia"/>
              </w:rPr>
              <w:t>功能点</w:t>
            </w:r>
          </w:p>
        </w:tc>
        <w:tc>
          <w:tcPr>
            <w:tcW w:w="5061" w:type="dxa"/>
            <w:shd w:val="clear" w:color="auto" w:fill="CCCCCC"/>
          </w:tcPr>
          <w:p w14:paraId="7F2D92BD" w14:textId="77777777" w:rsidR="001F618B" w:rsidRPr="00076C89" w:rsidRDefault="001F618B" w:rsidP="001F618B">
            <w:pPr>
              <w:jc w:val="center"/>
              <w:rPr>
                <w:rStyle w:val="CommentReference"/>
                <w:b/>
                <w:i/>
              </w:rPr>
            </w:pPr>
            <w:r w:rsidRPr="00076C89">
              <w:rPr>
                <w:rStyle w:val="CommentReference"/>
                <w:rFonts w:hint="eastAsia"/>
              </w:rPr>
              <w:t>功能点详细内容</w:t>
            </w:r>
          </w:p>
        </w:tc>
      </w:tr>
      <w:tr w:rsidR="001F618B" w:rsidRPr="00076C89" w14:paraId="71D06B44" w14:textId="77777777" w:rsidTr="001F618B">
        <w:tc>
          <w:tcPr>
            <w:tcW w:w="760" w:type="dxa"/>
          </w:tcPr>
          <w:p w14:paraId="0AE84546" w14:textId="77777777" w:rsidR="001F618B" w:rsidRPr="00076C89" w:rsidRDefault="001F618B" w:rsidP="001F618B">
            <w:pPr>
              <w:rPr>
                <w:rStyle w:val="CommentReference"/>
                <w:i/>
              </w:rPr>
            </w:pPr>
            <w:r w:rsidRPr="00076C89">
              <w:rPr>
                <w:rStyle w:val="CommentReference"/>
                <w:rFonts w:hint="eastAsia"/>
              </w:rPr>
              <w:t>1</w:t>
            </w:r>
          </w:p>
        </w:tc>
        <w:tc>
          <w:tcPr>
            <w:tcW w:w="2999" w:type="dxa"/>
          </w:tcPr>
          <w:p w14:paraId="0BB64C06" w14:textId="77777777" w:rsidR="001F618B" w:rsidRPr="00076C89" w:rsidRDefault="001F618B" w:rsidP="001F618B">
            <w:pPr>
              <w:rPr>
                <w:rStyle w:val="CommentReference"/>
                <w:i/>
              </w:rPr>
            </w:pPr>
            <w:r w:rsidRPr="003B358C">
              <w:rPr>
                <w:rFonts w:ascii="Consolas" w:hAnsi="Consolas" w:cs="Consolas"/>
                <w:color w:val="000000"/>
                <w:kern w:val="0"/>
                <w:sz w:val="22"/>
                <w:szCs w:val="22"/>
                <w:u w:val="single"/>
              </w:rPr>
              <w:t>getResourceIdByScore</w:t>
            </w:r>
          </w:p>
        </w:tc>
        <w:tc>
          <w:tcPr>
            <w:tcW w:w="5061" w:type="dxa"/>
          </w:tcPr>
          <w:p w14:paraId="6B8F417E" w14:textId="77777777" w:rsidR="001F618B" w:rsidRPr="00076C89" w:rsidRDefault="001F618B" w:rsidP="001F618B">
            <w:pPr>
              <w:rPr>
                <w:rStyle w:val="CommentReference"/>
                <w:i/>
              </w:rPr>
            </w:pPr>
            <w:r w:rsidRPr="003B358C">
              <w:rPr>
                <w:rStyle w:val="CommentReference"/>
                <w:rFonts w:hint="eastAsia"/>
              </w:rPr>
              <w:t>获取一定时间段的增量数据</w:t>
            </w:r>
            <w:r w:rsidRPr="003B358C">
              <w:rPr>
                <w:rStyle w:val="CommentReference"/>
                <w:rFonts w:hint="eastAsia"/>
              </w:rPr>
              <w:t xml:space="preserve"> </w:t>
            </w:r>
            <w:r w:rsidRPr="003B358C">
              <w:rPr>
                <w:rStyle w:val="CommentReference"/>
                <w:rFonts w:hint="eastAsia"/>
              </w:rPr>
              <w:t>从小到大</w:t>
            </w:r>
          </w:p>
        </w:tc>
      </w:tr>
      <w:tr w:rsidR="001F618B" w:rsidRPr="00076C89" w14:paraId="59EBB6CB" w14:textId="77777777" w:rsidTr="001F618B">
        <w:tc>
          <w:tcPr>
            <w:tcW w:w="760" w:type="dxa"/>
          </w:tcPr>
          <w:p w14:paraId="63B01081" w14:textId="77777777" w:rsidR="001F618B" w:rsidRPr="00076C89" w:rsidRDefault="001F618B" w:rsidP="001F618B">
            <w:pPr>
              <w:rPr>
                <w:rStyle w:val="CommentReference"/>
                <w:i/>
              </w:rPr>
            </w:pPr>
            <w:r w:rsidRPr="00076C89">
              <w:rPr>
                <w:rStyle w:val="CommentReference"/>
                <w:rFonts w:hint="eastAsia"/>
              </w:rPr>
              <w:lastRenderedPageBreak/>
              <w:t>2</w:t>
            </w:r>
          </w:p>
        </w:tc>
        <w:tc>
          <w:tcPr>
            <w:tcW w:w="2999" w:type="dxa"/>
          </w:tcPr>
          <w:p w14:paraId="747607FE" w14:textId="77777777" w:rsidR="001F618B" w:rsidRPr="00076C89" w:rsidRDefault="001F618B" w:rsidP="001F618B">
            <w:pPr>
              <w:rPr>
                <w:rStyle w:val="CommentReference"/>
                <w:i/>
              </w:rPr>
            </w:pPr>
            <w:r w:rsidRPr="003B358C">
              <w:rPr>
                <w:rFonts w:ascii="Consolas" w:hAnsi="Consolas" w:cs="Consolas"/>
                <w:color w:val="000000"/>
                <w:kern w:val="0"/>
                <w:sz w:val="22"/>
                <w:szCs w:val="22"/>
              </w:rPr>
              <w:t>getResourceIdByScoreDesc</w:t>
            </w:r>
          </w:p>
        </w:tc>
        <w:tc>
          <w:tcPr>
            <w:tcW w:w="5061" w:type="dxa"/>
          </w:tcPr>
          <w:p w14:paraId="6F1D8106" w14:textId="77777777" w:rsidR="001F618B" w:rsidRPr="00076C89" w:rsidRDefault="001F618B" w:rsidP="001F618B">
            <w:pPr>
              <w:rPr>
                <w:rStyle w:val="CommentReference"/>
                <w:i/>
              </w:rPr>
            </w:pPr>
            <w:r w:rsidRPr="003B358C">
              <w:rPr>
                <w:rStyle w:val="CommentReference"/>
                <w:rFonts w:hint="eastAsia"/>
              </w:rPr>
              <w:t>获取一定时间段的增量数据</w:t>
            </w:r>
            <w:r w:rsidRPr="003B358C">
              <w:rPr>
                <w:rStyle w:val="CommentReference"/>
                <w:rFonts w:hint="eastAsia"/>
              </w:rPr>
              <w:t xml:space="preserve"> </w:t>
            </w:r>
            <w:r w:rsidRPr="003B358C">
              <w:rPr>
                <w:rStyle w:val="CommentReference"/>
                <w:rFonts w:hint="eastAsia"/>
              </w:rPr>
              <w:t>从大到小</w:t>
            </w:r>
          </w:p>
        </w:tc>
      </w:tr>
      <w:tr w:rsidR="001F618B" w:rsidRPr="00076C89" w14:paraId="5C6A39EA" w14:textId="77777777" w:rsidTr="001F618B">
        <w:tc>
          <w:tcPr>
            <w:tcW w:w="760" w:type="dxa"/>
          </w:tcPr>
          <w:p w14:paraId="42D06E13" w14:textId="77777777" w:rsidR="001F618B" w:rsidRPr="00076C89" w:rsidRDefault="001F618B" w:rsidP="001F618B">
            <w:pPr>
              <w:rPr>
                <w:rStyle w:val="CommentReference"/>
                <w:i/>
              </w:rPr>
            </w:pPr>
            <w:r w:rsidRPr="00076C89">
              <w:rPr>
                <w:rStyle w:val="CommentReference"/>
                <w:rFonts w:hint="eastAsia"/>
              </w:rPr>
              <w:t>3</w:t>
            </w:r>
          </w:p>
        </w:tc>
        <w:tc>
          <w:tcPr>
            <w:tcW w:w="2999" w:type="dxa"/>
          </w:tcPr>
          <w:p w14:paraId="511BB10F" w14:textId="77777777" w:rsidR="001F618B" w:rsidRPr="00076C89" w:rsidRDefault="001F618B" w:rsidP="001F618B">
            <w:pPr>
              <w:rPr>
                <w:rStyle w:val="CommentReference"/>
                <w:i/>
              </w:rPr>
            </w:pPr>
            <w:r w:rsidRPr="003B358C">
              <w:rPr>
                <w:rFonts w:ascii="Consolas" w:hAnsi="Consolas" w:cs="Consolas"/>
                <w:color w:val="000000"/>
                <w:kern w:val="0"/>
                <w:sz w:val="22"/>
                <w:szCs w:val="22"/>
              </w:rPr>
              <w:t>getResourceIdWithScoreByScoreDesc</w:t>
            </w:r>
          </w:p>
        </w:tc>
        <w:tc>
          <w:tcPr>
            <w:tcW w:w="5061" w:type="dxa"/>
          </w:tcPr>
          <w:p w14:paraId="2E646457" w14:textId="77777777" w:rsidR="001F618B" w:rsidRPr="00076C89" w:rsidRDefault="001F618B" w:rsidP="001F618B">
            <w:pPr>
              <w:rPr>
                <w:rStyle w:val="CommentReference"/>
                <w:i/>
              </w:rPr>
            </w:pPr>
            <w:r w:rsidRPr="003B358C">
              <w:rPr>
                <w:rStyle w:val="CommentReference"/>
                <w:rFonts w:hint="eastAsia"/>
              </w:rPr>
              <w:t>获取一定时间段的增量数据</w:t>
            </w:r>
            <w:r w:rsidRPr="003B358C">
              <w:rPr>
                <w:rStyle w:val="CommentReference"/>
                <w:rFonts w:hint="eastAsia"/>
              </w:rPr>
              <w:t xml:space="preserve"> with score </w:t>
            </w:r>
            <w:r w:rsidRPr="003B358C">
              <w:rPr>
                <w:rStyle w:val="CommentReference"/>
                <w:rFonts w:hint="eastAsia"/>
              </w:rPr>
              <w:t>从大到小</w:t>
            </w:r>
          </w:p>
        </w:tc>
      </w:tr>
      <w:tr w:rsidR="001F618B" w:rsidRPr="00076C89" w14:paraId="015BF3B1" w14:textId="77777777" w:rsidTr="001F618B">
        <w:tc>
          <w:tcPr>
            <w:tcW w:w="760" w:type="dxa"/>
          </w:tcPr>
          <w:p w14:paraId="723CBDD1" w14:textId="77777777" w:rsidR="001F618B" w:rsidRPr="00076C89" w:rsidRDefault="001F618B" w:rsidP="001F618B">
            <w:pPr>
              <w:rPr>
                <w:rStyle w:val="CommentReference"/>
                <w:i/>
              </w:rPr>
            </w:pPr>
            <w:r>
              <w:rPr>
                <w:rStyle w:val="CommentReference"/>
                <w:rFonts w:hint="eastAsia"/>
              </w:rPr>
              <w:t>4</w:t>
            </w:r>
          </w:p>
        </w:tc>
        <w:tc>
          <w:tcPr>
            <w:tcW w:w="2999" w:type="dxa"/>
          </w:tcPr>
          <w:p w14:paraId="1F4AE5C7" w14:textId="77777777" w:rsidR="001F618B" w:rsidRPr="00076C89" w:rsidRDefault="001F618B" w:rsidP="001F618B">
            <w:pPr>
              <w:rPr>
                <w:rStyle w:val="CommentReference"/>
                <w:i/>
              </w:rPr>
            </w:pPr>
            <w:r w:rsidRPr="003B358C">
              <w:rPr>
                <w:rFonts w:ascii="Consolas" w:hAnsi="Consolas" w:cs="Consolas"/>
                <w:color w:val="000000"/>
                <w:kern w:val="0"/>
                <w:sz w:val="22"/>
                <w:szCs w:val="22"/>
              </w:rPr>
              <w:t>addOrUpdateResourceId</w:t>
            </w:r>
          </w:p>
        </w:tc>
        <w:tc>
          <w:tcPr>
            <w:tcW w:w="5061" w:type="dxa"/>
          </w:tcPr>
          <w:p w14:paraId="175DB7AC" w14:textId="77777777" w:rsidR="001F618B" w:rsidRPr="00076C89" w:rsidRDefault="001F618B" w:rsidP="001F618B">
            <w:pPr>
              <w:rPr>
                <w:rStyle w:val="CommentReference"/>
                <w:i/>
              </w:rPr>
            </w:pPr>
            <w:r w:rsidRPr="003B358C">
              <w:rPr>
                <w:rStyle w:val="CommentReference"/>
                <w:rFonts w:hint="eastAsia"/>
              </w:rPr>
              <w:t>idlist</w:t>
            </w:r>
            <w:r w:rsidRPr="003B358C">
              <w:rPr>
                <w:rStyle w:val="CommentReference"/>
                <w:rFonts w:hint="eastAsia"/>
              </w:rPr>
              <w:t>添加记录</w:t>
            </w:r>
          </w:p>
        </w:tc>
      </w:tr>
      <w:tr w:rsidR="001F618B" w:rsidRPr="00076C89" w14:paraId="76BFC479" w14:textId="77777777" w:rsidTr="001F618B">
        <w:tc>
          <w:tcPr>
            <w:tcW w:w="760" w:type="dxa"/>
          </w:tcPr>
          <w:p w14:paraId="3FA0753D" w14:textId="77777777" w:rsidR="001F618B" w:rsidRPr="00076C89" w:rsidRDefault="001F618B" w:rsidP="001F618B">
            <w:pPr>
              <w:rPr>
                <w:rStyle w:val="CommentReference"/>
                <w:i/>
              </w:rPr>
            </w:pPr>
            <w:r>
              <w:rPr>
                <w:rStyle w:val="CommentReference"/>
                <w:rFonts w:hint="eastAsia"/>
              </w:rPr>
              <w:t>5</w:t>
            </w:r>
          </w:p>
        </w:tc>
        <w:tc>
          <w:tcPr>
            <w:tcW w:w="2999" w:type="dxa"/>
          </w:tcPr>
          <w:p w14:paraId="09BE77E3"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existMember</w:t>
            </w:r>
          </w:p>
        </w:tc>
        <w:tc>
          <w:tcPr>
            <w:tcW w:w="5061" w:type="dxa"/>
          </w:tcPr>
          <w:p w14:paraId="6B09EC6B" w14:textId="77777777" w:rsidR="001F618B" w:rsidRDefault="001F618B" w:rsidP="001F618B">
            <w:pPr>
              <w:rPr>
                <w:rStyle w:val="CommentReference"/>
                <w:i/>
              </w:rPr>
            </w:pPr>
            <w:r w:rsidRPr="003B358C">
              <w:rPr>
                <w:rStyle w:val="CommentReference"/>
                <w:rFonts w:hint="eastAsia"/>
              </w:rPr>
              <w:t xml:space="preserve">idlist </w:t>
            </w:r>
            <w:r w:rsidRPr="003B358C">
              <w:rPr>
                <w:rStyle w:val="CommentReference"/>
                <w:rFonts w:hint="eastAsia"/>
              </w:rPr>
              <w:t>判断某记录是否存在</w:t>
            </w:r>
          </w:p>
        </w:tc>
      </w:tr>
      <w:tr w:rsidR="001F618B" w:rsidRPr="00076C89" w14:paraId="6B9AD759" w14:textId="77777777" w:rsidTr="001F618B">
        <w:tc>
          <w:tcPr>
            <w:tcW w:w="760" w:type="dxa"/>
          </w:tcPr>
          <w:p w14:paraId="35E13CAF" w14:textId="77777777" w:rsidR="001F618B" w:rsidRDefault="001F618B" w:rsidP="001F618B">
            <w:pPr>
              <w:rPr>
                <w:rStyle w:val="CommentReference"/>
                <w:i/>
              </w:rPr>
            </w:pPr>
            <w:r>
              <w:rPr>
                <w:rStyle w:val="CommentReference"/>
                <w:rFonts w:hint="eastAsia"/>
              </w:rPr>
              <w:t>6</w:t>
            </w:r>
          </w:p>
        </w:tc>
        <w:tc>
          <w:tcPr>
            <w:tcW w:w="2999" w:type="dxa"/>
          </w:tcPr>
          <w:p w14:paraId="1CE1E09D" w14:textId="77777777" w:rsidR="001F618B" w:rsidRPr="002D7BDD"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isExistKeys</w:t>
            </w:r>
          </w:p>
        </w:tc>
        <w:tc>
          <w:tcPr>
            <w:tcW w:w="5061" w:type="dxa"/>
          </w:tcPr>
          <w:p w14:paraId="2072B51D" w14:textId="77777777" w:rsidR="001F618B" w:rsidRPr="002D7BDD" w:rsidRDefault="001F618B" w:rsidP="001F618B">
            <w:pPr>
              <w:rPr>
                <w:rStyle w:val="CommentReference"/>
                <w:i/>
              </w:rPr>
            </w:pPr>
            <w:r w:rsidRPr="003B358C">
              <w:rPr>
                <w:rStyle w:val="CommentReference"/>
                <w:rFonts w:hint="eastAsia"/>
              </w:rPr>
              <w:t xml:space="preserve">idlist </w:t>
            </w:r>
            <w:r w:rsidRPr="003B358C">
              <w:rPr>
                <w:rStyle w:val="CommentReference"/>
                <w:rFonts w:hint="eastAsia"/>
              </w:rPr>
              <w:t>判断某</w:t>
            </w:r>
            <w:r w:rsidRPr="003B358C">
              <w:rPr>
                <w:rStyle w:val="CommentReference"/>
                <w:rFonts w:hint="eastAsia"/>
              </w:rPr>
              <w:t>KEY</w:t>
            </w:r>
            <w:r w:rsidRPr="003B358C">
              <w:rPr>
                <w:rStyle w:val="CommentReference"/>
                <w:rFonts w:hint="eastAsia"/>
              </w:rPr>
              <w:t>是否存在</w:t>
            </w:r>
          </w:p>
        </w:tc>
      </w:tr>
      <w:tr w:rsidR="001F618B" w:rsidRPr="00076C89" w14:paraId="3EC5FC12" w14:textId="77777777" w:rsidTr="001F618B">
        <w:tc>
          <w:tcPr>
            <w:tcW w:w="760" w:type="dxa"/>
          </w:tcPr>
          <w:p w14:paraId="2E446BEB" w14:textId="77777777" w:rsidR="001F618B" w:rsidRPr="00076C89" w:rsidRDefault="001F618B" w:rsidP="001F618B">
            <w:pPr>
              <w:rPr>
                <w:rStyle w:val="CommentReference"/>
                <w:i/>
              </w:rPr>
            </w:pPr>
            <w:r>
              <w:rPr>
                <w:rStyle w:val="CommentReference"/>
                <w:rFonts w:hint="eastAsia"/>
              </w:rPr>
              <w:t>7</w:t>
            </w:r>
          </w:p>
        </w:tc>
        <w:tc>
          <w:tcPr>
            <w:tcW w:w="2999" w:type="dxa"/>
          </w:tcPr>
          <w:p w14:paraId="11ECD025"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addOrUpdateResourceIds</w:t>
            </w:r>
          </w:p>
        </w:tc>
        <w:tc>
          <w:tcPr>
            <w:tcW w:w="5061" w:type="dxa"/>
          </w:tcPr>
          <w:p w14:paraId="44F9D0A4" w14:textId="77777777" w:rsidR="001F618B" w:rsidRDefault="001F618B" w:rsidP="001F618B">
            <w:pPr>
              <w:rPr>
                <w:rStyle w:val="CommentReference"/>
                <w:i/>
              </w:rPr>
            </w:pPr>
            <w:r w:rsidRPr="003B358C">
              <w:rPr>
                <w:rStyle w:val="CommentReference"/>
                <w:rFonts w:hint="eastAsia"/>
              </w:rPr>
              <w:t>idlist</w:t>
            </w:r>
            <w:r w:rsidRPr="003B358C">
              <w:rPr>
                <w:rStyle w:val="CommentReference"/>
                <w:rFonts w:hint="eastAsia"/>
              </w:rPr>
              <w:t>添加多记录</w:t>
            </w:r>
          </w:p>
        </w:tc>
      </w:tr>
      <w:tr w:rsidR="001F618B" w:rsidRPr="00076C89" w14:paraId="7C7F1B68" w14:textId="77777777" w:rsidTr="001F618B">
        <w:tc>
          <w:tcPr>
            <w:tcW w:w="760" w:type="dxa"/>
          </w:tcPr>
          <w:p w14:paraId="4C6405DF" w14:textId="77777777" w:rsidR="001F618B" w:rsidRPr="00076C89" w:rsidRDefault="001F618B" w:rsidP="001F618B">
            <w:pPr>
              <w:rPr>
                <w:rStyle w:val="CommentReference"/>
                <w:i/>
              </w:rPr>
            </w:pPr>
            <w:r>
              <w:rPr>
                <w:rStyle w:val="CommentReference"/>
                <w:rFonts w:hint="eastAsia"/>
              </w:rPr>
              <w:t>8</w:t>
            </w:r>
          </w:p>
        </w:tc>
        <w:tc>
          <w:tcPr>
            <w:tcW w:w="2999" w:type="dxa"/>
          </w:tcPr>
          <w:p w14:paraId="344212DB"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u w:val="single"/>
              </w:rPr>
              <w:t>rmResourceId</w:t>
            </w:r>
          </w:p>
        </w:tc>
        <w:tc>
          <w:tcPr>
            <w:tcW w:w="5061" w:type="dxa"/>
          </w:tcPr>
          <w:p w14:paraId="65DA230A" w14:textId="77777777" w:rsidR="001F618B" w:rsidRDefault="001F618B" w:rsidP="001F618B">
            <w:pPr>
              <w:rPr>
                <w:rStyle w:val="CommentReference"/>
                <w:i/>
              </w:rPr>
            </w:pPr>
            <w:r w:rsidRPr="003B358C">
              <w:rPr>
                <w:rStyle w:val="CommentReference"/>
                <w:rFonts w:hint="eastAsia"/>
              </w:rPr>
              <w:t xml:space="preserve">idlist </w:t>
            </w:r>
            <w:r w:rsidRPr="003B358C">
              <w:rPr>
                <w:rStyle w:val="CommentReference"/>
                <w:rFonts w:hint="eastAsia"/>
              </w:rPr>
              <w:t>移除记录</w:t>
            </w:r>
          </w:p>
        </w:tc>
      </w:tr>
      <w:tr w:rsidR="001F618B" w:rsidRPr="00076C89" w14:paraId="4F0C4481" w14:textId="77777777" w:rsidTr="001F618B">
        <w:tc>
          <w:tcPr>
            <w:tcW w:w="760" w:type="dxa"/>
          </w:tcPr>
          <w:p w14:paraId="334B70C0" w14:textId="77777777" w:rsidR="001F618B" w:rsidRPr="00076C89" w:rsidRDefault="001F618B" w:rsidP="001F618B">
            <w:pPr>
              <w:rPr>
                <w:rStyle w:val="CommentReference"/>
                <w:i/>
              </w:rPr>
            </w:pPr>
            <w:r>
              <w:rPr>
                <w:rStyle w:val="CommentReference"/>
                <w:rFonts w:hint="eastAsia"/>
              </w:rPr>
              <w:t>9</w:t>
            </w:r>
          </w:p>
        </w:tc>
        <w:tc>
          <w:tcPr>
            <w:tcW w:w="2999" w:type="dxa"/>
          </w:tcPr>
          <w:p w14:paraId="703134E9" w14:textId="77777777" w:rsidR="001F618B" w:rsidRDefault="001F618B" w:rsidP="001F618B">
            <w:pPr>
              <w:rPr>
                <w:rFonts w:ascii="Consolas" w:hAnsi="Consolas" w:cs="Consolas"/>
                <w:color w:val="000000"/>
                <w:kern w:val="0"/>
                <w:sz w:val="22"/>
                <w:szCs w:val="22"/>
                <w:highlight w:val="lightGray"/>
                <w:u w:val="single"/>
              </w:rPr>
            </w:pPr>
            <w:r w:rsidRPr="003B358C">
              <w:rPr>
                <w:rFonts w:ascii="Consolas" w:hAnsi="Consolas" w:cs="Consolas"/>
                <w:color w:val="000000"/>
                <w:kern w:val="0"/>
                <w:sz w:val="22"/>
                <w:szCs w:val="22"/>
              </w:rPr>
              <w:t>rmResourceIds</w:t>
            </w:r>
          </w:p>
        </w:tc>
        <w:tc>
          <w:tcPr>
            <w:tcW w:w="5061" w:type="dxa"/>
          </w:tcPr>
          <w:p w14:paraId="2AC7D392" w14:textId="77777777" w:rsidR="001F618B" w:rsidRDefault="001F618B" w:rsidP="001F618B">
            <w:pPr>
              <w:rPr>
                <w:rStyle w:val="CommentReference"/>
                <w:i/>
              </w:rPr>
            </w:pPr>
            <w:r w:rsidRPr="003B358C">
              <w:rPr>
                <w:rStyle w:val="CommentReference"/>
                <w:rFonts w:hint="eastAsia"/>
              </w:rPr>
              <w:t xml:space="preserve">idlist </w:t>
            </w:r>
            <w:r w:rsidRPr="003B358C">
              <w:rPr>
                <w:rStyle w:val="CommentReference"/>
                <w:rFonts w:hint="eastAsia"/>
              </w:rPr>
              <w:t>移除多条记录</w:t>
            </w:r>
          </w:p>
        </w:tc>
      </w:tr>
      <w:tr w:rsidR="001F618B" w:rsidRPr="00076C89" w14:paraId="4327F5BE" w14:textId="77777777" w:rsidTr="001F618B">
        <w:tc>
          <w:tcPr>
            <w:tcW w:w="760" w:type="dxa"/>
          </w:tcPr>
          <w:p w14:paraId="24ACF91C" w14:textId="77777777" w:rsidR="001F618B" w:rsidRDefault="001F618B" w:rsidP="001F618B">
            <w:pPr>
              <w:rPr>
                <w:rStyle w:val="CommentReference"/>
                <w:i/>
              </w:rPr>
            </w:pPr>
            <w:r>
              <w:rPr>
                <w:rStyle w:val="CommentReference"/>
                <w:rFonts w:hint="eastAsia"/>
              </w:rPr>
              <w:t>10</w:t>
            </w:r>
          </w:p>
        </w:tc>
        <w:tc>
          <w:tcPr>
            <w:tcW w:w="2999" w:type="dxa"/>
          </w:tcPr>
          <w:p w14:paraId="1ADD5E66" w14:textId="77777777" w:rsidR="001F618B" w:rsidRPr="002D7BDD"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getKeySize</w:t>
            </w:r>
          </w:p>
        </w:tc>
        <w:tc>
          <w:tcPr>
            <w:tcW w:w="5061" w:type="dxa"/>
          </w:tcPr>
          <w:p w14:paraId="397B1D83" w14:textId="77777777" w:rsidR="001F618B" w:rsidRDefault="001F618B" w:rsidP="001F618B">
            <w:pPr>
              <w:rPr>
                <w:rStyle w:val="CommentReference"/>
                <w:i/>
              </w:rPr>
            </w:pPr>
            <w:r w:rsidRPr="003B358C">
              <w:rPr>
                <w:rStyle w:val="CommentReference"/>
                <w:rFonts w:hint="eastAsia"/>
              </w:rPr>
              <w:t>根据</w:t>
            </w:r>
            <w:r w:rsidRPr="003B358C">
              <w:rPr>
                <w:rStyle w:val="CommentReference"/>
                <w:rFonts w:hint="eastAsia"/>
              </w:rPr>
              <w:t>key</w:t>
            </w:r>
            <w:r w:rsidRPr="003B358C">
              <w:rPr>
                <w:rStyle w:val="CommentReference"/>
                <w:rFonts w:hint="eastAsia"/>
              </w:rPr>
              <w:t>获取</w:t>
            </w:r>
            <w:r w:rsidRPr="003B358C">
              <w:rPr>
                <w:rStyle w:val="CommentReference"/>
                <w:rFonts w:hint="eastAsia"/>
              </w:rPr>
              <w:t>size</w:t>
            </w:r>
          </w:p>
        </w:tc>
      </w:tr>
      <w:tr w:rsidR="001F618B" w:rsidRPr="00076C89" w14:paraId="0F662A0E" w14:textId="77777777" w:rsidTr="001F618B">
        <w:tc>
          <w:tcPr>
            <w:tcW w:w="760" w:type="dxa"/>
          </w:tcPr>
          <w:p w14:paraId="6F0B5AFA" w14:textId="77777777" w:rsidR="001F618B" w:rsidRDefault="001F618B" w:rsidP="001F618B">
            <w:pPr>
              <w:rPr>
                <w:rStyle w:val="CommentReference"/>
                <w:i/>
              </w:rPr>
            </w:pPr>
            <w:r>
              <w:rPr>
                <w:rStyle w:val="CommentReference"/>
                <w:rFonts w:hint="eastAsia"/>
              </w:rPr>
              <w:t>11</w:t>
            </w:r>
          </w:p>
        </w:tc>
        <w:tc>
          <w:tcPr>
            <w:tcW w:w="2999" w:type="dxa"/>
          </w:tcPr>
          <w:p w14:paraId="21AE2AAC"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getResourceIdByKey</w:t>
            </w:r>
          </w:p>
        </w:tc>
        <w:tc>
          <w:tcPr>
            <w:tcW w:w="5061" w:type="dxa"/>
          </w:tcPr>
          <w:p w14:paraId="31A7DA15" w14:textId="77777777" w:rsidR="001F618B" w:rsidRPr="00381B07" w:rsidRDefault="001F618B" w:rsidP="001F618B">
            <w:pPr>
              <w:rPr>
                <w:rStyle w:val="CommentReference"/>
                <w:i/>
              </w:rPr>
            </w:pPr>
            <w:r w:rsidRPr="003B358C">
              <w:rPr>
                <w:rStyle w:val="CommentReference"/>
                <w:rFonts w:hint="eastAsia"/>
              </w:rPr>
              <w:t>根据</w:t>
            </w:r>
            <w:r w:rsidRPr="003B358C">
              <w:rPr>
                <w:rStyle w:val="CommentReference"/>
                <w:rFonts w:hint="eastAsia"/>
              </w:rPr>
              <w:t xml:space="preserve">key </w:t>
            </w:r>
            <w:r w:rsidRPr="003B358C">
              <w:rPr>
                <w:rStyle w:val="CommentReference"/>
                <w:rFonts w:hint="eastAsia"/>
              </w:rPr>
              <w:t>分页取</w:t>
            </w:r>
            <w:r w:rsidRPr="003B358C">
              <w:rPr>
                <w:rStyle w:val="CommentReference"/>
                <w:rFonts w:hint="eastAsia"/>
              </w:rPr>
              <w:t>idlist</w:t>
            </w:r>
          </w:p>
        </w:tc>
      </w:tr>
      <w:tr w:rsidR="001F618B" w:rsidRPr="00076C89" w14:paraId="6B76B035" w14:textId="77777777" w:rsidTr="001F618B">
        <w:tc>
          <w:tcPr>
            <w:tcW w:w="760" w:type="dxa"/>
          </w:tcPr>
          <w:p w14:paraId="5D680711" w14:textId="77777777" w:rsidR="001F618B" w:rsidRDefault="001F618B" w:rsidP="001F618B">
            <w:pPr>
              <w:rPr>
                <w:rStyle w:val="CommentReference"/>
                <w:i/>
              </w:rPr>
            </w:pPr>
            <w:r>
              <w:rPr>
                <w:rStyle w:val="CommentReference"/>
                <w:rFonts w:hint="eastAsia"/>
              </w:rPr>
              <w:t>12</w:t>
            </w:r>
          </w:p>
        </w:tc>
        <w:tc>
          <w:tcPr>
            <w:tcW w:w="2999" w:type="dxa"/>
          </w:tcPr>
          <w:p w14:paraId="7AE408EA"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clear</w:t>
            </w:r>
          </w:p>
        </w:tc>
        <w:tc>
          <w:tcPr>
            <w:tcW w:w="5061" w:type="dxa"/>
          </w:tcPr>
          <w:p w14:paraId="1936EEDF" w14:textId="77777777" w:rsidR="001F618B" w:rsidRPr="00381B07" w:rsidRDefault="001F618B" w:rsidP="001F618B">
            <w:pPr>
              <w:rPr>
                <w:rStyle w:val="CommentReference"/>
                <w:i/>
              </w:rPr>
            </w:pPr>
            <w:r>
              <w:rPr>
                <w:rStyle w:val="CommentReference"/>
                <w:rFonts w:hint="eastAsia"/>
              </w:rPr>
              <w:t>清除掉一个</w:t>
            </w:r>
            <w:r>
              <w:rPr>
                <w:rStyle w:val="CommentReference"/>
                <w:rFonts w:hint="eastAsia"/>
              </w:rPr>
              <w:t>key</w:t>
            </w:r>
          </w:p>
        </w:tc>
      </w:tr>
      <w:tr w:rsidR="001F618B" w:rsidRPr="00076C89" w14:paraId="2C791A47" w14:textId="77777777" w:rsidTr="001F618B">
        <w:tc>
          <w:tcPr>
            <w:tcW w:w="760" w:type="dxa"/>
          </w:tcPr>
          <w:p w14:paraId="4352E13B" w14:textId="77777777" w:rsidR="001F618B" w:rsidRDefault="001F618B" w:rsidP="001F618B">
            <w:pPr>
              <w:rPr>
                <w:rStyle w:val="CommentReference"/>
                <w:i/>
              </w:rPr>
            </w:pPr>
            <w:r>
              <w:rPr>
                <w:rStyle w:val="CommentReference"/>
                <w:rFonts w:hint="eastAsia"/>
              </w:rPr>
              <w:t>13</w:t>
            </w:r>
          </w:p>
        </w:tc>
        <w:tc>
          <w:tcPr>
            <w:tcW w:w="2999" w:type="dxa"/>
          </w:tcPr>
          <w:p w14:paraId="5D977790"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getIdScores</w:t>
            </w:r>
          </w:p>
        </w:tc>
        <w:tc>
          <w:tcPr>
            <w:tcW w:w="5061" w:type="dxa"/>
          </w:tcPr>
          <w:p w14:paraId="16D2B511" w14:textId="77777777" w:rsidR="001F618B" w:rsidRPr="00381B07" w:rsidRDefault="001F618B" w:rsidP="001F618B">
            <w:pPr>
              <w:rPr>
                <w:rStyle w:val="CommentReference"/>
                <w:i/>
              </w:rPr>
            </w:pPr>
            <w:r w:rsidRPr="003B358C">
              <w:rPr>
                <w:rStyle w:val="CommentReference"/>
                <w:rFonts w:hint="eastAsia"/>
              </w:rPr>
              <w:t>通过</w:t>
            </w:r>
            <w:r w:rsidRPr="003B358C">
              <w:rPr>
                <w:rStyle w:val="CommentReference"/>
                <w:rFonts w:hint="eastAsia"/>
              </w:rPr>
              <w:t xml:space="preserve">resourceid </w:t>
            </w:r>
            <w:r w:rsidRPr="003B358C">
              <w:rPr>
                <w:rStyle w:val="CommentReference"/>
                <w:rFonts w:hint="eastAsia"/>
              </w:rPr>
              <w:t>获取对应的</w:t>
            </w:r>
            <w:r w:rsidRPr="003B358C">
              <w:rPr>
                <w:rStyle w:val="CommentReference"/>
                <w:rFonts w:hint="eastAsia"/>
              </w:rPr>
              <w:t>score</w:t>
            </w:r>
            <w:r w:rsidRPr="003B358C">
              <w:rPr>
                <w:rStyle w:val="CommentReference"/>
                <w:rFonts w:hint="eastAsia"/>
              </w:rPr>
              <w:t>值</w:t>
            </w:r>
          </w:p>
        </w:tc>
      </w:tr>
      <w:tr w:rsidR="001F618B" w:rsidRPr="00076C89" w14:paraId="09A0C03D" w14:textId="77777777" w:rsidTr="001F618B">
        <w:tc>
          <w:tcPr>
            <w:tcW w:w="760" w:type="dxa"/>
          </w:tcPr>
          <w:p w14:paraId="3CF1EC1C" w14:textId="77777777" w:rsidR="001F618B" w:rsidRDefault="001F618B" w:rsidP="001F618B">
            <w:pPr>
              <w:rPr>
                <w:rStyle w:val="CommentReference"/>
                <w:i/>
              </w:rPr>
            </w:pPr>
            <w:r>
              <w:rPr>
                <w:rStyle w:val="CommentReference"/>
                <w:rFonts w:hint="eastAsia"/>
              </w:rPr>
              <w:t>14</w:t>
            </w:r>
          </w:p>
        </w:tc>
        <w:tc>
          <w:tcPr>
            <w:tcW w:w="2999" w:type="dxa"/>
          </w:tcPr>
          <w:p w14:paraId="27FBD19A"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batchGetResourceIdsByScoreDesc</w:t>
            </w:r>
          </w:p>
        </w:tc>
        <w:tc>
          <w:tcPr>
            <w:tcW w:w="5061" w:type="dxa"/>
          </w:tcPr>
          <w:p w14:paraId="02A4DC36" w14:textId="77777777" w:rsidR="001F618B" w:rsidRPr="00381B07" w:rsidRDefault="001F618B" w:rsidP="001F618B">
            <w:pPr>
              <w:rPr>
                <w:rStyle w:val="CommentReference"/>
                <w:i/>
              </w:rPr>
            </w:pPr>
            <w:r w:rsidRPr="003B358C">
              <w:rPr>
                <w:rStyle w:val="CommentReference"/>
                <w:rFonts w:hint="eastAsia"/>
              </w:rPr>
              <w:t>批量获取</w:t>
            </w:r>
            <w:r w:rsidRPr="003B358C">
              <w:rPr>
                <w:rStyle w:val="CommentReference"/>
                <w:rFonts w:hint="eastAsia"/>
              </w:rPr>
              <w:t>idlist</w:t>
            </w:r>
            <w:r w:rsidRPr="003B358C">
              <w:rPr>
                <w:rStyle w:val="CommentReference"/>
                <w:rFonts w:hint="eastAsia"/>
              </w:rPr>
              <w:t>的方法</w:t>
            </w:r>
          </w:p>
        </w:tc>
      </w:tr>
      <w:tr w:rsidR="001F618B" w:rsidRPr="00076C89" w14:paraId="2E87EF4C" w14:textId="77777777" w:rsidTr="001F618B">
        <w:tc>
          <w:tcPr>
            <w:tcW w:w="760" w:type="dxa"/>
          </w:tcPr>
          <w:p w14:paraId="76FB959D" w14:textId="77777777" w:rsidR="001F618B" w:rsidRDefault="001F618B" w:rsidP="001F618B">
            <w:pPr>
              <w:rPr>
                <w:rStyle w:val="CommentReference"/>
                <w:i/>
              </w:rPr>
            </w:pPr>
            <w:r>
              <w:rPr>
                <w:rStyle w:val="CommentReference"/>
                <w:rFonts w:hint="eastAsia"/>
              </w:rPr>
              <w:t>15</w:t>
            </w:r>
          </w:p>
        </w:tc>
        <w:tc>
          <w:tcPr>
            <w:tcW w:w="2999" w:type="dxa"/>
          </w:tcPr>
          <w:p w14:paraId="2CA79460"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batchAddOrUpdateResourceIds</w:t>
            </w:r>
          </w:p>
        </w:tc>
        <w:tc>
          <w:tcPr>
            <w:tcW w:w="5061" w:type="dxa"/>
          </w:tcPr>
          <w:p w14:paraId="33F3E43E" w14:textId="77777777" w:rsidR="001F618B" w:rsidRPr="003B358C" w:rsidRDefault="001F618B" w:rsidP="001F618B">
            <w:pPr>
              <w:rPr>
                <w:rStyle w:val="CommentReference"/>
                <w:i/>
              </w:rPr>
            </w:pPr>
            <w:r w:rsidRPr="003B358C">
              <w:rPr>
                <w:rStyle w:val="CommentReference"/>
                <w:rFonts w:hint="eastAsia"/>
              </w:rPr>
              <w:t>批量创建</w:t>
            </w:r>
            <w:r w:rsidRPr="003B358C">
              <w:rPr>
                <w:rStyle w:val="CommentReference"/>
                <w:rFonts w:hint="eastAsia"/>
              </w:rPr>
              <w:t>idlist</w:t>
            </w:r>
            <w:r w:rsidRPr="003B358C">
              <w:rPr>
                <w:rStyle w:val="CommentReference"/>
                <w:rFonts w:hint="eastAsia"/>
              </w:rPr>
              <w:t>的方法</w:t>
            </w:r>
          </w:p>
        </w:tc>
      </w:tr>
      <w:tr w:rsidR="001F618B" w:rsidRPr="00076C89" w14:paraId="225DB1FA" w14:textId="77777777" w:rsidTr="001F618B">
        <w:tc>
          <w:tcPr>
            <w:tcW w:w="760" w:type="dxa"/>
          </w:tcPr>
          <w:p w14:paraId="2FF4091B" w14:textId="77777777" w:rsidR="001F618B" w:rsidRDefault="001F618B" w:rsidP="001F618B">
            <w:pPr>
              <w:rPr>
                <w:rStyle w:val="CommentReference"/>
                <w:i/>
              </w:rPr>
            </w:pPr>
            <w:r>
              <w:rPr>
                <w:rStyle w:val="CommentReference"/>
                <w:rFonts w:hint="eastAsia"/>
              </w:rPr>
              <w:t>16</w:t>
            </w:r>
          </w:p>
        </w:tc>
        <w:tc>
          <w:tcPr>
            <w:tcW w:w="2999" w:type="dxa"/>
          </w:tcPr>
          <w:p w14:paraId="400E2A20"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w:t>
            </w:r>
          </w:p>
        </w:tc>
        <w:tc>
          <w:tcPr>
            <w:tcW w:w="5061" w:type="dxa"/>
          </w:tcPr>
          <w:p w14:paraId="7A72D4E1" w14:textId="77777777" w:rsidR="001F618B" w:rsidRPr="003B358C" w:rsidRDefault="001F618B" w:rsidP="001F618B">
            <w:pPr>
              <w:rPr>
                <w:rStyle w:val="CommentReference"/>
                <w:i/>
              </w:rPr>
            </w:pPr>
            <w:r w:rsidRPr="003B358C">
              <w:rPr>
                <w:rStyle w:val="CommentReference"/>
                <w:rFonts w:hint="eastAsia"/>
              </w:rPr>
              <w:t>批量在一批</w:t>
            </w:r>
            <w:r w:rsidRPr="003B358C">
              <w:rPr>
                <w:rStyle w:val="CommentReference"/>
                <w:rFonts w:hint="eastAsia"/>
              </w:rPr>
              <w:t>idlist</w:t>
            </w:r>
            <w:r w:rsidRPr="003B358C">
              <w:rPr>
                <w:rStyle w:val="CommentReference"/>
                <w:rFonts w:hint="eastAsia"/>
              </w:rPr>
              <w:t>删除一个</w:t>
            </w:r>
            <w:r w:rsidRPr="003B358C">
              <w:rPr>
                <w:rStyle w:val="CommentReference"/>
                <w:rFonts w:hint="eastAsia"/>
              </w:rPr>
              <w:t>id</w:t>
            </w:r>
            <w:r w:rsidRPr="003B358C">
              <w:rPr>
                <w:rStyle w:val="CommentReference"/>
                <w:rFonts w:hint="eastAsia"/>
              </w:rPr>
              <w:t>的方法</w:t>
            </w:r>
            <w:r w:rsidRPr="003B358C">
              <w:rPr>
                <w:rStyle w:val="CommentReference"/>
                <w:rFonts w:hint="eastAsia"/>
              </w:rPr>
              <w:t xml:space="preserve"> (</w:t>
            </w:r>
            <w:r w:rsidRPr="003B358C">
              <w:rPr>
                <w:rStyle w:val="CommentReference"/>
                <w:rFonts w:hint="eastAsia"/>
              </w:rPr>
              <w:t>叉积的方式处理的</w:t>
            </w:r>
            <w:r w:rsidRPr="003B358C">
              <w:rPr>
                <w:rStyle w:val="CommentReference"/>
                <w:rFonts w:hint="eastAsia"/>
              </w:rPr>
              <w:t>)</w:t>
            </w:r>
          </w:p>
        </w:tc>
      </w:tr>
      <w:tr w:rsidR="001F618B" w:rsidRPr="00076C89" w14:paraId="09273187" w14:textId="77777777" w:rsidTr="001F618B">
        <w:tc>
          <w:tcPr>
            <w:tcW w:w="760" w:type="dxa"/>
          </w:tcPr>
          <w:p w14:paraId="7F818F92" w14:textId="77777777" w:rsidR="001F618B" w:rsidRDefault="001F618B" w:rsidP="001F618B">
            <w:pPr>
              <w:rPr>
                <w:rStyle w:val="CommentReference"/>
                <w:i/>
              </w:rPr>
            </w:pPr>
            <w:r>
              <w:rPr>
                <w:rStyle w:val="CommentReference"/>
                <w:rFonts w:hint="eastAsia"/>
              </w:rPr>
              <w:t>17</w:t>
            </w:r>
          </w:p>
        </w:tc>
        <w:tc>
          <w:tcPr>
            <w:tcW w:w="2999" w:type="dxa"/>
          </w:tcPr>
          <w:p w14:paraId="286DC662"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batchRmResourcesIdsOne2One</w:t>
            </w:r>
          </w:p>
        </w:tc>
        <w:tc>
          <w:tcPr>
            <w:tcW w:w="5061" w:type="dxa"/>
          </w:tcPr>
          <w:p w14:paraId="16605846" w14:textId="77777777" w:rsidR="001F618B" w:rsidRPr="003B358C" w:rsidRDefault="001F618B" w:rsidP="001F618B">
            <w:pPr>
              <w:rPr>
                <w:rStyle w:val="CommentReference"/>
                <w:i/>
              </w:rPr>
            </w:pPr>
            <w:r w:rsidRPr="003B358C">
              <w:rPr>
                <w:rStyle w:val="CommentReference"/>
                <w:rFonts w:hint="eastAsia"/>
              </w:rPr>
              <w:t>批量在一批</w:t>
            </w:r>
            <w:r w:rsidRPr="003B358C">
              <w:rPr>
                <w:rStyle w:val="CommentReference"/>
                <w:rFonts w:hint="eastAsia"/>
              </w:rPr>
              <w:t>idlist</w:t>
            </w:r>
            <w:r w:rsidRPr="003B358C">
              <w:rPr>
                <w:rStyle w:val="CommentReference"/>
                <w:rFonts w:hint="eastAsia"/>
              </w:rPr>
              <w:t>删除一个</w:t>
            </w:r>
            <w:r w:rsidRPr="003B358C">
              <w:rPr>
                <w:rStyle w:val="CommentReference"/>
                <w:rFonts w:hint="eastAsia"/>
              </w:rPr>
              <w:t>id</w:t>
            </w:r>
            <w:r w:rsidRPr="003B358C">
              <w:rPr>
                <w:rStyle w:val="CommentReference"/>
                <w:rFonts w:hint="eastAsia"/>
              </w:rPr>
              <w:t>的方法</w:t>
            </w:r>
            <w:r w:rsidRPr="003B358C">
              <w:rPr>
                <w:rStyle w:val="CommentReference"/>
                <w:rFonts w:hint="eastAsia"/>
              </w:rPr>
              <w:t xml:space="preserve"> (</w:t>
            </w:r>
            <w:r w:rsidRPr="003B358C">
              <w:rPr>
                <w:rStyle w:val="CommentReference"/>
                <w:rFonts w:hint="eastAsia"/>
              </w:rPr>
              <w:t>一一对应的处理</w:t>
            </w:r>
            <w:r w:rsidRPr="003B358C">
              <w:rPr>
                <w:rStyle w:val="CommentReference"/>
                <w:rFonts w:hint="eastAsia"/>
              </w:rPr>
              <w:t>)</w:t>
            </w:r>
          </w:p>
        </w:tc>
      </w:tr>
    </w:tbl>
    <w:p w14:paraId="3FA3AF15" w14:textId="77777777" w:rsidR="001F618B" w:rsidRPr="00557EE7" w:rsidRDefault="001F618B" w:rsidP="001F618B"/>
    <w:p w14:paraId="05808476" w14:textId="77777777" w:rsidR="001F618B" w:rsidRDefault="001F618B" w:rsidP="001F618B">
      <w:pPr>
        <w:pStyle w:val="Heading3"/>
      </w:pPr>
      <w:r w:rsidRPr="003B358C">
        <w:t>IdListServiceImpl</w:t>
      </w:r>
      <w:r>
        <w:rPr>
          <w:rFonts w:hint="eastAsia"/>
        </w:rPr>
        <w:tab/>
      </w:r>
      <w:r>
        <w:rPr>
          <w:rFonts w:hint="eastAsia"/>
        </w:rPr>
        <w:t>类概述</w:t>
      </w:r>
    </w:p>
    <w:p w14:paraId="2E664F73" w14:textId="77777777" w:rsidR="001F618B" w:rsidRPr="004B32EF" w:rsidRDefault="001F618B" w:rsidP="004B32EF">
      <w:pPr>
        <w:pStyle w:val="a"/>
        <w:spacing w:line="400" w:lineRule="exact"/>
        <w:ind w:firstLine="480"/>
        <w:jc w:val="left"/>
        <w:rPr>
          <w:rFonts w:ascii="SimSun" w:hAnsi="SimSun"/>
          <w:sz w:val="24"/>
        </w:rPr>
      </w:pPr>
      <w:r w:rsidRPr="004B32EF">
        <w:rPr>
          <w:rFonts w:ascii="SimSun" w:hAnsi="SimSun" w:hint="eastAsia"/>
          <w:sz w:val="24"/>
        </w:rPr>
        <w:t>服务端的接口实现类，实现Thrift的Iface接口，Client通过Thrift远程调用。</w:t>
      </w:r>
    </w:p>
    <w:p w14:paraId="2602CB8A" w14:textId="77777777" w:rsidR="001F618B" w:rsidRPr="004B32EF" w:rsidRDefault="001F618B" w:rsidP="004B32EF">
      <w:pPr>
        <w:pStyle w:val="a"/>
        <w:spacing w:line="400" w:lineRule="exact"/>
        <w:ind w:firstLine="480"/>
        <w:jc w:val="left"/>
        <w:rPr>
          <w:rFonts w:ascii="SimSun" w:hAnsi="SimSun"/>
          <w:sz w:val="24"/>
        </w:rPr>
      </w:pPr>
      <w:r w:rsidRPr="004B32EF">
        <w:rPr>
          <w:rFonts w:ascii="SimSun" w:hAnsi="SimSun" w:hint="eastAsia"/>
          <w:sz w:val="24"/>
        </w:rPr>
        <w:t>类功能定义</w:t>
      </w:r>
    </w:p>
    <w:p w14:paraId="54474207" w14:textId="77777777" w:rsidR="001F618B" w:rsidRDefault="001F618B" w:rsidP="001F618B">
      <w:pPr>
        <w:rPr>
          <w:rStyle w:val="CommentReference"/>
        </w:rPr>
      </w:pPr>
      <w:r>
        <w:rPr>
          <w:rStyle w:val="CommentReference"/>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6"/>
        <w:gridCol w:w="4208"/>
        <w:gridCol w:w="3946"/>
      </w:tblGrid>
      <w:tr w:rsidR="001F618B" w:rsidRPr="00076C89" w14:paraId="1A3BE8A2" w14:textId="77777777" w:rsidTr="001F618B">
        <w:tc>
          <w:tcPr>
            <w:tcW w:w="760" w:type="dxa"/>
            <w:shd w:val="clear" w:color="auto" w:fill="CCCCCC"/>
          </w:tcPr>
          <w:p w14:paraId="4CBCD8AA" w14:textId="77777777" w:rsidR="001F618B" w:rsidRPr="00076C89" w:rsidRDefault="001F618B" w:rsidP="001F618B">
            <w:pPr>
              <w:jc w:val="center"/>
              <w:rPr>
                <w:rStyle w:val="CommentReference"/>
                <w:b/>
                <w:i/>
              </w:rPr>
            </w:pPr>
            <w:r w:rsidRPr="00076C89">
              <w:rPr>
                <w:rStyle w:val="CommentReference"/>
                <w:rFonts w:hint="eastAsia"/>
              </w:rPr>
              <w:t>序号</w:t>
            </w:r>
          </w:p>
        </w:tc>
        <w:tc>
          <w:tcPr>
            <w:tcW w:w="2999" w:type="dxa"/>
            <w:shd w:val="clear" w:color="auto" w:fill="CCCCCC"/>
          </w:tcPr>
          <w:p w14:paraId="03D0CE99" w14:textId="77777777" w:rsidR="001F618B" w:rsidRPr="00076C89" w:rsidRDefault="001F618B" w:rsidP="001F618B">
            <w:pPr>
              <w:jc w:val="center"/>
              <w:rPr>
                <w:rStyle w:val="CommentReference"/>
                <w:b/>
                <w:i/>
              </w:rPr>
            </w:pPr>
            <w:r w:rsidRPr="00076C89">
              <w:rPr>
                <w:rStyle w:val="CommentReference"/>
                <w:rFonts w:hint="eastAsia"/>
              </w:rPr>
              <w:t>功能点</w:t>
            </w:r>
          </w:p>
        </w:tc>
        <w:tc>
          <w:tcPr>
            <w:tcW w:w="5061" w:type="dxa"/>
            <w:shd w:val="clear" w:color="auto" w:fill="CCCCCC"/>
          </w:tcPr>
          <w:p w14:paraId="7C927914" w14:textId="77777777" w:rsidR="001F618B" w:rsidRPr="00076C89" w:rsidRDefault="001F618B" w:rsidP="001F618B">
            <w:pPr>
              <w:jc w:val="center"/>
              <w:rPr>
                <w:rStyle w:val="CommentReference"/>
                <w:b/>
                <w:i/>
              </w:rPr>
            </w:pPr>
            <w:r w:rsidRPr="00076C89">
              <w:rPr>
                <w:rStyle w:val="CommentReference"/>
                <w:rFonts w:hint="eastAsia"/>
              </w:rPr>
              <w:t>功能点详细内容</w:t>
            </w:r>
          </w:p>
        </w:tc>
      </w:tr>
      <w:tr w:rsidR="001F618B" w:rsidRPr="00076C89" w14:paraId="21AA9092" w14:textId="77777777" w:rsidTr="001F618B">
        <w:tc>
          <w:tcPr>
            <w:tcW w:w="760" w:type="dxa"/>
          </w:tcPr>
          <w:p w14:paraId="075845C7" w14:textId="77777777" w:rsidR="001F618B" w:rsidRPr="00076C89" w:rsidRDefault="001F618B" w:rsidP="001F618B">
            <w:pPr>
              <w:rPr>
                <w:rStyle w:val="CommentReference"/>
                <w:i/>
              </w:rPr>
            </w:pPr>
            <w:r w:rsidRPr="00076C89">
              <w:rPr>
                <w:rStyle w:val="CommentReference"/>
                <w:rFonts w:hint="eastAsia"/>
              </w:rPr>
              <w:t>1</w:t>
            </w:r>
          </w:p>
        </w:tc>
        <w:tc>
          <w:tcPr>
            <w:tcW w:w="2999" w:type="dxa"/>
          </w:tcPr>
          <w:p w14:paraId="60799C3D" w14:textId="77777777" w:rsidR="001F618B" w:rsidRPr="00076C89" w:rsidRDefault="001F618B" w:rsidP="001F618B">
            <w:pPr>
              <w:rPr>
                <w:rStyle w:val="CommentReference"/>
                <w:i/>
              </w:rPr>
            </w:pPr>
            <w:r w:rsidRPr="003B358C">
              <w:rPr>
                <w:rFonts w:ascii="Consolas" w:hAnsi="Consolas" w:cs="Consolas"/>
                <w:color w:val="000000"/>
                <w:kern w:val="0"/>
                <w:sz w:val="22"/>
                <w:szCs w:val="22"/>
                <w:u w:val="single"/>
              </w:rPr>
              <w:t>getResourceIdByScore</w:t>
            </w:r>
          </w:p>
        </w:tc>
        <w:tc>
          <w:tcPr>
            <w:tcW w:w="5061" w:type="dxa"/>
          </w:tcPr>
          <w:p w14:paraId="346BABCC" w14:textId="77777777" w:rsidR="001F618B" w:rsidRPr="00076C89" w:rsidRDefault="001F618B" w:rsidP="001F618B">
            <w:pPr>
              <w:rPr>
                <w:rStyle w:val="CommentReference"/>
                <w:i/>
              </w:rPr>
            </w:pPr>
            <w:r w:rsidRPr="003B358C">
              <w:rPr>
                <w:rStyle w:val="CommentReference"/>
                <w:rFonts w:hint="eastAsia"/>
              </w:rPr>
              <w:t>获取一定时间段的增量数据</w:t>
            </w:r>
            <w:r w:rsidRPr="003B358C">
              <w:rPr>
                <w:rStyle w:val="CommentReference"/>
                <w:rFonts w:hint="eastAsia"/>
              </w:rPr>
              <w:t xml:space="preserve"> </w:t>
            </w:r>
            <w:r w:rsidRPr="003B358C">
              <w:rPr>
                <w:rStyle w:val="CommentReference"/>
                <w:rFonts w:hint="eastAsia"/>
              </w:rPr>
              <w:t>从小到大</w:t>
            </w:r>
          </w:p>
        </w:tc>
      </w:tr>
      <w:tr w:rsidR="001F618B" w:rsidRPr="00076C89" w14:paraId="4B769CC2" w14:textId="77777777" w:rsidTr="001F618B">
        <w:tc>
          <w:tcPr>
            <w:tcW w:w="760" w:type="dxa"/>
          </w:tcPr>
          <w:p w14:paraId="2778F440" w14:textId="77777777" w:rsidR="001F618B" w:rsidRPr="00076C89" w:rsidRDefault="001F618B" w:rsidP="001F618B">
            <w:pPr>
              <w:rPr>
                <w:rStyle w:val="CommentReference"/>
                <w:i/>
              </w:rPr>
            </w:pPr>
            <w:r w:rsidRPr="00076C89">
              <w:rPr>
                <w:rStyle w:val="CommentReference"/>
                <w:rFonts w:hint="eastAsia"/>
              </w:rPr>
              <w:t>2</w:t>
            </w:r>
          </w:p>
        </w:tc>
        <w:tc>
          <w:tcPr>
            <w:tcW w:w="2999" w:type="dxa"/>
          </w:tcPr>
          <w:p w14:paraId="663F1277" w14:textId="77777777" w:rsidR="001F618B" w:rsidRPr="00076C89" w:rsidRDefault="001F618B" w:rsidP="001F618B">
            <w:pPr>
              <w:rPr>
                <w:rStyle w:val="CommentReference"/>
                <w:i/>
              </w:rPr>
            </w:pPr>
            <w:r w:rsidRPr="003B358C">
              <w:rPr>
                <w:rFonts w:ascii="Consolas" w:hAnsi="Consolas" w:cs="Consolas"/>
                <w:color w:val="000000"/>
                <w:kern w:val="0"/>
                <w:sz w:val="22"/>
                <w:szCs w:val="22"/>
              </w:rPr>
              <w:t>getResourceIdByScoreDesc</w:t>
            </w:r>
          </w:p>
        </w:tc>
        <w:tc>
          <w:tcPr>
            <w:tcW w:w="5061" w:type="dxa"/>
          </w:tcPr>
          <w:p w14:paraId="1CB4498E" w14:textId="77777777" w:rsidR="001F618B" w:rsidRPr="00076C89" w:rsidRDefault="001F618B" w:rsidP="001F618B">
            <w:pPr>
              <w:rPr>
                <w:rStyle w:val="CommentReference"/>
                <w:i/>
              </w:rPr>
            </w:pPr>
            <w:r w:rsidRPr="003B358C">
              <w:rPr>
                <w:rStyle w:val="CommentReference"/>
                <w:rFonts w:hint="eastAsia"/>
              </w:rPr>
              <w:t>获取一定时间段的增量数据</w:t>
            </w:r>
            <w:r w:rsidRPr="003B358C">
              <w:rPr>
                <w:rStyle w:val="CommentReference"/>
                <w:rFonts w:hint="eastAsia"/>
              </w:rPr>
              <w:t xml:space="preserve"> </w:t>
            </w:r>
            <w:r w:rsidRPr="003B358C">
              <w:rPr>
                <w:rStyle w:val="CommentReference"/>
                <w:rFonts w:hint="eastAsia"/>
              </w:rPr>
              <w:t>从大到小</w:t>
            </w:r>
          </w:p>
        </w:tc>
      </w:tr>
      <w:tr w:rsidR="001F618B" w:rsidRPr="00076C89" w14:paraId="5E3B8216" w14:textId="77777777" w:rsidTr="001F618B">
        <w:tc>
          <w:tcPr>
            <w:tcW w:w="760" w:type="dxa"/>
          </w:tcPr>
          <w:p w14:paraId="2068A5F4" w14:textId="77777777" w:rsidR="001F618B" w:rsidRPr="00076C89" w:rsidRDefault="001F618B" w:rsidP="001F618B">
            <w:pPr>
              <w:rPr>
                <w:rStyle w:val="CommentReference"/>
                <w:i/>
              </w:rPr>
            </w:pPr>
            <w:r w:rsidRPr="00076C89">
              <w:rPr>
                <w:rStyle w:val="CommentReference"/>
                <w:rFonts w:hint="eastAsia"/>
              </w:rPr>
              <w:t>3</w:t>
            </w:r>
          </w:p>
        </w:tc>
        <w:tc>
          <w:tcPr>
            <w:tcW w:w="2999" w:type="dxa"/>
          </w:tcPr>
          <w:p w14:paraId="69B3558F" w14:textId="77777777" w:rsidR="001F618B" w:rsidRPr="00076C89" w:rsidRDefault="001F618B" w:rsidP="001F618B">
            <w:pPr>
              <w:rPr>
                <w:rStyle w:val="CommentReference"/>
                <w:i/>
              </w:rPr>
            </w:pPr>
            <w:r w:rsidRPr="003B358C">
              <w:rPr>
                <w:rFonts w:ascii="Consolas" w:hAnsi="Consolas" w:cs="Consolas"/>
                <w:color w:val="000000"/>
                <w:kern w:val="0"/>
                <w:sz w:val="22"/>
                <w:szCs w:val="22"/>
              </w:rPr>
              <w:t>getResourceIdWithScoreByScoreDesc</w:t>
            </w:r>
          </w:p>
        </w:tc>
        <w:tc>
          <w:tcPr>
            <w:tcW w:w="5061" w:type="dxa"/>
          </w:tcPr>
          <w:p w14:paraId="1FE63993" w14:textId="77777777" w:rsidR="001F618B" w:rsidRPr="00076C89" w:rsidRDefault="001F618B" w:rsidP="001F618B">
            <w:pPr>
              <w:rPr>
                <w:rStyle w:val="CommentReference"/>
                <w:i/>
              </w:rPr>
            </w:pPr>
            <w:r w:rsidRPr="003B358C">
              <w:rPr>
                <w:rStyle w:val="CommentReference"/>
                <w:rFonts w:hint="eastAsia"/>
              </w:rPr>
              <w:t>获取一定时间段的增量数据</w:t>
            </w:r>
            <w:r w:rsidRPr="003B358C">
              <w:rPr>
                <w:rStyle w:val="CommentReference"/>
                <w:rFonts w:hint="eastAsia"/>
              </w:rPr>
              <w:t xml:space="preserve"> with score </w:t>
            </w:r>
            <w:r w:rsidRPr="003B358C">
              <w:rPr>
                <w:rStyle w:val="CommentReference"/>
                <w:rFonts w:hint="eastAsia"/>
              </w:rPr>
              <w:t>从大到小</w:t>
            </w:r>
          </w:p>
        </w:tc>
      </w:tr>
      <w:tr w:rsidR="001F618B" w:rsidRPr="00076C89" w14:paraId="482A9B0E" w14:textId="77777777" w:rsidTr="001F618B">
        <w:tc>
          <w:tcPr>
            <w:tcW w:w="760" w:type="dxa"/>
          </w:tcPr>
          <w:p w14:paraId="2BFA5CFC" w14:textId="77777777" w:rsidR="001F618B" w:rsidRPr="00076C89" w:rsidRDefault="001F618B" w:rsidP="001F618B">
            <w:pPr>
              <w:rPr>
                <w:rStyle w:val="CommentReference"/>
                <w:i/>
              </w:rPr>
            </w:pPr>
            <w:r>
              <w:rPr>
                <w:rStyle w:val="CommentReference"/>
                <w:rFonts w:hint="eastAsia"/>
              </w:rPr>
              <w:t>4</w:t>
            </w:r>
          </w:p>
        </w:tc>
        <w:tc>
          <w:tcPr>
            <w:tcW w:w="2999" w:type="dxa"/>
          </w:tcPr>
          <w:p w14:paraId="3ECE04F7" w14:textId="77777777" w:rsidR="001F618B" w:rsidRPr="00076C89" w:rsidRDefault="001F618B" w:rsidP="001F618B">
            <w:pPr>
              <w:rPr>
                <w:rStyle w:val="CommentReference"/>
                <w:i/>
              </w:rPr>
            </w:pPr>
            <w:r w:rsidRPr="003B358C">
              <w:rPr>
                <w:rFonts w:ascii="Consolas" w:hAnsi="Consolas" w:cs="Consolas"/>
                <w:color w:val="000000"/>
                <w:kern w:val="0"/>
                <w:sz w:val="22"/>
                <w:szCs w:val="22"/>
              </w:rPr>
              <w:t>addOrUpdateResourceId</w:t>
            </w:r>
          </w:p>
        </w:tc>
        <w:tc>
          <w:tcPr>
            <w:tcW w:w="5061" w:type="dxa"/>
          </w:tcPr>
          <w:p w14:paraId="00A15445" w14:textId="77777777" w:rsidR="001F618B" w:rsidRPr="00076C89" w:rsidRDefault="001F618B" w:rsidP="001F618B">
            <w:pPr>
              <w:rPr>
                <w:rStyle w:val="CommentReference"/>
                <w:i/>
              </w:rPr>
            </w:pPr>
            <w:r w:rsidRPr="003B358C">
              <w:rPr>
                <w:rStyle w:val="CommentReference"/>
                <w:rFonts w:hint="eastAsia"/>
              </w:rPr>
              <w:t>idlist</w:t>
            </w:r>
            <w:r w:rsidRPr="003B358C">
              <w:rPr>
                <w:rStyle w:val="CommentReference"/>
                <w:rFonts w:hint="eastAsia"/>
              </w:rPr>
              <w:t>添加记录</w:t>
            </w:r>
          </w:p>
        </w:tc>
      </w:tr>
      <w:tr w:rsidR="001F618B" w:rsidRPr="00076C89" w14:paraId="044E6313" w14:textId="77777777" w:rsidTr="001F618B">
        <w:tc>
          <w:tcPr>
            <w:tcW w:w="760" w:type="dxa"/>
          </w:tcPr>
          <w:p w14:paraId="258B4693" w14:textId="77777777" w:rsidR="001F618B" w:rsidRPr="00076C89" w:rsidRDefault="001F618B" w:rsidP="001F618B">
            <w:pPr>
              <w:rPr>
                <w:rStyle w:val="CommentReference"/>
                <w:i/>
              </w:rPr>
            </w:pPr>
            <w:r>
              <w:rPr>
                <w:rStyle w:val="CommentReference"/>
                <w:rFonts w:hint="eastAsia"/>
              </w:rPr>
              <w:t>5</w:t>
            </w:r>
          </w:p>
        </w:tc>
        <w:tc>
          <w:tcPr>
            <w:tcW w:w="2999" w:type="dxa"/>
          </w:tcPr>
          <w:p w14:paraId="6B1F3637"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existMember</w:t>
            </w:r>
          </w:p>
        </w:tc>
        <w:tc>
          <w:tcPr>
            <w:tcW w:w="5061" w:type="dxa"/>
          </w:tcPr>
          <w:p w14:paraId="276FBA64" w14:textId="77777777" w:rsidR="001F618B" w:rsidRDefault="001F618B" w:rsidP="001F618B">
            <w:pPr>
              <w:rPr>
                <w:rStyle w:val="CommentReference"/>
                <w:i/>
              </w:rPr>
            </w:pPr>
            <w:r w:rsidRPr="003B358C">
              <w:rPr>
                <w:rStyle w:val="CommentReference"/>
                <w:rFonts w:hint="eastAsia"/>
              </w:rPr>
              <w:t xml:space="preserve">idlist </w:t>
            </w:r>
            <w:r w:rsidRPr="003B358C">
              <w:rPr>
                <w:rStyle w:val="CommentReference"/>
                <w:rFonts w:hint="eastAsia"/>
              </w:rPr>
              <w:t>判断某记录是否存在</w:t>
            </w:r>
          </w:p>
        </w:tc>
      </w:tr>
      <w:tr w:rsidR="001F618B" w:rsidRPr="00076C89" w14:paraId="106771B7" w14:textId="77777777" w:rsidTr="001F618B">
        <w:tc>
          <w:tcPr>
            <w:tcW w:w="760" w:type="dxa"/>
          </w:tcPr>
          <w:p w14:paraId="4E3B9416" w14:textId="77777777" w:rsidR="001F618B" w:rsidRDefault="001F618B" w:rsidP="001F618B">
            <w:pPr>
              <w:rPr>
                <w:rStyle w:val="CommentReference"/>
                <w:i/>
              </w:rPr>
            </w:pPr>
            <w:r>
              <w:rPr>
                <w:rStyle w:val="CommentReference"/>
                <w:rFonts w:hint="eastAsia"/>
              </w:rPr>
              <w:t>6</w:t>
            </w:r>
          </w:p>
        </w:tc>
        <w:tc>
          <w:tcPr>
            <w:tcW w:w="2999" w:type="dxa"/>
          </w:tcPr>
          <w:p w14:paraId="5EACF512" w14:textId="77777777" w:rsidR="001F618B" w:rsidRPr="002D7BDD"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isExistKeys</w:t>
            </w:r>
          </w:p>
        </w:tc>
        <w:tc>
          <w:tcPr>
            <w:tcW w:w="5061" w:type="dxa"/>
          </w:tcPr>
          <w:p w14:paraId="2C428EA7" w14:textId="77777777" w:rsidR="001F618B" w:rsidRPr="002D7BDD" w:rsidRDefault="001F618B" w:rsidP="001F618B">
            <w:pPr>
              <w:rPr>
                <w:rStyle w:val="CommentReference"/>
                <w:i/>
              </w:rPr>
            </w:pPr>
            <w:r w:rsidRPr="003B358C">
              <w:rPr>
                <w:rStyle w:val="CommentReference"/>
                <w:rFonts w:hint="eastAsia"/>
              </w:rPr>
              <w:t xml:space="preserve">idlist </w:t>
            </w:r>
            <w:r w:rsidRPr="003B358C">
              <w:rPr>
                <w:rStyle w:val="CommentReference"/>
                <w:rFonts w:hint="eastAsia"/>
              </w:rPr>
              <w:t>判断某</w:t>
            </w:r>
            <w:r w:rsidRPr="003B358C">
              <w:rPr>
                <w:rStyle w:val="CommentReference"/>
                <w:rFonts w:hint="eastAsia"/>
              </w:rPr>
              <w:t>KEY</w:t>
            </w:r>
            <w:r w:rsidRPr="003B358C">
              <w:rPr>
                <w:rStyle w:val="CommentReference"/>
                <w:rFonts w:hint="eastAsia"/>
              </w:rPr>
              <w:t>是否存在</w:t>
            </w:r>
          </w:p>
        </w:tc>
      </w:tr>
      <w:tr w:rsidR="001F618B" w:rsidRPr="00076C89" w14:paraId="3E876529" w14:textId="77777777" w:rsidTr="001F618B">
        <w:tc>
          <w:tcPr>
            <w:tcW w:w="760" w:type="dxa"/>
          </w:tcPr>
          <w:p w14:paraId="6B82332C" w14:textId="77777777" w:rsidR="001F618B" w:rsidRPr="00076C89" w:rsidRDefault="001F618B" w:rsidP="001F618B">
            <w:pPr>
              <w:rPr>
                <w:rStyle w:val="CommentReference"/>
                <w:i/>
              </w:rPr>
            </w:pPr>
            <w:r>
              <w:rPr>
                <w:rStyle w:val="CommentReference"/>
                <w:rFonts w:hint="eastAsia"/>
              </w:rPr>
              <w:t>7</w:t>
            </w:r>
          </w:p>
        </w:tc>
        <w:tc>
          <w:tcPr>
            <w:tcW w:w="2999" w:type="dxa"/>
          </w:tcPr>
          <w:p w14:paraId="7CF219F0"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addOrUpdateResourceIds</w:t>
            </w:r>
          </w:p>
        </w:tc>
        <w:tc>
          <w:tcPr>
            <w:tcW w:w="5061" w:type="dxa"/>
          </w:tcPr>
          <w:p w14:paraId="6EDA0F3C" w14:textId="77777777" w:rsidR="001F618B" w:rsidRDefault="001F618B" w:rsidP="001F618B">
            <w:pPr>
              <w:rPr>
                <w:rStyle w:val="CommentReference"/>
                <w:i/>
              </w:rPr>
            </w:pPr>
            <w:r w:rsidRPr="003B358C">
              <w:rPr>
                <w:rStyle w:val="CommentReference"/>
                <w:rFonts w:hint="eastAsia"/>
              </w:rPr>
              <w:t>idlist</w:t>
            </w:r>
            <w:r w:rsidRPr="003B358C">
              <w:rPr>
                <w:rStyle w:val="CommentReference"/>
                <w:rFonts w:hint="eastAsia"/>
              </w:rPr>
              <w:t>添加多记录</w:t>
            </w:r>
          </w:p>
        </w:tc>
      </w:tr>
      <w:tr w:rsidR="001F618B" w:rsidRPr="00076C89" w14:paraId="3765F39A" w14:textId="77777777" w:rsidTr="001F618B">
        <w:tc>
          <w:tcPr>
            <w:tcW w:w="760" w:type="dxa"/>
          </w:tcPr>
          <w:p w14:paraId="6B40B32E" w14:textId="77777777" w:rsidR="001F618B" w:rsidRPr="00076C89" w:rsidRDefault="001F618B" w:rsidP="001F618B">
            <w:pPr>
              <w:rPr>
                <w:rStyle w:val="CommentReference"/>
                <w:i/>
              </w:rPr>
            </w:pPr>
            <w:r>
              <w:rPr>
                <w:rStyle w:val="CommentReference"/>
                <w:rFonts w:hint="eastAsia"/>
              </w:rPr>
              <w:t>8</w:t>
            </w:r>
          </w:p>
        </w:tc>
        <w:tc>
          <w:tcPr>
            <w:tcW w:w="2999" w:type="dxa"/>
          </w:tcPr>
          <w:p w14:paraId="2C26CB05"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u w:val="single"/>
              </w:rPr>
              <w:t>rmResourceId</w:t>
            </w:r>
          </w:p>
        </w:tc>
        <w:tc>
          <w:tcPr>
            <w:tcW w:w="5061" w:type="dxa"/>
          </w:tcPr>
          <w:p w14:paraId="67475A74" w14:textId="77777777" w:rsidR="001F618B" w:rsidRDefault="001F618B" w:rsidP="001F618B">
            <w:pPr>
              <w:rPr>
                <w:rStyle w:val="CommentReference"/>
                <w:i/>
              </w:rPr>
            </w:pPr>
            <w:r w:rsidRPr="003B358C">
              <w:rPr>
                <w:rStyle w:val="CommentReference"/>
                <w:rFonts w:hint="eastAsia"/>
              </w:rPr>
              <w:t xml:space="preserve">idlist </w:t>
            </w:r>
            <w:r w:rsidRPr="003B358C">
              <w:rPr>
                <w:rStyle w:val="CommentReference"/>
                <w:rFonts w:hint="eastAsia"/>
              </w:rPr>
              <w:t>移除记录</w:t>
            </w:r>
          </w:p>
        </w:tc>
      </w:tr>
      <w:tr w:rsidR="001F618B" w:rsidRPr="00076C89" w14:paraId="134AAE4B" w14:textId="77777777" w:rsidTr="001F618B">
        <w:tc>
          <w:tcPr>
            <w:tcW w:w="760" w:type="dxa"/>
          </w:tcPr>
          <w:p w14:paraId="5D3F1E28" w14:textId="77777777" w:rsidR="001F618B" w:rsidRPr="00076C89" w:rsidRDefault="001F618B" w:rsidP="001F618B">
            <w:pPr>
              <w:rPr>
                <w:rStyle w:val="CommentReference"/>
                <w:i/>
              </w:rPr>
            </w:pPr>
            <w:r>
              <w:rPr>
                <w:rStyle w:val="CommentReference"/>
                <w:rFonts w:hint="eastAsia"/>
              </w:rPr>
              <w:t>9</w:t>
            </w:r>
          </w:p>
        </w:tc>
        <w:tc>
          <w:tcPr>
            <w:tcW w:w="2999" w:type="dxa"/>
          </w:tcPr>
          <w:p w14:paraId="5974BBBF" w14:textId="77777777" w:rsidR="001F618B" w:rsidRDefault="001F618B" w:rsidP="001F618B">
            <w:pPr>
              <w:rPr>
                <w:rFonts w:ascii="Consolas" w:hAnsi="Consolas" w:cs="Consolas"/>
                <w:color w:val="000000"/>
                <w:kern w:val="0"/>
                <w:sz w:val="22"/>
                <w:szCs w:val="22"/>
                <w:highlight w:val="lightGray"/>
                <w:u w:val="single"/>
              </w:rPr>
            </w:pPr>
            <w:r w:rsidRPr="003B358C">
              <w:rPr>
                <w:rFonts w:ascii="Consolas" w:hAnsi="Consolas" w:cs="Consolas"/>
                <w:color w:val="000000"/>
                <w:kern w:val="0"/>
                <w:sz w:val="22"/>
                <w:szCs w:val="22"/>
              </w:rPr>
              <w:t>rmResourceIds</w:t>
            </w:r>
          </w:p>
        </w:tc>
        <w:tc>
          <w:tcPr>
            <w:tcW w:w="5061" w:type="dxa"/>
          </w:tcPr>
          <w:p w14:paraId="6E5378B5" w14:textId="77777777" w:rsidR="001F618B" w:rsidRDefault="001F618B" w:rsidP="001F618B">
            <w:pPr>
              <w:rPr>
                <w:rStyle w:val="CommentReference"/>
                <w:i/>
              </w:rPr>
            </w:pPr>
            <w:r w:rsidRPr="003B358C">
              <w:rPr>
                <w:rStyle w:val="CommentReference"/>
                <w:rFonts w:hint="eastAsia"/>
              </w:rPr>
              <w:t xml:space="preserve">idlist </w:t>
            </w:r>
            <w:r w:rsidRPr="003B358C">
              <w:rPr>
                <w:rStyle w:val="CommentReference"/>
                <w:rFonts w:hint="eastAsia"/>
              </w:rPr>
              <w:t>移除多条记录</w:t>
            </w:r>
          </w:p>
        </w:tc>
      </w:tr>
      <w:tr w:rsidR="001F618B" w:rsidRPr="00076C89" w14:paraId="11042A87" w14:textId="77777777" w:rsidTr="001F618B">
        <w:tc>
          <w:tcPr>
            <w:tcW w:w="760" w:type="dxa"/>
          </w:tcPr>
          <w:p w14:paraId="330D3482" w14:textId="77777777" w:rsidR="001F618B" w:rsidRDefault="001F618B" w:rsidP="001F618B">
            <w:pPr>
              <w:rPr>
                <w:rStyle w:val="CommentReference"/>
                <w:i/>
              </w:rPr>
            </w:pPr>
            <w:r>
              <w:rPr>
                <w:rStyle w:val="CommentReference"/>
                <w:rFonts w:hint="eastAsia"/>
              </w:rPr>
              <w:t>10</w:t>
            </w:r>
          </w:p>
        </w:tc>
        <w:tc>
          <w:tcPr>
            <w:tcW w:w="2999" w:type="dxa"/>
          </w:tcPr>
          <w:p w14:paraId="1CA44116" w14:textId="77777777" w:rsidR="001F618B" w:rsidRPr="002D7BDD"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getKeySize</w:t>
            </w:r>
          </w:p>
        </w:tc>
        <w:tc>
          <w:tcPr>
            <w:tcW w:w="5061" w:type="dxa"/>
          </w:tcPr>
          <w:p w14:paraId="6461A502" w14:textId="77777777" w:rsidR="001F618B" w:rsidRDefault="001F618B" w:rsidP="001F618B">
            <w:pPr>
              <w:rPr>
                <w:rStyle w:val="CommentReference"/>
                <w:i/>
              </w:rPr>
            </w:pPr>
            <w:r w:rsidRPr="003B358C">
              <w:rPr>
                <w:rStyle w:val="CommentReference"/>
                <w:rFonts w:hint="eastAsia"/>
              </w:rPr>
              <w:t>根据</w:t>
            </w:r>
            <w:r w:rsidRPr="003B358C">
              <w:rPr>
                <w:rStyle w:val="CommentReference"/>
                <w:rFonts w:hint="eastAsia"/>
              </w:rPr>
              <w:t>key</w:t>
            </w:r>
            <w:r w:rsidRPr="003B358C">
              <w:rPr>
                <w:rStyle w:val="CommentReference"/>
                <w:rFonts w:hint="eastAsia"/>
              </w:rPr>
              <w:t>获取</w:t>
            </w:r>
            <w:r w:rsidRPr="003B358C">
              <w:rPr>
                <w:rStyle w:val="CommentReference"/>
                <w:rFonts w:hint="eastAsia"/>
              </w:rPr>
              <w:t>size</w:t>
            </w:r>
          </w:p>
        </w:tc>
      </w:tr>
      <w:tr w:rsidR="001F618B" w:rsidRPr="00076C89" w14:paraId="09BBBB70" w14:textId="77777777" w:rsidTr="001F618B">
        <w:tc>
          <w:tcPr>
            <w:tcW w:w="760" w:type="dxa"/>
          </w:tcPr>
          <w:p w14:paraId="67E026A0" w14:textId="77777777" w:rsidR="001F618B" w:rsidRDefault="001F618B" w:rsidP="001F618B">
            <w:pPr>
              <w:rPr>
                <w:rStyle w:val="CommentReference"/>
                <w:i/>
              </w:rPr>
            </w:pPr>
            <w:r>
              <w:rPr>
                <w:rStyle w:val="CommentReference"/>
                <w:rFonts w:hint="eastAsia"/>
              </w:rPr>
              <w:t>11</w:t>
            </w:r>
          </w:p>
        </w:tc>
        <w:tc>
          <w:tcPr>
            <w:tcW w:w="2999" w:type="dxa"/>
          </w:tcPr>
          <w:p w14:paraId="1D36C110"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getResourceIdByKey</w:t>
            </w:r>
          </w:p>
        </w:tc>
        <w:tc>
          <w:tcPr>
            <w:tcW w:w="5061" w:type="dxa"/>
          </w:tcPr>
          <w:p w14:paraId="58993CBB" w14:textId="77777777" w:rsidR="001F618B" w:rsidRPr="00381B07" w:rsidRDefault="001F618B" w:rsidP="001F618B">
            <w:pPr>
              <w:rPr>
                <w:rStyle w:val="CommentReference"/>
                <w:i/>
              </w:rPr>
            </w:pPr>
            <w:r w:rsidRPr="003B358C">
              <w:rPr>
                <w:rStyle w:val="CommentReference"/>
                <w:rFonts w:hint="eastAsia"/>
              </w:rPr>
              <w:t>根据</w:t>
            </w:r>
            <w:r w:rsidRPr="003B358C">
              <w:rPr>
                <w:rStyle w:val="CommentReference"/>
                <w:rFonts w:hint="eastAsia"/>
              </w:rPr>
              <w:t xml:space="preserve">key </w:t>
            </w:r>
            <w:r w:rsidRPr="003B358C">
              <w:rPr>
                <w:rStyle w:val="CommentReference"/>
                <w:rFonts w:hint="eastAsia"/>
              </w:rPr>
              <w:t>分页取</w:t>
            </w:r>
            <w:r w:rsidRPr="003B358C">
              <w:rPr>
                <w:rStyle w:val="CommentReference"/>
                <w:rFonts w:hint="eastAsia"/>
              </w:rPr>
              <w:t>idlist</w:t>
            </w:r>
          </w:p>
        </w:tc>
      </w:tr>
      <w:tr w:rsidR="001F618B" w:rsidRPr="00076C89" w14:paraId="69B82078" w14:textId="77777777" w:rsidTr="001F618B">
        <w:tc>
          <w:tcPr>
            <w:tcW w:w="760" w:type="dxa"/>
          </w:tcPr>
          <w:p w14:paraId="02126194" w14:textId="77777777" w:rsidR="001F618B" w:rsidRDefault="001F618B" w:rsidP="001F618B">
            <w:pPr>
              <w:rPr>
                <w:rStyle w:val="CommentReference"/>
                <w:i/>
              </w:rPr>
            </w:pPr>
            <w:r>
              <w:rPr>
                <w:rStyle w:val="CommentReference"/>
                <w:rFonts w:hint="eastAsia"/>
              </w:rPr>
              <w:t>12</w:t>
            </w:r>
          </w:p>
        </w:tc>
        <w:tc>
          <w:tcPr>
            <w:tcW w:w="2999" w:type="dxa"/>
          </w:tcPr>
          <w:p w14:paraId="16360C7C"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clear</w:t>
            </w:r>
          </w:p>
        </w:tc>
        <w:tc>
          <w:tcPr>
            <w:tcW w:w="5061" w:type="dxa"/>
          </w:tcPr>
          <w:p w14:paraId="3289C0D9" w14:textId="77777777" w:rsidR="001F618B" w:rsidRPr="00381B07" w:rsidRDefault="001F618B" w:rsidP="001F618B">
            <w:pPr>
              <w:rPr>
                <w:rStyle w:val="CommentReference"/>
                <w:i/>
              </w:rPr>
            </w:pPr>
            <w:r>
              <w:rPr>
                <w:rStyle w:val="CommentReference"/>
                <w:rFonts w:hint="eastAsia"/>
              </w:rPr>
              <w:t>清除掉一个</w:t>
            </w:r>
            <w:r>
              <w:rPr>
                <w:rStyle w:val="CommentReference"/>
                <w:rFonts w:hint="eastAsia"/>
              </w:rPr>
              <w:t>key</w:t>
            </w:r>
          </w:p>
        </w:tc>
      </w:tr>
      <w:tr w:rsidR="001F618B" w:rsidRPr="00076C89" w14:paraId="6E90BDF9" w14:textId="77777777" w:rsidTr="001F618B">
        <w:tc>
          <w:tcPr>
            <w:tcW w:w="760" w:type="dxa"/>
          </w:tcPr>
          <w:p w14:paraId="57C27B0D" w14:textId="77777777" w:rsidR="001F618B" w:rsidRDefault="001F618B" w:rsidP="001F618B">
            <w:pPr>
              <w:rPr>
                <w:rStyle w:val="CommentReference"/>
                <w:i/>
              </w:rPr>
            </w:pPr>
            <w:r>
              <w:rPr>
                <w:rStyle w:val="CommentReference"/>
                <w:rFonts w:hint="eastAsia"/>
              </w:rPr>
              <w:t>13</w:t>
            </w:r>
          </w:p>
        </w:tc>
        <w:tc>
          <w:tcPr>
            <w:tcW w:w="2999" w:type="dxa"/>
          </w:tcPr>
          <w:p w14:paraId="5AF78B4C"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getIdScores</w:t>
            </w:r>
          </w:p>
        </w:tc>
        <w:tc>
          <w:tcPr>
            <w:tcW w:w="5061" w:type="dxa"/>
          </w:tcPr>
          <w:p w14:paraId="65A7B9D3" w14:textId="77777777" w:rsidR="001F618B" w:rsidRPr="00381B07" w:rsidRDefault="001F618B" w:rsidP="001F618B">
            <w:pPr>
              <w:rPr>
                <w:rStyle w:val="CommentReference"/>
                <w:i/>
              </w:rPr>
            </w:pPr>
            <w:r w:rsidRPr="003B358C">
              <w:rPr>
                <w:rStyle w:val="CommentReference"/>
                <w:rFonts w:hint="eastAsia"/>
              </w:rPr>
              <w:t>通过</w:t>
            </w:r>
            <w:r w:rsidRPr="003B358C">
              <w:rPr>
                <w:rStyle w:val="CommentReference"/>
                <w:rFonts w:hint="eastAsia"/>
              </w:rPr>
              <w:t xml:space="preserve">resourceid </w:t>
            </w:r>
            <w:r w:rsidRPr="003B358C">
              <w:rPr>
                <w:rStyle w:val="CommentReference"/>
                <w:rFonts w:hint="eastAsia"/>
              </w:rPr>
              <w:t>获取对应的</w:t>
            </w:r>
            <w:r w:rsidRPr="003B358C">
              <w:rPr>
                <w:rStyle w:val="CommentReference"/>
                <w:rFonts w:hint="eastAsia"/>
              </w:rPr>
              <w:t>score</w:t>
            </w:r>
            <w:r w:rsidRPr="003B358C">
              <w:rPr>
                <w:rStyle w:val="CommentReference"/>
                <w:rFonts w:hint="eastAsia"/>
              </w:rPr>
              <w:t>值</w:t>
            </w:r>
          </w:p>
        </w:tc>
      </w:tr>
      <w:tr w:rsidR="001F618B" w:rsidRPr="00076C89" w14:paraId="67C58D86" w14:textId="77777777" w:rsidTr="001F618B">
        <w:tc>
          <w:tcPr>
            <w:tcW w:w="760" w:type="dxa"/>
          </w:tcPr>
          <w:p w14:paraId="41D4EFFE" w14:textId="77777777" w:rsidR="001F618B" w:rsidRDefault="001F618B" w:rsidP="001F618B">
            <w:pPr>
              <w:rPr>
                <w:rStyle w:val="CommentReference"/>
                <w:i/>
              </w:rPr>
            </w:pPr>
            <w:r>
              <w:rPr>
                <w:rStyle w:val="CommentReference"/>
                <w:rFonts w:hint="eastAsia"/>
              </w:rPr>
              <w:lastRenderedPageBreak/>
              <w:t>14</w:t>
            </w:r>
          </w:p>
        </w:tc>
        <w:tc>
          <w:tcPr>
            <w:tcW w:w="2999" w:type="dxa"/>
          </w:tcPr>
          <w:p w14:paraId="2107CAE7"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batchGetResourceIdsByScoreDesc</w:t>
            </w:r>
          </w:p>
        </w:tc>
        <w:tc>
          <w:tcPr>
            <w:tcW w:w="5061" w:type="dxa"/>
          </w:tcPr>
          <w:p w14:paraId="42FFBB69" w14:textId="77777777" w:rsidR="001F618B" w:rsidRPr="00381B07" w:rsidRDefault="001F618B" w:rsidP="001F618B">
            <w:pPr>
              <w:rPr>
                <w:rStyle w:val="CommentReference"/>
                <w:i/>
              </w:rPr>
            </w:pPr>
            <w:r w:rsidRPr="003B358C">
              <w:rPr>
                <w:rStyle w:val="CommentReference"/>
                <w:rFonts w:hint="eastAsia"/>
              </w:rPr>
              <w:t>批量获取</w:t>
            </w:r>
            <w:r w:rsidRPr="003B358C">
              <w:rPr>
                <w:rStyle w:val="CommentReference"/>
                <w:rFonts w:hint="eastAsia"/>
              </w:rPr>
              <w:t>idlist</w:t>
            </w:r>
            <w:r w:rsidRPr="003B358C">
              <w:rPr>
                <w:rStyle w:val="CommentReference"/>
                <w:rFonts w:hint="eastAsia"/>
              </w:rPr>
              <w:t>的方法</w:t>
            </w:r>
          </w:p>
        </w:tc>
      </w:tr>
      <w:tr w:rsidR="001F618B" w:rsidRPr="00076C89" w14:paraId="02372C80" w14:textId="77777777" w:rsidTr="001F618B">
        <w:tc>
          <w:tcPr>
            <w:tcW w:w="760" w:type="dxa"/>
          </w:tcPr>
          <w:p w14:paraId="20D33A7A" w14:textId="77777777" w:rsidR="001F618B" w:rsidRDefault="001F618B" w:rsidP="001F618B">
            <w:pPr>
              <w:rPr>
                <w:rStyle w:val="CommentReference"/>
                <w:i/>
              </w:rPr>
            </w:pPr>
            <w:r>
              <w:rPr>
                <w:rStyle w:val="CommentReference"/>
                <w:rFonts w:hint="eastAsia"/>
              </w:rPr>
              <w:t>15</w:t>
            </w:r>
          </w:p>
        </w:tc>
        <w:tc>
          <w:tcPr>
            <w:tcW w:w="2999" w:type="dxa"/>
          </w:tcPr>
          <w:p w14:paraId="62772A44"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batchAddOrUpdateResourceIds</w:t>
            </w:r>
          </w:p>
        </w:tc>
        <w:tc>
          <w:tcPr>
            <w:tcW w:w="5061" w:type="dxa"/>
          </w:tcPr>
          <w:p w14:paraId="109D6BA4" w14:textId="77777777" w:rsidR="001F618B" w:rsidRPr="003B358C" w:rsidRDefault="001F618B" w:rsidP="001F618B">
            <w:pPr>
              <w:rPr>
                <w:rStyle w:val="CommentReference"/>
                <w:i/>
              </w:rPr>
            </w:pPr>
            <w:r w:rsidRPr="003B358C">
              <w:rPr>
                <w:rStyle w:val="CommentReference"/>
                <w:rFonts w:hint="eastAsia"/>
              </w:rPr>
              <w:t>批量创建</w:t>
            </w:r>
            <w:r w:rsidRPr="003B358C">
              <w:rPr>
                <w:rStyle w:val="CommentReference"/>
                <w:rFonts w:hint="eastAsia"/>
              </w:rPr>
              <w:t>idlist</w:t>
            </w:r>
            <w:r w:rsidRPr="003B358C">
              <w:rPr>
                <w:rStyle w:val="CommentReference"/>
                <w:rFonts w:hint="eastAsia"/>
              </w:rPr>
              <w:t>的方法</w:t>
            </w:r>
          </w:p>
        </w:tc>
      </w:tr>
      <w:tr w:rsidR="001F618B" w:rsidRPr="00076C89" w14:paraId="75E4D428" w14:textId="77777777" w:rsidTr="001F618B">
        <w:tc>
          <w:tcPr>
            <w:tcW w:w="760" w:type="dxa"/>
          </w:tcPr>
          <w:p w14:paraId="19B2EDA3" w14:textId="77777777" w:rsidR="001F618B" w:rsidRDefault="001F618B" w:rsidP="001F618B">
            <w:pPr>
              <w:rPr>
                <w:rStyle w:val="CommentReference"/>
                <w:i/>
              </w:rPr>
            </w:pPr>
            <w:r>
              <w:rPr>
                <w:rStyle w:val="CommentReference"/>
                <w:rFonts w:hint="eastAsia"/>
              </w:rPr>
              <w:t>16</w:t>
            </w:r>
          </w:p>
        </w:tc>
        <w:tc>
          <w:tcPr>
            <w:tcW w:w="2999" w:type="dxa"/>
          </w:tcPr>
          <w:p w14:paraId="00535678"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w:t>
            </w:r>
          </w:p>
        </w:tc>
        <w:tc>
          <w:tcPr>
            <w:tcW w:w="5061" w:type="dxa"/>
          </w:tcPr>
          <w:p w14:paraId="1828F251" w14:textId="77777777" w:rsidR="001F618B" w:rsidRPr="003B358C" w:rsidRDefault="001F618B" w:rsidP="001F618B">
            <w:pPr>
              <w:rPr>
                <w:rStyle w:val="CommentReference"/>
                <w:i/>
              </w:rPr>
            </w:pPr>
            <w:r w:rsidRPr="003B358C">
              <w:rPr>
                <w:rStyle w:val="CommentReference"/>
                <w:rFonts w:hint="eastAsia"/>
              </w:rPr>
              <w:t>批量在一批</w:t>
            </w:r>
            <w:r w:rsidRPr="003B358C">
              <w:rPr>
                <w:rStyle w:val="CommentReference"/>
                <w:rFonts w:hint="eastAsia"/>
              </w:rPr>
              <w:t>idlist</w:t>
            </w:r>
            <w:r w:rsidRPr="003B358C">
              <w:rPr>
                <w:rStyle w:val="CommentReference"/>
                <w:rFonts w:hint="eastAsia"/>
              </w:rPr>
              <w:t>删除一个</w:t>
            </w:r>
            <w:r w:rsidRPr="003B358C">
              <w:rPr>
                <w:rStyle w:val="CommentReference"/>
                <w:rFonts w:hint="eastAsia"/>
              </w:rPr>
              <w:t>id</w:t>
            </w:r>
            <w:r w:rsidRPr="003B358C">
              <w:rPr>
                <w:rStyle w:val="CommentReference"/>
                <w:rFonts w:hint="eastAsia"/>
              </w:rPr>
              <w:t>的方法</w:t>
            </w:r>
            <w:r w:rsidRPr="003B358C">
              <w:rPr>
                <w:rStyle w:val="CommentReference"/>
                <w:rFonts w:hint="eastAsia"/>
              </w:rPr>
              <w:t xml:space="preserve"> (</w:t>
            </w:r>
            <w:r w:rsidRPr="003B358C">
              <w:rPr>
                <w:rStyle w:val="CommentReference"/>
                <w:rFonts w:hint="eastAsia"/>
              </w:rPr>
              <w:t>叉积的方式处理的</w:t>
            </w:r>
            <w:r w:rsidRPr="003B358C">
              <w:rPr>
                <w:rStyle w:val="CommentReference"/>
                <w:rFonts w:hint="eastAsia"/>
              </w:rPr>
              <w:t>)</w:t>
            </w:r>
          </w:p>
        </w:tc>
      </w:tr>
      <w:tr w:rsidR="001F618B" w:rsidRPr="00076C89" w14:paraId="3D859F9F" w14:textId="77777777" w:rsidTr="001F618B">
        <w:tc>
          <w:tcPr>
            <w:tcW w:w="760" w:type="dxa"/>
          </w:tcPr>
          <w:p w14:paraId="66ABFCB8" w14:textId="77777777" w:rsidR="001F618B" w:rsidRDefault="001F618B" w:rsidP="001F618B">
            <w:pPr>
              <w:rPr>
                <w:rStyle w:val="CommentReference"/>
                <w:i/>
              </w:rPr>
            </w:pPr>
            <w:r>
              <w:rPr>
                <w:rStyle w:val="CommentReference"/>
                <w:rFonts w:hint="eastAsia"/>
              </w:rPr>
              <w:t>17</w:t>
            </w:r>
          </w:p>
        </w:tc>
        <w:tc>
          <w:tcPr>
            <w:tcW w:w="2999" w:type="dxa"/>
          </w:tcPr>
          <w:p w14:paraId="6F0B0A5D"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batchRmResourcesIdsOne2One</w:t>
            </w:r>
          </w:p>
        </w:tc>
        <w:tc>
          <w:tcPr>
            <w:tcW w:w="5061" w:type="dxa"/>
          </w:tcPr>
          <w:p w14:paraId="159984BA" w14:textId="77777777" w:rsidR="001F618B" w:rsidRPr="003B358C" w:rsidRDefault="001F618B" w:rsidP="001F618B">
            <w:pPr>
              <w:rPr>
                <w:rStyle w:val="CommentReference"/>
                <w:i/>
              </w:rPr>
            </w:pPr>
            <w:r w:rsidRPr="003B358C">
              <w:rPr>
                <w:rStyle w:val="CommentReference"/>
                <w:rFonts w:hint="eastAsia"/>
              </w:rPr>
              <w:t>批量在一批</w:t>
            </w:r>
            <w:r w:rsidRPr="003B358C">
              <w:rPr>
                <w:rStyle w:val="CommentReference"/>
                <w:rFonts w:hint="eastAsia"/>
              </w:rPr>
              <w:t>idlist</w:t>
            </w:r>
            <w:r w:rsidRPr="003B358C">
              <w:rPr>
                <w:rStyle w:val="CommentReference"/>
                <w:rFonts w:hint="eastAsia"/>
              </w:rPr>
              <w:t>删除一个</w:t>
            </w:r>
            <w:r w:rsidRPr="003B358C">
              <w:rPr>
                <w:rStyle w:val="CommentReference"/>
                <w:rFonts w:hint="eastAsia"/>
              </w:rPr>
              <w:t>id</w:t>
            </w:r>
            <w:r w:rsidRPr="003B358C">
              <w:rPr>
                <w:rStyle w:val="CommentReference"/>
                <w:rFonts w:hint="eastAsia"/>
              </w:rPr>
              <w:t>的方法</w:t>
            </w:r>
            <w:r w:rsidRPr="003B358C">
              <w:rPr>
                <w:rStyle w:val="CommentReference"/>
                <w:rFonts w:hint="eastAsia"/>
              </w:rPr>
              <w:t xml:space="preserve"> (</w:t>
            </w:r>
            <w:r w:rsidRPr="003B358C">
              <w:rPr>
                <w:rStyle w:val="CommentReference"/>
                <w:rFonts w:hint="eastAsia"/>
              </w:rPr>
              <w:t>一一对应的处理</w:t>
            </w:r>
            <w:r w:rsidRPr="003B358C">
              <w:rPr>
                <w:rStyle w:val="CommentReference"/>
                <w:rFonts w:hint="eastAsia"/>
              </w:rPr>
              <w:t>)</w:t>
            </w:r>
          </w:p>
        </w:tc>
      </w:tr>
      <w:tr w:rsidR="001F618B" w:rsidRPr="00076C89" w14:paraId="19415487" w14:textId="77777777" w:rsidTr="001F618B">
        <w:tc>
          <w:tcPr>
            <w:tcW w:w="760" w:type="dxa"/>
          </w:tcPr>
          <w:p w14:paraId="4A497E9D" w14:textId="77777777" w:rsidR="001F618B" w:rsidRDefault="001F618B" w:rsidP="001F618B">
            <w:pPr>
              <w:rPr>
                <w:rStyle w:val="CommentReference"/>
                <w:i/>
              </w:rPr>
            </w:pPr>
            <w:r>
              <w:rPr>
                <w:rStyle w:val="CommentReference"/>
                <w:rFonts w:hint="eastAsia"/>
              </w:rPr>
              <w:t>18</w:t>
            </w:r>
          </w:p>
        </w:tc>
        <w:tc>
          <w:tcPr>
            <w:tcW w:w="2999" w:type="dxa"/>
          </w:tcPr>
          <w:p w14:paraId="008B1D70" w14:textId="77777777" w:rsidR="001F618B" w:rsidRPr="003B358C" w:rsidRDefault="001F618B" w:rsidP="001F618B">
            <w:pPr>
              <w:rPr>
                <w:rFonts w:ascii="Consolas" w:hAnsi="Consolas" w:cs="Consolas"/>
                <w:color w:val="000000"/>
                <w:kern w:val="0"/>
                <w:sz w:val="22"/>
                <w:szCs w:val="22"/>
              </w:rPr>
            </w:pPr>
            <w:r w:rsidRPr="00A467EB">
              <w:rPr>
                <w:rFonts w:ascii="Consolas" w:hAnsi="Consolas" w:cs="Consolas"/>
                <w:color w:val="000000"/>
                <w:kern w:val="0"/>
                <w:sz w:val="22"/>
                <w:szCs w:val="22"/>
              </w:rPr>
              <w:t>rebuildidlistCache</w:t>
            </w:r>
          </w:p>
        </w:tc>
        <w:tc>
          <w:tcPr>
            <w:tcW w:w="5061" w:type="dxa"/>
          </w:tcPr>
          <w:p w14:paraId="73F50157" w14:textId="77777777" w:rsidR="001F618B" w:rsidRPr="003B358C" w:rsidRDefault="001F618B" w:rsidP="001F618B">
            <w:pPr>
              <w:rPr>
                <w:rStyle w:val="CommentReference"/>
                <w:i/>
              </w:rPr>
            </w:pPr>
            <w:r w:rsidRPr="00A467EB">
              <w:rPr>
                <w:rStyle w:val="CommentReference"/>
                <w:rFonts w:hint="eastAsia"/>
              </w:rPr>
              <w:t>重新构造</w:t>
            </w:r>
            <w:r w:rsidRPr="00A467EB">
              <w:rPr>
                <w:rStyle w:val="CommentReference"/>
                <w:rFonts w:hint="eastAsia"/>
              </w:rPr>
              <w:t>idlist cache</w:t>
            </w:r>
          </w:p>
        </w:tc>
      </w:tr>
      <w:tr w:rsidR="001F618B" w:rsidRPr="00076C89" w14:paraId="665DD016" w14:textId="77777777" w:rsidTr="001F618B">
        <w:tc>
          <w:tcPr>
            <w:tcW w:w="760" w:type="dxa"/>
          </w:tcPr>
          <w:p w14:paraId="7A54900A" w14:textId="77777777" w:rsidR="001F618B" w:rsidRDefault="001F618B" w:rsidP="001F618B">
            <w:pPr>
              <w:rPr>
                <w:rStyle w:val="CommentReference"/>
                <w:i/>
              </w:rPr>
            </w:pPr>
            <w:r>
              <w:rPr>
                <w:rStyle w:val="CommentReference"/>
                <w:rFonts w:hint="eastAsia"/>
              </w:rPr>
              <w:t>19</w:t>
            </w:r>
          </w:p>
        </w:tc>
        <w:tc>
          <w:tcPr>
            <w:tcW w:w="2999" w:type="dxa"/>
          </w:tcPr>
          <w:p w14:paraId="1926B709" w14:textId="77777777" w:rsidR="001F618B" w:rsidRPr="00A467EB" w:rsidRDefault="001F618B" w:rsidP="001F618B">
            <w:pPr>
              <w:rPr>
                <w:rFonts w:ascii="Consolas" w:hAnsi="Consolas" w:cs="Consolas"/>
                <w:color w:val="000000"/>
                <w:kern w:val="0"/>
                <w:sz w:val="22"/>
                <w:szCs w:val="22"/>
              </w:rPr>
            </w:pPr>
            <w:r w:rsidRPr="00A467EB">
              <w:rPr>
                <w:rFonts w:ascii="Consolas" w:hAnsi="Consolas" w:cs="Consolas"/>
                <w:color w:val="000000"/>
                <w:kern w:val="0"/>
                <w:sz w:val="22"/>
                <w:szCs w:val="22"/>
              </w:rPr>
              <w:t>batchRebuildListCache</w:t>
            </w:r>
          </w:p>
        </w:tc>
        <w:tc>
          <w:tcPr>
            <w:tcW w:w="5061" w:type="dxa"/>
          </w:tcPr>
          <w:p w14:paraId="7D48A138" w14:textId="77777777" w:rsidR="001F618B" w:rsidRPr="00A467EB" w:rsidRDefault="001F618B" w:rsidP="001F618B">
            <w:pPr>
              <w:rPr>
                <w:rStyle w:val="CommentReference"/>
                <w:i/>
              </w:rPr>
            </w:pPr>
            <w:r w:rsidRPr="00A467EB">
              <w:rPr>
                <w:rStyle w:val="CommentReference"/>
                <w:rFonts w:hint="eastAsia"/>
              </w:rPr>
              <w:t>批量重建缓存</w:t>
            </w:r>
          </w:p>
        </w:tc>
      </w:tr>
    </w:tbl>
    <w:p w14:paraId="3804C7D1" w14:textId="77777777" w:rsidR="001F618B" w:rsidRDefault="001F618B" w:rsidP="001F618B"/>
    <w:p w14:paraId="2A725F04" w14:textId="77777777" w:rsidR="001F618B" w:rsidRPr="003B358C" w:rsidRDefault="001F618B" w:rsidP="001F618B"/>
    <w:p w14:paraId="00B3D7E0" w14:textId="77777777" w:rsidR="001F618B" w:rsidRDefault="001F618B" w:rsidP="001F618B">
      <w:pPr>
        <w:pStyle w:val="Heading3"/>
      </w:pPr>
      <w:r w:rsidRPr="00B41B81">
        <w:t>CommonCache</w:t>
      </w:r>
      <w:r>
        <w:rPr>
          <w:rFonts w:hint="eastAsia"/>
        </w:rPr>
        <w:t>类概述</w:t>
      </w:r>
    </w:p>
    <w:p w14:paraId="0E6D616D" w14:textId="77777777" w:rsidR="001F618B" w:rsidRPr="004B32EF" w:rsidRDefault="001F618B" w:rsidP="004B32EF">
      <w:pPr>
        <w:pStyle w:val="a"/>
        <w:spacing w:line="400" w:lineRule="exact"/>
        <w:ind w:firstLine="480"/>
        <w:jc w:val="left"/>
        <w:rPr>
          <w:rFonts w:ascii="SimSun" w:hAnsi="SimSun"/>
          <w:sz w:val="24"/>
        </w:rPr>
      </w:pPr>
      <w:r w:rsidRPr="004B32EF">
        <w:rPr>
          <w:rFonts w:ascii="SimSun" w:hAnsi="SimSun" w:hint="eastAsia"/>
          <w:sz w:val="24"/>
        </w:rPr>
        <w:t>IdList数据库中的数据到Redis缓存的返序列化数据集合业务。</w:t>
      </w:r>
    </w:p>
    <w:p w14:paraId="153F5D28" w14:textId="77777777" w:rsidR="001F618B" w:rsidRPr="004B32EF" w:rsidRDefault="001F618B" w:rsidP="004B32EF">
      <w:pPr>
        <w:pStyle w:val="a"/>
        <w:spacing w:line="400" w:lineRule="exact"/>
        <w:ind w:firstLine="480"/>
        <w:jc w:val="left"/>
        <w:rPr>
          <w:rFonts w:ascii="SimSun" w:hAnsi="SimSun"/>
          <w:sz w:val="24"/>
        </w:rPr>
      </w:pPr>
      <w:r w:rsidRPr="004B32EF">
        <w:rPr>
          <w:rFonts w:ascii="SimSun" w:hAnsi="SimSun" w:hint="eastAsia"/>
          <w:sz w:val="24"/>
        </w:rPr>
        <w:t>类功能定义</w:t>
      </w:r>
    </w:p>
    <w:p w14:paraId="3AE57C3E" w14:textId="77777777" w:rsidR="001F618B" w:rsidRPr="00557EE7" w:rsidRDefault="001F618B" w:rsidP="001F618B">
      <w:r>
        <w:rPr>
          <w:rStyle w:val="CommentReference"/>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1F618B" w:rsidRPr="00076C89" w14:paraId="3FEC9FF1" w14:textId="77777777" w:rsidTr="001F618B">
        <w:tc>
          <w:tcPr>
            <w:tcW w:w="695" w:type="dxa"/>
            <w:shd w:val="clear" w:color="auto" w:fill="CCCCCC"/>
          </w:tcPr>
          <w:p w14:paraId="10DC3B45" w14:textId="77777777" w:rsidR="001F618B" w:rsidRPr="00076C89" w:rsidRDefault="001F618B" w:rsidP="001F618B">
            <w:pPr>
              <w:jc w:val="center"/>
              <w:rPr>
                <w:rStyle w:val="CommentReference"/>
                <w:b/>
                <w:i/>
              </w:rPr>
            </w:pPr>
            <w:r w:rsidRPr="00076C89">
              <w:rPr>
                <w:rStyle w:val="CommentReference"/>
                <w:rFonts w:hint="eastAsia"/>
              </w:rPr>
              <w:t>序号</w:t>
            </w:r>
          </w:p>
        </w:tc>
        <w:tc>
          <w:tcPr>
            <w:tcW w:w="3845" w:type="dxa"/>
            <w:shd w:val="clear" w:color="auto" w:fill="CCCCCC"/>
          </w:tcPr>
          <w:p w14:paraId="6BDA6EAD" w14:textId="77777777" w:rsidR="001F618B" w:rsidRPr="00076C89" w:rsidRDefault="001F618B" w:rsidP="001F618B">
            <w:pPr>
              <w:jc w:val="center"/>
              <w:rPr>
                <w:rStyle w:val="CommentReference"/>
                <w:b/>
                <w:i/>
              </w:rPr>
            </w:pPr>
            <w:r w:rsidRPr="00076C89">
              <w:rPr>
                <w:rStyle w:val="CommentReference"/>
                <w:rFonts w:hint="eastAsia"/>
              </w:rPr>
              <w:t>功能点</w:t>
            </w:r>
          </w:p>
        </w:tc>
        <w:tc>
          <w:tcPr>
            <w:tcW w:w="4280" w:type="dxa"/>
            <w:shd w:val="clear" w:color="auto" w:fill="CCCCCC"/>
          </w:tcPr>
          <w:p w14:paraId="35D4CDEC" w14:textId="77777777" w:rsidR="001F618B" w:rsidRPr="00076C89" w:rsidRDefault="001F618B" w:rsidP="001F618B">
            <w:pPr>
              <w:jc w:val="center"/>
              <w:rPr>
                <w:rStyle w:val="CommentReference"/>
                <w:b/>
                <w:i/>
              </w:rPr>
            </w:pPr>
            <w:r w:rsidRPr="00076C89">
              <w:rPr>
                <w:rStyle w:val="CommentReference"/>
                <w:rFonts w:hint="eastAsia"/>
              </w:rPr>
              <w:t>功能点详细内容</w:t>
            </w:r>
          </w:p>
        </w:tc>
      </w:tr>
      <w:tr w:rsidR="001F618B" w:rsidRPr="00076C89" w14:paraId="7003B7A9" w14:textId="77777777" w:rsidTr="001F618B">
        <w:tc>
          <w:tcPr>
            <w:tcW w:w="695" w:type="dxa"/>
          </w:tcPr>
          <w:p w14:paraId="73C0A5C8" w14:textId="77777777" w:rsidR="001F618B" w:rsidRPr="00076C89" w:rsidRDefault="001F618B" w:rsidP="001F618B">
            <w:pPr>
              <w:rPr>
                <w:rStyle w:val="CommentReference"/>
                <w:i/>
              </w:rPr>
            </w:pPr>
            <w:r w:rsidRPr="00076C89">
              <w:rPr>
                <w:rStyle w:val="CommentReference"/>
                <w:rFonts w:hint="eastAsia"/>
              </w:rPr>
              <w:t>1</w:t>
            </w:r>
          </w:p>
        </w:tc>
        <w:tc>
          <w:tcPr>
            <w:tcW w:w="3845" w:type="dxa"/>
          </w:tcPr>
          <w:p w14:paraId="40A4E391" w14:textId="77777777" w:rsidR="001F618B" w:rsidRPr="00076C89" w:rsidRDefault="001F618B" w:rsidP="001F618B">
            <w:pPr>
              <w:rPr>
                <w:rStyle w:val="CommentReference"/>
                <w:i/>
              </w:rPr>
            </w:pPr>
            <w:r w:rsidRPr="00DB7C74">
              <w:rPr>
                <w:rFonts w:ascii="Consolas" w:hAnsi="Consolas" w:cs="Consolas"/>
                <w:color w:val="000000"/>
                <w:kern w:val="0"/>
                <w:sz w:val="22"/>
                <w:szCs w:val="22"/>
                <w:u w:val="single"/>
              </w:rPr>
              <w:t>getIdListPoByKey</w:t>
            </w:r>
          </w:p>
        </w:tc>
        <w:tc>
          <w:tcPr>
            <w:tcW w:w="4280" w:type="dxa"/>
          </w:tcPr>
          <w:p w14:paraId="10BAF989" w14:textId="77777777" w:rsidR="001F618B" w:rsidRPr="00076C89" w:rsidRDefault="001F618B" w:rsidP="001F618B">
            <w:pPr>
              <w:rPr>
                <w:rStyle w:val="CommentReference"/>
                <w:i/>
              </w:rPr>
            </w:pPr>
            <w:r w:rsidRPr="00DB7C74">
              <w:rPr>
                <w:rStyle w:val="CommentReference"/>
                <w:rFonts w:hint="eastAsia"/>
              </w:rPr>
              <w:t>获取</w:t>
            </w:r>
            <w:r w:rsidRPr="00DB7C74">
              <w:rPr>
                <w:rStyle w:val="CommentReference"/>
                <w:rFonts w:hint="eastAsia"/>
              </w:rPr>
              <w:t>idlist key</w:t>
            </w:r>
            <w:r w:rsidRPr="00DB7C74">
              <w:rPr>
                <w:rStyle w:val="CommentReference"/>
                <w:rFonts w:hint="eastAsia"/>
              </w:rPr>
              <w:t>的</w:t>
            </w:r>
            <w:r w:rsidRPr="00DB7C74">
              <w:rPr>
                <w:rStyle w:val="CommentReference"/>
                <w:rFonts w:hint="eastAsia"/>
              </w:rPr>
              <w:t>value</w:t>
            </w:r>
          </w:p>
        </w:tc>
      </w:tr>
      <w:tr w:rsidR="001F618B" w:rsidRPr="00076C89" w14:paraId="1D1A3E8E" w14:textId="77777777" w:rsidTr="001F618B">
        <w:tc>
          <w:tcPr>
            <w:tcW w:w="695" w:type="dxa"/>
          </w:tcPr>
          <w:p w14:paraId="59A9C5C1" w14:textId="77777777" w:rsidR="001F618B" w:rsidRPr="00076C89" w:rsidRDefault="001F618B" w:rsidP="001F618B">
            <w:pPr>
              <w:rPr>
                <w:rStyle w:val="CommentReference"/>
                <w:i/>
              </w:rPr>
            </w:pPr>
            <w:r w:rsidRPr="00076C89">
              <w:rPr>
                <w:rStyle w:val="CommentReference"/>
                <w:rFonts w:hint="eastAsia"/>
              </w:rPr>
              <w:t>2</w:t>
            </w:r>
          </w:p>
        </w:tc>
        <w:tc>
          <w:tcPr>
            <w:tcW w:w="3845" w:type="dxa"/>
          </w:tcPr>
          <w:p w14:paraId="61146496" w14:textId="77777777" w:rsidR="001F618B" w:rsidRPr="00076C89" w:rsidRDefault="001F618B" w:rsidP="001F618B">
            <w:pPr>
              <w:rPr>
                <w:rStyle w:val="CommentReference"/>
                <w:i/>
              </w:rPr>
            </w:pPr>
            <w:r w:rsidRPr="00DB7C74">
              <w:rPr>
                <w:rFonts w:ascii="Consolas" w:hAnsi="Consolas" w:cs="Consolas"/>
                <w:color w:val="000000"/>
                <w:kern w:val="0"/>
                <w:sz w:val="22"/>
                <w:szCs w:val="22"/>
              </w:rPr>
              <w:t>getIdListPoByKey</w:t>
            </w:r>
          </w:p>
        </w:tc>
        <w:tc>
          <w:tcPr>
            <w:tcW w:w="4280" w:type="dxa"/>
          </w:tcPr>
          <w:p w14:paraId="6663C8C6" w14:textId="77777777" w:rsidR="001F618B" w:rsidRPr="00076C89" w:rsidRDefault="001F618B" w:rsidP="001F618B">
            <w:pPr>
              <w:rPr>
                <w:rStyle w:val="CommentReference"/>
                <w:i/>
              </w:rPr>
            </w:pPr>
            <w:r w:rsidRPr="00DB7C74">
              <w:rPr>
                <w:rStyle w:val="CommentReference"/>
                <w:rFonts w:hint="eastAsia"/>
              </w:rPr>
              <w:t>批量获取</w:t>
            </w:r>
            <w:r w:rsidRPr="00DB7C74">
              <w:rPr>
                <w:rStyle w:val="CommentReference"/>
                <w:rFonts w:hint="eastAsia"/>
              </w:rPr>
              <w:t>idlist key</w:t>
            </w:r>
            <w:r w:rsidRPr="00DB7C74">
              <w:rPr>
                <w:rStyle w:val="CommentReference"/>
                <w:rFonts w:hint="eastAsia"/>
              </w:rPr>
              <w:t>的</w:t>
            </w:r>
            <w:r w:rsidRPr="00DB7C74">
              <w:rPr>
                <w:rStyle w:val="CommentReference"/>
                <w:rFonts w:hint="eastAsia"/>
              </w:rPr>
              <w:t>value</w:t>
            </w:r>
          </w:p>
        </w:tc>
      </w:tr>
      <w:tr w:rsidR="001F618B" w:rsidRPr="00076C89" w14:paraId="4AFA622F" w14:textId="77777777" w:rsidTr="001F618B">
        <w:tc>
          <w:tcPr>
            <w:tcW w:w="695" w:type="dxa"/>
          </w:tcPr>
          <w:p w14:paraId="12DE9346" w14:textId="77777777" w:rsidR="001F618B" w:rsidRPr="00076C89" w:rsidRDefault="001F618B" w:rsidP="001F618B">
            <w:pPr>
              <w:rPr>
                <w:rStyle w:val="CommentReference"/>
                <w:i/>
              </w:rPr>
            </w:pPr>
            <w:r w:rsidRPr="00076C89">
              <w:rPr>
                <w:rStyle w:val="CommentReference"/>
                <w:rFonts w:hint="eastAsia"/>
              </w:rPr>
              <w:t>3</w:t>
            </w:r>
          </w:p>
        </w:tc>
        <w:tc>
          <w:tcPr>
            <w:tcW w:w="3845" w:type="dxa"/>
          </w:tcPr>
          <w:p w14:paraId="7FC4950E" w14:textId="77777777" w:rsidR="001F618B" w:rsidRPr="00076C89" w:rsidRDefault="001F618B" w:rsidP="001F618B">
            <w:pPr>
              <w:rPr>
                <w:rStyle w:val="CommentReference"/>
                <w:i/>
              </w:rPr>
            </w:pPr>
            <w:r w:rsidRPr="00DB7C74">
              <w:rPr>
                <w:rFonts w:ascii="Consolas" w:hAnsi="Consolas" w:cs="Consolas"/>
                <w:color w:val="000000"/>
                <w:kern w:val="0"/>
                <w:sz w:val="22"/>
                <w:szCs w:val="22"/>
              </w:rPr>
              <w:t>setIdListPoByKey</w:t>
            </w:r>
          </w:p>
        </w:tc>
        <w:tc>
          <w:tcPr>
            <w:tcW w:w="4280" w:type="dxa"/>
          </w:tcPr>
          <w:p w14:paraId="339735DE" w14:textId="77777777" w:rsidR="001F618B" w:rsidRPr="00076C89" w:rsidRDefault="001F618B" w:rsidP="001F618B">
            <w:pPr>
              <w:rPr>
                <w:rStyle w:val="CommentReference"/>
                <w:i/>
              </w:rPr>
            </w:pPr>
            <w:r w:rsidRPr="003B358C">
              <w:rPr>
                <w:rStyle w:val="CommentReference"/>
                <w:rFonts w:hint="eastAsia"/>
              </w:rPr>
              <w:t>获取一定时间段的增量数据</w:t>
            </w:r>
            <w:r w:rsidRPr="003B358C">
              <w:rPr>
                <w:rStyle w:val="CommentReference"/>
                <w:rFonts w:hint="eastAsia"/>
              </w:rPr>
              <w:t xml:space="preserve"> with score </w:t>
            </w:r>
            <w:r w:rsidRPr="003B358C">
              <w:rPr>
                <w:rStyle w:val="CommentReference"/>
                <w:rFonts w:hint="eastAsia"/>
              </w:rPr>
              <w:t>从大到小</w:t>
            </w:r>
          </w:p>
        </w:tc>
      </w:tr>
      <w:tr w:rsidR="001F618B" w:rsidRPr="00076C89" w14:paraId="67E5EF09" w14:textId="77777777" w:rsidTr="001F618B">
        <w:tc>
          <w:tcPr>
            <w:tcW w:w="695" w:type="dxa"/>
          </w:tcPr>
          <w:p w14:paraId="02958B6E" w14:textId="77777777" w:rsidR="001F618B" w:rsidRPr="00076C89" w:rsidRDefault="001F618B" w:rsidP="001F618B">
            <w:pPr>
              <w:rPr>
                <w:rStyle w:val="CommentReference"/>
                <w:i/>
              </w:rPr>
            </w:pPr>
            <w:r>
              <w:rPr>
                <w:rStyle w:val="CommentReference"/>
                <w:rFonts w:hint="eastAsia"/>
              </w:rPr>
              <w:t>4</w:t>
            </w:r>
          </w:p>
        </w:tc>
        <w:tc>
          <w:tcPr>
            <w:tcW w:w="3845" w:type="dxa"/>
          </w:tcPr>
          <w:p w14:paraId="3E12B315" w14:textId="77777777" w:rsidR="001F618B" w:rsidRPr="00076C89" w:rsidRDefault="001F618B" w:rsidP="001F618B">
            <w:pPr>
              <w:rPr>
                <w:rStyle w:val="CommentReference"/>
                <w:i/>
              </w:rPr>
            </w:pPr>
            <w:r w:rsidRPr="0068190C">
              <w:rPr>
                <w:rFonts w:ascii="Consolas" w:hAnsi="Consolas" w:cs="Consolas"/>
                <w:color w:val="000000"/>
                <w:kern w:val="0"/>
                <w:sz w:val="22"/>
                <w:szCs w:val="22"/>
              </w:rPr>
              <w:t>batchSetIdListPoMap</w:t>
            </w:r>
          </w:p>
        </w:tc>
        <w:tc>
          <w:tcPr>
            <w:tcW w:w="4280" w:type="dxa"/>
          </w:tcPr>
          <w:p w14:paraId="6E6D0857" w14:textId="77777777" w:rsidR="001F618B" w:rsidRPr="00076C89" w:rsidRDefault="001F618B" w:rsidP="001F618B">
            <w:pPr>
              <w:rPr>
                <w:rStyle w:val="CommentReference"/>
                <w:i/>
              </w:rPr>
            </w:pPr>
            <w:r w:rsidRPr="0068190C">
              <w:rPr>
                <w:rStyle w:val="CommentReference"/>
                <w:rFonts w:hint="eastAsia"/>
              </w:rPr>
              <w:t>batch set idlist key</w:t>
            </w:r>
            <w:r w:rsidRPr="0068190C">
              <w:rPr>
                <w:rStyle w:val="CommentReference"/>
                <w:rFonts w:hint="eastAsia"/>
              </w:rPr>
              <w:t>的</w:t>
            </w:r>
            <w:r w:rsidRPr="0068190C">
              <w:rPr>
                <w:rStyle w:val="CommentReference"/>
                <w:rFonts w:hint="eastAsia"/>
              </w:rPr>
              <w:t>value</w:t>
            </w:r>
          </w:p>
        </w:tc>
      </w:tr>
      <w:tr w:rsidR="001F618B" w:rsidRPr="00076C89" w14:paraId="12184131" w14:textId="77777777" w:rsidTr="001F618B">
        <w:tc>
          <w:tcPr>
            <w:tcW w:w="695" w:type="dxa"/>
          </w:tcPr>
          <w:p w14:paraId="7B1008CD" w14:textId="77777777" w:rsidR="001F618B" w:rsidRPr="00076C89" w:rsidRDefault="001F618B" w:rsidP="001F618B">
            <w:pPr>
              <w:rPr>
                <w:rStyle w:val="CommentReference"/>
                <w:i/>
              </w:rPr>
            </w:pPr>
            <w:r>
              <w:rPr>
                <w:rStyle w:val="CommentReference"/>
                <w:rFonts w:hint="eastAsia"/>
              </w:rPr>
              <w:t>5</w:t>
            </w:r>
          </w:p>
        </w:tc>
        <w:tc>
          <w:tcPr>
            <w:tcW w:w="3845" w:type="dxa"/>
          </w:tcPr>
          <w:p w14:paraId="312EAD30" w14:textId="77777777" w:rsidR="001F618B" w:rsidRDefault="001F618B" w:rsidP="001F618B">
            <w:pPr>
              <w:rPr>
                <w:rFonts w:ascii="Consolas" w:hAnsi="Consolas" w:cs="Consolas"/>
                <w:color w:val="000000"/>
                <w:kern w:val="0"/>
                <w:sz w:val="22"/>
                <w:szCs w:val="22"/>
                <w:highlight w:val="lightGray"/>
              </w:rPr>
            </w:pPr>
            <w:r w:rsidRPr="0068190C">
              <w:rPr>
                <w:rFonts w:ascii="Consolas" w:hAnsi="Consolas" w:cs="Consolas"/>
                <w:color w:val="000000"/>
                <w:kern w:val="0"/>
                <w:sz w:val="22"/>
                <w:szCs w:val="22"/>
              </w:rPr>
              <w:t>Del</w:t>
            </w:r>
          </w:p>
        </w:tc>
        <w:tc>
          <w:tcPr>
            <w:tcW w:w="4280" w:type="dxa"/>
          </w:tcPr>
          <w:p w14:paraId="66B6E912" w14:textId="77777777" w:rsidR="001F618B" w:rsidRDefault="001F618B" w:rsidP="001F618B">
            <w:pPr>
              <w:rPr>
                <w:rStyle w:val="CommentReference"/>
                <w:i/>
              </w:rPr>
            </w:pPr>
            <w:r w:rsidRPr="0068190C">
              <w:rPr>
                <w:rStyle w:val="CommentReference"/>
              </w:rPr>
              <w:t>rm key</w:t>
            </w:r>
          </w:p>
        </w:tc>
      </w:tr>
    </w:tbl>
    <w:p w14:paraId="4789AC9F" w14:textId="77777777" w:rsidR="001F618B" w:rsidRDefault="001F618B" w:rsidP="001F618B">
      <w:pPr>
        <w:pStyle w:val="NormalIndent"/>
      </w:pPr>
    </w:p>
    <w:p w14:paraId="07B035F8" w14:textId="77777777" w:rsidR="001F618B" w:rsidRDefault="001F618B" w:rsidP="001F618B">
      <w:pPr>
        <w:pStyle w:val="Heading3"/>
      </w:pPr>
      <w:r w:rsidRPr="00B41B81">
        <w:t>IdListCache</w:t>
      </w:r>
      <w:r>
        <w:rPr>
          <w:rFonts w:hint="eastAsia"/>
        </w:rPr>
        <w:t>类概述</w:t>
      </w:r>
    </w:p>
    <w:p w14:paraId="0E131548" w14:textId="77777777" w:rsidR="001F618B" w:rsidRPr="004B32EF" w:rsidRDefault="001F618B" w:rsidP="004B32EF">
      <w:pPr>
        <w:pStyle w:val="a"/>
        <w:spacing w:line="400" w:lineRule="exact"/>
        <w:ind w:firstLine="480"/>
        <w:jc w:val="left"/>
        <w:rPr>
          <w:rFonts w:ascii="SimSun" w:hAnsi="SimSun"/>
          <w:sz w:val="24"/>
        </w:rPr>
      </w:pPr>
      <w:r w:rsidRPr="004B32EF">
        <w:rPr>
          <w:rFonts w:ascii="SimSun" w:hAnsi="SimSun" w:hint="eastAsia"/>
          <w:sz w:val="24"/>
        </w:rPr>
        <w:t>IdList依赖使用Redis缓存服务进行Id的排序和计算业务。</w:t>
      </w:r>
    </w:p>
    <w:p w14:paraId="0D2428C0" w14:textId="77777777" w:rsidR="001F618B" w:rsidRPr="004B32EF" w:rsidRDefault="001F618B" w:rsidP="004B32EF">
      <w:pPr>
        <w:pStyle w:val="a"/>
        <w:spacing w:line="400" w:lineRule="exact"/>
        <w:ind w:firstLine="480"/>
        <w:jc w:val="left"/>
        <w:rPr>
          <w:rFonts w:ascii="SimSun" w:hAnsi="SimSun"/>
          <w:sz w:val="24"/>
        </w:rPr>
      </w:pPr>
      <w:r w:rsidRPr="004B32EF">
        <w:rPr>
          <w:rFonts w:ascii="SimSun" w:hAnsi="SimSun" w:hint="eastAsia"/>
          <w:sz w:val="24"/>
        </w:rPr>
        <w:t>类功能定义</w:t>
      </w:r>
    </w:p>
    <w:p w14:paraId="3F3C0D11" w14:textId="77777777" w:rsidR="001F618B" w:rsidRPr="00557EE7" w:rsidRDefault="001F618B" w:rsidP="001F618B">
      <w:r>
        <w:rPr>
          <w:rStyle w:val="CommentReference"/>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1F618B" w:rsidRPr="00076C89" w14:paraId="30577139" w14:textId="77777777" w:rsidTr="001F618B">
        <w:tc>
          <w:tcPr>
            <w:tcW w:w="691" w:type="dxa"/>
            <w:shd w:val="clear" w:color="auto" w:fill="CCCCCC"/>
          </w:tcPr>
          <w:p w14:paraId="7DCE0B4E" w14:textId="77777777" w:rsidR="001F618B" w:rsidRPr="00076C89" w:rsidRDefault="001F618B" w:rsidP="001F618B">
            <w:pPr>
              <w:jc w:val="center"/>
              <w:rPr>
                <w:rStyle w:val="CommentReference"/>
                <w:b/>
                <w:i/>
              </w:rPr>
            </w:pPr>
            <w:r w:rsidRPr="00076C89">
              <w:rPr>
                <w:rStyle w:val="CommentReference"/>
                <w:rFonts w:hint="eastAsia"/>
              </w:rPr>
              <w:t>序号</w:t>
            </w:r>
          </w:p>
        </w:tc>
        <w:tc>
          <w:tcPr>
            <w:tcW w:w="3966" w:type="dxa"/>
            <w:shd w:val="clear" w:color="auto" w:fill="CCCCCC"/>
          </w:tcPr>
          <w:p w14:paraId="6494B023" w14:textId="77777777" w:rsidR="001F618B" w:rsidRPr="00076C89" w:rsidRDefault="001F618B" w:rsidP="001F618B">
            <w:pPr>
              <w:jc w:val="center"/>
              <w:rPr>
                <w:rStyle w:val="CommentReference"/>
                <w:b/>
                <w:i/>
              </w:rPr>
            </w:pPr>
            <w:r w:rsidRPr="00076C89">
              <w:rPr>
                <w:rStyle w:val="CommentReference"/>
                <w:rFonts w:hint="eastAsia"/>
              </w:rPr>
              <w:t>功能点</w:t>
            </w:r>
          </w:p>
        </w:tc>
        <w:tc>
          <w:tcPr>
            <w:tcW w:w="4163" w:type="dxa"/>
            <w:shd w:val="clear" w:color="auto" w:fill="CCCCCC"/>
          </w:tcPr>
          <w:p w14:paraId="373611D9" w14:textId="77777777" w:rsidR="001F618B" w:rsidRPr="00076C89" w:rsidRDefault="001F618B" w:rsidP="001F618B">
            <w:pPr>
              <w:jc w:val="center"/>
              <w:rPr>
                <w:rStyle w:val="CommentReference"/>
                <w:b/>
                <w:i/>
              </w:rPr>
            </w:pPr>
            <w:r w:rsidRPr="00076C89">
              <w:rPr>
                <w:rStyle w:val="CommentReference"/>
                <w:rFonts w:hint="eastAsia"/>
              </w:rPr>
              <w:t>功能点详细内容</w:t>
            </w:r>
          </w:p>
        </w:tc>
      </w:tr>
      <w:tr w:rsidR="001F618B" w:rsidRPr="00076C89" w14:paraId="18B690F1" w14:textId="77777777" w:rsidTr="001F618B">
        <w:tc>
          <w:tcPr>
            <w:tcW w:w="691" w:type="dxa"/>
          </w:tcPr>
          <w:p w14:paraId="259F64CF" w14:textId="77777777" w:rsidR="001F618B" w:rsidRPr="00076C89" w:rsidRDefault="001F618B" w:rsidP="001F618B">
            <w:pPr>
              <w:rPr>
                <w:rStyle w:val="CommentReference"/>
                <w:i/>
              </w:rPr>
            </w:pPr>
            <w:r w:rsidRPr="00076C89">
              <w:rPr>
                <w:rStyle w:val="CommentReference"/>
                <w:rFonts w:hint="eastAsia"/>
              </w:rPr>
              <w:t>1</w:t>
            </w:r>
          </w:p>
        </w:tc>
        <w:tc>
          <w:tcPr>
            <w:tcW w:w="3966" w:type="dxa"/>
          </w:tcPr>
          <w:p w14:paraId="6EEB2F84" w14:textId="77777777" w:rsidR="001F618B" w:rsidRPr="00076C89" w:rsidRDefault="001F618B" w:rsidP="001F618B">
            <w:pPr>
              <w:rPr>
                <w:rStyle w:val="CommentReference"/>
                <w:i/>
              </w:rPr>
            </w:pPr>
            <w:r w:rsidRPr="00B41B81">
              <w:rPr>
                <w:rFonts w:ascii="Consolas" w:hAnsi="Consolas" w:cs="Consolas"/>
                <w:color w:val="000000"/>
                <w:kern w:val="0"/>
                <w:sz w:val="22"/>
                <w:szCs w:val="22"/>
                <w:u w:val="single"/>
              </w:rPr>
              <w:t>addId</w:t>
            </w:r>
          </w:p>
        </w:tc>
        <w:tc>
          <w:tcPr>
            <w:tcW w:w="4163" w:type="dxa"/>
          </w:tcPr>
          <w:p w14:paraId="4F8ABE62" w14:textId="77777777" w:rsidR="001F618B" w:rsidRPr="00076C89" w:rsidRDefault="001F618B" w:rsidP="001F618B">
            <w:pPr>
              <w:rPr>
                <w:rStyle w:val="CommentReference"/>
                <w:i/>
              </w:rPr>
            </w:pPr>
            <w:r w:rsidRPr="00B41B81">
              <w:rPr>
                <w:rStyle w:val="CommentReference"/>
                <w:rFonts w:hint="eastAsia"/>
              </w:rPr>
              <w:t>idlist</w:t>
            </w:r>
            <w:r w:rsidRPr="00B41B81">
              <w:rPr>
                <w:rStyle w:val="CommentReference"/>
                <w:rFonts w:hint="eastAsia"/>
              </w:rPr>
              <w:t>添加</w:t>
            </w:r>
            <w:r w:rsidRPr="00B41B81">
              <w:rPr>
                <w:rStyle w:val="CommentReference"/>
                <w:rFonts w:hint="eastAsia"/>
              </w:rPr>
              <w:t xml:space="preserve">add  </w:t>
            </w:r>
            <w:r w:rsidRPr="00B41B81">
              <w:rPr>
                <w:rStyle w:val="CommentReference"/>
                <w:rFonts w:hint="eastAsia"/>
              </w:rPr>
              <w:t>添加成功同时会标记操作结果为成功</w:t>
            </w:r>
          </w:p>
        </w:tc>
      </w:tr>
      <w:tr w:rsidR="001F618B" w:rsidRPr="00076C89" w14:paraId="0446B456" w14:textId="77777777" w:rsidTr="001F618B">
        <w:tc>
          <w:tcPr>
            <w:tcW w:w="691" w:type="dxa"/>
          </w:tcPr>
          <w:p w14:paraId="2EE33123" w14:textId="77777777" w:rsidR="001F618B" w:rsidRPr="00076C89" w:rsidRDefault="001F618B" w:rsidP="001F618B">
            <w:pPr>
              <w:rPr>
                <w:rStyle w:val="CommentReference"/>
                <w:i/>
              </w:rPr>
            </w:pPr>
            <w:r>
              <w:rPr>
                <w:rStyle w:val="CommentReference"/>
                <w:rFonts w:hint="eastAsia"/>
              </w:rPr>
              <w:t>2</w:t>
            </w:r>
          </w:p>
        </w:tc>
        <w:tc>
          <w:tcPr>
            <w:tcW w:w="3966" w:type="dxa"/>
          </w:tcPr>
          <w:p w14:paraId="5CE0DF69"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addIds</w:t>
            </w:r>
          </w:p>
        </w:tc>
        <w:tc>
          <w:tcPr>
            <w:tcW w:w="4163" w:type="dxa"/>
          </w:tcPr>
          <w:p w14:paraId="39E794DD" w14:textId="77777777" w:rsidR="001F618B" w:rsidRPr="00B41B81" w:rsidRDefault="001F618B" w:rsidP="001F618B">
            <w:pPr>
              <w:rPr>
                <w:rStyle w:val="CommentReference"/>
                <w:i/>
              </w:rPr>
            </w:pPr>
            <w:r w:rsidRPr="00B41B81">
              <w:rPr>
                <w:rStyle w:val="CommentReference"/>
                <w:rFonts w:hint="eastAsia"/>
              </w:rPr>
              <w:t>idlist</w:t>
            </w:r>
            <w:r w:rsidRPr="00B41B81">
              <w:rPr>
                <w:rStyle w:val="CommentReference"/>
                <w:rFonts w:hint="eastAsia"/>
              </w:rPr>
              <w:t>添加多个</w:t>
            </w:r>
            <w:r w:rsidRPr="00B41B81">
              <w:rPr>
                <w:rStyle w:val="CommentReference"/>
                <w:rFonts w:hint="eastAsia"/>
              </w:rPr>
              <w:t xml:space="preserve">id </w:t>
            </w:r>
            <w:r w:rsidRPr="00B41B81">
              <w:rPr>
                <w:rStyle w:val="CommentReference"/>
                <w:rFonts w:hint="eastAsia"/>
              </w:rPr>
              <w:t>一次最多</w:t>
            </w:r>
            <w:r w:rsidRPr="00B41B81">
              <w:rPr>
                <w:rStyle w:val="CommentReference"/>
                <w:rFonts w:hint="eastAsia"/>
              </w:rPr>
              <w:t>200</w:t>
            </w:r>
            <w:r w:rsidRPr="00B41B81">
              <w:rPr>
                <w:rStyle w:val="CommentReference"/>
                <w:rFonts w:hint="eastAsia"/>
              </w:rPr>
              <w:t>个记录</w:t>
            </w:r>
          </w:p>
        </w:tc>
      </w:tr>
      <w:tr w:rsidR="001F618B" w:rsidRPr="00076C89" w14:paraId="766D4672" w14:textId="77777777" w:rsidTr="001F618B">
        <w:tc>
          <w:tcPr>
            <w:tcW w:w="691" w:type="dxa"/>
          </w:tcPr>
          <w:p w14:paraId="2780F6C0" w14:textId="77777777" w:rsidR="001F618B" w:rsidRPr="00076C89" w:rsidRDefault="001F618B" w:rsidP="001F618B">
            <w:pPr>
              <w:rPr>
                <w:rStyle w:val="CommentReference"/>
                <w:i/>
              </w:rPr>
            </w:pPr>
            <w:r>
              <w:rPr>
                <w:rStyle w:val="CommentReference"/>
                <w:rFonts w:hint="eastAsia"/>
              </w:rPr>
              <w:t>3</w:t>
            </w:r>
          </w:p>
        </w:tc>
        <w:tc>
          <w:tcPr>
            <w:tcW w:w="3966" w:type="dxa"/>
          </w:tcPr>
          <w:p w14:paraId="1986DD5F"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delId</w:t>
            </w:r>
          </w:p>
        </w:tc>
        <w:tc>
          <w:tcPr>
            <w:tcW w:w="4163" w:type="dxa"/>
          </w:tcPr>
          <w:p w14:paraId="65E75323" w14:textId="77777777" w:rsidR="001F618B" w:rsidRPr="00B41B81" w:rsidRDefault="001F618B" w:rsidP="001F618B">
            <w:pPr>
              <w:rPr>
                <w:rStyle w:val="CommentReference"/>
                <w:i/>
              </w:rPr>
            </w:pPr>
            <w:r w:rsidRPr="00B41B81">
              <w:rPr>
                <w:rStyle w:val="CommentReference"/>
                <w:rFonts w:hint="eastAsia"/>
              </w:rPr>
              <w:t>删除</w:t>
            </w:r>
            <w:r w:rsidRPr="00B41B81">
              <w:rPr>
                <w:rStyle w:val="CommentReference"/>
                <w:rFonts w:hint="eastAsia"/>
              </w:rPr>
              <w:t xml:space="preserve">idlist </w:t>
            </w:r>
            <w:r w:rsidRPr="00B41B81">
              <w:rPr>
                <w:rStyle w:val="CommentReference"/>
                <w:rFonts w:hint="eastAsia"/>
              </w:rPr>
              <w:t>一条</w:t>
            </w:r>
            <w:r w:rsidRPr="00B41B81">
              <w:rPr>
                <w:rStyle w:val="CommentReference"/>
                <w:rFonts w:hint="eastAsia"/>
              </w:rPr>
              <w:t>id</w:t>
            </w:r>
          </w:p>
        </w:tc>
      </w:tr>
      <w:tr w:rsidR="001F618B" w:rsidRPr="00076C89" w14:paraId="0B318D5C" w14:textId="77777777" w:rsidTr="001F618B">
        <w:tc>
          <w:tcPr>
            <w:tcW w:w="691" w:type="dxa"/>
          </w:tcPr>
          <w:p w14:paraId="5934705C" w14:textId="77777777" w:rsidR="001F618B" w:rsidRPr="00076C89" w:rsidRDefault="001F618B" w:rsidP="001F618B">
            <w:pPr>
              <w:rPr>
                <w:rStyle w:val="CommentReference"/>
                <w:i/>
              </w:rPr>
            </w:pPr>
            <w:r>
              <w:rPr>
                <w:rStyle w:val="CommentReference"/>
                <w:rFonts w:hint="eastAsia"/>
              </w:rPr>
              <w:t>4</w:t>
            </w:r>
          </w:p>
        </w:tc>
        <w:tc>
          <w:tcPr>
            <w:tcW w:w="3966" w:type="dxa"/>
          </w:tcPr>
          <w:p w14:paraId="4BC75775" w14:textId="77777777" w:rsidR="001F618B" w:rsidRPr="00B41B81" w:rsidRDefault="001F618B" w:rsidP="001F618B">
            <w:pPr>
              <w:rPr>
                <w:rFonts w:ascii="Consolas" w:hAnsi="Consolas" w:cs="Consolas"/>
                <w:color w:val="000000"/>
                <w:kern w:val="0"/>
                <w:sz w:val="22"/>
                <w:szCs w:val="22"/>
                <w:u w:val="single"/>
              </w:rPr>
            </w:pPr>
            <w:r>
              <w:rPr>
                <w:rFonts w:ascii="Consolas" w:hAnsi="Consolas" w:cs="Consolas" w:hint="eastAsia"/>
                <w:color w:val="000000"/>
                <w:kern w:val="0"/>
                <w:sz w:val="22"/>
                <w:szCs w:val="22"/>
                <w:u w:val="single"/>
              </w:rPr>
              <w:t>d</w:t>
            </w:r>
            <w:r w:rsidRPr="00B41B81">
              <w:rPr>
                <w:rFonts w:ascii="Consolas" w:hAnsi="Consolas" w:cs="Consolas"/>
                <w:color w:val="000000"/>
                <w:kern w:val="0"/>
                <w:sz w:val="22"/>
                <w:szCs w:val="22"/>
                <w:u w:val="single"/>
              </w:rPr>
              <w:t>elkey</w:t>
            </w:r>
          </w:p>
        </w:tc>
        <w:tc>
          <w:tcPr>
            <w:tcW w:w="4163" w:type="dxa"/>
          </w:tcPr>
          <w:p w14:paraId="3972FBC5" w14:textId="77777777" w:rsidR="001F618B" w:rsidRPr="00B41B81" w:rsidRDefault="001F618B" w:rsidP="001F618B">
            <w:pPr>
              <w:rPr>
                <w:rStyle w:val="CommentReference"/>
                <w:i/>
              </w:rPr>
            </w:pPr>
            <w:r w:rsidRPr="00B41B81">
              <w:rPr>
                <w:rStyle w:val="CommentReference"/>
                <w:rFonts w:hint="eastAsia"/>
              </w:rPr>
              <w:t>删除</w:t>
            </w:r>
            <w:r w:rsidRPr="00B41B81">
              <w:rPr>
                <w:rStyle w:val="CommentReference"/>
                <w:rFonts w:hint="eastAsia"/>
              </w:rPr>
              <w:t>key</w:t>
            </w:r>
          </w:p>
        </w:tc>
      </w:tr>
      <w:tr w:rsidR="001F618B" w:rsidRPr="00076C89" w14:paraId="1849A297" w14:textId="77777777" w:rsidTr="001F618B">
        <w:tc>
          <w:tcPr>
            <w:tcW w:w="691" w:type="dxa"/>
          </w:tcPr>
          <w:p w14:paraId="0708BF44" w14:textId="77777777" w:rsidR="001F618B" w:rsidRPr="00076C89" w:rsidRDefault="001F618B" w:rsidP="001F618B">
            <w:pPr>
              <w:rPr>
                <w:rStyle w:val="CommentReference"/>
                <w:i/>
              </w:rPr>
            </w:pPr>
            <w:r>
              <w:rPr>
                <w:rStyle w:val="CommentReference"/>
                <w:rFonts w:hint="eastAsia"/>
              </w:rPr>
              <w:t>5</w:t>
            </w:r>
          </w:p>
        </w:tc>
        <w:tc>
          <w:tcPr>
            <w:tcW w:w="3966" w:type="dxa"/>
          </w:tcPr>
          <w:p w14:paraId="759E5A0F"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delIds</w:t>
            </w:r>
          </w:p>
        </w:tc>
        <w:tc>
          <w:tcPr>
            <w:tcW w:w="4163" w:type="dxa"/>
          </w:tcPr>
          <w:p w14:paraId="56F1E0CB" w14:textId="77777777" w:rsidR="001F618B" w:rsidRPr="00B41B81" w:rsidRDefault="001F618B" w:rsidP="001F618B">
            <w:pPr>
              <w:rPr>
                <w:rStyle w:val="CommentReference"/>
                <w:i/>
              </w:rPr>
            </w:pPr>
            <w:r w:rsidRPr="00B41B81">
              <w:rPr>
                <w:rStyle w:val="CommentReference"/>
                <w:rFonts w:hint="eastAsia"/>
              </w:rPr>
              <w:t>删除</w:t>
            </w:r>
            <w:r w:rsidRPr="00B41B81">
              <w:rPr>
                <w:rStyle w:val="CommentReference"/>
                <w:rFonts w:hint="eastAsia"/>
              </w:rPr>
              <w:t xml:space="preserve">idlist </w:t>
            </w:r>
            <w:r w:rsidRPr="00B41B81">
              <w:rPr>
                <w:rStyle w:val="CommentReference"/>
                <w:rFonts w:hint="eastAsia"/>
              </w:rPr>
              <w:t>多个</w:t>
            </w:r>
            <w:r w:rsidRPr="00B41B81">
              <w:rPr>
                <w:rStyle w:val="CommentReference"/>
                <w:rFonts w:hint="eastAsia"/>
              </w:rPr>
              <w:t>id</w:t>
            </w:r>
          </w:p>
        </w:tc>
      </w:tr>
      <w:tr w:rsidR="001F618B" w:rsidRPr="00076C89" w14:paraId="1AB23167" w14:textId="77777777" w:rsidTr="001F618B">
        <w:tc>
          <w:tcPr>
            <w:tcW w:w="691" w:type="dxa"/>
          </w:tcPr>
          <w:p w14:paraId="5BEF4256" w14:textId="77777777" w:rsidR="001F618B" w:rsidRDefault="001F618B" w:rsidP="001F618B">
            <w:pPr>
              <w:rPr>
                <w:rStyle w:val="CommentReference"/>
                <w:i/>
              </w:rPr>
            </w:pPr>
            <w:r>
              <w:rPr>
                <w:rStyle w:val="CommentReference"/>
                <w:rFonts w:hint="eastAsia"/>
              </w:rPr>
              <w:t>6</w:t>
            </w:r>
          </w:p>
        </w:tc>
        <w:tc>
          <w:tcPr>
            <w:tcW w:w="3966" w:type="dxa"/>
          </w:tcPr>
          <w:p w14:paraId="04D0C206"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batchDelIds</w:t>
            </w:r>
          </w:p>
        </w:tc>
        <w:tc>
          <w:tcPr>
            <w:tcW w:w="4163" w:type="dxa"/>
          </w:tcPr>
          <w:p w14:paraId="57B01F6B" w14:textId="77777777" w:rsidR="001F618B" w:rsidRPr="00B41B81" w:rsidRDefault="001F618B" w:rsidP="001F618B">
            <w:pPr>
              <w:rPr>
                <w:rStyle w:val="CommentReference"/>
                <w:i/>
              </w:rPr>
            </w:pPr>
            <w:r w:rsidRPr="00B41B81">
              <w:rPr>
                <w:rStyle w:val="CommentReference"/>
                <w:rFonts w:hint="eastAsia"/>
              </w:rPr>
              <w:t>删除</w:t>
            </w:r>
            <w:r w:rsidRPr="00B41B81">
              <w:rPr>
                <w:rStyle w:val="CommentReference"/>
                <w:rFonts w:hint="eastAsia"/>
              </w:rPr>
              <w:t xml:space="preserve">idlist </w:t>
            </w:r>
            <w:r w:rsidRPr="00B41B81">
              <w:rPr>
                <w:rStyle w:val="CommentReference"/>
                <w:rFonts w:hint="eastAsia"/>
              </w:rPr>
              <w:t>多个</w:t>
            </w:r>
            <w:r w:rsidRPr="00B41B81">
              <w:rPr>
                <w:rStyle w:val="CommentReference"/>
                <w:rFonts w:hint="eastAsia"/>
              </w:rPr>
              <w:t>id</w:t>
            </w:r>
          </w:p>
        </w:tc>
      </w:tr>
      <w:tr w:rsidR="001F618B" w:rsidRPr="00076C89" w14:paraId="44B48FD9" w14:textId="77777777" w:rsidTr="001F618B">
        <w:tc>
          <w:tcPr>
            <w:tcW w:w="691" w:type="dxa"/>
          </w:tcPr>
          <w:p w14:paraId="411DF49D" w14:textId="77777777" w:rsidR="001F618B" w:rsidRDefault="001F618B" w:rsidP="001F618B">
            <w:pPr>
              <w:rPr>
                <w:rStyle w:val="CommentReference"/>
                <w:i/>
              </w:rPr>
            </w:pPr>
            <w:r>
              <w:rPr>
                <w:rStyle w:val="CommentReference"/>
                <w:rFonts w:hint="eastAsia"/>
              </w:rPr>
              <w:t>7</w:t>
            </w:r>
          </w:p>
        </w:tc>
        <w:tc>
          <w:tcPr>
            <w:tcW w:w="3966" w:type="dxa"/>
          </w:tcPr>
          <w:p w14:paraId="353E0DB7"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batchDelIds</w:t>
            </w:r>
          </w:p>
        </w:tc>
        <w:tc>
          <w:tcPr>
            <w:tcW w:w="4163" w:type="dxa"/>
          </w:tcPr>
          <w:p w14:paraId="28A107CA" w14:textId="77777777" w:rsidR="001F618B" w:rsidRPr="00B41B81" w:rsidRDefault="001F618B" w:rsidP="001F618B">
            <w:pPr>
              <w:rPr>
                <w:rStyle w:val="CommentReference"/>
                <w:i/>
              </w:rPr>
            </w:pPr>
            <w:r w:rsidRPr="00B41B81">
              <w:rPr>
                <w:rStyle w:val="CommentReference"/>
                <w:rFonts w:hint="eastAsia"/>
              </w:rPr>
              <w:t>批量删除</w:t>
            </w:r>
            <w:r w:rsidRPr="00B41B81">
              <w:rPr>
                <w:rStyle w:val="CommentReference"/>
                <w:rFonts w:hint="eastAsia"/>
              </w:rPr>
              <w:t xml:space="preserve">idlist </w:t>
            </w:r>
            <w:r w:rsidRPr="00B41B81">
              <w:rPr>
                <w:rStyle w:val="CommentReference"/>
                <w:rFonts w:hint="eastAsia"/>
              </w:rPr>
              <w:t>多个</w:t>
            </w:r>
            <w:r w:rsidRPr="00B41B81">
              <w:rPr>
                <w:rStyle w:val="CommentReference"/>
                <w:rFonts w:hint="eastAsia"/>
              </w:rPr>
              <w:t>id</w:t>
            </w:r>
          </w:p>
        </w:tc>
      </w:tr>
      <w:tr w:rsidR="001F618B" w:rsidRPr="00076C89" w14:paraId="06C8145A" w14:textId="77777777" w:rsidTr="001F618B">
        <w:tc>
          <w:tcPr>
            <w:tcW w:w="691" w:type="dxa"/>
          </w:tcPr>
          <w:p w14:paraId="5DFF4BE6" w14:textId="77777777" w:rsidR="001F618B" w:rsidRDefault="001F618B" w:rsidP="001F618B">
            <w:pPr>
              <w:rPr>
                <w:rStyle w:val="CommentReference"/>
                <w:i/>
              </w:rPr>
            </w:pPr>
            <w:r>
              <w:rPr>
                <w:rStyle w:val="CommentReference"/>
                <w:rFonts w:hint="eastAsia"/>
              </w:rPr>
              <w:t>8</w:t>
            </w:r>
          </w:p>
        </w:tc>
        <w:tc>
          <w:tcPr>
            <w:tcW w:w="3966" w:type="dxa"/>
          </w:tcPr>
          <w:p w14:paraId="260FAF1E"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w:t>
            </w:r>
          </w:p>
        </w:tc>
        <w:tc>
          <w:tcPr>
            <w:tcW w:w="4163" w:type="dxa"/>
          </w:tcPr>
          <w:p w14:paraId="42BDCF57" w14:textId="77777777" w:rsidR="001F618B" w:rsidRPr="00B41B81" w:rsidRDefault="001F618B" w:rsidP="001F618B">
            <w:pPr>
              <w:rPr>
                <w:rStyle w:val="CommentReference"/>
                <w:i/>
              </w:rPr>
            </w:pPr>
            <w:r w:rsidRPr="00B41B81">
              <w:rPr>
                <w:rStyle w:val="CommentReference"/>
                <w:rFonts w:hint="eastAsia"/>
              </w:rPr>
              <w:t>获取一个</w:t>
            </w:r>
            <w:r w:rsidRPr="00B41B81">
              <w:rPr>
                <w:rStyle w:val="CommentReference"/>
                <w:rFonts w:hint="eastAsia"/>
              </w:rPr>
              <w:t>key</w:t>
            </w:r>
            <w:r w:rsidRPr="00B41B81">
              <w:rPr>
                <w:rStyle w:val="CommentReference"/>
                <w:rFonts w:hint="eastAsia"/>
              </w:rPr>
              <w:t>对应的</w:t>
            </w:r>
            <w:r w:rsidRPr="00B41B81">
              <w:rPr>
                <w:rStyle w:val="CommentReference"/>
                <w:rFonts w:hint="eastAsia"/>
              </w:rPr>
              <w:t>idlist -1</w:t>
            </w:r>
            <w:r w:rsidRPr="00B41B81">
              <w:rPr>
                <w:rStyle w:val="CommentReference"/>
                <w:rFonts w:hint="eastAsia"/>
              </w:rPr>
              <w:t>全部</w:t>
            </w:r>
          </w:p>
        </w:tc>
      </w:tr>
      <w:tr w:rsidR="001F618B" w:rsidRPr="00076C89" w14:paraId="285EF170" w14:textId="77777777" w:rsidTr="001F618B">
        <w:tc>
          <w:tcPr>
            <w:tcW w:w="691" w:type="dxa"/>
          </w:tcPr>
          <w:p w14:paraId="44C168B5" w14:textId="77777777" w:rsidR="001F618B" w:rsidRDefault="001F618B" w:rsidP="001F618B">
            <w:pPr>
              <w:rPr>
                <w:rStyle w:val="CommentReference"/>
                <w:i/>
              </w:rPr>
            </w:pPr>
            <w:r>
              <w:rPr>
                <w:rStyle w:val="CommentReference"/>
                <w:rFonts w:hint="eastAsia"/>
              </w:rPr>
              <w:t>9</w:t>
            </w:r>
          </w:p>
        </w:tc>
        <w:tc>
          <w:tcPr>
            <w:tcW w:w="3966" w:type="dxa"/>
          </w:tcPr>
          <w:p w14:paraId="4ADAC171"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getIdListByScore</w:t>
            </w:r>
          </w:p>
        </w:tc>
        <w:tc>
          <w:tcPr>
            <w:tcW w:w="4163" w:type="dxa"/>
          </w:tcPr>
          <w:p w14:paraId="453BF626" w14:textId="77777777" w:rsidR="001F618B" w:rsidRPr="00B41B81" w:rsidRDefault="001F618B" w:rsidP="001F618B">
            <w:pPr>
              <w:rPr>
                <w:rStyle w:val="CommentReference"/>
                <w:i/>
              </w:rPr>
            </w:pPr>
            <w:r w:rsidRPr="00B41B81">
              <w:rPr>
                <w:rStyle w:val="CommentReference"/>
                <w:rFonts w:hint="eastAsia"/>
              </w:rPr>
              <w:t>获取一个</w:t>
            </w:r>
            <w:r w:rsidRPr="00B41B81">
              <w:rPr>
                <w:rStyle w:val="CommentReference"/>
                <w:rFonts w:hint="eastAsia"/>
              </w:rPr>
              <w:t>key</w:t>
            </w:r>
            <w:r w:rsidRPr="00B41B81">
              <w:rPr>
                <w:rStyle w:val="CommentReference"/>
                <w:rFonts w:hint="eastAsia"/>
              </w:rPr>
              <w:t>在</w:t>
            </w:r>
            <w:r w:rsidRPr="00B41B81">
              <w:rPr>
                <w:rStyle w:val="CommentReference"/>
                <w:rFonts w:hint="eastAsia"/>
              </w:rPr>
              <w:t>score</w:t>
            </w:r>
            <w:r w:rsidRPr="00B41B81">
              <w:rPr>
                <w:rStyle w:val="CommentReference"/>
                <w:rFonts w:hint="eastAsia"/>
              </w:rPr>
              <w:t>时间之间的</w:t>
            </w:r>
            <w:r w:rsidRPr="00B41B81">
              <w:rPr>
                <w:rStyle w:val="CommentReference"/>
                <w:rFonts w:hint="eastAsia"/>
              </w:rPr>
              <w:t xml:space="preserve">idlist  </w:t>
            </w:r>
            <w:r w:rsidRPr="00B41B81">
              <w:rPr>
                <w:rStyle w:val="CommentReference"/>
                <w:rFonts w:hint="eastAsia"/>
              </w:rPr>
              <w:t>从</w:t>
            </w:r>
            <w:r w:rsidRPr="00B41B81">
              <w:rPr>
                <w:rStyle w:val="CommentReference"/>
                <w:rFonts w:hint="eastAsia"/>
              </w:rPr>
              <w:lastRenderedPageBreak/>
              <w:t>小到大</w:t>
            </w:r>
          </w:p>
        </w:tc>
      </w:tr>
      <w:tr w:rsidR="001F618B" w:rsidRPr="00076C89" w14:paraId="7649EFC7" w14:textId="77777777" w:rsidTr="001F618B">
        <w:tc>
          <w:tcPr>
            <w:tcW w:w="691" w:type="dxa"/>
          </w:tcPr>
          <w:p w14:paraId="5D612329" w14:textId="77777777" w:rsidR="001F618B" w:rsidRDefault="001F618B" w:rsidP="001F618B">
            <w:pPr>
              <w:rPr>
                <w:rStyle w:val="CommentReference"/>
                <w:i/>
              </w:rPr>
            </w:pPr>
            <w:r>
              <w:rPr>
                <w:rStyle w:val="CommentReference"/>
                <w:rFonts w:hint="eastAsia"/>
              </w:rPr>
              <w:lastRenderedPageBreak/>
              <w:t>10</w:t>
            </w:r>
          </w:p>
        </w:tc>
        <w:tc>
          <w:tcPr>
            <w:tcW w:w="3966" w:type="dxa"/>
          </w:tcPr>
          <w:p w14:paraId="728ED50D"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getIdListByScoreDesc</w:t>
            </w:r>
          </w:p>
        </w:tc>
        <w:tc>
          <w:tcPr>
            <w:tcW w:w="4163" w:type="dxa"/>
          </w:tcPr>
          <w:p w14:paraId="6C9048E8" w14:textId="77777777" w:rsidR="001F618B" w:rsidRPr="00B41B81" w:rsidRDefault="001F618B" w:rsidP="001F618B">
            <w:pPr>
              <w:rPr>
                <w:rStyle w:val="CommentReference"/>
                <w:i/>
              </w:rPr>
            </w:pPr>
            <w:r w:rsidRPr="00B41B81">
              <w:rPr>
                <w:rStyle w:val="CommentReference"/>
                <w:rFonts w:hint="eastAsia"/>
              </w:rPr>
              <w:t>获取一个</w:t>
            </w:r>
            <w:r w:rsidRPr="00B41B81">
              <w:rPr>
                <w:rStyle w:val="CommentReference"/>
                <w:rFonts w:hint="eastAsia"/>
              </w:rPr>
              <w:t>key</w:t>
            </w:r>
            <w:r w:rsidRPr="00B41B81">
              <w:rPr>
                <w:rStyle w:val="CommentReference"/>
                <w:rFonts w:hint="eastAsia"/>
              </w:rPr>
              <w:t>在</w:t>
            </w:r>
            <w:r w:rsidRPr="00B41B81">
              <w:rPr>
                <w:rStyle w:val="CommentReference"/>
                <w:rFonts w:hint="eastAsia"/>
              </w:rPr>
              <w:t>score</w:t>
            </w:r>
            <w:r w:rsidRPr="00B41B81">
              <w:rPr>
                <w:rStyle w:val="CommentReference"/>
                <w:rFonts w:hint="eastAsia"/>
              </w:rPr>
              <w:t>时间之间的</w:t>
            </w:r>
            <w:r w:rsidRPr="00B41B81">
              <w:rPr>
                <w:rStyle w:val="CommentReference"/>
                <w:rFonts w:hint="eastAsia"/>
              </w:rPr>
              <w:t xml:space="preserve">idlist  </w:t>
            </w:r>
            <w:r w:rsidRPr="00B41B81">
              <w:rPr>
                <w:rStyle w:val="CommentReference"/>
                <w:rFonts w:hint="eastAsia"/>
              </w:rPr>
              <w:t>从大到小</w:t>
            </w:r>
          </w:p>
        </w:tc>
      </w:tr>
      <w:tr w:rsidR="001F618B" w:rsidRPr="00076C89" w14:paraId="738C0242" w14:textId="77777777" w:rsidTr="001F618B">
        <w:tc>
          <w:tcPr>
            <w:tcW w:w="691" w:type="dxa"/>
          </w:tcPr>
          <w:p w14:paraId="0D809D1B" w14:textId="77777777" w:rsidR="001F618B" w:rsidRDefault="001F618B" w:rsidP="001F618B">
            <w:pPr>
              <w:rPr>
                <w:rStyle w:val="CommentReference"/>
                <w:i/>
              </w:rPr>
            </w:pPr>
            <w:r>
              <w:rPr>
                <w:rStyle w:val="CommentReference"/>
                <w:rFonts w:hint="eastAsia"/>
              </w:rPr>
              <w:t>11</w:t>
            </w:r>
          </w:p>
        </w:tc>
        <w:tc>
          <w:tcPr>
            <w:tcW w:w="3966" w:type="dxa"/>
          </w:tcPr>
          <w:p w14:paraId="1A17D95F"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batchGetIdListByScoreDesc</w:t>
            </w:r>
          </w:p>
        </w:tc>
        <w:tc>
          <w:tcPr>
            <w:tcW w:w="4163" w:type="dxa"/>
          </w:tcPr>
          <w:p w14:paraId="1FFACCB5" w14:textId="77777777" w:rsidR="001F618B" w:rsidRPr="00B41B81" w:rsidRDefault="001F618B" w:rsidP="001F618B">
            <w:pPr>
              <w:rPr>
                <w:rStyle w:val="CommentReference"/>
                <w:i/>
              </w:rPr>
            </w:pPr>
            <w:r w:rsidRPr="00B41B81">
              <w:rPr>
                <w:rStyle w:val="CommentReference"/>
                <w:rFonts w:hint="eastAsia"/>
              </w:rPr>
              <w:t>批量获取一个</w:t>
            </w:r>
            <w:r w:rsidRPr="00B41B81">
              <w:rPr>
                <w:rStyle w:val="CommentReference"/>
                <w:rFonts w:hint="eastAsia"/>
              </w:rPr>
              <w:t>key</w:t>
            </w:r>
            <w:r w:rsidRPr="00B41B81">
              <w:rPr>
                <w:rStyle w:val="CommentReference"/>
                <w:rFonts w:hint="eastAsia"/>
              </w:rPr>
              <w:t>在</w:t>
            </w:r>
            <w:r w:rsidRPr="00B41B81">
              <w:rPr>
                <w:rStyle w:val="CommentReference"/>
                <w:rFonts w:hint="eastAsia"/>
              </w:rPr>
              <w:t>score</w:t>
            </w:r>
            <w:r w:rsidRPr="00B41B81">
              <w:rPr>
                <w:rStyle w:val="CommentReference"/>
                <w:rFonts w:hint="eastAsia"/>
              </w:rPr>
              <w:t>时间之间的</w:t>
            </w:r>
            <w:r w:rsidRPr="00B41B81">
              <w:rPr>
                <w:rStyle w:val="CommentReference"/>
                <w:rFonts w:hint="eastAsia"/>
              </w:rPr>
              <w:t xml:space="preserve">idlist  </w:t>
            </w:r>
            <w:r w:rsidRPr="00B41B81">
              <w:rPr>
                <w:rStyle w:val="CommentReference"/>
                <w:rFonts w:hint="eastAsia"/>
              </w:rPr>
              <w:t>从大到小</w:t>
            </w:r>
          </w:p>
        </w:tc>
      </w:tr>
      <w:tr w:rsidR="001F618B" w:rsidRPr="00076C89" w14:paraId="63490ABD" w14:textId="77777777" w:rsidTr="001F618B">
        <w:tc>
          <w:tcPr>
            <w:tcW w:w="691" w:type="dxa"/>
          </w:tcPr>
          <w:p w14:paraId="5D3F9B41" w14:textId="77777777" w:rsidR="001F618B" w:rsidRDefault="001F618B" w:rsidP="001F618B">
            <w:pPr>
              <w:rPr>
                <w:rStyle w:val="CommentReference"/>
                <w:i/>
              </w:rPr>
            </w:pPr>
            <w:r>
              <w:rPr>
                <w:rStyle w:val="CommentReference"/>
                <w:rFonts w:hint="eastAsia"/>
              </w:rPr>
              <w:t>12</w:t>
            </w:r>
          </w:p>
        </w:tc>
        <w:tc>
          <w:tcPr>
            <w:tcW w:w="3966" w:type="dxa"/>
          </w:tcPr>
          <w:p w14:paraId="6C34016D"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getIdListWithScoreByScoreDesc</w:t>
            </w:r>
          </w:p>
        </w:tc>
        <w:tc>
          <w:tcPr>
            <w:tcW w:w="4163" w:type="dxa"/>
          </w:tcPr>
          <w:p w14:paraId="22279342" w14:textId="77777777" w:rsidR="001F618B" w:rsidRPr="00B41B81" w:rsidRDefault="001F618B" w:rsidP="001F618B">
            <w:pPr>
              <w:rPr>
                <w:rStyle w:val="CommentReference"/>
                <w:i/>
              </w:rPr>
            </w:pPr>
            <w:r w:rsidRPr="00B41B81">
              <w:rPr>
                <w:rStyle w:val="CommentReference"/>
                <w:rFonts w:hint="eastAsia"/>
              </w:rPr>
              <w:t>获取一个</w:t>
            </w:r>
            <w:r w:rsidRPr="00B41B81">
              <w:rPr>
                <w:rStyle w:val="CommentReference"/>
                <w:rFonts w:hint="eastAsia"/>
              </w:rPr>
              <w:t>key</w:t>
            </w:r>
            <w:r w:rsidRPr="00B41B81">
              <w:rPr>
                <w:rStyle w:val="CommentReference"/>
                <w:rFonts w:hint="eastAsia"/>
              </w:rPr>
              <w:t>在</w:t>
            </w:r>
            <w:r w:rsidRPr="00B41B81">
              <w:rPr>
                <w:rStyle w:val="CommentReference"/>
                <w:rFonts w:hint="eastAsia"/>
              </w:rPr>
              <w:t>score</w:t>
            </w:r>
            <w:r w:rsidRPr="00B41B81">
              <w:rPr>
                <w:rStyle w:val="CommentReference"/>
                <w:rFonts w:hint="eastAsia"/>
              </w:rPr>
              <w:t>时间之间的</w:t>
            </w:r>
            <w:r w:rsidRPr="00B41B81">
              <w:rPr>
                <w:rStyle w:val="CommentReference"/>
                <w:rFonts w:hint="eastAsia"/>
              </w:rPr>
              <w:t xml:space="preserve">idlist with score  </w:t>
            </w:r>
            <w:r w:rsidRPr="00B41B81">
              <w:rPr>
                <w:rStyle w:val="CommentReference"/>
                <w:rFonts w:hint="eastAsia"/>
              </w:rPr>
              <w:t>从大到小</w:t>
            </w:r>
          </w:p>
        </w:tc>
      </w:tr>
      <w:tr w:rsidR="001F618B" w:rsidRPr="00076C89" w14:paraId="34D6AFEB" w14:textId="77777777" w:rsidTr="001F618B">
        <w:tc>
          <w:tcPr>
            <w:tcW w:w="691" w:type="dxa"/>
          </w:tcPr>
          <w:p w14:paraId="042DE49B" w14:textId="77777777" w:rsidR="001F618B" w:rsidRDefault="001F618B" w:rsidP="001F618B">
            <w:pPr>
              <w:rPr>
                <w:rStyle w:val="CommentReference"/>
                <w:i/>
              </w:rPr>
            </w:pPr>
            <w:r>
              <w:rPr>
                <w:rStyle w:val="CommentReference"/>
                <w:rFonts w:hint="eastAsia"/>
              </w:rPr>
              <w:t>13</w:t>
            </w:r>
          </w:p>
        </w:tc>
        <w:tc>
          <w:tcPr>
            <w:tcW w:w="3966" w:type="dxa"/>
          </w:tcPr>
          <w:p w14:paraId="6FA7D005"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getIdListCount</w:t>
            </w:r>
          </w:p>
        </w:tc>
        <w:tc>
          <w:tcPr>
            <w:tcW w:w="4163" w:type="dxa"/>
          </w:tcPr>
          <w:p w14:paraId="13E4351F" w14:textId="77777777" w:rsidR="001F618B" w:rsidRPr="00B41B81" w:rsidRDefault="001F618B" w:rsidP="001F618B">
            <w:pPr>
              <w:rPr>
                <w:rStyle w:val="CommentReference"/>
                <w:i/>
              </w:rPr>
            </w:pPr>
            <w:r w:rsidRPr="00B41B81">
              <w:rPr>
                <w:rStyle w:val="CommentReference"/>
                <w:rFonts w:hint="eastAsia"/>
              </w:rPr>
              <w:t>获取某个</w:t>
            </w:r>
            <w:r w:rsidRPr="00B41B81">
              <w:rPr>
                <w:rStyle w:val="CommentReference"/>
                <w:rFonts w:hint="eastAsia"/>
              </w:rPr>
              <w:t>key</w:t>
            </w:r>
            <w:r w:rsidRPr="00B41B81">
              <w:rPr>
                <w:rStyle w:val="CommentReference"/>
                <w:rFonts w:hint="eastAsia"/>
              </w:rPr>
              <w:t>的总</w:t>
            </w:r>
            <w:r w:rsidRPr="00B41B81">
              <w:rPr>
                <w:rStyle w:val="CommentReference"/>
                <w:rFonts w:hint="eastAsia"/>
              </w:rPr>
              <w:t>size</w:t>
            </w:r>
          </w:p>
        </w:tc>
      </w:tr>
      <w:tr w:rsidR="001F618B" w:rsidRPr="00076C89" w14:paraId="137BE239" w14:textId="77777777" w:rsidTr="001F618B">
        <w:tc>
          <w:tcPr>
            <w:tcW w:w="691" w:type="dxa"/>
          </w:tcPr>
          <w:p w14:paraId="2B27930E" w14:textId="77777777" w:rsidR="001F618B" w:rsidRDefault="001F618B" w:rsidP="001F618B">
            <w:pPr>
              <w:rPr>
                <w:rStyle w:val="CommentReference"/>
                <w:i/>
              </w:rPr>
            </w:pPr>
            <w:r>
              <w:rPr>
                <w:rStyle w:val="CommentReference"/>
                <w:rFonts w:hint="eastAsia"/>
              </w:rPr>
              <w:t>14</w:t>
            </w:r>
          </w:p>
        </w:tc>
        <w:tc>
          <w:tcPr>
            <w:tcW w:w="3966" w:type="dxa"/>
          </w:tcPr>
          <w:p w14:paraId="28413AE8"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getFlagByKey</w:t>
            </w:r>
          </w:p>
        </w:tc>
        <w:tc>
          <w:tcPr>
            <w:tcW w:w="4163" w:type="dxa"/>
          </w:tcPr>
          <w:p w14:paraId="697DA04F" w14:textId="77777777" w:rsidR="001F618B" w:rsidRPr="00B41B81" w:rsidRDefault="001F618B" w:rsidP="001F618B">
            <w:pPr>
              <w:rPr>
                <w:rStyle w:val="CommentReference"/>
                <w:i/>
              </w:rPr>
            </w:pPr>
            <w:r w:rsidRPr="00DB7C74">
              <w:rPr>
                <w:rStyle w:val="CommentReference"/>
                <w:rFonts w:hint="eastAsia"/>
              </w:rPr>
              <w:t>获取</w:t>
            </w:r>
            <w:r w:rsidRPr="00DB7C74">
              <w:rPr>
                <w:rStyle w:val="CommentReference"/>
                <w:rFonts w:hint="eastAsia"/>
              </w:rPr>
              <w:t>key</w:t>
            </w:r>
            <w:r w:rsidRPr="00DB7C74">
              <w:rPr>
                <w:rStyle w:val="CommentReference"/>
                <w:rFonts w:hint="eastAsia"/>
              </w:rPr>
              <w:t>的健康状态</w:t>
            </w:r>
          </w:p>
        </w:tc>
      </w:tr>
      <w:tr w:rsidR="001F618B" w:rsidRPr="00076C89" w14:paraId="3BD7A072" w14:textId="77777777" w:rsidTr="001F618B">
        <w:tc>
          <w:tcPr>
            <w:tcW w:w="691" w:type="dxa"/>
          </w:tcPr>
          <w:p w14:paraId="12A27149" w14:textId="77777777" w:rsidR="001F618B" w:rsidRDefault="001F618B" w:rsidP="001F618B">
            <w:pPr>
              <w:rPr>
                <w:rStyle w:val="CommentReference"/>
                <w:i/>
              </w:rPr>
            </w:pPr>
            <w:r>
              <w:rPr>
                <w:rStyle w:val="CommentReference"/>
                <w:rFonts w:hint="eastAsia"/>
              </w:rPr>
              <w:t>15</w:t>
            </w:r>
          </w:p>
        </w:tc>
        <w:tc>
          <w:tcPr>
            <w:tcW w:w="3966" w:type="dxa"/>
          </w:tcPr>
          <w:p w14:paraId="7CE0C96B" w14:textId="77777777" w:rsidR="001F618B" w:rsidRPr="00B41B81" w:rsidRDefault="001F618B" w:rsidP="001F618B">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setFlagByKey</w:t>
            </w:r>
          </w:p>
        </w:tc>
        <w:tc>
          <w:tcPr>
            <w:tcW w:w="4163" w:type="dxa"/>
          </w:tcPr>
          <w:p w14:paraId="569C0E26" w14:textId="77777777" w:rsidR="001F618B" w:rsidRPr="00DB7C74" w:rsidRDefault="001F618B" w:rsidP="001F618B">
            <w:pPr>
              <w:rPr>
                <w:rStyle w:val="CommentReference"/>
                <w:i/>
              </w:rPr>
            </w:pPr>
            <w:r w:rsidRPr="00DB7C74">
              <w:rPr>
                <w:rStyle w:val="CommentReference"/>
                <w:rFonts w:hint="eastAsia"/>
              </w:rPr>
              <w:t>set key</w:t>
            </w:r>
            <w:r w:rsidRPr="00DB7C74">
              <w:rPr>
                <w:rStyle w:val="CommentReference"/>
                <w:rFonts w:hint="eastAsia"/>
              </w:rPr>
              <w:t>的健康状态</w:t>
            </w:r>
          </w:p>
        </w:tc>
      </w:tr>
      <w:tr w:rsidR="001F618B" w:rsidRPr="00076C89" w14:paraId="527B3380" w14:textId="77777777" w:rsidTr="001F618B">
        <w:tc>
          <w:tcPr>
            <w:tcW w:w="691" w:type="dxa"/>
          </w:tcPr>
          <w:p w14:paraId="5A330AAE" w14:textId="77777777" w:rsidR="001F618B" w:rsidRDefault="001F618B" w:rsidP="001F618B">
            <w:pPr>
              <w:rPr>
                <w:rStyle w:val="CommentReference"/>
                <w:i/>
              </w:rPr>
            </w:pPr>
            <w:r>
              <w:rPr>
                <w:rStyle w:val="CommentReference"/>
                <w:rFonts w:hint="eastAsia"/>
              </w:rPr>
              <w:t>16</w:t>
            </w:r>
          </w:p>
        </w:tc>
        <w:tc>
          <w:tcPr>
            <w:tcW w:w="3966" w:type="dxa"/>
          </w:tcPr>
          <w:p w14:paraId="732DAA2C" w14:textId="77777777" w:rsidR="001F618B" w:rsidRPr="00DB7C74" w:rsidRDefault="001F618B" w:rsidP="001F618B">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existMember</w:t>
            </w:r>
          </w:p>
        </w:tc>
        <w:tc>
          <w:tcPr>
            <w:tcW w:w="4163" w:type="dxa"/>
          </w:tcPr>
          <w:p w14:paraId="39E64894" w14:textId="77777777" w:rsidR="001F618B" w:rsidRPr="00DB7C74" w:rsidRDefault="001F618B" w:rsidP="001F618B">
            <w:pPr>
              <w:rPr>
                <w:rStyle w:val="CommentReference"/>
                <w:i/>
              </w:rPr>
            </w:pPr>
            <w:r w:rsidRPr="00DB7C74">
              <w:rPr>
                <w:rStyle w:val="CommentReference"/>
                <w:rFonts w:hint="eastAsia"/>
              </w:rPr>
              <w:t>idlist key</w:t>
            </w:r>
            <w:r w:rsidRPr="00DB7C74">
              <w:rPr>
                <w:rStyle w:val="CommentReference"/>
                <w:rFonts w:hint="eastAsia"/>
              </w:rPr>
              <w:t>是否存在</w:t>
            </w:r>
            <w:r w:rsidRPr="00DB7C74">
              <w:rPr>
                <w:rStyle w:val="CommentReference"/>
                <w:rFonts w:hint="eastAsia"/>
              </w:rPr>
              <w:t>resourceId</w:t>
            </w:r>
          </w:p>
        </w:tc>
      </w:tr>
      <w:tr w:rsidR="001F618B" w:rsidRPr="00076C89" w14:paraId="2899486E" w14:textId="77777777" w:rsidTr="001F618B">
        <w:tc>
          <w:tcPr>
            <w:tcW w:w="691" w:type="dxa"/>
          </w:tcPr>
          <w:p w14:paraId="5B739841" w14:textId="77777777" w:rsidR="001F618B" w:rsidRDefault="001F618B" w:rsidP="001F618B">
            <w:pPr>
              <w:rPr>
                <w:rStyle w:val="CommentReference"/>
                <w:i/>
              </w:rPr>
            </w:pPr>
            <w:r>
              <w:rPr>
                <w:rStyle w:val="CommentReference"/>
                <w:rFonts w:hint="eastAsia"/>
              </w:rPr>
              <w:t>17</w:t>
            </w:r>
          </w:p>
        </w:tc>
        <w:tc>
          <w:tcPr>
            <w:tcW w:w="3966" w:type="dxa"/>
          </w:tcPr>
          <w:p w14:paraId="7CA4DEE2" w14:textId="77777777" w:rsidR="001F618B" w:rsidRPr="00DB7C74" w:rsidRDefault="001F618B" w:rsidP="001F618B">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getBetchListByIdList</w:t>
            </w:r>
          </w:p>
        </w:tc>
        <w:tc>
          <w:tcPr>
            <w:tcW w:w="4163" w:type="dxa"/>
          </w:tcPr>
          <w:p w14:paraId="5C078C2C" w14:textId="77777777" w:rsidR="001F618B" w:rsidRPr="00DB7C74" w:rsidRDefault="001F618B" w:rsidP="001F618B">
            <w:pPr>
              <w:rPr>
                <w:rStyle w:val="CommentReference"/>
                <w:i/>
              </w:rPr>
            </w:pPr>
            <w:r w:rsidRPr="00DB7C74">
              <w:rPr>
                <w:rStyle w:val="CommentReference"/>
                <w:rFonts w:hint="eastAsia"/>
              </w:rPr>
              <w:t>获取一批</w:t>
            </w:r>
            <w:r w:rsidRPr="00DB7C74">
              <w:rPr>
                <w:rStyle w:val="CommentReference"/>
                <w:rFonts w:hint="eastAsia"/>
              </w:rPr>
              <w:t>ID</w:t>
            </w:r>
            <w:r w:rsidRPr="00DB7C74">
              <w:rPr>
                <w:rStyle w:val="CommentReference"/>
                <w:rFonts w:hint="eastAsia"/>
              </w:rPr>
              <w:t>的</w:t>
            </w:r>
            <w:r w:rsidRPr="00DB7C74">
              <w:rPr>
                <w:rStyle w:val="CommentReference"/>
                <w:rFonts w:hint="eastAsia"/>
              </w:rPr>
              <w:t>IDLIST</w:t>
            </w:r>
          </w:p>
        </w:tc>
      </w:tr>
      <w:tr w:rsidR="001F618B" w:rsidRPr="00076C89" w14:paraId="02702A65" w14:textId="77777777" w:rsidTr="001F618B">
        <w:tc>
          <w:tcPr>
            <w:tcW w:w="691" w:type="dxa"/>
          </w:tcPr>
          <w:p w14:paraId="1B7C72A3" w14:textId="77777777" w:rsidR="001F618B" w:rsidRDefault="001F618B" w:rsidP="001F618B">
            <w:pPr>
              <w:rPr>
                <w:rStyle w:val="CommentReference"/>
                <w:i/>
              </w:rPr>
            </w:pPr>
            <w:r>
              <w:rPr>
                <w:rStyle w:val="CommentReference"/>
                <w:rFonts w:hint="eastAsia"/>
              </w:rPr>
              <w:t>18</w:t>
            </w:r>
          </w:p>
        </w:tc>
        <w:tc>
          <w:tcPr>
            <w:tcW w:w="3966" w:type="dxa"/>
          </w:tcPr>
          <w:p w14:paraId="1046A66B" w14:textId="77777777" w:rsidR="001F618B" w:rsidRPr="00DB7C74" w:rsidRDefault="001F618B" w:rsidP="001F618B">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existKey</w:t>
            </w:r>
          </w:p>
        </w:tc>
        <w:tc>
          <w:tcPr>
            <w:tcW w:w="4163" w:type="dxa"/>
          </w:tcPr>
          <w:p w14:paraId="016B0A20" w14:textId="77777777" w:rsidR="001F618B" w:rsidRPr="00DB7C74" w:rsidRDefault="001F618B" w:rsidP="001F618B">
            <w:pPr>
              <w:rPr>
                <w:rStyle w:val="CommentReference"/>
                <w:i/>
              </w:rPr>
            </w:pPr>
            <w:r w:rsidRPr="00DB7C74">
              <w:rPr>
                <w:rStyle w:val="CommentReference"/>
                <w:rFonts w:hint="eastAsia"/>
              </w:rPr>
              <w:t xml:space="preserve">idlist </w:t>
            </w:r>
            <w:r w:rsidRPr="00DB7C74">
              <w:rPr>
                <w:rStyle w:val="CommentReference"/>
                <w:rFonts w:hint="eastAsia"/>
              </w:rPr>
              <w:t>是否存在这个</w:t>
            </w:r>
            <w:r w:rsidRPr="00DB7C74">
              <w:rPr>
                <w:rStyle w:val="CommentReference"/>
                <w:rFonts w:hint="eastAsia"/>
              </w:rPr>
              <w:t>key</w:t>
            </w:r>
          </w:p>
        </w:tc>
      </w:tr>
    </w:tbl>
    <w:p w14:paraId="24172415" w14:textId="77777777" w:rsidR="001F618B" w:rsidRDefault="001F618B" w:rsidP="001F618B">
      <w:pPr>
        <w:pStyle w:val="NormalIndent"/>
      </w:pPr>
    </w:p>
    <w:p w14:paraId="26D0123B" w14:textId="77777777" w:rsidR="001F618B" w:rsidRDefault="001F618B" w:rsidP="004B32EF">
      <w:pPr>
        <w:pStyle w:val="Heading3"/>
      </w:pPr>
      <w:r w:rsidRPr="00714C06">
        <w:t>IdListDao</w:t>
      </w:r>
      <w:r>
        <w:rPr>
          <w:rFonts w:hint="eastAsia"/>
        </w:rPr>
        <w:t>类概述</w:t>
      </w:r>
    </w:p>
    <w:p w14:paraId="17582F66" w14:textId="77777777" w:rsidR="001F618B" w:rsidRPr="004B32EF" w:rsidRDefault="001F618B" w:rsidP="004B32EF">
      <w:pPr>
        <w:pStyle w:val="a"/>
        <w:spacing w:line="400" w:lineRule="exact"/>
        <w:ind w:firstLine="480"/>
        <w:jc w:val="left"/>
        <w:rPr>
          <w:rFonts w:ascii="SimSun" w:hAnsi="SimSun"/>
          <w:sz w:val="24"/>
        </w:rPr>
      </w:pPr>
      <w:r w:rsidRPr="004B32EF">
        <w:rPr>
          <w:rFonts w:ascii="SimSun" w:hAnsi="SimSun" w:hint="eastAsia"/>
          <w:sz w:val="24"/>
        </w:rPr>
        <w:t>封装工作圈IdList的数据持久化业务</w:t>
      </w:r>
    </w:p>
    <w:p w14:paraId="2D1F229A" w14:textId="77777777" w:rsidR="001F618B" w:rsidRPr="004B32EF" w:rsidRDefault="001F618B" w:rsidP="004B32EF">
      <w:pPr>
        <w:pStyle w:val="a"/>
        <w:spacing w:line="400" w:lineRule="exact"/>
        <w:ind w:firstLine="480"/>
        <w:jc w:val="left"/>
        <w:rPr>
          <w:rFonts w:ascii="SimSun" w:hAnsi="SimSun"/>
          <w:sz w:val="24"/>
        </w:rPr>
      </w:pPr>
      <w:r w:rsidRPr="004B32EF">
        <w:rPr>
          <w:rFonts w:ascii="SimSun" w:hAnsi="SimSun" w:hint="eastAsia"/>
          <w:sz w:val="24"/>
        </w:rPr>
        <w:t>类功能定义</w:t>
      </w:r>
    </w:p>
    <w:p w14:paraId="1E7F352B" w14:textId="77777777" w:rsidR="001F618B" w:rsidRPr="00557EE7" w:rsidRDefault="001F618B" w:rsidP="001F618B">
      <w:r>
        <w:rPr>
          <w:rStyle w:val="CommentReference"/>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1F618B" w:rsidRPr="00076C89" w14:paraId="029EB99B" w14:textId="77777777" w:rsidTr="001F618B">
        <w:tc>
          <w:tcPr>
            <w:tcW w:w="691" w:type="dxa"/>
            <w:shd w:val="clear" w:color="auto" w:fill="CCCCCC"/>
          </w:tcPr>
          <w:p w14:paraId="11276BD5" w14:textId="77777777" w:rsidR="001F618B" w:rsidRPr="00076C89" w:rsidRDefault="001F618B" w:rsidP="001F618B">
            <w:pPr>
              <w:jc w:val="center"/>
              <w:rPr>
                <w:rStyle w:val="CommentReference"/>
                <w:b/>
                <w:i/>
              </w:rPr>
            </w:pPr>
            <w:r w:rsidRPr="00076C89">
              <w:rPr>
                <w:rStyle w:val="CommentReference"/>
                <w:rFonts w:hint="eastAsia"/>
              </w:rPr>
              <w:t>序号</w:t>
            </w:r>
          </w:p>
        </w:tc>
        <w:tc>
          <w:tcPr>
            <w:tcW w:w="3966" w:type="dxa"/>
            <w:shd w:val="clear" w:color="auto" w:fill="CCCCCC"/>
          </w:tcPr>
          <w:p w14:paraId="306084DD" w14:textId="77777777" w:rsidR="001F618B" w:rsidRPr="00076C89" w:rsidRDefault="001F618B" w:rsidP="001F618B">
            <w:pPr>
              <w:jc w:val="center"/>
              <w:rPr>
                <w:rStyle w:val="CommentReference"/>
                <w:b/>
                <w:i/>
              </w:rPr>
            </w:pPr>
            <w:r w:rsidRPr="00076C89">
              <w:rPr>
                <w:rStyle w:val="CommentReference"/>
                <w:rFonts w:hint="eastAsia"/>
              </w:rPr>
              <w:t>功能点</w:t>
            </w:r>
          </w:p>
        </w:tc>
        <w:tc>
          <w:tcPr>
            <w:tcW w:w="4163" w:type="dxa"/>
            <w:shd w:val="clear" w:color="auto" w:fill="CCCCCC"/>
          </w:tcPr>
          <w:p w14:paraId="01D5D025" w14:textId="77777777" w:rsidR="001F618B" w:rsidRPr="00076C89" w:rsidRDefault="001F618B" w:rsidP="001F618B">
            <w:pPr>
              <w:jc w:val="center"/>
              <w:rPr>
                <w:rStyle w:val="CommentReference"/>
                <w:b/>
                <w:i/>
              </w:rPr>
            </w:pPr>
            <w:r w:rsidRPr="00076C89">
              <w:rPr>
                <w:rStyle w:val="CommentReference"/>
                <w:rFonts w:hint="eastAsia"/>
              </w:rPr>
              <w:t>功能点详细内容</w:t>
            </w:r>
          </w:p>
        </w:tc>
      </w:tr>
      <w:tr w:rsidR="001F618B" w:rsidRPr="00076C89" w14:paraId="5DE87CEA" w14:textId="77777777" w:rsidTr="001F618B">
        <w:tc>
          <w:tcPr>
            <w:tcW w:w="691" w:type="dxa"/>
          </w:tcPr>
          <w:p w14:paraId="1E4313D7" w14:textId="77777777" w:rsidR="001F618B" w:rsidRPr="00076C89" w:rsidRDefault="001F618B" w:rsidP="001F618B">
            <w:pPr>
              <w:rPr>
                <w:rStyle w:val="CommentReference"/>
                <w:i/>
              </w:rPr>
            </w:pPr>
            <w:r w:rsidRPr="00076C89">
              <w:rPr>
                <w:rStyle w:val="CommentReference"/>
                <w:rFonts w:hint="eastAsia"/>
              </w:rPr>
              <w:t>1</w:t>
            </w:r>
          </w:p>
        </w:tc>
        <w:tc>
          <w:tcPr>
            <w:tcW w:w="3966" w:type="dxa"/>
          </w:tcPr>
          <w:p w14:paraId="0E5CEB7E" w14:textId="77777777" w:rsidR="001F618B" w:rsidRPr="00076C89" w:rsidRDefault="001F618B" w:rsidP="001F618B">
            <w:pPr>
              <w:rPr>
                <w:rStyle w:val="CommentReference"/>
                <w:i/>
              </w:rPr>
            </w:pPr>
            <w:r w:rsidRPr="00714C06">
              <w:rPr>
                <w:rFonts w:ascii="Consolas" w:hAnsi="Consolas" w:cs="Consolas"/>
                <w:color w:val="000000"/>
                <w:kern w:val="0"/>
                <w:sz w:val="22"/>
                <w:szCs w:val="22"/>
              </w:rPr>
              <w:t>Addorupdate</w:t>
            </w:r>
          </w:p>
        </w:tc>
        <w:tc>
          <w:tcPr>
            <w:tcW w:w="4163" w:type="dxa"/>
          </w:tcPr>
          <w:p w14:paraId="1DC306CC" w14:textId="77777777" w:rsidR="001F618B" w:rsidRPr="00076C89" w:rsidRDefault="001F618B" w:rsidP="001F618B">
            <w:pPr>
              <w:rPr>
                <w:rStyle w:val="CommentReference"/>
                <w:i/>
              </w:rPr>
            </w:pPr>
            <w:r w:rsidRPr="00714C06">
              <w:rPr>
                <w:rStyle w:val="CommentReference"/>
                <w:rFonts w:hint="eastAsia"/>
              </w:rPr>
              <w:t>添加</w:t>
            </w:r>
            <w:r>
              <w:rPr>
                <w:rStyle w:val="CommentReference"/>
                <w:rFonts w:hint="eastAsia"/>
              </w:rPr>
              <w:t>记录</w:t>
            </w:r>
          </w:p>
        </w:tc>
      </w:tr>
      <w:tr w:rsidR="001F618B" w:rsidRPr="00076C89" w14:paraId="0FB7F89F" w14:textId="77777777" w:rsidTr="001F618B">
        <w:tc>
          <w:tcPr>
            <w:tcW w:w="691" w:type="dxa"/>
          </w:tcPr>
          <w:p w14:paraId="3B0CF310" w14:textId="77777777" w:rsidR="001F618B" w:rsidRPr="00076C89" w:rsidRDefault="001F618B" w:rsidP="001F618B">
            <w:pPr>
              <w:rPr>
                <w:rStyle w:val="CommentReference"/>
                <w:i/>
              </w:rPr>
            </w:pPr>
            <w:r w:rsidRPr="00076C89">
              <w:rPr>
                <w:rStyle w:val="CommentReference"/>
                <w:rFonts w:hint="eastAsia"/>
              </w:rPr>
              <w:t>2</w:t>
            </w:r>
          </w:p>
        </w:tc>
        <w:tc>
          <w:tcPr>
            <w:tcW w:w="3966" w:type="dxa"/>
          </w:tcPr>
          <w:p w14:paraId="7AD58B12" w14:textId="77777777" w:rsidR="001F618B" w:rsidRPr="00076C89" w:rsidRDefault="001F618B" w:rsidP="001F618B">
            <w:pPr>
              <w:rPr>
                <w:rStyle w:val="CommentReference"/>
                <w:i/>
              </w:rPr>
            </w:pPr>
            <w:r w:rsidRPr="00714C06">
              <w:rPr>
                <w:rFonts w:ascii="Consolas" w:hAnsi="Consolas" w:cs="Consolas"/>
                <w:color w:val="000000"/>
                <w:kern w:val="0"/>
                <w:sz w:val="22"/>
                <w:szCs w:val="22"/>
              </w:rPr>
              <w:t>batchAddOrUpdate</w:t>
            </w:r>
          </w:p>
        </w:tc>
        <w:tc>
          <w:tcPr>
            <w:tcW w:w="4163" w:type="dxa"/>
          </w:tcPr>
          <w:p w14:paraId="6D451EB5" w14:textId="77777777" w:rsidR="001F618B" w:rsidRPr="00076C89" w:rsidRDefault="001F618B" w:rsidP="001F618B">
            <w:pPr>
              <w:rPr>
                <w:rStyle w:val="CommentReference"/>
                <w:i/>
              </w:rPr>
            </w:pPr>
            <w:r w:rsidRPr="00714C06">
              <w:rPr>
                <w:rStyle w:val="CommentReference"/>
                <w:rFonts w:hint="eastAsia"/>
              </w:rPr>
              <w:t>批量添加</w:t>
            </w:r>
          </w:p>
        </w:tc>
      </w:tr>
      <w:tr w:rsidR="001F618B" w:rsidRPr="00076C89" w14:paraId="188D4F3E" w14:textId="77777777" w:rsidTr="001F618B">
        <w:tc>
          <w:tcPr>
            <w:tcW w:w="691" w:type="dxa"/>
          </w:tcPr>
          <w:p w14:paraId="1FC9B0C6" w14:textId="77777777" w:rsidR="001F618B" w:rsidRPr="00076C89" w:rsidRDefault="001F618B" w:rsidP="001F618B">
            <w:pPr>
              <w:rPr>
                <w:rStyle w:val="CommentReference"/>
                <w:i/>
              </w:rPr>
            </w:pPr>
            <w:r w:rsidRPr="00076C89">
              <w:rPr>
                <w:rStyle w:val="CommentReference"/>
                <w:rFonts w:hint="eastAsia"/>
              </w:rPr>
              <w:t>3</w:t>
            </w:r>
          </w:p>
        </w:tc>
        <w:tc>
          <w:tcPr>
            <w:tcW w:w="3966" w:type="dxa"/>
          </w:tcPr>
          <w:p w14:paraId="178F5A93" w14:textId="77777777" w:rsidR="001F618B" w:rsidRPr="00076C89" w:rsidRDefault="001F618B" w:rsidP="001F618B">
            <w:pPr>
              <w:rPr>
                <w:rStyle w:val="CommentReference"/>
                <w:i/>
              </w:rPr>
            </w:pPr>
            <w:r w:rsidRPr="00714C06">
              <w:rPr>
                <w:rFonts w:ascii="Consolas" w:hAnsi="Consolas" w:cs="Consolas"/>
                <w:color w:val="000000"/>
                <w:kern w:val="0"/>
                <w:sz w:val="22"/>
                <w:szCs w:val="22"/>
              </w:rPr>
              <w:t>update</w:t>
            </w:r>
          </w:p>
        </w:tc>
        <w:tc>
          <w:tcPr>
            <w:tcW w:w="4163" w:type="dxa"/>
          </w:tcPr>
          <w:p w14:paraId="7192672E" w14:textId="77777777" w:rsidR="001F618B" w:rsidRPr="00076C89" w:rsidRDefault="001F618B" w:rsidP="001F618B">
            <w:pPr>
              <w:rPr>
                <w:rStyle w:val="CommentReference"/>
                <w:i/>
              </w:rPr>
            </w:pPr>
            <w:r>
              <w:rPr>
                <w:rStyle w:val="CommentReference"/>
                <w:rFonts w:hint="eastAsia"/>
              </w:rPr>
              <w:t>通过时间截来分页获取资源下的评论</w:t>
            </w:r>
          </w:p>
        </w:tc>
      </w:tr>
      <w:tr w:rsidR="001F618B" w:rsidRPr="00076C89" w14:paraId="340ACF35" w14:textId="77777777" w:rsidTr="001F618B">
        <w:tc>
          <w:tcPr>
            <w:tcW w:w="691" w:type="dxa"/>
          </w:tcPr>
          <w:p w14:paraId="0025B6FF" w14:textId="77777777" w:rsidR="001F618B" w:rsidRPr="00076C89" w:rsidRDefault="001F618B" w:rsidP="001F618B">
            <w:pPr>
              <w:rPr>
                <w:rStyle w:val="CommentReference"/>
                <w:i/>
              </w:rPr>
            </w:pPr>
            <w:r>
              <w:rPr>
                <w:rStyle w:val="CommentReference"/>
                <w:rFonts w:hint="eastAsia"/>
              </w:rPr>
              <w:t>4</w:t>
            </w:r>
          </w:p>
        </w:tc>
        <w:tc>
          <w:tcPr>
            <w:tcW w:w="3966" w:type="dxa"/>
          </w:tcPr>
          <w:p w14:paraId="41EA1453" w14:textId="77777777" w:rsidR="001F618B" w:rsidRPr="00076C89" w:rsidRDefault="001F618B" w:rsidP="001F618B">
            <w:pPr>
              <w:rPr>
                <w:rStyle w:val="CommentReference"/>
                <w:i/>
              </w:rPr>
            </w:pPr>
            <w:r w:rsidRPr="00714C06">
              <w:rPr>
                <w:rFonts w:ascii="Consolas" w:hAnsi="Consolas" w:cs="Consolas"/>
                <w:color w:val="000000"/>
                <w:kern w:val="0"/>
                <w:sz w:val="22"/>
                <w:szCs w:val="22"/>
              </w:rPr>
              <w:t>Find</w:t>
            </w:r>
          </w:p>
        </w:tc>
        <w:tc>
          <w:tcPr>
            <w:tcW w:w="4163" w:type="dxa"/>
          </w:tcPr>
          <w:p w14:paraId="4C1A9D21" w14:textId="77777777" w:rsidR="001F618B" w:rsidRPr="00076C89" w:rsidRDefault="001F618B" w:rsidP="001F618B">
            <w:pPr>
              <w:rPr>
                <w:rStyle w:val="CommentReference"/>
                <w:i/>
              </w:rPr>
            </w:pPr>
            <w:r w:rsidRPr="00714C06">
              <w:rPr>
                <w:rStyle w:val="CommentReference"/>
                <w:rFonts w:hint="eastAsia"/>
              </w:rPr>
              <w:t>查找</w:t>
            </w:r>
          </w:p>
        </w:tc>
      </w:tr>
      <w:tr w:rsidR="001F618B" w:rsidRPr="00076C89" w14:paraId="6C2E4319" w14:textId="77777777" w:rsidTr="001F618B">
        <w:tc>
          <w:tcPr>
            <w:tcW w:w="691" w:type="dxa"/>
          </w:tcPr>
          <w:p w14:paraId="1DBC0464" w14:textId="77777777" w:rsidR="001F618B" w:rsidRDefault="001F618B" w:rsidP="001F618B">
            <w:pPr>
              <w:rPr>
                <w:rStyle w:val="CommentReference"/>
                <w:i/>
              </w:rPr>
            </w:pPr>
            <w:r>
              <w:rPr>
                <w:rStyle w:val="CommentReference"/>
                <w:rFonts w:hint="eastAsia"/>
              </w:rPr>
              <w:t>5</w:t>
            </w:r>
          </w:p>
        </w:tc>
        <w:tc>
          <w:tcPr>
            <w:tcW w:w="3966" w:type="dxa"/>
          </w:tcPr>
          <w:p w14:paraId="51012587" w14:textId="77777777" w:rsidR="001F618B" w:rsidRPr="00915DD6" w:rsidRDefault="001F618B" w:rsidP="001F618B">
            <w:pPr>
              <w:rPr>
                <w:rFonts w:ascii="Consolas" w:hAnsi="Consolas" w:cs="Consolas"/>
                <w:color w:val="000000"/>
                <w:kern w:val="0"/>
                <w:sz w:val="22"/>
                <w:szCs w:val="22"/>
              </w:rPr>
            </w:pPr>
            <w:r w:rsidRPr="00714C06">
              <w:rPr>
                <w:rFonts w:ascii="Consolas" w:hAnsi="Consolas" w:cs="Consolas"/>
                <w:color w:val="000000"/>
                <w:kern w:val="0"/>
                <w:sz w:val="22"/>
                <w:szCs w:val="22"/>
              </w:rPr>
              <w:t>batchFind</w:t>
            </w:r>
          </w:p>
        </w:tc>
        <w:tc>
          <w:tcPr>
            <w:tcW w:w="4163" w:type="dxa"/>
          </w:tcPr>
          <w:p w14:paraId="34098489" w14:textId="77777777" w:rsidR="001F618B" w:rsidRDefault="001F618B" w:rsidP="001F618B">
            <w:pPr>
              <w:rPr>
                <w:rStyle w:val="CommentReference"/>
                <w:i/>
              </w:rPr>
            </w:pPr>
            <w:r w:rsidRPr="00714C06">
              <w:rPr>
                <w:rStyle w:val="CommentReference"/>
                <w:rFonts w:hint="eastAsia"/>
              </w:rPr>
              <w:t>批量查询</w:t>
            </w:r>
          </w:p>
        </w:tc>
      </w:tr>
      <w:tr w:rsidR="001F618B" w:rsidRPr="00076C89" w14:paraId="413094CF" w14:textId="77777777" w:rsidTr="001F618B">
        <w:tc>
          <w:tcPr>
            <w:tcW w:w="691" w:type="dxa"/>
          </w:tcPr>
          <w:p w14:paraId="45D1134A" w14:textId="77777777" w:rsidR="001F618B" w:rsidRDefault="001F618B" w:rsidP="001F618B">
            <w:pPr>
              <w:rPr>
                <w:rStyle w:val="CommentReference"/>
                <w:i/>
              </w:rPr>
            </w:pPr>
            <w:r>
              <w:rPr>
                <w:rStyle w:val="CommentReference"/>
                <w:rFonts w:hint="eastAsia"/>
              </w:rPr>
              <w:t>6</w:t>
            </w:r>
          </w:p>
        </w:tc>
        <w:tc>
          <w:tcPr>
            <w:tcW w:w="3966" w:type="dxa"/>
          </w:tcPr>
          <w:p w14:paraId="00DDC572" w14:textId="77777777" w:rsidR="001F618B" w:rsidRPr="00915DD6" w:rsidRDefault="001F618B" w:rsidP="001F618B">
            <w:pPr>
              <w:rPr>
                <w:rFonts w:ascii="Consolas" w:hAnsi="Consolas" w:cs="Consolas"/>
                <w:color w:val="000000"/>
                <w:kern w:val="0"/>
                <w:sz w:val="22"/>
                <w:szCs w:val="22"/>
              </w:rPr>
            </w:pPr>
            <w:r w:rsidRPr="00915DD6">
              <w:rPr>
                <w:rFonts w:ascii="Consolas" w:hAnsi="Consolas" w:cs="Consolas"/>
                <w:color w:val="000000"/>
                <w:kern w:val="0"/>
                <w:sz w:val="22"/>
                <w:szCs w:val="22"/>
              </w:rPr>
              <w:t>rmComments</w:t>
            </w:r>
          </w:p>
        </w:tc>
        <w:tc>
          <w:tcPr>
            <w:tcW w:w="4163" w:type="dxa"/>
          </w:tcPr>
          <w:p w14:paraId="56EC456F" w14:textId="77777777" w:rsidR="001F618B" w:rsidRDefault="001F618B" w:rsidP="001F618B">
            <w:pPr>
              <w:rPr>
                <w:rStyle w:val="CommentReference"/>
                <w:i/>
              </w:rPr>
            </w:pPr>
            <w:r>
              <w:rPr>
                <w:rStyle w:val="CommentReference"/>
                <w:rFonts w:hint="eastAsia"/>
              </w:rPr>
              <w:t>获取所有被删除的评论</w:t>
            </w:r>
          </w:p>
        </w:tc>
      </w:tr>
    </w:tbl>
    <w:p w14:paraId="7FC99433" w14:textId="77777777" w:rsidR="001F618B" w:rsidRPr="00AA088E" w:rsidRDefault="001F618B" w:rsidP="001F618B">
      <w:pPr>
        <w:pStyle w:val="NormalIndent"/>
      </w:pPr>
    </w:p>
    <w:p w14:paraId="29069699" w14:textId="77777777" w:rsidR="001F618B" w:rsidRPr="003B358C" w:rsidRDefault="001F618B" w:rsidP="00412262"/>
    <w:p w14:paraId="37E0A9D9" w14:textId="77777777" w:rsidR="003A0D42" w:rsidRDefault="003A0D42" w:rsidP="003A0D42"/>
    <w:bookmarkEnd w:id="13"/>
    <w:p w14:paraId="40E0B0B7" w14:textId="7A2F887B" w:rsidR="003A0D42" w:rsidRDefault="003A0D42" w:rsidP="003A0D42"/>
    <w:p w14:paraId="695D9223" w14:textId="77777777" w:rsidR="00C62268" w:rsidRDefault="00C62268" w:rsidP="00C62268">
      <w:pPr>
        <w:pStyle w:val="Heading2"/>
      </w:pPr>
      <w:bookmarkStart w:id="14" w:name="_Toc418875567"/>
      <w:r>
        <w:rPr>
          <w:rFonts w:hint="eastAsia"/>
        </w:rPr>
        <w:t>账户系统（</w:t>
      </w:r>
      <w:r>
        <w:rPr>
          <w:rFonts w:hint="eastAsia"/>
        </w:rPr>
        <w:t>Acount</w:t>
      </w:r>
      <w:r>
        <w:rPr>
          <w:rFonts w:hint="eastAsia"/>
        </w:rPr>
        <w:t>）模块</w:t>
      </w:r>
      <w:bookmarkEnd w:id="14"/>
    </w:p>
    <w:p w14:paraId="45BC3403" w14:textId="77777777" w:rsidR="00C62268" w:rsidRDefault="00C62268" w:rsidP="00C62268">
      <w:pPr>
        <w:pStyle w:val="Heading3"/>
      </w:pPr>
      <w:bookmarkStart w:id="15" w:name="_Toc418875568"/>
      <w:r>
        <w:rPr>
          <w:rFonts w:hint="eastAsia"/>
        </w:rPr>
        <w:t>账户系统模块概述</w:t>
      </w:r>
      <w:bookmarkEnd w:id="15"/>
    </w:p>
    <w:p w14:paraId="60243520" w14:textId="417BD03C" w:rsidR="00C62268" w:rsidRPr="00C62268" w:rsidRDefault="00487283" w:rsidP="00C62268">
      <w:pPr>
        <w:pStyle w:val="a"/>
        <w:spacing w:line="400" w:lineRule="exact"/>
        <w:ind w:firstLine="480"/>
        <w:jc w:val="left"/>
        <w:rPr>
          <w:rFonts w:ascii="SimSun" w:hAnsi="SimSun"/>
          <w:sz w:val="24"/>
        </w:rPr>
      </w:pPr>
      <w:r>
        <w:rPr>
          <w:rFonts w:ascii="SimSun" w:hAnsi="SimSun" w:hint="eastAsia"/>
          <w:sz w:val="24"/>
        </w:rPr>
        <w:t>工作圈的用户体系</w:t>
      </w:r>
      <w:r w:rsidR="00C62268" w:rsidRPr="00C62268">
        <w:rPr>
          <w:rFonts w:ascii="SimSun" w:hAnsi="SimSun" w:hint="eastAsia"/>
          <w:sz w:val="24"/>
        </w:rPr>
        <w:t>是畅捷通CIA</w:t>
      </w:r>
      <w:r>
        <w:rPr>
          <w:rFonts w:ascii="SimSun" w:hAnsi="SimSun" w:hint="eastAsia"/>
          <w:sz w:val="24"/>
        </w:rPr>
        <w:t>云平台用户管理的一个子集</w:t>
      </w:r>
      <w:r w:rsidR="00C62268" w:rsidRPr="00C62268">
        <w:rPr>
          <w:rFonts w:ascii="SimSun" w:hAnsi="SimSun" w:hint="eastAsia"/>
          <w:sz w:val="24"/>
        </w:rPr>
        <w:t>，用户数据与CIA通过消息总线保持同步；CIA云平台下所有子系统注册的账号均可在工作圈直接登录。</w:t>
      </w:r>
    </w:p>
    <w:p w14:paraId="6816E4E3"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工作圈账户系统，支撑工作圈各个端的单点登录、权限校验、注册、用户/</w:t>
      </w:r>
      <w:r w:rsidRPr="00C62268">
        <w:rPr>
          <w:rFonts w:ascii="SimSun" w:hAnsi="SimSun" w:hint="eastAsia"/>
          <w:sz w:val="24"/>
        </w:rPr>
        <w:lastRenderedPageBreak/>
        <w:t>企业信息查询和变更，并且基于畅捷通云平台的智能平台，为工作圈用户提供智能推荐、搜索服务。</w:t>
      </w:r>
    </w:p>
    <w:p w14:paraId="5157D79E"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同时account模块负责对注册转化率统计进行埋点，供工作圈内部分析统计，用于了解用户在注册环节中的转化率。</w:t>
      </w:r>
    </w:p>
    <w:p w14:paraId="31F7AB9B"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 xml:space="preserve">移动端注册转化率： </w:t>
      </w:r>
    </w:p>
    <w:p w14:paraId="057F1FAC"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 xml:space="preserve">1、埋点统计数： </w:t>
      </w:r>
    </w:p>
    <w:p w14:paraId="78EEAC19"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sz w:val="24"/>
        </w:rPr>
        <w:t>  A</w:t>
      </w:r>
      <w:r w:rsidRPr="00C62268">
        <w:rPr>
          <w:rFonts w:ascii="SimSun" w:hAnsi="SimSun" w:hint="eastAsia"/>
          <w:sz w:val="24"/>
        </w:rPr>
        <w:t>、安装</w:t>
      </w:r>
      <w:r w:rsidRPr="00C62268">
        <w:rPr>
          <w:rFonts w:ascii="SimSun" w:hAnsi="SimSun"/>
          <w:sz w:val="24"/>
        </w:rPr>
        <w:t xml:space="preserve"> APP </w:t>
      </w:r>
      <w:r w:rsidRPr="00C62268">
        <w:rPr>
          <w:rFonts w:ascii="SimSun" w:hAnsi="SimSun" w:hint="eastAsia"/>
          <w:sz w:val="24"/>
        </w:rPr>
        <w:t>的用户数</w:t>
      </w:r>
      <w:r w:rsidRPr="00C62268">
        <w:rPr>
          <w:rFonts w:ascii="SimSun" w:hAnsi="SimSun"/>
          <w:sz w:val="24"/>
        </w:rPr>
        <w:t xml:space="preserve"> </w:t>
      </w:r>
    </w:p>
    <w:p w14:paraId="774D3822"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sz w:val="24"/>
        </w:rPr>
        <w:t>  B</w:t>
      </w:r>
      <w:r w:rsidRPr="00C62268">
        <w:rPr>
          <w:rFonts w:ascii="SimSun" w:hAnsi="SimSun" w:hint="eastAsia"/>
          <w:sz w:val="24"/>
        </w:rPr>
        <w:t>、安装</w:t>
      </w:r>
      <w:r w:rsidRPr="00C62268">
        <w:rPr>
          <w:rFonts w:ascii="SimSun" w:hAnsi="SimSun"/>
          <w:sz w:val="24"/>
        </w:rPr>
        <w:t xml:space="preserve"> APP </w:t>
      </w:r>
      <w:r w:rsidRPr="00C62268">
        <w:rPr>
          <w:rFonts w:ascii="SimSun" w:hAnsi="SimSun" w:hint="eastAsia"/>
          <w:sz w:val="24"/>
        </w:rPr>
        <w:t>成功的用户数</w:t>
      </w:r>
      <w:r w:rsidRPr="00C62268">
        <w:rPr>
          <w:rFonts w:ascii="SimSun" w:hAnsi="SimSun"/>
          <w:sz w:val="24"/>
        </w:rPr>
        <w:t xml:space="preserve"> </w:t>
      </w:r>
    </w:p>
    <w:p w14:paraId="686F76B2"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sz w:val="24"/>
        </w:rPr>
        <w:t>  C</w:t>
      </w:r>
      <w:r w:rsidRPr="00C62268">
        <w:rPr>
          <w:rFonts w:ascii="SimSun" w:hAnsi="SimSun" w:hint="eastAsia"/>
          <w:sz w:val="24"/>
        </w:rPr>
        <w:t>、启动</w:t>
      </w:r>
      <w:r w:rsidRPr="00C62268">
        <w:rPr>
          <w:rFonts w:ascii="SimSun" w:hAnsi="SimSun"/>
          <w:sz w:val="24"/>
        </w:rPr>
        <w:t xml:space="preserve"> APP </w:t>
      </w:r>
      <w:r w:rsidRPr="00C62268">
        <w:rPr>
          <w:rFonts w:ascii="SimSun" w:hAnsi="SimSun" w:hint="eastAsia"/>
          <w:sz w:val="24"/>
        </w:rPr>
        <w:t>的用户数</w:t>
      </w:r>
      <w:r w:rsidRPr="00C62268">
        <w:rPr>
          <w:rFonts w:ascii="SimSun" w:hAnsi="SimSun"/>
          <w:sz w:val="24"/>
        </w:rPr>
        <w:t xml:space="preserve"> </w:t>
      </w:r>
    </w:p>
    <w:p w14:paraId="17297EBB"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sz w:val="24"/>
        </w:rPr>
        <w:t>  D</w:t>
      </w:r>
      <w:r w:rsidRPr="00C62268">
        <w:rPr>
          <w:rFonts w:ascii="SimSun" w:hAnsi="SimSun" w:hint="eastAsia"/>
          <w:sz w:val="24"/>
        </w:rPr>
        <w:t>、进入注册页面（填手机号）的用户数</w:t>
      </w:r>
      <w:r w:rsidRPr="00C62268">
        <w:rPr>
          <w:rFonts w:ascii="SimSun" w:hAnsi="SimSun"/>
          <w:sz w:val="24"/>
        </w:rPr>
        <w:t xml:space="preserve"> </w:t>
      </w:r>
    </w:p>
    <w:p w14:paraId="2DEF8D46"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sz w:val="24"/>
        </w:rPr>
        <w:t>  E</w:t>
      </w:r>
      <w:r w:rsidRPr="00C62268">
        <w:rPr>
          <w:rFonts w:ascii="SimSun" w:hAnsi="SimSun" w:hint="eastAsia"/>
          <w:sz w:val="24"/>
        </w:rPr>
        <w:t>、进入获取验证码页面的用户数</w:t>
      </w:r>
      <w:r w:rsidRPr="00C62268">
        <w:rPr>
          <w:rFonts w:ascii="SimSun" w:hAnsi="SimSun"/>
          <w:sz w:val="24"/>
        </w:rPr>
        <w:t xml:space="preserve"> </w:t>
      </w:r>
    </w:p>
    <w:p w14:paraId="5A0B78E4"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sz w:val="24"/>
        </w:rPr>
        <w:t>  F</w:t>
      </w:r>
      <w:r w:rsidRPr="00C62268">
        <w:rPr>
          <w:rFonts w:ascii="SimSun" w:hAnsi="SimSun" w:hint="eastAsia"/>
          <w:sz w:val="24"/>
        </w:rPr>
        <w:t>、注册成功后首次进入工作圈首页的用户数</w:t>
      </w:r>
      <w:r w:rsidRPr="00C62268">
        <w:rPr>
          <w:rFonts w:ascii="SimSun" w:hAnsi="SimSun"/>
          <w:sz w:val="24"/>
        </w:rPr>
        <w:t xml:space="preserve"> </w:t>
      </w:r>
    </w:p>
    <w:p w14:paraId="0529A118"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 xml:space="preserve">2、按漏斗或数据表格形式依次统计注册环节的转化率： </w:t>
      </w:r>
    </w:p>
    <w:p w14:paraId="2915B62A"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sz w:val="24"/>
        </w:rPr>
        <w:t xml:space="preserve">  A-&gt;B-&gt;C-&gt;D-&gt;E-&gt; F </w:t>
      </w:r>
      <w:r w:rsidRPr="00C62268">
        <w:rPr>
          <w:rFonts w:ascii="SimSun" w:hAnsi="SimSun" w:hint="eastAsia"/>
          <w:sz w:val="24"/>
        </w:rPr>
        <w:t xml:space="preserve"> </w:t>
      </w:r>
    </w:p>
    <w:p w14:paraId="40FA35AF"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 xml:space="preserve">  Web 端邀请进圈子和邀请加入企业的注册转化率： </w:t>
      </w:r>
    </w:p>
    <w:p w14:paraId="59EA5EE7"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 xml:space="preserve">1、埋点统计数： </w:t>
      </w:r>
    </w:p>
    <w:p w14:paraId="0F47A614"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sz w:val="24"/>
        </w:rPr>
        <w:t>  A</w:t>
      </w:r>
      <w:r w:rsidRPr="00C62268">
        <w:rPr>
          <w:rFonts w:ascii="SimSun" w:hAnsi="SimSun" w:hint="eastAsia"/>
          <w:sz w:val="24"/>
        </w:rPr>
        <w:t>、点击邀请链接进入</w:t>
      </w:r>
      <w:r w:rsidRPr="00C62268">
        <w:rPr>
          <w:rFonts w:ascii="SimSun" w:hAnsi="SimSun"/>
          <w:sz w:val="24"/>
        </w:rPr>
        <w:t xml:space="preserve"> HTML </w:t>
      </w:r>
      <w:r w:rsidRPr="00C62268">
        <w:rPr>
          <w:rFonts w:ascii="SimSun" w:hAnsi="SimSun" w:hint="eastAsia"/>
          <w:sz w:val="24"/>
        </w:rPr>
        <w:t>着陆页的用户数</w:t>
      </w:r>
      <w:r w:rsidRPr="00C62268">
        <w:rPr>
          <w:rFonts w:ascii="SimSun" w:hAnsi="SimSun"/>
          <w:sz w:val="24"/>
        </w:rPr>
        <w:t xml:space="preserve"> </w:t>
      </w:r>
    </w:p>
    <w:p w14:paraId="4ABAFECB"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sz w:val="24"/>
        </w:rPr>
        <w:t>  B</w:t>
      </w:r>
      <w:r w:rsidRPr="00C62268">
        <w:rPr>
          <w:rFonts w:ascii="SimSun" w:hAnsi="SimSun" w:hint="eastAsia"/>
          <w:sz w:val="24"/>
        </w:rPr>
        <w:t>、注册</w:t>
      </w:r>
      <w:r w:rsidRPr="00C62268">
        <w:rPr>
          <w:rFonts w:ascii="SimSun" w:hAnsi="SimSun"/>
          <w:sz w:val="24"/>
        </w:rPr>
        <w:t>/</w:t>
      </w:r>
      <w:r w:rsidRPr="00C62268">
        <w:rPr>
          <w:rFonts w:ascii="SimSun" w:hAnsi="SimSun" w:hint="eastAsia"/>
          <w:sz w:val="24"/>
        </w:rPr>
        <w:t>加入成功的用户数</w:t>
      </w:r>
      <w:r w:rsidRPr="00C62268">
        <w:rPr>
          <w:rFonts w:ascii="SimSun" w:hAnsi="SimSun"/>
          <w:sz w:val="24"/>
        </w:rPr>
        <w:t xml:space="preserve"> </w:t>
      </w:r>
    </w:p>
    <w:p w14:paraId="02CD8E10"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sz w:val="24"/>
        </w:rPr>
        <w:t>  C</w:t>
      </w:r>
      <w:r w:rsidRPr="00C62268">
        <w:rPr>
          <w:rFonts w:ascii="SimSun" w:hAnsi="SimSun" w:hint="eastAsia"/>
          <w:sz w:val="24"/>
        </w:rPr>
        <w:t>、点击使用已有帐号加入链接的用户数</w:t>
      </w:r>
      <w:r w:rsidRPr="00C62268">
        <w:rPr>
          <w:rFonts w:ascii="SimSun" w:hAnsi="SimSun"/>
          <w:sz w:val="24"/>
        </w:rPr>
        <w:t xml:space="preserve"> </w:t>
      </w:r>
    </w:p>
    <w:p w14:paraId="22CFA6E6"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sz w:val="24"/>
        </w:rPr>
        <w:t>  D</w:t>
      </w:r>
      <w:r w:rsidRPr="00C62268">
        <w:rPr>
          <w:rFonts w:ascii="SimSun" w:hAnsi="SimSun" w:hint="eastAsia"/>
          <w:sz w:val="24"/>
        </w:rPr>
        <w:t>、通过已有帐号加入成功的用户数</w:t>
      </w:r>
      <w:r w:rsidRPr="00C62268">
        <w:rPr>
          <w:rFonts w:ascii="SimSun" w:hAnsi="SimSun"/>
          <w:sz w:val="24"/>
        </w:rPr>
        <w:t xml:space="preserve"> </w:t>
      </w:r>
    </w:p>
    <w:p w14:paraId="13428A0B"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sz w:val="24"/>
        </w:rPr>
        <w:t>  E</w:t>
      </w:r>
      <w:r w:rsidRPr="00C62268">
        <w:rPr>
          <w:rFonts w:ascii="SimSun" w:hAnsi="SimSun" w:hint="eastAsia"/>
          <w:sz w:val="24"/>
        </w:rPr>
        <w:t>、通过已有帐号加入提示“已是本圈成员无需重复加入”的用户数</w:t>
      </w:r>
      <w:r w:rsidRPr="00C62268">
        <w:rPr>
          <w:rFonts w:ascii="SimSun" w:hAnsi="SimSun"/>
          <w:sz w:val="24"/>
        </w:rPr>
        <w:t xml:space="preserve"> </w:t>
      </w:r>
    </w:p>
    <w:p w14:paraId="7AB69339"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 xml:space="preserve">2、按漏斗或数据表格形式依次统计邀请注册环节的转化率： </w:t>
      </w:r>
    </w:p>
    <w:p w14:paraId="493AD9A2"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sz w:val="24"/>
        </w:rPr>
        <w:t xml:space="preserve">  A-&gt;B </w:t>
      </w:r>
    </w:p>
    <w:p w14:paraId="71BBF34A"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sz w:val="24"/>
        </w:rPr>
        <w:t xml:space="preserve">  A-&gt;C-&gt;D </w:t>
      </w:r>
    </w:p>
    <w:p w14:paraId="52715D1C" w14:textId="2879342E" w:rsidR="00C62268" w:rsidRPr="00C62268" w:rsidRDefault="00C62268" w:rsidP="00C62268">
      <w:pPr>
        <w:pStyle w:val="a"/>
        <w:spacing w:line="400" w:lineRule="exact"/>
        <w:ind w:firstLine="480"/>
        <w:jc w:val="left"/>
        <w:rPr>
          <w:rFonts w:ascii="SimSun" w:hAnsi="SimSun"/>
          <w:sz w:val="24"/>
        </w:rPr>
      </w:pPr>
      <w:r w:rsidRPr="00C62268">
        <w:rPr>
          <w:rFonts w:ascii="SimSun" w:hAnsi="SimSun"/>
          <w:sz w:val="24"/>
        </w:rPr>
        <w:lastRenderedPageBreak/>
        <w:t xml:space="preserve">  A-&gt;C-&gt;E </w:t>
      </w:r>
    </w:p>
    <w:p w14:paraId="4A2A094F" w14:textId="16168C67" w:rsidR="00C62268" w:rsidRPr="00C62268" w:rsidRDefault="00C62268" w:rsidP="00C62268">
      <w:pPr>
        <w:pStyle w:val="a"/>
        <w:spacing w:line="400" w:lineRule="exact"/>
        <w:ind w:firstLine="480"/>
        <w:jc w:val="left"/>
        <w:rPr>
          <w:rFonts w:ascii="SimSun" w:hAnsi="SimSun"/>
          <w:sz w:val="24"/>
        </w:rPr>
      </w:pPr>
    </w:p>
    <w:p w14:paraId="49B4032D" w14:textId="07BFB454" w:rsidR="00C62268" w:rsidRPr="00C62268" w:rsidRDefault="004443DF" w:rsidP="00C62268">
      <w:pPr>
        <w:pStyle w:val="a"/>
        <w:spacing w:line="400" w:lineRule="exact"/>
        <w:ind w:firstLine="480"/>
        <w:jc w:val="left"/>
        <w:rPr>
          <w:rFonts w:ascii="SimSun" w:hAnsi="SimSun"/>
          <w:sz w:val="24"/>
        </w:rPr>
      </w:pPr>
      <w:r w:rsidRPr="00C62268">
        <w:rPr>
          <w:rFonts w:ascii="SimSun" w:hAnsi="SimSun"/>
          <w:noProof/>
          <w:sz w:val="24"/>
        </w:rPr>
        <w:drawing>
          <wp:anchor distT="0" distB="0" distL="114300" distR="114300" simplePos="0" relativeHeight="251658240" behindDoc="0" locked="0" layoutInCell="1" allowOverlap="1" wp14:anchorId="55E73660" wp14:editId="31B61FA5">
            <wp:simplePos x="0" y="0"/>
            <wp:positionH relativeFrom="column">
              <wp:posOffset>-338455</wp:posOffset>
            </wp:positionH>
            <wp:positionV relativeFrom="paragraph">
              <wp:posOffset>414020</wp:posOffset>
            </wp:positionV>
            <wp:extent cx="6045200" cy="2926080"/>
            <wp:effectExtent l="0" t="0" r="0" b="7620"/>
            <wp:wrapSquare wrapText="bothSides"/>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45200" cy="2926080"/>
                    </a:xfrm>
                    <a:prstGeom prst="rect">
                      <a:avLst/>
                    </a:prstGeom>
                    <a:noFill/>
                    <a:ln>
                      <a:noFill/>
                    </a:ln>
                  </pic:spPr>
                </pic:pic>
              </a:graphicData>
            </a:graphic>
            <wp14:sizeRelH relativeFrom="page">
              <wp14:pctWidth>0</wp14:pctWidth>
            </wp14:sizeRelH>
            <wp14:sizeRelV relativeFrom="page">
              <wp14:pctHeight>0</wp14:pctHeight>
            </wp14:sizeRelV>
          </wp:anchor>
        </w:drawing>
      </w:r>
      <w:r w:rsidR="00C62268" w:rsidRPr="00C62268">
        <w:rPr>
          <w:rFonts w:ascii="SimSun" w:hAnsi="SimSun" w:hint="eastAsia"/>
          <w:sz w:val="24"/>
        </w:rPr>
        <w:t>注册流程：</w:t>
      </w:r>
    </w:p>
    <w:p w14:paraId="19EAA945" w14:textId="55C87F12" w:rsidR="00C62268" w:rsidRPr="00C62268" w:rsidRDefault="00C62268" w:rsidP="00C62268">
      <w:pPr>
        <w:pStyle w:val="a"/>
        <w:spacing w:line="400" w:lineRule="exact"/>
        <w:ind w:firstLine="480"/>
        <w:jc w:val="left"/>
        <w:rPr>
          <w:rFonts w:ascii="SimSun" w:hAnsi="SimSun"/>
          <w:sz w:val="24"/>
        </w:rPr>
      </w:pPr>
    </w:p>
    <w:p w14:paraId="5A6C8053"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说明：</w:t>
      </w:r>
    </w:p>
    <w:p w14:paraId="0F83DC34"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1、相对228版简化注册流程；</w:t>
      </w:r>
    </w:p>
    <w:p w14:paraId="50A36785" w14:textId="62BEA9F9"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2、取消注册环节的主动申请加入企业；</w:t>
      </w:r>
    </w:p>
    <w:p w14:paraId="27C72EBD" w14:textId="4004D2B4"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3、注册时填写的企业名仅仅用于个人名片中的工作单位，与用户真正的隶属企业无关；</w:t>
      </w:r>
    </w:p>
    <w:p w14:paraId="1F58BED6" w14:textId="731A8251"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用户需求：</w:t>
      </w:r>
    </w:p>
    <w:p w14:paraId="2A9DD7BC" w14:textId="7B020B82"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1、作为一个初次接触工作圈的用户，无法理解在注册环节就必须选择加入企业或创建企业的门槛；</w:t>
      </w:r>
    </w:p>
    <w:p w14:paraId="0469FF6C" w14:textId="14141D62" w:rsidR="00C62268" w:rsidRPr="00C62268" w:rsidRDefault="004A3DC9" w:rsidP="00C62268">
      <w:pPr>
        <w:pStyle w:val="a"/>
        <w:spacing w:line="400" w:lineRule="exact"/>
        <w:ind w:firstLine="480"/>
        <w:jc w:val="left"/>
        <w:rPr>
          <w:rFonts w:ascii="SimSun" w:hAnsi="SimSun"/>
          <w:sz w:val="24"/>
        </w:rPr>
      </w:pPr>
      <w:r w:rsidRPr="00C62268">
        <w:rPr>
          <w:rFonts w:ascii="SimSun" w:hAnsi="SimSun"/>
          <w:noProof/>
          <w:sz w:val="24"/>
        </w:rPr>
        <w:lastRenderedPageBreak/>
        <w:drawing>
          <wp:anchor distT="0" distB="0" distL="114300" distR="114300" simplePos="0" relativeHeight="251659264" behindDoc="0" locked="0" layoutInCell="1" allowOverlap="1" wp14:anchorId="248CA558" wp14:editId="6D42584C">
            <wp:simplePos x="0" y="0"/>
            <wp:positionH relativeFrom="column">
              <wp:posOffset>-68580</wp:posOffset>
            </wp:positionH>
            <wp:positionV relativeFrom="paragraph">
              <wp:posOffset>759460</wp:posOffset>
            </wp:positionV>
            <wp:extent cx="5486400" cy="3239135"/>
            <wp:effectExtent l="0" t="0" r="0" b="0"/>
            <wp:wrapTopAndBottom/>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239135"/>
                    </a:xfrm>
                    <a:prstGeom prst="rect">
                      <a:avLst/>
                    </a:prstGeom>
                    <a:noFill/>
                    <a:ln>
                      <a:noFill/>
                    </a:ln>
                  </pic:spPr>
                </pic:pic>
              </a:graphicData>
            </a:graphic>
            <wp14:sizeRelH relativeFrom="page">
              <wp14:pctWidth>0</wp14:pctWidth>
            </wp14:sizeRelH>
            <wp14:sizeRelV relativeFrom="page">
              <wp14:pctHeight>0</wp14:pctHeight>
            </wp14:sizeRelV>
          </wp:anchor>
        </w:drawing>
      </w:r>
      <w:r w:rsidR="00C62268" w:rsidRPr="00C62268">
        <w:rPr>
          <w:rFonts w:ascii="SimSun" w:hAnsi="SimSun" w:hint="eastAsia"/>
          <w:sz w:val="24"/>
        </w:rPr>
        <w:t>2、作为用户仅仅是想先体验一下工作圈的功能，即使在注册环节强制要求建立企业归属，用户填写的也未必是真实企业；</w:t>
      </w:r>
    </w:p>
    <w:p w14:paraId="71788795" w14:textId="6F00291C" w:rsidR="00C62268" w:rsidRPr="00C62268" w:rsidRDefault="00C62268" w:rsidP="00C62268">
      <w:pPr>
        <w:pStyle w:val="a"/>
        <w:spacing w:line="400" w:lineRule="exact"/>
        <w:ind w:firstLine="480"/>
        <w:jc w:val="left"/>
        <w:rPr>
          <w:rFonts w:ascii="SimSun" w:hAnsi="SimSun"/>
          <w:sz w:val="24"/>
        </w:rPr>
      </w:pPr>
    </w:p>
    <w:p w14:paraId="37F6458F" w14:textId="26380A2A"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说明：</w:t>
      </w:r>
    </w:p>
    <w:p w14:paraId="7DD73E1C" w14:textId="74D8EB25"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1</w:t>
      </w:r>
      <w:r w:rsidR="004A3DC9">
        <w:rPr>
          <w:rFonts w:ascii="SimSun" w:hAnsi="SimSun" w:hint="eastAsia"/>
          <w:sz w:val="24"/>
        </w:rPr>
        <w:t>、密码</w:t>
      </w:r>
      <w:r w:rsidRPr="00C62268">
        <w:rPr>
          <w:rFonts w:ascii="SimSun" w:hAnsi="SimSun" w:hint="eastAsia"/>
          <w:sz w:val="24"/>
        </w:rPr>
        <w:t>至少6位， 字母数字及符号组成；</w:t>
      </w:r>
    </w:p>
    <w:p w14:paraId="4576BD18" w14:textId="767D8444"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2、验证码标准4位数字；</w:t>
      </w:r>
    </w:p>
    <w:p w14:paraId="7741248C" w14:textId="4FCA0F14"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3、姓名和企业名必填；</w:t>
      </w:r>
    </w:p>
    <w:p w14:paraId="1923FF1B" w14:textId="1D105523"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4、企业名不做唯一校验，但是在智能推荐加入企业页面选择 创建企业 按钮后，企业名需要唯一性校验；</w:t>
      </w:r>
    </w:p>
    <w:p w14:paraId="14FE662F" w14:textId="001457F8"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5、根据企业名及手机号/邮箱，智能推荐备选加入企业；</w:t>
      </w:r>
    </w:p>
    <w:p w14:paraId="7EA2D577" w14:textId="44602EB2"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6、有企业邀请的在前，关键字智能推荐的企业在后；</w:t>
      </w:r>
    </w:p>
    <w:p w14:paraId="47E41F81" w14:textId="6EE9C979"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7、以上为业务流程，重点阐述业务关键内容，最后的程序实现要参考UE流程；</w:t>
      </w:r>
    </w:p>
    <w:p w14:paraId="159979A6" w14:textId="6AB2A275"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8、注意手机端和Web端UE流程的不同；</w:t>
      </w:r>
    </w:p>
    <w:p w14:paraId="3BDC8A5B" w14:textId="4C6B6090" w:rsidR="00C62268" w:rsidRPr="00C62268" w:rsidRDefault="00C62268" w:rsidP="00C62268">
      <w:pPr>
        <w:pStyle w:val="a"/>
        <w:spacing w:line="400" w:lineRule="exact"/>
        <w:ind w:firstLine="480"/>
        <w:jc w:val="left"/>
        <w:rPr>
          <w:rFonts w:ascii="SimSun" w:hAnsi="SimSun"/>
          <w:sz w:val="24"/>
        </w:rPr>
      </w:pPr>
    </w:p>
    <w:p w14:paraId="16B48F9D" w14:textId="0162F8BD" w:rsidR="00C62268" w:rsidRPr="00C62268" w:rsidRDefault="004A3DC9" w:rsidP="00C62268">
      <w:pPr>
        <w:pStyle w:val="a"/>
        <w:spacing w:line="400" w:lineRule="exact"/>
        <w:ind w:firstLine="480"/>
        <w:jc w:val="left"/>
        <w:rPr>
          <w:rFonts w:ascii="SimSun" w:hAnsi="SimSun"/>
          <w:sz w:val="24"/>
        </w:rPr>
      </w:pPr>
      <w:r w:rsidRPr="00C62268">
        <w:rPr>
          <w:rFonts w:ascii="SimSun" w:hAnsi="SimSun"/>
          <w:noProof/>
          <w:sz w:val="24"/>
        </w:rPr>
        <w:lastRenderedPageBreak/>
        <w:drawing>
          <wp:anchor distT="0" distB="0" distL="114300" distR="114300" simplePos="0" relativeHeight="251660288" behindDoc="0" locked="0" layoutInCell="1" allowOverlap="1" wp14:anchorId="7D7F4AE4" wp14:editId="412C94FE">
            <wp:simplePos x="0" y="0"/>
            <wp:positionH relativeFrom="column">
              <wp:posOffset>188595</wp:posOffset>
            </wp:positionH>
            <wp:positionV relativeFrom="paragraph">
              <wp:posOffset>594360</wp:posOffset>
            </wp:positionV>
            <wp:extent cx="5495925" cy="1867535"/>
            <wp:effectExtent l="0" t="0" r="9525" b="0"/>
            <wp:wrapTopAndBottom/>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95925" cy="1867535"/>
                    </a:xfrm>
                    <a:prstGeom prst="rect">
                      <a:avLst/>
                    </a:prstGeom>
                    <a:noFill/>
                    <a:ln>
                      <a:noFill/>
                    </a:ln>
                  </pic:spPr>
                </pic:pic>
              </a:graphicData>
            </a:graphic>
            <wp14:sizeRelH relativeFrom="page">
              <wp14:pctWidth>0</wp14:pctWidth>
            </wp14:sizeRelH>
            <wp14:sizeRelV relativeFrom="page">
              <wp14:pctHeight>0</wp14:pctHeight>
            </wp14:sizeRelV>
          </wp:anchor>
        </w:drawing>
      </w:r>
      <w:r w:rsidR="00C62268" w:rsidRPr="00C62268">
        <w:rPr>
          <w:rFonts w:ascii="SimSun" w:hAnsi="SimSun" w:hint="eastAsia"/>
          <w:sz w:val="24"/>
        </w:rPr>
        <w:t>修改密码流程：</w:t>
      </w:r>
    </w:p>
    <w:p w14:paraId="27F6499C" w14:textId="777DD25C" w:rsidR="00C62268" w:rsidRPr="00C62268" w:rsidRDefault="00C62268" w:rsidP="00C62268">
      <w:pPr>
        <w:pStyle w:val="a"/>
        <w:spacing w:line="400" w:lineRule="exact"/>
        <w:ind w:firstLine="480"/>
        <w:jc w:val="left"/>
        <w:rPr>
          <w:rFonts w:ascii="SimSun" w:hAnsi="SimSun"/>
          <w:sz w:val="24"/>
        </w:rPr>
      </w:pPr>
    </w:p>
    <w:p w14:paraId="2E72BBC4" w14:textId="20C70363"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说明：</w:t>
      </w:r>
    </w:p>
    <w:p w14:paraId="029A1CBB" w14:textId="0144916E"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1、用户需要成功登录工作圈内才可以进行修改密码操作；</w:t>
      </w:r>
    </w:p>
    <w:p w14:paraId="6D4CF332" w14:textId="665A9411"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2、在设置新密码前需要输入原密码，密码验证通过后方可设置新密码；</w:t>
      </w:r>
    </w:p>
    <w:p w14:paraId="3C1AA706" w14:textId="472407B9"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3、新密码格式要求同注册；</w:t>
      </w:r>
    </w:p>
    <w:p w14:paraId="65866446" w14:textId="23470483" w:rsidR="00C62268" w:rsidRPr="00C62268" w:rsidRDefault="00C62268" w:rsidP="00C62268">
      <w:pPr>
        <w:pStyle w:val="a"/>
        <w:spacing w:line="400" w:lineRule="exact"/>
        <w:ind w:firstLine="480"/>
        <w:jc w:val="left"/>
        <w:rPr>
          <w:rFonts w:ascii="SimSun" w:hAnsi="SimSun"/>
          <w:sz w:val="24"/>
        </w:rPr>
      </w:pPr>
    </w:p>
    <w:p w14:paraId="6FC1BC20" w14:textId="7B62695C" w:rsidR="00C62268" w:rsidRPr="00C62268" w:rsidRDefault="004A3DC9" w:rsidP="00C62268">
      <w:pPr>
        <w:pStyle w:val="a"/>
        <w:spacing w:line="400" w:lineRule="exact"/>
        <w:ind w:firstLine="480"/>
        <w:jc w:val="left"/>
        <w:rPr>
          <w:rFonts w:ascii="SimSun" w:hAnsi="SimSun"/>
          <w:sz w:val="24"/>
        </w:rPr>
      </w:pPr>
      <w:r w:rsidRPr="00C62268">
        <w:rPr>
          <w:rFonts w:ascii="SimSun" w:hAnsi="SimSun"/>
          <w:noProof/>
          <w:sz w:val="24"/>
        </w:rPr>
        <w:drawing>
          <wp:anchor distT="0" distB="0" distL="114300" distR="114300" simplePos="0" relativeHeight="251661312" behindDoc="0" locked="0" layoutInCell="1" allowOverlap="1" wp14:anchorId="04AF3C72" wp14:editId="5E208503">
            <wp:simplePos x="0" y="0"/>
            <wp:positionH relativeFrom="column">
              <wp:posOffset>76200</wp:posOffset>
            </wp:positionH>
            <wp:positionV relativeFrom="paragraph">
              <wp:posOffset>441325</wp:posOffset>
            </wp:positionV>
            <wp:extent cx="5486400" cy="3502025"/>
            <wp:effectExtent l="0" t="0" r="0" b="3175"/>
            <wp:wrapTopAndBottom/>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502025"/>
                    </a:xfrm>
                    <a:prstGeom prst="rect">
                      <a:avLst/>
                    </a:prstGeom>
                    <a:noFill/>
                    <a:ln>
                      <a:noFill/>
                    </a:ln>
                  </pic:spPr>
                </pic:pic>
              </a:graphicData>
            </a:graphic>
            <wp14:sizeRelH relativeFrom="page">
              <wp14:pctWidth>0</wp14:pctWidth>
            </wp14:sizeRelH>
            <wp14:sizeRelV relativeFrom="page">
              <wp14:pctHeight>0</wp14:pctHeight>
            </wp14:sizeRelV>
          </wp:anchor>
        </w:drawing>
      </w:r>
      <w:r w:rsidR="00C62268" w:rsidRPr="00C62268">
        <w:rPr>
          <w:rFonts w:ascii="SimSun" w:hAnsi="SimSun" w:hint="eastAsia"/>
          <w:sz w:val="24"/>
        </w:rPr>
        <w:t>添加同事：</w:t>
      </w:r>
    </w:p>
    <w:p w14:paraId="765B0AA3" w14:textId="3DCE3FB6" w:rsidR="00C62268" w:rsidRPr="00C62268" w:rsidRDefault="004A3DC9" w:rsidP="00C62268">
      <w:pPr>
        <w:pStyle w:val="a"/>
        <w:spacing w:line="400" w:lineRule="exact"/>
        <w:ind w:firstLine="480"/>
        <w:jc w:val="left"/>
        <w:rPr>
          <w:rFonts w:ascii="SimSun" w:hAnsi="SimSun"/>
          <w:sz w:val="24"/>
        </w:rPr>
      </w:pPr>
      <w:r w:rsidRPr="00C62268">
        <w:rPr>
          <w:rFonts w:ascii="SimSun" w:hAnsi="SimSun"/>
          <w:noProof/>
          <w:sz w:val="24"/>
        </w:rPr>
        <w:lastRenderedPageBreak/>
        <w:drawing>
          <wp:anchor distT="0" distB="0" distL="114300" distR="114300" simplePos="0" relativeHeight="251662336" behindDoc="0" locked="0" layoutInCell="1" allowOverlap="1" wp14:anchorId="1DB44800" wp14:editId="40A3CF7A">
            <wp:simplePos x="0" y="0"/>
            <wp:positionH relativeFrom="column">
              <wp:posOffset>-60960</wp:posOffset>
            </wp:positionH>
            <wp:positionV relativeFrom="paragraph">
              <wp:posOffset>243840</wp:posOffset>
            </wp:positionV>
            <wp:extent cx="5486400" cy="3472815"/>
            <wp:effectExtent l="0" t="0" r="0" b="0"/>
            <wp:wrapTopAndBottom/>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472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B40887" w14:textId="4D7C8A30" w:rsidR="00C62268" w:rsidRPr="00C62268" w:rsidRDefault="00C62268" w:rsidP="00C62268">
      <w:pPr>
        <w:pStyle w:val="a"/>
        <w:spacing w:line="400" w:lineRule="exact"/>
        <w:ind w:firstLine="480"/>
        <w:jc w:val="left"/>
        <w:rPr>
          <w:rFonts w:ascii="SimSun" w:hAnsi="SimSun"/>
          <w:sz w:val="24"/>
        </w:rPr>
      </w:pPr>
    </w:p>
    <w:p w14:paraId="1EB7D985"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说明：</w:t>
      </w:r>
    </w:p>
    <w:p w14:paraId="0E2078D2"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企业圈同事列表等同于企业人员列表，包含以下几种状态：</w:t>
      </w:r>
    </w:p>
    <w:p w14:paraId="0EC7B7EE"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1、活跃：已注册并成功加入企业的用户；</w:t>
      </w:r>
    </w:p>
    <w:p w14:paraId="1EE7DC50"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2、邀请中：被添加的同事还未确认加入该企业时的状态；</w:t>
      </w:r>
    </w:p>
    <w:p w14:paraId="3FFB9B0A"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3、待审核：企业内普通用户发起的添加同事状态+企业外某注册用户主动申请加入该企业时的状态；</w:t>
      </w:r>
    </w:p>
    <w:p w14:paraId="3277AE64"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4、停用：企业管理员停用某企业内用户+某企业内用户成功加入别的企业时的状态；</w:t>
      </w:r>
    </w:p>
    <w:p w14:paraId="346A116A"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以上四种状态管理员可进行的操作（普通用户无权）：</w:t>
      </w:r>
    </w:p>
    <w:p w14:paraId="642AD63D"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1、活跃：[停用]操作，触发后变为停用状态；</w:t>
      </w:r>
    </w:p>
    <w:p w14:paraId="5A69CDFB"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2、邀请中：[删除]操作，发出的邀请失效，相应记录直接删掉；</w:t>
      </w:r>
    </w:p>
    <w:p w14:paraId="280FFEA3"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3、待审核：[同意]/[拒绝]操作，同意后变为邀请中状态或活跃状态；拒</w:t>
      </w:r>
      <w:r w:rsidRPr="00C62268">
        <w:rPr>
          <w:rFonts w:ascii="SimSun" w:hAnsi="SimSun" w:hint="eastAsia"/>
          <w:sz w:val="24"/>
        </w:rPr>
        <w:lastRenderedPageBreak/>
        <w:t>绝直接删掉本记录；</w:t>
      </w:r>
    </w:p>
    <w:p w14:paraId="08A86EA3"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4、停用：有需要工作交接的停用用户，会有[工作交接]操作，如果该同事又重新加入本企业，状态变为活跃，只要其账号（手机/邮箱）不变；</w:t>
      </w:r>
    </w:p>
    <w:p w14:paraId="40A91844"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以上同事列表要求显示内容：</w:t>
      </w:r>
    </w:p>
    <w:p w14:paraId="3214B342"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1、企业内普通用户只需看到 活跃和邀请中 状态的同事；</w:t>
      </w:r>
    </w:p>
    <w:p w14:paraId="5F2DBA8D"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2、企业管理员能够看到四种状态的同事；</w:t>
      </w:r>
    </w:p>
    <w:p w14:paraId="785A8950"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3、 活跃、邀请中、停用 状态的同事，需要显示头像、姓名、手机、邮箱； 待审核 状态的同事还要显示 发起人 字段（提交添加同事的企业内普通用户或企业</w:t>
      </w:r>
    </w:p>
    <w:p w14:paraId="4452B6F3"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外主动申请加入本企业的用户，显示为姓名）；</w:t>
      </w:r>
    </w:p>
    <w:p w14:paraId="34416FE7"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215版可以不显示停用状态的企业内用户，但是必须提前设计，为以后客户等业务APP做准备；</w:t>
      </w:r>
    </w:p>
    <w:p w14:paraId="4D6ED2C6"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215版对于有需要工作交接的停用状态用户必须显示；</w:t>
      </w:r>
    </w:p>
    <w:p w14:paraId="2F98D850"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被邀请人收到通知:</w:t>
      </w:r>
    </w:p>
    <w:p w14:paraId="15AF3B7F"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1、如果是已注册用户，直接消息通知+短信/邮件；</w:t>
      </w:r>
    </w:p>
    <w:p w14:paraId="7E8A4715"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2、如果是未注册用户，手机短信或邮件通知：通知模版：XXX（企业名）欢迎您加入工作圈，请访问下面链接完成加入：XXX（URL短链）</w:t>
      </w:r>
    </w:p>
    <w:p w14:paraId="19D5E991"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3、被邀请人点击URL后，后台会判断用户使用终端，如果来自移动端会自动接入WAP页，如果是PC端，会自动接入Web页，两种页面内容一致，主要包括如下字段：</w:t>
      </w:r>
    </w:p>
    <w:p w14:paraId="3E6E19BF"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 xml:space="preserve"> XXX（企业名）邀请您加入 </w:t>
      </w:r>
    </w:p>
    <w:p w14:paraId="20DE8576"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a. 手机号/邮箱（灰色不可修改）；</w:t>
      </w:r>
    </w:p>
    <w:p w14:paraId="13B2C7E0"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b. 姓名*；</w:t>
      </w:r>
    </w:p>
    <w:p w14:paraId="4CAAA534"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b. 设置密码*/登录密码*</w:t>
      </w:r>
    </w:p>
    <w:p w14:paraId="4990AB02" w14:textId="77777777" w:rsidR="00C62268" w:rsidRPr="009F01FD" w:rsidRDefault="00C62268" w:rsidP="00C62268">
      <w:pPr>
        <w:pStyle w:val="CommentText"/>
        <w:rPr>
          <w:i/>
        </w:rPr>
      </w:pPr>
    </w:p>
    <w:p w14:paraId="4DFD53E0" w14:textId="77777777" w:rsidR="00C62268" w:rsidRDefault="00C62268" w:rsidP="00C62268">
      <w:pPr>
        <w:pStyle w:val="Heading3"/>
      </w:pPr>
      <w:bookmarkStart w:id="16" w:name="_Toc418875569"/>
      <w:r>
        <w:rPr>
          <w:rFonts w:hint="eastAsia"/>
        </w:rPr>
        <w:lastRenderedPageBreak/>
        <w:t>账户系统模块类图</w:t>
      </w:r>
      <w:bookmarkEnd w:id="16"/>
    </w:p>
    <w:p w14:paraId="0A87A4A6" w14:textId="77777777" w:rsidR="00C62268" w:rsidRDefault="00C62268" w:rsidP="00C62268">
      <w:pPr>
        <w:jc w:val="center"/>
      </w:pPr>
      <w:r>
        <w:object w:dxaOrig="7457" w:dyaOrig="9494" w14:anchorId="3B2DDBFF">
          <v:shape id="_x0000_i1029" type="#_x0000_t75" style="width:372pt;height:475pt" o:ole="">
            <v:imagedata r:id="rId29" o:title=""/>
          </v:shape>
          <o:OLEObject Type="Embed" ProgID="Visio.Drawing.11" ShapeID="_x0000_i1029" DrawAspect="Content" ObjectID="_1524506128" r:id="rId30"/>
        </w:object>
      </w:r>
    </w:p>
    <w:p w14:paraId="10C439D7" w14:textId="77777777" w:rsidR="00C62268" w:rsidRPr="00592BE4" w:rsidRDefault="00C62268" w:rsidP="00C62268">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Account</w:t>
      </w:r>
      <w:r w:rsidRPr="00592BE4">
        <w:rPr>
          <w:rFonts w:hint="eastAsia"/>
        </w:rPr>
        <w:t>模块类图</w:t>
      </w:r>
    </w:p>
    <w:p w14:paraId="52EBB629" w14:textId="77777777" w:rsidR="00C62268" w:rsidRDefault="00C62268" w:rsidP="00C62268">
      <w:pPr>
        <w:pStyle w:val="Heading3"/>
      </w:pPr>
      <w:bookmarkStart w:id="17" w:name="_Toc418875570"/>
      <w:r>
        <w:rPr>
          <w:rFonts w:hint="eastAsia"/>
        </w:rPr>
        <w:t>JsonController</w:t>
      </w:r>
      <w:r>
        <w:rPr>
          <w:rFonts w:hint="eastAsia"/>
        </w:rPr>
        <w:t>类概述</w:t>
      </w:r>
      <w:bookmarkEnd w:id="17"/>
    </w:p>
    <w:p w14:paraId="37B8208E"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sz w:val="24"/>
        </w:rPr>
        <w:t>Controller</w:t>
      </w:r>
      <w:r w:rsidRPr="00C62268">
        <w:rPr>
          <w:rFonts w:ascii="SimSun" w:hAnsi="SimSun" w:hint="eastAsia"/>
          <w:sz w:val="24"/>
        </w:rPr>
        <w:t>的基类，封装统一较常用的方法，如参数校验、安全校验等。</w:t>
      </w:r>
    </w:p>
    <w:p w14:paraId="2DC5C360" w14:textId="77777777" w:rsidR="00C62268" w:rsidRPr="00C62268" w:rsidRDefault="00C62268" w:rsidP="00C62268">
      <w:pPr>
        <w:pStyle w:val="a"/>
        <w:spacing w:line="400" w:lineRule="exact"/>
        <w:ind w:firstLine="480"/>
        <w:jc w:val="left"/>
        <w:rPr>
          <w:rFonts w:ascii="SimSun" w:hAnsi="SimSun"/>
          <w:sz w:val="24"/>
        </w:rPr>
      </w:pPr>
      <w:bookmarkStart w:id="18" w:name="_Toc418875571"/>
      <w:r w:rsidRPr="00C62268">
        <w:rPr>
          <w:rFonts w:ascii="SimSun" w:hAnsi="SimSun" w:hint="eastAsia"/>
          <w:sz w:val="24"/>
        </w:rPr>
        <w:t>类功能定义</w:t>
      </w:r>
      <w:bookmarkEnd w:id="18"/>
    </w:p>
    <w:p w14:paraId="16E500E9" w14:textId="77777777" w:rsidR="00C62268" w:rsidRPr="00557EE7" w:rsidRDefault="00C62268" w:rsidP="00C62268"/>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052"/>
        <w:gridCol w:w="5940"/>
      </w:tblGrid>
      <w:tr w:rsidR="00C62268" w:rsidRPr="00076C89" w14:paraId="76F4DE7B" w14:textId="77777777" w:rsidTr="00CC1B0B">
        <w:tc>
          <w:tcPr>
            <w:tcW w:w="828" w:type="dxa"/>
            <w:shd w:val="clear" w:color="auto" w:fill="CCCCCC"/>
          </w:tcPr>
          <w:p w14:paraId="6A60A59C" w14:textId="77777777" w:rsidR="00C62268" w:rsidRPr="00076C89" w:rsidRDefault="00C62268" w:rsidP="00CC1B0B">
            <w:pPr>
              <w:jc w:val="center"/>
              <w:rPr>
                <w:rStyle w:val="CommentReference"/>
                <w:b/>
                <w:i/>
              </w:rPr>
            </w:pPr>
            <w:r w:rsidRPr="00076C89">
              <w:rPr>
                <w:rStyle w:val="CommentReference"/>
                <w:rFonts w:hint="eastAsia"/>
              </w:rPr>
              <w:t>序号</w:t>
            </w:r>
          </w:p>
        </w:tc>
        <w:tc>
          <w:tcPr>
            <w:tcW w:w="2052" w:type="dxa"/>
            <w:shd w:val="clear" w:color="auto" w:fill="CCCCCC"/>
          </w:tcPr>
          <w:p w14:paraId="18BE5001" w14:textId="77777777" w:rsidR="00C62268" w:rsidRPr="00076C89" w:rsidRDefault="00C62268" w:rsidP="00CC1B0B">
            <w:pPr>
              <w:jc w:val="center"/>
              <w:rPr>
                <w:rStyle w:val="CommentReference"/>
                <w:b/>
                <w:i/>
              </w:rPr>
            </w:pPr>
            <w:r w:rsidRPr="00076C89">
              <w:rPr>
                <w:rStyle w:val="CommentReference"/>
                <w:rFonts w:hint="eastAsia"/>
              </w:rPr>
              <w:t>功能点</w:t>
            </w:r>
          </w:p>
        </w:tc>
        <w:tc>
          <w:tcPr>
            <w:tcW w:w="5940" w:type="dxa"/>
            <w:shd w:val="clear" w:color="auto" w:fill="CCCCCC"/>
          </w:tcPr>
          <w:p w14:paraId="580FF347" w14:textId="77777777" w:rsidR="00C62268" w:rsidRPr="00076C89" w:rsidRDefault="00C62268" w:rsidP="00CC1B0B">
            <w:pPr>
              <w:jc w:val="center"/>
              <w:rPr>
                <w:rStyle w:val="CommentReference"/>
                <w:b/>
                <w:i/>
              </w:rPr>
            </w:pPr>
            <w:r w:rsidRPr="00076C89">
              <w:rPr>
                <w:rStyle w:val="CommentReference"/>
                <w:rFonts w:hint="eastAsia"/>
              </w:rPr>
              <w:t>功能点详细内容</w:t>
            </w:r>
          </w:p>
        </w:tc>
      </w:tr>
      <w:tr w:rsidR="00C62268" w:rsidRPr="00076C89" w14:paraId="2B8EAD4D" w14:textId="77777777" w:rsidTr="00CC1B0B">
        <w:tc>
          <w:tcPr>
            <w:tcW w:w="828" w:type="dxa"/>
          </w:tcPr>
          <w:p w14:paraId="2B07FFE8" w14:textId="77777777" w:rsidR="00C62268" w:rsidRPr="00076C89" w:rsidRDefault="00C62268" w:rsidP="00CC1B0B">
            <w:pPr>
              <w:rPr>
                <w:rStyle w:val="CommentReference"/>
                <w:i/>
              </w:rPr>
            </w:pPr>
            <w:r w:rsidRPr="00076C89">
              <w:rPr>
                <w:rStyle w:val="CommentReference"/>
                <w:rFonts w:hint="eastAsia"/>
              </w:rPr>
              <w:t>1</w:t>
            </w:r>
          </w:p>
        </w:tc>
        <w:tc>
          <w:tcPr>
            <w:tcW w:w="2052" w:type="dxa"/>
          </w:tcPr>
          <w:p w14:paraId="6CF13E6C" w14:textId="77777777" w:rsidR="00C62268" w:rsidRPr="00076C89" w:rsidRDefault="00C62268" w:rsidP="00CC1B0B">
            <w:pPr>
              <w:rPr>
                <w:rStyle w:val="CommentReference"/>
                <w:i/>
              </w:rPr>
            </w:pPr>
            <w:r w:rsidRPr="004A4A85">
              <w:rPr>
                <w:rStyle w:val="CommentReference"/>
              </w:rPr>
              <w:t>checkSig</w:t>
            </w:r>
          </w:p>
        </w:tc>
        <w:tc>
          <w:tcPr>
            <w:tcW w:w="5940" w:type="dxa"/>
          </w:tcPr>
          <w:p w14:paraId="7DF49896" w14:textId="77777777" w:rsidR="00C62268" w:rsidRPr="00076C89" w:rsidRDefault="00C62268" w:rsidP="00CC1B0B">
            <w:pPr>
              <w:rPr>
                <w:rStyle w:val="CommentReference"/>
                <w:i/>
              </w:rPr>
            </w:pPr>
            <w:r>
              <w:rPr>
                <w:rStyle w:val="CommentReference"/>
                <w:rFonts w:hint="eastAsia"/>
              </w:rPr>
              <w:t>签名校验</w:t>
            </w:r>
          </w:p>
        </w:tc>
      </w:tr>
      <w:tr w:rsidR="00C62268" w:rsidRPr="00076C89" w14:paraId="1F098DA8" w14:textId="77777777" w:rsidTr="00CC1B0B">
        <w:tc>
          <w:tcPr>
            <w:tcW w:w="828" w:type="dxa"/>
          </w:tcPr>
          <w:p w14:paraId="1B9B31BA" w14:textId="77777777" w:rsidR="00C62268" w:rsidRPr="00076C89" w:rsidRDefault="00C62268" w:rsidP="00CC1B0B">
            <w:pPr>
              <w:rPr>
                <w:rStyle w:val="CommentReference"/>
                <w:i/>
              </w:rPr>
            </w:pPr>
            <w:r w:rsidRPr="00076C89">
              <w:rPr>
                <w:rStyle w:val="CommentReference"/>
                <w:rFonts w:hint="eastAsia"/>
              </w:rPr>
              <w:t>2</w:t>
            </w:r>
          </w:p>
        </w:tc>
        <w:tc>
          <w:tcPr>
            <w:tcW w:w="2052" w:type="dxa"/>
          </w:tcPr>
          <w:p w14:paraId="2BCF5C60" w14:textId="77777777" w:rsidR="00C62268" w:rsidRPr="00076C89" w:rsidRDefault="00C62268" w:rsidP="00CC1B0B">
            <w:pPr>
              <w:rPr>
                <w:rStyle w:val="CommentReference"/>
                <w:i/>
              </w:rPr>
            </w:pPr>
            <w:r w:rsidRPr="004A4A85">
              <w:rPr>
                <w:rStyle w:val="CommentReference"/>
              </w:rPr>
              <w:t>checkImageNo</w:t>
            </w:r>
          </w:p>
        </w:tc>
        <w:tc>
          <w:tcPr>
            <w:tcW w:w="5940" w:type="dxa"/>
          </w:tcPr>
          <w:p w14:paraId="4D17A45E" w14:textId="77777777" w:rsidR="00C62268" w:rsidRPr="00076C89" w:rsidRDefault="00C62268" w:rsidP="00CC1B0B">
            <w:pPr>
              <w:rPr>
                <w:rStyle w:val="CommentReference"/>
                <w:i/>
              </w:rPr>
            </w:pPr>
            <w:r>
              <w:rPr>
                <w:rStyle w:val="CommentReference"/>
                <w:rFonts w:hint="eastAsia"/>
              </w:rPr>
              <w:t>验证码校验</w:t>
            </w:r>
          </w:p>
        </w:tc>
      </w:tr>
      <w:tr w:rsidR="00C62268" w:rsidRPr="00076C89" w14:paraId="586061D9" w14:textId="77777777" w:rsidTr="00CC1B0B">
        <w:tc>
          <w:tcPr>
            <w:tcW w:w="828" w:type="dxa"/>
          </w:tcPr>
          <w:p w14:paraId="4C8C21E6" w14:textId="77777777" w:rsidR="00C62268" w:rsidRPr="00076C89" w:rsidRDefault="00C62268" w:rsidP="00CC1B0B">
            <w:pPr>
              <w:rPr>
                <w:rStyle w:val="CommentReference"/>
                <w:i/>
              </w:rPr>
            </w:pPr>
            <w:r w:rsidRPr="00076C89">
              <w:rPr>
                <w:rStyle w:val="CommentReference"/>
                <w:rFonts w:hint="eastAsia"/>
              </w:rPr>
              <w:lastRenderedPageBreak/>
              <w:t>3</w:t>
            </w:r>
          </w:p>
        </w:tc>
        <w:tc>
          <w:tcPr>
            <w:tcW w:w="2052" w:type="dxa"/>
          </w:tcPr>
          <w:p w14:paraId="36FD536A" w14:textId="77777777" w:rsidR="00C62268" w:rsidRPr="00076C89" w:rsidRDefault="00C62268" w:rsidP="00CC1B0B">
            <w:pPr>
              <w:rPr>
                <w:rStyle w:val="CommentReference"/>
                <w:i/>
              </w:rPr>
            </w:pPr>
            <w:r w:rsidRPr="004A4A85">
              <w:rPr>
                <w:rStyle w:val="CommentReference"/>
              </w:rPr>
              <w:t>changeTokenRel</w:t>
            </w:r>
          </w:p>
        </w:tc>
        <w:tc>
          <w:tcPr>
            <w:tcW w:w="5940" w:type="dxa"/>
          </w:tcPr>
          <w:p w14:paraId="2F75E1B3" w14:textId="77777777" w:rsidR="00C62268" w:rsidRPr="00076C89" w:rsidRDefault="00C62268" w:rsidP="00CC1B0B">
            <w:pPr>
              <w:rPr>
                <w:rStyle w:val="CommentReference"/>
                <w:i/>
              </w:rPr>
            </w:pPr>
            <w:r>
              <w:rPr>
                <w:rStyle w:val="CommentReference"/>
              </w:rPr>
              <w:t>T</w:t>
            </w:r>
            <w:r>
              <w:rPr>
                <w:rStyle w:val="CommentReference"/>
                <w:rFonts w:hint="eastAsia"/>
              </w:rPr>
              <w:t>oken</w:t>
            </w:r>
            <w:r>
              <w:rPr>
                <w:rStyle w:val="CommentReference"/>
                <w:rFonts w:hint="eastAsia"/>
              </w:rPr>
              <w:t>切换</w:t>
            </w:r>
          </w:p>
        </w:tc>
      </w:tr>
    </w:tbl>
    <w:p w14:paraId="0496A929" w14:textId="77777777" w:rsidR="00C62268" w:rsidRPr="00CF07BE" w:rsidRDefault="00C62268" w:rsidP="00C62268">
      <w:pPr>
        <w:rPr>
          <w:rStyle w:val="CommentReference"/>
          <w:i/>
        </w:rPr>
      </w:pPr>
    </w:p>
    <w:p w14:paraId="22E44FE1" w14:textId="77777777" w:rsidR="00C62268" w:rsidRDefault="00C62268" w:rsidP="00A67151">
      <w:pPr>
        <w:pStyle w:val="Heading3"/>
      </w:pPr>
      <w:bookmarkStart w:id="19" w:name="_Toc418875572"/>
      <w:r>
        <w:rPr>
          <w:rFonts w:hint="eastAsia"/>
        </w:rPr>
        <w:t>AccountWebController</w:t>
      </w:r>
      <w:r>
        <w:rPr>
          <w:rFonts w:hint="eastAsia"/>
        </w:rPr>
        <w:t>类概述</w:t>
      </w:r>
      <w:bookmarkEnd w:id="19"/>
    </w:p>
    <w:p w14:paraId="2BD9373E"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这个类是给PC浏览器访问提供的http接口，基于SpringMVC框架 。</w:t>
      </w:r>
    </w:p>
    <w:p w14:paraId="47290A75" w14:textId="77777777" w:rsidR="00C62268" w:rsidRPr="00C62268" w:rsidRDefault="00C62268" w:rsidP="00C62268">
      <w:pPr>
        <w:pStyle w:val="a"/>
        <w:spacing w:line="400" w:lineRule="exact"/>
        <w:ind w:firstLine="480"/>
        <w:jc w:val="left"/>
        <w:rPr>
          <w:rFonts w:ascii="SimSun" w:hAnsi="SimSun"/>
          <w:sz w:val="24"/>
        </w:rPr>
      </w:pPr>
      <w:bookmarkStart w:id="20" w:name="_Toc418875573"/>
      <w:r w:rsidRPr="00C62268">
        <w:rPr>
          <w:rFonts w:ascii="SimSun" w:hAnsi="SimSun" w:hint="eastAsia"/>
          <w:sz w:val="24"/>
        </w:rPr>
        <w:t>类功能定义</w:t>
      </w:r>
      <w:bookmarkEnd w:id="20"/>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62268" w:rsidRPr="00076C89" w14:paraId="5D5A9CAC" w14:textId="77777777" w:rsidTr="00CC1B0B">
        <w:tc>
          <w:tcPr>
            <w:tcW w:w="760" w:type="dxa"/>
            <w:shd w:val="clear" w:color="auto" w:fill="CCCCCC"/>
          </w:tcPr>
          <w:p w14:paraId="0C83088B" w14:textId="77777777" w:rsidR="00C62268" w:rsidRPr="00076C89" w:rsidRDefault="00C62268" w:rsidP="00CC1B0B">
            <w:pPr>
              <w:jc w:val="center"/>
              <w:rPr>
                <w:rStyle w:val="CommentReference"/>
                <w:b/>
                <w:i/>
              </w:rPr>
            </w:pPr>
            <w:r w:rsidRPr="00076C89">
              <w:rPr>
                <w:rStyle w:val="CommentReference"/>
                <w:rFonts w:hint="eastAsia"/>
              </w:rPr>
              <w:t>序号</w:t>
            </w:r>
          </w:p>
        </w:tc>
        <w:tc>
          <w:tcPr>
            <w:tcW w:w="2999" w:type="dxa"/>
            <w:shd w:val="clear" w:color="auto" w:fill="CCCCCC"/>
          </w:tcPr>
          <w:p w14:paraId="19EB6E67" w14:textId="77777777" w:rsidR="00C62268" w:rsidRPr="00076C89" w:rsidRDefault="00C62268" w:rsidP="00CC1B0B">
            <w:pPr>
              <w:jc w:val="center"/>
              <w:rPr>
                <w:rStyle w:val="CommentReference"/>
                <w:b/>
                <w:i/>
              </w:rPr>
            </w:pPr>
            <w:r w:rsidRPr="00076C89">
              <w:rPr>
                <w:rStyle w:val="CommentReference"/>
                <w:rFonts w:hint="eastAsia"/>
              </w:rPr>
              <w:t>功能点</w:t>
            </w:r>
          </w:p>
        </w:tc>
        <w:tc>
          <w:tcPr>
            <w:tcW w:w="5061" w:type="dxa"/>
            <w:shd w:val="clear" w:color="auto" w:fill="CCCCCC"/>
          </w:tcPr>
          <w:p w14:paraId="77F717D7" w14:textId="77777777" w:rsidR="00C62268" w:rsidRPr="00076C89" w:rsidRDefault="00C62268" w:rsidP="00CC1B0B">
            <w:pPr>
              <w:jc w:val="center"/>
              <w:rPr>
                <w:rStyle w:val="CommentReference"/>
                <w:b/>
                <w:i/>
              </w:rPr>
            </w:pPr>
            <w:r w:rsidRPr="00076C89">
              <w:rPr>
                <w:rStyle w:val="CommentReference"/>
                <w:rFonts w:hint="eastAsia"/>
              </w:rPr>
              <w:t>功能点详细内容</w:t>
            </w:r>
          </w:p>
        </w:tc>
      </w:tr>
      <w:tr w:rsidR="00C62268" w:rsidRPr="00076C89" w14:paraId="7E7A440E" w14:textId="77777777" w:rsidTr="00CC1B0B">
        <w:tc>
          <w:tcPr>
            <w:tcW w:w="760" w:type="dxa"/>
          </w:tcPr>
          <w:p w14:paraId="78395F34" w14:textId="77777777" w:rsidR="00C62268" w:rsidRPr="00076C89" w:rsidRDefault="00C62268" w:rsidP="00CC1B0B">
            <w:pPr>
              <w:rPr>
                <w:rStyle w:val="CommentReference"/>
                <w:i/>
              </w:rPr>
            </w:pPr>
            <w:r w:rsidRPr="00076C89">
              <w:rPr>
                <w:rStyle w:val="CommentReference"/>
                <w:rFonts w:hint="eastAsia"/>
              </w:rPr>
              <w:t>1</w:t>
            </w:r>
          </w:p>
        </w:tc>
        <w:tc>
          <w:tcPr>
            <w:tcW w:w="2999" w:type="dxa"/>
          </w:tcPr>
          <w:p w14:paraId="4C063D3C" w14:textId="77777777" w:rsidR="00C62268" w:rsidRPr="00076C89" w:rsidRDefault="00C62268" w:rsidP="00CC1B0B">
            <w:pPr>
              <w:rPr>
                <w:rStyle w:val="CommentReference"/>
                <w:i/>
              </w:rPr>
            </w:pPr>
            <w:r>
              <w:rPr>
                <w:rFonts w:ascii="Consolas" w:hAnsi="Consolas" w:cs="Consolas"/>
                <w:color w:val="000000"/>
                <w:kern w:val="0"/>
                <w:sz w:val="22"/>
                <w:szCs w:val="22"/>
                <w:highlight w:val="lightGray"/>
                <w:u w:val="single"/>
              </w:rPr>
              <w:t>userLogin</w:t>
            </w:r>
          </w:p>
        </w:tc>
        <w:tc>
          <w:tcPr>
            <w:tcW w:w="5061" w:type="dxa"/>
          </w:tcPr>
          <w:p w14:paraId="2667FDA4" w14:textId="77777777" w:rsidR="00C62268" w:rsidRPr="00076C89" w:rsidRDefault="00C62268" w:rsidP="00CC1B0B">
            <w:pPr>
              <w:rPr>
                <w:rStyle w:val="CommentReference"/>
                <w:i/>
              </w:rPr>
            </w:pPr>
            <w:r>
              <w:rPr>
                <w:rStyle w:val="CommentReference"/>
                <w:rFonts w:hint="eastAsia"/>
              </w:rPr>
              <w:t>登录接口</w:t>
            </w:r>
          </w:p>
        </w:tc>
      </w:tr>
      <w:tr w:rsidR="00C62268" w:rsidRPr="00076C89" w14:paraId="3C32358A" w14:textId="77777777" w:rsidTr="00CC1B0B">
        <w:tc>
          <w:tcPr>
            <w:tcW w:w="760" w:type="dxa"/>
          </w:tcPr>
          <w:p w14:paraId="3391D83B" w14:textId="77777777" w:rsidR="00C62268" w:rsidRPr="00076C89" w:rsidRDefault="00C62268" w:rsidP="00CC1B0B">
            <w:pPr>
              <w:rPr>
                <w:rStyle w:val="CommentReference"/>
                <w:i/>
              </w:rPr>
            </w:pPr>
            <w:r w:rsidRPr="00076C89">
              <w:rPr>
                <w:rStyle w:val="CommentReference"/>
                <w:rFonts w:hint="eastAsia"/>
              </w:rPr>
              <w:t>2</w:t>
            </w:r>
          </w:p>
        </w:tc>
        <w:tc>
          <w:tcPr>
            <w:tcW w:w="2999" w:type="dxa"/>
          </w:tcPr>
          <w:p w14:paraId="7D210EBF"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userLogout</w:t>
            </w:r>
          </w:p>
        </w:tc>
        <w:tc>
          <w:tcPr>
            <w:tcW w:w="5061" w:type="dxa"/>
          </w:tcPr>
          <w:p w14:paraId="783FA1E1" w14:textId="77777777" w:rsidR="00C62268" w:rsidRPr="00076C89" w:rsidRDefault="00C62268" w:rsidP="00CC1B0B">
            <w:pPr>
              <w:rPr>
                <w:rStyle w:val="CommentReference"/>
                <w:i/>
              </w:rPr>
            </w:pPr>
            <w:r>
              <w:rPr>
                <w:rStyle w:val="CommentReference"/>
                <w:rFonts w:hint="eastAsia"/>
              </w:rPr>
              <w:t>退出接口</w:t>
            </w:r>
          </w:p>
        </w:tc>
      </w:tr>
      <w:tr w:rsidR="00C62268" w:rsidRPr="00076C89" w14:paraId="5F974959" w14:textId="77777777" w:rsidTr="00CC1B0B">
        <w:tc>
          <w:tcPr>
            <w:tcW w:w="760" w:type="dxa"/>
          </w:tcPr>
          <w:p w14:paraId="6D3CD243" w14:textId="77777777" w:rsidR="00C62268" w:rsidRPr="00076C89" w:rsidRDefault="00C62268" w:rsidP="00CC1B0B">
            <w:pPr>
              <w:rPr>
                <w:rStyle w:val="CommentReference"/>
                <w:i/>
              </w:rPr>
            </w:pPr>
            <w:r w:rsidRPr="00076C89">
              <w:rPr>
                <w:rStyle w:val="CommentReference"/>
                <w:rFonts w:hint="eastAsia"/>
              </w:rPr>
              <w:t>3</w:t>
            </w:r>
          </w:p>
        </w:tc>
        <w:tc>
          <w:tcPr>
            <w:tcW w:w="2999" w:type="dxa"/>
          </w:tcPr>
          <w:p w14:paraId="515B3A17"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getEmailVerifyCode</w:t>
            </w:r>
          </w:p>
        </w:tc>
        <w:tc>
          <w:tcPr>
            <w:tcW w:w="5061" w:type="dxa"/>
          </w:tcPr>
          <w:p w14:paraId="33D077F9" w14:textId="77777777" w:rsidR="00C62268" w:rsidRPr="00076C89" w:rsidRDefault="00C62268" w:rsidP="00CC1B0B">
            <w:pPr>
              <w:rPr>
                <w:rStyle w:val="CommentReference"/>
                <w:i/>
              </w:rPr>
            </w:pPr>
            <w:r>
              <w:rPr>
                <w:rStyle w:val="CommentReference"/>
                <w:rFonts w:hint="eastAsia"/>
              </w:rPr>
              <w:t>发送邮箱验证码</w:t>
            </w:r>
          </w:p>
        </w:tc>
      </w:tr>
      <w:tr w:rsidR="00C62268" w:rsidRPr="00076C89" w14:paraId="5BD5C91C" w14:textId="77777777" w:rsidTr="00CC1B0B">
        <w:tc>
          <w:tcPr>
            <w:tcW w:w="760" w:type="dxa"/>
          </w:tcPr>
          <w:p w14:paraId="49E5B685" w14:textId="77777777" w:rsidR="00C62268" w:rsidRPr="00076C89" w:rsidRDefault="00C62268" w:rsidP="00CC1B0B">
            <w:pPr>
              <w:rPr>
                <w:rStyle w:val="CommentReference"/>
                <w:i/>
              </w:rPr>
            </w:pPr>
            <w:r>
              <w:rPr>
                <w:rStyle w:val="CommentReference"/>
                <w:rFonts w:hint="eastAsia"/>
              </w:rPr>
              <w:t>4</w:t>
            </w:r>
          </w:p>
        </w:tc>
        <w:tc>
          <w:tcPr>
            <w:tcW w:w="2999" w:type="dxa"/>
          </w:tcPr>
          <w:p w14:paraId="0C97E855"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getMSISDNVerifyCode</w:t>
            </w:r>
          </w:p>
        </w:tc>
        <w:tc>
          <w:tcPr>
            <w:tcW w:w="5061" w:type="dxa"/>
          </w:tcPr>
          <w:p w14:paraId="3AB8BA74" w14:textId="77777777" w:rsidR="00C62268" w:rsidRPr="00076C89" w:rsidRDefault="00C62268" w:rsidP="00CC1B0B">
            <w:pPr>
              <w:rPr>
                <w:rStyle w:val="CommentReference"/>
                <w:i/>
              </w:rPr>
            </w:pPr>
            <w:r>
              <w:rPr>
                <w:rStyle w:val="CommentReference"/>
                <w:rFonts w:hint="eastAsia"/>
              </w:rPr>
              <w:t>发送手机短信验证码</w:t>
            </w:r>
          </w:p>
        </w:tc>
      </w:tr>
      <w:tr w:rsidR="00C62268" w:rsidRPr="00076C89" w14:paraId="35CAC6A2" w14:textId="77777777" w:rsidTr="00CC1B0B">
        <w:tc>
          <w:tcPr>
            <w:tcW w:w="760" w:type="dxa"/>
          </w:tcPr>
          <w:p w14:paraId="33911043" w14:textId="77777777" w:rsidR="00C62268" w:rsidRPr="00076C89" w:rsidRDefault="00C62268" w:rsidP="00CC1B0B">
            <w:pPr>
              <w:rPr>
                <w:rStyle w:val="CommentReference"/>
                <w:i/>
              </w:rPr>
            </w:pPr>
            <w:r>
              <w:rPr>
                <w:rStyle w:val="CommentReference"/>
                <w:rFonts w:hint="eastAsia"/>
              </w:rPr>
              <w:t>5</w:t>
            </w:r>
          </w:p>
        </w:tc>
        <w:tc>
          <w:tcPr>
            <w:tcW w:w="2999" w:type="dxa"/>
          </w:tcPr>
          <w:p w14:paraId="5F29B30E"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14:paraId="5DC6FC52" w14:textId="77777777" w:rsidR="00C62268" w:rsidRDefault="00C62268" w:rsidP="00CC1B0B">
            <w:pPr>
              <w:rPr>
                <w:rStyle w:val="CommentReference"/>
                <w:i/>
              </w:rPr>
            </w:pPr>
            <w:r>
              <w:rPr>
                <w:rStyle w:val="CommentReference"/>
                <w:rFonts w:hint="eastAsia"/>
              </w:rPr>
              <w:t>手机用户注册</w:t>
            </w:r>
          </w:p>
        </w:tc>
      </w:tr>
      <w:tr w:rsidR="00C62268" w:rsidRPr="00076C89" w14:paraId="66F9BE6B" w14:textId="77777777" w:rsidTr="00CC1B0B">
        <w:tc>
          <w:tcPr>
            <w:tcW w:w="760" w:type="dxa"/>
          </w:tcPr>
          <w:p w14:paraId="3F32FD75" w14:textId="77777777" w:rsidR="00C62268" w:rsidRPr="00076C89" w:rsidRDefault="00C62268" w:rsidP="00CC1B0B">
            <w:pPr>
              <w:rPr>
                <w:rStyle w:val="CommentReference"/>
                <w:i/>
              </w:rPr>
            </w:pPr>
            <w:r>
              <w:rPr>
                <w:rStyle w:val="CommentReference"/>
                <w:rFonts w:hint="eastAsia"/>
              </w:rPr>
              <w:t>6</w:t>
            </w:r>
          </w:p>
        </w:tc>
        <w:tc>
          <w:tcPr>
            <w:tcW w:w="2999" w:type="dxa"/>
          </w:tcPr>
          <w:p w14:paraId="22324BB8"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14:paraId="7E8F9FFE" w14:textId="77777777" w:rsidR="00C62268" w:rsidRDefault="00C62268" w:rsidP="00CC1B0B">
            <w:pPr>
              <w:rPr>
                <w:rStyle w:val="CommentReference"/>
                <w:i/>
              </w:rPr>
            </w:pPr>
            <w:r>
              <w:rPr>
                <w:rStyle w:val="CommentReference"/>
                <w:rFonts w:hint="eastAsia"/>
              </w:rPr>
              <w:t>邮箱用户注册</w:t>
            </w:r>
          </w:p>
        </w:tc>
      </w:tr>
      <w:tr w:rsidR="00C62268" w:rsidRPr="00076C89" w14:paraId="12AC4505" w14:textId="77777777" w:rsidTr="00CC1B0B">
        <w:tc>
          <w:tcPr>
            <w:tcW w:w="760" w:type="dxa"/>
          </w:tcPr>
          <w:p w14:paraId="160B057C" w14:textId="77777777" w:rsidR="00C62268" w:rsidRPr="00076C89" w:rsidRDefault="00C62268" w:rsidP="00CC1B0B">
            <w:pPr>
              <w:rPr>
                <w:rStyle w:val="CommentReference"/>
                <w:i/>
              </w:rPr>
            </w:pPr>
            <w:r>
              <w:rPr>
                <w:rStyle w:val="CommentReference"/>
                <w:rFonts w:hint="eastAsia"/>
              </w:rPr>
              <w:t>7</w:t>
            </w:r>
          </w:p>
        </w:tc>
        <w:tc>
          <w:tcPr>
            <w:tcW w:w="2999" w:type="dxa"/>
          </w:tcPr>
          <w:p w14:paraId="3FDE2E2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14:paraId="499C77C9" w14:textId="77777777" w:rsidR="00C62268" w:rsidRDefault="00C62268" w:rsidP="00CC1B0B">
            <w:pPr>
              <w:rPr>
                <w:rStyle w:val="CommentReference"/>
                <w:i/>
              </w:rPr>
            </w:pPr>
            <w:r>
              <w:rPr>
                <w:rStyle w:val="CommentReference"/>
                <w:rFonts w:hint="eastAsia"/>
              </w:rPr>
              <w:t>找回密码接口</w:t>
            </w:r>
          </w:p>
        </w:tc>
      </w:tr>
      <w:tr w:rsidR="00C62268" w:rsidRPr="00076C89" w14:paraId="1F2E908D" w14:textId="77777777" w:rsidTr="00CC1B0B">
        <w:tc>
          <w:tcPr>
            <w:tcW w:w="760" w:type="dxa"/>
          </w:tcPr>
          <w:p w14:paraId="75E092FA" w14:textId="77777777" w:rsidR="00C62268" w:rsidRPr="00076C89" w:rsidRDefault="00C62268" w:rsidP="00CC1B0B">
            <w:pPr>
              <w:rPr>
                <w:rStyle w:val="CommentReference"/>
                <w:i/>
              </w:rPr>
            </w:pPr>
            <w:r>
              <w:rPr>
                <w:rStyle w:val="CommentReference"/>
                <w:rFonts w:hint="eastAsia"/>
              </w:rPr>
              <w:t>8</w:t>
            </w:r>
          </w:p>
        </w:tc>
        <w:tc>
          <w:tcPr>
            <w:tcW w:w="2999" w:type="dxa"/>
          </w:tcPr>
          <w:p w14:paraId="43736992"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14:paraId="3DA5DD7B" w14:textId="77777777" w:rsidR="00C62268" w:rsidRDefault="00C62268" w:rsidP="00CC1B0B">
            <w:pPr>
              <w:rPr>
                <w:rStyle w:val="CommentReference"/>
                <w:i/>
              </w:rPr>
            </w:pPr>
            <w:r>
              <w:rPr>
                <w:rStyle w:val="CommentReference"/>
                <w:rFonts w:hint="eastAsia"/>
              </w:rPr>
              <w:t>修改密码接口</w:t>
            </w:r>
          </w:p>
        </w:tc>
      </w:tr>
      <w:tr w:rsidR="00C62268" w:rsidRPr="00076C89" w14:paraId="7F7B174C" w14:textId="77777777" w:rsidTr="00CC1B0B">
        <w:tc>
          <w:tcPr>
            <w:tcW w:w="760" w:type="dxa"/>
          </w:tcPr>
          <w:p w14:paraId="586C3508" w14:textId="77777777" w:rsidR="00C62268" w:rsidRPr="00076C89" w:rsidRDefault="00C62268" w:rsidP="00CC1B0B">
            <w:pPr>
              <w:rPr>
                <w:rStyle w:val="CommentReference"/>
                <w:i/>
              </w:rPr>
            </w:pPr>
            <w:r>
              <w:rPr>
                <w:rStyle w:val="CommentReference"/>
                <w:rFonts w:hint="eastAsia"/>
              </w:rPr>
              <w:t>9</w:t>
            </w:r>
          </w:p>
        </w:tc>
        <w:tc>
          <w:tcPr>
            <w:tcW w:w="2999" w:type="dxa"/>
          </w:tcPr>
          <w:p w14:paraId="4A3B5C8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14:paraId="6258B094" w14:textId="77777777" w:rsidR="00C62268" w:rsidRDefault="00C62268" w:rsidP="00CC1B0B">
            <w:pPr>
              <w:rPr>
                <w:rStyle w:val="CommentReference"/>
                <w:i/>
              </w:rPr>
            </w:pPr>
            <w:r>
              <w:rPr>
                <w:rStyle w:val="CommentReference"/>
                <w:rFonts w:hint="eastAsia"/>
              </w:rPr>
              <w:t>常用联系人搜索接口</w:t>
            </w:r>
          </w:p>
        </w:tc>
      </w:tr>
      <w:tr w:rsidR="00C62268" w:rsidRPr="00076C89" w14:paraId="58421837" w14:textId="77777777" w:rsidTr="00CC1B0B">
        <w:tc>
          <w:tcPr>
            <w:tcW w:w="760" w:type="dxa"/>
          </w:tcPr>
          <w:p w14:paraId="3039B047" w14:textId="77777777" w:rsidR="00C62268" w:rsidRPr="00076C89" w:rsidRDefault="00C62268" w:rsidP="00CC1B0B">
            <w:pPr>
              <w:rPr>
                <w:rStyle w:val="CommentReference"/>
                <w:i/>
              </w:rPr>
            </w:pPr>
            <w:r>
              <w:rPr>
                <w:rStyle w:val="CommentReference"/>
                <w:rFonts w:hint="eastAsia"/>
              </w:rPr>
              <w:t>10</w:t>
            </w:r>
          </w:p>
        </w:tc>
        <w:tc>
          <w:tcPr>
            <w:tcW w:w="2999" w:type="dxa"/>
          </w:tcPr>
          <w:p w14:paraId="302C5C66"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14:paraId="30E18F45" w14:textId="77777777" w:rsidR="00C62268" w:rsidRDefault="00C62268" w:rsidP="00CC1B0B">
            <w:pPr>
              <w:rPr>
                <w:rStyle w:val="CommentReference"/>
                <w:i/>
              </w:rPr>
            </w:pPr>
            <w:r>
              <w:rPr>
                <w:rStyle w:val="CommentReference"/>
                <w:rFonts w:hint="eastAsia"/>
              </w:rPr>
              <w:t>搜索联系人</w:t>
            </w:r>
          </w:p>
        </w:tc>
      </w:tr>
      <w:tr w:rsidR="00C62268" w:rsidRPr="00076C89" w14:paraId="71C59969" w14:textId="77777777" w:rsidTr="00CC1B0B">
        <w:tc>
          <w:tcPr>
            <w:tcW w:w="760" w:type="dxa"/>
          </w:tcPr>
          <w:p w14:paraId="7AA7E120" w14:textId="77777777" w:rsidR="00C62268" w:rsidRPr="00076C89" w:rsidRDefault="00C62268" w:rsidP="00CC1B0B">
            <w:pPr>
              <w:rPr>
                <w:rStyle w:val="CommentReference"/>
                <w:i/>
              </w:rPr>
            </w:pPr>
            <w:r>
              <w:rPr>
                <w:rStyle w:val="CommentReference"/>
                <w:rFonts w:hint="eastAsia"/>
              </w:rPr>
              <w:t>11</w:t>
            </w:r>
          </w:p>
        </w:tc>
        <w:tc>
          <w:tcPr>
            <w:tcW w:w="2999" w:type="dxa"/>
          </w:tcPr>
          <w:p w14:paraId="15747F1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14:paraId="313C4F93" w14:textId="77777777" w:rsidR="00C62268" w:rsidRDefault="00C62268" w:rsidP="00CC1B0B">
            <w:pPr>
              <w:rPr>
                <w:rStyle w:val="CommentReference"/>
                <w:i/>
              </w:rPr>
            </w:pPr>
            <w:r>
              <w:rPr>
                <w:rStyle w:val="CommentReference"/>
                <w:rFonts w:hint="eastAsia"/>
              </w:rPr>
              <w:t>图片验证码接口</w:t>
            </w:r>
          </w:p>
        </w:tc>
      </w:tr>
      <w:tr w:rsidR="00C62268" w:rsidRPr="00076C89" w14:paraId="2FA7BDAB" w14:textId="77777777" w:rsidTr="00CC1B0B">
        <w:tc>
          <w:tcPr>
            <w:tcW w:w="760" w:type="dxa"/>
          </w:tcPr>
          <w:p w14:paraId="449B3746" w14:textId="77777777" w:rsidR="00C62268" w:rsidRPr="00076C89" w:rsidRDefault="00C62268" w:rsidP="00CC1B0B">
            <w:pPr>
              <w:rPr>
                <w:rStyle w:val="CommentReference"/>
                <w:i/>
              </w:rPr>
            </w:pPr>
            <w:r>
              <w:rPr>
                <w:rStyle w:val="CommentReference"/>
                <w:rFonts w:hint="eastAsia"/>
              </w:rPr>
              <w:t>12</w:t>
            </w:r>
          </w:p>
        </w:tc>
        <w:tc>
          <w:tcPr>
            <w:tcW w:w="2999" w:type="dxa"/>
          </w:tcPr>
          <w:p w14:paraId="11A44216"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14:paraId="65880EAC" w14:textId="77777777" w:rsidR="00C62268" w:rsidRDefault="00C62268" w:rsidP="00CC1B0B">
            <w:pPr>
              <w:rPr>
                <w:rStyle w:val="CommentReference"/>
                <w:i/>
              </w:rPr>
            </w:pPr>
            <w:r>
              <w:rPr>
                <w:rStyle w:val="CommentReference"/>
                <w:rFonts w:hint="eastAsia"/>
              </w:rPr>
              <w:t>根据</w:t>
            </w:r>
            <w:r>
              <w:rPr>
                <w:rStyle w:val="CommentReference"/>
                <w:rFonts w:hint="eastAsia"/>
              </w:rPr>
              <w:t>userId</w:t>
            </w:r>
            <w:r>
              <w:rPr>
                <w:rStyle w:val="CommentReference"/>
                <w:rFonts w:hint="eastAsia"/>
              </w:rPr>
              <w:t>查询用户信息</w:t>
            </w:r>
          </w:p>
        </w:tc>
      </w:tr>
      <w:tr w:rsidR="00C62268" w:rsidRPr="00076C89" w14:paraId="480DFFC5" w14:textId="77777777" w:rsidTr="00CC1B0B">
        <w:tc>
          <w:tcPr>
            <w:tcW w:w="760" w:type="dxa"/>
          </w:tcPr>
          <w:p w14:paraId="51241326" w14:textId="77777777" w:rsidR="00C62268" w:rsidRPr="00076C89" w:rsidRDefault="00C62268" w:rsidP="00CC1B0B">
            <w:pPr>
              <w:rPr>
                <w:rStyle w:val="CommentReference"/>
                <w:i/>
              </w:rPr>
            </w:pPr>
            <w:r>
              <w:rPr>
                <w:rStyle w:val="CommentReference"/>
                <w:rFonts w:hint="eastAsia"/>
              </w:rPr>
              <w:t>13</w:t>
            </w:r>
          </w:p>
        </w:tc>
        <w:tc>
          <w:tcPr>
            <w:tcW w:w="2999" w:type="dxa"/>
          </w:tcPr>
          <w:p w14:paraId="6FFF8453"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14:paraId="38845718" w14:textId="77777777" w:rsidR="00C62268" w:rsidRDefault="00C62268" w:rsidP="00CC1B0B">
            <w:pPr>
              <w:rPr>
                <w:rStyle w:val="CommentReference"/>
                <w:i/>
              </w:rPr>
            </w:pPr>
            <w:r>
              <w:rPr>
                <w:rStyle w:val="CommentReference"/>
                <w:rFonts w:hint="eastAsia"/>
              </w:rPr>
              <w:t>修改用户信息</w:t>
            </w:r>
          </w:p>
        </w:tc>
      </w:tr>
      <w:tr w:rsidR="00C62268" w:rsidRPr="00076C89" w14:paraId="39071D8D" w14:textId="77777777" w:rsidTr="00CC1B0B">
        <w:tc>
          <w:tcPr>
            <w:tcW w:w="760" w:type="dxa"/>
          </w:tcPr>
          <w:p w14:paraId="5C1A106A" w14:textId="77777777" w:rsidR="00C62268" w:rsidRPr="00076C89" w:rsidRDefault="00C62268" w:rsidP="00CC1B0B">
            <w:pPr>
              <w:rPr>
                <w:rStyle w:val="CommentReference"/>
                <w:i/>
              </w:rPr>
            </w:pPr>
            <w:r>
              <w:rPr>
                <w:rStyle w:val="CommentReference"/>
                <w:rFonts w:hint="eastAsia"/>
              </w:rPr>
              <w:t>14</w:t>
            </w:r>
          </w:p>
        </w:tc>
        <w:tc>
          <w:tcPr>
            <w:tcW w:w="2999" w:type="dxa"/>
          </w:tcPr>
          <w:p w14:paraId="6EF4A94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14:paraId="3B0E9216" w14:textId="77777777" w:rsidR="00C62268" w:rsidRDefault="00C62268" w:rsidP="00CC1B0B">
            <w:pPr>
              <w:rPr>
                <w:rStyle w:val="CommentReference"/>
                <w:i/>
              </w:rPr>
            </w:pPr>
            <w:r>
              <w:rPr>
                <w:rStyle w:val="CommentReference"/>
                <w:rFonts w:hint="eastAsia"/>
              </w:rPr>
              <w:t>面对面加入企业</w:t>
            </w:r>
          </w:p>
        </w:tc>
      </w:tr>
      <w:tr w:rsidR="00C62268" w:rsidRPr="00F052F2" w14:paraId="1F43C88F" w14:textId="77777777" w:rsidTr="00CC1B0B">
        <w:tc>
          <w:tcPr>
            <w:tcW w:w="760" w:type="dxa"/>
          </w:tcPr>
          <w:p w14:paraId="61056F9B" w14:textId="77777777" w:rsidR="00C62268" w:rsidRPr="00076C89" w:rsidRDefault="00C62268" w:rsidP="00CC1B0B">
            <w:pPr>
              <w:rPr>
                <w:rStyle w:val="CommentReference"/>
                <w:i/>
              </w:rPr>
            </w:pPr>
            <w:r>
              <w:rPr>
                <w:rStyle w:val="CommentReference"/>
                <w:rFonts w:hint="eastAsia"/>
              </w:rPr>
              <w:t>15</w:t>
            </w:r>
          </w:p>
        </w:tc>
        <w:tc>
          <w:tcPr>
            <w:tcW w:w="2999" w:type="dxa"/>
          </w:tcPr>
          <w:p w14:paraId="28976ECB"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14:paraId="54822149" w14:textId="77777777" w:rsidR="00C62268" w:rsidRDefault="00C62268" w:rsidP="00CC1B0B">
            <w:pPr>
              <w:rPr>
                <w:rStyle w:val="CommentReference"/>
                <w:i/>
              </w:rPr>
            </w:pPr>
            <w:r>
              <w:rPr>
                <w:rStyle w:val="CommentReference"/>
                <w:rFonts w:hint="eastAsia"/>
              </w:rPr>
              <w:t>通过微信邀请码加入企业</w:t>
            </w:r>
          </w:p>
        </w:tc>
      </w:tr>
      <w:tr w:rsidR="00C62268" w:rsidRPr="00F052F2" w14:paraId="0F6D8AB7" w14:textId="77777777" w:rsidTr="00CC1B0B">
        <w:tc>
          <w:tcPr>
            <w:tcW w:w="760" w:type="dxa"/>
          </w:tcPr>
          <w:p w14:paraId="0671E407" w14:textId="77777777" w:rsidR="00C62268" w:rsidRPr="00076C89" w:rsidRDefault="00C62268" w:rsidP="00CC1B0B">
            <w:pPr>
              <w:rPr>
                <w:rStyle w:val="CommentReference"/>
                <w:i/>
              </w:rPr>
            </w:pPr>
            <w:r>
              <w:rPr>
                <w:rStyle w:val="CommentReference"/>
                <w:rFonts w:hint="eastAsia"/>
              </w:rPr>
              <w:t>16</w:t>
            </w:r>
          </w:p>
        </w:tc>
        <w:tc>
          <w:tcPr>
            <w:tcW w:w="2999" w:type="dxa"/>
          </w:tcPr>
          <w:p w14:paraId="5A459E5C"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14:paraId="3BD903A4" w14:textId="77777777" w:rsidR="00C62268" w:rsidRDefault="00C62268" w:rsidP="00CC1B0B">
            <w:pPr>
              <w:rPr>
                <w:rStyle w:val="CommentReference"/>
                <w:i/>
              </w:rPr>
            </w:pPr>
            <w:r>
              <w:rPr>
                <w:rStyle w:val="CommentReference"/>
                <w:rFonts w:hint="eastAsia"/>
              </w:rPr>
              <w:t>通过</w:t>
            </w:r>
            <w:r>
              <w:rPr>
                <w:rStyle w:val="CommentReference"/>
                <w:rFonts w:hint="eastAsia"/>
              </w:rPr>
              <w:t>qq</w:t>
            </w:r>
            <w:r>
              <w:rPr>
                <w:rStyle w:val="CommentReference"/>
                <w:rFonts w:hint="eastAsia"/>
              </w:rPr>
              <w:t>邀请码加入企业</w:t>
            </w:r>
          </w:p>
        </w:tc>
      </w:tr>
    </w:tbl>
    <w:p w14:paraId="786F43AD" w14:textId="77777777" w:rsidR="00C62268" w:rsidRDefault="00C62268" w:rsidP="00A67151">
      <w:pPr>
        <w:pStyle w:val="Heading3"/>
      </w:pPr>
      <w:bookmarkStart w:id="21" w:name="_Toc418875574"/>
      <w:r>
        <w:rPr>
          <w:rFonts w:hint="eastAsia"/>
        </w:rPr>
        <w:t>AccountRestController</w:t>
      </w:r>
      <w:r>
        <w:rPr>
          <w:rFonts w:hint="eastAsia"/>
        </w:rPr>
        <w:t>类概述</w:t>
      </w:r>
      <w:bookmarkEnd w:id="21"/>
    </w:p>
    <w:p w14:paraId="5F8442B3"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给移动端提访问提供的http接口 。</w:t>
      </w:r>
    </w:p>
    <w:p w14:paraId="6FFFBACB" w14:textId="77777777" w:rsidR="00C62268" w:rsidRPr="00C62268" w:rsidRDefault="00C62268" w:rsidP="00C62268">
      <w:pPr>
        <w:pStyle w:val="a"/>
        <w:spacing w:line="400" w:lineRule="exact"/>
        <w:ind w:firstLine="480"/>
        <w:jc w:val="left"/>
        <w:rPr>
          <w:rFonts w:ascii="SimSun" w:hAnsi="SimSun"/>
          <w:sz w:val="24"/>
        </w:rPr>
      </w:pPr>
      <w:bookmarkStart w:id="22" w:name="_Toc418875575"/>
      <w:r w:rsidRPr="00C62268">
        <w:rPr>
          <w:rFonts w:ascii="SimSun" w:hAnsi="SimSun" w:hint="eastAsia"/>
          <w:sz w:val="24"/>
        </w:rPr>
        <w:t>类功能定义</w:t>
      </w:r>
      <w:bookmarkEnd w:id="22"/>
    </w:p>
    <w:p w14:paraId="40AE01EB" w14:textId="77777777" w:rsidR="00C62268" w:rsidRPr="00557EE7" w:rsidRDefault="00C62268" w:rsidP="00C62268">
      <w:r>
        <w:rPr>
          <w:rStyle w:val="CommentReference"/>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62268" w:rsidRPr="00076C89" w14:paraId="4EBFBD62" w14:textId="77777777" w:rsidTr="00CC1B0B">
        <w:tc>
          <w:tcPr>
            <w:tcW w:w="760" w:type="dxa"/>
            <w:shd w:val="clear" w:color="auto" w:fill="CCCCCC"/>
          </w:tcPr>
          <w:p w14:paraId="6E8C7E18" w14:textId="77777777" w:rsidR="00C62268" w:rsidRPr="00076C89" w:rsidRDefault="00C62268" w:rsidP="00CC1B0B">
            <w:pPr>
              <w:jc w:val="center"/>
              <w:rPr>
                <w:rStyle w:val="CommentReference"/>
                <w:b/>
                <w:i/>
              </w:rPr>
            </w:pPr>
            <w:r w:rsidRPr="00076C89">
              <w:rPr>
                <w:rStyle w:val="CommentReference"/>
                <w:rFonts w:hint="eastAsia"/>
              </w:rPr>
              <w:t>序号</w:t>
            </w:r>
          </w:p>
        </w:tc>
        <w:tc>
          <w:tcPr>
            <w:tcW w:w="2999" w:type="dxa"/>
            <w:shd w:val="clear" w:color="auto" w:fill="CCCCCC"/>
          </w:tcPr>
          <w:p w14:paraId="1ECE43E0" w14:textId="77777777" w:rsidR="00C62268" w:rsidRPr="00076C89" w:rsidRDefault="00C62268" w:rsidP="00CC1B0B">
            <w:pPr>
              <w:jc w:val="center"/>
              <w:rPr>
                <w:rStyle w:val="CommentReference"/>
                <w:b/>
                <w:i/>
              </w:rPr>
            </w:pPr>
            <w:r w:rsidRPr="00076C89">
              <w:rPr>
                <w:rStyle w:val="CommentReference"/>
                <w:rFonts w:hint="eastAsia"/>
              </w:rPr>
              <w:t>功能点</w:t>
            </w:r>
          </w:p>
        </w:tc>
        <w:tc>
          <w:tcPr>
            <w:tcW w:w="5061" w:type="dxa"/>
            <w:shd w:val="clear" w:color="auto" w:fill="CCCCCC"/>
          </w:tcPr>
          <w:p w14:paraId="6A0EA43E" w14:textId="77777777" w:rsidR="00C62268" w:rsidRPr="00076C89" w:rsidRDefault="00C62268" w:rsidP="00CC1B0B">
            <w:pPr>
              <w:jc w:val="center"/>
              <w:rPr>
                <w:rStyle w:val="CommentReference"/>
                <w:b/>
                <w:i/>
              </w:rPr>
            </w:pPr>
            <w:r w:rsidRPr="00076C89">
              <w:rPr>
                <w:rStyle w:val="CommentReference"/>
                <w:rFonts w:hint="eastAsia"/>
              </w:rPr>
              <w:t>功能点详细内容</w:t>
            </w:r>
          </w:p>
        </w:tc>
      </w:tr>
      <w:tr w:rsidR="00C62268" w:rsidRPr="00076C89" w14:paraId="3C3F9B6C" w14:textId="77777777" w:rsidTr="00CC1B0B">
        <w:tc>
          <w:tcPr>
            <w:tcW w:w="760" w:type="dxa"/>
          </w:tcPr>
          <w:p w14:paraId="2CD130CB" w14:textId="77777777" w:rsidR="00C62268" w:rsidRPr="00076C89" w:rsidRDefault="00C62268" w:rsidP="00CC1B0B">
            <w:pPr>
              <w:rPr>
                <w:rStyle w:val="CommentReference"/>
                <w:i/>
              </w:rPr>
            </w:pPr>
            <w:r w:rsidRPr="00076C89">
              <w:rPr>
                <w:rStyle w:val="CommentReference"/>
                <w:rFonts w:hint="eastAsia"/>
              </w:rPr>
              <w:t>1</w:t>
            </w:r>
          </w:p>
        </w:tc>
        <w:tc>
          <w:tcPr>
            <w:tcW w:w="2999" w:type="dxa"/>
          </w:tcPr>
          <w:p w14:paraId="7049AD91" w14:textId="77777777" w:rsidR="00C62268" w:rsidRPr="00076C89" w:rsidRDefault="00C62268" w:rsidP="00CC1B0B">
            <w:pPr>
              <w:rPr>
                <w:rStyle w:val="CommentReference"/>
                <w:i/>
              </w:rPr>
            </w:pPr>
            <w:r>
              <w:rPr>
                <w:rFonts w:ascii="Consolas" w:hAnsi="Consolas" w:cs="Consolas"/>
                <w:color w:val="000000"/>
                <w:kern w:val="0"/>
                <w:sz w:val="22"/>
                <w:szCs w:val="22"/>
                <w:highlight w:val="lightGray"/>
                <w:u w:val="single"/>
              </w:rPr>
              <w:t>userLogin</w:t>
            </w:r>
          </w:p>
        </w:tc>
        <w:tc>
          <w:tcPr>
            <w:tcW w:w="5061" w:type="dxa"/>
          </w:tcPr>
          <w:p w14:paraId="55947B00" w14:textId="77777777" w:rsidR="00C62268" w:rsidRPr="00076C89" w:rsidRDefault="00C62268" w:rsidP="00CC1B0B">
            <w:pPr>
              <w:rPr>
                <w:rStyle w:val="CommentReference"/>
                <w:i/>
              </w:rPr>
            </w:pPr>
            <w:r>
              <w:rPr>
                <w:rStyle w:val="CommentReference"/>
                <w:rFonts w:hint="eastAsia"/>
              </w:rPr>
              <w:t>登录接口</w:t>
            </w:r>
          </w:p>
        </w:tc>
      </w:tr>
      <w:tr w:rsidR="00C62268" w:rsidRPr="00076C89" w14:paraId="7A750A9B" w14:textId="77777777" w:rsidTr="00CC1B0B">
        <w:tc>
          <w:tcPr>
            <w:tcW w:w="760" w:type="dxa"/>
          </w:tcPr>
          <w:p w14:paraId="6F3A51B4" w14:textId="77777777" w:rsidR="00C62268" w:rsidRPr="00076C89" w:rsidRDefault="00C62268" w:rsidP="00CC1B0B">
            <w:pPr>
              <w:rPr>
                <w:rStyle w:val="CommentReference"/>
                <w:i/>
              </w:rPr>
            </w:pPr>
            <w:r w:rsidRPr="00076C89">
              <w:rPr>
                <w:rStyle w:val="CommentReference"/>
                <w:rFonts w:hint="eastAsia"/>
              </w:rPr>
              <w:t>2</w:t>
            </w:r>
          </w:p>
        </w:tc>
        <w:tc>
          <w:tcPr>
            <w:tcW w:w="2999" w:type="dxa"/>
          </w:tcPr>
          <w:p w14:paraId="2B5D4D92"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userLogout</w:t>
            </w:r>
          </w:p>
        </w:tc>
        <w:tc>
          <w:tcPr>
            <w:tcW w:w="5061" w:type="dxa"/>
          </w:tcPr>
          <w:p w14:paraId="35759229" w14:textId="77777777" w:rsidR="00C62268" w:rsidRPr="00076C89" w:rsidRDefault="00C62268" w:rsidP="00CC1B0B">
            <w:pPr>
              <w:rPr>
                <w:rStyle w:val="CommentReference"/>
                <w:i/>
              </w:rPr>
            </w:pPr>
            <w:r>
              <w:rPr>
                <w:rStyle w:val="CommentReference"/>
                <w:rFonts w:hint="eastAsia"/>
              </w:rPr>
              <w:t>退出接口</w:t>
            </w:r>
          </w:p>
        </w:tc>
      </w:tr>
      <w:tr w:rsidR="00C62268" w:rsidRPr="00076C89" w14:paraId="59E2662B" w14:textId="77777777" w:rsidTr="00CC1B0B">
        <w:tc>
          <w:tcPr>
            <w:tcW w:w="760" w:type="dxa"/>
          </w:tcPr>
          <w:p w14:paraId="7724C2BC" w14:textId="77777777" w:rsidR="00C62268" w:rsidRPr="00076C89" w:rsidRDefault="00C62268" w:rsidP="00CC1B0B">
            <w:pPr>
              <w:rPr>
                <w:rStyle w:val="CommentReference"/>
                <w:i/>
              </w:rPr>
            </w:pPr>
            <w:r w:rsidRPr="00076C89">
              <w:rPr>
                <w:rStyle w:val="CommentReference"/>
                <w:rFonts w:hint="eastAsia"/>
              </w:rPr>
              <w:t>3</w:t>
            </w:r>
          </w:p>
        </w:tc>
        <w:tc>
          <w:tcPr>
            <w:tcW w:w="2999" w:type="dxa"/>
          </w:tcPr>
          <w:p w14:paraId="584F8BD3"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getEmailVerifyCode</w:t>
            </w:r>
          </w:p>
        </w:tc>
        <w:tc>
          <w:tcPr>
            <w:tcW w:w="5061" w:type="dxa"/>
          </w:tcPr>
          <w:p w14:paraId="7EB3FC49" w14:textId="77777777" w:rsidR="00C62268" w:rsidRPr="00076C89" w:rsidRDefault="00C62268" w:rsidP="00CC1B0B">
            <w:pPr>
              <w:rPr>
                <w:rStyle w:val="CommentReference"/>
                <w:i/>
              </w:rPr>
            </w:pPr>
            <w:r>
              <w:rPr>
                <w:rStyle w:val="CommentReference"/>
                <w:rFonts w:hint="eastAsia"/>
              </w:rPr>
              <w:t>发送邮箱验证码</w:t>
            </w:r>
          </w:p>
        </w:tc>
      </w:tr>
      <w:tr w:rsidR="00C62268" w:rsidRPr="00076C89" w14:paraId="2985F713" w14:textId="77777777" w:rsidTr="00CC1B0B">
        <w:tc>
          <w:tcPr>
            <w:tcW w:w="760" w:type="dxa"/>
          </w:tcPr>
          <w:p w14:paraId="5D765DF4" w14:textId="77777777" w:rsidR="00C62268" w:rsidRPr="00076C89" w:rsidRDefault="00C62268" w:rsidP="00CC1B0B">
            <w:pPr>
              <w:rPr>
                <w:rStyle w:val="CommentReference"/>
                <w:i/>
              </w:rPr>
            </w:pPr>
            <w:r>
              <w:rPr>
                <w:rStyle w:val="CommentReference"/>
                <w:rFonts w:hint="eastAsia"/>
              </w:rPr>
              <w:t>4</w:t>
            </w:r>
          </w:p>
        </w:tc>
        <w:tc>
          <w:tcPr>
            <w:tcW w:w="2999" w:type="dxa"/>
          </w:tcPr>
          <w:p w14:paraId="20FF4DC8"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getMSISDNVerifyCode</w:t>
            </w:r>
          </w:p>
        </w:tc>
        <w:tc>
          <w:tcPr>
            <w:tcW w:w="5061" w:type="dxa"/>
          </w:tcPr>
          <w:p w14:paraId="7D57B9F5" w14:textId="77777777" w:rsidR="00C62268" w:rsidRPr="00076C89" w:rsidRDefault="00C62268" w:rsidP="00CC1B0B">
            <w:pPr>
              <w:rPr>
                <w:rStyle w:val="CommentReference"/>
                <w:i/>
              </w:rPr>
            </w:pPr>
            <w:r>
              <w:rPr>
                <w:rStyle w:val="CommentReference"/>
                <w:rFonts w:hint="eastAsia"/>
              </w:rPr>
              <w:t>发送手机短信验证码</w:t>
            </w:r>
          </w:p>
        </w:tc>
      </w:tr>
      <w:tr w:rsidR="00C62268" w:rsidRPr="00076C89" w14:paraId="42ED7579" w14:textId="77777777" w:rsidTr="00CC1B0B">
        <w:tc>
          <w:tcPr>
            <w:tcW w:w="760" w:type="dxa"/>
          </w:tcPr>
          <w:p w14:paraId="13644C2D" w14:textId="77777777" w:rsidR="00C62268" w:rsidRPr="00076C89" w:rsidRDefault="00C62268" w:rsidP="00CC1B0B">
            <w:pPr>
              <w:rPr>
                <w:rStyle w:val="CommentReference"/>
                <w:i/>
              </w:rPr>
            </w:pPr>
            <w:r>
              <w:rPr>
                <w:rStyle w:val="CommentReference"/>
                <w:rFonts w:hint="eastAsia"/>
              </w:rPr>
              <w:t>5</w:t>
            </w:r>
          </w:p>
        </w:tc>
        <w:tc>
          <w:tcPr>
            <w:tcW w:w="2999" w:type="dxa"/>
          </w:tcPr>
          <w:p w14:paraId="09CB1DA3"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14:paraId="503CAE09" w14:textId="77777777" w:rsidR="00C62268" w:rsidRDefault="00C62268" w:rsidP="00CC1B0B">
            <w:pPr>
              <w:rPr>
                <w:rStyle w:val="CommentReference"/>
                <w:i/>
              </w:rPr>
            </w:pPr>
            <w:r>
              <w:rPr>
                <w:rStyle w:val="CommentReference"/>
                <w:rFonts w:hint="eastAsia"/>
              </w:rPr>
              <w:t>手机用户注册</w:t>
            </w:r>
          </w:p>
        </w:tc>
      </w:tr>
      <w:tr w:rsidR="00C62268" w:rsidRPr="00076C89" w14:paraId="609C3271" w14:textId="77777777" w:rsidTr="00CC1B0B">
        <w:tc>
          <w:tcPr>
            <w:tcW w:w="760" w:type="dxa"/>
          </w:tcPr>
          <w:p w14:paraId="2AC07382" w14:textId="77777777" w:rsidR="00C62268" w:rsidRPr="00076C89" w:rsidRDefault="00C62268" w:rsidP="00CC1B0B">
            <w:pPr>
              <w:rPr>
                <w:rStyle w:val="CommentReference"/>
                <w:i/>
              </w:rPr>
            </w:pPr>
            <w:r>
              <w:rPr>
                <w:rStyle w:val="CommentReference"/>
                <w:rFonts w:hint="eastAsia"/>
              </w:rPr>
              <w:t>6</w:t>
            </w:r>
          </w:p>
        </w:tc>
        <w:tc>
          <w:tcPr>
            <w:tcW w:w="2999" w:type="dxa"/>
          </w:tcPr>
          <w:p w14:paraId="341BFFD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14:paraId="3131DA9B" w14:textId="77777777" w:rsidR="00C62268" w:rsidRDefault="00C62268" w:rsidP="00CC1B0B">
            <w:pPr>
              <w:rPr>
                <w:rStyle w:val="CommentReference"/>
                <w:i/>
              </w:rPr>
            </w:pPr>
            <w:r>
              <w:rPr>
                <w:rStyle w:val="CommentReference"/>
                <w:rFonts w:hint="eastAsia"/>
              </w:rPr>
              <w:t>邮箱用户注册</w:t>
            </w:r>
          </w:p>
        </w:tc>
      </w:tr>
      <w:tr w:rsidR="00C62268" w:rsidRPr="00076C89" w14:paraId="78A59BAC" w14:textId="77777777" w:rsidTr="00CC1B0B">
        <w:tc>
          <w:tcPr>
            <w:tcW w:w="760" w:type="dxa"/>
          </w:tcPr>
          <w:p w14:paraId="6347F37D" w14:textId="77777777" w:rsidR="00C62268" w:rsidRPr="00076C89" w:rsidRDefault="00C62268" w:rsidP="00CC1B0B">
            <w:pPr>
              <w:rPr>
                <w:rStyle w:val="CommentReference"/>
                <w:i/>
              </w:rPr>
            </w:pPr>
            <w:r>
              <w:rPr>
                <w:rStyle w:val="CommentReference"/>
                <w:rFonts w:hint="eastAsia"/>
              </w:rPr>
              <w:t>7</w:t>
            </w:r>
          </w:p>
        </w:tc>
        <w:tc>
          <w:tcPr>
            <w:tcW w:w="2999" w:type="dxa"/>
          </w:tcPr>
          <w:p w14:paraId="5A54E57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14:paraId="05F3E505" w14:textId="77777777" w:rsidR="00C62268" w:rsidRDefault="00C62268" w:rsidP="00CC1B0B">
            <w:pPr>
              <w:rPr>
                <w:rStyle w:val="CommentReference"/>
                <w:i/>
              </w:rPr>
            </w:pPr>
            <w:r>
              <w:rPr>
                <w:rStyle w:val="CommentReference"/>
                <w:rFonts w:hint="eastAsia"/>
              </w:rPr>
              <w:t>找回密码接口</w:t>
            </w:r>
          </w:p>
        </w:tc>
      </w:tr>
      <w:tr w:rsidR="00C62268" w:rsidRPr="00076C89" w14:paraId="6F8F4762" w14:textId="77777777" w:rsidTr="00CC1B0B">
        <w:tc>
          <w:tcPr>
            <w:tcW w:w="760" w:type="dxa"/>
          </w:tcPr>
          <w:p w14:paraId="045211CB" w14:textId="77777777" w:rsidR="00C62268" w:rsidRPr="00076C89" w:rsidRDefault="00C62268" w:rsidP="00CC1B0B">
            <w:pPr>
              <w:rPr>
                <w:rStyle w:val="CommentReference"/>
                <w:i/>
              </w:rPr>
            </w:pPr>
            <w:r>
              <w:rPr>
                <w:rStyle w:val="CommentReference"/>
                <w:rFonts w:hint="eastAsia"/>
              </w:rPr>
              <w:t>8</w:t>
            </w:r>
          </w:p>
        </w:tc>
        <w:tc>
          <w:tcPr>
            <w:tcW w:w="2999" w:type="dxa"/>
          </w:tcPr>
          <w:p w14:paraId="5B815968"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14:paraId="0C4FE19F" w14:textId="77777777" w:rsidR="00C62268" w:rsidRDefault="00C62268" w:rsidP="00CC1B0B">
            <w:pPr>
              <w:rPr>
                <w:rStyle w:val="CommentReference"/>
                <w:i/>
              </w:rPr>
            </w:pPr>
            <w:r>
              <w:rPr>
                <w:rStyle w:val="CommentReference"/>
                <w:rFonts w:hint="eastAsia"/>
              </w:rPr>
              <w:t>修改密码接口</w:t>
            </w:r>
          </w:p>
        </w:tc>
      </w:tr>
      <w:tr w:rsidR="00C62268" w:rsidRPr="00076C89" w14:paraId="4D42E4FF" w14:textId="77777777" w:rsidTr="00CC1B0B">
        <w:tc>
          <w:tcPr>
            <w:tcW w:w="760" w:type="dxa"/>
          </w:tcPr>
          <w:p w14:paraId="66B26466" w14:textId="77777777" w:rsidR="00C62268" w:rsidRPr="00076C89" w:rsidRDefault="00C62268" w:rsidP="00CC1B0B">
            <w:pPr>
              <w:rPr>
                <w:rStyle w:val="CommentReference"/>
                <w:i/>
              </w:rPr>
            </w:pPr>
            <w:r>
              <w:rPr>
                <w:rStyle w:val="CommentReference"/>
                <w:rFonts w:hint="eastAsia"/>
              </w:rPr>
              <w:t>9</w:t>
            </w:r>
          </w:p>
        </w:tc>
        <w:tc>
          <w:tcPr>
            <w:tcW w:w="2999" w:type="dxa"/>
          </w:tcPr>
          <w:p w14:paraId="64C2892D"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14:paraId="16156150" w14:textId="77777777" w:rsidR="00C62268" w:rsidRDefault="00C62268" w:rsidP="00CC1B0B">
            <w:pPr>
              <w:rPr>
                <w:rStyle w:val="CommentReference"/>
                <w:i/>
              </w:rPr>
            </w:pPr>
            <w:r>
              <w:rPr>
                <w:rStyle w:val="CommentReference"/>
                <w:rFonts w:hint="eastAsia"/>
              </w:rPr>
              <w:t>常用联系人搜索接口</w:t>
            </w:r>
          </w:p>
        </w:tc>
      </w:tr>
      <w:tr w:rsidR="00C62268" w:rsidRPr="00076C89" w14:paraId="142ADA4D" w14:textId="77777777" w:rsidTr="00CC1B0B">
        <w:tc>
          <w:tcPr>
            <w:tcW w:w="760" w:type="dxa"/>
          </w:tcPr>
          <w:p w14:paraId="1A57E78D" w14:textId="77777777" w:rsidR="00C62268" w:rsidRPr="00076C89" w:rsidRDefault="00C62268" w:rsidP="00CC1B0B">
            <w:pPr>
              <w:rPr>
                <w:rStyle w:val="CommentReference"/>
                <w:i/>
              </w:rPr>
            </w:pPr>
            <w:r>
              <w:rPr>
                <w:rStyle w:val="CommentReference"/>
                <w:rFonts w:hint="eastAsia"/>
              </w:rPr>
              <w:t>10</w:t>
            </w:r>
          </w:p>
        </w:tc>
        <w:tc>
          <w:tcPr>
            <w:tcW w:w="2999" w:type="dxa"/>
          </w:tcPr>
          <w:p w14:paraId="395AC8B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14:paraId="6AD1F82E" w14:textId="77777777" w:rsidR="00C62268" w:rsidRDefault="00C62268" w:rsidP="00CC1B0B">
            <w:pPr>
              <w:rPr>
                <w:rStyle w:val="CommentReference"/>
                <w:i/>
              </w:rPr>
            </w:pPr>
            <w:r>
              <w:rPr>
                <w:rStyle w:val="CommentReference"/>
                <w:rFonts w:hint="eastAsia"/>
              </w:rPr>
              <w:t>搜索联系人</w:t>
            </w:r>
          </w:p>
        </w:tc>
      </w:tr>
      <w:tr w:rsidR="00C62268" w:rsidRPr="00076C89" w14:paraId="72769376" w14:textId="77777777" w:rsidTr="00CC1B0B">
        <w:tc>
          <w:tcPr>
            <w:tcW w:w="760" w:type="dxa"/>
          </w:tcPr>
          <w:p w14:paraId="4B056A81" w14:textId="77777777" w:rsidR="00C62268" w:rsidRPr="00076C89" w:rsidRDefault="00C62268" w:rsidP="00CC1B0B">
            <w:pPr>
              <w:rPr>
                <w:rStyle w:val="CommentReference"/>
                <w:i/>
              </w:rPr>
            </w:pPr>
            <w:r>
              <w:rPr>
                <w:rStyle w:val="CommentReference"/>
                <w:rFonts w:hint="eastAsia"/>
              </w:rPr>
              <w:lastRenderedPageBreak/>
              <w:t>11</w:t>
            </w:r>
          </w:p>
        </w:tc>
        <w:tc>
          <w:tcPr>
            <w:tcW w:w="2999" w:type="dxa"/>
          </w:tcPr>
          <w:p w14:paraId="29D3A8FD"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14:paraId="3806A862" w14:textId="77777777" w:rsidR="00C62268" w:rsidRDefault="00C62268" w:rsidP="00CC1B0B">
            <w:pPr>
              <w:rPr>
                <w:rStyle w:val="CommentReference"/>
                <w:i/>
              </w:rPr>
            </w:pPr>
            <w:r>
              <w:rPr>
                <w:rStyle w:val="CommentReference"/>
                <w:rFonts w:hint="eastAsia"/>
              </w:rPr>
              <w:t>图片验证码接口</w:t>
            </w:r>
          </w:p>
        </w:tc>
      </w:tr>
      <w:tr w:rsidR="00C62268" w:rsidRPr="00076C89" w14:paraId="6782A3CE" w14:textId="77777777" w:rsidTr="00CC1B0B">
        <w:tc>
          <w:tcPr>
            <w:tcW w:w="760" w:type="dxa"/>
          </w:tcPr>
          <w:p w14:paraId="4A040A3B" w14:textId="77777777" w:rsidR="00C62268" w:rsidRPr="00076C89" w:rsidRDefault="00C62268" w:rsidP="00CC1B0B">
            <w:pPr>
              <w:rPr>
                <w:rStyle w:val="CommentReference"/>
                <w:i/>
              </w:rPr>
            </w:pPr>
            <w:r>
              <w:rPr>
                <w:rStyle w:val="CommentReference"/>
                <w:rFonts w:hint="eastAsia"/>
              </w:rPr>
              <w:t>12</w:t>
            </w:r>
          </w:p>
        </w:tc>
        <w:tc>
          <w:tcPr>
            <w:tcW w:w="2999" w:type="dxa"/>
          </w:tcPr>
          <w:p w14:paraId="180956B9"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14:paraId="3950B027" w14:textId="77777777" w:rsidR="00C62268" w:rsidRDefault="00C62268" w:rsidP="00CC1B0B">
            <w:pPr>
              <w:rPr>
                <w:rStyle w:val="CommentReference"/>
                <w:i/>
              </w:rPr>
            </w:pPr>
            <w:r>
              <w:rPr>
                <w:rStyle w:val="CommentReference"/>
                <w:rFonts w:hint="eastAsia"/>
              </w:rPr>
              <w:t>根据</w:t>
            </w:r>
            <w:r>
              <w:rPr>
                <w:rStyle w:val="CommentReference"/>
                <w:rFonts w:hint="eastAsia"/>
              </w:rPr>
              <w:t>userId</w:t>
            </w:r>
            <w:r>
              <w:rPr>
                <w:rStyle w:val="CommentReference"/>
                <w:rFonts w:hint="eastAsia"/>
              </w:rPr>
              <w:t>查询用户信息</w:t>
            </w:r>
          </w:p>
        </w:tc>
      </w:tr>
      <w:tr w:rsidR="00C62268" w:rsidRPr="00076C89" w14:paraId="417D9130" w14:textId="77777777" w:rsidTr="00CC1B0B">
        <w:tc>
          <w:tcPr>
            <w:tcW w:w="760" w:type="dxa"/>
          </w:tcPr>
          <w:p w14:paraId="19D2F54C" w14:textId="77777777" w:rsidR="00C62268" w:rsidRPr="00076C89" w:rsidRDefault="00C62268" w:rsidP="00CC1B0B">
            <w:pPr>
              <w:rPr>
                <w:rStyle w:val="CommentReference"/>
                <w:i/>
              </w:rPr>
            </w:pPr>
            <w:r>
              <w:rPr>
                <w:rStyle w:val="CommentReference"/>
                <w:rFonts w:hint="eastAsia"/>
              </w:rPr>
              <w:t>13</w:t>
            </w:r>
          </w:p>
        </w:tc>
        <w:tc>
          <w:tcPr>
            <w:tcW w:w="2999" w:type="dxa"/>
          </w:tcPr>
          <w:p w14:paraId="4D1927D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14:paraId="59197A81" w14:textId="77777777" w:rsidR="00C62268" w:rsidRDefault="00C62268" w:rsidP="00CC1B0B">
            <w:pPr>
              <w:rPr>
                <w:rStyle w:val="CommentReference"/>
                <w:i/>
              </w:rPr>
            </w:pPr>
            <w:r>
              <w:rPr>
                <w:rStyle w:val="CommentReference"/>
                <w:rFonts w:hint="eastAsia"/>
              </w:rPr>
              <w:t>修改用户信息</w:t>
            </w:r>
          </w:p>
        </w:tc>
      </w:tr>
      <w:tr w:rsidR="00C62268" w:rsidRPr="00076C89" w14:paraId="194BE2D5" w14:textId="77777777" w:rsidTr="00CC1B0B">
        <w:tc>
          <w:tcPr>
            <w:tcW w:w="760" w:type="dxa"/>
          </w:tcPr>
          <w:p w14:paraId="0937AE9D" w14:textId="77777777" w:rsidR="00C62268" w:rsidRPr="00076C89" w:rsidRDefault="00C62268" w:rsidP="00CC1B0B">
            <w:pPr>
              <w:rPr>
                <w:rStyle w:val="CommentReference"/>
                <w:i/>
              </w:rPr>
            </w:pPr>
            <w:r>
              <w:rPr>
                <w:rStyle w:val="CommentReference"/>
                <w:rFonts w:hint="eastAsia"/>
              </w:rPr>
              <w:t>14</w:t>
            </w:r>
          </w:p>
        </w:tc>
        <w:tc>
          <w:tcPr>
            <w:tcW w:w="2999" w:type="dxa"/>
          </w:tcPr>
          <w:p w14:paraId="38327E26"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14:paraId="041E4BBA" w14:textId="77777777" w:rsidR="00C62268" w:rsidRDefault="00C62268" w:rsidP="00CC1B0B">
            <w:pPr>
              <w:rPr>
                <w:rStyle w:val="CommentReference"/>
                <w:i/>
              </w:rPr>
            </w:pPr>
            <w:r>
              <w:rPr>
                <w:rStyle w:val="CommentReference"/>
                <w:rFonts w:hint="eastAsia"/>
              </w:rPr>
              <w:t>面对面加入企业</w:t>
            </w:r>
          </w:p>
        </w:tc>
      </w:tr>
      <w:tr w:rsidR="00C62268" w:rsidRPr="00F052F2" w14:paraId="7CFA1125" w14:textId="77777777" w:rsidTr="00CC1B0B">
        <w:tc>
          <w:tcPr>
            <w:tcW w:w="760" w:type="dxa"/>
          </w:tcPr>
          <w:p w14:paraId="0F49CB11" w14:textId="77777777" w:rsidR="00C62268" w:rsidRPr="00076C89" w:rsidRDefault="00C62268" w:rsidP="00CC1B0B">
            <w:pPr>
              <w:rPr>
                <w:rStyle w:val="CommentReference"/>
                <w:i/>
              </w:rPr>
            </w:pPr>
            <w:r>
              <w:rPr>
                <w:rStyle w:val="CommentReference"/>
                <w:rFonts w:hint="eastAsia"/>
              </w:rPr>
              <w:t>15</w:t>
            </w:r>
          </w:p>
        </w:tc>
        <w:tc>
          <w:tcPr>
            <w:tcW w:w="2999" w:type="dxa"/>
          </w:tcPr>
          <w:p w14:paraId="1CFFFBC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14:paraId="236BE342" w14:textId="77777777" w:rsidR="00C62268" w:rsidRDefault="00C62268" w:rsidP="00CC1B0B">
            <w:pPr>
              <w:rPr>
                <w:rStyle w:val="CommentReference"/>
                <w:i/>
              </w:rPr>
            </w:pPr>
            <w:r>
              <w:rPr>
                <w:rStyle w:val="CommentReference"/>
                <w:rFonts w:hint="eastAsia"/>
              </w:rPr>
              <w:t>通过微信邀请码加入企业</w:t>
            </w:r>
          </w:p>
        </w:tc>
      </w:tr>
      <w:tr w:rsidR="00C62268" w:rsidRPr="00F052F2" w14:paraId="77F5E477" w14:textId="77777777" w:rsidTr="00CC1B0B">
        <w:tc>
          <w:tcPr>
            <w:tcW w:w="760" w:type="dxa"/>
          </w:tcPr>
          <w:p w14:paraId="2070C529" w14:textId="77777777" w:rsidR="00C62268" w:rsidRPr="00076C89" w:rsidRDefault="00C62268" w:rsidP="00CC1B0B">
            <w:pPr>
              <w:rPr>
                <w:rStyle w:val="CommentReference"/>
                <w:i/>
              </w:rPr>
            </w:pPr>
            <w:r>
              <w:rPr>
                <w:rStyle w:val="CommentReference"/>
                <w:rFonts w:hint="eastAsia"/>
              </w:rPr>
              <w:t>16</w:t>
            </w:r>
          </w:p>
        </w:tc>
        <w:tc>
          <w:tcPr>
            <w:tcW w:w="2999" w:type="dxa"/>
          </w:tcPr>
          <w:p w14:paraId="21486E2B"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14:paraId="72B72AE7" w14:textId="77777777" w:rsidR="00C62268" w:rsidRDefault="00C62268" w:rsidP="00CC1B0B">
            <w:pPr>
              <w:rPr>
                <w:rStyle w:val="CommentReference"/>
                <w:i/>
              </w:rPr>
            </w:pPr>
            <w:r>
              <w:rPr>
                <w:rStyle w:val="CommentReference"/>
                <w:rFonts w:hint="eastAsia"/>
              </w:rPr>
              <w:t>通过</w:t>
            </w:r>
            <w:r>
              <w:rPr>
                <w:rStyle w:val="CommentReference"/>
                <w:rFonts w:hint="eastAsia"/>
              </w:rPr>
              <w:t>qq</w:t>
            </w:r>
            <w:r>
              <w:rPr>
                <w:rStyle w:val="CommentReference"/>
                <w:rFonts w:hint="eastAsia"/>
              </w:rPr>
              <w:t>邀请码加入企业</w:t>
            </w:r>
          </w:p>
        </w:tc>
      </w:tr>
    </w:tbl>
    <w:p w14:paraId="2F4A8F82" w14:textId="77777777" w:rsidR="00C62268" w:rsidRDefault="00C62268" w:rsidP="00A67151">
      <w:pPr>
        <w:pStyle w:val="Heading3"/>
      </w:pPr>
      <w:bookmarkStart w:id="23" w:name="_Toc418875576"/>
      <w:r>
        <w:rPr>
          <w:rFonts w:hint="eastAsia"/>
        </w:rPr>
        <w:t>Client</w:t>
      </w:r>
      <w:r>
        <w:rPr>
          <w:rFonts w:hint="eastAsia"/>
        </w:rPr>
        <w:t>类概述</w:t>
      </w:r>
      <w:bookmarkEnd w:id="23"/>
    </w:p>
    <w:p w14:paraId="5A7045D1"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封装对Thrift接口的调用，基于zookeeper进行 多点分发和监控。</w:t>
      </w:r>
    </w:p>
    <w:p w14:paraId="203349BB" w14:textId="77777777" w:rsidR="00C62268" w:rsidRPr="00C62268" w:rsidRDefault="00C62268" w:rsidP="00C62268">
      <w:pPr>
        <w:pStyle w:val="a"/>
        <w:spacing w:line="400" w:lineRule="exact"/>
        <w:ind w:firstLine="480"/>
        <w:jc w:val="left"/>
        <w:rPr>
          <w:rFonts w:ascii="SimSun" w:hAnsi="SimSun"/>
          <w:sz w:val="24"/>
        </w:rPr>
      </w:pPr>
      <w:bookmarkStart w:id="24" w:name="_Toc418875577"/>
      <w:r w:rsidRPr="00C62268">
        <w:rPr>
          <w:rFonts w:ascii="SimSun" w:hAnsi="SimSun" w:hint="eastAsia"/>
          <w:sz w:val="24"/>
        </w:rPr>
        <w:t>类功能定义</w:t>
      </w:r>
      <w:bookmarkEnd w:id="24"/>
    </w:p>
    <w:p w14:paraId="6AA04680" w14:textId="77777777" w:rsidR="00C62268" w:rsidRPr="00557EE7" w:rsidRDefault="00C62268" w:rsidP="00C62268">
      <w:r>
        <w:rPr>
          <w:rStyle w:val="CommentReference"/>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3119"/>
        <w:gridCol w:w="4950"/>
      </w:tblGrid>
      <w:tr w:rsidR="00C62268" w:rsidRPr="00076C89" w14:paraId="4BBE5D46" w14:textId="77777777" w:rsidTr="00CC1B0B">
        <w:tc>
          <w:tcPr>
            <w:tcW w:w="751" w:type="dxa"/>
            <w:shd w:val="clear" w:color="auto" w:fill="CCCCCC"/>
          </w:tcPr>
          <w:p w14:paraId="21BD85DA" w14:textId="77777777" w:rsidR="00C62268" w:rsidRPr="00076C89" w:rsidRDefault="00C62268" w:rsidP="00CC1B0B">
            <w:pPr>
              <w:jc w:val="center"/>
              <w:rPr>
                <w:rStyle w:val="CommentReference"/>
                <w:b/>
                <w:i/>
              </w:rPr>
            </w:pPr>
            <w:r w:rsidRPr="00076C89">
              <w:rPr>
                <w:rStyle w:val="CommentReference"/>
                <w:rFonts w:hint="eastAsia"/>
              </w:rPr>
              <w:t>序号</w:t>
            </w:r>
          </w:p>
        </w:tc>
        <w:tc>
          <w:tcPr>
            <w:tcW w:w="3119" w:type="dxa"/>
            <w:shd w:val="clear" w:color="auto" w:fill="CCCCCC"/>
          </w:tcPr>
          <w:p w14:paraId="7EC4BE81" w14:textId="77777777" w:rsidR="00C62268" w:rsidRPr="00076C89" w:rsidRDefault="00C62268" w:rsidP="00CC1B0B">
            <w:pPr>
              <w:jc w:val="center"/>
              <w:rPr>
                <w:rStyle w:val="CommentReference"/>
                <w:b/>
                <w:i/>
              </w:rPr>
            </w:pPr>
            <w:r w:rsidRPr="00076C89">
              <w:rPr>
                <w:rStyle w:val="CommentReference"/>
                <w:rFonts w:hint="eastAsia"/>
              </w:rPr>
              <w:t>功能点</w:t>
            </w:r>
          </w:p>
        </w:tc>
        <w:tc>
          <w:tcPr>
            <w:tcW w:w="4950" w:type="dxa"/>
            <w:shd w:val="clear" w:color="auto" w:fill="CCCCCC"/>
          </w:tcPr>
          <w:p w14:paraId="5CCD518C" w14:textId="77777777" w:rsidR="00C62268" w:rsidRPr="00076C89" w:rsidRDefault="00C62268" w:rsidP="00CC1B0B">
            <w:pPr>
              <w:jc w:val="center"/>
              <w:rPr>
                <w:rStyle w:val="CommentReference"/>
                <w:b/>
                <w:i/>
              </w:rPr>
            </w:pPr>
            <w:r w:rsidRPr="00076C89">
              <w:rPr>
                <w:rStyle w:val="CommentReference"/>
                <w:rFonts w:hint="eastAsia"/>
              </w:rPr>
              <w:t>功能点详细内容</w:t>
            </w:r>
          </w:p>
        </w:tc>
      </w:tr>
      <w:tr w:rsidR="00C62268" w:rsidRPr="00076C89" w14:paraId="622C8EA0" w14:textId="77777777" w:rsidTr="00CC1B0B">
        <w:tc>
          <w:tcPr>
            <w:tcW w:w="751" w:type="dxa"/>
          </w:tcPr>
          <w:p w14:paraId="610D121B" w14:textId="77777777" w:rsidR="00C62268" w:rsidRPr="00076C89" w:rsidRDefault="00C62268" w:rsidP="00CC1B0B">
            <w:pPr>
              <w:rPr>
                <w:rStyle w:val="CommentReference"/>
                <w:i/>
              </w:rPr>
            </w:pPr>
            <w:r w:rsidRPr="00076C89">
              <w:rPr>
                <w:rStyle w:val="CommentReference"/>
                <w:rFonts w:hint="eastAsia"/>
              </w:rPr>
              <w:t>1</w:t>
            </w:r>
          </w:p>
        </w:tc>
        <w:tc>
          <w:tcPr>
            <w:tcW w:w="3119" w:type="dxa"/>
          </w:tcPr>
          <w:p w14:paraId="4D7C812E" w14:textId="77777777" w:rsidR="00C62268" w:rsidRPr="00076C89" w:rsidRDefault="00C62268" w:rsidP="00CC1B0B">
            <w:pPr>
              <w:rPr>
                <w:rStyle w:val="CommentReference"/>
                <w:i/>
              </w:rPr>
            </w:pPr>
            <w:r>
              <w:rPr>
                <w:rFonts w:ascii="Consolas" w:hAnsi="Consolas" w:cs="Consolas"/>
                <w:color w:val="000000"/>
                <w:kern w:val="0"/>
                <w:sz w:val="22"/>
                <w:szCs w:val="22"/>
                <w:highlight w:val="lightGray"/>
                <w:u w:val="single"/>
              </w:rPr>
              <w:t>userLogin</w:t>
            </w:r>
          </w:p>
        </w:tc>
        <w:tc>
          <w:tcPr>
            <w:tcW w:w="4950" w:type="dxa"/>
          </w:tcPr>
          <w:p w14:paraId="3C74A6B7" w14:textId="77777777" w:rsidR="00C62268" w:rsidRPr="00076C89" w:rsidRDefault="00C62268" w:rsidP="00CC1B0B">
            <w:pPr>
              <w:rPr>
                <w:rStyle w:val="CommentReference"/>
                <w:i/>
              </w:rPr>
            </w:pPr>
            <w:r>
              <w:rPr>
                <w:rStyle w:val="CommentReference"/>
                <w:rFonts w:hint="eastAsia"/>
              </w:rPr>
              <w:t>登录接口</w:t>
            </w:r>
          </w:p>
        </w:tc>
      </w:tr>
      <w:tr w:rsidR="00C62268" w:rsidRPr="00076C89" w14:paraId="21E6739A" w14:textId="77777777" w:rsidTr="00CC1B0B">
        <w:tc>
          <w:tcPr>
            <w:tcW w:w="751" w:type="dxa"/>
          </w:tcPr>
          <w:p w14:paraId="6268694A" w14:textId="77777777" w:rsidR="00C62268" w:rsidRPr="00076C89" w:rsidRDefault="00C62268" w:rsidP="00CC1B0B">
            <w:pPr>
              <w:rPr>
                <w:rStyle w:val="CommentReference"/>
                <w:i/>
              </w:rPr>
            </w:pPr>
            <w:r w:rsidRPr="00076C89">
              <w:rPr>
                <w:rStyle w:val="CommentReference"/>
                <w:rFonts w:hint="eastAsia"/>
              </w:rPr>
              <w:t>2</w:t>
            </w:r>
          </w:p>
        </w:tc>
        <w:tc>
          <w:tcPr>
            <w:tcW w:w="3119" w:type="dxa"/>
          </w:tcPr>
          <w:p w14:paraId="5A9C1B91"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userLogout</w:t>
            </w:r>
          </w:p>
        </w:tc>
        <w:tc>
          <w:tcPr>
            <w:tcW w:w="4950" w:type="dxa"/>
          </w:tcPr>
          <w:p w14:paraId="31DA61CB" w14:textId="77777777" w:rsidR="00C62268" w:rsidRPr="00076C89" w:rsidRDefault="00C62268" w:rsidP="00CC1B0B">
            <w:pPr>
              <w:rPr>
                <w:rStyle w:val="CommentReference"/>
                <w:i/>
              </w:rPr>
            </w:pPr>
            <w:r>
              <w:rPr>
                <w:rStyle w:val="CommentReference"/>
                <w:rFonts w:hint="eastAsia"/>
              </w:rPr>
              <w:t>退出接口</w:t>
            </w:r>
          </w:p>
        </w:tc>
      </w:tr>
      <w:tr w:rsidR="00C62268" w:rsidRPr="00076C89" w14:paraId="0C27035D" w14:textId="77777777" w:rsidTr="00CC1B0B">
        <w:tc>
          <w:tcPr>
            <w:tcW w:w="751" w:type="dxa"/>
          </w:tcPr>
          <w:p w14:paraId="20EDA008" w14:textId="77777777" w:rsidR="00C62268" w:rsidRPr="00076C89" w:rsidRDefault="00C62268" w:rsidP="00CC1B0B">
            <w:pPr>
              <w:rPr>
                <w:rStyle w:val="CommentReference"/>
                <w:i/>
              </w:rPr>
            </w:pPr>
            <w:r w:rsidRPr="00076C89">
              <w:rPr>
                <w:rStyle w:val="CommentReference"/>
                <w:rFonts w:hint="eastAsia"/>
              </w:rPr>
              <w:t>3</w:t>
            </w:r>
          </w:p>
        </w:tc>
        <w:tc>
          <w:tcPr>
            <w:tcW w:w="3119" w:type="dxa"/>
          </w:tcPr>
          <w:p w14:paraId="57211883"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getEmailVerifyCode</w:t>
            </w:r>
          </w:p>
        </w:tc>
        <w:tc>
          <w:tcPr>
            <w:tcW w:w="4950" w:type="dxa"/>
          </w:tcPr>
          <w:p w14:paraId="2BB64FFA" w14:textId="77777777" w:rsidR="00C62268" w:rsidRPr="00076C89" w:rsidRDefault="00C62268" w:rsidP="00CC1B0B">
            <w:pPr>
              <w:rPr>
                <w:rStyle w:val="CommentReference"/>
                <w:i/>
              </w:rPr>
            </w:pPr>
            <w:r>
              <w:rPr>
                <w:rStyle w:val="CommentReference"/>
                <w:rFonts w:hint="eastAsia"/>
              </w:rPr>
              <w:t>发送邮箱验证码</w:t>
            </w:r>
          </w:p>
        </w:tc>
      </w:tr>
      <w:tr w:rsidR="00C62268" w:rsidRPr="00076C89" w14:paraId="45C3ED32" w14:textId="77777777" w:rsidTr="00CC1B0B">
        <w:tc>
          <w:tcPr>
            <w:tcW w:w="751" w:type="dxa"/>
          </w:tcPr>
          <w:p w14:paraId="4FB8BC95" w14:textId="77777777" w:rsidR="00C62268" w:rsidRPr="00076C89" w:rsidRDefault="00C62268" w:rsidP="00CC1B0B">
            <w:pPr>
              <w:rPr>
                <w:rStyle w:val="CommentReference"/>
                <w:i/>
              </w:rPr>
            </w:pPr>
            <w:r>
              <w:rPr>
                <w:rStyle w:val="CommentReference"/>
                <w:rFonts w:hint="eastAsia"/>
              </w:rPr>
              <w:t>4</w:t>
            </w:r>
          </w:p>
        </w:tc>
        <w:tc>
          <w:tcPr>
            <w:tcW w:w="3119" w:type="dxa"/>
          </w:tcPr>
          <w:p w14:paraId="7D278A00"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getMSISDNVerifyCode</w:t>
            </w:r>
          </w:p>
        </w:tc>
        <w:tc>
          <w:tcPr>
            <w:tcW w:w="4950" w:type="dxa"/>
          </w:tcPr>
          <w:p w14:paraId="70E61516" w14:textId="77777777" w:rsidR="00C62268" w:rsidRPr="00076C89" w:rsidRDefault="00C62268" w:rsidP="00CC1B0B">
            <w:pPr>
              <w:rPr>
                <w:rStyle w:val="CommentReference"/>
                <w:i/>
              </w:rPr>
            </w:pPr>
            <w:r>
              <w:rPr>
                <w:rStyle w:val="CommentReference"/>
                <w:rFonts w:hint="eastAsia"/>
              </w:rPr>
              <w:t>发送手机短信验证码</w:t>
            </w:r>
          </w:p>
        </w:tc>
      </w:tr>
      <w:tr w:rsidR="00C62268" w:rsidRPr="00076C89" w14:paraId="5C4462B8" w14:textId="77777777" w:rsidTr="00CC1B0B">
        <w:tc>
          <w:tcPr>
            <w:tcW w:w="751" w:type="dxa"/>
          </w:tcPr>
          <w:p w14:paraId="086F68EA" w14:textId="77777777" w:rsidR="00C62268" w:rsidRPr="00076C89" w:rsidRDefault="00C62268" w:rsidP="00CC1B0B">
            <w:pPr>
              <w:rPr>
                <w:rStyle w:val="CommentReference"/>
                <w:i/>
              </w:rPr>
            </w:pPr>
            <w:r>
              <w:rPr>
                <w:rStyle w:val="CommentReference"/>
                <w:rFonts w:hint="eastAsia"/>
              </w:rPr>
              <w:t>5</w:t>
            </w:r>
          </w:p>
        </w:tc>
        <w:tc>
          <w:tcPr>
            <w:tcW w:w="3119" w:type="dxa"/>
          </w:tcPr>
          <w:p w14:paraId="3518930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4950" w:type="dxa"/>
          </w:tcPr>
          <w:p w14:paraId="0ACC5779" w14:textId="77777777" w:rsidR="00C62268" w:rsidRDefault="00C62268" w:rsidP="00CC1B0B">
            <w:pPr>
              <w:rPr>
                <w:rStyle w:val="CommentReference"/>
                <w:i/>
              </w:rPr>
            </w:pPr>
            <w:r>
              <w:rPr>
                <w:rStyle w:val="CommentReference"/>
                <w:rFonts w:hint="eastAsia"/>
              </w:rPr>
              <w:t>手机用户注册</w:t>
            </w:r>
          </w:p>
        </w:tc>
      </w:tr>
      <w:tr w:rsidR="00C62268" w:rsidRPr="00076C89" w14:paraId="6DD6CDCA" w14:textId="77777777" w:rsidTr="00CC1B0B">
        <w:tc>
          <w:tcPr>
            <w:tcW w:w="751" w:type="dxa"/>
          </w:tcPr>
          <w:p w14:paraId="468C1BAA" w14:textId="77777777" w:rsidR="00C62268" w:rsidRPr="00076C89" w:rsidRDefault="00C62268" w:rsidP="00CC1B0B">
            <w:pPr>
              <w:rPr>
                <w:rStyle w:val="CommentReference"/>
                <w:i/>
              </w:rPr>
            </w:pPr>
            <w:r>
              <w:rPr>
                <w:rStyle w:val="CommentReference"/>
                <w:rFonts w:hint="eastAsia"/>
              </w:rPr>
              <w:t>6</w:t>
            </w:r>
          </w:p>
        </w:tc>
        <w:tc>
          <w:tcPr>
            <w:tcW w:w="3119" w:type="dxa"/>
          </w:tcPr>
          <w:p w14:paraId="080E150A"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4950" w:type="dxa"/>
          </w:tcPr>
          <w:p w14:paraId="1F49D0AA" w14:textId="77777777" w:rsidR="00C62268" w:rsidRDefault="00C62268" w:rsidP="00CC1B0B">
            <w:pPr>
              <w:rPr>
                <w:rStyle w:val="CommentReference"/>
                <w:i/>
              </w:rPr>
            </w:pPr>
            <w:r>
              <w:rPr>
                <w:rStyle w:val="CommentReference"/>
                <w:rFonts w:hint="eastAsia"/>
              </w:rPr>
              <w:t>邮箱用户注册</w:t>
            </w:r>
          </w:p>
        </w:tc>
      </w:tr>
      <w:tr w:rsidR="00C62268" w:rsidRPr="00076C89" w14:paraId="3F68471F" w14:textId="77777777" w:rsidTr="00CC1B0B">
        <w:tc>
          <w:tcPr>
            <w:tcW w:w="751" w:type="dxa"/>
          </w:tcPr>
          <w:p w14:paraId="64A1BBE3" w14:textId="77777777" w:rsidR="00C62268" w:rsidRPr="00076C89" w:rsidRDefault="00C62268" w:rsidP="00CC1B0B">
            <w:pPr>
              <w:rPr>
                <w:rStyle w:val="CommentReference"/>
                <w:i/>
              </w:rPr>
            </w:pPr>
            <w:r>
              <w:rPr>
                <w:rStyle w:val="CommentReference"/>
                <w:rFonts w:hint="eastAsia"/>
              </w:rPr>
              <w:t>7</w:t>
            </w:r>
          </w:p>
        </w:tc>
        <w:tc>
          <w:tcPr>
            <w:tcW w:w="3119" w:type="dxa"/>
          </w:tcPr>
          <w:p w14:paraId="2BB1D6E5"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4950" w:type="dxa"/>
          </w:tcPr>
          <w:p w14:paraId="608DEA74" w14:textId="77777777" w:rsidR="00C62268" w:rsidRDefault="00C62268" w:rsidP="00CC1B0B">
            <w:pPr>
              <w:rPr>
                <w:rStyle w:val="CommentReference"/>
                <w:i/>
              </w:rPr>
            </w:pPr>
            <w:r>
              <w:rPr>
                <w:rStyle w:val="CommentReference"/>
                <w:rFonts w:hint="eastAsia"/>
              </w:rPr>
              <w:t>找回密码接口</w:t>
            </w:r>
          </w:p>
        </w:tc>
      </w:tr>
      <w:tr w:rsidR="00C62268" w:rsidRPr="00076C89" w14:paraId="42E588A2" w14:textId="77777777" w:rsidTr="00CC1B0B">
        <w:tc>
          <w:tcPr>
            <w:tcW w:w="751" w:type="dxa"/>
          </w:tcPr>
          <w:p w14:paraId="1E7D4814" w14:textId="77777777" w:rsidR="00C62268" w:rsidRPr="00076C89" w:rsidRDefault="00C62268" w:rsidP="00CC1B0B">
            <w:pPr>
              <w:rPr>
                <w:rStyle w:val="CommentReference"/>
                <w:i/>
              </w:rPr>
            </w:pPr>
            <w:r>
              <w:rPr>
                <w:rStyle w:val="CommentReference"/>
                <w:rFonts w:hint="eastAsia"/>
              </w:rPr>
              <w:t>8</w:t>
            </w:r>
          </w:p>
        </w:tc>
        <w:tc>
          <w:tcPr>
            <w:tcW w:w="3119" w:type="dxa"/>
          </w:tcPr>
          <w:p w14:paraId="4742FC9C"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4950" w:type="dxa"/>
          </w:tcPr>
          <w:p w14:paraId="6FE1C23D" w14:textId="77777777" w:rsidR="00C62268" w:rsidRDefault="00C62268" w:rsidP="00CC1B0B">
            <w:pPr>
              <w:rPr>
                <w:rStyle w:val="CommentReference"/>
                <w:i/>
              </w:rPr>
            </w:pPr>
            <w:r>
              <w:rPr>
                <w:rStyle w:val="CommentReference"/>
                <w:rFonts w:hint="eastAsia"/>
              </w:rPr>
              <w:t>修改密码接口</w:t>
            </w:r>
          </w:p>
        </w:tc>
      </w:tr>
      <w:tr w:rsidR="00C62268" w:rsidRPr="00076C89" w14:paraId="53BA5AE4" w14:textId="77777777" w:rsidTr="00CC1B0B">
        <w:tc>
          <w:tcPr>
            <w:tcW w:w="751" w:type="dxa"/>
          </w:tcPr>
          <w:p w14:paraId="7AB78D08" w14:textId="77777777" w:rsidR="00C62268" w:rsidRPr="00076C89" w:rsidRDefault="00C62268" w:rsidP="00CC1B0B">
            <w:pPr>
              <w:rPr>
                <w:rStyle w:val="CommentReference"/>
                <w:i/>
              </w:rPr>
            </w:pPr>
            <w:r>
              <w:rPr>
                <w:rStyle w:val="CommentReference"/>
                <w:rFonts w:hint="eastAsia"/>
              </w:rPr>
              <w:t>9</w:t>
            </w:r>
          </w:p>
        </w:tc>
        <w:tc>
          <w:tcPr>
            <w:tcW w:w="3119" w:type="dxa"/>
          </w:tcPr>
          <w:p w14:paraId="6EAA7878"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4950" w:type="dxa"/>
          </w:tcPr>
          <w:p w14:paraId="1CDC8A82" w14:textId="77777777" w:rsidR="00C62268" w:rsidRDefault="00C62268" w:rsidP="00CC1B0B">
            <w:pPr>
              <w:rPr>
                <w:rStyle w:val="CommentReference"/>
                <w:i/>
              </w:rPr>
            </w:pPr>
            <w:r>
              <w:rPr>
                <w:rStyle w:val="CommentReference"/>
                <w:rFonts w:hint="eastAsia"/>
              </w:rPr>
              <w:t>常用联系人搜索接口</w:t>
            </w:r>
          </w:p>
        </w:tc>
      </w:tr>
      <w:tr w:rsidR="00C62268" w:rsidRPr="00076C89" w14:paraId="47DB07D6" w14:textId="77777777" w:rsidTr="00CC1B0B">
        <w:tc>
          <w:tcPr>
            <w:tcW w:w="751" w:type="dxa"/>
          </w:tcPr>
          <w:p w14:paraId="2F3DC97A" w14:textId="77777777" w:rsidR="00C62268" w:rsidRPr="00076C89" w:rsidRDefault="00C62268" w:rsidP="00CC1B0B">
            <w:pPr>
              <w:rPr>
                <w:rStyle w:val="CommentReference"/>
                <w:i/>
              </w:rPr>
            </w:pPr>
            <w:r>
              <w:rPr>
                <w:rStyle w:val="CommentReference"/>
                <w:rFonts w:hint="eastAsia"/>
              </w:rPr>
              <w:t>10</w:t>
            </w:r>
          </w:p>
        </w:tc>
        <w:tc>
          <w:tcPr>
            <w:tcW w:w="3119" w:type="dxa"/>
          </w:tcPr>
          <w:p w14:paraId="70670F5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4950" w:type="dxa"/>
          </w:tcPr>
          <w:p w14:paraId="3CC40AB1" w14:textId="77777777" w:rsidR="00C62268" w:rsidRDefault="00C62268" w:rsidP="00CC1B0B">
            <w:pPr>
              <w:rPr>
                <w:rStyle w:val="CommentReference"/>
                <w:i/>
              </w:rPr>
            </w:pPr>
            <w:r>
              <w:rPr>
                <w:rStyle w:val="CommentReference"/>
                <w:rFonts w:hint="eastAsia"/>
              </w:rPr>
              <w:t>搜索联系人</w:t>
            </w:r>
          </w:p>
        </w:tc>
      </w:tr>
      <w:tr w:rsidR="00C62268" w:rsidRPr="00076C89" w14:paraId="163D7A23" w14:textId="77777777" w:rsidTr="00CC1B0B">
        <w:tc>
          <w:tcPr>
            <w:tcW w:w="751" w:type="dxa"/>
          </w:tcPr>
          <w:p w14:paraId="38C866EC" w14:textId="77777777" w:rsidR="00C62268" w:rsidRPr="00076C89" w:rsidRDefault="00C62268" w:rsidP="00CC1B0B">
            <w:pPr>
              <w:rPr>
                <w:rStyle w:val="CommentReference"/>
                <w:i/>
              </w:rPr>
            </w:pPr>
            <w:r>
              <w:rPr>
                <w:rStyle w:val="CommentReference"/>
                <w:rFonts w:hint="eastAsia"/>
              </w:rPr>
              <w:t>11</w:t>
            </w:r>
          </w:p>
        </w:tc>
        <w:tc>
          <w:tcPr>
            <w:tcW w:w="3119" w:type="dxa"/>
          </w:tcPr>
          <w:p w14:paraId="7B213ED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4950" w:type="dxa"/>
          </w:tcPr>
          <w:p w14:paraId="457435B7" w14:textId="77777777" w:rsidR="00C62268" w:rsidRDefault="00C62268" w:rsidP="00CC1B0B">
            <w:pPr>
              <w:rPr>
                <w:rStyle w:val="CommentReference"/>
                <w:i/>
              </w:rPr>
            </w:pPr>
            <w:r>
              <w:rPr>
                <w:rStyle w:val="CommentReference"/>
                <w:rFonts w:hint="eastAsia"/>
              </w:rPr>
              <w:t>图片验证码接口</w:t>
            </w:r>
          </w:p>
        </w:tc>
      </w:tr>
      <w:tr w:rsidR="00C62268" w:rsidRPr="00076C89" w14:paraId="3EADB5B3" w14:textId="77777777" w:rsidTr="00CC1B0B">
        <w:tc>
          <w:tcPr>
            <w:tcW w:w="751" w:type="dxa"/>
          </w:tcPr>
          <w:p w14:paraId="4F833D39" w14:textId="77777777" w:rsidR="00C62268" w:rsidRPr="00076C89" w:rsidRDefault="00C62268" w:rsidP="00CC1B0B">
            <w:pPr>
              <w:rPr>
                <w:rStyle w:val="CommentReference"/>
                <w:i/>
              </w:rPr>
            </w:pPr>
            <w:r>
              <w:rPr>
                <w:rStyle w:val="CommentReference"/>
                <w:rFonts w:hint="eastAsia"/>
              </w:rPr>
              <w:t>12</w:t>
            </w:r>
          </w:p>
        </w:tc>
        <w:tc>
          <w:tcPr>
            <w:tcW w:w="3119" w:type="dxa"/>
          </w:tcPr>
          <w:p w14:paraId="78D0897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4950" w:type="dxa"/>
          </w:tcPr>
          <w:p w14:paraId="7337CC83" w14:textId="77777777" w:rsidR="00C62268" w:rsidRDefault="00C62268" w:rsidP="00CC1B0B">
            <w:pPr>
              <w:rPr>
                <w:rStyle w:val="CommentReference"/>
                <w:i/>
              </w:rPr>
            </w:pPr>
            <w:r>
              <w:rPr>
                <w:rStyle w:val="CommentReference"/>
                <w:rFonts w:hint="eastAsia"/>
              </w:rPr>
              <w:t>根据</w:t>
            </w:r>
            <w:r>
              <w:rPr>
                <w:rStyle w:val="CommentReference"/>
                <w:rFonts w:hint="eastAsia"/>
              </w:rPr>
              <w:t>userId</w:t>
            </w:r>
            <w:r>
              <w:rPr>
                <w:rStyle w:val="CommentReference"/>
                <w:rFonts w:hint="eastAsia"/>
              </w:rPr>
              <w:t>查询用户信息</w:t>
            </w:r>
          </w:p>
        </w:tc>
      </w:tr>
      <w:tr w:rsidR="00C62268" w:rsidRPr="00076C89" w14:paraId="11DA62C8" w14:textId="77777777" w:rsidTr="00CC1B0B">
        <w:tc>
          <w:tcPr>
            <w:tcW w:w="751" w:type="dxa"/>
          </w:tcPr>
          <w:p w14:paraId="29207476" w14:textId="77777777" w:rsidR="00C62268" w:rsidRPr="00076C89" w:rsidRDefault="00C62268" w:rsidP="00CC1B0B">
            <w:pPr>
              <w:rPr>
                <w:rStyle w:val="CommentReference"/>
                <w:i/>
              </w:rPr>
            </w:pPr>
            <w:r>
              <w:rPr>
                <w:rStyle w:val="CommentReference"/>
                <w:rFonts w:hint="eastAsia"/>
              </w:rPr>
              <w:t>13</w:t>
            </w:r>
          </w:p>
        </w:tc>
        <w:tc>
          <w:tcPr>
            <w:tcW w:w="3119" w:type="dxa"/>
          </w:tcPr>
          <w:p w14:paraId="5D20A3F0"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4950" w:type="dxa"/>
          </w:tcPr>
          <w:p w14:paraId="483E1C8F" w14:textId="77777777" w:rsidR="00C62268" w:rsidRDefault="00C62268" w:rsidP="00CC1B0B">
            <w:pPr>
              <w:rPr>
                <w:rStyle w:val="CommentReference"/>
                <w:i/>
              </w:rPr>
            </w:pPr>
            <w:r>
              <w:rPr>
                <w:rStyle w:val="CommentReference"/>
                <w:rFonts w:hint="eastAsia"/>
              </w:rPr>
              <w:t>修改用户信息</w:t>
            </w:r>
          </w:p>
        </w:tc>
      </w:tr>
      <w:tr w:rsidR="00C62268" w:rsidRPr="00076C89" w14:paraId="05E43ADB" w14:textId="77777777" w:rsidTr="00CC1B0B">
        <w:tc>
          <w:tcPr>
            <w:tcW w:w="751" w:type="dxa"/>
          </w:tcPr>
          <w:p w14:paraId="020C5B6A" w14:textId="77777777" w:rsidR="00C62268" w:rsidRPr="00076C89" w:rsidRDefault="00C62268" w:rsidP="00CC1B0B">
            <w:pPr>
              <w:rPr>
                <w:rStyle w:val="CommentReference"/>
                <w:i/>
              </w:rPr>
            </w:pPr>
            <w:r>
              <w:rPr>
                <w:rStyle w:val="CommentReference"/>
                <w:rFonts w:hint="eastAsia"/>
              </w:rPr>
              <w:t>14</w:t>
            </w:r>
          </w:p>
        </w:tc>
        <w:tc>
          <w:tcPr>
            <w:tcW w:w="3119" w:type="dxa"/>
          </w:tcPr>
          <w:p w14:paraId="2F1BB34C"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4950" w:type="dxa"/>
          </w:tcPr>
          <w:p w14:paraId="54BA3085" w14:textId="77777777" w:rsidR="00C62268" w:rsidRDefault="00C62268" w:rsidP="00CC1B0B">
            <w:pPr>
              <w:rPr>
                <w:rStyle w:val="CommentReference"/>
                <w:i/>
              </w:rPr>
            </w:pPr>
            <w:r>
              <w:rPr>
                <w:rStyle w:val="CommentReference"/>
                <w:rFonts w:hint="eastAsia"/>
              </w:rPr>
              <w:t>面对面加入企业</w:t>
            </w:r>
          </w:p>
        </w:tc>
      </w:tr>
      <w:tr w:rsidR="00C62268" w:rsidRPr="00F052F2" w14:paraId="09DC88A4" w14:textId="77777777" w:rsidTr="00CC1B0B">
        <w:tc>
          <w:tcPr>
            <w:tcW w:w="751" w:type="dxa"/>
          </w:tcPr>
          <w:p w14:paraId="1FB2A38D" w14:textId="77777777" w:rsidR="00C62268" w:rsidRPr="00076C89" w:rsidRDefault="00C62268" w:rsidP="00CC1B0B">
            <w:pPr>
              <w:rPr>
                <w:rStyle w:val="CommentReference"/>
                <w:i/>
              </w:rPr>
            </w:pPr>
            <w:r>
              <w:rPr>
                <w:rStyle w:val="CommentReference"/>
                <w:rFonts w:hint="eastAsia"/>
              </w:rPr>
              <w:t>15</w:t>
            </w:r>
          </w:p>
        </w:tc>
        <w:tc>
          <w:tcPr>
            <w:tcW w:w="3119" w:type="dxa"/>
          </w:tcPr>
          <w:p w14:paraId="23391059"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4950" w:type="dxa"/>
          </w:tcPr>
          <w:p w14:paraId="5F34DBAE" w14:textId="77777777" w:rsidR="00C62268" w:rsidRDefault="00C62268" w:rsidP="00CC1B0B">
            <w:pPr>
              <w:rPr>
                <w:rStyle w:val="CommentReference"/>
                <w:i/>
              </w:rPr>
            </w:pPr>
            <w:r>
              <w:rPr>
                <w:rStyle w:val="CommentReference"/>
                <w:rFonts w:hint="eastAsia"/>
              </w:rPr>
              <w:t>通过微信邀请码加入企业</w:t>
            </w:r>
          </w:p>
        </w:tc>
      </w:tr>
      <w:tr w:rsidR="00C62268" w:rsidRPr="00F052F2" w14:paraId="7CEF062B" w14:textId="77777777" w:rsidTr="00CC1B0B">
        <w:tc>
          <w:tcPr>
            <w:tcW w:w="751" w:type="dxa"/>
          </w:tcPr>
          <w:p w14:paraId="6C72BAAA" w14:textId="77777777" w:rsidR="00C62268" w:rsidRPr="00076C89" w:rsidRDefault="00C62268" w:rsidP="00CC1B0B">
            <w:pPr>
              <w:rPr>
                <w:rStyle w:val="CommentReference"/>
                <w:i/>
              </w:rPr>
            </w:pPr>
            <w:r>
              <w:rPr>
                <w:rStyle w:val="CommentReference"/>
                <w:rFonts w:hint="eastAsia"/>
              </w:rPr>
              <w:t>16</w:t>
            </w:r>
          </w:p>
        </w:tc>
        <w:tc>
          <w:tcPr>
            <w:tcW w:w="3119" w:type="dxa"/>
          </w:tcPr>
          <w:p w14:paraId="087009B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4950" w:type="dxa"/>
          </w:tcPr>
          <w:p w14:paraId="4D3171FE" w14:textId="77777777" w:rsidR="00C62268" w:rsidRDefault="00C62268" w:rsidP="00CC1B0B">
            <w:pPr>
              <w:rPr>
                <w:rStyle w:val="CommentReference"/>
                <w:i/>
              </w:rPr>
            </w:pPr>
            <w:r>
              <w:rPr>
                <w:rStyle w:val="CommentReference"/>
                <w:rFonts w:hint="eastAsia"/>
              </w:rPr>
              <w:t>通过</w:t>
            </w:r>
            <w:r>
              <w:rPr>
                <w:rStyle w:val="CommentReference"/>
                <w:rFonts w:hint="eastAsia"/>
              </w:rPr>
              <w:t>qq</w:t>
            </w:r>
            <w:r>
              <w:rPr>
                <w:rStyle w:val="CommentReference"/>
                <w:rFonts w:hint="eastAsia"/>
              </w:rPr>
              <w:t>邀请码加入企业</w:t>
            </w:r>
          </w:p>
        </w:tc>
      </w:tr>
      <w:tr w:rsidR="00C62268" w:rsidRPr="00F052F2" w14:paraId="118B1B4E" w14:textId="77777777" w:rsidTr="00CC1B0B">
        <w:tc>
          <w:tcPr>
            <w:tcW w:w="751" w:type="dxa"/>
          </w:tcPr>
          <w:p w14:paraId="78CCAB36" w14:textId="77777777" w:rsidR="00C62268" w:rsidRDefault="00C62268" w:rsidP="00CC1B0B">
            <w:pPr>
              <w:rPr>
                <w:rStyle w:val="CommentReference"/>
                <w:i/>
              </w:rPr>
            </w:pPr>
            <w:r>
              <w:rPr>
                <w:rStyle w:val="CommentReference"/>
                <w:rFonts w:hint="eastAsia"/>
              </w:rPr>
              <w:t>17</w:t>
            </w:r>
          </w:p>
        </w:tc>
        <w:tc>
          <w:tcPr>
            <w:tcW w:w="3119" w:type="dxa"/>
          </w:tcPr>
          <w:p w14:paraId="5ED11FBD"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isQuanUser</w:t>
            </w:r>
          </w:p>
        </w:tc>
        <w:tc>
          <w:tcPr>
            <w:tcW w:w="4950" w:type="dxa"/>
          </w:tcPr>
          <w:p w14:paraId="17BB8FDF" w14:textId="77777777" w:rsidR="00C62268" w:rsidRDefault="00C62268" w:rsidP="00CC1B0B">
            <w:pPr>
              <w:rPr>
                <w:rStyle w:val="CommentReference"/>
                <w:i/>
              </w:rPr>
            </w:pPr>
            <w:r>
              <w:rPr>
                <w:rStyle w:val="CommentReference"/>
                <w:rFonts w:hint="eastAsia"/>
              </w:rPr>
              <w:t>校验是否工作圈用户</w:t>
            </w:r>
          </w:p>
        </w:tc>
      </w:tr>
      <w:tr w:rsidR="00C62268" w:rsidRPr="00F052F2" w14:paraId="71551616" w14:textId="77777777" w:rsidTr="00CC1B0B">
        <w:tc>
          <w:tcPr>
            <w:tcW w:w="751" w:type="dxa"/>
          </w:tcPr>
          <w:p w14:paraId="20A34924" w14:textId="77777777" w:rsidR="00C62268" w:rsidRDefault="00C62268" w:rsidP="00CC1B0B">
            <w:pPr>
              <w:rPr>
                <w:rStyle w:val="CommentReference"/>
                <w:i/>
              </w:rPr>
            </w:pPr>
            <w:r>
              <w:rPr>
                <w:rStyle w:val="CommentReference"/>
                <w:rFonts w:hint="eastAsia"/>
              </w:rPr>
              <w:t>18</w:t>
            </w:r>
          </w:p>
        </w:tc>
        <w:tc>
          <w:tcPr>
            <w:tcW w:w="3119" w:type="dxa"/>
          </w:tcPr>
          <w:p w14:paraId="3339C0B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isCookieValid</w:t>
            </w:r>
          </w:p>
        </w:tc>
        <w:tc>
          <w:tcPr>
            <w:tcW w:w="4950" w:type="dxa"/>
          </w:tcPr>
          <w:p w14:paraId="49A2459B" w14:textId="77777777" w:rsidR="00C62268" w:rsidRDefault="00C62268" w:rsidP="00CC1B0B">
            <w:pPr>
              <w:rPr>
                <w:rStyle w:val="CommentReference"/>
                <w:i/>
              </w:rPr>
            </w:pPr>
            <w:r>
              <w:rPr>
                <w:rStyle w:val="CommentReference"/>
                <w:rFonts w:hint="eastAsia"/>
              </w:rPr>
              <w:t>校验</w:t>
            </w:r>
            <w:r>
              <w:rPr>
                <w:rStyle w:val="CommentReference"/>
                <w:rFonts w:hint="eastAsia"/>
              </w:rPr>
              <w:t>cookie</w:t>
            </w:r>
            <w:r>
              <w:rPr>
                <w:rStyle w:val="CommentReference"/>
                <w:rFonts w:hint="eastAsia"/>
              </w:rPr>
              <w:t>是否有效</w:t>
            </w:r>
          </w:p>
        </w:tc>
      </w:tr>
      <w:tr w:rsidR="00C62268" w:rsidRPr="00F052F2" w14:paraId="6A873D71" w14:textId="77777777" w:rsidTr="00CC1B0B">
        <w:tc>
          <w:tcPr>
            <w:tcW w:w="751" w:type="dxa"/>
          </w:tcPr>
          <w:p w14:paraId="683D2E78" w14:textId="77777777" w:rsidR="00C62268" w:rsidRDefault="00C62268" w:rsidP="00CC1B0B">
            <w:pPr>
              <w:rPr>
                <w:rStyle w:val="CommentReference"/>
                <w:i/>
              </w:rPr>
            </w:pPr>
            <w:r>
              <w:rPr>
                <w:rStyle w:val="CommentReference"/>
                <w:rFonts w:hint="eastAsia"/>
              </w:rPr>
              <w:t>19</w:t>
            </w:r>
          </w:p>
        </w:tc>
        <w:tc>
          <w:tcPr>
            <w:tcW w:w="3119" w:type="dxa"/>
          </w:tcPr>
          <w:p w14:paraId="0E2CA1C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syncAddTeamUser</w:t>
            </w:r>
          </w:p>
        </w:tc>
        <w:tc>
          <w:tcPr>
            <w:tcW w:w="4950" w:type="dxa"/>
          </w:tcPr>
          <w:p w14:paraId="61468C75" w14:textId="77777777" w:rsidR="00C62268" w:rsidRDefault="00C62268" w:rsidP="00CC1B0B">
            <w:pPr>
              <w:rPr>
                <w:rStyle w:val="CommentReference"/>
                <w:i/>
              </w:rPr>
            </w:pPr>
            <w:r>
              <w:rPr>
                <w:rStyle w:val="CommentReference"/>
                <w:rFonts w:hint="eastAsia"/>
              </w:rPr>
              <w:t>与智能平台同步圈子用户信息</w:t>
            </w:r>
          </w:p>
        </w:tc>
      </w:tr>
      <w:tr w:rsidR="00C62268" w:rsidRPr="00F052F2" w14:paraId="6A49841D" w14:textId="77777777" w:rsidTr="00CC1B0B">
        <w:tc>
          <w:tcPr>
            <w:tcW w:w="751" w:type="dxa"/>
          </w:tcPr>
          <w:p w14:paraId="614D0931" w14:textId="77777777" w:rsidR="00C62268" w:rsidRDefault="00C62268" w:rsidP="00CC1B0B">
            <w:pPr>
              <w:rPr>
                <w:rStyle w:val="CommentReference"/>
                <w:i/>
              </w:rPr>
            </w:pPr>
            <w:r>
              <w:rPr>
                <w:rStyle w:val="CommentReference"/>
                <w:rFonts w:hint="eastAsia"/>
              </w:rPr>
              <w:t>20</w:t>
            </w:r>
          </w:p>
        </w:tc>
        <w:tc>
          <w:tcPr>
            <w:tcW w:w="3119" w:type="dxa"/>
          </w:tcPr>
          <w:p w14:paraId="6366814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syncDelTeamUser</w:t>
            </w:r>
          </w:p>
        </w:tc>
        <w:tc>
          <w:tcPr>
            <w:tcW w:w="4950" w:type="dxa"/>
          </w:tcPr>
          <w:p w14:paraId="6E7A70E2" w14:textId="77777777" w:rsidR="00C62268" w:rsidRDefault="00C62268" w:rsidP="00CC1B0B">
            <w:pPr>
              <w:rPr>
                <w:rStyle w:val="CommentReference"/>
                <w:i/>
              </w:rPr>
            </w:pPr>
            <w:r>
              <w:rPr>
                <w:rStyle w:val="CommentReference"/>
                <w:rFonts w:hint="eastAsia"/>
              </w:rPr>
              <w:t>与智能平台同步圈子用户信息</w:t>
            </w:r>
          </w:p>
        </w:tc>
      </w:tr>
      <w:tr w:rsidR="00C62268" w:rsidRPr="00F052F2" w14:paraId="3D3CC466" w14:textId="77777777" w:rsidTr="00CC1B0B">
        <w:tc>
          <w:tcPr>
            <w:tcW w:w="751" w:type="dxa"/>
          </w:tcPr>
          <w:p w14:paraId="215E29AC" w14:textId="77777777" w:rsidR="00C62268" w:rsidRDefault="00C62268" w:rsidP="00CC1B0B">
            <w:pPr>
              <w:rPr>
                <w:rStyle w:val="CommentReference"/>
                <w:i/>
              </w:rPr>
            </w:pPr>
            <w:r>
              <w:rPr>
                <w:rStyle w:val="CommentReference"/>
                <w:rFonts w:hint="eastAsia"/>
              </w:rPr>
              <w:t>21</w:t>
            </w:r>
          </w:p>
        </w:tc>
        <w:tc>
          <w:tcPr>
            <w:tcW w:w="3119" w:type="dxa"/>
          </w:tcPr>
          <w:p w14:paraId="34717CDC"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isFirstLoginByDeviceType</w:t>
            </w:r>
          </w:p>
        </w:tc>
        <w:tc>
          <w:tcPr>
            <w:tcW w:w="4950" w:type="dxa"/>
          </w:tcPr>
          <w:p w14:paraId="00CFC171" w14:textId="77777777" w:rsidR="00C62268" w:rsidRDefault="00C62268" w:rsidP="00CC1B0B">
            <w:pPr>
              <w:rPr>
                <w:rStyle w:val="CommentReference"/>
                <w:i/>
              </w:rPr>
            </w:pPr>
            <w:r>
              <w:rPr>
                <w:rStyle w:val="CommentReference"/>
                <w:rFonts w:hint="eastAsia"/>
              </w:rPr>
              <w:t>校验账号是否在某一终端类型第一次登录</w:t>
            </w:r>
          </w:p>
        </w:tc>
      </w:tr>
    </w:tbl>
    <w:p w14:paraId="5F47474F" w14:textId="77777777" w:rsidR="00C62268" w:rsidRDefault="00C62268" w:rsidP="00A67151">
      <w:pPr>
        <w:pStyle w:val="Heading3"/>
      </w:pPr>
      <w:bookmarkStart w:id="25" w:name="_Toc418875578"/>
      <w:r>
        <w:rPr>
          <w:rFonts w:hint="eastAsia"/>
        </w:rPr>
        <w:t>AccountServiceImpl</w:t>
      </w:r>
      <w:r>
        <w:rPr>
          <w:rFonts w:hint="eastAsia"/>
        </w:rPr>
        <w:t>类概述</w:t>
      </w:r>
      <w:bookmarkEnd w:id="25"/>
    </w:p>
    <w:p w14:paraId="4C87873A"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服务端的接口实现类，实现Thrift的Iface接口，Client通过Thrift远程调用。</w:t>
      </w:r>
    </w:p>
    <w:p w14:paraId="065B9AA2" w14:textId="77777777" w:rsidR="00C62268" w:rsidRPr="00C62268" w:rsidRDefault="00C62268" w:rsidP="00C62268">
      <w:pPr>
        <w:pStyle w:val="a"/>
        <w:spacing w:line="400" w:lineRule="exact"/>
        <w:ind w:firstLine="480"/>
        <w:jc w:val="left"/>
        <w:rPr>
          <w:rFonts w:ascii="SimSun" w:hAnsi="SimSun"/>
          <w:sz w:val="24"/>
        </w:rPr>
      </w:pPr>
      <w:bookmarkStart w:id="26" w:name="_Toc418875579"/>
      <w:r w:rsidRPr="00C62268">
        <w:rPr>
          <w:rFonts w:ascii="SimSun" w:hAnsi="SimSun" w:hint="eastAsia"/>
          <w:sz w:val="24"/>
        </w:rPr>
        <w:t>类功能定义</w:t>
      </w:r>
      <w:bookmarkEnd w:id="26"/>
    </w:p>
    <w:p w14:paraId="0347F52C" w14:textId="77777777" w:rsidR="00C62268" w:rsidRPr="00557EE7" w:rsidRDefault="00C62268" w:rsidP="00C62268">
      <w:r>
        <w:rPr>
          <w:rStyle w:val="CommentReference"/>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3119"/>
        <w:gridCol w:w="4950"/>
      </w:tblGrid>
      <w:tr w:rsidR="00C62268" w:rsidRPr="00076C89" w14:paraId="6437C91D" w14:textId="77777777" w:rsidTr="00CC1B0B">
        <w:tc>
          <w:tcPr>
            <w:tcW w:w="760" w:type="dxa"/>
            <w:shd w:val="clear" w:color="auto" w:fill="CCCCCC"/>
          </w:tcPr>
          <w:p w14:paraId="7A9554EC" w14:textId="77777777" w:rsidR="00C62268" w:rsidRPr="00076C89" w:rsidRDefault="00C62268" w:rsidP="00CC1B0B">
            <w:pPr>
              <w:jc w:val="center"/>
              <w:rPr>
                <w:rStyle w:val="CommentReference"/>
                <w:b/>
                <w:i/>
              </w:rPr>
            </w:pPr>
            <w:r w:rsidRPr="00076C89">
              <w:rPr>
                <w:rStyle w:val="CommentReference"/>
                <w:rFonts w:hint="eastAsia"/>
              </w:rPr>
              <w:lastRenderedPageBreak/>
              <w:t>序号</w:t>
            </w:r>
          </w:p>
        </w:tc>
        <w:tc>
          <w:tcPr>
            <w:tcW w:w="2999" w:type="dxa"/>
            <w:shd w:val="clear" w:color="auto" w:fill="CCCCCC"/>
          </w:tcPr>
          <w:p w14:paraId="4DE7EDED" w14:textId="77777777" w:rsidR="00C62268" w:rsidRPr="00076C89" w:rsidRDefault="00C62268" w:rsidP="00CC1B0B">
            <w:pPr>
              <w:jc w:val="center"/>
              <w:rPr>
                <w:rStyle w:val="CommentReference"/>
                <w:b/>
                <w:i/>
              </w:rPr>
            </w:pPr>
            <w:r w:rsidRPr="00076C89">
              <w:rPr>
                <w:rStyle w:val="CommentReference"/>
                <w:rFonts w:hint="eastAsia"/>
              </w:rPr>
              <w:t>功能点</w:t>
            </w:r>
          </w:p>
        </w:tc>
        <w:tc>
          <w:tcPr>
            <w:tcW w:w="5061" w:type="dxa"/>
            <w:shd w:val="clear" w:color="auto" w:fill="CCCCCC"/>
          </w:tcPr>
          <w:p w14:paraId="559F882B" w14:textId="77777777" w:rsidR="00C62268" w:rsidRPr="00076C89" w:rsidRDefault="00C62268" w:rsidP="00CC1B0B">
            <w:pPr>
              <w:jc w:val="center"/>
              <w:rPr>
                <w:rStyle w:val="CommentReference"/>
                <w:b/>
                <w:i/>
              </w:rPr>
            </w:pPr>
            <w:r w:rsidRPr="00076C89">
              <w:rPr>
                <w:rStyle w:val="CommentReference"/>
                <w:rFonts w:hint="eastAsia"/>
              </w:rPr>
              <w:t>功能点详细内容</w:t>
            </w:r>
          </w:p>
        </w:tc>
      </w:tr>
      <w:tr w:rsidR="00C62268" w:rsidRPr="00076C89" w14:paraId="10556DAD" w14:textId="77777777" w:rsidTr="00CC1B0B">
        <w:tc>
          <w:tcPr>
            <w:tcW w:w="760" w:type="dxa"/>
          </w:tcPr>
          <w:p w14:paraId="4B2B422A" w14:textId="77777777" w:rsidR="00C62268" w:rsidRPr="00076C89" w:rsidRDefault="00C62268" w:rsidP="00CC1B0B">
            <w:pPr>
              <w:rPr>
                <w:rStyle w:val="CommentReference"/>
                <w:i/>
              </w:rPr>
            </w:pPr>
            <w:r w:rsidRPr="00076C89">
              <w:rPr>
                <w:rStyle w:val="CommentReference"/>
                <w:rFonts w:hint="eastAsia"/>
              </w:rPr>
              <w:t>1</w:t>
            </w:r>
          </w:p>
        </w:tc>
        <w:tc>
          <w:tcPr>
            <w:tcW w:w="2999" w:type="dxa"/>
          </w:tcPr>
          <w:p w14:paraId="55961CEC" w14:textId="77777777" w:rsidR="00C62268" w:rsidRPr="00076C89" w:rsidRDefault="00C62268" w:rsidP="00CC1B0B">
            <w:pPr>
              <w:rPr>
                <w:rStyle w:val="CommentReference"/>
                <w:i/>
              </w:rPr>
            </w:pPr>
            <w:r>
              <w:rPr>
                <w:rFonts w:ascii="Consolas" w:hAnsi="Consolas" w:cs="Consolas"/>
                <w:color w:val="000000"/>
                <w:kern w:val="0"/>
                <w:sz w:val="22"/>
                <w:szCs w:val="22"/>
                <w:highlight w:val="lightGray"/>
                <w:u w:val="single"/>
              </w:rPr>
              <w:t>userLogin</w:t>
            </w:r>
          </w:p>
        </w:tc>
        <w:tc>
          <w:tcPr>
            <w:tcW w:w="5061" w:type="dxa"/>
          </w:tcPr>
          <w:p w14:paraId="7AE07780" w14:textId="77777777" w:rsidR="00C62268" w:rsidRPr="00076C89" w:rsidRDefault="00C62268" w:rsidP="00CC1B0B">
            <w:pPr>
              <w:rPr>
                <w:rStyle w:val="CommentReference"/>
                <w:i/>
              </w:rPr>
            </w:pPr>
            <w:r>
              <w:rPr>
                <w:rStyle w:val="CommentReference"/>
                <w:rFonts w:hint="eastAsia"/>
              </w:rPr>
              <w:t>登录接口</w:t>
            </w:r>
          </w:p>
        </w:tc>
      </w:tr>
      <w:tr w:rsidR="00C62268" w:rsidRPr="00076C89" w14:paraId="23639D49" w14:textId="77777777" w:rsidTr="00CC1B0B">
        <w:tc>
          <w:tcPr>
            <w:tcW w:w="760" w:type="dxa"/>
          </w:tcPr>
          <w:p w14:paraId="385D4936" w14:textId="77777777" w:rsidR="00C62268" w:rsidRPr="00076C89" w:rsidRDefault="00C62268" w:rsidP="00CC1B0B">
            <w:pPr>
              <w:rPr>
                <w:rStyle w:val="CommentReference"/>
                <w:i/>
              </w:rPr>
            </w:pPr>
            <w:r w:rsidRPr="00076C89">
              <w:rPr>
                <w:rStyle w:val="CommentReference"/>
                <w:rFonts w:hint="eastAsia"/>
              </w:rPr>
              <w:t>2</w:t>
            </w:r>
          </w:p>
        </w:tc>
        <w:tc>
          <w:tcPr>
            <w:tcW w:w="2999" w:type="dxa"/>
          </w:tcPr>
          <w:p w14:paraId="6DCE5B68"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userLogout</w:t>
            </w:r>
          </w:p>
        </w:tc>
        <w:tc>
          <w:tcPr>
            <w:tcW w:w="5061" w:type="dxa"/>
          </w:tcPr>
          <w:p w14:paraId="209586DD" w14:textId="77777777" w:rsidR="00C62268" w:rsidRPr="00076C89" w:rsidRDefault="00C62268" w:rsidP="00CC1B0B">
            <w:pPr>
              <w:rPr>
                <w:rStyle w:val="CommentReference"/>
                <w:i/>
              </w:rPr>
            </w:pPr>
            <w:r>
              <w:rPr>
                <w:rStyle w:val="CommentReference"/>
                <w:rFonts w:hint="eastAsia"/>
              </w:rPr>
              <w:t>退出接口</w:t>
            </w:r>
          </w:p>
        </w:tc>
      </w:tr>
      <w:tr w:rsidR="00C62268" w:rsidRPr="00076C89" w14:paraId="6262896E" w14:textId="77777777" w:rsidTr="00CC1B0B">
        <w:tc>
          <w:tcPr>
            <w:tcW w:w="760" w:type="dxa"/>
          </w:tcPr>
          <w:p w14:paraId="3F95BA8F" w14:textId="77777777" w:rsidR="00C62268" w:rsidRPr="00076C89" w:rsidRDefault="00C62268" w:rsidP="00CC1B0B">
            <w:pPr>
              <w:rPr>
                <w:rStyle w:val="CommentReference"/>
                <w:i/>
              </w:rPr>
            </w:pPr>
            <w:r w:rsidRPr="00076C89">
              <w:rPr>
                <w:rStyle w:val="CommentReference"/>
                <w:rFonts w:hint="eastAsia"/>
              </w:rPr>
              <w:t>3</w:t>
            </w:r>
          </w:p>
        </w:tc>
        <w:tc>
          <w:tcPr>
            <w:tcW w:w="2999" w:type="dxa"/>
          </w:tcPr>
          <w:p w14:paraId="6E22CCE6"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getEmailVerifyCode</w:t>
            </w:r>
          </w:p>
        </w:tc>
        <w:tc>
          <w:tcPr>
            <w:tcW w:w="5061" w:type="dxa"/>
          </w:tcPr>
          <w:p w14:paraId="481B824C" w14:textId="77777777" w:rsidR="00C62268" w:rsidRPr="00076C89" w:rsidRDefault="00C62268" w:rsidP="00CC1B0B">
            <w:pPr>
              <w:rPr>
                <w:rStyle w:val="CommentReference"/>
                <w:i/>
              </w:rPr>
            </w:pPr>
            <w:r>
              <w:rPr>
                <w:rStyle w:val="CommentReference"/>
                <w:rFonts w:hint="eastAsia"/>
              </w:rPr>
              <w:t>发送邮箱验证码</w:t>
            </w:r>
          </w:p>
        </w:tc>
      </w:tr>
      <w:tr w:rsidR="00C62268" w:rsidRPr="00076C89" w14:paraId="3773E104" w14:textId="77777777" w:rsidTr="00CC1B0B">
        <w:tc>
          <w:tcPr>
            <w:tcW w:w="760" w:type="dxa"/>
          </w:tcPr>
          <w:p w14:paraId="793F2968" w14:textId="77777777" w:rsidR="00C62268" w:rsidRPr="00076C89" w:rsidRDefault="00C62268" w:rsidP="00CC1B0B">
            <w:pPr>
              <w:rPr>
                <w:rStyle w:val="CommentReference"/>
                <w:i/>
              </w:rPr>
            </w:pPr>
            <w:r>
              <w:rPr>
                <w:rStyle w:val="CommentReference"/>
                <w:rFonts w:hint="eastAsia"/>
              </w:rPr>
              <w:t>4</w:t>
            </w:r>
          </w:p>
        </w:tc>
        <w:tc>
          <w:tcPr>
            <w:tcW w:w="2999" w:type="dxa"/>
          </w:tcPr>
          <w:p w14:paraId="072482EE"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getMSISDNVerifyCode</w:t>
            </w:r>
          </w:p>
        </w:tc>
        <w:tc>
          <w:tcPr>
            <w:tcW w:w="5061" w:type="dxa"/>
          </w:tcPr>
          <w:p w14:paraId="1EBF9996" w14:textId="77777777" w:rsidR="00C62268" w:rsidRPr="00076C89" w:rsidRDefault="00C62268" w:rsidP="00CC1B0B">
            <w:pPr>
              <w:rPr>
                <w:rStyle w:val="CommentReference"/>
                <w:i/>
              </w:rPr>
            </w:pPr>
            <w:r>
              <w:rPr>
                <w:rStyle w:val="CommentReference"/>
                <w:rFonts w:hint="eastAsia"/>
              </w:rPr>
              <w:t>发送手机短信验证码</w:t>
            </w:r>
          </w:p>
        </w:tc>
      </w:tr>
      <w:tr w:rsidR="00C62268" w:rsidRPr="00076C89" w14:paraId="763F5DDF" w14:textId="77777777" w:rsidTr="00CC1B0B">
        <w:tc>
          <w:tcPr>
            <w:tcW w:w="760" w:type="dxa"/>
          </w:tcPr>
          <w:p w14:paraId="738C21E7" w14:textId="77777777" w:rsidR="00C62268" w:rsidRPr="00076C89" w:rsidRDefault="00C62268" w:rsidP="00CC1B0B">
            <w:pPr>
              <w:rPr>
                <w:rStyle w:val="CommentReference"/>
                <w:i/>
              </w:rPr>
            </w:pPr>
            <w:r>
              <w:rPr>
                <w:rStyle w:val="CommentReference"/>
                <w:rFonts w:hint="eastAsia"/>
              </w:rPr>
              <w:t>5</w:t>
            </w:r>
          </w:p>
        </w:tc>
        <w:tc>
          <w:tcPr>
            <w:tcW w:w="2999" w:type="dxa"/>
          </w:tcPr>
          <w:p w14:paraId="61FD97B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14:paraId="58B36BE7" w14:textId="77777777" w:rsidR="00C62268" w:rsidRDefault="00C62268" w:rsidP="00CC1B0B">
            <w:pPr>
              <w:rPr>
                <w:rStyle w:val="CommentReference"/>
                <w:i/>
              </w:rPr>
            </w:pPr>
            <w:r>
              <w:rPr>
                <w:rStyle w:val="CommentReference"/>
                <w:rFonts w:hint="eastAsia"/>
              </w:rPr>
              <w:t>手机用户注册</w:t>
            </w:r>
          </w:p>
        </w:tc>
      </w:tr>
      <w:tr w:rsidR="00C62268" w:rsidRPr="00076C89" w14:paraId="732B66E5" w14:textId="77777777" w:rsidTr="00CC1B0B">
        <w:tc>
          <w:tcPr>
            <w:tcW w:w="760" w:type="dxa"/>
          </w:tcPr>
          <w:p w14:paraId="780135DC" w14:textId="77777777" w:rsidR="00C62268" w:rsidRPr="00076C89" w:rsidRDefault="00C62268" w:rsidP="00CC1B0B">
            <w:pPr>
              <w:rPr>
                <w:rStyle w:val="CommentReference"/>
                <w:i/>
              </w:rPr>
            </w:pPr>
            <w:r>
              <w:rPr>
                <w:rStyle w:val="CommentReference"/>
                <w:rFonts w:hint="eastAsia"/>
              </w:rPr>
              <w:t>6</w:t>
            </w:r>
          </w:p>
        </w:tc>
        <w:tc>
          <w:tcPr>
            <w:tcW w:w="2999" w:type="dxa"/>
          </w:tcPr>
          <w:p w14:paraId="617C30E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14:paraId="746C2098" w14:textId="77777777" w:rsidR="00C62268" w:rsidRDefault="00C62268" w:rsidP="00CC1B0B">
            <w:pPr>
              <w:rPr>
                <w:rStyle w:val="CommentReference"/>
                <w:i/>
              </w:rPr>
            </w:pPr>
            <w:r>
              <w:rPr>
                <w:rStyle w:val="CommentReference"/>
                <w:rFonts w:hint="eastAsia"/>
              </w:rPr>
              <w:t>邮箱用户注册</w:t>
            </w:r>
          </w:p>
        </w:tc>
      </w:tr>
      <w:tr w:rsidR="00C62268" w:rsidRPr="00076C89" w14:paraId="20C0B82E" w14:textId="77777777" w:rsidTr="00CC1B0B">
        <w:tc>
          <w:tcPr>
            <w:tcW w:w="760" w:type="dxa"/>
          </w:tcPr>
          <w:p w14:paraId="63174CCF" w14:textId="77777777" w:rsidR="00C62268" w:rsidRPr="00076C89" w:rsidRDefault="00C62268" w:rsidP="00CC1B0B">
            <w:pPr>
              <w:rPr>
                <w:rStyle w:val="CommentReference"/>
                <w:i/>
              </w:rPr>
            </w:pPr>
            <w:r>
              <w:rPr>
                <w:rStyle w:val="CommentReference"/>
                <w:rFonts w:hint="eastAsia"/>
              </w:rPr>
              <w:t>7</w:t>
            </w:r>
          </w:p>
        </w:tc>
        <w:tc>
          <w:tcPr>
            <w:tcW w:w="2999" w:type="dxa"/>
          </w:tcPr>
          <w:p w14:paraId="0FEA978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14:paraId="35C34F29" w14:textId="77777777" w:rsidR="00C62268" w:rsidRDefault="00C62268" w:rsidP="00CC1B0B">
            <w:pPr>
              <w:rPr>
                <w:rStyle w:val="CommentReference"/>
                <w:i/>
              </w:rPr>
            </w:pPr>
            <w:r>
              <w:rPr>
                <w:rStyle w:val="CommentReference"/>
                <w:rFonts w:hint="eastAsia"/>
              </w:rPr>
              <w:t>找回密码接口</w:t>
            </w:r>
          </w:p>
        </w:tc>
      </w:tr>
      <w:tr w:rsidR="00C62268" w:rsidRPr="00076C89" w14:paraId="54B066EA" w14:textId="77777777" w:rsidTr="00CC1B0B">
        <w:tc>
          <w:tcPr>
            <w:tcW w:w="760" w:type="dxa"/>
          </w:tcPr>
          <w:p w14:paraId="1C667FD9" w14:textId="77777777" w:rsidR="00C62268" w:rsidRPr="00076C89" w:rsidRDefault="00C62268" w:rsidP="00CC1B0B">
            <w:pPr>
              <w:rPr>
                <w:rStyle w:val="CommentReference"/>
                <w:i/>
              </w:rPr>
            </w:pPr>
            <w:r>
              <w:rPr>
                <w:rStyle w:val="CommentReference"/>
                <w:rFonts w:hint="eastAsia"/>
              </w:rPr>
              <w:t>8</w:t>
            </w:r>
          </w:p>
        </w:tc>
        <w:tc>
          <w:tcPr>
            <w:tcW w:w="2999" w:type="dxa"/>
          </w:tcPr>
          <w:p w14:paraId="23437815"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14:paraId="6E6285B5" w14:textId="77777777" w:rsidR="00C62268" w:rsidRDefault="00C62268" w:rsidP="00CC1B0B">
            <w:pPr>
              <w:rPr>
                <w:rStyle w:val="CommentReference"/>
                <w:i/>
              </w:rPr>
            </w:pPr>
            <w:r>
              <w:rPr>
                <w:rStyle w:val="CommentReference"/>
                <w:rFonts w:hint="eastAsia"/>
              </w:rPr>
              <w:t>修改密码接口</w:t>
            </w:r>
          </w:p>
        </w:tc>
      </w:tr>
      <w:tr w:rsidR="00C62268" w:rsidRPr="00076C89" w14:paraId="5E0EAE8C" w14:textId="77777777" w:rsidTr="00CC1B0B">
        <w:tc>
          <w:tcPr>
            <w:tcW w:w="760" w:type="dxa"/>
          </w:tcPr>
          <w:p w14:paraId="0E690A15" w14:textId="77777777" w:rsidR="00C62268" w:rsidRPr="00076C89" w:rsidRDefault="00C62268" w:rsidP="00CC1B0B">
            <w:pPr>
              <w:rPr>
                <w:rStyle w:val="CommentReference"/>
                <w:i/>
              </w:rPr>
            </w:pPr>
            <w:r>
              <w:rPr>
                <w:rStyle w:val="CommentReference"/>
                <w:rFonts w:hint="eastAsia"/>
              </w:rPr>
              <w:t>9</w:t>
            </w:r>
          </w:p>
        </w:tc>
        <w:tc>
          <w:tcPr>
            <w:tcW w:w="2999" w:type="dxa"/>
          </w:tcPr>
          <w:p w14:paraId="6EB490C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14:paraId="2022471C" w14:textId="77777777" w:rsidR="00C62268" w:rsidRDefault="00C62268" w:rsidP="00CC1B0B">
            <w:pPr>
              <w:rPr>
                <w:rStyle w:val="CommentReference"/>
                <w:i/>
              </w:rPr>
            </w:pPr>
            <w:r>
              <w:rPr>
                <w:rStyle w:val="CommentReference"/>
                <w:rFonts w:hint="eastAsia"/>
              </w:rPr>
              <w:t>常用联系人搜索接口</w:t>
            </w:r>
          </w:p>
        </w:tc>
      </w:tr>
      <w:tr w:rsidR="00C62268" w:rsidRPr="00076C89" w14:paraId="1190A1C4" w14:textId="77777777" w:rsidTr="00CC1B0B">
        <w:tc>
          <w:tcPr>
            <w:tcW w:w="760" w:type="dxa"/>
          </w:tcPr>
          <w:p w14:paraId="744B2598" w14:textId="77777777" w:rsidR="00C62268" w:rsidRPr="00076C89" w:rsidRDefault="00C62268" w:rsidP="00CC1B0B">
            <w:pPr>
              <w:rPr>
                <w:rStyle w:val="CommentReference"/>
                <w:i/>
              </w:rPr>
            </w:pPr>
            <w:r>
              <w:rPr>
                <w:rStyle w:val="CommentReference"/>
                <w:rFonts w:hint="eastAsia"/>
              </w:rPr>
              <w:t>10</w:t>
            </w:r>
          </w:p>
        </w:tc>
        <w:tc>
          <w:tcPr>
            <w:tcW w:w="2999" w:type="dxa"/>
          </w:tcPr>
          <w:p w14:paraId="01EE3846"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14:paraId="2AF1993E" w14:textId="77777777" w:rsidR="00C62268" w:rsidRDefault="00C62268" w:rsidP="00CC1B0B">
            <w:pPr>
              <w:rPr>
                <w:rStyle w:val="CommentReference"/>
                <w:i/>
              </w:rPr>
            </w:pPr>
            <w:r>
              <w:rPr>
                <w:rStyle w:val="CommentReference"/>
                <w:rFonts w:hint="eastAsia"/>
              </w:rPr>
              <w:t>搜索联系人</w:t>
            </w:r>
          </w:p>
        </w:tc>
      </w:tr>
      <w:tr w:rsidR="00C62268" w:rsidRPr="00076C89" w14:paraId="10CE1B83" w14:textId="77777777" w:rsidTr="00CC1B0B">
        <w:tc>
          <w:tcPr>
            <w:tcW w:w="760" w:type="dxa"/>
          </w:tcPr>
          <w:p w14:paraId="749A9632" w14:textId="77777777" w:rsidR="00C62268" w:rsidRPr="00076C89" w:rsidRDefault="00C62268" w:rsidP="00CC1B0B">
            <w:pPr>
              <w:rPr>
                <w:rStyle w:val="CommentReference"/>
                <w:i/>
              </w:rPr>
            </w:pPr>
            <w:r>
              <w:rPr>
                <w:rStyle w:val="CommentReference"/>
                <w:rFonts w:hint="eastAsia"/>
              </w:rPr>
              <w:t>11</w:t>
            </w:r>
          </w:p>
        </w:tc>
        <w:tc>
          <w:tcPr>
            <w:tcW w:w="2999" w:type="dxa"/>
          </w:tcPr>
          <w:p w14:paraId="6980ECA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14:paraId="1202CF0F" w14:textId="77777777" w:rsidR="00C62268" w:rsidRDefault="00C62268" w:rsidP="00CC1B0B">
            <w:pPr>
              <w:rPr>
                <w:rStyle w:val="CommentReference"/>
                <w:i/>
              </w:rPr>
            </w:pPr>
            <w:r>
              <w:rPr>
                <w:rStyle w:val="CommentReference"/>
                <w:rFonts w:hint="eastAsia"/>
              </w:rPr>
              <w:t>图片验证码接口</w:t>
            </w:r>
          </w:p>
        </w:tc>
      </w:tr>
      <w:tr w:rsidR="00C62268" w:rsidRPr="00076C89" w14:paraId="1CAEAFE6" w14:textId="77777777" w:rsidTr="00CC1B0B">
        <w:tc>
          <w:tcPr>
            <w:tcW w:w="760" w:type="dxa"/>
          </w:tcPr>
          <w:p w14:paraId="4E0238BF" w14:textId="77777777" w:rsidR="00C62268" w:rsidRPr="00076C89" w:rsidRDefault="00C62268" w:rsidP="00CC1B0B">
            <w:pPr>
              <w:rPr>
                <w:rStyle w:val="CommentReference"/>
                <w:i/>
              </w:rPr>
            </w:pPr>
            <w:r>
              <w:rPr>
                <w:rStyle w:val="CommentReference"/>
                <w:rFonts w:hint="eastAsia"/>
              </w:rPr>
              <w:t>12</w:t>
            </w:r>
          </w:p>
        </w:tc>
        <w:tc>
          <w:tcPr>
            <w:tcW w:w="2999" w:type="dxa"/>
          </w:tcPr>
          <w:p w14:paraId="4647CE2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14:paraId="4BBC950B" w14:textId="77777777" w:rsidR="00C62268" w:rsidRDefault="00C62268" w:rsidP="00CC1B0B">
            <w:pPr>
              <w:rPr>
                <w:rStyle w:val="CommentReference"/>
                <w:i/>
              </w:rPr>
            </w:pPr>
            <w:r>
              <w:rPr>
                <w:rStyle w:val="CommentReference"/>
                <w:rFonts w:hint="eastAsia"/>
              </w:rPr>
              <w:t>根据</w:t>
            </w:r>
            <w:r>
              <w:rPr>
                <w:rStyle w:val="CommentReference"/>
                <w:rFonts w:hint="eastAsia"/>
              </w:rPr>
              <w:t>userId</w:t>
            </w:r>
            <w:r>
              <w:rPr>
                <w:rStyle w:val="CommentReference"/>
                <w:rFonts w:hint="eastAsia"/>
              </w:rPr>
              <w:t>查询用户信息</w:t>
            </w:r>
          </w:p>
        </w:tc>
      </w:tr>
      <w:tr w:rsidR="00C62268" w:rsidRPr="00076C89" w14:paraId="17AA9052" w14:textId="77777777" w:rsidTr="00CC1B0B">
        <w:tc>
          <w:tcPr>
            <w:tcW w:w="760" w:type="dxa"/>
          </w:tcPr>
          <w:p w14:paraId="749EC96B" w14:textId="77777777" w:rsidR="00C62268" w:rsidRPr="00076C89" w:rsidRDefault="00C62268" w:rsidP="00CC1B0B">
            <w:pPr>
              <w:rPr>
                <w:rStyle w:val="CommentReference"/>
                <w:i/>
              </w:rPr>
            </w:pPr>
            <w:r>
              <w:rPr>
                <w:rStyle w:val="CommentReference"/>
                <w:rFonts w:hint="eastAsia"/>
              </w:rPr>
              <w:t>13</w:t>
            </w:r>
          </w:p>
        </w:tc>
        <w:tc>
          <w:tcPr>
            <w:tcW w:w="2999" w:type="dxa"/>
          </w:tcPr>
          <w:p w14:paraId="0AA1F6ED"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14:paraId="028A88B1" w14:textId="77777777" w:rsidR="00C62268" w:rsidRDefault="00C62268" w:rsidP="00CC1B0B">
            <w:pPr>
              <w:rPr>
                <w:rStyle w:val="CommentReference"/>
                <w:i/>
              </w:rPr>
            </w:pPr>
            <w:r>
              <w:rPr>
                <w:rStyle w:val="CommentReference"/>
                <w:rFonts w:hint="eastAsia"/>
              </w:rPr>
              <w:t>修改用户信息</w:t>
            </w:r>
          </w:p>
        </w:tc>
      </w:tr>
      <w:tr w:rsidR="00C62268" w:rsidRPr="00076C89" w14:paraId="14266AA0" w14:textId="77777777" w:rsidTr="00CC1B0B">
        <w:tc>
          <w:tcPr>
            <w:tcW w:w="760" w:type="dxa"/>
          </w:tcPr>
          <w:p w14:paraId="056F5F1B" w14:textId="77777777" w:rsidR="00C62268" w:rsidRPr="00076C89" w:rsidRDefault="00C62268" w:rsidP="00CC1B0B">
            <w:pPr>
              <w:rPr>
                <w:rStyle w:val="CommentReference"/>
                <w:i/>
              </w:rPr>
            </w:pPr>
            <w:r>
              <w:rPr>
                <w:rStyle w:val="CommentReference"/>
                <w:rFonts w:hint="eastAsia"/>
              </w:rPr>
              <w:t>14</w:t>
            </w:r>
          </w:p>
        </w:tc>
        <w:tc>
          <w:tcPr>
            <w:tcW w:w="2999" w:type="dxa"/>
          </w:tcPr>
          <w:p w14:paraId="1CA0339A"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14:paraId="48E8558A" w14:textId="77777777" w:rsidR="00C62268" w:rsidRDefault="00C62268" w:rsidP="00CC1B0B">
            <w:pPr>
              <w:rPr>
                <w:rStyle w:val="CommentReference"/>
                <w:i/>
              </w:rPr>
            </w:pPr>
            <w:r>
              <w:rPr>
                <w:rStyle w:val="CommentReference"/>
                <w:rFonts w:hint="eastAsia"/>
              </w:rPr>
              <w:t>面对面加入企业</w:t>
            </w:r>
          </w:p>
        </w:tc>
      </w:tr>
      <w:tr w:rsidR="00C62268" w:rsidRPr="00F052F2" w14:paraId="0D5EB31B" w14:textId="77777777" w:rsidTr="00CC1B0B">
        <w:tc>
          <w:tcPr>
            <w:tcW w:w="760" w:type="dxa"/>
          </w:tcPr>
          <w:p w14:paraId="20D52749" w14:textId="77777777" w:rsidR="00C62268" w:rsidRPr="00076C89" w:rsidRDefault="00C62268" w:rsidP="00CC1B0B">
            <w:pPr>
              <w:rPr>
                <w:rStyle w:val="CommentReference"/>
                <w:i/>
              </w:rPr>
            </w:pPr>
            <w:r>
              <w:rPr>
                <w:rStyle w:val="CommentReference"/>
                <w:rFonts w:hint="eastAsia"/>
              </w:rPr>
              <w:t>15</w:t>
            </w:r>
          </w:p>
        </w:tc>
        <w:tc>
          <w:tcPr>
            <w:tcW w:w="2999" w:type="dxa"/>
          </w:tcPr>
          <w:p w14:paraId="2C50E6F9"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14:paraId="36B9B4ED" w14:textId="77777777" w:rsidR="00C62268" w:rsidRDefault="00C62268" w:rsidP="00CC1B0B">
            <w:pPr>
              <w:rPr>
                <w:rStyle w:val="CommentReference"/>
                <w:i/>
              </w:rPr>
            </w:pPr>
            <w:r>
              <w:rPr>
                <w:rStyle w:val="CommentReference"/>
                <w:rFonts w:hint="eastAsia"/>
              </w:rPr>
              <w:t>通过微信邀请码加入企业</w:t>
            </w:r>
          </w:p>
        </w:tc>
      </w:tr>
      <w:tr w:rsidR="00C62268" w:rsidRPr="00F052F2" w14:paraId="4051A093" w14:textId="77777777" w:rsidTr="00CC1B0B">
        <w:tc>
          <w:tcPr>
            <w:tcW w:w="760" w:type="dxa"/>
          </w:tcPr>
          <w:p w14:paraId="0509BF78" w14:textId="77777777" w:rsidR="00C62268" w:rsidRPr="00076C89" w:rsidRDefault="00C62268" w:rsidP="00CC1B0B">
            <w:pPr>
              <w:rPr>
                <w:rStyle w:val="CommentReference"/>
                <w:i/>
              </w:rPr>
            </w:pPr>
            <w:r>
              <w:rPr>
                <w:rStyle w:val="CommentReference"/>
                <w:rFonts w:hint="eastAsia"/>
              </w:rPr>
              <w:t>16</w:t>
            </w:r>
          </w:p>
        </w:tc>
        <w:tc>
          <w:tcPr>
            <w:tcW w:w="2999" w:type="dxa"/>
          </w:tcPr>
          <w:p w14:paraId="62031BF5"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14:paraId="2C547D24" w14:textId="77777777" w:rsidR="00C62268" w:rsidRDefault="00C62268" w:rsidP="00CC1B0B">
            <w:pPr>
              <w:rPr>
                <w:rStyle w:val="CommentReference"/>
                <w:i/>
              </w:rPr>
            </w:pPr>
            <w:r>
              <w:rPr>
                <w:rStyle w:val="CommentReference"/>
                <w:rFonts w:hint="eastAsia"/>
              </w:rPr>
              <w:t>通过</w:t>
            </w:r>
            <w:r>
              <w:rPr>
                <w:rStyle w:val="CommentReference"/>
                <w:rFonts w:hint="eastAsia"/>
              </w:rPr>
              <w:t>qq</w:t>
            </w:r>
            <w:r>
              <w:rPr>
                <w:rStyle w:val="CommentReference"/>
                <w:rFonts w:hint="eastAsia"/>
              </w:rPr>
              <w:t>邀请码加入企业</w:t>
            </w:r>
          </w:p>
        </w:tc>
      </w:tr>
      <w:tr w:rsidR="00C62268" w:rsidRPr="00F052F2" w14:paraId="6EDB8064" w14:textId="77777777" w:rsidTr="00CC1B0B">
        <w:tc>
          <w:tcPr>
            <w:tcW w:w="760" w:type="dxa"/>
          </w:tcPr>
          <w:p w14:paraId="168A00B8" w14:textId="77777777" w:rsidR="00C62268" w:rsidRDefault="00C62268" w:rsidP="00CC1B0B">
            <w:pPr>
              <w:rPr>
                <w:rStyle w:val="CommentReference"/>
                <w:i/>
              </w:rPr>
            </w:pPr>
            <w:r>
              <w:rPr>
                <w:rStyle w:val="CommentReference"/>
                <w:rFonts w:hint="eastAsia"/>
              </w:rPr>
              <w:t>17</w:t>
            </w:r>
          </w:p>
        </w:tc>
        <w:tc>
          <w:tcPr>
            <w:tcW w:w="2999" w:type="dxa"/>
          </w:tcPr>
          <w:p w14:paraId="474A5A1A"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isQuanUser</w:t>
            </w:r>
          </w:p>
        </w:tc>
        <w:tc>
          <w:tcPr>
            <w:tcW w:w="5061" w:type="dxa"/>
          </w:tcPr>
          <w:p w14:paraId="0A6F6753" w14:textId="77777777" w:rsidR="00C62268" w:rsidRDefault="00C62268" w:rsidP="00CC1B0B">
            <w:pPr>
              <w:rPr>
                <w:rStyle w:val="CommentReference"/>
                <w:i/>
              </w:rPr>
            </w:pPr>
            <w:r>
              <w:rPr>
                <w:rStyle w:val="CommentReference"/>
                <w:rFonts w:hint="eastAsia"/>
              </w:rPr>
              <w:t>校验是否工作圈用户</w:t>
            </w:r>
          </w:p>
        </w:tc>
      </w:tr>
      <w:tr w:rsidR="00C62268" w:rsidRPr="00F052F2" w14:paraId="49398EE7" w14:textId="77777777" w:rsidTr="00CC1B0B">
        <w:tc>
          <w:tcPr>
            <w:tcW w:w="760" w:type="dxa"/>
          </w:tcPr>
          <w:p w14:paraId="75D960BB" w14:textId="77777777" w:rsidR="00C62268" w:rsidRDefault="00C62268" w:rsidP="00CC1B0B">
            <w:pPr>
              <w:rPr>
                <w:rStyle w:val="CommentReference"/>
                <w:i/>
              </w:rPr>
            </w:pPr>
            <w:r>
              <w:rPr>
                <w:rStyle w:val="CommentReference"/>
                <w:rFonts w:hint="eastAsia"/>
              </w:rPr>
              <w:t>18</w:t>
            </w:r>
          </w:p>
        </w:tc>
        <w:tc>
          <w:tcPr>
            <w:tcW w:w="2999" w:type="dxa"/>
          </w:tcPr>
          <w:p w14:paraId="2F60CF0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isCookieValid</w:t>
            </w:r>
          </w:p>
        </w:tc>
        <w:tc>
          <w:tcPr>
            <w:tcW w:w="5061" w:type="dxa"/>
          </w:tcPr>
          <w:p w14:paraId="2FF4464C" w14:textId="77777777" w:rsidR="00C62268" w:rsidRDefault="00C62268" w:rsidP="00CC1B0B">
            <w:pPr>
              <w:rPr>
                <w:rStyle w:val="CommentReference"/>
                <w:i/>
              </w:rPr>
            </w:pPr>
            <w:r>
              <w:rPr>
                <w:rStyle w:val="CommentReference"/>
                <w:rFonts w:hint="eastAsia"/>
              </w:rPr>
              <w:t>校验</w:t>
            </w:r>
            <w:r>
              <w:rPr>
                <w:rStyle w:val="CommentReference"/>
                <w:rFonts w:hint="eastAsia"/>
              </w:rPr>
              <w:t>cookie</w:t>
            </w:r>
            <w:r>
              <w:rPr>
                <w:rStyle w:val="CommentReference"/>
                <w:rFonts w:hint="eastAsia"/>
              </w:rPr>
              <w:t>是否有效</w:t>
            </w:r>
          </w:p>
        </w:tc>
      </w:tr>
      <w:tr w:rsidR="00C62268" w:rsidRPr="00F052F2" w14:paraId="2EE40513" w14:textId="77777777" w:rsidTr="00CC1B0B">
        <w:tc>
          <w:tcPr>
            <w:tcW w:w="760" w:type="dxa"/>
          </w:tcPr>
          <w:p w14:paraId="402BFDB9" w14:textId="77777777" w:rsidR="00C62268" w:rsidRDefault="00C62268" w:rsidP="00CC1B0B">
            <w:pPr>
              <w:rPr>
                <w:rStyle w:val="CommentReference"/>
                <w:i/>
              </w:rPr>
            </w:pPr>
            <w:r>
              <w:rPr>
                <w:rStyle w:val="CommentReference"/>
                <w:rFonts w:hint="eastAsia"/>
              </w:rPr>
              <w:t>19</w:t>
            </w:r>
          </w:p>
        </w:tc>
        <w:tc>
          <w:tcPr>
            <w:tcW w:w="2999" w:type="dxa"/>
          </w:tcPr>
          <w:p w14:paraId="72B178D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syncAddTeamUser</w:t>
            </w:r>
          </w:p>
        </w:tc>
        <w:tc>
          <w:tcPr>
            <w:tcW w:w="5061" w:type="dxa"/>
          </w:tcPr>
          <w:p w14:paraId="1D750F98" w14:textId="77777777" w:rsidR="00C62268" w:rsidRDefault="00C62268" w:rsidP="00CC1B0B">
            <w:pPr>
              <w:rPr>
                <w:rStyle w:val="CommentReference"/>
                <w:i/>
              </w:rPr>
            </w:pPr>
            <w:r>
              <w:rPr>
                <w:rStyle w:val="CommentReference"/>
                <w:rFonts w:hint="eastAsia"/>
              </w:rPr>
              <w:t>与智能平台同步圈子用户信息</w:t>
            </w:r>
          </w:p>
        </w:tc>
      </w:tr>
      <w:tr w:rsidR="00C62268" w:rsidRPr="00F052F2" w14:paraId="70555603" w14:textId="77777777" w:rsidTr="00CC1B0B">
        <w:tc>
          <w:tcPr>
            <w:tcW w:w="760" w:type="dxa"/>
          </w:tcPr>
          <w:p w14:paraId="7CA36EFC" w14:textId="77777777" w:rsidR="00C62268" w:rsidRDefault="00C62268" w:rsidP="00CC1B0B">
            <w:pPr>
              <w:rPr>
                <w:rStyle w:val="CommentReference"/>
                <w:i/>
              </w:rPr>
            </w:pPr>
            <w:r>
              <w:rPr>
                <w:rStyle w:val="CommentReference"/>
                <w:rFonts w:hint="eastAsia"/>
              </w:rPr>
              <w:t>20</w:t>
            </w:r>
          </w:p>
        </w:tc>
        <w:tc>
          <w:tcPr>
            <w:tcW w:w="2999" w:type="dxa"/>
          </w:tcPr>
          <w:p w14:paraId="24E5A585"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syncDelTeamUser</w:t>
            </w:r>
          </w:p>
        </w:tc>
        <w:tc>
          <w:tcPr>
            <w:tcW w:w="5061" w:type="dxa"/>
          </w:tcPr>
          <w:p w14:paraId="190BAF6B" w14:textId="77777777" w:rsidR="00C62268" w:rsidRDefault="00C62268" w:rsidP="00CC1B0B">
            <w:pPr>
              <w:rPr>
                <w:rStyle w:val="CommentReference"/>
                <w:i/>
              </w:rPr>
            </w:pPr>
            <w:r>
              <w:rPr>
                <w:rStyle w:val="CommentReference"/>
                <w:rFonts w:hint="eastAsia"/>
              </w:rPr>
              <w:t>与智能平台同步圈子用户信息</w:t>
            </w:r>
          </w:p>
        </w:tc>
      </w:tr>
      <w:tr w:rsidR="00C62268" w:rsidRPr="00F052F2" w14:paraId="54B82F17" w14:textId="77777777" w:rsidTr="00CC1B0B">
        <w:tc>
          <w:tcPr>
            <w:tcW w:w="760" w:type="dxa"/>
          </w:tcPr>
          <w:p w14:paraId="14D1AF7F" w14:textId="77777777" w:rsidR="00C62268" w:rsidRDefault="00C62268" w:rsidP="00CC1B0B">
            <w:pPr>
              <w:rPr>
                <w:rStyle w:val="CommentReference"/>
                <w:i/>
              </w:rPr>
            </w:pPr>
            <w:r>
              <w:rPr>
                <w:rStyle w:val="CommentReference"/>
                <w:rFonts w:hint="eastAsia"/>
              </w:rPr>
              <w:t>21</w:t>
            </w:r>
          </w:p>
        </w:tc>
        <w:tc>
          <w:tcPr>
            <w:tcW w:w="2999" w:type="dxa"/>
          </w:tcPr>
          <w:p w14:paraId="4B465F19"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isFirstLoginByDeviceType</w:t>
            </w:r>
          </w:p>
        </w:tc>
        <w:tc>
          <w:tcPr>
            <w:tcW w:w="5061" w:type="dxa"/>
          </w:tcPr>
          <w:p w14:paraId="65BB1241" w14:textId="77777777" w:rsidR="00C62268" w:rsidRDefault="00C62268" w:rsidP="00CC1B0B">
            <w:pPr>
              <w:rPr>
                <w:rStyle w:val="CommentReference"/>
                <w:i/>
              </w:rPr>
            </w:pPr>
            <w:r>
              <w:rPr>
                <w:rStyle w:val="CommentReference"/>
                <w:rFonts w:hint="eastAsia"/>
              </w:rPr>
              <w:t>校验账号是否在某一终端类型第一次登录</w:t>
            </w:r>
          </w:p>
        </w:tc>
      </w:tr>
    </w:tbl>
    <w:p w14:paraId="38F35947" w14:textId="77777777" w:rsidR="00C62268" w:rsidRDefault="00C62268" w:rsidP="00A67151">
      <w:pPr>
        <w:pStyle w:val="Heading3"/>
      </w:pPr>
      <w:bookmarkStart w:id="27" w:name="_Toc418875580"/>
      <w:r>
        <w:rPr>
          <w:rFonts w:hint="eastAsia"/>
        </w:rPr>
        <w:t>CspService</w:t>
      </w:r>
      <w:r>
        <w:rPr>
          <w:rFonts w:hint="eastAsia"/>
        </w:rPr>
        <w:t>类概述</w:t>
      </w:r>
      <w:bookmarkEnd w:id="27"/>
    </w:p>
    <w:p w14:paraId="6AB4BD0D"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封装工作圈对云平台的账户系统（CIA）的访问接口 。</w:t>
      </w:r>
    </w:p>
    <w:p w14:paraId="32C587C5" w14:textId="77777777" w:rsidR="00C62268" w:rsidRPr="00C62268" w:rsidRDefault="00C62268" w:rsidP="00C62268">
      <w:pPr>
        <w:pStyle w:val="a"/>
        <w:spacing w:line="400" w:lineRule="exact"/>
        <w:ind w:firstLine="480"/>
        <w:jc w:val="left"/>
        <w:rPr>
          <w:rFonts w:ascii="SimSun" w:hAnsi="SimSun"/>
          <w:sz w:val="24"/>
        </w:rPr>
      </w:pPr>
      <w:bookmarkStart w:id="28" w:name="_Toc418875581"/>
      <w:r w:rsidRPr="00C62268">
        <w:rPr>
          <w:rFonts w:ascii="SimSun" w:hAnsi="SimSun" w:hint="eastAsia"/>
          <w:sz w:val="24"/>
        </w:rPr>
        <w:t>类功能定义</w:t>
      </w:r>
      <w:bookmarkEnd w:id="28"/>
    </w:p>
    <w:p w14:paraId="5EF6678E" w14:textId="77777777" w:rsidR="00C62268" w:rsidRPr="00557EE7" w:rsidRDefault="00C62268" w:rsidP="00C62268">
      <w:r>
        <w:rPr>
          <w:rStyle w:val="CommentReference"/>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C62268" w:rsidRPr="00076C89" w14:paraId="11710D96" w14:textId="77777777" w:rsidTr="00CC1B0B">
        <w:tc>
          <w:tcPr>
            <w:tcW w:w="691" w:type="dxa"/>
            <w:shd w:val="clear" w:color="auto" w:fill="CCCCCC"/>
          </w:tcPr>
          <w:p w14:paraId="2DEFAE5E" w14:textId="77777777" w:rsidR="00C62268" w:rsidRPr="00076C89" w:rsidRDefault="00C62268" w:rsidP="00CC1B0B">
            <w:pPr>
              <w:jc w:val="center"/>
              <w:rPr>
                <w:rStyle w:val="CommentReference"/>
                <w:b/>
                <w:i/>
              </w:rPr>
            </w:pPr>
            <w:r w:rsidRPr="00076C89">
              <w:rPr>
                <w:rStyle w:val="CommentReference"/>
                <w:rFonts w:hint="eastAsia"/>
              </w:rPr>
              <w:t>序号</w:t>
            </w:r>
          </w:p>
        </w:tc>
        <w:tc>
          <w:tcPr>
            <w:tcW w:w="3966" w:type="dxa"/>
            <w:shd w:val="clear" w:color="auto" w:fill="CCCCCC"/>
          </w:tcPr>
          <w:p w14:paraId="5F0128AF" w14:textId="77777777" w:rsidR="00C62268" w:rsidRPr="00076C89" w:rsidRDefault="00C62268" w:rsidP="00CC1B0B">
            <w:pPr>
              <w:jc w:val="center"/>
              <w:rPr>
                <w:rStyle w:val="CommentReference"/>
                <w:b/>
                <w:i/>
              </w:rPr>
            </w:pPr>
            <w:r w:rsidRPr="00076C89">
              <w:rPr>
                <w:rStyle w:val="CommentReference"/>
                <w:rFonts w:hint="eastAsia"/>
              </w:rPr>
              <w:t>功能点</w:t>
            </w:r>
          </w:p>
        </w:tc>
        <w:tc>
          <w:tcPr>
            <w:tcW w:w="4163" w:type="dxa"/>
            <w:shd w:val="clear" w:color="auto" w:fill="CCCCCC"/>
          </w:tcPr>
          <w:p w14:paraId="4A82A7ED" w14:textId="77777777" w:rsidR="00C62268" w:rsidRPr="00076C89" w:rsidRDefault="00C62268" w:rsidP="00CC1B0B">
            <w:pPr>
              <w:jc w:val="center"/>
              <w:rPr>
                <w:rStyle w:val="CommentReference"/>
                <w:b/>
                <w:i/>
              </w:rPr>
            </w:pPr>
            <w:r w:rsidRPr="00076C89">
              <w:rPr>
                <w:rStyle w:val="CommentReference"/>
                <w:rFonts w:hint="eastAsia"/>
              </w:rPr>
              <w:t>功能点详细内容</w:t>
            </w:r>
          </w:p>
        </w:tc>
      </w:tr>
      <w:tr w:rsidR="00C62268" w:rsidRPr="00076C89" w14:paraId="09295384" w14:textId="77777777" w:rsidTr="00CC1B0B">
        <w:tc>
          <w:tcPr>
            <w:tcW w:w="691" w:type="dxa"/>
          </w:tcPr>
          <w:p w14:paraId="3922E8D8" w14:textId="77777777" w:rsidR="00C62268" w:rsidRPr="00076C89" w:rsidRDefault="00C62268" w:rsidP="00CC1B0B">
            <w:pPr>
              <w:rPr>
                <w:rStyle w:val="CommentReference"/>
                <w:i/>
              </w:rPr>
            </w:pPr>
            <w:r w:rsidRPr="00076C89">
              <w:rPr>
                <w:rStyle w:val="CommentReference"/>
                <w:rFonts w:hint="eastAsia"/>
              </w:rPr>
              <w:t>1</w:t>
            </w:r>
          </w:p>
        </w:tc>
        <w:tc>
          <w:tcPr>
            <w:tcW w:w="3966" w:type="dxa"/>
          </w:tcPr>
          <w:p w14:paraId="0B4B6689" w14:textId="77777777" w:rsidR="00C62268" w:rsidRPr="00076C89" w:rsidRDefault="00C62268" w:rsidP="00CC1B0B">
            <w:pPr>
              <w:rPr>
                <w:rStyle w:val="CommentReference"/>
                <w:i/>
              </w:rPr>
            </w:pPr>
            <w:r>
              <w:rPr>
                <w:rFonts w:ascii="Consolas" w:hAnsi="Consolas" w:cs="Consolas"/>
                <w:color w:val="000000"/>
                <w:kern w:val="0"/>
                <w:sz w:val="22"/>
                <w:szCs w:val="22"/>
                <w:highlight w:val="lightGray"/>
                <w:u w:val="single"/>
              </w:rPr>
              <w:t>sendRegisterMobileMsg</w:t>
            </w:r>
          </w:p>
        </w:tc>
        <w:tc>
          <w:tcPr>
            <w:tcW w:w="4163" w:type="dxa"/>
          </w:tcPr>
          <w:p w14:paraId="66A954DB" w14:textId="77777777" w:rsidR="00C62268" w:rsidRPr="00076C89" w:rsidRDefault="00C62268" w:rsidP="00CC1B0B">
            <w:pPr>
              <w:rPr>
                <w:rStyle w:val="CommentReference"/>
                <w:i/>
              </w:rPr>
            </w:pPr>
            <w:r>
              <w:rPr>
                <w:rStyle w:val="CommentReference"/>
                <w:rFonts w:hint="eastAsia"/>
              </w:rPr>
              <w:t>发送手机验证码</w:t>
            </w:r>
          </w:p>
        </w:tc>
      </w:tr>
      <w:tr w:rsidR="00C62268" w:rsidRPr="00076C89" w14:paraId="579B8AFA" w14:textId="77777777" w:rsidTr="00CC1B0B">
        <w:tc>
          <w:tcPr>
            <w:tcW w:w="691" w:type="dxa"/>
          </w:tcPr>
          <w:p w14:paraId="1175AF65" w14:textId="77777777" w:rsidR="00C62268" w:rsidRPr="00076C89" w:rsidRDefault="00C62268" w:rsidP="00CC1B0B">
            <w:pPr>
              <w:rPr>
                <w:rStyle w:val="CommentReference"/>
                <w:i/>
              </w:rPr>
            </w:pPr>
            <w:r w:rsidRPr="00076C89">
              <w:rPr>
                <w:rStyle w:val="CommentReference"/>
                <w:rFonts w:hint="eastAsia"/>
              </w:rPr>
              <w:t>2</w:t>
            </w:r>
          </w:p>
        </w:tc>
        <w:tc>
          <w:tcPr>
            <w:tcW w:w="3966" w:type="dxa"/>
          </w:tcPr>
          <w:p w14:paraId="6AD67142"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registerEnterpriseWithMobile</w:t>
            </w:r>
          </w:p>
        </w:tc>
        <w:tc>
          <w:tcPr>
            <w:tcW w:w="4163" w:type="dxa"/>
          </w:tcPr>
          <w:p w14:paraId="3FC3DA53" w14:textId="77777777" w:rsidR="00C62268" w:rsidRPr="00076C89" w:rsidRDefault="00C62268" w:rsidP="00CC1B0B">
            <w:pPr>
              <w:rPr>
                <w:rStyle w:val="CommentReference"/>
                <w:i/>
              </w:rPr>
            </w:pPr>
            <w:r w:rsidRPr="00AA088E">
              <w:rPr>
                <w:rStyle w:val="CommentReference"/>
                <w:rFonts w:hint="eastAsia"/>
              </w:rPr>
              <w:t>通过手机激活玛注册企业客户信息</w:t>
            </w:r>
          </w:p>
        </w:tc>
      </w:tr>
      <w:tr w:rsidR="00C62268" w:rsidRPr="00076C89" w14:paraId="318FFCDE" w14:textId="77777777" w:rsidTr="00CC1B0B">
        <w:tc>
          <w:tcPr>
            <w:tcW w:w="691" w:type="dxa"/>
          </w:tcPr>
          <w:p w14:paraId="052F7716" w14:textId="77777777" w:rsidR="00C62268" w:rsidRPr="00076C89" w:rsidRDefault="00C62268" w:rsidP="00CC1B0B">
            <w:pPr>
              <w:rPr>
                <w:rStyle w:val="CommentReference"/>
                <w:i/>
              </w:rPr>
            </w:pPr>
            <w:r w:rsidRPr="00076C89">
              <w:rPr>
                <w:rStyle w:val="CommentReference"/>
                <w:rFonts w:hint="eastAsia"/>
              </w:rPr>
              <w:t>3</w:t>
            </w:r>
          </w:p>
        </w:tc>
        <w:tc>
          <w:tcPr>
            <w:tcW w:w="3966" w:type="dxa"/>
          </w:tcPr>
          <w:p w14:paraId="08F82771"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sendEmailRegisterCode</w:t>
            </w:r>
          </w:p>
        </w:tc>
        <w:tc>
          <w:tcPr>
            <w:tcW w:w="4163" w:type="dxa"/>
          </w:tcPr>
          <w:p w14:paraId="330DC01E" w14:textId="77777777" w:rsidR="00C62268" w:rsidRPr="00076C89" w:rsidRDefault="00C62268" w:rsidP="00CC1B0B">
            <w:pPr>
              <w:rPr>
                <w:rStyle w:val="CommentReference"/>
                <w:i/>
              </w:rPr>
            </w:pPr>
            <w:r>
              <w:rPr>
                <w:rStyle w:val="CommentReference"/>
                <w:rFonts w:hint="eastAsia"/>
              </w:rPr>
              <w:t>发送邮箱验证码</w:t>
            </w:r>
          </w:p>
        </w:tc>
      </w:tr>
      <w:tr w:rsidR="00C62268" w:rsidRPr="00076C89" w14:paraId="1D56769B" w14:textId="77777777" w:rsidTr="00CC1B0B">
        <w:tc>
          <w:tcPr>
            <w:tcW w:w="691" w:type="dxa"/>
          </w:tcPr>
          <w:p w14:paraId="7BE48C70" w14:textId="77777777" w:rsidR="00C62268" w:rsidRPr="00076C89" w:rsidRDefault="00C62268" w:rsidP="00CC1B0B">
            <w:pPr>
              <w:rPr>
                <w:rStyle w:val="CommentReference"/>
                <w:i/>
              </w:rPr>
            </w:pPr>
            <w:r>
              <w:rPr>
                <w:rStyle w:val="CommentReference"/>
                <w:rFonts w:hint="eastAsia"/>
              </w:rPr>
              <w:t>4</w:t>
            </w:r>
          </w:p>
        </w:tc>
        <w:tc>
          <w:tcPr>
            <w:tcW w:w="3966" w:type="dxa"/>
          </w:tcPr>
          <w:p w14:paraId="09ECA2F2"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registerEnterpriseWithEmailCode</w:t>
            </w:r>
          </w:p>
        </w:tc>
        <w:tc>
          <w:tcPr>
            <w:tcW w:w="4163" w:type="dxa"/>
          </w:tcPr>
          <w:p w14:paraId="5633D3F0" w14:textId="77777777" w:rsidR="00C62268" w:rsidRPr="00076C89" w:rsidRDefault="00C62268" w:rsidP="00CC1B0B">
            <w:pPr>
              <w:rPr>
                <w:rStyle w:val="CommentReference"/>
                <w:i/>
              </w:rPr>
            </w:pPr>
            <w:r w:rsidRPr="00EA0ABC">
              <w:rPr>
                <w:rStyle w:val="CommentReference"/>
                <w:rFonts w:hint="eastAsia"/>
              </w:rPr>
              <w:t>通过邮件激活玛注册企业客户信息</w:t>
            </w:r>
          </w:p>
        </w:tc>
      </w:tr>
      <w:tr w:rsidR="00C62268" w:rsidRPr="00076C89" w14:paraId="0CA72168" w14:textId="77777777" w:rsidTr="00CC1B0B">
        <w:tc>
          <w:tcPr>
            <w:tcW w:w="691" w:type="dxa"/>
          </w:tcPr>
          <w:p w14:paraId="1910D8AD" w14:textId="77777777" w:rsidR="00C62268" w:rsidRPr="00076C89" w:rsidRDefault="00C62268" w:rsidP="00CC1B0B">
            <w:pPr>
              <w:rPr>
                <w:rStyle w:val="CommentReference"/>
                <w:i/>
              </w:rPr>
            </w:pPr>
            <w:r>
              <w:rPr>
                <w:rStyle w:val="CommentReference"/>
                <w:rFonts w:hint="eastAsia"/>
              </w:rPr>
              <w:t>5</w:t>
            </w:r>
          </w:p>
        </w:tc>
        <w:tc>
          <w:tcPr>
            <w:tcW w:w="3966" w:type="dxa"/>
          </w:tcPr>
          <w:p w14:paraId="36551973"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validateCode</w:t>
            </w:r>
          </w:p>
        </w:tc>
        <w:tc>
          <w:tcPr>
            <w:tcW w:w="4163" w:type="dxa"/>
          </w:tcPr>
          <w:p w14:paraId="79BE17E2" w14:textId="77777777" w:rsidR="00C62268" w:rsidRDefault="00C62268" w:rsidP="00CC1B0B">
            <w:pPr>
              <w:rPr>
                <w:rStyle w:val="CommentReference"/>
                <w:i/>
              </w:rPr>
            </w:pPr>
            <w:r w:rsidRPr="00EA0ABC">
              <w:rPr>
                <w:rStyle w:val="CommentReference"/>
                <w:rFonts w:hint="eastAsia"/>
              </w:rPr>
              <w:t>判断验证码是否正确</w:t>
            </w:r>
          </w:p>
        </w:tc>
      </w:tr>
      <w:tr w:rsidR="00C62268" w:rsidRPr="00076C89" w14:paraId="1B3C31AC" w14:textId="77777777" w:rsidTr="00CC1B0B">
        <w:tc>
          <w:tcPr>
            <w:tcW w:w="691" w:type="dxa"/>
          </w:tcPr>
          <w:p w14:paraId="02B94044" w14:textId="77777777" w:rsidR="00C62268" w:rsidRPr="00076C89" w:rsidRDefault="00C62268" w:rsidP="00CC1B0B">
            <w:pPr>
              <w:rPr>
                <w:rStyle w:val="CommentReference"/>
                <w:i/>
              </w:rPr>
            </w:pPr>
            <w:r>
              <w:rPr>
                <w:rStyle w:val="CommentReference"/>
                <w:rFonts w:hint="eastAsia"/>
              </w:rPr>
              <w:t>6</w:t>
            </w:r>
          </w:p>
        </w:tc>
        <w:tc>
          <w:tcPr>
            <w:tcW w:w="3966" w:type="dxa"/>
          </w:tcPr>
          <w:p w14:paraId="17E32DF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w:t>
            </w:r>
          </w:p>
        </w:tc>
        <w:tc>
          <w:tcPr>
            <w:tcW w:w="4163" w:type="dxa"/>
          </w:tcPr>
          <w:p w14:paraId="01685973" w14:textId="77777777" w:rsidR="00C62268" w:rsidRDefault="00C62268" w:rsidP="00CC1B0B">
            <w:pPr>
              <w:rPr>
                <w:rStyle w:val="CommentReference"/>
                <w:i/>
              </w:rPr>
            </w:pPr>
            <w:r>
              <w:rPr>
                <w:rStyle w:val="CommentReference"/>
                <w:rFonts w:hint="eastAsia"/>
              </w:rPr>
              <w:t>修改用户信息</w:t>
            </w:r>
          </w:p>
        </w:tc>
      </w:tr>
      <w:tr w:rsidR="00C62268" w:rsidRPr="00076C89" w14:paraId="100A5948" w14:textId="77777777" w:rsidTr="00CC1B0B">
        <w:tc>
          <w:tcPr>
            <w:tcW w:w="691" w:type="dxa"/>
          </w:tcPr>
          <w:p w14:paraId="6F4A635B" w14:textId="77777777" w:rsidR="00C62268" w:rsidRPr="00076C89" w:rsidRDefault="00C62268" w:rsidP="00CC1B0B">
            <w:pPr>
              <w:rPr>
                <w:rStyle w:val="CommentReference"/>
                <w:i/>
              </w:rPr>
            </w:pPr>
            <w:r>
              <w:rPr>
                <w:rStyle w:val="CommentReference"/>
                <w:rFonts w:hint="eastAsia"/>
              </w:rPr>
              <w:t>7</w:t>
            </w:r>
          </w:p>
        </w:tc>
        <w:tc>
          <w:tcPr>
            <w:tcW w:w="3966" w:type="dxa"/>
          </w:tcPr>
          <w:p w14:paraId="13D2978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4163" w:type="dxa"/>
          </w:tcPr>
          <w:p w14:paraId="110BE2D9" w14:textId="77777777" w:rsidR="00C62268" w:rsidRDefault="00C62268" w:rsidP="00CC1B0B">
            <w:pPr>
              <w:rPr>
                <w:rStyle w:val="CommentReference"/>
                <w:i/>
              </w:rPr>
            </w:pPr>
            <w:r>
              <w:rPr>
                <w:rStyle w:val="CommentReference"/>
                <w:rFonts w:hint="eastAsia"/>
              </w:rPr>
              <w:t>找回密码接口</w:t>
            </w:r>
          </w:p>
        </w:tc>
      </w:tr>
      <w:tr w:rsidR="00C62268" w:rsidRPr="00076C89" w14:paraId="21B34741" w14:textId="77777777" w:rsidTr="00CC1B0B">
        <w:tc>
          <w:tcPr>
            <w:tcW w:w="691" w:type="dxa"/>
          </w:tcPr>
          <w:p w14:paraId="780FC657" w14:textId="77777777" w:rsidR="00C62268" w:rsidRPr="00076C89" w:rsidRDefault="00C62268" w:rsidP="00CC1B0B">
            <w:pPr>
              <w:rPr>
                <w:rStyle w:val="CommentReference"/>
                <w:i/>
              </w:rPr>
            </w:pPr>
            <w:r>
              <w:rPr>
                <w:rStyle w:val="CommentReference"/>
                <w:rFonts w:hint="eastAsia"/>
              </w:rPr>
              <w:t>8</w:t>
            </w:r>
          </w:p>
        </w:tc>
        <w:tc>
          <w:tcPr>
            <w:tcW w:w="3966" w:type="dxa"/>
          </w:tcPr>
          <w:p w14:paraId="1038F7BC"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4163" w:type="dxa"/>
          </w:tcPr>
          <w:p w14:paraId="7484B226" w14:textId="77777777" w:rsidR="00C62268" w:rsidRDefault="00C62268" w:rsidP="00CC1B0B">
            <w:pPr>
              <w:rPr>
                <w:rStyle w:val="CommentReference"/>
                <w:i/>
              </w:rPr>
            </w:pPr>
            <w:r>
              <w:rPr>
                <w:rStyle w:val="CommentReference"/>
                <w:rFonts w:hint="eastAsia"/>
              </w:rPr>
              <w:t>修改密码接口</w:t>
            </w:r>
          </w:p>
        </w:tc>
      </w:tr>
      <w:tr w:rsidR="00C62268" w:rsidRPr="00076C89" w14:paraId="599C9144" w14:textId="77777777" w:rsidTr="00CC1B0B">
        <w:tc>
          <w:tcPr>
            <w:tcW w:w="691" w:type="dxa"/>
          </w:tcPr>
          <w:p w14:paraId="75C14E5E" w14:textId="77777777" w:rsidR="00C62268" w:rsidRPr="00076C89" w:rsidRDefault="00C62268" w:rsidP="00CC1B0B">
            <w:pPr>
              <w:rPr>
                <w:rStyle w:val="CommentReference"/>
                <w:i/>
              </w:rPr>
            </w:pPr>
            <w:r>
              <w:rPr>
                <w:rStyle w:val="CommentReference"/>
                <w:rFonts w:hint="eastAsia"/>
              </w:rPr>
              <w:t>9</w:t>
            </w:r>
          </w:p>
        </w:tc>
        <w:tc>
          <w:tcPr>
            <w:tcW w:w="3966" w:type="dxa"/>
          </w:tcPr>
          <w:p w14:paraId="13E8707A"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4163" w:type="dxa"/>
          </w:tcPr>
          <w:p w14:paraId="572FA367" w14:textId="77777777" w:rsidR="00C62268" w:rsidRDefault="00C62268" w:rsidP="00CC1B0B">
            <w:pPr>
              <w:rPr>
                <w:rStyle w:val="CommentReference"/>
                <w:i/>
              </w:rPr>
            </w:pPr>
            <w:r>
              <w:rPr>
                <w:rStyle w:val="CommentReference"/>
                <w:rFonts w:hint="eastAsia"/>
              </w:rPr>
              <w:t>常用联系人搜索接口</w:t>
            </w:r>
          </w:p>
        </w:tc>
      </w:tr>
      <w:tr w:rsidR="00C62268" w:rsidRPr="00076C89" w14:paraId="7A928B57" w14:textId="77777777" w:rsidTr="00CC1B0B">
        <w:tc>
          <w:tcPr>
            <w:tcW w:w="691" w:type="dxa"/>
          </w:tcPr>
          <w:p w14:paraId="667DB84A" w14:textId="77777777" w:rsidR="00C62268" w:rsidRPr="00076C89" w:rsidRDefault="00C62268" w:rsidP="00CC1B0B">
            <w:pPr>
              <w:rPr>
                <w:rStyle w:val="CommentReference"/>
                <w:i/>
              </w:rPr>
            </w:pPr>
            <w:r>
              <w:rPr>
                <w:rStyle w:val="CommentReference"/>
                <w:rFonts w:hint="eastAsia"/>
              </w:rPr>
              <w:t>10</w:t>
            </w:r>
          </w:p>
        </w:tc>
        <w:tc>
          <w:tcPr>
            <w:tcW w:w="3966" w:type="dxa"/>
          </w:tcPr>
          <w:p w14:paraId="0013DFE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4163" w:type="dxa"/>
          </w:tcPr>
          <w:p w14:paraId="15806AEC" w14:textId="77777777" w:rsidR="00C62268" w:rsidRDefault="00C62268" w:rsidP="00CC1B0B">
            <w:pPr>
              <w:rPr>
                <w:rStyle w:val="CommentReference"/>
                <w:i/>
              </w:rPr>
            </w:pPr>
            <w:r>
              <w:rPr>
                <w:rStyle w:val="CommentReference"/>
                <w:rFonts w:hint="eastAsia"/>
              </w:rPr>
              <w:t>搜索联系人</w:t>
            </w:r>
          </w:p>
        </w:tc>
      </w:tr>
      <w:tr w:rsidR="00C62268" w:rsidRPr="00076C89" w14:paraId="3F103474" w14:textId="77777777" w:rsidTr="00CC1B0B">
        <w:tc>
          <w:tcPr>
            <w:tcW w:w="691" w:type="dxa"/>
          </w:tcPr>
          <w:p w14:paraId="62F88B86" w14:textId="77777777" w:rsidR="00C62268" w:rsidRPr="00076C89" w:rsidRDefault="00C62268" w:rsidP="00CC1B0B">
            <w:pPr>
              <w:rPr>
                <w:rStyle w:val="CommentReference"/>
                <w:i/>
              </w:rPr>
            </w:pPr>
            <w:r>
              <w:rPr>
                <w:rStyle w:val="CommentReference"/>
                <w:rFonts w:hint="eastAsia"/>
              </w:rPr>
              <w:t>11</w:t>
            </w:r>
          </w:p>
        </w:tc>
        <w:tc>
          <w:tcPr>
            <w:tcW w:w="3966" w:type="dxa"/>
          </w:tcPr>
          <w:p w14:paraId="740D7250"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findUserByIdentify</w:t>
            </w:r>
          </w:p>
        </w:tc>
        <w:tc>
          <w:tcPr>
            <w:tcW w:w="4163" w:type="dxa"/>
          </w:tcPr>
          <w:p w14:paraId="42E750B6" w14:textId="77777777" w:rsidR="00C62268" w:rsidRDefault="00C62268" w:rsidP="00CC1B0B">
            <w:pPr>
              <w:rPr>
                <w:rStyle w:val="CommentReference"/>
                <w:i/>
              </w:rPr>
            </w:pPr>
            <w:r>
              <w:rPr>
                <w:rStyle w:val="CommentReference"/>
                <w:rFonts w:hint="eastAsia"/>
              </w:rPr>
              <w:t>根据用户标示查询用户信息</w:t>
            </w:r>
          </w:p>
        </w:tc>
      </w:tr>
      <w:tr w:rsidR="00C62268" w:rsidRPr="00076C89" w14:paraId="1EAC62BB" w14:textId="77777777" w:rsidTr="00CC1B0B">
        <w:tc>
          <w:tcPr>
            <w:tcW w:w="691" w:type="dxa"/>
          </w:tcPr>
          <w:p w14:paraId="6BB913EA" w14:textId="77777777" w:rsidR="00C62268" w:rsidRPr="00076C89" w:rsidRDefault="00C62268" w:rsidP="00CC1B0B">
            <w:pPr>
              <w:rPr>
                <w:rStyle w:val="CommentReference"/>
                <w:i/>
              </w:rPr>
            </w:pPr>
            <w:r>
              <w:rPr>
                <w:rStyle w:val="CommentReference"/>
                <w:rFonts w:hint="eastAsia"/>
              </w:rPr>
              <w:t>12</w:t>
            </w:r>
          </w:p>
        </w:tc>
        <w:tc>
          <w:tcPr>
            <w:tcW w:w="3966" w:type="dxa"/>
          </w:tcPr>
          <w:p w14:paraId="363DE6AE"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authFromCsp</w:t>
            </w:r>
          </w:p>
        </w:tc>
        <w:tc>
          <w:tcPr>
            <w:tcW w:w="4163" w:type="dxa"/>
          </w:tcPr>
          <w:p w14:paraId="7FC75F9F" w14:textId="77777777" w:rsidR="00C62268" w:rsidRDefault="00C62268" w:rsidP="00CC1B0B">
            <w:pPr>
              <w:rPr>
                <w:rStyle w:val="CommentReference"/>
                <w:i/>
              </w:rPr>
            </w:pPr>
            <w:r>
              <w:rPr>
                <w:rStyle w:val="CommentReference"/>
                <w:rFonts w:hint="eastAsia"/>
              </w:rPr>
              <w:t>账户校验</w:t>
            </w:r>
          </w:p>
        </w:tc>
      </w:tr>
      <w:tr w:rsidR="00C62268" w:rsidRPr="00076C89" w14:paraId="1508C45C" w14:textId="77777777" w:rsidTr="00CC1B0B">
        <w:tc>
          <w:tcPr>
            <w:tcW w:w="691" w:type="dxa"/>
          </w:tcPr>
          <w:p w14:paraId="56545F19" w14:textId="77777777" w:rsidR="00C62268" w:rsidRPr="00076C89" w:rsidRDefault="00C62268" w:rsidP="00CC1B0B">
            <w:pPr>
              <w:rPr>
                <w:rStyle w:val="CommentReference"/>
                <w:i/>
              </w:rPr>
            </w:pPr>
            <w:r>
              <w:rPr>
                <w:rStyle w:val="CommentReference"/>
                <w:rFonts w:hint="eastAsia"/>
              </w:rPr>
              <w:t>13</w:t>
            </w:r>
          </w:p>
        </w:tc>
        <w:tc>
          <w:tcPr>
            <w:tcW w:w="3966" w:type="dxa"/>
          </w:tcPr>
          <w:p w14:paraId="7DD120A3"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logout</w:t>
            </w:r>
          </w:p>
        </w:tc>
        <w:tc>
          <w:tcPr>
            <w:tcW w:w="4163" w:type="dxa"/>
          </w:tcPr>
          <w:p w14:paraId="5ADE1642" w14:textId="77777777" w:rsidR="00C62268" w:rsidRDefault="00C62268" w:rsidP="00CC1B0B">
            <w:pPr>
              <w:rPr>
                <w:rStyle w:val="CommentReference"/>
                <w:i/>
              </w:rPr>
            </w:pPr>
            <w:r>
              <w:rPr>
                <w:rStyle w:val="CommentReference"/>
                <w:rFonts w:hint="eastAsia"/>
              </w:rPr>
              <w:t>退出</w:t>
            </w:r>
          </w:p>
        </w:tc>
      </w:tr>
    </w:tbl>
    <w:p w14:paraId="0C61C3DC" w14:textId="77777777" w:rsidR="00C62268" w:rsidRDefault="00C62268" w:rsidP="00C62268">
      <w:pPr>
        <w:pStyle w:val="NormalIndent"/>
      </w:pPr>
    </w:p>
    <w:p w14:paraId="1DA37882" w14:textId="77777777" w:rsidR="00C62268" w:rsidRDefault="00C62268" w:rsidP="00A67151">
      <w:pPr>
        <w:pStyle w:val="Heading3"/>
      </w:pPr>
      <w:bookmarkStart w:id="29" w:name="_Toc418875582"/>
      <w:r>
        <w:rPr>
          <w:rFonts w:hint="eastAsia"/>
        </w:rPr>
        <w:t>TokenCache</w:t>
      </w:r>
      <w:r>
        <w:rPr>
          <w:rFonts w:hint="eastAsia"/>
        </w:rPr>
        <w:t>类概述</w:t>
      </w:r>
      <w:bookmarkEnd w:id="29"/>
    </w:p>
    <w:p w14:paraId="2352E5CD"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封装工作圈对云平台的账户系统（CIA）的访问接口 。</w:t>
      </w:r>
    </w:p>
    <w:p w14:paraId="3E46A365" w14:textId="77777777" w:rsidR="00C62268" w:rsidRPr="00C62268" w:rsidRDefault="00C62268" w:rsidP="00C62268">
      <w:pPr>
        <w:pStyle w:val="a"/>
        <w:spacing w:line="400" w:lineRule="exact"/>
        <w:ind w:firstLine="480"/>
        <w:jc w:val="left"/>
        <w:rPr>
          <w:rFonts w:ascii="SimSun" w:hAnsi="SimSun"/>
          <w:sz w:val="24"/>
        </w:rPr>
      </w:pPr>
      <w:bookmarkStart w:id="30" w:name="_Toc418875583"/>
      <w:r w:rsidRPr="00C62268">
        <w:rPr>
          <w:rFonts w:ascii="SimSun" w:hAnsi="SimSun" w:hint="eastAsia"/>
          <w:sz w:val="24"/>
        </w:rPr>
        <w:t>类功能定义</w:t>
      </w:r>
      <w:bookmarkEnd w:id="30"/>
    </w:p>
    <w:p w14:paraId="36F71CD4" w14:textId="77777777" w:rsidR="00C62268" w:rsidRPr="00557EE7" w:rsidRDefault="00C62268" w:rsidP="00C62268">
      <w:r>
        <w:rPr>
          <w:rStyle w:val="CommentReference"/>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C62268" w:rsidRPr="00076C89" w14:paraId="12822FED" w14:textId="77777777" w:rsidTr="00CC1B0B">
        <w:tc>
          <w:tcPr>
            <w:tcW w:w="691" w:type="dxa"/>
            <w:shd w:val="clear" w:color="auto" w:fill="CCCCCC"/>
          </w:tcPr>
          <w:p w14:paraId="4119C144" w14:textId="77777777" w:rsidR="00C62268" w:rsidRPr="00076C89" w:rsidRDefault="00C62268" w:rsidP="00CC1B0B">
            <w:pPr>
              <w:jc w:val="center"/>
              <w:rPr>
                <w:rStyle w:val="CommentReference"/>
                <w:b/>
                <w:i/>
              </w:rPr>
            </w:pPr>
            <w:r w:rsidRPr="00076C89">
              <w:rPr>
                <w:rStyle w:val="CommentReference"/>
                <w:rFonts w:hint="eastAsia"/>
              </w:rPr>
              <w:t>序号</w:t>
            </w:r>
          </w:p>
        </w:tc>
        <w:tc>
          <w:tcPr>
            <w:tcW w:w="3966" w:type="dxa"/>
            <w:shd w:val="clear" w:color="auto" w:fill="CCCCCC"/>
          </w:tcPr>
          <w:p w14:paraId="141815CA" w14:textId="77777777" w:rsidR="00C62268" w:rsidRPr="00076C89" w:rsidRDefault="00C62268" w:rsidP="00CC1B0B">
            <w:pPr>
              <w:jc w:val="center"/>
              <w:rPr>
                <w:rStyle w:val="CommentReference"/>
                <w:b/>
                <w:i/>
              </w:rPr>
            </w:pPr>
            <w:r w:rsidRPr="00076C89">
              <w:rPr>
                <w:rStyle w:val="CommentReference"/>
                <w:rFonts w:hint="eastAsia"/>
              </w:rPr>
              <w:t>功能点</w:t>
            </w:r>
          </w:p>
        </w:tc>
        <w:tc>
          <w:tcPr>
            <w:tcW w:w="4163" w:type="dxa"/>
            <w:shd w:val="clear" w:color="auto" w:fill="CCCCCC"/>
          </w:tcPr>
          <w:p w14:paraId="7B088FD1" w14:textId="77777777" w:rsidR="00C62268" w:rsidRPr="00076C89" w:rsidRDefault="00C62268" w:rsidP="00CC1B0B">
            <w:pPr>
              <w:jc w:val="center"/>
              <w:rPr>
                <w:rStyle w:val="CommentReference"/>
                <w:b/>
                <w:i/>
              </w:rPr>
            </w:pPr>
            <w:r w:rsidRPr="00076C89">
              <w:rPr>
                <w:rStyle w:val="CommentReference"/>
                <w:rFonts w:hint="eastAsia"/>
              </w:rPr>
              <w:t>功能点详细内容</w:t>
            </w:r>
          </w:p>
        </w:tc>
      </w:tr>
      <w:tr w:rsidR="00C62268" w:rsidRPr="00076C89" w14:paraId="1F50F037" w14:textId="77777777" w:rsidTr="00CC1B0B">
        <w:tc>
          <w:tcPr>
            <w:tcW w:w="691" w:type="dxa"/>
          </w:tcPr>
          <w:p w14:paraId="27755943" w14:textId="77777777" w:rsidR="00C62268" w:rsidRPr="00076C89" w:rsidRDefault="00C62268" w:rsidP="00CC1B0B">
            <w:pPr>
              <w:rPr>
                <w:rStyle w:val="CommentReference"/>
                <w:i/>
              </w:rPr>
            </w:pPr>
            <w:r w:rsidRPr="00076C89">
              <w:rPr>
                <w:rStyle w:val="CommentReference"/>
                <w:rFonts w:hint="eastAsia"/>
              </w:rPr>
              <w:t>1</w:t>
            </w:r>
          </w:p>
        </w:tc>
        <w:tc>
          <w:tcPr>
            <w:tcW w:w="3966" w:type="dxa"/>
          </w:tcPr>
          <w:p w14:paraId="5BEE21BA"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saveOrUpdateCache</w:t>
            </w:r>
          </w:p>
        </w:tc>
        <w:tc>
          <w:tcPr>
            <w:tcW w:w="4163" w:type="dxa"/>
          </w:tcPr>
          <w:p w14:paraId="5990B3DC" w14:textId="77777777" w:rsidR="00C62268" w:rsidRPr="00076C89" w:rsidRDefault="00C62268" w:rsidP="00CC1B0B">
            <w:pPr>
              <w:rPr>
                <w:rStyle w:val="CommentReference"/>
                <w:i/>
              </w:rPr>
            </w:pPr>
            <w:r w:rsidRPr="00B47654">
              <w:rPr>
                <w:rStyle w:val="CommentReference"/>
                <w:rFonts w:hint="eastAsia"/>
              </w:rPr>
              <w:t>保存或修改缓存</w:t>
            </w:r>
          </w:p>
        </w:tc>
      </w:tr>
      <w:tr w:rsidR="00C62268" w:rsidRPr="00076C89" w14:paraId="1518CD36" w14:textId="77777777" w:rsidTr="00CC1B0B">
        <w:tc>
          <w:tcPr>
            <w:tcW w:w="691" w:type="dxa"/>
          </w:tcPr>
          <w:p w14:paraId="7F1C3A07" w14:textId="77777777" w:rsidR="00C62268" w:rsidRPr="00076C89" w:rsidRDefault="00C62268" w:rsidP="00CC1B0B">
            <w:pPr>
              <w:rPr>
                <w:rStyle w:val="CommentReference"/>
                <w:i/>
              </w:rPr>
            </w:pPr>
            <w:r w:rsidRPr="00076C89">
              <w:rPr>
                <w:rStyle w:val="CommentReference"/>
                <w:rFonts w:hint="eastAsia"/>
              </w:rPr>
              <w:t>2</w:t>
            </w:r>
          </w:p>
        </w:tc>
        <w:tc>
          <w:tcPr>
            <w:tcW w:w="3966" w:type="dxa"/>
          </w:tcPr>
          <w:p w14:paraId="78EB2CC1"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getCacheUser</w:t>
            </w:r>
          </w:p>
        </w:tc>
        <w:tc>
          <w:tcPr>
            <w:tcW w:w="4163" w:type="dxa"/>
          </w:tcPr>
          <w:p w14:paraId="7120DF06" w14:textId="77777777" w:rsidR="00C62268" w:rsidRPr="00076C89" w:rsidRDefault="00C62268" w:rsidP="00CC1B0B">
            <w:pPr>
              <w:rPr>
                <w:rStyle w:val="CommentReference"/>
                <w:i/>
              </w:rPr>
            </w:pPr>
            <w:r w:rsidRPr="00B47654">
              <w:rPr>
                <w:rStyle w:val="CommentReference"/>
                <w:rFonts w:hint="eastAsia"/>
              </w:rPr>
              <w:t>从缓存中获取缓存的用户</w:t>
            </w:r>
          </w:p>
        </w:tc>
      </w:tr>
      <w:tr w:rsidR="00C62268" w:rsidRPr="00076C89" w14:paraId="33E702E9" w14:textId="77777777" w:rsidTr="00CC1B0B">
        <w:tc>
          <w:tcPr>
            <w:tcW w:w="691" w:type="dxa"/>
          </w:tcPr>
          <w:p w14:paraId="738556F9" w14:textId="77777777" w:rsidR="00C62268" w:rsidRPr="00076C89" w:rsidRDefault="00C62268" w:rsidP="00CC1B0B">
            <w:pPr>
              <w:rPr>
                <w:rStyle w:val="CommentReference"/>
                <w:i/>
              </w:rPr>
            </w:pPr>
            <w:r w:rsidRPr="00076C89">
              <w:rPr>
                <w:rStyle w:val="CommentReference"/>
                <w:rFonts w:hint="eastAsia"/>
              </w:rPr>
              <w:t>3</w:t>
            </w:r>
          </w:p>
        </w:tc>
        <w:tc>
          <w:tcPr>
            <w:tcW w:w="3966" w:type="dxa"/>
          </w:tcPr>
          <w:p w14:paraId="5D667DCD"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recordUserLastLoginTime</w:t>
            </w:r>
          </w:p>
        </w:tc>
        <w:tc>
          <w:tcPr>
            <w:tcW w:w="4163" w:type="dxa"/>
          </w:tcPr>
          <w:p w14:paraId="3FF4F851" w14:textId="77777777" w:rsidR="00C62268" w:rsidRPr="00076C89" w:rsidRDefault="00C62268" w:rsidP="00CC1B0B">
            <w:pPr>
              <w:rPr>
                <w:rStyle w:val="CommentReference"/>
                <w:i/>
              </w:rPr>
            </w:pPr>
            <w:r w:rsidRPr="00B47654">
              <w:rPr>
                <w:rStyle w:val="CommentReference"/>
                <w:rFonts w:hint="eastAsia"/>
              </w:rPr>
              <w:t>记录用户上一次登录工作圈的时间</w:t>
            </w:r>
          </w:p>
        </w:tc>
      </w:tr>
      <w:tr w:rsidR="00C62268" w:rsidRPr="00076C89" w14:paraId="4C1CE9CF" w14:textId="77777777" w:rsidTr="00CC1B0B">
        <w:tc>
          <w:tcPr>
            <w:tcW w:w="691" w:type="dxa"/>
          </w:tcPr>
          <w:p w14:paraId="4067630F" w14:textId="77777777" w:rsidR="00C62268" w:rsidRPr="00076C89" w:rsidRDefault="00C62268" w:rsidP="00CC1B0B">
            <w:pPr>
              <w:rPr>
                <w:rStyle w:val="CommentReference"/>
                <w:i/>
              </w:rPr>
            </w:pPr>
            <w:r>
              <w:rPr>
                <w:rStyle w:val="CommentReference"/>
                <w:rFonts w:hint="eastAsia"/>
              </w:rPr>
              <w:t>4</w:t>
            </w:r>
          </w:p>
        </w:tc>
        <w:tc>
          <w:tcPr>
            <w:tcW w:w="3966" w:type="dxa"/>
          </w:tcPr>
          <w:p w14:paraId="59501C0D"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saveInviteCode</w:t>
            </w:r>
          </w:p>
        </w:tc>
        <w:tc>
          <w:tcPr>
            <w:tcW w:w="4163" w:type="dxa"/>
          </w:tcPr>
          <w:p w14:paraId="7151043F" w14:textId="77777777" w:rsidR="00C62268" w:rsidRPr="00076C89" w:rsidRDefault="00C62268" w:rsidP="00CC1B0B">
            <w:pPr>
              <w:rPr>
                <w:rStyle w:val="CommentReference"/>
                <w:i/>
              </w:rPr>
            </w:pPr>
            <w:r w:rsidRPr="00B47654">
              <w:rPr>
                <w:rStyle w:val="CommentReference"/>
                <w:rFonts w:hint="eastAsia"/>
              </w:rPr>
              <w:t>邀请用户加入企业，验证码</w:t>
            </w:r>
          </w:p>
        </w:tc>
      </w:tr>
    </w:tbl>
    <w:p w14:paraId="0C428D08" w14:textId="77777777" w:rsidR="00C62268" w:rsidRDefault="00C62268" w:rsidP="00C62268">
      <w:pPr>
        <w:pStyle w:val="NormalIndent"/>
      </w:pPr>
    </w:p>
    <w:p w14:paraId="702935C8" w14:textId="77777777" w:rsidR="00C62268" w:rsidRDefault="00C62268" w:rsidP="00A67151">
      <w:pPr>
        <w:pStyle w:val="Heading3"/>
      </w:pPr>
      <w:bookmarkStart w:id="31" w:name="_Toc418875584"/>
      <w:r>
        <w:rPr>
          <w:rFonts w:hint="eastAsia"/>
        </w:rPr>
        <w:t>UserMongoDao</w:t>
      </w:r>
      <w:r>
        <w:rPr>
          <w:rFonts w:hint="eastAsia"/>
        </w:rPr>
        <w:t>类概述</w:t>
      </w:r>
      <w:bookmarkEnd w:id="31"/>
    </w:p>
    <w:p w14:paraId="78013D9A" w14:textId="77777777" w:rsidR="00C62268" w:rsidRPr="00C62268" w:rsidRDefault="00C62268" w:rsidP="00C62268">
      <w:pPr>
        <w:pStyle w:val="a"/>
        <w:spacing w:line="400" w:lineRule="exact"/>
        <w:ind w:firstLine="480"/>
        <w:jc w:val="left"/>
        <w:rPr>
          <w:rFonts w:ascii="SimSun" w:hAnsi="SimSun"/>
          <w:sz w:val="24"/>
        </w:rPr>
      </w:pPr>
      <w:r w:rsidRPr="00C62268">
        <w:rPr>
          <w:rFonts w:ascii="SimSun" w:hAnsi="SimSun" w:hint="eastAsia"/>
          <w:sz w:val="24"/>
        </w:rPr>
        <w:t>账户系统对mongo的操作 。</w:t>
      </w:r>
    </w:p>
    <w:p w14:paraId="62A53833" w14:textId="77777777" w:rsidR="00C62268" w:rsidRPr="00C62268" w:rsidRDefault="00C62268" w:rsidP="00C62268">
      <w:pPr>
        <w:pStyle w:val="a"/>
        <w:spacing w:line="400" w:lineRule="exact"/>
        <w:ind w:firstLine="480"/>
        <w:jc w:val="left"/>
        <w:rPr>
          <w:rFonts w:ascii="SimSun" w:hAnsi="SimSun"/>
          <w:sz w:val="24"/>
        </w:rPr>
      </w:pPr>
      <w:bookmarkStart w:id="32" w:name="_Toc418875585"/>
      <w:r w:rsidRPr="00C62268">
        <w:rPr>
          <w:rFonts w:ascii="SimSun" w:hAnsi="SimSun" w:hint="eastAsia"/>
          <w:sz w:val="24"/>
        </w:rPr>
        <w:t>类功能定义</w:t>
      </w:r>
      <w:bookmarkEnd w:id="32"/>
    </w:p>
    <w:p w14:paraId="7769F515" w14:textId="77777777" w:rsidR="00C62268" w:rsidRPr="00557EE7" w:rsidRDefault="00C62268" w:rsidP="00C62268">
      <w:r>
        <w:rPr>
          <w:rStyle w:val="CommentReference"/>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C62268" w:rsidRPr="00076C89" w14:paraId="1B5510BB" w14:textId="77777777" w:rsidTr="00CC1B0B">
        <w:tc>
          <w:tcPr>
            <w:tcW w:w="691" w:type="dxa"/>
            <w:shd w:val="clear" w:color="auto" w:fill="CCCCCC"/>
          </w:tcPr>
          <w:p w14:paraId="36EC30CC" w14:textId="77777777" w:rsidR="00C62268" w:rsidRPr="00076C89" w:rsidRDefault="00C62268" w:rsidP="00CC1B0B">
            <w:pPr>
              <w:jc w:val="center"/>
              <w:rPr>
                <w:rStyle w:val="CommentReference"/>
                <w:b/>
                <w:i/>
              </w:rPr>
            </w:pPr>
            <w:r w:rsidRPr="00076C89">
              <w:rPr>
                <w:rStyle w:val="CommentReference"/>
                <w:rFonts w:hint="eastAsia"/>
              </w:rPr>
              <w:t>序号</w:t>
            </w:r>
          </w:p>
        </w:tc>
        <w:tc>
          <w:tcPr>
            <w:tcW w:w="3966" w:type="dxa"/>
            <w:shd w:val="clear" w:color="auto" w:fill="CCCCCC"/>
          </w:tcPr>
          <w:p w14:paraId="1E18D9DA" w14:textId="77777777" w:rsidR="00C62268" w:rsidRPr="00076C89" w:rsidRDefault="00C62268" w:rsidP="00CC1B0B">
            <w:pPr>
              <w:jc w:val="center"/>
              <w:rPr>
                <w:rStyle w:val="CommentReference"/>
                <w:b/>
                <w:i/>
              </w:rPr>
            </w:pPr>
            <w:r w:rsidRPr="00076C89">
              <w:rPr>
                <w:rStyle w:val="CommentReference"/>
                <w:rFonts w:hint="eastAsia"/>
              </w:rPr>
              <w:t>功能点</w:t>
            </w:r>
          </w:p>
        </w:tc>
        <w:tc>
          <w:tcPr>
            <w:tcW w:w="4163" w:type="dxa"/>
            <w:shd w:val="clear" w:color="auto" w:fill="CCCCCC"/>
          </w:tcPr>
          <w:p w14:paraId="3A6A4E92" w14:textId="77777777" w:rsidR="00C62268" w:rsidRPr="00076C89" w:rsidRDefault="00C62268" w:rsidP="00CC1B0B">
            <w:pPr>
              <w:jc w:val="center"/>
              <w:rPr>
                <w:rStyle w:val="CommentReference"/>
                <w:b/>
                <w:i/>
              </w:rPr>
            </w:pPr>
            <w:r w:rsidRPr="00076C89">
              <w:rPr>
                <w:rStyle w:val="CommentReference"/>
                <w:rFonts w:hint="eastAsia"/>
              </w:rPr>
              <w:t>功能点详细内容</w:t>
            </w:r>
          </w:p>
        </w:tc>
      </w:tr>
      <w:tr w:rsidR="00C62268" w:rsidRPr="00076C89" w14:paraId="41EFEEA7" w14:textId="77777777" w:rsidTr="00CC1B0B">
        <w:tc>
          <w:tcPr>
            <w:tcW w:w="691" w:type="dxa"/>
          </w:tcPr>
          <w:p w14:paraId="296F99AC" w14:textId="77777777" w:rsidR="00C62268" w:rsidRPr="00076C89" w:rsidRDefault="00C62268" w:rsidP="00CC1B0B">
            <w:pPr>
              <w:rPr>
                <w:rStyle w:val="CommentReference"/>
                <w:i/>
              </w:rPr>
            </w:pPr>
            <w:r w:rsidRPr="00076C89">
              <w:rPr>
                <w:rStyle w:val="CommentReference"/>
                <w:rFonts w:hint="eastAsia"/>
              </w:rPr>
              <w:t>1</w:t>
            </w:r>
          </w:p>
        </w:tc>
        <w:tc>
          <w:tcPr>
            <w:tcW w:w="3966" w:type="dxa"/>
          </w:tcPr>
          <w:p w14:paraId="396716C1"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saveOrUpdateUser</w:t>
            </w:r>
          </w:p>
        </w:tc>
        <w:tc>
          <w:tcPr>
            <w:tcW w:w="4163" w:type="dxa"/>
          </w:tcPr>
          <w:p w14:paraId="42E0B797" w14:textId="77777777" w:rsidR="00C62268" w:rsidRPr="00076C89" w:rsidRDefault="00C62268" w:rsidP="00CC1B0B">
            <w:pPr>
              <w:rPr>
                <w:rStyle w:val="CommentReference"/>
                <w:i/>
              </w:rPr>
            </w:pPr>
            <w:r>
              <w:rPr>
                <w:rStyle w:val="CommentReference"/>
                <w:rFonts w:hint="eastAsia"/>
              </w:rPr>
              <w:t>保存或变更用户信息</w:t>
            </w:r>
          </w:p>
        </w:tc>
      </w:tr>
      <w:tr w:rsidR="00C62268" w:rsidRPr="00076C89" w14:paraId="51476E55" w14:textId="77777777" w:rsidTr="00CC1B0B">
        <w:tc>
          <w:tcPr>
            <w:tcW w:w="691" w:type="dxa"/>
          </w:tcPr>
          <w:p w14:paraId="2CA34B7E" w14:textId="77777777" w:rsidR="00C62268" w:rsidRPr="00076C89" w:rsidRDefault="00C62268" w:rsidP="00CC1B0B">
            <w:pPr>
              <w:rPr>
                <w:rStyle w:val="CommentReference"/>
                <w:i/>
              </w:rPr>
            </w:pPr>
            <w:r w:rsidRPr="00076C89">
              <w:rPr>
                <w:rStyle w:val="CommentReference"/>
                <w:rFonts w:hint="eastAsia"/>
              </w:rPr>
              <w:t>2</w:t>
            </w:r>
          </w:p>
        </w:tc>
        <w:tc>
          <w:tcPr>
            <w:tcW w:w="3966" w:type="dxa"/>
          </w:tcPr>
          <w:p w14:paraId="0F93FDEA"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updateUserInfo</w:t>
            </w:r>
          </w:p>
        </w:tc>
        <w:tc>
          <w:tcPr>
            <w:tcW w:w="4163" w:type="dxa"/>
          </w:tcPr>
          <w:p w14:paraId="3B80A504" w14:textId="77777777" w:rsidR="00C62268" w:rsidRPr="00076C89" w:rsidRDefault="00C62268" w:rsidP="00CC1B0B">
            <w:pPr>
              <w:rPr>
                <w:rStyle w:val="CommentReference"/>
                <w:i/>
              </w:rPr>
            </w:pPr>
            <w:r>
              <w:rPr>
                <w:rStyle w:val="CommentReference"/>
                <w:rFonts w:hint="eastAsia"/>
              </w:rPr>
              <w:t>修改用户信息</w:t>
            </w:r>
          </w:p>
        </w:tc>
      </w:tr>
      <w:tr w:rsidR="00C62268" w:rsidRPr="00076C89" w14:paraId="6408185F" w14:textId="77777777" w:rsidTr="00CC1B0B">
        <w:tc>
          <w:tcPr>
            <w:tcW w:w="691" w:type="dxa"/>
          </w:tcPr>
          <w:p w14:paraId="3C609197" w14:textId="77777777" w:rsidR="00C62268" w:rsidRPr="00076C89" w:rsidRDefault="00C62268" w:rsidP="00CC1B0B">
            <w:pPr>
              <w:rPr>
                <w:rStyle w:val="CommentReference"/>
                <w:i/>
              </w:rPr>
            </w:pPr>
            <w:r w:rsidRPr="00076C89">
              <w:rPr>
                <w:rStyle w:val="CommentReference"/>
                <w:rFonts w:hint="eastAsia"/>
              </w:rPr>
              <w:t>3</w:t>
            </w:r>
          </w:p>
        </w:tc>
        <w:tc>
          <w:tcPr>
            <w:tcW w:w="3966" w:type="dxa"/>
          </w:tcPr>
          <w:p w14:paraId="5FBE181C"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findUser</w:t>
            </w:r>
          </w:p>
        </w:tc>
        <w:tc>
          <w:tcPr>
            <w:tcW w:w="4163" w:type="dxa"/>
          </w:tcPr>
          <w:p w14:paraId="1AAFC43D" w14:textId="77777777" w:rsidR="00C62268" w:rsidRPr="00076C89" w:rsidRDefault="00C62268" w:rsidP="00CC1B0B">
            <w:pPr>
              <w:rPr>
                <w:rStyle w:val="CommentReference"/>
                <w:i/>
              </w:rPr>
            </w:pPr>
            <w:r>
              <w:rPr>
                <w:rStyle w:val="CommentReference"/>
                <w:rFonts w:hint="eastAsia"/>
              </w:rPr>
              <w:t>查询用户信息</w:t>
            </w:r>
          </w:p>
        </w:tc>
      </w:tr>
      <w:tr w:rsidR="00C62268" w:rsidRPr="00076C89" w14:paraId="7C43687F" w14:textId="77777777" w:rsidTr="00CC1B0B">
        <w:tc>
          <w:tcPr>
            <w:tcW w:w="691" w:type="dxa"/>
          </w:tcPr>
          <w:p w14:paraId="259BE7E7" w14:textId="77777777" w:rsidR="00C62268" w:rsidRPr="00076C89" w:rsidRDefault="00C62268" w:rsidP="00CC1B0B">
            <w:pPr>
              <w:rPr>
                <w:rStyle w:val="CommentReference"/>
                <w:i/>
              </w:rPr>
            </w:pPr>
            <w:r>
              <w:rPr>
                <w:rStyle w:val="CommentReference"/>
                <w:rFonts w:hint="eastAsia"/>
              </w:rPr>
              <w:t>4</w:t>
            </w:r>
          </w:p>
        </w:tc>
        <w:tc>
          <w:tcPr>
            <w:tcW w:w="3966" w:type="dxa"/>
          </w:tcPr>
          <w:p w14:paraId="691C5844"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isFirstLoginByDeviceType</w:t>
            </w:r>
          </w:p>
        </w:tc>
        <w:tc>
          <w:tcPr>
            <w:tcW w:w="4163" w:type="dxa"/>
          </w:tcPr>
          <w:p w14:paraId="7F731040" w14:textId="77777777" w:rsidR="00C62268" w:rsidRPr="00076C89" w:rsidRDefault="00C62268" w:rsidP="00CC1B0B">
            <w:pPr>
              <w:rPr>
                <w:rStyle w:val="CommentReference"/>
                <w:i/>
              </w:rPr>
            </w:pPr>
            <w:r>
              <w:rPr>
                <w:rStyle w:val="CommentReference"/>
                <w:rFonts w:hint="eastAsia"/>
              </w:rPr>
              <w:t>校验用户是否第一次登录某终端类型</w:t>
            </w:r>
          </w:p>
        </w:tc>
      </w:tr>
    </w:tbl>
    <w:p w14:paraId="0B76DE91" w14:textId="38B59F90" w:rsidR="00DD6799" w:rsidRDefault="00DD6799" w:rsidP="003A0D42"/>
    <w:p w14:paraId="4DD49B2B" w14:textId="77777777" w:rsidR="007E5FCD" w:rsidRDefault="007E5FCD" w:rsidP="0045497D">
      <w:pPr>
        <w:pStyle w:val="Heading2"/>
      </w:pPr>
      <w:bookmarkStart w:id="33" w:name="_Toc418875603"/>
      <w:r>
        <w:rPr>
          <w:rFonts w:hint="eastAsia"/>
        </w:rPr>
        <w:t>圈子系统（</w:t>
      </w:r>
      <w:r>
        <w:rPr>
          <w:rFonts w:hint="eastAsia"/>
        </w:rPr>
        <w:t>quan</w:t>
      </w:r>
      <w:r>
        <w:rPr>
          <w:rFonts w:hint="eastAsia"/>
        </w:rPr>
        <w:t>）模块</w:t>
      </w:r>
      <w:bookmarkEnd w:id="33"/>
    </w:p>
    <w:p w14:paraId="70518E78" w14:textId="77777777" w:rsidR="007E5FCD" w:rsidRDefault="007E5FCD" w:rsidP="0045497D">
      <w:pPr>
        <w:pStyle w:val="Heading3"/>
      </w:pPr>
      <w:bookmarkStart w:id="34" w:name="_Toc418875604"/>
      <w:r>
        <w:rPr>
          <w:rFonts w:hint="eastAsia"/>
        </w:rPr>
        <w:t>圈子系统模块概述</w:t>
      </w:r>
      <w:bookmarkEnd w:id="34"/>
    </w:p>
    <w:p w14:paraId="03D3873C" w14:textId="77777777" w:rsidR="007E5FCD" w:rsidRPr="007E5FCD" w:rsidRDefault="007E5FCD" w:rsidP="007E5FCD">
      <w:pPr>
        <w:pStyle w:val="a"/>
        <w:spacing w:line="400" w:lineRule="exact"/>
        <w:ind w:firstLine="480"/>
        <w:jc w:val="left"/>
        <w:rPr>
          <w:rFonts w:ascii="SimSun" w:hAnsi="SimSun"/>
          <w:sz w:val="24"/>
        </w:rPr>
      </w:pPr>
      <w:r w:rsidRPr="007E5FCD">
        <w:rPr>
          <w:rFonts w:ascii="SimSun" w:hAnsi="SimSun" w:hint="eastAsia"/>
          <w:sz w:val="24"/>
        </w:rPr>
        <w:t>工作圈的圈子系统是创建编辑圈子和帖子，并邀请或申请加入圈子的模块。</w:t>
      </w:r>
    </w:p>
    <w:p w14:paraId="64F7C32A" w14:textId="77777777" w:rsidR="007E5FCD" w:rsidRPr="007E5FCD" w:rsidRDefault="007E5FCD" w:rsidP="007E5FCD">
      <w:pPr>
        <w:pStyle w:val="a"/>
        <w:spacing w:line="400" w:lineRule="exact"/>
        <w:ind w:firstLine="480"/>
        <w:jc w:val="left"/>
        <w:rPr>
          <w:rFonts w:ascii="SimSun" w:hAnsi="SimSun"/>
          <w:sz w:val="24"/>
        </w:rPr>
      </w:pPr>
      <w:r w:rsidRPr="007E5FCD">
        <w:rPr>
          <w:rFonts w:ascii="SimSun" w:hAnsi="SimSun" w:hint="eastAsia"/>
          <w:sz w:val="24"/>
        </w:rPr>
        <w:t>工作圈圈子系统，包括创建编辑删除圈子、创建删除展示帖子，邀请加入圈子，申请加入圈子等功能。</w:t>
      </w:r>
    </w:p>
    <w:p w14:paraId="10070F35" w14:textId="77777777" w:rsidR="007E5FCD" w:rsidRPr="007E5FCD" w:rsidRDefault="007E5FCD" w:rsidP="007E5FCD">
      <w:pPr>
        <w:pStyle w:val="a"/>
        <w:spacing w:line="400" w:lineRule="exact"/>
        <w:ind w:firstLine="480"/>
        <w:jc w:val="left"/>
        <w:rPr>
          <w:rFonts w:ascii="SimSun" w:hAnsi="SimSun"/>
          <w:sz w:val="24"/>
        </w:rPr>
      </w:pPr>
      <w:r w:rsidRPr="007E5FCD">
        <w:rPr>
          <w:rFonts w:ascii="SimSun" w:hAnsi="SimSun" w:hint="eastAsia"/>
          <w:sz w:val="24"/>
        </w:rPr>
        <w:t>创建圈子时会默认创建一条帖子，告知用户已经创建了一个新圈子；获取圈子列表功能，</w:t>
      </w:r>
      <w:r w:rsidRPr="007E5FCD">
        <w:rPr>
          <w:rFonts w:ascii="SimSun" w:hAnsi="SimSun"/>
          <w:sz w:val="24"/>
        </w:rPr>
        <w:t>可以查看我所有的圈子列表,以便找到并进入我关心的圈子</w:t>
      </w:r>
      <w:r w:rsidRPr="007E5FCD">
        <w:rPr>
          <w:rFonts w:ascii="SimSun" w:hAnsi="SimSun" w:hint="eastAsia"/>
          <w:sz w:val="24"/>
        </w:rPr>
        <w:t>；解散圈子后用户看不到已解散圈子的所有信息；邀请和申请加入圈子功能实现了</w:t>
      </w:r>
      <w:r w:rsidRPr="007E5FCD">
        <w:rPr>
          <w:rFonts w:ascii="SimSun" w:hAnsi="SimSun" w:hint="eastAsia"/>
          <w:sz w:val="24"/>
        </w:rPr>
        <w:lastRenderedPageBreak/>
        <w:t>圈子添加成员的作用。</w:t>
      </w:r>
    </w:p>
    <w:p w14:paraId="79DF1BC6" w14:textId="77777777" w:rsidR="007E5FCD" w:rsidRPr="007E5FCD" w:rsidRDefault="007E5FCD" w:rsidP="007E5FCD">
      <w:pPr>
        <w:pStyle w:val="a"/>
        <w:spacing w:line="400" w:lineRule="exact"/>
        <w:ind w:firstLine="480"/>
        <w:jc w:val="left"/>
        <w:rPr>
          <w:rFonts w:ascii="SimSun" w:hAnsi="SimSun"/>
          <w:sz w:val="24"/>
        </w:rPr>
      </w:pPr>
    </w:p>
    <w:p w14:paraId="7F396B9E" w14:textId="77777777" w:rsidR="007E5FCD" w:rsidRPr="00D40EC0" w:rsidRDefault="007E5FCD" w:rsidP="007E5FCD">
      <w:pPr>
        <w:pStyle w:val="CommentText"/>
        <w:rPr>
          <w:i/>
        </w:rPr>
      </w:pPr>
    </w:p>
    <w:p w14:paraId="58E293CB" w14:textId="77777777" w:rsidR="007E5FCD" w:rsidRPr="00D40EC0" w:rsidRDefault="007E5FCD" w:rsidP="007E5FCD">
      <w:pPr>
        <w:pStyle w:val="CommentText"/>
        <w:rPr>
          <w:i/>
        </w:rPr>
      </w:pPr>
    </w:p>
    <w:p w14:paraId="074CB548" w14:textId="77777777" w:rsidR="007E5FCD" w:rsidRDefault="007E5FCD" w:rsidP="0045497D">
      <w:pPr>
        <w:pStyle w:val="Heading3"/>
      </w:pPr>
      <w:bookmarkStart w:id="35" w:name="_Toc418875605"/>
      <w:r>
        <w:rPr>
          <w:rFonts w:hint="eastAsia"/>
        </w:rPr>
        <w:t>圈子系统模块流程图</w:t>
      </w:r>
      <w:bookmarkEnd w:id="35"/>
    </w:p>
    <w:p w14:paraId="24D3392A" w14:textId="77777777" w:rsidR="007E5FCD" w:rsidRDefault="007E5FCD" w:rsidP="007E5FCD">
      <w:pPr>
        <w:jc w:val="center"/>
      </w:pPr>
      <w:r w:rsidRPr="00FC6DEB">
        <w:rPr>
          <w:noProof/>
        </w:rPr>
        <w:drawing>
          <wp:inline distT="0" distB="0" distL="0" distR="0" wp14:anchorId="46A00883" wp14:editId="0473618F">
            <wp:extent cx="6118860" cy="39300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8860" cy="3930015"/>
                    </a:xfrm>
                    <a:prstGeom prst="rect">
                      <a:avLst/>
                    </a:prstGeom>
                    <a:noFill/>
                    <a:ln>
                      <a:noFill/>
                    </a:ln>
                  </pic:spPr>
                </pic:pic>
              </a:graphicData>
            </a:graphic>
          </wp:inline>
        </w:drawing>
      </w:r>
    </w:p>
    <w:p w14:paraId="5644C7F7" w14:textId="77777777" w:rsidR="007E5FCD" w:rsidRDefault="007E5FCD" w:rsidP="007E5FC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5-1  </w:t>
      </w:r>
      <w:r>
        <w:rPr>
          <w:rFonts w:hint="eastAsia"/>
        </w:rPr>
        <w:t>圈子创建编辑流程</w:t>
      </w:r>
      <w:r w:rsidRPr="00592BE4">
        <w:rPr>
          <w:rFonts w:hint="eastAsia"/>
        </w:rPr>
        <w:t>图</w:t>
      </w:r>
    </w:p>
    <w:p w14:paraId="27B8220D" w14:textId="77777777" w:rsidR="007E5FCD" w:rsidRDefault="007E5FCD" w:rsidP="007E5FCD">
      <w:r w:rsidRPr="00965BF7">
        <w:rPr>
          <w:noProof/>
        </w:rPr>
        <w:lastRenderedPageBreak/>
        <w:drawing>
          <wp:inline distT="0" distB="0" distL="0" distR="0" wp14:anchorId="597267DD" wp14:editId="15077CFA">
            <wp:extent cx="5525135" cy="7655560"/>
            <wp:effectExtent l="0" t="0" r="1206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5135" cy="7655560"/>
                    </a:xfrm>
                    <a:prstGeom prst="rect">
                      <a:avLst/>
                    </a:prstGeom>
                    <a:noFill/>
                    <a:ln>
                      <a:noFill/>
                    </a:ln>
                  </pic:spPr>
                </pic:pic>
              </a:graphicData>
            </a:graphic>
          </wp:inline>
        </w:drawing>
      </w:r>
    </w:p>
    <w:p w14:paraId="5DFF25F6" w14:textId="77777777" w:rsidR="007E5FCD" w:rsidRDefault="007E5FCD" w:rsidP="007E5FCD">
      <w:pPr>
        <w:ind w:left="1680" w:firstLine="420"/>
      </w:pPr>
      <w:r>
        <w:rPr>
          <w:rFonts w:hint="eastAsia"/>
        </w:rPr>
        <w:t>图</w:t>
      </w:r>
      <w:r>
        <w:rPr>
          <w:rFonts w:hint="eastAsia"/>
        </w:rPr>
        <w:t xml:space="preserve">5-2 </w:t>
      </w:r>
      <w:r>
        <w:rPr>
          <w:rFonts w:hint="eastAsia"/>
        </w:rPr>
        <w:t>邀请添加圈子成员（泳道图）</w:t>
      </w:r>
    </w:p>
    <w:p w14:paraId="20603505" w14:textId="77777777" w:rsidR="007E5FCD" w:rsidRPr="00592BE4" w:rsidRDefault="007E5FCD" w:rsidP="007E5FCD"/>
    <w:p w14:paraId="25DED4D0" w14:textId="77777777" w:rsidR="007E5FCD" w:rsidRDefault="007E5FCD" w:rsidP="0045497D">
      <w:pPr>
        <w:pStyle w:val="Heading3"/>
      </w:pPr>
      <w:bookmarkStart w:id="36" w:name="_Toc418875606"/>
      <w:r>
        <w:rPr>
          <w:rFonts w:hint="eastAsia"/>
        </w:rPr>
        <w:lastRenderedPageBreak/>
        <w:t>JsonController</w:t>
      </w:r>
      <w:r>
        <w:rPr>
          <w:rFonts w:hint="eastAsia"/>
        </w:rPr>
        <w:t>类概述</w:t>
      </w:r>
      <w:bookmarkEnd w:id="36"/>
    </w:p>
    <w:p w14:paraId="7096FACA" w14:textId="77777777" w:rsidR="007E5FCD" w:rsidRPr="007E5FCD" w:rsidRDefault="007E5FCD" w:rsidP="007E5FCD">
      <w:pPr>
        <w:pStyle w:val="a"/>
        <w:spacing w:line="400" w:lineRule="exact"/>
        <w:ind w:firstLine="480"/>
        <w:jc w:val="left"/>
        <w:rPr>
          <w:rFonts w:ascii="SimSun" w:hAnsi="SimSun"/>
          <w:sz w:val="24"/>
        </w:rPr>
      </w:pPr>
      <w:r w:rsidRPr="007E5FCD">
        <w:rPr>
          <w:rFonts w:ascii="SimSun" w:hAnsi="SimSun"/>
          <w:sz w:val="24"/>
        </w:rPr>
        <w:t>Controller</w:t>
      </w:r>
      <w:r w:rsidRPr="007E5FCD">
        <w:rPr>
          <w:rFonts w:ascii="SimSun" w:hAnsi="SimSun" w:hint="eastAsia"/>
          <w:sz w:val="24"/>
        </w:rPr>
        <w:t>的基类，封装统一较常用的方法，如参数校验、安全校验等。</w:t>
      </w:r>
    </w:p>
    <w:p w14:paraId="6B1FFF4E" w14:textId="77777777" w:rsidR="007E5FCD" w:rsidRPr="007E5FCD" w:rsidRDefault="007E5FCD" w:rsidP="007E5FCD">
      <w:pPr>
        <w:pStyle w:val="a"/>
        <w:spacing w:line="400" w:lineRule="exact"/>
        <w:ind w:firstLine="480"/>
        <w:jc w:val="left"/>
        <w:rPr>
          <w:rFonts w:ascii="SimSun" w:hAnsi="SimSun"/>
          <w:sz w:val="24"/>
        </w:rPr>
      </w:pPr>
      <w:bookmarkStart w:id="37" w:name="_Toc418875607"/>
      <w:r w:rsidRPr="007E5FCD">
        <w:rPr>
          <w:rFonts w:ascii="SimSun" w:hAnsi="SimSun" w:hint="eastAsia"/>
          <w:sz w:val="24"/>
        </w:rPr>
        <w:t>类功能定义</w:t>
      </w:r>
      <w:bookmarkEnd w:id="37"/>
    </w:p>
    <w:p w14:paraId="45925124" w14:textId="77777777" w:rsidR="007E5FCD" w:rsidRPr="00557EE7" w:rsidRDefault="007E5FCD" w:rsidP="007E5FCD">
      <w:pPr>
        <w:ind w:firstLine="420"/>
      </w:pPr>
      <w:r>
        <w:rPr>
          <w:rFonts w:hint="eastAsia"/>
        </w:rPr>
        <w:t>表</w:t>
      </w:r>
      <w:r>
        <w:rPr>
          <w:rFonts w:hint="eastAsia"/>
        </w:rPr>
        <w:t>5-1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052"/>
        <w:gridCol w:w="5940"/>
      </w:tblGrid>
      <w:tr w:rsidR="007E5FCD" w:rsidRPr="00076C89" w14:paraId="21D86CC2" w14:textId="77777777" w:rsidTr="00CC1B0B">
        <w:tc>
          <w:tcPr>
            <w:tcW w:w="828" w:type="dxa"/>
            <w:shd w:val="clear" w:color="auto" w:fill="CCCCCC"/>
          </w:tcPr>
          <w:p w14:paraId="193FAB05" w14:textId="77777777" w:rsidR="007E5FCD" w:rsidRPr="00076C89" w:rsidRDefault="007E5FCD" w:rsidP="00CC1B0B">
            <w:pPr>
              <w:jc w:val="center"/>
              <w:rPr>
                <w:rStyle w:val="CommentReference"/>
                <w:b/>
                <w:i/>
              </w:rPr>
            </w:pPr>
            <w:r w:rsidRPr="00076C89">
              <w:rPr>
                <w:rStyle w:val="CommentReference"/>
                <w:rFonts w:hint="eastAsia"/>
              </w:rPr>
              <w:t>序号</w:t>
            </w:r>
          </w:p>
        </w:tc>
        <w:tc>
          <w:tcPr>
            <w:tcW w:w="2052" w:type="dxa"/>
            <w:shd w:val="clear" w:color="auto" w:fill="CCCCCC"/>
          </w:tcPr>
          <w:p w14:paraId="3A90A998" w14:textId="77777777" w:rsidR="007E5FCD" w:rsidRPr="00076C89" w:rsidRDefault="007E5FCD" w:rsidP="00CC1B0B">
            <w:pPr>
              <w:jc w:val="center"/>
              <w:rPr>
                <w:rStyle w:val="CommentReference"/>
                <w:b/>
                <w:i/>
              </w:rPr>
            </w:pPr>
            <w:r w:rsidRPr="00076C89">
              <w:rPr>
                <w:rStyle w:val="CommentReference"/>
                <w:rFonts w:hint="eastAsia"/>
              </w:rPr>
              <w:t>功能点</w:t>
            </w:r>
          </w:p>
        </w:tc>
        <w:tc>
          <w:tcPr>
            <w:tcW w:w="5940" w:type="dxa"/>
            <w:shd w:val="clear" w:color="auto" w:fill="CCCCCC"/>
          </w:tcPr>
          <w:p w14:paraId="5AC710B2" w14:textId="77777777" w:rsidR="007E5FCD" w:rsidRPr="00076C89" w:rsidRDefault="007E5FCD" w:rsidP="00CC1B0B">
            <w:pPr>
              <w:jc w:val="center"/>
              <w:rPr>
                <w:rStyle w:val="CommentReference"/>
                <w:b/>
                <w:i/>
              </w:rPr>
            </w:pPr>
            <w:r w:rsidRPr="00076C89">
              <w:rPr>
                <w:rStyle w:val="CommentReference"/>
                <w:rFonts w:hint="eastAsia"/>
              </w:rPr>
              <w:t>功能点详细内容</w:t>
            </w:r>
          </w:p>
        </w:tc>
      </w:tr>
      <w:tr w:rsidR="007E5FCD" w:rsidRPr="00076C89" w14:paraId="25FAB19C" w14:textId="77777777" w:rsidTr="00CC1B0B">
        <w:tc>
          <w:tcPr>
            <w:tcW w:w="828" w:type="dxa"/>
          </w:tcPr>
          <w:p w14:paraId="06D11E21" w14:textId="77777777" w:rsidR="007E5FCD" w:rsidRPr="00076C89" w:rsidRDefault="007E5FCD" w:rsidP="00CC1B0B">
            <w:pPr>
              <w:rPr>
                <w:rStyle w:val="CommentReference"/>
                <w:i/>
              </w:rPr>
            </w:pPr>
            <w:r w:rsidRPr="00076C89">
              <w:rPr>
                <w:rStyle w:val="CommentReference"/>
                <w:rFonts w:hint="eastAsia"/>
              </w:rPr>
              <w:t>1</w:t>
            </w:r>
          </w:p>
        </w:tc>
        <w:tc>
          <w:tcPr>
            <w:tcW w:w="2052" w:type="dxa"/>
          </w:tcPr>
          <w:p w14:paraId="1F7D8EB0" w14:textId="77777777" w:rsidR="007E5FCD" w:rsidRPr="00076C89" w:rsidRDefault="007E5FCD" w:rsidP="00CC1B0B">
            <w:pPr>
              <w:rPr>
                <w:rStyle w:val="CommentReference"/>
                <w:i/>
              </w:rPr>
            </w:pPr>
            <w:r w:rsidRPr="004A4A85">
              <w:rPr>
                <w:rStyle w:val="CommentReference"/>
              </w:rPr>
              <w:t>checkSig</w:t>
            </w:r>
          </w:p>
        </w:tc>
        <w:tc>
          <w:tcPr>
            <w:tcW w:w="5940" w:type="dxa"/>
          </w:tcPr>
          <w:p w14:paraId="2ED7C058" w14:textId="77777777" w:rsidR="007E5FCD" w:rsidRPr="00076C89" w:rsidRDefault="007E5FCD" w:rsidP="00CC1B0B">
            <w:pPr>
              <w:rPr>
                <w:rStyle w:val="CommentReference"/>
                <w:i/>
              </w:rPr>
            </w:pPr>
            <w:r>
              <w:rPr>
                <w:rStyle w:val="CommentReference"/>
                <w:rFonts w:hint="eastAsia"/>
              </w:rPr>
              <w:t>签名校验</w:t>
            </w:r>
          </w:p>
        </w:tc>
      </w:tr>
      <w:tr w:rsidR="007E5FCD" w:rsidRPr="00076C89" w14:paraId="35B59D82" w14:textId="77777777" w:rsidTr="00CC1B0B">
        <w:tc>
          <w:tcPr>
            <w:tcW w:w="828" w:type="dxa"/>
          </w:tcPr>
          <w:p w14:paraId="1D7C65A5" w14:textId="77777777" w:rsidR="007E5FCD" w:rsidRPr="00076C89" w:rsidRDefault="007E5FCD" w:rsidP="00CC1B0B">
            <w:pPr>
              <w:rPr>
                <w:rStyle w:val="CommentReference"/>
                <w:i/>
              </w:rPr>
            </w:pPr>
            <w:r w:rsidRPr="00076C89">
              <w:rPr>
                <w:rStyle w:val="CommentReference"/>
                <w:rFonts w:hint="eastAsia"/>
              </w:rPr>
              <w:t>2</w:t>
            </w:r>
          </w:p>
        </w:tc>
        <w:tc>
          <w:tcPr>
            <w:tcW w:w="2052" w:type="dxa"/>
          </w:tcPr>
          <w:p w14:paraId="485438B7" w14:textId="77777777" w:rsidR="007E5FCD" w:rsidRPr="00076C89" w:rsidRDefault="007E5FCD" w:rsidP="00CC1B0B">
            <w:pPr>
              <w:rPr>
                <w:rStyle w:val="CommentReference"/>
                <w:i/>
              </w:rPr>
            </w:pPr>
            <w:r w:rsidRPr="004A4A85">
              <w:rPr>
                <w:rStyle w:val="CommentReference"/>
              </w:rPr>
              <w:t>checkImageNo</w:t>
            </w:r>
          </w:p>
        </w:tc>
        <w:tc>
          <w:tcPr>
            <w:tcW w:w="5940" w:type="dxa"/>
          </w:tcPr>
          <w:p w14:paraId="6210B326" w14:textId="77777777" w:rsidR="007E5FCD" w:rsidRPr="00076C89" w:rsidRDefault="007E5FCD" w:rsidP="00CC1B0B">
            <w:pPr>
              <w:rPr>
                <w:rStyle w:val="CommentReference"/>
                <w:i/>
              </w:rPr>
            </w:pPr>
            <w:r>
              <w:rPr>
                <w:rStyle w:val="CommentReference"/>
                <w:rFonts w:hint="eastAsia"/>
              </w:rPr>
              <w:t>验证码校验</w:t>
            </w:r>
          </w:p>
        </w:tc>
      </w:tr>
      <w:tr w:rsidR="007E5FCD" w:rsidRPr="00076C89" w14:paraId="67CB66E8" w14:textId="77777777" w:rsidTr="00CC1B0B">
        <w:tc>
          <w:tcPr>
            <w:tcW w:w="828" w:type="dxa"/>
          </w:tcPr>
          <w:p w14:paraId="136862DD" w14:textId="77777777" w:rsidR="007E5FCD" w:rsidRPr="00076C89" w:rsidRDefault="007E5FCD" w:rsidP="00CC1B0B">
            <w:pPr>
              <w:rPr>
                <w:rStyle w:val="CommentReference"/>
                <w:i/>
              </w:rPr>
            </w:pPr>
            <w:r w:rsidRPr="00076C89">
              <w:rPr>
                <w:rStyle w:val="CommentReference"/>
                <w:rFonts w:hint="eastAsia"/>
              </w:rPr>
              <w:t>3</w:t>
            </w:r>
          </w:p>
        </w:tc>
        <w:tc>
          <w:tcPr>
            <w:tcW w:w="2052" w:type="dxa"/>
          </w:tcPr>
          <w:p w14:paraId="26A57B93" w14:textId="77777777" w:rsidR="007E5FCD" w:rsidRPr="00076C89" w:rsidRDefault="007E5FCD" w:rsidP="00CC1B0B">
            <w:pPr>
              <w:rPr>
                <w:rStyle w:val="CommentReference"/>
                <w:i/>
              </w:rPr>
            </w:pPr>
            <w:r w:rsidRPr="004A4A85">
              <w:rPr>
                <w:rStyle w:val="CommentReference"/>
              </w:rPr>
              <w:t>changeTokenRel</w:t>
            </w:r>
          </w:p>
        </w:tc>
        <w:tc>
          <w:tcPr>
            <w:tcW w:w="5940" w:type="dxa"/>
          </w:tcPr>
          <w:p w14:paraId="35826E3A" w14:textId="77777777" w:rsidR="007E5FCD" w:rsidRPr="00076C89" w:rsidRDefault="007E5FCD" w:rsidP="00CC1B0B">
            <w:pPr>
              <w:rPr>
                <w:rStyle w:val="CommentReference"/>
                <w:i/>
              </w:rPr>
            </w:pPr>
            <w:r>
              <w:rPr>
                <w:rStyle w:val="CommentReference"/>
              </w:rPr>
              <w:t>T</w:t>
            </w:r>
            <w:r>
              <w:rPr>
                <w:rStyle w:val="CommentReference"/>
                <w:rFonts w:hint="eastAsia"/>
              </w:rPr>
              <w:t>oken</w:t>
            </w:r>
            <w:r>
              <w:rPr>
                <w:rStyle w:val="CommentReference"/>
                <w:rFonts w:hint="eastAsia"/>
              </w:rPr>
              <w:t>切换</w:t>
            </w:r>
          </w:p>
        </w:tc>
      </w:tr>
      <w:tr w:rsidR="007E5FCD" w:rsidRPr="00076C89" w14:paraId="2BF26A58" w14:textId="77777777" w:rsidTr="00CC1B0B">
        <w:tc>
          <w:tcPr>
            <w:tcW w:w="828" w:type="dxa"/>
          </w:tcPr>
          <w:p w14:paraId="0137C932" w14:textId="77777777" w:rsidR="007E5FCD" w:rsidRPr="00076C89" w:rsidRDefault="007E5FCD" w:rsidP="00CC1B0B">
            <w:pPr>
              <w:rPr>
                <w:rStyle w:val="CommentReference"/>
                <w:i/>
              </w:rPr>
            </w:pPr>
          </w:p>
        </w:tc>
        <w:tc>
          <w:tcPr>
            <w:tcW w:w="2052" w:type="dxa"/>
          </w:tcPr>
          <w:p w14:paraId="542E40C1" w14:textId="77777777" w:rsidR="007E5FCD" w:rsidRPr="00076C89" w:rsidRDefault="007E5FCD" w:rsidP="00CC1B0B">
            <w:pPr>
              <w:rPr>
                <w:rStyle w:val="CommentReference"/>
                <w:i/>
              </w:rPr>
            </w:pPr>
          </w:p>
        </w:tc>
        <w:tc>
          <w:tcPr>
            <w:tcW w:w="5940" w:type="dxa"/>
          </w:tcPr>
          <w:p w14:paraId="0D7711CC" w14:textId="77777777" w:rsidR="007E5FCD" w:rsidRPr="00076C89" w:rsidRDefault="007E5FCD" w:rsidP="00CC1B0B">
            <w:pPr>
              <w:rPr>
                <w:rStyle w:val="CommentReference"/>
                <w:i/>
              </w:rPr>
            </w:pPr>
          </w:p>
        </w:tc>
      </w:tr>
    </w:tbl>
    <w:p w14:paraId="0DE68465" w14:textId="77777777" w:rsidR="007E5FCD" w:rsidRPr="00CF07BE" w:rsidRDefault="007E5FCD" w:rsidP="007E5FCD">
      <w:pPr>
        <w:rPr>
          <w:rStyle w:val="CommentReference"/>
          <w:i/>
        </w:rPr>
      </w:pPr>
    </w:p>
    <w:p w14:paraId="5F71C2AC" w14:textId="77777777" w:rsidR="007E5FCD" w:rsidRDefault="007E5FCD" w:rsidP="0045497D">
      <w:pPr>
        <w:pStyle w:val="Heading3"/>
      </w:pPr>
      <w:bookmarkStart w:id="38" w:name="_Toc418875608"/>
      <w:r>
        <w:rPr>
          <w:rFonts w:hint="eastAsia"/>
        </w:rPr>
        <w:t>RestTeamController</w:t>
      </w:r>
      <w:r>
        <w:rPr>
          <w:rFonts w:hint="eastAsia"/>
        </w:rPr>
        <w:t>类概述</w:t>
      </w:r>
      <w:bookmarkEnd w:id="38"/>
    </w:p>
    <w:p w14:paraId="2A46323A" w14:textId="77777777" w:rsidR="007E5FCD" w:rsidRPr="007E5FCD" w:rsidRDefault="007E5FCD" w:rsidP="007E5FCD">
      <w:pPr>
        <w:pStyle w:val="a"/>
        <w:spacing w:line="400" w:lineRule="exact"/>
        <w:ind w:firstLine="480"/>
        <w:jc w:val="left"/>
        <w:rPr>
          <w:rFonts w:ascii="SimSun" w:hAnsi="SimSun"/>
          <w:sz w:val="24"/>
        </w:rPr>
      </w:pPr>
      <w:r w:rsidRPr="007E5FCD">
        <w:rPr>
          <w:rFonts w:ascii="SimSun" w:hAnsi="SimSun" w:hint="eastAsia"/>
          <w:sz w:val="24"/>
        </w:rPr>
        <w:t>给移动端提供的http接口 。</w:t>
      </w:r>
    </w:p>
    <w:p w14:paraId="6201AA91" w14:textId="77777777" w:rsidR="007E5FCD" w:rsidRPr="007E5FCD" w:rsidRDefault="007E5FCD" w:rsidP="007E5FCD">
      <w:pPr>
        <w:pStyle w:val="a"/>
        <w:spacing w:line="400" w:lineRule="exact"/>
        <w:ind w:firstLine="480"/>
        <w:jc w:val="left"/>
        <w:rPr>
          <w:rFonts w:ascii="SimSun" w:hAnsi="SimSun"/>
          <w:sz w:val="24"/>
        </w:rPr>
      </w:pPr>
      <w:bookmarkStart w:id="39" w:name="_Toc418875609"/>
      <w:r w:rsidRPr="007E5FCD">
        <w:rPr>
          <w:rFonts w:ascii="SimSun" w:hAnsi="SimSun" w:hint="eastAsia"/>
          <w:sz w:val="24"/>
        </w:rPr>
        <w:t>类功能定义</w:t>
      </w:r>
      <w:bookmarkEnd w:id="39"/>
    </w:p>
    <w:p w14:paraId="74F97229" w14:textId="77777777" w:rsidR="007E5FCD" w:rsidRPr="00557EE7" w:rsidRDefault="007E5FCD" w:rsidP="007E5FCD">
      <w:r>
        <w:rPr>
          <w:rStyle w:val="CommentReference"/>
          <w:rFonts w:hint="eastAsia"/>
        </w:rPr>
        <w:tab/>
      </w:r>
      <w:r>
        <w:rPr>
          <w:rFonts w:hint="eastAsia"/>
        </w:rPr>
        <w:t>表</w:t>
      </w:r>
      <w:r>
        <w:rPr>
          <w:rFonts w:hint="eastAsia"/>
        </w:rPr>
        <w:t>5-2</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604FE583" w14:textId="77777777" w:rsidTr="00CC1B0B">
        <w:tc>
          <w:tcPr>
            <w:tcW w:w="752" w:type="dxa"/>
            <w:shd w:val="clear" w:color="auto" w:fill="CCCCCC"/>
          </w:tcPr>
          <w:p w14:paraId="209D87E8" w14:textId="77777777" w:rsidR="007E5FCD" w:rsidRPr="00076C89" w:rsidRDefault="007E5FCD" w:rsidP="00CC1B0B">
            <w:pPr>
              <w:jc w:val="center"/>
              <w:rPr>
                <w:rStyle w:val="CommentReference"/>
                <w:b/>
                <w:i/>
              </w:rPr>
            </w:pPr>
            <w:r w:rsidRPr="00076C89">
              <w:rPr>
                <w:rStyle w:val="CommentReference"/>
                <w:rFonts w:hint="eastAsia"/>
              </w:rPr>
              <w:t>序号</w:t>
            </w:r>
          </w:p>
        </w:tc>
        <w:tc>
          <w:tcPr>
            <w:tcW w:w="3121" w:type="dxa"/>
            <w:shd w:val="clear" w:color="auto" w:fill="CCCCCC"/>
          </w:tcPr>
          <w:p w14:paraId="5673903E" w14:textId="77777777" w:rsidR="007E5FCD" w:rsidRPr="00076C89" w:rsidRDefault="007E5FCD" w:rsidP="00CC1B0B">
            <w:pPr>
              <w:jc w:val="center"/>
              <w:rPr>
                <w:rStyle w:val="CommentReference"/>
                <w:b/>
                <w:i/>
              </w:rPr>
            </w:pPr>
            <w:r w:rsidRPr="00076C89">
              <w:rPr>
                <w:rStyle w:val="CommentReference"/>
                <w:rFonts w:hint="eastAsia"/>
              </w:rPr>
              <w:t>功能点</w:t>
            </w:r>
          </w:p>
        </w:tc>
        <w:tc>
          <w:tcPr>
            <w:tcW w:w="4947" w:type="dxa"/>
            <w:shd w:val="clear" w:color="auto" w:fill="CCCCCC"/>
          </w:tcPr>
          <w:p w14:paraId="2A7186DF" w14:textId="77777777" w:rsidR="007E5FCD" w:rsidRPr="00076C89" w:rsidRDefault="007E5FCD" w:rsidP="00CC1B0B">
            <w:pPr>
              <w:jc w:val="center"/>
              <w:rPr>
                <w:rStyle w:val="CommentReference"/>
                <w:b/>
                <w:i/>
              </w:rPr>
            </w:pPr>
            <w:r w:rsidRPr="00076C89">
              <w:rPr>
                <w:rStyle w:val="CommentReference"/>
                <w:rFonts w:hint="eastAsia"/>
              </w:rPr>
              <w:t>功能点详细内容</w:t>
            </w:r>
          </w:p>
        </w:tc>
      </w:tr>
      <w:tr w:rsidR="007E5FCD" w:rsidRPr="00076C89" w14:paraId="08BC68DE" w14:textId="77777777" w:rsidTr="00CC1B0B">
        <w:tc>
          <w:tcPr>
            <w:tcW w:w="752" w:type="dxa"/>
          </w:tcPr>
          <w:p w14:paraId="7424BDE2" w14:textId="77777777" w:rsidR="007E5FCD" w:rsidRPr="00076C89" w:rsidRDefault="007E5FCD" w:rsidP="00CC1B0B">
            <w:pPr>
              <w:rPr>
                <w:rStyle w:val="CommentReference"/>
                <w:i/>
              </w:rPr>
            </w:pPr>
            <w:r w:rsidRPr="00076C89">
              <w:rPr>
                <w:rStyle w:val="CommentReference"/>
                <w:rFonts w:hint="eastAsia"/>
              </w:rPr>
              <w:t>1</w:t>
            </w:r>
          </w:p>
        </w:tc>
        <w:tc>
          <w:tcPr>
            <w:tcW w:w="3121" w:type="dxa"/>
          </w:tcPr>
          <w:p w14:paraId="40958B80" w14:textId="77777777" w:rsidR="007E5FCD" w:rsidRPr="00076C89" w:rsidRDefault="007E5FCD" w:rsidP="00CC1B0B">
            <w:pPr>
              <w:rPr>
                <w:rStyle w:val="CommentReference"/>
                <w:i/>
              </w:rPr>
            </w:pPr>
            <w:r>
              <w:rPr>
                <w:rFonts w:ascii="Monaco" w:hAnsi="Monaco" w:cs="Monaco"/>
                <w:color w:val="000000"/>
                <w:kern w:val="0"/>
                <w:sz w:val="22"/>
                <w:szCs w:val="22"/>
                <w:highlight w:val="lightGray"/>
              </w:rPr>
              <w:t>addTeam</w:t>
            </w:r>
          </w:p>
        </w:tc>
        <w:tc>
          <w:tcPr>
            <w:tcW w:w="4947" w:type="dxa"/>
          </w:tcPr>
          <w:p w14:paraId="441585D7" w14:textId="77777777" w:rsidR="007E5FCD" w:rsidRPr="00076C89" w:rsidRDefault="007E5FCD" w:rsidP="00CC1B0B">
            <w:pPr>
              <w:rPr>
                <w:rStyle w:val="CommentReference"/>
                <w:i/>
              </w:rPr>
            </w:pPr>
            <w:r>
              <w:rPr>
                <w:rStyle w:val="CommentReference"/>
                <w:rFonts w:hint="eastAsia"/>
              </w:rPr>
              <w:t>添加圈子</w:t>
            </w:r>
          </w:p>
        </w:tc>
      </w:tr>
      <w:tr w:rsidR="007E5FCD" w:rsidRPr="00076C89" w14:paraId="20D2EA6C" w14:textId="77777777" w:rsidTr="00CC1B0B">
        <w:tc>
          <w:tcPr>
            <w:tcW w:w="752" w:type="dxa"/>
          </w:tcPr>
          <w:p w14:paraId="3F0FC55F" w14:textId="77777777" w:rsidR="007E5FCD" w:rsidRPr="00076C89" w:rsidRDefault="007E5FCD" w:rsidP="00CC1B0B">
            <w:pPr>
              <w:rPr>
                <w:rStyle w:val="CommentReference"/>
                <w:i/>
              </w:rPr>
            </w:pPr>
            <w:r w:rsidRPr="00076C89">
              <w:rPr>
                <w:rStyle w:val="CommentReference"/>
                <w:rFonts w:hint="eastAsia"/>
              </w:rPr>
              <w:t>2</w:t>
            </w:r>
          </w:p>
        </w:tc>
        <w:tc>
          <w:tcPr>
            <w:tcW w:w="3121" w:type="dxa"/>
          </w:tcPr>
          <w:p w14:paraId="5B13943E" w14:textId="77777777" w:rsidR="007E5FCD" w:rsidRPr="00076C89" w:rsidRDefault="007E5FCD" w:rsidP="00CC1B0B">
            <w:pPr>
              <w:rPr>
                <w:rStyle w:val="CommentReference"/>
                <w:i/>
              </w:rPr>
            </w:pPr>
            <w:r>
              <w:rPr>
                <w:rFonts w:ascii="Monaco" w:hAnsi="Monaco" w:cs="Monaco"/>
                <w:color w:val="000000"/>
                <w:kern w:val="0"/>
                <w:sz w:val="22"/>
                <w:szCs w:val="22"/>
                <w:highlight w:val="lightGray"/>
              </w:rPr>
              <w:t>getTeamInfo</w:t>
            </w:r>
          </w:p>
        </w:tc>
        <w:tc>
          <w:tcPr>
            <w:tcW w:w="4947" w:type="dxa"/>
          </w:tcPr>
          <w:p w14:paraId="192AFA59" w14:textId="77777777" w:rsidR="007E5FCD" w:rsidRPr="00076C89" w:rsidRDefault="007E5FCD" w:rsidP="00CC1B0B">
            <w:pPr>
              <w:rPr>
                <w:rStyle w:val="CommentReference"/>
                <w:i/>
              </w:rPr>
            </w:pPr>
            <w:r>
              <w:rPr>
                <w:rStyle w:val="CommentReference"/>
                <w:rFonts w:hint="eastAsia"/>
              </w:rPr>
              <w:t>获取圈子信息</w:t>
            </w:r>
          </w:p>
        </w:tc>
      </w:tr>
      <w:tr w:rsidR="007E5FCD" w:rsidRPr="00076C89" w14:paraId="18CE18A7" w14:textId="77777777" w:rsidTr="00CC1B0B">
        <w:tc>
          <w:tcPr>
            <w:tcW w:w="752" w:type="dxa"/>
          </w:tcPr>
          <w:p w14:paraId="5677ECA7" w14:textId="77777777" w:rsidR="007E5FCD" w:rsidRPr="00076C89" w:rsidRDefault="007E5FCD" w:rsidP="00CC1B0B">
            <w:pPr>
              <w:rPr>
                <w:rStyle w:val="CommentReference"/>
                <w:i/>
              </w:rPr>
            </w:pPr>
            <w:r w:rsidRPr="00076C89">
              <w:rPr>
                <w:rStyle w:val="CommentReference"/>
                <w:rFonts w:hint="eastAsia"/>
              </w:rPr>
              <w:t>3</w:t>
            </w:r>
          </w:p>
        </w:tc>
        <w:tc>
          <w:tcPr>
            <w:tcW w:w="3121" w:type="dxa"/>
          </w:tcPr>
          <w:p w14:paraId="51BE9E14" w14:textId="77777777" w:rsidR="007E5FCD" w:rsidRPr="00076C89" w:rsidRDefault="007E5FCD" w:rsidP="00CC1B0B">
            <w:pPr>
              <w:rPr>
                <w:rStyle w:val="CommentReference"/>
                <w:i/>
              </w:rPr>
            </w:pPr>
            <w:r>
              <w:rPr>
                <w:rFonts w:ascii="Monaco" w:hAnsi="Monaco" w:cs="Monaco"/>
                <w:color w:val="000000"/>
                <w:kern w:val="0"/>
                <w:sz w:val="22"/>
                <w:szCs w:val="22"/>
                <w:highlight w:val="lightGray"/>
              </w:rPr>
              <w:t>getTeamList</w:t>
            </w:r>
          </w:p>
        </w:tc>
        <w:tc>
          <w:tcPr>
            <w:tcW w:w="4947" w:type="dxa"/>
          </w:tcPr>
          <w:p w14:paraId="18C3562F" w14:textId="77777777" w:rsidR="007E5FCD" w:rsidRPr="00076C89" w:rsidRDefault="007E5FCD" w:rsidP="00CC1B0B">
            <w:pPr>
              <w:rPr>
                <w:rStyle w:val="CommentReference"/>
                <w:i/>
              </w:rPr>
            </w:pPr>
            <w:r>
              <w:rPr>
                <w:rStyle w:val="CommentReference"/>
                <w:rFonts w:hint="eastAsia"/>
              </w:rPr>
              <w:t>获取圈子列表</w:t>
            </w:r>
          </w:p>
        </w:tc>
      </w:tr>
      <w:tr w:rsidR="007E5FCD" w:rsidRPr="00076C89" w14:paraId="06D7B430" w14:textId="77777777" w:rsidTr="00CC1B0B">
        <w:tc>
          <w:tcPr>
            <w:tcW w:w="752" w:type="dxa"/>
          </w:tcPr>
          <w:p w14:paraId="35946E66" w14:textId="77777777" w:rsidR="007E5FCD" w:rsidRPr="00076C89" w:rsidRDefault="007E5FCD" w:rsidP="00CC1B0B">
            <w:pPr>
              <w:rPr>
                <w:rStyle w:val="CommentReference"/>
                <w:i/>
              </w:rPr>
            </w:pPr>
            <w:r>
              <w:rPr>
                <w:rStyle w:val="CommentReference"/>
                <w:rFonts w:hint="eastAsia"/>
              </w:rPr>
              <w:t>4</w:t>
            </w:r>
          </w:p>
        </w:tc>
        <w:tc>
          <w:tcPr>
            <w:tcW w:w="3121" w:type="dxa"/>
          </w:tcPr>
          <w:p w14:paraId="1A5C0D95" w14:textId="77777777" w:rsidR="007E5FCD" w:rsidRPr="00076C89" w:rsidRDefault="007E5FCD" w:rsidP="00CC1B0B">
            <w:pPr>
              <w:rPr>
                <w:rStyle w:val="CommentReference"/>
                <w:i/>
              </w:rPr>
            </w:pPr>
            <w:r>
              <w:rPr>
                <w:rFonts w:ascii="Monaco" w:hAnsi="Monaco" w:cs="Monaco"/>
                <w:color w:val="000000"/>
                <w:kern w:val="0"/>
                <w:sz w:val="22"/>
                <w:szCs w:val="22"/>
                <w:highlight w:val="lightGray"/>
              </w:rPr>
              <w:t>updateTeam</w:t>
            </w:r>
          </w:p>
        </w:tc>
        <w:tc>
          <w:tcPr>
            <w:tcW w:w="4947" w:type="dxa"/>
          </w:tcPr>
          <w:p w14:paraId="5881CE64" w14:textId="77777777" w:rsidR="007E5FCD" w:rsidRPr="00076C89" w:rsidRDefault="007E5FCD" w:rsidP="00CC1B0B">
            <w:pPr>
              <w:rPr>
                <w:rStyle w:val="CommentReference"/>
                <w:i/>
              </w:rPr>
            </w:pPr>
            <w:r>
              <w:rPr>
                <w:rStyle w:val="CommentReference"/>
                <w:rFonts w:hint="eastAsia"/>
              </w:rPr>
              <w:t>修改圈子基本信息</w:t>
            </w:r>
          </w:p>
        </w:tc>
      </w:tr>
      <w:tr w:rsidR="007E5FCD" w:rsidRPr="00076C89" w14:paraId="64C72F49" w14:textId="77777777" w:rsidTr="00CC1B0B">
        <w:tc>
          <w:tcPr>
            <w:tcW w:w="752" w:type="dxa"/>
          </w:tcPr>
          <w:p w14:paraId="1C285175" w14:textId="77777777" w:rsidR="007E5FCD" w:rsidRPr="00076C89" w:rsidRDefault="007E5FCD" w:rsidP="00CC1B0B">
            <w:pPr>
              <w:rPr>
                <w:rStyle w:val="CommentReference"/>
                <w:i/>
              </w:rPr>
            </w:pPr>
            <w:r>
              <w:rPr>
                <w:rStyle w:val="CommentReference"/>
                <w:rFonts w:hint="eastAsia"/>
              </w:rPr>
              <w:t>5</w:t>
            </w:r>
          </w:p>
        </w:tc>
        <w:tc>
          <w:tcPr>
            <w:tcW w:w="3121" w:type="dxa"/>
          </w:tcPr>
          <w:p w14:paraId="51C9BBF0"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updateInvitelevel</w:t>
            </w:r>
          </w:p>
        </w:tc>
        <w:tc>
          <w:tcPr>
            <w:tcW w:w="4947" w:type="dxa"/>
          </w:tcPr>
          <w:p w14:paraId="433BB623" w14:textId="77777777" w:rsidR="007E5FCD" w:rsidRDefault="007E5FCD" w:rsidP="00CC1B0B">
            <w:pPr>
              <w:rPr>
                <w:rStyle w:val="CommentReference"/>
                <w:i/>
              </w:rPr>
            </w:pPr>
            <w:r>
              <w:rPr>
                <w:rStyle w:val="CommentReference"/>
                <w:rFonts w:hint="eastAsia"/>
              </w:rPr>
              <w:t>修改圈子的邀请级别</w:t>
            </w:r>
          </w:p>
        </w:tc>
      </w:tr>
      <w:tr w:rsidR="007E5FCD" w:rsidRPr="00076C89" w14:paraId="73B95FD5" w14:textId="77777777" w:rsidTr="00CC1B0B">
        <w:tc>
          <w:tcPr>
            <w:tcW w:w="752" w:type="dxa"/>
          </w:tcPr>
          <w:p w14:paraId="486DE3CD" w14:textId="77777777" w:rsidR="007E5FCD" w:rsidRPr="00076C89" w:rsidRDefault="007E5FCD" w:rsidP="00CC1B0B">
            <w:pPr>
              <w:rPr>
                <w:rStyle w:val="CommentReference"/>
                <w:i/>
              </w:rPr>
            </w:pPr>
            <w:r>
              <w:rPr>
                <w:rStyle w:val="CommentReference"/>
                <w:rFonts w:hint="eastAsia"/>
              </w:rPr>
              <w:t>6</w:t>
            </w:r>
          </w:p>
        </w:tc>
        <w:tc>
          <w:tcPr>
            <w:tcW w:w="3121" w:type="dxa"/>
          </w:tcPr>
          <w:p w14:paraId="3AC918F9"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14:paraId="4FCFD8B4" w14:textId="77777777" w:rsidR="007E5FCD" w:rsidRDefault="007E5FCD" w:rsidP="00CC1B0B">
            <w:pPr>
              <w:rPr>
                <w:rStyle w:val="CommentReference"/>
                <w:i/>
              </w:rPr>
            </w:pPr>
            <w:r>
              <w:rPr>
                <w:rStyle w:val="CommentReference"/>
                <w:rFonts w:hint="eastAsia"/>
              </w:rPr>
              <w:t>解散圈子</w:t>
            </w:r>
          </w:p>
        </w:tc>
      </w:tr>
      <w:tr w:rsidR="007E5FCD" w:rsidRPr="00076C89" w14:paraId="41CD3B3B" w14:textId="77777777" w:rsidTr="00CC1B0B">
        <w:tc>
          <w:tcPr>
            <w:tcW w:w="752" w:type="dxa"/>
          </w:tcPr>
          <w:p w14:paraId="299E648B" w14:textId="77777777" w:rsidR="007E5FCD" w:rsidRPr="00076C89" w:rsidRDefault="007E5FCD" w:rsidP="00CC1B0B">
            <w:pPr>
              <w:rPr>
                <w:rStyle w:val="CommentReference"/>
                <w:i/>
              </w:rPr>
            </w:pPr>
            <w:r>
              <w:rPr>
                <w:rStyle w:val="CommentReference"/>
                <w:rFonts w:hint="eastAsia"/>
              </w:rPr>
              <w:t>7</w:t>
            </w:r>
          </w:p>
        </w:tc>
        <w:tc>
          <w:tcPr>
            <w:tcW w:w="3121" w:type="dxa"/>
          </w:tcPr>
          <w:p w14:paraId="3C83ED35"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getTeamByToken</w:t>
            </w:r>
          </w:p>
        </w:tc>
        <w:tc>
          <w:tcPr>
            <w:tcW w:w="4947" w:type="dxa"/>
          </w:tcPr>
          <w:p w14:paraId="2C2FD363" w14:textId="77777777" w:rsidR="007E5FCD" w:rsidRDefault="007E5FCD" w:rsidP="00CC1B0B">
            <w:pPr>
              <w:rPr>
                <w:rStyle w:val="CommentReference"/>
                <w:i/>
              </w:rPr>
            </w:pPr>
            <w:r>
              <w:rPr>
                <w:rStyle w:val="CommentReference"/>
                <w:rFonts w:hint="eastAsia"/>
              </w:rPr>
              <w:t>根据圈子</w:t>
            </w:r>
            <w:r>
              <w:rPr>
                <w:rStyle w:val="CommentReference"/>
                <w:rFonts w:hint="eastAsia"/>
              </w:rPr>
              <w:t>token</w:t>
            </w:r>
            <w:r>
              <w:rPr>
                <w:rStyle w:val="CommentReference"/>
                <w:rFonts w:hint="eastAsia"/>
              </w:rPr>
              <w:t>获取圈子信息</w:t>
            </w:r>
          </w:p>
        </w:tc>
      </w:tr>
      <w:tr w:rsidR="007E5FCD" w:rsidRPr="00076C89" w14:paraId="007256F6" w14:textId="77777777" w:rsidTr="00CC1B0B">
        <w:tc>
          <w:tcPr>
            <w:tcW w:w="752" w:type="dxa"/>
          </w:tcPr>
          <w:p w14:paraId="79661E19" w14:textId="77777777" w:rsidR="007E5FCD" w:rsidRPr="00076C89" w:rsidRDefault="007E5FCD" w:rsidP="00CC1B0B">
            <w:pPr>
              <w:rPr>
                <w:rStyle w:val="CommentReference"/>
                <w:i/>
              </w:rPr>
            </w:pPr>
            <w:r>
              <w:rPr>
                <w:rStyle w:val="CommentReference"/>
                <w:rFonts w:hint="eastAsia"/>
              </w:rPr>
              <w:t>8</w:t>
            </w:r>
          </w:p>
        </w:tc>
        <w:tc>
          <w:tcPr>
            <w:tcW w:w="3121" w:type="dxa"/>
          </w:tcPr>
          <w:p w14:paraId="5D9D92DA" w14:textId="77777777" w:rsidR="007E5FCD" w:rsidRDefault="007E5FCD" w:rsidP="00CC1B0B">
            <w:pPr>
              <w:rPr>
                <w:rFonts w:ascii="Consolas" w:hAnsi="Consolas" w:cs="Consolas"/>
                <w:color w:val="000000"/>
                <w:kern w:val="0"/>
                <w:sz w:val="22"/>
                <w:szCs w:val="22"/>
                <w:highlight w:val="lightGray"/>
                <w:u w:val="single"/>
              </w:rPr>
            </w:pPr>
            <w:r>
              <w:rPr>
                <w:rFonts w:ascii="Monaco" w:hAnsi="Monaco" w:cs="Monaco"/>
                <w:color w:val="000000"/>
                <w:kern w:val="0"/>
                <w:sz w:val="22"/>
                <w:szCs w:val="22"/>
                <w:highlight w:val="lightGray"/>
              </w:rPr>
              <w:t>getLogos</w:t>
            </w:r>
          </w:p>
        </w:tc>
        <w:tc>
          <w:tcPr>
            <w:tcW w:w="4947" w:type="dxa"/>
          </w:tcPr>
          <w:p w14:paraId="01179316" w14:textId="77777777" w:rsidR="007E5FCD" w:rsidRDefault="007E5FCD" w:rsidP="00CC1B0B">
            <w:pPr>
              <w:rPr>
                <w:rStyle w:val="CommentReference"/>
                <w:i/>
              </w:rPr>
            </w:pPr>
            <w:r>
              <w:rPr>
                <w:rStyle w:val="CommentReference"/>
                <w:rFonts w:hint="eastAsia"/>
              </w:rPr>
              <w:t>获取圈子</w:t>
            </w:r>
            <w:r>
              <w:rPr>
                <w:rStyle w:val="CommentReference"/>
                <w:rFonts w:hint="eastAsia"/>
              </w:rPr>
              <w:t>logo</w:t>
            </w:r>
          </w:p>
        </w:tc>
      </w:tr>
      <w:tr w:rsidR="007E5FCD" w:rsidRPr="00076C89" w14:paraId="0FAD8F25" w14:textId="77777777" w:rsidTr="00CC1B0B">
        <w:tc>
          <w:tcPr>
            <w:tcW w:w="752" w:type="dxa"/>
          </w:tcPr>
          <w:p w14:paraId="3D7ED60A" w14:textId="77777777" w:rsidR="007E5FCD" w:rsidRPr="00076C89" w:rsidRDefault="007E5FCD" w:rsidP="00CC1B0B">
            <w:pPr>
              <w:rPr>
                <w:rStyle w:val="CommentReference"/>
                <w:i/>
              </w:rPr>
            </w:pPr>
            <w:r>
              <w:rPr>
                <w:rStyle w:val="CommentReference"/>
                <w:rFonts w:hint="eastAsia"/>
              </w:rPr>
              <w:t>9</w:t>
            </w:r>
          </w:p>
        </w:tc>
        <w:tc>
          <w:tcPr>
            <w:tcW w:w="3121" w:type="dxa"/>
          </w:tcPr>
          <w:p w14:paraId="45E60539"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findUserOrgsNum</w:t>
            </w:r>
          </w:p>
        </w:tc>
        <w:tc>
          <w:tcPr>
            <w:tcW w:w="4947" w:type="dxa"/>
          </w:tcPr>
          <w:p w14:paraId="24634728" w14:textId="77777777" w:rsidR="007E5FCD" w:rsidRDefault="007E5FCD" w:rsidP="00CC1B0B">
            <w:pPr>
              <w:rPr>
                <w:rStyle w:val="CommentReference"/>
                <w:i/>
              </w:rPr>
            </w:pPr>
            <w:r>
              <w:rPr>
                <w:rStyle w:val="CommentReference"/>
                <w:rFonts w:hint="eastAsia"/>
              </w:rPr>
              <w:t>获取企业未读数和未审核数</w:t>
            </w:r>
          </w:p>
        </w:tc>
      </w:tr>
      <w:tr w:rsidR="007E5FCD" w:rsidRPr="00076C89" w14:paraId="4F8EC2A1" w14:textId="77777777" w:rsidTr="00CC1B0B">
        <w:tc>
          <w:tcPr>
            <w:tcW w:w="752" w:type="dxa"/>
          </w:tcPr>
          <w:p w14:paraId="1059281B" w14:textId="77777777" w:rsidR="007E5FCD" w:rsidRPr="00076C89" w:rsidRDefault="007E5FCD" w:rsidP="00CC1B0B">
            <w:pPr>
              <w:rPr>
                <w:rStyle w:val="CommentReference"/>
                <w:i/>
              </w:rPr>
            </w:pPr>
            <w:r>
              <w:rPr>
                <w:rStyle w:val="CommentReference"/>
                <w:rFonts w:hint="eastAsia"/>
              </w:rPr>
              <w:t>10</w:t>
            </w:r>
          </w:p>
        </w:tc>
        <w:tc>
          <w:tcPr>
            <w:tcW w:w="3121" w:type="dxa"/>
          </w:tcPr>
          <w:p w14:paraId="476446FC"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findUserComplexOrgInfo</w:t>
            </w:r>
          </w:p>
        </w:tc>
        <w:tc>
          <w:tcPr>
            <w:tcW w:w="4947" w:type="dxa"/>
          </w:tcPr>
          <w:p w14:paraId="6D040DB5" w14:textId="77777777" w:rsidR="007E5FCD" w:rsidRDefault="007E5FCD" w:rsidP="00CC1B0B">
            <w:pPr>
              <w:rPr>
                <w:rStyle w:val="CommentReference"/>
                <w:i/>
              </w:rPr>
            </w:pPr>
            <w:r>
              <w:rPr>
                <w:rStyle w:val="CommentReference"/>
                <w:rFonts w:hint="eastAsia"/>
              </w:rPr>
              <w:t>获取用户部门列表和企业用户数据</w:t>
            </w:r>
          </w:p>
        </w:tc>
      </w:tr>
    </w:tbl>
    <w:p w14:paraId="32CD674A" w14:textId="77777777" w:rsidR="007E5FCD" w:rsidRDefault="007E5FCD" w:rsidP="0045497D">
      <w:pPr>
        <w:pStyle w:val="Heading3"/>
      </w:pPr>
      <w:bookmarkStart w:id="40" w:name="_Toc418875610"/>
      <w:r>
        <w:rPr>
          <w:rFonts w:hint="eastAsia"/>
        </w:rPr>
        <w:t>WebTeamController</w:t>
      </w:r>
      <w:r>
        <w:rPr>
          <w:rFonts w:hint="eastAsia"/>
        </w:rPr>
        <w:t>类概述</w:t>
      </w:r>
      <w:bookmarkEnd w:id="40"/>
    </w:p>
    <w:p w14:paraId="0D0062B2" w14:textId="77777777" w:rsidR="007E5FCD" w:rsidRPr="007E5FCD" w:rsidRDefault="007E5FCD" w:rsidP="007E5FCD">
      <w:pPr>
        <w:pStyle w:val="a"/>
        <w:spacing w:line="400" w:lineRule="exact"/>
        <w:ind w:firstLine="480"/>
        <w:jc w:val="left"/>
        <w:rPr>
          <w:rFonts w:ascii="SimSun" w:hAnsi="SimSun"/>
          <w:sz w:val="24"/>
        </w:rPr>
      </w:pPr>
      <w:r w:rsidRPr="007E5FCD">
        <w:rPr>
          <w:rFonts w:ascii="SimSun" w:hAnsi="SimSun" w:hint="eastAsia"/>
          <w:sz w:val="24"/>
        </w:rPr>
        <w:t>给PC浏览器访问提供的http接口。</w:t>
      </w:r>
    </w:p>
    <w:p w14:paraId="62D6EDDA" w14:textId="77777777" w:rsidR="007E5FCD" w:rsidRPr="007E5FCD" w:rsidRDefault="007E5FCD" w:rsidP="007E5FCD">
      <w:pPr>
        <w:pStyle w:val="a"/>
        <w:spacing w:line="400" w:lineRule="exact"/>
        <w:ind w:firstLine="480"/>
        <w:jc w:val="left"/>
        <w:rPr>
          <w:rFonts w:ascii="SimSun" w:hAnsi="SimSun"/>
          <w:sz w:val="24"/>
        </w:rPr>
      </w:pPr>
      <w:bookmarkStart w:id="41" w:name="_Toc418875611"/>
      <w:r w:rsidRPr="007E5FCD">
        <w:rPr>
          <w:rFonts w:ascii="SimSun" w:hAnsi="SimSun" w:hint="eastAsia"/>
          <w:sz w:val="24"/>
        </w:rPr>
        <w:t>类功能定义</w:t>
      </w:r>
      <w:bookmarkEnd w:id="41"/>
    </w:p>
    <w:p w14:paraId="6A6F9DF5" w14:textId="77777777" w:rsidR="007E5FCD" w:rsidRPr="00557EE7" w:rsidRDefault="007E5FCD" w:rsidP="007E5FCD">
      <w:r>
        <w:rPr>
          <w:rStyle w:val="CommentReference"/>
          <w:rFonts w:hint="eastAsia"/>
        </w:rPr>
        <w:tab/>
      </w:r>
      <w:r>
        <w:rPr>
          <w:rFonts w:hint="eastAsia"/>
        </w:rPr>
        <w:t>表</w:t>
      </w:r>
      <w:r>
        <w:rPr>
          <w:rFonts w:hint="eastAsia"/>
        </w:rPr>
        <w:t>5-3</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05091BC1" w14:textId="77777777" w:rsidTr="00CC1B0B">
        <w:tc>
          <w:tcPr>
            <w:tcW w:w="752" w:type="dxa"/>
            <w:shd w:val="clear" w:color="auto" w:fill="CCCCCC"/>
          </w:tcPr>
          <w:p w14:paraId="570BB112" w14:textId="77777777" w:rsidR="007E5FCD" w:rsidRPr="00076C89" w:rsidRDefault="007E5FCD" w:rsidP="00CC1B0B">
            <w:pPr>
              <w:jc w:val="center"/>
              <w:rPr>
                <w:rStyle w:val="CommentReference"/>
                <w:b/>
                <w:i/>
              </w:rPr>
            </w:pPr>
            <w:r w:rsidRPr="00076C89">
              <w:rPr>
                <w:rStyle w:val="CommentReference"/>
                <w:rFonts w:hint="eastAsia"/>
              </w:rPr>
              <w:t>序号</w:t>
            </w:r>
          </w:p>
        </w:tc>
        <w:tc>
          <w:tcPr>
            <w:tcW w:w="3121" w:type="dxa"/>
            <w:shd w:val="clear" w:color="auto" w:fill="CCCCCC"/>
          </w:tcPr>
          <w:p w14:paraId="7694DD0C" w14:textId="77777777" w:rsidR="007E5FCD" w:rsidRPr="00076C89" w:rsidRDefault="007E5FCD" w:rsidP="00CC1B0B">
            <w:pPr>
              <w:jc w:val="center"/>
              <w:rPr>
                <w:rStyle w:val="CommentReference"/>
                <w:b/>
                <w:i/>
              </w:rPr>
            </w:pPr>
            <w:r w:rsidRPr="00076C89">
              <w:rPr>
                <w:rStyle w:val="CommentReference"/>
                <w:rFonts w:hint="eastAsia"/>
              </w:rPr>
              <w:t>功能点</w:t>
            </w:r>
          </w:p>
        </w:tc>
        <w:tc>
          <w:tcPr>
            <w:tcW w:w="4947" w:type="dxa"/>
            <w:shd w:val="clear" w:color="auto" w:fill="CCCCCC"/>
          </w:tcPr>
          <w:p w14:paraId="47F10993" w14:textId="77777777" w:rsidR="007E5FCD" w:rsidRPr="00076C89" w:rsidRDefault="007E5FCD" w:rsidP="00CC1B0B">
            <w:pPr>
              <w:jc w:val="center"/>
              <w:rPr>
                <w:rStyle w:val="CommentReference"/>
                <w:b/>
                <w:i/>
              </w:rPr>
            </w:pPr>
            <w:r w:rsidRPr="00076C89">
              <w:rPr>
                <w:rStyle w:val="CommentReference"/>
                <w:rFonts w:hint="eastAsia"/>
              </w:rPr>
              <w:t>功能点详细内容</w:t>
            </w:r>
          </w:p>
        </w:tc>
      </w:tr>
      <w:tr w:rsidR="007E5FCD" w:rsidRPr="00076C89" w14:paraId="01F9B1A9" w14:textId="77777777" w:rsidTr="00CC1B0B">
        <w:tc>
          <w:tcPr>
            <w:tcW w:w="752" w:type="dxa"/>
          </w:tcPr>
          <w:p w14:paraId="497A7C4D" w14:textId="77777777" w:rsidR="007E5FCD" w:rsidRPr="00076C89" w:rsidRDefault="007E5FCD" w:rsidP="00CC1B0B">
            <w:pPr>
              <w:rPr>
                <w:rStyle w:val="CommentReference"/>
                <w:i/>
              </w:rPr>
            </w:pPr>
            <w:r w:rsidRPr="00076C89">
              <w:rPr>
                <w:rStyle w:val="CommentReference"/>
                <w:rFonts w:hint="eastAsia"/>
              </w:rPr>
              <w:t>1</w:t>
            </w:r>
          </w:p>
        </w:tc>
        <w:tc>
          <w:tcPr>
            <w:tcW w:w="3121" w:type="dxa"/>
          </w:tcPr>
          <w:p w14:paraId="7AFF70DB" w14:textId="77777777" w:rsidR="007E5FCD" w:rsidRPr="00076C89" w:rsidRDefault="007E5FCD" w:rsidP="00CC1B0B">
            <w:pPr>
              <w:rPr>
                <w:rStyle w:val="CommentReference"/>
                <w:i/>
              </w:rPr>
            </w:pPr>
            <w:r>
              <w:rPr>
                <w:rFonts w:ascii="Monaco" w:hAnsi="Monaco" w:cs="Monaco"/>
                <w:color w:val="000000"/>
                <w:kern w:val="0"/>
                <w:sz w:val="22"/>
                <w:szCs w:val="22"/>
                <w:highlight w:val="lightGray"/>
              </w:rPr>
              <w:t>addTeam</w:t>
            </w:r>
          </w:p>
        </w:tc>
        <w:tc>
          <w:tcPr>
            <w:tcW w:w="4947" w:type="dxa"/>
          </w:tcPr>
          <w:p w14:paraId="34998E6D" w14:textId="77777777" w:rsidR="007E5FCD" w:rsidRPr="00076C89" w:rsidRDefault="007E5FCD" w:rsidP="00CC1B0B">
            <w:pPr>
              <w:rPr>
                <w:rStyle w:val="CommentReference"/>
                <w:i/>
              </w:rPr>
            </w:pPr>
            <w:r>
              <w:rPr>
                <w:rStyle w:val="CommentReference"/>
                <w:rFonts w:hint="eastAsia"/>
              </w:rPr>
              <w:t>添加圈子</w:t>
            </w:r>
          </w:p>
        </w:tc>
      </w:tr>
      <w:tr w:rsidR="007E5FCD" w:rsidRPr="00076C89" w14:paraId="4F42EE04" w14:textId="77777777" w:rsidTr="00CC1B0B">
        <w:tc>
          <w:tcPr>
            <w:tcW w:w="752" w:type="dxa"/>
          </w:tcPr>
          <w:p w14:paraId="63214D80" w14:textId="77777777" w:rsidR="007E5FCD" w:rsidRPr="00076C89" w:rsidRDefault="007E5FCD" w:rsidP="00CC1B0B">
            <w:pPr>
              <w:rPr>
                <w:rStyle w:val="CommentReference"/>
                <w:i/>
              </w:rPr>
            </w:pPr>
            <w:r w:rsidRPr="00076C89">
              <w:rPr>
                <w:rStyle w:val="CommentReference"/>
                <w:rFonts w:hint="eastAsia"/>
              </w:rPr>
              <w:t>2</w:t>
            </w:r>
          </w:p>
        </w:tc>
        <w:tc>
          <w:tcPr>
            <w:tcW w:w="3121" w:type="dxa"/>
          </w:tcPr>
          <w:p w14:paraId="0FA70EAF" w14:textId="77777777" w:rsidR="007E5FCD" w:rsidRPr="00076C89" w:rsidRDefault="007E5FCD" w:rsidP="00CC1B0B">
            <w:pPr>
              <w:rPr>
                <w:rStyle w:val="CommentReference"/>
                <w:i/>
              </w:rPr>
            </w:pPr>
            <w:r>
              <w:rPr>
                <w:rFonts w:ascii="Monaco" w:hAnsi="Monaco" w:cs="Monaco"/>
                <w:color w:val="000000"/>
                <w:kern w:val="0"/>
                <w:sz w:val="22"/>
                <w:szCs w:val="22"/>
                <w:highlight w:val="lightGray"/>
              </w:rPr>
              <w:t>getTeamInfo</w:t>
            </w:r>
          </w:p>
        </w:tc>
        <w:tc>
          <w:tcPr>
            <w:tcW w:w="4947" w:type="dxa"/>
          </w:tcPr>
          <w:p w14:paraId="16EAF843" w14:textId="77777777" w:rsidR="007E5FCD" w:rsidRPr="00076C89" w:rsidRDefault="007E5FCD" w:rsidP="00CC1B0B">
            <w:pPr>
              <w:rPr>
                <w:rStyle w:val="CommentReference"/>
                <w:i/>
              </w:rPr>
            </w:pPr>
            <w:r>
              <w:rPr>
                <w:rStyle w:val="CommentReference"/>
                <w:rFonts w:hint="eastAsia"/>
              </w:rPr>
              <w:t>获取圈子信息</w:t>
            </w:r>
          </w:p>
        </w:tc>
      </w:tr>
      <w:tr w:rsidR="007E5FCD" w:rsidRPr="00076C89" w14:paraId="517BB183" w14:textId="77777777" w:rsidTr="00CC1B0B">
        <w:tc>
          <w:tcPr>
            <w:tcW w:w="752" w:type="dxa"/>
          </w:tcPr>
          <w:p w14:paraId="55B1FAD3" w14:textId="77777777" w:rsidR="007E5FCD" w:rsidRPr="00076C89" w:rsidRDefault="007E5FCD" w:rsidP="00CC1B0B">
            <w:pPr>
              <w:rPr>
                <w:rStyle w:val="CommentReference"/>
                <w:i/>
              </w:rPr>
            </w:pPr>
            <w:r w:rsidRPr="00076C89">
              <w:rPr>
                <w:rStyle w:val="CommentReference"/>
                <w:rFonts w:hint="eastAsia"/>
              </w:rPr>
              <w:t>3</w:t>
            </w:r>
          </w:p>
        </w:tc>
        <w:tc>
          <w:tcPr>
            <w:tcW w:w="3121" w:type="dxa"/>
          </w:tcPr>
          <w:p w14:paraId="27F055A8" w14:textId="77777777" w:rsidR="007E5FCD" w:rsidRPr="00076C89" w:rsidRDefault="007E5FCD" w:rsidP="00CC1B0B">
            <w:pPr>
              <w:rPr>
                <w:rStyle w:val="CommentReference"/>
                <w:i/>
              </w:rPr>
            </w:pPr>
            <w:r>
              <w:rPr>
                <w:rFonts w:ascii="Monaco" w:hAnsi="Monaco" w:cs="Monaco"/>
                <w:color w:val="000000"/>
                <w:kern w:val="0"/>
                <w:sz w:val="22"/>
                <w:szCs w:val="22"/>
                <w:highlight w:val="lightGray"/>
              </w:rPr>
              <w:t>getTeamList</w:t>
            </w:r>
          </w:p>
        </w:tc>
        <w:tc>
          <w:tcPr>
            <w:tcW w:w="4947" w:type="dxa"/>
          </w:tcPr>
          <w:p w14:paraId="4A12E22D" w14:textId="77777777" w:rsidR="007E5FCD" w:rsidRPr="00076C89" w:rsidRDefault="007E5FCD" w:rsidP="00CC1B0B">
            <w:pPr>
              <w:rPr>
                <w:rStyle w:val="CommentReference"/>
                <w:i/>
              </w:rPr>
            </w:pPr>
            <w:r>
              <w:rPr>
                <w:rStyle w:val="CommentReference"/>
                <w:rFonts w:hint="eastAsia"/>
              </w:rPr>
              <w:t>获取圈子列表</w:t>
            </w:r>
          </w:p>
        </w:tc>
      </w:tr>
      <w:tr w:rsidR="007E5FCD" w:rsidRPr="00076C89" w14:paraId="0D5A8591" w14:textId="77777777" w:rsidTr="00CC1B0B">
        <w:tc>
          <w:tcPr>
            <w:tcW w:w="752" w:type="dxa"/>
          </w:tcPr>
          <w:p w14:paraId="1155CE47" w14:textId="77777777" w:rsidR="007E5FCD" w:rsidRPr="00076C89" w:rsidRDefault="007E5FCD" w:rsidP="00CC1B0B">
            <w:pPr>
              <w:rPr>
                <w:rStyle w:val="CommentReference"/>
                <w:i/>
              </w:rPr>
            </w:pPr>
            <w:r>
              <w:rPr>
                <w:rStyle w:val="CommentReference"/>
                <w:rFonts w:hint="eastAsia"/>
              </w:rPr>
              <w:t>4</w:t>
            </w:r>
          </w:p>
        </w:tc>
        <w:tc>
          <w:tcPr>
            <w:tcW w:w="3121" w:type="dxa"/>
          </w:tcPr>
          <w:p w14:paraId="23D72B8C" w14:textId="77777777" w:rsidR="007E5FCD" w:rsidRPr="00076C89" w:rsidRDefault="007E5FCD" w:rsidP="00CC1B0B">
            <w:pPr>
              <w:rPr>
                <w:rStyle w:val="CommentReference"/>
                <w:i/>
              </w:rPr>
            </w:pPr>
            <w:r>
              <w:rPr>
                <w:rFonts w:ascii="Monaco" w:hAnsi="Monaco" w:cs="Monaco"/>
                <w:color w:val="000000"/>
                <w:kern w:val="0"/>
                <w:sz w:val="22"/>
                <w:szCs w:val="22"/>
                <w:highlight w:val="lightGray"/>
              </w:rPr>
              <w:t>updateTeam</w:t>
            </w:r>
          </w:p>
        </w:tc>
        <w:tc>
          <w:tcPr>
            <w:tcW w:w="4947" w:type="dxa"/>
          </w:tcPr>
          <w:p w14:paraId="10AE64B7" w14:textId="77777777" w:rsidR="007E5FCD" w:rsidRPr="00076C89" w:rsidRDefault="007E5FCD" w:rsidP="00CC1B0B">
            <w:pPr>
              <w:rPr>
                <w:rStyle w:val="CommentReference"/>
                <w:i/>
              </w:rPr>
            </w:pPr>
            <w:r>
              <w:rPr>
                <w:rStyle w:val="CommentReference"/>
                <w:rFonts w:hint="eastAsia"/>
              </w:rPr>
              <w:t>修改圈子基本信息</w:t>
            </w:r>
          </w:p>
        </w:tc>
      </w:tr>
      <w:tr w:rsidR="007E5FCD" w:rsidRPr="00076C89" w14:paraId="729A406E" w14:textId="77777777" w:rsidTr="00CC1B0B">
        <w:tc>
          <w:tcPr>
            <w:tcW w:w="752" w:type="dxa"/>
          </w:tcPr>
          <w:p w14:paraId="64C2D148" w14:textId="77777777" w:rsidR="007E5FCD" w:rsidRPr="00076C89" w:rsidRDefault="007E5FCD" w:rsidP="00CC1B0B">
            <w:pPr>
              <w:rPr>
                <w:rStyle w:val="CommentReference"/>
                <w:i/>
              </w:rPr>
            </w:pPr>
            <w:r>
              <w:rPr>
                <w:rStyle w:val="CommentReference"/>
                <w:rFonts w:hint="eastAsia"/>
              </w:rPr>
              <w:t>5</w:t>
            </w:r>
          </w:p>
        </w:tc>
        <w:tc>
          <w:tcPr>
            <w:tcW w:w="3121" w:type="dxa"/>
          </w:tcPr>
          <w:p w14:paraId="20E3AD8C"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updateInvitelevel</w:t>
            </w:r>
          </w:p>
        </w:tc>
        <w:tc>
          <w:tcPr>
            <w:tcW w:w="4947" w:type="dxa"/>
          </w:tcPr>
          <w:p w14:paraId="59858709" w14:textId="77777777" w:rsidR="007E5FCD" w:rsidRDefault="007E5FCD" w:rsidP="00CC1B0B">
            <w:pPr>
              <w:rPr>
                <w:rStyle w:val="CommentReference"/>
                <w:i/>
              </w:rPr>
            </w:pPr>
            <w:r>
              <w:rPr>
                <w:rStyle w:val="CommentReference"/>
                <w:rFonts w:hint="eastAsia"/>
              </w:rPr>
              <w:t>修改圈子的邀请级别</w:t>
            </w:r>
          </w:p>
        </w:tc>
      </w:tr>
      <w:tr w:rsidR="007E5FCD" w:rsidRPr="00076C89" w14:paraId="6C7EC5E2" w14:textId="77777777" w:rsidTr="00CC1B0B">
        <w:tc>
          <w:tcPr>
            <w:tcW w:w="752" w:type="dxa"/>
          </w:tcPr>
          <w:p w14:paraId="22A6A5D6" w14:textId="77777777" w:rsidR="007E5FCD" w:rsidRPr="00076C89" w:rsidRDefault="007E5FCD" w:rsidP="00CC1B0B">
            <w:pPr>
              <w:rPr>
                <w:rStyle w:val="CommentReference"/>
                <w:i/>
              </w:rPr>
            </w:pPr>
            <w:r>
              <w:rPr>
                <w:rStyle w:val="CommentReference"/>
                <w:rFonts w:hint="eastAsia"/>
              </w:rPr>
              <w:lastRenderedPageBreak/>
              <w:t>6</w:t>
            </w:r>
          </w:p>
        </w:tc>
        <w:tc>
          <w:tcPr>
            <w:tcW w:w="3121" w:type="dxa"/>
          </w:tcPr>
          <w:p w14:paraId="6E34CF8B"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14:paraId="7B0AE84D" w14:textId="77777777" w:rsidR="007E5FCD" w:rsidRDefault="007E5FCD" w:rsidP="00CC1B0B">
            <w:pPr>
              <w:rPr>
                <w:rStyle w:val="CommentReference"/>
                <w:i/>
              </w:rPr>
            </w:pPr>
            <w:r>
              <w:rPr>
                <w:rStyle w:val="CommentReference"/>
                <w:rFonts w:hint="eastAsia"/>
              </w:rPr>
              <w:t>解散圈子</w:t>
            </w:r>
          </w:p>
        </w:tc>
      </w:tr>
      <w:tr w:rsidR="007E5FCD" w:rsidRPr="00076C89" w14:paraId="0116C205" w14:textId="77777777" w:rsidTr="00CC1B0B">
        <w:tc>
          <w:tcPr>
            <w:tcW w:w="752" w:type="dxa"/>
          </w:tcPr>
          <w:p w14:paraId="567A6F4E" w14:textId="77777777" w:rsidR="007E5FCD" w:rsidRPr="00076C89" w:rsidRDefault="007E5FCD" w:rsidP="00CC1B0B">
            <w:pPr>
              <w:rPr>
                <w:rStyle w:val="CommentReference"/>
                <w:i/>
              </w:rPr>
            </w:pPr>
            <w:r>
              <w:rPr>
                <w:rStyle w:val="CommentReference"/>
                <w:rFonts w:hint="eastAsia"/>
              </w:rPr>
              <w:t>7</w:t>
            </w:r>
          </w:p>
        </w:tc>
        <w:tc>
          <w:tcPr>
            <w:tcW w:w="3121" w:type="dxa"/>
          </w:tcPr>
          <w:p w14:paraId="320CD515"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getTeamByToken</w:t>
            </w:r>
          </w:p>
        </w:tc>
        <w:tc>
          <w:tcPr>
            <w:tcW w:w="4947" w:type="dxa"/>
          </w:tcPr>
          <w:p w14:paraId="315766FD" w14:textId="77777777" w:rsidR="007E5FCD" w:rsidRDefault="007E5FCD" w:rsidP="00CC1B0B">
            <w:pPr>
              <w:rPr>
                <w:rStyle w:val="CommentReference"/>
                <w:i/>
              </w:rPr>
            </w:pPr>
            <w:r>
              <w:rPr>
                <w:rStyle w:val="CommentReference"/>
                <w:rFonts w:hint="eastAsia"/>
              </w:rPr>
              <w:t>根据圈子</w:t>
            </w:r>
            <w:r>
              <w:rPr>
                <w:rStyle w:val="CommentReference"/>
                <w:rFonts w:hint="eastAsia"/>
              </w:rPr>
              <w:t>token</w:t>
            </w:r>
            <w:r>
              <w:rPr>
                <w:rStyle w:val="CommentReference"/>
                <w:rFonts w:hint="eastAsia"/>
              </w:rPr>
              <w:t>获取圈子信息</w:t>
            </w:r>
          </w:p>
        </w:tc>
      </w:tr>
      <w:tr w:rsidR="007E5FCD" w:rsidRPr="00076C89" w14:paraId="5C20ED2C" w14:textId="77777777" w:rsidTr="00CC1B0B">
        <w:tc>
          <w:tcPr>
            <w:tcW w:w="752" w:type="dxa"/>
          </w:tcPr>
          <w:p w14:paraId="611DDF94" w14:textId="77777777" w:rsidR="007E5FCD" w:rsidRDefault="007E5FCD" w:rsidP="00CC1B0B">
            <w:pPr>
              <w:rPr>
                <w:rStyle w:val="CommentReference"/>
                <w:i/>
              </w:rPr>
            </w:pPr>
            <w:r>
              <w:rPr>
                <w:rStyle w:val="CommentReference"/>
                <w:rFonts w:hint="eastAsia"/>
              </w:rPr>
              <w:t>8</w:t>
            </w:r>
          </w:p>
        </w:tc>
        <w:tc>
          <w:tcPr>
            <w:tcW w:w="3121" w:type="dxa"/>
          </w:tcPr>
          <w:p w14:paraId="52171F9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memberStatus</w:t>
            </w:r>
          </w:p>
        </w:tc>
        <w:tc>
          <w:tcPr>
            <w:tcW w:w="4947" w:type="dxa"/>
          </w:tcPr>
          <w:p w14:paraId="5C23953B" w14:textId="77777777" w:rsidR="007E5FCD" w:rsidRDefault="007E5FCD" w:rsidP="00CC1B0B">
            <w:pPr>
              <w:rPr>
                <w:rStyle w:val="CommentReference"/>
                <w:i/>
              </w:rPr>
            </w:pPr>
            <w:r>
              <w:rPr>
                <w:rStyle w:val="CommentReference"/>
                <w:rFonts w:hint="eastAsia"/>
              </w:rPr>
              <w:t>获取圈子信息并返回用户和圈子的关系</w:t>
            </w:r>
          </w:p>
        </w:tc>
      </w:tr>
      <w:tr w:rsidR="007E5FCD" w:rsidRPr="00076C89" w14:paraId="53082951" w14:textId="77777777" w:rsidTr="00CC1B0B">
        <w:tc>
          <w:tcPr>
            <w:tcW w:w="752" w:type="dxa"/>
          </w:tcPr>
          <w:p w14:paraId="76378AAC" w14:textId="77777777" w:rsidR="007E5FCD" w:rsidRDefault="007E5FCD" w:rsidP="00CC1B0B">
            <w:pPr>
              <w:rPr>
                <w:rStyle w:val="CommentReference"/>
                <w:i/>
              </w:rPr>
            </w:pPr>
            <w:r>
              <w:rPr>
                <w:rStyle w:val="CommentReference"/>
                <w:rFonts w:hint="eastAsia"/>
              </w:rPr>
              <w:t>9</w:t>
            </w:r>
          </w:p>
        </w:tc>
        <w:tc>
          <w:tcPr>
            <w:tcW w:w="3121" w:type="dxa"/>
          </w:tcPr>
          <w:p w14:paraId="4BCFD29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getLogos</w:t>
            </w:r>
          </w:p>
        </w:tc>
        <w:tc>
          <w:tcPr>
            <w:tcW w:w="4947" w:type="dxa"/>
          </w:tcPr>
          <w:p w14:paraId="7ECE7FC2" w14:textId="77777777" w:rsidR="007E5FCD" w:rsidRDefault="007E5FCD" w:rsidP="00CC1B0B">
            <w:pPr>
              <w:rPr>
                <w:rStyle w:val="CommentReference"/>
                <w:i/>
              </w:rPr>
            </w:pPr>
            <w:r>
              <w:rPr>
                <w:rStyle w:val="CommentReference"/>
                <w:rFonts w:hint="eastAsia"/>
              </w:rPr>
              <w:t>获取圈子</w:t>
            </w:r>
            <w:r>
              <w:rPr>
                <w:rStyle w:val="CommentReference"/>
                <w:rFonts w:hint="eastAsia"/>
              </w:rPr>
              <w:t>logo</w:t>
            </w:r>
          </w:p>
        </w:tc>
      </w:tr>
      <w:tr w:rsidR="007E5FCD" w:rsidRPr="00076C89" w14:paraId="5554B417" w14:textId="77777777" w:rsidTr="00CC1B0B">
        <w:tc>
          <w:tcPr>
            <w:tcW w:w="752" w:type="dxa"/>
          </w:tcPr>
          <w:p w14:paraId="7B25DB5E" w14:textId="77777777" w:rsidR="007E5FCD" w:rsidRDefault="007E5FCD" w:rsidP="00CC1B0B">
            <w:pPr>
              <w:rPr>
                <w:rStyle w:val="CommentReference"/>
                <w:i/>
              </w:rPr>
            </w:pPr>
            <w:r>
              <w:rPr>
                <w:rStyle w:val="CommentReference"/>
                <w:rFonts w:hint="eastAsia"/>
              </w:rPr>
              <w:t>10</w:t>
            </w:r>
          </w:p>
        </w:tc>
        <w:tc>
          <w:tcPr>
            <w:tcW w:w="3121" w:type="dxa"/>
          </w:tcPr>
          <w:p w14:paraId="765DA84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uploadTeamLogo</w:t>
            </w:r>
          </w:p>
        </w:tc>
        <w:tc>
          <w:tcPr>
            <w:tcW w:w="4947" w:type="dxa"/>
          </w:tcPr>
          <w:p w14:paraId="020D5A7A" w14:textId="77777777" w:rsidR="007E5FCD" w:rsidRDefault="007E5FCD" w:rsidP="00CC1B0B">
            <w:pPr>
              <w:rPr>
                <w:rStyle w:val="CommentReference"/>
                <w:i/>
              </w:rPr>
            </w:pPr>
            <w:r>
              <w:rPr>
                <w:rStyle w:val="CommentReference"/>
                <w:rFonts w:hint="eastAsia"/>
              </w:rPr>
              <w:t>上传圈子</w:t>
            </w:r>
            <w:r>
              <w:rPr>
                <w:rStyle w:val="CommentReference"/>
                <w:rFonts w:hint="eastAsia"/>
              </w:rPr>
              <w:t>logo</w:t>
            </w:r>
          </w:p>
        </w:tc>
      </w:tr>
      <w:tr w:rsidR="007E5FCD" w:rsidRPr="00076C89" w14:paraId="071AEDAD" w14:textId="77777777" w:rsidTr="00CC1B0B">
        <w:tc>
          <w:tcPr>
            <w:tcW w:w="752" w:type="dxa"/>
          </w:tcPr>
          <w:p w14:paraId="2D8DB1EC" w14:textId="77777777" w:rsidR="007E5FCD" w:rsidRDefault="007E5FCD" w:rsidP="00CC1B0B">
            <w:pPr>
              <w:rPr>
                <w:rStyle w:val="CommentReference"/>
                <w:i/>
              </w:rPr>
            </w:pPr>
            <w:r>
              <w:rPr>
                <w:rStyle w:val="CommentReference"/>
                <w:rFonts w:hint="eastAsia"/>
              </w:rPr>
              <w:t>11</w:t>
            </w:r>
          </w:p>
        </w:tc>
        <w:tc>
          <w:tcPr>
            <w:tcW w:w="3121" w:type="dxa"/>
          </w:tcPr>
          <w:p w14:paraId="2FEF73D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getUnReadCount</w:t>
            </w:r>
          </w:p>
        </w:tc>
        <w:tc>
          <w:tcPr>
            <w:tcW w:w="4947" w:type="dxa"/>
          </w:tcPr>
          <w:p w14:paraId="103CC9EB" w14:textId="77777777" w:rsidR="007E5FCD" w:rsidRDefault="007E5FCD" w:rsidP="00CC1B0B">
            <w:pPr>
              <w:rPr>
                <w:rStyle w:val="CommentReference"/>
                <w:i/>
              </w:rPr>
            </w:pPr>
            <w:r>
              <w:rPr>
                <w:rStyle w:val="CommentReference"/>
                <w:rFonts w:hint="eastAsia"/>
              </w:rPr>
              <w:t>获取圈子中帖子的未读数</w:t>
            </w:r>
          </w:p>
        </w:tc>
      </w:tr>
      <w:tr w:rsidR="007E5FCD" w:rsidRPr="00076C89" w14:paraId="433A083B" w14:textId="77777777" w:rsidTr="00CC1B0B">
        <w:tc>
          <w:tcPr>
            <w:tcW w:w="752" w:type="dxa"/>
          </w:tcPr>
          <w:p w14:paraId="2F1CCD41" w14:textId="77777777" w:rsidR="007E5FCD" w:rsidRPr="00076C89" w:rsidRDefault="007E5FCD" w:rsidP="00CC1B0B">
            <w:pPr>
              <w:rPr>
                <w:rStyle w:val="CommentReference"/>
                <w:i/>
              </w:rPr>
            </w:pPr>
            <w:r>
              <w:rPr>
                <w:rStyle w:val="CommentReference"/>
                <w:rFonts w:hint="eastAsia"/>
              </w:rPr>
              <w:t>12</w:t>
            </w:r>
          </w:p>
        </w:tc>
        <w:tc>
          <w:tcPr>
            <w:tcW w:w="3121" w:type="dxa"/>
          </w:tcPr>
          <w:p w14:paraId="7EFB146C"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findUserComplexOrgInfo</w:t>
            </w:r>
          </w:p>
        </w:tc>
        <w:tc>
          <w:tcPr>
            <w:tcW w:w="4947" w:type="dxa"/>
          </w:tcPr>
          <w:p w14:paraId="014B5CF6" w14:textId="77777777" w:rsidR="007E5FCD" w:rsidRDefault="007E5FCD" w:rsidP="00CC1B0B">
            <w:pPr>
              <w:rPr>
                <w:rStyle w:val="CommentReference"/>
                <w:i/>
              </w:rPr>
            </w:pPr>
            <w:r>
              <w:rPr>
                <w:rStyle w:val="CommentReference"/>
                <w:rFonts w:hint="eastAsia"/>
              </w:rPr>
              <w:t>获取用户部门列表和企业用户数据</w:t>
            </w:r>
          </w:p>
        </w:tc>
      </w:tr>
      <w:tr w:rsidR="007E5FCD" w:rsidRPr="00076C89" w14:paraId="75FBCC66" w14:textId="77777777" w:rsidTr="00CC1B0B">
        <w:tc>
          <w:tcPr>
            <w:tcW w:w="752" w:type="dxa"/>
          </w:tcPr>
          <w:p w14:paraId="245AA87C" w14:textId="77777777" w:rsidR="007E5FCD" w:rsidRDefault="007E5FCD" w:rsidP="00CC1B0B">
            <w:pPr>
              <w:rPr>
                <w:rStyle w:val="CommentReference"/>
                <w:i/>
              </w:rPr>
            </w:pPr>
            <w:r>
              <w:rPr>
                <w:rStyle w:val="CommentReference"/>
                <w:rFonts w:hint="eastAsia"/>
              </w:rPr>
              <w:t>13</w:t>
            </w:r>
          </w:p>
        </w:tc>
        <w:tc>
          <w:tcPr>
            <w:tcW w:w="3121" w:type="dxa"/>
          </w:tcPr>
          <w:p w14:paraId="44FE755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checkTeamMembers</w:t>
            </w:r>
          </w:p>
        </w:tc>
        <w:tc>
          <w:tcPr>
            <w:tcW w:w="4947" w:type="dxa"/>
          </w:tcPr>
          <w:p w14:paraId="70E756DA" w14:textId="77777777" w:rsidR="007E5FCD" w:rsidRDefault="007E5FCD" w:rsidP="00CC1B0B">
            <w:pPr>
              <w:rPr>
                <w:rStyle w:val="CommentReference"/>
                <w:i/>
              </w:rPr>
            </w:pPr>
            <w:r>
              <w:rPr>
                <w:rStyle w:val="CommentReference"/>
                <w:rFonts w:hint="eastAsia"/>
              </w:rPr>
              <w:t>检查圈子成员</w:t>
            </w:r>
          </w:p>
        </w:tc>
      </w:tr>
    </w:tbl>
    <w:p w14:paraId="57DD51C6" w14:textId="77777777" w:rsidR="007E5FCD" w:rsidRDefault="007E5FCD" w:rsidP="0045497D">
      <w:pPr>
        <w:pStyle w:val="Heading3"/>
      </w:pPr>
      <w:bookmarkStart w:id="42" w:name="_Toc418875612"/>
      <w:r>
        <w:rPr>
          <w:rFonts w:hint="eastAsia"/>
        </w:rPr>
        <w:t>RestTopicController</w:t>
      </w:r>
      <w:r>
        <w:rPr>
          <w:rFonts w:hint="eastAsia"/>
        </w:rPr>
        <w:t>类概述</w:t>
      </w:r>
      <w:bookmarkEnd w:id="42"/>
    </w:p>
    <w:p w14:paraId="60970859" w14:textId="77777777" w:rsidR="007E5FCD" w:rsidRPr="007E5FCD" w:rsidRDefault="007E5FCD" w:rsidP="007E5FCD">
      <w:pPr>
        <w:pStyle w:val="a"/>
        <w:spacing w:line="400" w:lineRule="exact"/>
        <w:ind w:firstLine="480"/>
        <w:jc w:val="left"/>
        <w:rPr>
          <w:rFonts w:ascii="SimSun" w:hAnsi="SimSun"/>
          <w:sz w:val="24"/>
        </w:rPr>
      </w:pPr>
      <w:r w:rsidRPr="007E5FCD">
        <w:rPr>
          <w:rFonts w:ascii="SimSun" w:hAnsi="SimSun" w:hint="eastAsia"/>
          <w:sz w:val="24"/>
        </w:rPr>
        <w:t>给移动端访问提供的http接口。</w:t>
      </w:r>
    </w:p>
    <w:p w14:paraId="1D281BFF" w14:textId="77777777" w:rsidR="007E5FCD" w:rsidRPr="007E5FCD" w:rsidRDefault="007E5FCD" w:rsidP="007E5FCD">
      <w:pPr>
        <w:pStyle w:val="a"/>
        <w:spacing w:line="400" w:lineRule="exact"/>
        <w:ind w:firstLine="480"/>
        <w:jc w:val="left"/>
        <w:rPr>
          <w:rFonts w:ascii="SimSun" w:hAnsi="SimSun"/>
          <w:sz w:val="24"/>
        </w:rPr>
      </w:pPr>
      <w:bookmarkStart w:id="43" w:name="_Toc418875613"/>
      <w:r w:rsidRPr="007E5FCD">
        <w:rPr>
          <w:rFonts w:ascii="SimSun" w:hAnsi="SimSun" w:hint="eastAsia"/>
          <w:sz w:val="24"/>
        </w:rPr>
        <w:t>类功能定义</w:t>
      </w:r>
      <w:bookmarkEnd w:id="43"/>
    </w:p>
    <w:p w14:paraId="26C6BB10" w14:textId="77777777" w:rsidR="007E5FCD" w:rsidRPr="00557EE7" w:rsidRDefault="007E5FCD" w:rsidP="007E5FCD">
      <w:r>
        <w:rPr>
          <w:rStyle w:val="CommentReference"/>
          <w:rFonts w:hint="eastAsia"/>
        </w:rPr>
        <w:tab/>
      </w:r>
      <w:r>
        <w:rPr>
          <w:rFonts w:hint="eastAsia"/>
        </w:rPr>
        <w:t>表</w:t>
      </w:r>
      <w:r>
        <w:rPr>
          <w:rFonts w:hint="eastAsia"/>
        </w:rPr>
        <w:t>5-4</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5"/>
        <w:gridCol w:w="17"/>
        <w:gridCol w:w="3368"/>
        <w:gridCol w:w="4700"/>
      </w:tblGrid>
      <w:tr w:rsidR="007E5FCD" w:rsidRPr="00076C89" w14:paraId="5381F9F7" w14:textId="77777777" w:rsidTr="00CC1B0B">
        <w:tc>
          <w:tcPr>
            <w:tcW w:w="735" w:type="dxa"/>
            <w:shd w:val="clear" w:color="auto" w:fill="CCCCCC"/>
          </w:tcPr>
          <w:p w14:paraId="31031BD9" w14:textId="77777777" w:rsidR="007E5FCD" w:rsidRPr="00076C89" w:rsidRDefault="007E5FCD" w:rsidP="00CC1B0B">
            <w:pPr>
              <w:jc w:val="center"/>
              <w:rPr>
                <w:rStyle w:val="CommentReference"/>
                <w:b/>
                <w:i/>
              </w:rPr>
            </w:pPr>
            <w:r w:rsidRPr="00076C89">
              <w:rPr>
                <w:rStyle w:val="CommentReference"/>
                <w:rFonts w:hint="eastAsia"/>
              </w:rPr>
              <w:t>序号</w:t>
            </w:r>
          </w:p>
        </w:tc>
        <w:tc>
          <w:tcPr>
            <w:tcW w:w="3385" w:type="dxa"/>
            <w:gridSpan w:val="2"/>
            <w:shd w:val="clear" w:color="auto" w:fill="CCCCCC"/>
          </w:tcPr>
          <w:p w14:paraId="5F500ECD" w14:textId="77777777" w:rsidR="007E5FCD" w:rsidRPr="00076C89" w:rsidRDefault="007E5FCD" w:rsidP="00CC1B0B">
            <w:pPr>
              <w:jc w:val="center"/>
              <w:rPr>
                <w:rStyle w:val="CommentReference"/>
                <w:b/>
                <w:i/>
              </w:rPr>
            </w:pPr>
            <w:r w:rsidRPr="00076C89">
              <w:rPr>
                <w:rStyle w:val="CommentReference"/>
                <w:rFonts w:hint="eastAsia"/>
              </w:rPr>
              <w:t>功能点</w:t>
            </w:r>
          </w:p>
        </w:tc>
        <w:tc>
          <w:tcPr>
            <w:tcW w:w="4700" w:type="dxa"/>
            <w:shd w:val="clear" w:color="auto" w:fill="CCCCCC"/>
          </w:tcPr>
          <w:p w14:paraId="1D54A671" w14:textId="77777777" w:rsidR="007E5FCD" w:rsidRPr="00076C89" w:rsidRDefault="007E5FCD" w:rsidP="00CC1B0B">
            <w:pPr>
              <w:jc w:val="center"/>
              <w:rPr>
                <w:rStyle w:val="CommentReference"/>
                <w:b/>
                <w:i/>
              </w:rPr>
            </w:pPr>
            <w:r w:rsidRPr="00076C89">
              <w:rPr>
                <w:rStyle w:val="CommentReference"/>
                <w:rFonts w:hint="eastAsia"/>
              </w:rPr>
              <w:t>功能点详细内容</w:t>
            </w:r>
          </w:p>
        </w:tc>
      </w:tr>
      <w:tr w:rsidR="007E5FCD" w:rsidRPr="00076C89" w14:paraId="54B9FE68" w14:textId="77777777" w:rsidTr="00CC1B0B">
        <w:tc>
          <w:tcPr>
            <w:tcW w:w="735" w:type="dxa"/>
          </w:tcPr>
          <w:p w14:paraId="3C5F6C6C" w14:textId="77777777" w:rsidR="007E5FCD" w:rsidRPr="00076C89" w:rsidRDefault="007E5FCD" w:rsidP="00CC1B0B">
            <w:pPr>
              <w:rPr>
                <w:rStyle w:val="CommentReference"/>
                <w:i/>
              </w:rPr>
            </w:pPr>
            <w:r w:rsidRPr="00076C89">
              <w:rPr>
                <w:rStyle w:val="CommentReference"/>
                <w:rFonts w:hint="eastAsia"/>
              </w:rPr>
              <w:t>1</w:t>
            </w:r>
          </w:p>
        </w:tc>
        <w:tc>
          <w:tcPr>
            <w:tcW w:w="3385" w:type="dxa"/>
            <w:gridSpan w:val="2"/>
          </w:tcPr>
          <w:p w14:paraId="33CF3018" w14:textId="77777777" w:rsidR="007E5FCD" w:rsidRPr="00076C89" w:rsidRDefault="007E5FCD" w:rsidP="00CC1B0B">
            <w:pPr>
              <w:rPr>
                <w:rStyle w:val="CommentReference"/>
                <w:i/>
              </w:rPr>
            </w:pPr>
            <w:r>
              <w:rPr>
                <w:rFonts w:ascii="Monaco" w:hAnsi="Monaco" w:cs="Monaco"/>
                <w:color w:val="000000"/>
                <w:kern w:val="0"/>
                <w:sz w:val="22"/>
                <w:szCs w:val="22"/>
                <w:highlight w:val="lightGray"/>
              </w:rPr>
              <w:t>addTopic</w:t>
            </w:r>
          </w:p>
        </w:tc>
        <w:tc>
          <w:tcPr>
            <w:tcW w:w="4700" w:type="dxa"/>
          </w:tcPr>
          <w:p w14:paraId="2E74DFC9" w14:textId="77777777" w:rsidR="007E5FCD" w:rsidRPr="00076C89" w:rsidRDefault="007E5FCD" w:rsidP="00CC1B0B">
            <w:pPr>
              <w:rPr>
                <w:rStyle w:val="CommentReference"/>
                <w:i/>
              </w:rPr>
            </w:pPr>
            <w:r>
              <w:rPr>
                <w:rStyle w:val="CommentReference"/>
                <w:rFonts w:hint="eastAsia"/>
              </w:rPr>
              <w:t>发帖</w:t>
            </w:r>
          </w:p>
        </w:tc>
      </w:tr>
      <w:tr w:rsidR="007E5FCD" w:rsidRPr="00076C89" w14:paraId="0B5FEBBA" w14:textId="77777777" w:rsidTr="00CC1B0B">
        <w:tc>
          <w:tcPr>
            <w:tcW w:w="735" w:type="dxa"/>
          </w:tcPr>
          <w:p w14:paraId="7E61B431" w14:textId="77777777" w:rsidR="007E5FCD" w:rsidRPr="00076C89" w:rsidRDefault="007E5FCD" w:rsidP="00CC1B0B">
            <w:pPr>
              <w:rPr>
                <w:rStyle w:val="CommentReference"/>
                <w:i/>
              </w:rPr>
            </w:pPr>
            <w:r>
              <w:rPr>
                <w:rStyle w:val="CommentReference"/>
                <w:rFonts w:hint="eastAsia"/>
              </w:rPr>
              <w:t>2</w:t>
            </w:r>
          </w:p>
        </w:tc>
        <w:tc>
          <w:tcPr>
            <w:tcW w:w="3385" w:type="dxa"/>
            <w:gridSpan w:val="2"/>
          </w:tcPr>
          <w:p w14:paraId="054AC8E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removeTopic</w:t>
            </w:r>
          </w:p>
        </w:tc>
        <w:tc>
          <w:tcPr>
            <w:tcW w:w="4700" w:type="dxa"/>
          </w:tcPr>
          <w:p w14:paraId="2109ADDE" w14:textId="77777777" w:rsidR="007E5FCD" w:rsidRDefault="007E5FCD" w:rsidP="00CC1B0B">
            <w:pPr>
              <w:rPr>
                <w:rStyle w:val="CommentReference"/>
                <w:i/>
              </w:rPr>
            </w:pPr>
            <w:r>
              <w:rPr>
                <w:rStyle w:val="CommentReference"/>
                <w:rFonts w:hint="eastAsia"/>
              </w:rPr>
              <w:t>删除帖子</w:t>
            </w:r>
          </w:p>
        </w:tc>
      </w:tr>
      <w:tr w:rsidR="007E5FCD" w:rsidRPr="00076C89" w14:paraId="5BBC91D1" w14:textId="77777777" w:rsidTr="00CC1B0B">
        <w:tc>
          <w:tcPr>
            <w:tcW w:w="735" w:type="dxa"/>
          </w:tcPr>
          <w:p w14:paraId="79E2FC62" w14:textId="77777777" w:rsidR="007E5FCD" w:rsidRDefault="007E5FCD" w:rsidP="00CC1B0B">
            <w:pPr>
              <w:rPr>
                <w:rStyle w:val="CommentReference"/>
                <w:i/>
              </w:rPr>
            </w:pPr>
            <w:r>
              <w:rPr>
                <w:rStyle w:val="CommentReference"/>
                <w:rFonts w:hint="eastAsia"/>
              </w:rPr>
              <w:t>3</w:t>
            </w:r>
          </w:p>
        </w:tc>
        <w:tc>
          <w:tcPr>
            <w:tcW w:w="3385" w:type="dxa"/>
            <w:gridSpan w:val="2"/>
          </w:tcPr>
          <w:p w14:paraId="13F9363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t>
            </w:r>
          </w:p>
        </w:tc>
        <w:tc>
          <w:tcPr>
            <w:tcW w:w="4700" w:type="dxa"/>
          </w:tcPr>
          <w:p w14:paraId="5AA08935" w14:textId="77777777" w:rsidR="007E5FCD" w:rsidRDefault="007E5FCD" w:rsidP="00CC1B0B">
            <w:pPr>
              <w:rPr>
                <w:rStyle w:val="CommentReference"/>
                <w:i/>
              </w:rPr>
            </w:pPr>
            <w:r>
              <w:rPr>
                <w:rStyle w:val="CommentReference"/>
                <w:rFonts w:hint="eastAsia"/>
              </w:rPr>
              <w:t>获取某圈子的帖子</w:t>
            </w:r>
          </w:p>
        </w:tc>
      </w:tr>
      <w:tr w:rsidR="007E5FCD" w:rsidRPr="00076C89" w14:paraId="4AB2F3DA" w14:textId="77777777" w:rsidTr="00CC1B0B">
        <w:tc>
          <w:tcPr>
            <w:tcW w:w="735" w:type="dxa"/>
          </w:tcPr>
          <w:p w14:paraId="6C32D76A" w14:textId="77777777" w:rsidR="007E5FCD" w:rsidRDefault="007E5FCD" w:rsidP="00CC1B0B">
            <w:pPr>
              <w:rPr>
                <w:rStyle w:val="CommentReference"/>
                <w:i/>
              </w:rPr>
            </w:pPr>
            <w:r>
              <w:rPr>
                <w:rStyle w:val="CommentReference"/>
                <w:rFonts w:hint="eastAsia"/>
              </w:rPr>
              <w:t>4</w:t>
            </w:r>
          </w:p>
        </w:tc>
        <w:tc>
          <w:tcPr>
            <w:tcW w:w="3385" w:type="dxa"/>
            <w:gridSpan w:val="2"/>
          </w:tcPr>
          <w:p w14:paraId="757EEB33"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getTeamTopicsWithoutTeam</w:t>
            </w:r>
          </w:p>
        </w:tc>
        <w:tc>
          <w:tcPr>
            <w:tcW w:w="4700" w:type="dxa"/>
          </w:tcPr>
          <w:p w14:paraId="211200BC" w14:textId="77777777" w:rsidR="007E5FCD" w:rsidRDefault="007E5FCD" w:rsidP="00CC1B0B">
            <w:pPr>
              <w:rPr>
                <w:rStyle w:val="CommentReference"/>
                <w:i/>
              </w:rPr>
            </w:pPr>
            <w:r>
              <w:rPr>
                <w:rStyle w:val="CommentReference"/>
                <w:rFonts w:hint="eastAsia"/>
              </w:rPr>
              <w:t>获取某圈子的帖子结果不返还圈子信息</w:t>
            </w:r>
          </w:p>
        </w:tc>
      </w:tr>
      <w:tr w:rsidR="007E5FCD" w:rsidRPr="00076C89" w14:paraId="7087203C" w14:textId="77777777" w:rsidTr="00CC1B0B">
        <w:tc>
          <w:tcPr>
            <w:tcW w:w="735" w:type="dxa"/>
          </w:tcPr>
          <w:p w14:paraId="4E41DDF1" w14:textId="77777777" w:rsidR="007E5FCD" w:rsidRDefault="007E5FCD" w:rsidP="00CC1B0B">
            <w:pPr>
              <w:rPr>
                <w:rStyle w:val="CommentReference"/>
                <w:i/>
              </w:rPr>
            </w:pPr>
            <w:r>
              <w:rPr>
                <w:rStyle w:val="CommentReference"/>
                <w:rFonts w:hint="eastAsia"/>
              </w:rPr>
              <w:t>5</w:t>
            </w:r>
          </w:p>
        </w:tc>
        <w:tc>
          <w:tcPr>
            <w:tcW w:w="3385" w:type="dxa"/>
            <w:gridSpan w:val="2"/>
          </w:tcPr>
          <w:p w14:paraId="4FEC4808"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700" w:type="dxa"/>
          </w:tcPr>
          <w:p w14:paraId="369440CF" w14:textId="77777777" w:rsidR="007E5FCD" w:rsidRDefault="007E5FCD" w:rsidP="00CC1B0B">
            <w:pPr>
              <w:rPr>
                <w:rStyle w:val="CommentReference"/>
                <w:i/>
              </w:rPr>
            </w:pPr>
            <w:r>
              <w:rPr>
                <w:rStyle w:val="CommentReference"/>
                <w:rFonts w:hint="eastAsia"/>
              </w:rPr>
              <w:t>获取单个帖子</w:t>
            </w:r>
          </w:p>
        </w:tc>
      </w:tr>
      <w:tr w:rsidR="007E5FCD" w:rsidRPr="00076C89" w14:paraId="78FBF58B" w14:textId="77777777" w:rsidTr="00CC1B0B">
        <w:tc>
          <w:tcPr>
            <w:tcW w:w="735" w:type="dxa"/>
          </w:tcPr>
          <w:p w14:paraId="0AEC923D" w14:textId="77777777" w:rsidR="007E5FCD" w:rsidRDefault="007E5FCD" w:rsidP="00CC1B0B">
            <w:pPr>
              <w:rPr>
                <w:rStyle w:val="CommentReference"/>
                <w:i/>
              </w:rPr>
            </w:pPr>
            <w:r>
              <w:rPr>
                <w:rStyle w:val="CommentReference"/>
                <w:rFonts w:hint="eastAsia"/>
              </w:rPr>
              <w:t>6</w:t>
            </w:r>
          </w:p>
        </w:tc>
        <w:tc>
          <w:tcPr>
            <w:tcW w:w="3385" w:type="dxa"/>
            <w:gridSpan w:val="2"/>
          </w:tcPr>
          <w:p w14:paraId="30B2EC2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700" w:type="dxa"/>
          </w:tcPr>
          <w:p w14:paraId="5B1969C8" w14:textId="77777777" w:rsidR="007E5FCD" w:rsidRDefault="007E5FCD" w:rsidP="00CC1B0B">
            <w:pPr>
              <w:rPr>
                <w:rStyle w:val="CommentReference"/>
                <w:i/>
              </w:rPr>
            </w:pPr>
            <w:r>
              <w:rPr>
                <w:rStyle w:val="CommentReference"/>
                <w:rFonts w:hint="eastAsia"/>
              </w:rPr>
              <w:t>帖子置顶</w:t>
            </w:r>
          </w:p>
        </w:tc>
      </w:tr>
      <w:tr w:rsidR="007E5FCD" w:rsidRPr="00076C89" w14:paraId="31AA76A9" w14:textId="77777777" w:rsidTr="00CC1B0B">
        <w:tc>
          <w:tcPr>
            <w:tcW w:w="735" w:type="dxa"/>
          </w:tcPr>
          <w:p w14:paraId="7507D82B" w14:textId="77777777" w:rsidR="007E5FCD" w:rsidRDefault="007E5FCD" w:rsidP="00CC1B0B">
            <w:pPr>
              <w:rPr>
                <w:rStyle w:val="CommentReference"/>
                <w:i/>
              </w:rPr>
            </w:pPr>
            <w:r>
              <w:rPr>
                <w:rStyle w:val="CommentReference"/>
                <w:rFonts w:hint="eastAsia"/>
              </w:rPr>
              <w:t>7</w:t>
            </w:r>
          </w:p>
        </w:tc>
        <w:tc>
          <w:tcPr>
            <w:tcW w:w="3385" w:type="dxa"/>
            <w:gridSpan w:val="2"/>
          </w:tcPr>
          <w:p w14:paraId="48FCE16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getUserTopics</w:t>
            </w:r>
          </w:p>
        </w:tc>
        <w:tc>
          <w:tcPr>
            <w:tcW w:w="4700" w:type="dxa"/>
          </w:tcPr>
          <w:p w14:paraId="286123E3" w14:textId="77777777" w:rsidR="007E5FCD" w:rsidRDefault="007E5FCD" w:rsidP="00CC1B0B">
            <w:pPr>
              <w:rPr>
                <w:rStyle w:val="CommentReference"/>
                <w:i/>
              </w:rPr>
            </w:pPr>
            <w:r>
              <w:rPr>
                <w:rStyle w:val="CommentReference"/>
                <w:rFonts w:hint="eastAsia"/>
              </w:rPr>
              <w:t>获取某用户的帖子</w:t>
            </w:r>
          </w:p>
        </w:tc>
      </w:tr>
      <w:tr w:rsidR="007E5FCD" w:rsidRPr="00076C89" w14:paraId="58727F76" w14:textId="77777777" w:rsidTr="00CC1B0B">
        <w:tc>
          <w:tcPr>
            <w:tcW w:w="735" w:type="dxa"/>
          </w:tcPr>
          <w:p w14:paraId="7396F7E6" w14:textId="77777777" w:rsidR="007E5FCD" w:rsidRDefault="007E5FCD" w:rsidP="00CC1B0B">
            <w:pPr>
              <w:rPr>
                <w:rStyle w:val="CommentReference"/>
                <w:i/>
              </w:rPr>
            </w:pPr>
            <w:r>
              <w:rPr>
                <w:rStyle w:val="CommentReference"/>
                <w:rFonts w:hint="eastAsia"/>
              </w:rPr>
              <w:t>8</w:t>
            </w:r>
          </w:p>
        </w:tc>
        <w:tc>
          <w:tcPr>
            <w:tcW w:w="3385" w:type="dxa"/>
            <w:gridSpan w:val="2"/>
          </w:tcPr>
          <w:p w14:paraId="01B12FD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700" w:type="dxa"/>
          </w:tcPr>
          <w:p w14:paraId="0584F332" w14:textId="77777777" w:rsidR="007E5FCD" w:rsidRDefault="007E5FCD" w:rsidP="00CC1B0B">
            <w:pPr>
              <w:rPr>
                <w:rStyle w:val="CommentReference"/>
                <w:i/>
              </w:rPr>
            </w:pPr>
            <w:r>
              <w:rPr>
                <w:rStyle w:val="CommentReference"/>
                <w:rFonts w:hint="eastAsia"/>
              </w:rPr>
              <w:t>收藏帖子</w:t>
            </w:r>
          </w:p>
        </w:tc>
      </w:tr>
      <w:tr w:rsidR="007E5FCD" w:rsidRPr="00076C89" w14:paraId="00BF93B0" w14:textId="77777777" w:rsidTr="00CC1B0B">
        <w:tc>
          <w:tcPr>
            <w:tcW w:w="735" w:type="dxa"/>
          </w:tcPr>
          <w:p w14:paraId="3B90A87A" w14:textId="77777777" w:rsidR="007E5FCD" w:rsidRDefault="007E5FCD" w:rsidP="00CC1B0B">
            <w:pPr>
              <w:rPr>
                <w:rStyle w:val="CommentReference"/>
                <w:i/>
              </w:rPr>
            </w:pPr>
            <w:r>
              <w:rPr>
                <w:rStyle w:val="CommentReference"/>
                <w:rFonts w:hint="eastAsia"/>
              </w:rPr>
              <w:t>9</w:t>
            </w:r>
          </w:p>
        </w:tc>
        <w:tc>
          <w:tcPr>
            <w:tcW w:w="3385" w:type="dxa"/>
            <w:gridSpan w:val="2"/>
          </w:tcPr>
          <w:p w14:paraId="379C19FA"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700" w:type="dxa"/>
          </w:tcPr>
          <w:p w14:paraId="7A9D547F" w14:textId="77777777" w:rsidR="007E5FCD" w:rsidRDefault="007E5FCD" w:rsidP="00CC1B0B">
            <w:pPr>
              <w:rPr>
                <w:rStyle w:val="CommentReference"/>
                <w:i/>
              </w:rPr>
            </w:pPr>
            <w:r>
              <w:rPr>
                <w:rStyle w:val="CommentReference"/>
                <w:rFonts w:hint="eastAsia"/>
              </w:rPr>
              <w:t>取消收藏</w:t>
            </w:r>
            <w:r>
              <w:rPr>
                <w:rStyle w:val="CommentReference"/>
                <w:rFonts w:hint="eastAsia"/>
              </w:rPr>
              <w:t>x</w:t>
            </w:r>
          </w:p>
        </w:tc>
      </w:tr>
      <w:tr w:rsidR="007E5FCD" w:rsidRPr="00076C89" w14:paraId="3B23714E" w14:textId="77777777" w:rsidTr="00CC1B0B">
        <w:tc>
          <w:tcPr>
            <w:tcW w:w="735" w:type="dxa"/>
          </w:tcPr>
          <w:p w14:paraId="50916AAD" w14:textId="77777777" w:rsidR="007E5FCD" w:rsidRDefault="007E5FCD" w:rsidP="00CC1B0B">
            <w:pPr>
              <w:rPr>
                <w:rStyle w:val="CommentReference"/>
                <w:i/>
              </w:rPr>
            </w:pPr>
            <w:r>
              <w:rPr>
                <w:rStyle w:val="CommentReference"/>
                <w:rFonts w:hint="eastAsia"/>
              </w:rPr>
              <w:t>10</w:t>
            </w:r>
          </w:p>
        </w:tc>
        <w:tc>
          <w:tcPr>
            <w:tcW w:w="3385" w:type="dxa"/>
            <w:gridSpan w:val="2"/>
          </w:tcPr>
          <w:p w14:paraId="75B6615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700" w:type="dxa"/>
          </w:tcPr>
          <w:p w14:paraId="70C11A86" w14:textId="77777777" w:rsidR="007E5FCD" w:rsidRDefault="007E5FCD" w:rsidP="00CC1B0B">
            <w:pPr>
              <w:rPr>
                <w:rStyle w:val="CommentReference"/>
                <w:i/>
              </w:rPr>
            </w:pPr>
            <w:r>
              <w:rPr>
                <w:rStyle w:val="CommentReference"/>
                <w:rFonts w:hint="eastAsia"/>
              </w:rPr>
              <w:t>获取收藏的帖子列表</w:t>
            </w:r>
          </w:p>
        </w:tc>
      </w:tr>
      <w:tr w:rsidR="007E5FCD" w:rsidRPr="00076C89" w14:paraId="3F346137" w14:textId="77777777" w:rsidTr="00CC1B0B">
        <w:tc>
          <w:tcPr>
            <w:tcW w:w="752" w:type="dxa"/>
            <w:gridSpan w:val="2"/>
          </w:tcPr>
          <w:p w14:paraId="59BE8318" w14:textId="77777777" w:rsidR="007E5FCD" w:rsidRDefault="007E5FCD" w:rsidP="00CC1B0B">
            <w:pPr>
              <w:rPr>
                <w:rStyle w:val="CommentReference"/>
                <w:i/>
              </w:rPr>
            </w:pPr>
            <w:r>
              <w:rPr>
                <w:rStyle w:val="CommentReference"/>
                <w:rFonts w:hint="eastAsia"/>
              </w:rPr>
              <w:t>13</w:t>
            </w:r>
          </w:p>
        </w:tc>
        <w:tc>
          <w:tcPr>
            <w:tcW w:w="3368" w:type="dxa"/>
          </w:tcPr>
          <w:p w14:paraId="7CB80DA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checkTeamMembers</w:t>
            </w:r>
          </w:p>
        </w:tc>
        <w:tc>
          <w:tcPr>
            <w:tcW w:w="4700" w:type="dxa"/>
          </w:tcPr>
          <w:p w14:paraId="3BF19D82" w14:textId="77777777" w:rsidR="007E5FCD" w:rsidRDefault="007E5FCD" w:rsidP="00CC1B0B">
            <w:pPr>
              <w:rPr>
                <w:rStyle w:val="CommentReference"/>
                <w:i/>
              </w:rPr>
            </w:pPr>
            <w:r>
              <w:rPr>
                <w:rStyle w:val="CommentReference"/>
                <w:rFonts w:hint="eastAsia"/>
              </w:rPr>
              <w:t>检查圈子成员</w:t>
            </w:r>
          </w:p>
        </w:tc>
      </w:tr>
    </w:tbl>
    <w:p w14:paraId="57823E6A" w14:textId="77777777" w:rsidR="007E5FCD" w:rsidRDefault="007E5FCD" w:rsidP="0045497D">
      <w:pPr>
        <w:pStyle w:val="Heading3"/>
      </w:pPr>
      <w:bookmarkStart w:id="44" w:name="_Toc418875614"/>
      <w:r>
        <w:rPr>
          <w:rFonts w:hint="eastAsia"/>
        </w:rPr>
        <w:t>WebTopicController</w:t>
      </w:r>
      <w:r>
        <w:rPr>
          <w:rFonts w:hint="eastAsia"/>
        </w:rPr>
        <w:t>类概述</w:t>
      </w:r>
      <w:bookmarkEnd w:id="44"/>
    </w:p>
    <w:p w14:paraId="3AA154A1" w14:textId="77777777" w:rsidR="007E5FCD" w:rsidRPr="007E5FCD" w:rsidRDefault="007E5FCD" w:rsidP="007E5FCD">
      <w:pPr>
        <w:pStyle w:val="a"/>
        <w:spacing w:line="400" w:lineRule="exact"/>
        <w:ind w:firstLine="480"/>
        <w:jc w:val="left"/>
        <w:rPr>
          <w:rFonts w:ascii="SimSun" w:hAnsi="SimSun"/>
          <w:sz w:val="24"/>
        </w:rPr>
      </w:pPr>
      <w:r w:rsidRPr="007E5FCD">
        <w:rPr>
          <w:rFonts w:ascii="SimSun" w:hAnsi="SimSun" w:hint="eastAsia"/>
          <w:sz w:val="24"/>
        </w:rPr>
        <w:t>给PC浏览器访问提供的http接口。</w:t>
      </w:r>
    </w:p>
    <w:p w14:paraId="5A388272" w14:textId="77777777" w:rsidR="007E5FCD" w:rsidRPr="007E5FCD" w:rsidRDefault="007E5FCD" w:rsidP="007E5FCD">
      <w:pPr>
        <w:pStyle w:val="a"/>
        <w:spacing w:line="400" w:lineRule="exact"/>
        <w:ind w:firstLine="480"/>
        <w:jc w:val="left"/>
        <w:rPr>
          <w:rFonts w:ascii="SimSun" w:hAnsi="SimSun"/>
          <w:sz w:val="24"/>
        </w:rPr>
      </w:pPr>
      <w:bookmarkStart w:id="45" w:name="_Toc418875615"/>
      <w:r w:rsidRPr="007E5FCD">
        <w:rPr>
          <w:rFonts w:ascii="SimSun" w:hAnsi="SimSun" w:hint="eastAsia"/>
          <w:sz w:val="24"/>
        </w:rPr>
        <w:t>类功能定义</w:t>
      </w:r>
      <w:bookmarkEnd w:id="45"/>
    </w:p>
    <w:p w14:paraId="44F14713" w14:textId="77777777" w:rsidR="007E5FCD" w:rsidRPr="00557EE7" w:rsidRDefault="007E5FCD" w:rsidP="007E5FCD">
      <w:r>
        <w:rPr>
          <w:rStyle w:val="CommentReference"/>
          <w:rFonts w:hint="eastAsia"/>
        </w:rPr>
        <w:tab/>
      </w:r>
      <w:r>
        <w:rPr>
          <w:rFonts w:hint="eastAsia"/>
        </w:rPr>
        <w:t>表</w:t>
      </w:r>
      <w:r>
        <w:rPr>
          <w:rFonts w:hint="eastAsia"/>
        </w:rPr>
        <w:t>5-5</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1F81D880" w14:textId="77777777" w:rsidTr="00CC1B0B">
        <w:tc>
          <w:tcPr>
            <w:tcW w:w="752" w:type="dxa"/>
            <w:shd w:val="clear" w:color="auto" w:fill="CCCCCC"/>
          </w:tcPr>
          <w:p w14:paraId="774080CF" w14:textId="77777777" w:rsidR="007E5FCD" w:rsidRPr="00076C89" w:rsidRDefault="007E5FCD" w:rsidP="00CC1B0B">
            <w:pPr>
              <w:jc w:val="center"/>
              <w:rPr>
                <w:rStyle w:val="CommentReference"/>
                <w:b/>
                <w:i/>
              </w:rPr>
            </w:pPr>
            <w:r w:rsidRPr="00076C89">
              <w:rPr>
                <w:rStyle w:val="CommentReference"/>
                <w:rFonts w:hint="eastAsia"/>
              </w:rPr>
              <w:t>序号</w:t>
            </w:r>
          </w:p>
        </w:tc>
        <w:tc>
          <w:tcPr>
            <w:tcW w:w="3121" w:type="dxa"/>
            <w:shd w:val="clear" w:color="auto" w:fill="CCCCCC"/>
          </w:tcPr>
          <w:p w14:paraId="009A8E66" w14:textId="77777777" w:rsidR="007E5FCD" w:rsidRPr="00076C89" w:rsidRDefault="007E5FCD" w:rsidP="00CC1B0B">
            <w:pPr>
              <w:jc w:val="center"/>
              <w:rPr>
                <w:rStyle w:val="CommentReference"/>
                <w:b/>
                <w:i/>
              </w:rPr>
            </w:pPr>
            <w:r w:rsidRPr="00076C89">
              <w:rPr>
                <w:rStyle w:val="CommentReference"/>
                <w:rFonts w:hint="eastAsia"/>
              </w:rPr>
              <w:t>功能点</w:t>
            </w:r>
          </w:p>
        </w:tc>
        <w:tc>
          <w:tcPr>
            <w:tcW w:w="4947" w:type="dxa"/>
            <w:shd w:val="clear" w:color="auto" w:fill="CCCCCC"/>
          </w:tcPr>
          <w:p w14:paraId="445582A5" w14:textId="77777777" w:rsidR="007E5FCD" w:rsidRPr="00076C89" w:rsidRDefault="007E5FCD" w:rsidP="00CC1B0B">
            <w:pPr>
              <w:jc w:val="center"/>
              <w:rPr>
                <w:rStyle w:val="CommentReference"/>
                <w:b/>
                <w:i/>
              </w:rPr>
            </w:pPr>
            <w:r w:rsidRPr="00076C89">
              <w:rPr>
                <w:rStyle w:val="CommentReference"/>
                <w:rFonts w:hint="eastAsia"/>
              </w:rPr>
              <w:t>功能点详细内容</w:t>
            </w:r>
          </w:p>
        </w:tc>
      </w:tr>
      <w:tr w:rsidR="007E5FCD" w:rsidRPr="00076C89" w14:paraId="1C8D03C5" w14:textId="77777777" w:rsidTr="00CC1B0B">
        <w:tc>
          <w:tcPr>
            <w:tcW w:w="752" w:type="dxa"/>
          </w:tcPr>
          <w:p w14:paraId="535B5C4C" w14:textId="77777777" w:rsidR="007E5FCD" w:rsidRPr="00076C89" w:rsidRDefault="007E5FCD" w:rsidP="00CC1B0B">
            <w:pPr>
              <w:rPr>
                <w:rStyle w:val="CommentReference"/>
                <w:i/>
              </w:rPr>
            </w:pPr>
            <w:r w:rsidRPr="00076C89">
              <w:rPr>
                <w:rStyle w:val="CommentReference"/>
                <w:rFonts w:hint="eastAsia"/>
              </w:rPr>
              <w:t>1</w:t>
            </w:r>
          </w:p>
        </w:tc>
        <w:tc>
          <w:tcPr>
            <w:tcW w:w="3121" w:type="dxa"/>
          </w:tcPr>
          <w:p w14:paraId="72F0B97B" w14:textId="77777777" w:rsidR="007E5FCD" w:rsidRPr="00076C89" w:rsidRDefault="007E5FCD" w:rsidP="00CC1B0B">
            <w:pPr>
              <w:rPr>
                <w:rStyle w:val="CommentReference"/>
                <w:i/>
              </w:rPr>
            </w:pPr>
            <w:r>
              <w:rPr>
                <w:rFonts w:ascii="Monaco" w:hAnsi="Monaco" w:cs="Monaco"/>
                <w:color w:val="000000"/>
                <w:kern w:val="0"/>
                <w:sz w:val="22"/>
                <w:szCs w:val="22"/>
                <w:highlight w:val="lightGray"/>
              </w:rPr>
              <w:t>addTopic</w:t>
            </w:r>
          </w:p>
        </w:tc>
        <w:tc>
          <w:tcPr>
            <w:tcW w:w="4947" w:type="dxa"/>
          </w:tcPr>
          <w:p w14:paraId="180896C7" w14:textId="77777777" w:rsidR="007E5FCD" w:rsidRPr="00076C89" w:rsidRDefault="007E5FCD" w:rsidP="00CC1B0B">
            <w:pPr>
              <w:rPr>
                <w:rStyle w:val="CommentReference"/>
                <w:i/>
              </w:rPr>
            </w:pPr>
            <w:r>
              <w:rPr>
                <w:rStyle w:val="CommentReference"/>
                <w:rFonts w:hint="eastAsia"/>
              </w:rPr>
              <w:t>发帖</w:t>
            </w:r>
          </w:p>
        </w:tc>
      </w:tr>
      <w:tr w:rsidR="007E5FCD" w:rsidRPr="00076C89" w14:paraId="7F18A587" w14:textId="77777777" w:rsidTr="00CC1B0B">
        <w:tc>
          <w:tcPr>
            <w:tcW w:w="752" w:type="dxa"/>
          </w:tcPr>
          <w:p w14:paraId="68D66E3C" w14:textId="77777777" w:rsidR="007E5FCD" w:rsidRPr="00076C89" w:rsidRDefault="007E5FCD" w:rsidP="00CC1B0B">
            <w:pPr>
              <w:rPr>
                <w:rStyle w:val="CommentReference"/>
                <w:i/>
              </w:rPr>
            </w:pPr>
            <w:r>
              <w:rPr>
                <w:rStyle w:val="CommentReference"/>
                <w:rFonts w:hint="eastAsia"/>
              </w:rPr>
              <w:t>2</w:t>
            </w:r>
          </w:p>
        </w:tc>
        <w:tc>
          <w:tcPr>
            <w:tcW w:w="3121" w:type="dxa"/>
          </w:tcPr>
          <w:p w14:paraId="054FF38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removeTopic</w:t>
            </w:r>
          </w:p>
        </w:tc>
        <w:tc>
          <w:tcPr>
            <w:tcW w:w="4947" w:type="dxa"/>
          </w:tcPr>
          <w:p w14:paraId="673F3672" w14:textId="77777777" w:rsidR="007E5FCD" w:rsidRDefault="007E5FCD" w:rsidP="00CC1B0B">
            <w:pPr>
              <w:rPr>
                <w:rStyle w:val="CommentReference"/>
                <w:i/>
              </w:rPr>
            </w:pPr>
            <w:r>
              <w:rPr>
                <w:rStyle w:val="CommentReference"/>
                <w:rFonts w:hint="eastAsia"/>
              </w:rPr>
              <w:t>删除帖子</w:t>
            </w:r>
          </w:p>
        </w:tc>
      </w:tr>
      <w:tr w:rsidR="007E5FCD" w:rsidRPr="00076C89" w14:paraId="64F50F0B" w14:textId="77777777" w:rsidTr="00CC1B0B">
        <w:tc>
          <w:tcPr>
            <w:tcW w:w="752" w:type="dxa"/>
          </w:tcPr>
          <w:p w14:paraId="6F931E62" w14:textId="77777777" w:rsidR="007E5FCD" w:rsidRDefault="007E5FCD" w:rsidP="00CC1B0B">
            <w:pPr>
              <w:rPr>
                <w:rStyle w:val="CommentReference"/>
                <w:i/>
              </w:rPr>
            </w:pPr>
            <w:r>
              <w:rPr>
                <w:rStyle w:val="CommentReference"/>
                <w:rFonts w:hint="eastAsia"/>
              </w:rPr>
              <w:t>3</w:t>
            </w:r>
          </w:p>
        </w:tc>
        <w:tc>
          <w:tcPr>
            <w:tcW w:w="3121" w:type="dxa"/>
          </w:tcPr>
          <w:p w14:paraId="7A0176A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t>
            </w:r>
          </w:p>
        </w:tc>
        <w:tc>
          <w:tcPr>
            <w:tcW w:w="4947" w:type="dxa"/>
          </w:tcPr>
          <w:p w14:paraId="25310762" w14:textId="77777777" w:rsidR="007E5FCD" w:rsidRDefault="007E5FCD" w:rsidP="00CC1B0B">
            <w:pPr>
              <w:rPr>
                <w:rStyle w:val="CommentReference"/>
                <w:i/>
              </w:rPr>
            </w:pPr>
            <w:r>
              <w:rPr>
                <w:rStyle w:val="CommentReference"/>
                <w:rFonts w:hint="eastAsia"/>
              </w:rPr>
              <w:t>获取某圈子的帖子</w:t>
            </w:r>
          </w:p>
        </w:tc>
      </w:tr>
      <w:tr w:rsidR="007E5FCD" w:rsidRPr="00076C89" w14:paraId="2906E363" w14:textId="77777777" w:rsidTr="00CC1B0B">
        <w:tc>
          <w:tcPr>
            <w:tcW w:w="752" w:type="dxa"/>
          </w:tcPr>
          <w:p w14:paraId="284F0E09" w14:textId="77777777" w:rsidR="007E5FCD" w:rsidRDefault="007E5FCD" w:rsidP="00CC1B0B">
            <w:pPr>
              <w:rPr>
                <w:rStyle w:val="CommentReference"/>
                <w:i/>
              </w:rPr>
            </w:pPr>
            <w:r>
              <w:rPr>
                <w:rStyle w:val="CommentReference"/>
                <w:rFonts w:hint="eastAsia"/>
              </w:rPr>
              <w:t>4</w:t>
            </w:r>
          </w:p>
        </w:tc>
        <w:tc>
          <w:tcPr>
            <w:tcW w:w="3121" w:type="dxa"/>
          </w:tcPr>
          <w:p w14:paraId="7BDA3E7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947" w:type="dxa"/>
          </w:tcPr>
          <w:p w14:paraId="7E9B5B34" w14:textId="77777777" w:rsidR="007E5FCD" w:rsidRDefault="007E5FCD" w:rsidP="00CC1B0B">
            <w:pPr>
              <w:rPr>
                <w:rStyle w:val="CommentReference"/>
                <w:i/>
              </w:rPr>
            </w:pPr>
            <w:r>
              <w:rPr>
                <w:rStyle w:val="CommentReference"/>
                <w:rFonts w:hint="eastAsia"/>
              </w:rPr>
              <w:t>获取单个帖子</w:t>
            </w:r>
          </w:p>
        </w:tc>
      </w:tr>
      <w:tr w:rsidR="007E5FCD" w:rsidRPr="00076C89" w14:paraId="28E0A640" w14:textId="77777777" w:rsidTr="00CC1B0B">
        <w:tc>
          <w:tcPr>
            <w:tcW w:w="752" w:type="dxa"/>
          </w:tcPr>
          <w:p w14:paraId="084E0C6F" w14:textId="77777777" w:rsidR="007E5FCD" w:rsidRDefault="007E5FCD" w:rsidP="00CC1B0B">
            <w:pPr>
              <w:rPr>
                <w:rStyle w:val="CommentReference"/>
                <w:i/>
              </w:rPr>
            </w:pPr>
            <w:r>
              <w:rPr>
                <w:rStyle w:val="CommentReference"/>
                <w:rFonts w:hint="eastAsia"/>
              </w:rPr>
              <w:t>5</w:t>
            </w:r>
          </w:p>
        </w:tc>
        <w:tc>
          <w:tcPr>
            <w:tcW w:w="3121" w:type="dxa"/>
          </w:tcPr>
          <w:p w14:paraId="353FAC08"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947" w:type="dxa"/>
          </w:tcPr>
          <w:p w14:paraId="66B7811A" w14:textId="77777777" w:rsidR="007E5FCD" w:rsidRDefault="007E5FCD" w:rsidP="00CC1B0B">
            <w:pPr>
              <w:rPr>
                <w:rStyle w:val="CommentReference"/>
                <w:i/>
              </w:rPr>
            </w:pPr>
            <w:r>
              <w:rPr>
                <w:rStyle w:val="CommentReference"/>
                <w:rFonts w:hint="eastAsia"/>
              </w:rPr>
              <w:t>帖子置顶</w:t>
            </w:r>
          </w:p>
        </w:tc>
      </w:tr>
      <w:tr w:rsidR="007E5FCD" w:rsidRPr="00076C89" w14:paraId="55C5295F" w14:textId="77777777" w:rsidTr="00CC1B0B">
        <w:tc>
          <w:tcPr>
            <w:tcW w:w="752" w:type="dxa"/>
          </w:tcPr>
          <w:p w14:paraId="4D56BCFE" w14:textId="77777777" w:rsidR="007E5FCD" w:rsidRDefault="007E5FCD" w:rsidP="00CC1B0B">
            <w:pPr>
              <w:rPr>
                <w:rStyle w:val="CommentReference"/>
                <w:i/>
              </w:rPr>
            </w:pPr>
            <w:r>
              <w:rPr>
                <w:rStyle w:val="CommentReference"/>
                <w:rFonts w:hint="eastAsia"/>
              </w:rPr>
              <w:t>6</w:t>
            </w:r>
          </w:p>
        </w:tc>
        <w:tc>
          <w:tcPr>
            <w:tcW w:w="3121" w:type="dxa"/>
          </w:tcPr>
          <w:p w14:paraId="139D2AA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getFullContent</w:t>
            </w:r>
          </w:p>
        </w:tc>
        <w:tc>
          <w:tcPr>
            <w:tcW w:w="4947" w:type="dxa"/>
          </w:tcPr>
          <w:p w14:paraId="0F79FBFF" w14:textId="77777777" w:rsidR="007E5FCD" w:rsidRDefault="007E5FCD" w:rsidP="00CC1B0B">
            <w:pPr>
              <w:rPr>
                <w:rStyle w:val="CommentReference"/>
                <w:i/>
              </w:rPr>
            </w:pPr>
            <w:r>
              <w:rPr>
                <w:rStyle w:val="CommentReference"/>
                <w:rFonts w:hint="eastAsia"/>
              </w:rPr>
              <w:t>获取帖子的全部内容</w:t>
            </w:r>
          </w:p>
        </w:tc>
      </w:tr>
      <w:tr w:rsidR="007E5FCD" w:rsidRPr="00076C89" w14:paraId="7BCF0984" w14:textId="77777777" w:rsidTr="00CC1B0B">
        <w:tc>
          <w:tcPr>
            <w:tcW w:w="752" w:type="dxa"/>
          </w:tcPr>
          <w:p w14:paraId="07D10326" w14:textId="77777777" w:rsidR="007E5FCD" w:rsidRDefault="007E5FCD" w:rsidP="00CC1B0B">
            <w:pPr>
              <w:rPr>
                <w:rStyle w:val="CommentReference"/>
                <w:i/>
              </w:rPr>
            </w:pPr>
            <w:r>
              <w:rPr>
                <w:rStyle w:val="CommentReference"/>
                <w:rFonts w:hint="eastAsia"/>
              </w:rPr>
              <w:t>7</w:t>
            </w:r>
          </w:p>
        </w:tc>
        <w:tc>
          <w:tcPr>
            <w:tcW w:w="3121" w:type="dxa"/>
          </w:tcPr>
          <w:p w14:paraId="78726FEA"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getUserFeeds</w:t>
            </w:r>
          </w:p>
        </w:tc>
        <w:tc>
          <w:tcPr>
            <w:tcW w:w="4947" w:type="dxa"/>
          </w:tcPr>
          <w:p w14:paraId="593C5D2A" w14:textId="77777777" w:rsidR="007E5FCD" w:rsidRDefault="007E5FCD" w:rsidP="00CC1B0B">
            <w:pPr>
              <w:rPr>
                <w:rStyle w:val="CommentReference"/>
                <w:i/>
              </w:rPr>
            </w:pPr>
            <w:r>
              <w:rPr>
                <w:rStyle w:val="CommentReference"/>
                <w:rFonts w:hint="eastAsia"/>
              </w:rPr>
              <w:t>获取用户的瀑布流</w:t>
            </w:r>
          </w:p>
        </w:tc>
      </w:tr>
      <w:tr w:rsidR="007E5FCD" w:rsidRPr="00076C89" w14:paraId="17A4A92A" w14:textId="77777777" w:rsidTr="00CC1B0B">
        <w:tc>
          <w:tcPr>
            <w:tcW w:w="752" w:type="dxa"/>
          </w:tcPr>
          <w:p w14:paraId="50AD176B" w14:textId="77777777" w:rsidR="007E5FCD" w:rsidRDefault="007E5FCD" w:rsidP="00CC1B0B">
            <w:pPr>
              <w:rPr>
                <w:rStyle w:val="CommentReference"/>
                <w:i/>
              </w:rPr>
            </w:pPr>
            <w:r>
              <w:rPr>
                <w:rStyle w:val="CommentReference"/>
                <w:rFonts w:hint="eastAsia"/>
              </w:rPr>
              <w:t>8</w:t>
            </w:r>
          </w:p>
        </w:tc>
        <w:tc>
          <w:tcPr>
            <w:tcW w:w="3121" w:type="dxa"/>
          </w:tcPr>
          <w:p w14:paraId="1B68577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getUserTopics</w:t>
            </w:r>
          </w:p>
        </w:tc>
        <w:tc>
          <w:tcPr>
            <w:tcW w:w="4947" w:type="dxa"/>
          </w:tcPr>
          <w:p w14:paraId="0CF1144E" w14:textId="77777777" w:rsidR="007E5FCD" w:rsidRDefault="007E5FCD" w:rsidP="00CC1B0B">
            <w:pPr>
              <w:rPr>
                <w:rStyle w:val="CommentReference"/>
                <w:i/>
              </w:rPr>
            </w:pPr>
            <w:r>
              <w:rPr>
                <w:rStyle w:val="CommentReference"/>
                <w:rFonts w:hint="eastAsia"/>
              </w:rPr>
              <w:t>获取用户的帖子</w:t>
            </w:r>
          </w:p>
        </w:tc>
      </w:tr>
      <w:tr w:rsidR="007E5FCD" w:rsidRPr="00076C89" w14:paraId="0695244E" w14:textId="77777777" w:rsidTr="00CC1B0B">
        <w:tc>
          <w:tcPr>
            <w:tcW w:w="752" w:type="dxa"/>
          </w:tcPr>
          <w:p w14:paraId="22FA65E9" w14:textId="77777777" w:rsidR="007E5FCD" w:rsidRDefault="007E5FCD" w:rsidP="00CC1B0B">
            <w:pPr>
              <w:rPr>
                <w:rStyle w:val="CommentReference"/>
                <w:i/>
              </w:rPr>
            </w:pPr>
            <w:r>
              <w:rPr>
                <w:rStyle w:val="CommentReference"/>
                <w:rFonts w:hint="eastAsia"/>
              </w:rPr>
              <w:lastRenderedPageBreak/>
              <w:t>9</w:t>
            </w:r>
          </w:p>
        </w:tc>
        <w:tc>
          <w:tcPr>
            <w:tcW w:w="3121" w:type="dxa"/>
          </w:tcPr>
          <w:p w14:paraId="7B24513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947" w:type="dxa"/>
          </w:tcPr>
          <w:p w14:paraId="3B4CA650" w14:textId="77777777" w:rsidR="007E5FCD" w:rsidRDefault="007E5FCD" w:rsidP="00CC1B0B">
            <w:pPr>
              <w:rPr>
                <w:rStyle w:val="CommentReference"/>
                <w:i/>
              </w:rPr>
            </w:pPr>
            <w:r>
              <w:rPr>
                <w:rStyle w:val="CommentReference"/>
                <w:rFonts w:hint="eastAsia"/>
              </w:rPr>
              <w:t>收藏帖子</w:t>
            </w:r>
          </w:p>
        </w:tc>
      </w:tr>
      <w:tr w:rsidR="007E5FCD" w:rsidRPr="00076C89" w14:paraId="0549A557" w14:textId="77777777" w:rsidTr="00CC1B0B">
        <w:tc>
          <w:tcPr>
            <w:tcW w:w="752" w:type="dxa"/>
          </w:tcPr>
          <w:p w14:paraId="229E84A0" w14:textId="77777777" w:rsidR="007E5FCD" w:rsidRDefault="007E5FCD" w:rsidP="00CC1B0B">
            <w:pPr>
              <w:rPr>
                <w:rStyle w:val="CommentReference"/>
                <w:i/>
              </w:rPr>
            </w:pPr>
            <w:r>
              <w:rPr>
                <w:rStyle w:val="CommentReference"/>
                <w:rFonts w:hint="eastAsia"/>
              </w:rPr>
              <w:t>10</w:t>
            </w:r>
          </w:p>
        </w:tc>
        <w:tc>
          <w:tcPr>
            <w:tcW w:w="3121" w:type="dxa"/>
          </w:tcPr>
          <w:p w14:paraId="3652C21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947" w:type="dxa"/>
          </w:tcPr>
          <w:p w14:paraId="1FEDEA7E" w14:textId="77777777" w:rsidR="007E5FCD" w:rsidRDefault="007E5FCD" w:rsidP="00CC1B0B">
            <w:pPr>
              <w:rPr>
                <w:rStyle w:val="CommentReference"/>
                <w:i/>
              </w:rPr>
            </w:pPr>
            <w:r>
              <w:rPr>
                <w:rStyle w:val="CommentReference"/>
                <w:rFonts w:hint="eastAsia"/>
              </w:rPr>
              <w:t>取消收藏</w:t>
            </w:r>
          </w:p>
        </w:tc>
      </w:tr>
      <w:tr w:rsidR="007E5FCD" w:rsidRPr="00076C89" w14:paraId="73649330" w14:textId="77777777" w:rsidTr="00CC1B0B">
        <w:tc>
          <w:tcPr>
            <w:tcW w:w="752" w:type="dxa"/>
          </w:tcPr>
          <w:p w14:paraId="7558AB9B" w14:textId="77777777" w:rsidR="007E5FCD" w:rsidRDefault="007E5FCD" w:rsidP="00CC1B0B">
            <w:pPr>
              <w:rPr>
                <w:rStyle w:val="CommentReference"/>
                <w:i/>
              </w:rPr>
            </w:pPr>
            <w:r>
              <w:rPr>
                <w:rStyle w:val="CommentReference"/>
                <w:rFonts w:hint="eastAsia"/>
              </w:rPr>
              <w:t>11</w:t>
            </w:r>
          </w:p>
        </w:tc>
        <w:tc>
          <w:tcPr>
            <w:tcW w:w="3121" w:type="dxa"/>
          </w:tcPr>
          <w:p w14:paraId="65BC519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947" w:type="dxa"/>
          </w:tcPr>
          <w:p w14:paraId="0492160D" w14:textId="77777777" w:rsidR="007E5FCD" w:rsidRDefault="007E5FCD" w:rsidP="00CC1B0B">
            <w:pPr>
              <w:rPr>
                <w:rStyle w:val="CommentReference"/>
                <w:i/>
              </w:rPr>
            </w:pPr>
            <w:r>
              <w:rPr>
                <w:rStyle w:val="CommentReference"/>
                <w:rFonts w:hint="eastAsia"/>
              </w:rPr>
              <w:t>获取收藏的帖子列表</w:t>
            </w:r>
          </w:p>
        </w:tc>
      </w:tr>
    </w:tbl>
    <w:p w14:paraId="746F878E" w14:textId="77777777" w:rsidR="007E5FCD" w:rsidRDefault="007E5FCD" w:rsidP="0045497D">
      <w:pPr>
        <w:pStyle w:val="Heading3"/>
      </w:pPr>
      <w:bookmarkStart w:id="46" w:name="_Toc418875616"/>
      <w:r>
        <w:rPr>
          <w:rFonts w:hint="eastAsia"/>
        </w:rPr>
        <w:t>RestMemberController</w:t>
      </w:r>
      <w:r>
        <w:rPr>
          <w:rFonts w:hint="eastAsia"/>
        </w:rPr>
        <w:t>类概述</w:t>
      </w:r>
      <w:bookmarkEnd w:id="46"/>
    </w:p>
    <w:p w14:paraId="75B03ACF" w14:textId="77777777" w:rsidR="007E5FCD" w:rsidRPr="007E5FCD" w:rsidRDefault="007E5FCD" w:rsidP="007E5FCD">
      <w:pPr>
        <w:pStyle w:val="a"/>
        <w:spacing w:line="400" w:lineRule="exact"/>
        <w:ind w:firstLine="480"/>
        <w:jc w:val="left"/>
        <w:rPr>
          <w:rFonts w:ascii="SimSun" w:hAnsi="SimSun"/>
          <w:sz w:val="24"/>
        </w:rPr>
      </w:pPr>
      <w:r w:rsidRPr="007E5FCD">
        <w:rPr>
          <w:rFonts w:ascii="SimSun" w:hAnsi="SimSun" w:hint="eastAsia"/>
          <w:sz w:val="24"/>
        </w:rPr>
        <w:t>给移动端访问提供的http接口。</w:t>
      </w:r>
    </w:p>
    <w:p w14:paraId="04CD0A85" w14:textId="77777777" w:rsidR="007E5FCD" w:rsidRPr="007E5FCD" w:rsidRDefault="007E5FCD" w:rsidP="007E5FCD">
      <w:pPr>
        <w:pStyle w:val="a"/>
        <w:spacing w:line="400" w:lineRule="exact"/>
        <w:ind w:firstLine="480"/>
        <w:jc w:val="left"/>
        <w:rPr>
          <w:rFonts w:ascii="SimSun" w:hAnsi="SimSun"/>
          <w:sz w:val="24"/>
        </w:rPr>
      </w:pPr>
      <w:bookmarkStart w:id="47" w:name="_Toc418875617"/>
      <w:r w:rsidRPr="007E5FCD">
        <w:rPr>
          <w:rFonts w:ascii="SimSun" w:hAnsi="SimSun" w:hint="eastAsia"/>
          <w:sz w:val="24"/>
        </w:rPr>
        <w:t>类功能定义</w:t>
      </w:r>
      <w:bookmarkEnd w:id="47"/>
    </w:p>
    <w:p w14:paraId="49193269" w14:textId="77777777" w:rsidR="007E5FCD" w:rsidRPr="00557EE7" w:rsidRDefault="007E5FCD" w:rsidP="007E5FCD">
      <w:r>
        <w:rPr>
          <w:rStyle w:val="CommentReference"/>
          <w:rFonts w:hint="eastAsia"/>
        </w:rPr>
        <w:tab/>
      </w:r>
      <w:r>
        <w:rPr>
          <w:rFonts w:hint="eastAsia"/>
        </w:rPr>
        <w:t>表</w:t>
      </w:r>
      <w:r>
        <w:rPr>
          <w:rFonts w:hint="eastAsia"/>
        </w:rPr>
        <w:t>5-6</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5D5826D2" w14:textId="77777777" w:rsidTr="00CC1B0B">
        <w:tc>
          <w:tcPr>
            <w:tcW w:w="752" w:type="dxa"/>
            <w:shd w:val="clear" w:color="auto" w:fill="CCCCCC"/>
          </w:tcPr>
          <w:p w14:paraId="66AFB26B" w14:textId="77777777" w:rsidR="007E5FCD" w:rsidRPr="00076C89" w:rsidRDefault="007E5FCD" w:rsidP="00CC1B0B">
            <w:pPr>
              <w:jc w:val="center"/>
              <w:rPr>
                <w:rStyle w:val="CommentReference"/>
                <w:b/>
                <w:i/>
              </w:rPr>
            </w:pPr>
            <w:r w:rsidRPr="00076C89">
              <w:rPr>
                <w:rStyle w:val="CommentReference"/>
                <w:rFonts w:hint="eastAsia"/>
              </w:rPr>
              <w:t>序号</w:t>
            </w:r>
          </w:p>
        </w:tc>
        <w:tc>
          <w:tcPr>
            <w:tcW w:w="3121" w:type="dxa"/>
            <w:shd w:val="clear" w:color="auto" w:fill="CCCCCC"/>
          </w:tcPr>
          <w:p w14:paraId="7D5CAFA0" w14:textId="77777777" w:rsidR="007E5FCD" w:rsidRPr="00076C89" w:rsidRDefault="007E5FCD" w:rsidP="00CC1B0B">
            <w:pPr>
              <w:jc w:val="center"/>
              <w:rPr>
                <w:rStyle w:val="CommentReference"/>
                <w:b/>
                <w:i/>
              </w:rPr>
            </w:pPr>
            <w:r w:rsidRPr="00076C89">
              <w:rPr>
                <w:rStyle w:val="CommentReference"/>
                <w:rFonts w:hint="eastAsia"/>
              </w:rPr>
              <w:t>功能点</w:t>
            </w:r>
          </w:p>
        </w:tc>
        <w:tc>
          <w:tcPr>
            <w:tcW w:w="4947" w:type="dxa"/>
            <w:shd w:val="clear" w:color="auto" w:fill="CCCCCC"/>
          </w:tcPr>
          <w:p w14:paraId="67CA7785" w14:textId="77777777" w:rsidR="007E5FCD" w:rsidRPr="00076C89" w:rsidRDefault="007E5FCD" w:rsidP="00CC1B0B">
            <w:pPr>
              <w:jc w:val="center"/>
              <w:rPr>
                <w:rStyle w:val="CommentReference"/>
                <w:b/>
                <w:i/>
              </w:rPr>
            </w:pPr>
            <w:r w:rsidRPr="00076C89">
              <w:rPr>
                <w:rStyle w:val="CommentReference"/>
                <w:rFonts w:hint="eastAsia"/>
              </w:rPr>
              <w:t>功能点详细内容</w:t>
            </w:r>
          </w:p>
        </w:tc>
      </w:tr>
      <w:tr w:rsidR="007E5FCD" w:rsidRPr="00076C89" w14:paraId="4A846DFF" w14:textId="77777777" w:rsidTr="00CC1B0B">
        <w:tc>
          <w:tcPr>
            <w:tcW w:w="752" w:type="dxa"/>
          </w:tcPr>
          <w:p w14:paraId="19D629A6" w14:textId="77777777" w:rsidR="007E5FCD" w:rsidRPr="00076C89" w:rsidRDefault="007E5FCD" w:rsidP="00CC1B0B">
            <w:pPr>
              <w:rPr>
                <w:rStyle w:val="CommentReference"/>
                <w:i/>
              </w:rPr>
            </w:pPr>
            <w:r w:rsidRPr="00076C89">
              <w:rPr>
                <w:rStyle w:val="CommentReference"/>
                <w:rFonts w:hint="eastAsia"/>
              </w:rPr>
              <w:t>1</w:t>
            </w:r>
          </w:p>
        </w:tc>
        <w:tc>
          <w:tcPr>
            <w:tcW w:w="3121" w:type="dxa"/>
          </w:tcPr>
          <w:p w14:paraId="4808733C" w14:textId="77777777" w:rsidR="007E5FCD" w:rsidRPr="00076C89" w:rsidRDefault="007E5FCD" w:rsidP="00CC1B0B">
            <w:pPr>
              <w:rPr>
                <w:rStyle w:val="CommentReference"/>
                <w:i/>
              </w:rPr>
            </w:pPr>
            <w:r>
              <w:rPr>
                <w:rFonts w:ascii="Monaco" w:hAnsi="Monaco" w:cs="Monaco"/>
                <w:color w:val="000000"/>
                <w:kern w:val="0"/>
                <w:sz w:val="22"/>
                <w:szCs w:val="22"/>
                <w:highlight w:val="lightGray"/>
              </w:rPr>
              <w:t>invite</w:t>
            </w:r>
          </w:p>
        </w:tc>
        <w:tc>
          <w:tcPr>
            <w:tcW w:w="4947" w:type="dxa"/>
          </w:tcPr>
          <w:p w14:paraId="0739ABE7" w14:textId="77777777" w:rsidR="007E5FCD" w:rsidRPr="00076C89" w:rsidRDefault="007E5FCD" w:rsidP="00CC1B0B">
            <w:pPr>
              <w:rPr>
                <w:rStyle w:val="CommentReference"/>
                <w:i/>
              </w:rPr>
            </w:pPr>
            <w:r>
              <w:rPr>
                <w:rStyle w:val="CommentReference"/>
                <w:rFonts w:hint="eastAsia"/>
              </w:rPr>
              <w:t>邀请用户加入圈子</w:t>
            </w:r>
          </w:p>
        </w:tc>
      </w:tr>
      <w:tr w:rsidR="007E5FCD" w:rsidRPr="00076C89" w14:paraId="22B1C859" w14:textId="77777777" w:rsidTr="00CC1B0B">
        <w:tc>
          <w:tcPr>
            <w:tcW w:w="752" w:type="dxa"/>
          </w:tcPr>
          <w:p w14:paraId="557CA880" w14:textId="77777777" w:rsidR="007E5FCD" w:rsidRPr="00076C89" w:rsidRDefault="007E5FCD" w:rsidP="00CC1B0B">
            <w:pPr>
              <w:rPr>
                <w:rStyle w:val="CommentReference"/>
                <w:i/>
              </w:rPr>
            </w:pPr>
            <w:r>
              <w:rPr>
                <w:rStyle w:val="CommentReference"/>
                <w:rFonts w:hint="eastAsia"/>
              </w:rPr>
              <w:t>2</w:t>
            </w:r>
          </w:p>
        </w:tc>
        <w:tc>
          <w:tcPr>
            <w:tcW w:w="3121" w:type="dxa"/>
          </w:tcPr>
          <w:p w14:paraId="2A5920A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14:paraId="38474F16" w14:textId="77777777" w:rsidR="007E5FCD" w:rsidRDefault="007E5FCD" w:rsidP="00CC1B0B">
            <w:pPr>
              <w:rPr>
                <w:rStyle w:val="CommentReference"/>
                <w:i/>
              </w:rPr>
            </w:pPr>
            <w:r>
              <w:rPr>
                <w:rStyle w:val="CommentReference"/>
                <w:rFonts w:hint="eastAsia"/>
              </w:rPr>
              <w:t>用户申请加入圈子</w:t>
            </w:r>
          </w:p>
        </w:tc>
      </w:tr>
      <w:tr w:rsidR="007E5FCD" w:rsidRPr="00076C89" w14:paraId="4CAAF26A" w14:textId="77777777" w:rsidTr="00CC1B0B">
        <w:tc>
          <w:tcPr>
            <w:tcW w:w="752" w:type="dxa"/>
          </w:tcPr>
          <w:p w14:paraId="195FD181" w14:textId="77777777" w:rsidR="007E5FCD" w:rsidRDefault="007E5FCD" w:rsidP="00CC1B0B">
            <w:pPr>
              <w:rPr>
                <w:rStyle w:val="CommentReference"/>
                <w:i/>
              </w:rPr>
            </w:pPr>
            <w:r>
              <w:rPr>
                <w:rStyle w:val="CommentReference"/>
                <w:rFonts w:hint="eastAsia"/>
              </w:rPr>
              <w:t>3</w:t>
            </w:r>
          </w:p>
        </w:tc>
        <w:tc>
          <w:tcPr>
            <w:tcW w:w="3121" w:type="dxa"/>
          </w:tcPr>
          <w:p w14:paraId="0BF50D2B"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14:paraId="5306F327" w14:textId="77777777" w:rsidR="007E5FCD" w:rsidRDefault="007E5FCD" w:rsidP="00CC1B0B">
            <w:pPr>
              <w:rPr>
                <w:rStyle w:val="CommentReference"/>
                <w:i/>
              </w:rPr>
            </w:pPr>
            <w:r>
              <w:rPr>
                <w:rStyle w:val="CommentReference"/>
                <w:rFonts w:hint="eastAsia"/>
              </w:rPr>
              <w:t>同意邀请</w:t>
            </w:r>
          </w:p>
        </w:tc>
      </w:tr>
      <w:tr w:rsidR="007E5FCD" w:rsidRPr="00076C89" w14:paraId="0C0F5EDD" w14:textId="77777777" w:rsidTr="00CC1B0B">
        <w:tc>
          <w:tcPr>
            <w:tcW w:w="752" w:type="dxa"/>
          </w:tcPr>
          <w:p w14:paraId="55229EC7" w14:textId="77777777" w:rsidR="007E5FCD" w:rsidRDefault="007E5FCD" w:rsidP="00CC1B0B">
            <w:pPr>
              <w:rPr>
                <w:rStyle w:val="CommentReference"/>
                <w:i/>
              </w:rPr>
            </w:pPr>
            <w:r>
              <w:rPr>
                <w:rStyle w:val="CommentReference"/>
                <w:rFonts w:hint="eastAsia"/>
              </w:rPr>
              <w:t>4</w:t>
            </w:r>
          </w:p>
        </w:tc>
        <w:tc>
          <w:tcPr>
            <w:tcW w:w="3121" w:type="dxa"/>
          </w:tcPr>
          <w:p w14:paraId="2C32231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acceptAcpply</w:t>
            </w:r>
          </w:p>
        </w:tc>
        <w:tc>
          <w:tcPr>
            <w:tcW w:w="4947" w:type="dxa"/>
          </w:tcPr>
          <w:p w14:paraId="1A7816CC" w14:textId="77777777" w:rsidR="007E5FCD" w:rsidRDefault="007E5FCD" w:rsidP="00CC1B0B">
            <w:pPr>
              <w:rPr>
                <w:rStyle w:val="CommentReference"/>
                <w:i/>
              </w:rPr>
            </w:pPr>
            <w:r>
              <w:rPr>
                <w:rStyle w:val="CommentReference"/>
                <w:rFonts w:hint="eastAsia"/>
              </w:rPr>
              <w:t>接受申请</w:t>
            </w:r>
          </w:p>
        </w:tc>
      </w:tr>
      <w:tr w:rsidR="007E5FCD" w:rsidRPr="00076C89" w14:paraId="576E1079" w14:textId="77777777" w:rsidTr="00CC1B0B">
        <w:tc>
          <w:tcPr>
            <w:tcW w:w="752" w:type="dxa"/>
          </w:tcPr>
          <w:p w14:paraId="44B6F417" w14:textId="77777777" w:rsidR="007E5FCD" w:rsidRDefault="007E5FCD" w:rsidP="00CC1B0B">
            <w:pPr>
              <w:rPr>
                <w:rStyle w:val="CommentReference"/>
                <w:i/>
              </w:rPr>
            </w:pPr>
            <w:r>
              <w:rPr>
                <w:rStyle w:val="CommentReference"/>
                <w:rFonts w:hint="eastAsia"/>
              </w:rPr>
              <w:t>5</w:t>
            </w:r>
          </w:p>
        </w:tc>
        <w:tc>
          <w:tcPr>
            <w:tcW w:w="3121" w:type="dxa"/>
          </w:tcPr>
          <w:p w14:paraId="39BEEBD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14:paraId="6C6AC756" w14:textId="77777777" w:rsidR="007E5FCD" w:rsidRDefault="007E5FCD" w:rsidP="00CC1B0B">
            <w:pPr>
              <w:rPr>
                <w:rStyle w:val="CommentReference"/>
                <w:i/>
              </w:rPr>
            </w:pPr>
            <w:r>
              <w:rPr>
                <w:rStyle w:val="CommentReference"/>
                <w:rFonts w:hint="eastAsia"/>
              </w:rPr>
              <w:t>拒绝邀请</w:t>
            </w:r>
          </w:p>
        </w:tc>
      </w:tr>
      <w:tr w:rsidR="007E5FCD" w:rsidRPr="00076C89" w14:paraId="3533E460" w14:textId="77777777" w:rsidTr="00CC1B0B">
        <w:tc>
          <w:tcPr>
            <w:tcW w:w="752" w:type="dxa"/>
          </w:tcPr>
          <w:p w14:paraId="347AD0E4" w14:textId="77777777" w:rsidR="007E5FCD" w:rsidRDefault="007E5FCD" w:rsidP="00CC1B0B">
            <w:pPr>
              <w:rPr>
                <w:rStyle w:val="CommentReference"/>
                <w:i/>
              </w:rPr>
            </w:pPr>
            <w:r>
              <w:rPr>
                <w:rStyle w:val="CommentReference"/>
                <w:rFonts w:hint="eastAsia"/>
              </w:rPr>
              <w:t>6</w:t>
            </w:r>
          </w:p>
        </w:tc>
        <w:tc>
          <w:tcPr>
            <w:tcW w:w="3121" w:type="dxa"/>
          </w:tcPr>
          <w:p w14:paraId="66AC99F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refuseAcpply</w:t>
            </w:r>
          </w:p>
        </w:tc>
        <w:tc>
          <w:tcPr>
            <w:tcW w:w="4947" w:type="dxa"/>
          </w:tcPr>
          <w:p w14:paraId="069C4C9D" w14:textId="77777777" w:rsidR="007E5FCD" w:rsidRDefault="007E5FCD" w:rsidP="00CC1B0B">
            <w:pPr>
              <w:rPr>
                <w:rStyle w:val="CommentReference"/>
                <w:i/>
              </w:rPr>
            </w:pPr>
            <w:r>
              <w:rPr>
                <w:rStyle w:val="CommentReference"/>
                <w:rFonts w:hint="eastAsia"/>
              </w:rPr>
              <w:t>拒绝申请</w:t>
            </w:r>
          </w:p>
        </w:tc>
      </w:tr>
      <w:tr w:rsidR="007E5FCD" w:rsidRPr="00076C89" w14:paraId="0F10C7EA" w14:textId="77777777" w:rsidTr="00CC1B0B">
        <w:tc>
          <w:tcPr>
            <w:tcW w:w="752" w:type="dxa"/>
          </w:tcPr>
          <w:p w14:paraId="22CCF957" w14:textId="77777777" w:rsidR="007E5FCD" w:rsidRDefault="007E5FCD" w:rsidP="00CC1B0B">
            <w:pPr>
              <w:rPr>
                <w:rStyle w:val="CommentReference"/>
                <w:i/>
              </w:rPr>
            </w:pPr>
            <w:r>
              <w:rPr>
                <w:rStyle w:val="CommentReference"/>
                <w:rFonts w:hint="eastAsia"/>
              </w:rPr>
              <w:t>7</w:t>
            </w:r>
          </w:p>
        </w:tc>
        <w:tc>
          <w:tcPr>
            <w:tcW w:w="3121" w:type="dxa"/>
          </w:tcPr>
          <w:p w14:paraId="2C86368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14:paraId="33E5B9AC" w14:textId="77777777" w:rsidR="007E5FCD" w:rsidRDefault="007E5FCD" w:rsidP="00CC1B0B">
            <w:pPr>
              <w:rPr>
                <w:rStyle w:val="CommentReference"/>
                <w:i/>
              </w:rPr>
            </w:pPr>
            <w:r>
              <w:rPr>
                <w:rStyle w:val="CommentReference"/>
                <w:rFonts w:hint="eastAsia"/>
              </w:rPr>
              <w:t>取消邀请</w:t>
            </w:r>
          </w:p>
        </w:tc>
      </w:tr>
      <w:tr w:rsidR="007E5FCD" w:rsidRPr="00076C89" w14:paraId="2C504569" w14:textId="77777777" w:rsidTr="00CC1B0B">
        <w:tc>
          <w:tcPr>
            <w:tcW w:w="752" w:type="dxa"/>
          </w:tcPr>
          <w:p w14:paraId="11D219FA" w14:textId="77777777" w:rsidR="007E5FCD" w:rsidRDefault="007E5FCD" w:rsidP="00CC1B0B">
            <w:pPr>
              <w:rPr>
                <w:rStyle w:val="CommentReference"/>
                <w:i/>
              </w:rPr>
            </w:pPr>
            <w:r>
              <w:rPr>
                <w:rStyle w:val="CommentReference"/>
                <w:rFonts w:hint="eastAsia"/>
              </w:rPr>
              <w:t>8</w:t>
            </w:r>
          </w:p>
        </w:tc>
        <w:tc>
          <w:tcPr>
            <w:tcW w:w="3121" w:type="dxa"/>
          </w:tcPr>
          <w:p w14:paraId="443B479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14:paraId="313729ED" w14:textId="77777777" w:rsidR="007E5FCD" w:rsidRDefault="007E5FCD" w:rsidP="00CC1B0B">
            <w:pPr>
              <w:rPr>
                <w:rStyle w:val="CommentReference"/>
                <w:i/>
              </w:rPr>
            </w:pPr>
            <w:r>
              <w:rPr>
                <w:rStyle w:val="CommentReference"/>
                <w:rFonts w:hint="eastAsia"/>
              </w:rPr>
              <w:t>获取邀请记录</w:t>
            </w:r>
          </w:p>
        </w:tc>
      </w:tr>
      <w:tr w:rsidR="007E5FCD" w:rsidRPr="00076C89" w14:paraId="498547D0" w14:textId="77777777" w:rsidTr="00CC1B0B">
        <w:tc>
          <w:tcPr>
            <w:tcW w:w="752" w:type="dxa"/>
          </w:tcPr>
          <w:p w14:paraId="1E839E98" w14:textId="77777777" w:rsidR="007E5FCD" w:rsidRDefault="007E5FCD" w:rsidP="00CC1B0B">
            <w:pPr>
              <w:rPr>
                <w:rStyle w:val="CommentReference"/>
                <w:i/>
              </w:rPr>
            </w:pPr>
            <w:r>
              <w:rPr>
                <w:rStyle w:val="CommentReference"/>
                <w:rFonts w:hint="eastAsia"/>
              </w:rPr>
              <w:t>9</w:t>
            </w:r>
          </w:p>
        </w:tc>
        <w:tc>
          <w:tcPr>
            <w:tcW w:w="3121" w:type="dxa"/>
          </w:tcPr>
          <w:p w14:paraId="3A67F1B4"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14:paraId="40B060FB" w14:textId="77777777" w:rsidR="007E5FCD" w:rsidRDefault="007E5FCD" w:rsidP="00CC1B0B">
            <w:pPr>
              <w:rPr>
                <w:rStyle w:val="CommentReference"/>
                <w:i/>
              </w:rPr>
            </w:pPr>
            <w:r>
              <w:rPr>
                <w:rStyle w:val="CommentReference"/>
                <w:rFonts w:hint="eastAsia"/>
              </w:rPr>
              <w:t>获取申请记录</w:t>
            </w:r>
          </w:p>
        </w:tc>
      </w:tr>
      <w:tr w:rsidR="007E5FCD" w:rsidRPr="00076C89" w14:paraId="7E68FCB0" w14:textId="77777777" w:rsidTr="00CC1B0B">
        <w:tc>
          <w:tcPr>
            <w:tcW w:w="752" w:type="dxa"/>
          </w:tcPr>
          <w:p w14:paraId="1920CD1B" w14:textId="77777777" w:rsidR="007E5FCD" w:rsidRDefault="007E5FCD" w:rsidP="00CC1B0B">
            <w:pPr>
              <w:rPr>
                <w:rStyle w:val="CommentReference"/>
                <w:i/>
              </w:rPr>
            </w:pPr>
            <w:r>
              <w:rPr>
                <w:rStyle w:val="CommentReference"/>
                <w:rFonts w:hint="eastAsia"/>
              </w:rPr>
              <w:t>10</w:t>
            </w:r>
          </w:p>
        </w:tc>
        <w:tc>
          <w:tcPr>
            <w:tcW w:w="3121" w:type="dxa"/>
          </w:tcPr>
          <w:p w14:paraId="1A6956C8"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14:paraId="5633058E" w14:textId="77777777" w:rsidR="007E5FCD" w:rsidRDefault="007E5FCD" w:rsidP="00CC1B0B">
            <w:pPr>
              <w:rPr>
                <w:rStyle w:val="CommentReference"/>
                <w:i/>
              </w:rPr>
            </w:pPr>
            <w:r>
              <w:rPr>
                <w:rStyle w:val="CommentReference"/>
                <w:rFonts w:hint="eastAsia"/>
              </w:rPr>
              <w:t>获取某圈子的申请记录</w:t>
            </w:r>
          </w:p>
        </w:tc>
      </w:tr>
      <w:tr w:rsidR="007E5FCD" w:rsidRPr="00076C89" w14:paraId="4405C021" w14:textId="77777777" w:rsidTr="00CC1B0B">
        <w:tc>
          <w:tcPr>
            <w:tcW w:w="752" w:type="dxa"/>
          </w:tcPr>
          <w:p w14:paraId="1CB2DF8E" w14:textId="77777777" w:rsidR="007E5FCD" w:rsidRDefault="007E5FCD" w:rsidP="00CC1B0B">
            <w:pPr>
              <w:rPr>
                <w:rStyle w:val="CommentReference"/>
                <w:i/>
              </w:rPr>
            </w:pPr>
            <w:r>
              <w:rPr>
                <w:rStyle w:val="CommentReference"/>
                <w:rFonts w:hint="eastAsia"/>
              </w:rPr>
              <w:t>11</w:t>
            </w:r>
          </w:p>
        </w:tc>
        <w:tc>
          <w:tcPr>
            <w:tcW w:w="3121" w:type="dxa"/>
          </w:tcPr>
          <w:p w14:paraId="1537088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14:paraId="7B4FEB60" w14:textId="77777777" w:rsidR="007E5FCD" w:rsidRDefault="007E5FCD" w:rsidP="00CC1B0B">
            <w:pPr>
              <w:rPr>
                <w:rStyle w:val="CommentReference"/>
                <w:i/>
              </w:rPr>
            </w:pPr>
            <w:r>
              <w:rPr>
                <w:rStyle w:val="CommentReference"/>
                <w:rFonts w:hint="eastAsia"/>
              </w:rPr>
              <w:t>获取某用户的申请记录</w:t>
            </w:r>
          </w:p>
        </w:tc>
      </w:tr>
      <w:tr w:rsidR="007E5FCD" w:rsidRPr="00076C89" w14:paraId="7D943DB5" w14:textId="77777777" w:rsidTr="00CC1B0B">
        <w:tc>
          <w:tcPr>
            <w:tcW w:w="752" w:type="dxa"/>
          </w:tcPr>
          <w:p w14:paraId="2BA88E60" w14:textId="77777777" w:rsidR="007E5FCD" w:rsidRDefault="007E5FCD" w:rsidP="00CC1B0B">
            <w:pPr>
              <w:rPr>
                <w:rStyle w:val="CommentReference"/>
                <w:i/>
              </w:rPr>
            </w:pPr>
            <w:r>
              <w:rPr>
                <w:rStyle w:val="CommentReference"/>
                <w:rFonts w:hint="eastAsia"/>
              </w:rPr>
              <w:t>12</w:t>
            </w:r>
          </w:p>
        </w:tc>
        <w:tc>
          <w:tcPr>
            <w:tcW w:w="3121" w:type="dxa"/>
          </w:tcPr>
          <w:p w14:paraId="7C6AD14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getTeamInviteRecords</w:t>
            </w:r>
          </w:p>
        </w:tc>
        <w:tc>
          <w:tcPr>
            <w:tcW w:w="4947" w:type="dxa"/>
          </w:tcPr>
          <w:p w14:paraId="28EBEA9C" w14:textId="77777777" w:rsidR="007E5FCD" w:rsidRDefault="007E5FCD" w:rsidP="00CC1B0B">
            <w:pPr>
              <w:rPr>
                <w:rStyle w:val="CommentReference"/>
                <w:i/>
              </w:rPr>
            </w:pPr>
            <w:r>
              <w:rPr>
                <w:rStyle w:val="CommentReference"/>
                <w:rFonts w:hint="eastAsia"/>
              </w:rPr>
              <w:t>获取某圈子的邀请记录</w:t>
            </w:r>
          </w:p>
        </w:tc>
      </w:tr>
      <w:tr w:rsidR="007E5FCD" w:rsidRPr="00076C89" w14:paraId="2B2CB47C" w14:textId="77777777" w:rsidTr="00CC1B0B">
        <w:tc>
          <w:tcPr>
            <w:tcW w:w="752" w:type="dxa"/>
          </w:tcPr>
          <w:p w14:paraId="3B103D31" w14:textId="77777777" w:rsidR="007E5FCD" w:rsidRDefault="007E5FCD" w:rsidP="00CC1B0B">
            <w:pPr>
              <w:rPr>
                <w:rStyle w:val="CommentReference"/>
                <w:i/>
              </w:rPr>
            </w:pPr>
            <w:r>
              <w:rPr>
                <w:rStyle w:val="CommentReference"/>
                <w:rFonts w:hint="eastAsia"/>
              </w:rPr>
              <w:t>13</w:t>
            </w:r>
          </w:p>
        </w:tc>
        <w:tc>
          <w:tcPr>
            <w:tcW w:w="3121" w:type="dxa"/>
          </w:tcPr>
          <w:p w14:paraId="7908652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getUserInviteRecords</w:t>
            </w:r>
          </w:p>
        </w:tc>
        <w:tc>
          <w:tcPr>
            <w:tcW w:w="4947" w:type="dxa"/>
          </w:tcPr>
          <w:p w14:paraId="521C8525" w14:textId="77777777" w:rsidR="007E5FCD" w:rsidRDefault="007E5FCD" w:rsidP="00CC1B0B">
            <w:pPr>
              <w:rPr>
                <w:rStyle w:val="CommentReference"/>
                <w:i/>
              </w:rPr>
            </w:pPr>
            <w:r>
              <w:rPr>
                <w:rStyle w:val="CommentReference"/>
                <w:rFonts w:hint="eastAsia"/>
              </w:rPr>
              <w:t>获取某用户的邀请记录</w:t>
            </w:r>
          </w:p>
        </w:tc>
      </w:tr>
      <w:tr w:rsidR="007E5FCD" w:rsidRPr="00076C89" w14:paraId="6B1AC67E" w14:textId="77777777" w:rsidTr="00CC1B0B">
        <w:tc>
          <w:tcPr>
            <w:tcW w:w="752" w:type="dxa"/>
          </w:tcPr>
          <w:p w14:paraId="6D14BCEE" w14:textId="77777777" w:rsidR="007E5FCD" w:rsidRDefault="007E5FCD" w:rsidP="00CC1B0B">
            <w:pPr>
              <w:rPr>
                <w:rStyle w:val="CommentReference"/>
                <w:i/>
              </w:rPr>
            </w:pPr>
            <w:r>
              <w:rPr>
                <w:rStyle w:val="CommentReference"/>
                <w:rFonts w:hint="eastAsia"/>
              </w:rPr>
              <w:t>14</w:t>
            </w:r>
          </w:p>
        </w:tc>
        <w:tc>
          <w:tcPr>
            <w:tcW w:w="3121" w:type="dxa"/>
          </w:tcPr>
          <w:p w14:paraId="4FA0E60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getPendingApplies</w:t>
            </w:r>
          </w:p>
        </w:tc>
        <w:tc>
          <w:tcPr>
            <w:tcW w:w="4947" w:type="dxa"/>
          </w:tcPr>
          <w:p w14:paraId="6AA58636" w14:textId="77777777" w:rsidR="007E5FCD" w:rsidRDefault="007E5FCD" w:rsidP="00CC1B0B">
            <w:pPr>
              <w:rPr>
                <w:rStyle w:val="CommentReference"/>
                <w:i/>
              </w:rPr>
            </w:pPr>
            <w:r>
              <w:rPr>
                <w:rStyle w:val="CommentReference"/>
                <w:rFonts w:hint="eastAsia"/>
              </w:rPr>
              <w:t>获取待定的申请</w:t>
            </w:r>
          </w:p>
        </w:tc>
      </w:tr>
      <w:tr w:rsidR="007E5FCD" w:rsidRPr="00076C89" w14:paraId="53F82939" w14:textId="77777777" w:rsidTr="00CC1B0B">
        <w:tc>
          <w:tcPr>
            <w:tcW w:w="752" w:type="dxa"/>
          </w:tcPr>
          <w:p w14:paraId="7D3DB9CB" w14:textId="77777777" w:rsidR="007E5FCD" w:rsidRDefault="007E5FCD" w:rsidP="00CC1B0B">
            <w:pPr>
              <w:rPr>
                <w:rStyle w:val="CommentReference"/>
                <w:i/>
              </w:rPr>
            </w:pPr>
            <w:r>
              <w:rPr>
                <w:rStyle w:val="CommentReference"/>
                <w:rFonts w:hint="eastAsia"/>
              </w:rPr>
              <w:t>15</w:t>
            </w:r>
          </w:p>
        </w:tc>
        <w:tc>
          <w:tcPr>
            <w:tcW w:w="3121" w:type="dxa"/>
          </w:tcPr>
          <w:p w14:paraId="440DA1D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14:paraId="5A06DA79" w14:textId="77777777" w:rsidR="007E5FCD" w:rsidRDefault="007E5FCD" w:rsidP="00CC1B0B">
            <w:pPr>
              <w:rPr>
                <w:rStyle w:val="CommentReference"/>
                <w:i/>
              </w:rPr>
            </w:pPr>
            <w:r>
              <w:rPr>
                <w:rStyle w:val="CommentReference"/>
                <w:rFonts w:hint="eastAsia"/>
              </w:rPr>
              <w:t>批量邀请成员</w:t>
            </w:r>
          </w:p>
        </w:tc>
      </w:tr>
      <w:tr w:rsidR="007E5FCD" w:rsidRPr="00076C89" w14:paraId="338B74BD" w14:textId="77777777" w:rsidTr="00CC1B0B">
        <w:tc>
          <w:tcPr>
            <w:tcW w:w="752" w:type="dxa"/>
          </w:tcPr>
          <w:p w14:paraId="725264AB" w14:textId="77777777" w:rsidR="007E5FCD" w:rsidRDefault="007E5FCD" w:rsidP="00CC1B0B">
            <w:pPr>
              <w:rPr>
                <w:rStyle w:val="CommentReference"/>
                <w:i/>
              </w:rPr>
            </w:pPr>
            <w:r>
              <w:rPr>
                <w:rStyle w:val="CommentReference"/>
                <w:rFonts w:hint="eastAsia"/>
              </w:rPr>
              <w:t>16</w:t>
            </w:r>
          </w:p>
        </w:tc>
        <w:tc>
          <w:tcPr>
            <w:tcW w:w="3121" w:type="dxa"/>
          </w:tcPr>
          <w:p w14:paraId="5DECE2B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inviteBatchByAccAndId</w:t>
            </w:r>
          </w:p>
        </w:tc>
        <w:tc>
          <w:tcPr>
            <w:tcW w:w="4947" w:type="dxa"/>
          </w:tcPr>
          <w:p w14:paraId="63C26437" w14:textId="77777777" w:rsidR="007E5FCD" w:rsidRDefault="007E5FCD" w:rsidP="00CC1B0B">
            <w:pPr>
              <w:rPr>
                <w:rStyle w:val="CommentReference"/>
                <w:i/>
              </w:rPr>
            </w:pPr>
            <w:r>
              <w:rPr>
                <w:rStyle w:val="CommentReference"/>
                <w:rFonts w:hint="eastAsia"/>
              </w:rPr>
              <w:t>通过账号或</w:t>
            </w:r>
            <w:r>
              <w:rPr>
                <w:rStyle w:val="CommentReference"/>
                <w:rFonts w:hint="eastAsia"/>
              </w:rPr>
              <w:t>userId</w:t>
            </w:r>
            <w:r>
              <w:rPr>
                <w:rStyle w:val="CommentReference"/>
                <w:rFonts w:hint="eastAsia"/>
              </w:rPr>
              <w:t>批量邀请成员</w:t>
            </w:r>
          </w:p>
        </w:tc>
      </w:tr>
    </w:tbl>
    <w:p w14:paraId="080A3993" w14:textId="77777777" w:rsidR="007E5FCD" w:rsidRDefault="007E5FCD" w:rsidP="0045497D">
      <w:pPr>
        <w:pStyle w:val="Heading3"/>
      </w:pPr>
      <w:bookmarkStart w:id="48" w:name="_Toc418875618"/>
      <w:r>
        <w:rPr>
          <w:rFonts w:hint="eastAsia"/>
        </w:rPr>
        <w:t>WebMemberController</w:t>
      </w:r>
      <w:r>
        <w:rPr>
          <w:rFonts w:hint="eastAsia"/>
        </w:rPr>
        <w:t>类概述</w:t>
      </w:r>
      <w:bookmarkEnd w:id="48"/>
    </w:p>
    <w:p w14:paraId="0B4F77C0" w14:textId="77777777" w:rsidR="007E5FCD" w:rsidRPr="007E5FCD" w:rsidRDefault="007E5FCD" w:rsidP="007E5FCD">
      <w:pPr>
        <w:pStyle w:val="a"/>
        <w:spacing w:line="400" w:lineRule="exact"/>
        <w:ind w:firstLine="480"/>
        <w:jc w:val="left"/>
        <w:rPr>
          <w:rFonts w:ascii="SimSun" w:hAnsi="SimSun"/>
          <w:sz w:val="24"/>
        </w:rPr>
      </w:pPr>
      <w:r w:rsidRPr="007E5FCD">
        <w:rPr>
          <w:rFonts w:ascii="SimSun" w:hAnsi="SimSun" w:hint="eastAsia"/>
          <w:sz w:val="24"/>
        </w:rPr>
        <w:t>给pc浏览器访问提供的http接口。</w:t>
      </w:r>
    </w:p>
    <w:p w14:paraId="02B1AED6" w14:textId="77777777" w:rsidR="007E5FCD" w:rsidRPr="007E5FCD" w:rsidRDefault="007E5FCD" w:rsidP="007E5FCD">
      <w:pPr>
        <w:pStyle w:val="a"/>
        <w:spacing w:line="400" w:lineRule="exact"/>
        <w:ind w:firstLine="480"/>
        <w:jc w:val="left"/>
        <w:rPr>
          <w:rFonts w:ascii="SimSun" w:hAnsi="SimSun"/>
          <w:sz w:val="24"/>
        </w:rPr>
      </w:pPr>
      <w:bookmarkStart w:id="49" w:name="_Toc418875619"/>
      <w:r w:rsidRPr="007E5FCD">
        <w:rPr>
          <w:rFonts w:ascii="SimSun" w:hAnsi="SimSun" w:hint="eastAsia"/>
          <w:sz w:val="24"/>
        </w:rPr>
        <w:t>类功能定义</w:t>
      </w:r>
      <w:bookmarkEnd w:id="49"/>
    </w:p>
    <w:p w14:paraId="758CF00D" w14:textId="77777777" w:rsidR="007E5FCD" w:rsidRPr="00557EE7" w:rsidRDefault="007E5FCD" w:rsidP="007E5FCD">
      <w:r>
        <w:rPr>
          <w:rStyle w:val="CommentReference"/>
          <w:rFonts w:hint="eastAsia"/>
        </w:rPr>
        <w:tab/>
      </w:r>
      <w:r>
        <w:rPr>
          <w:rFonts w:hint="eastAsia"/>
        </w:rPr>
        <w:t>表</w:t>
      </w:r>
      <w:r>
        <w:rPr>
          <w:rFonts w:hint="eastAsia"/>
        </w:rPr>
        <w:t>5-7</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775491DE" w14:textId="77777777" w:rsidTr="00CC1B0B">
        <w:tc>
          <w:tcPr>
            <w:tcW w:w="752" w:type="dxa"/>
            <w:shd w:val="clear" w:color="auto" w:fill="CCCCCC"/>
          </w:tcPr>
          <w:p w14:paraId="3AE2184A" w14:textId="77777777" w:rsidR="007E5FCD" w:rsidRPr="00076C89" w:rsidRDefault="007E5FCD" w:rsidP="00CC1B0B">
            <w:pPr>
              <w:jc w:val="center"/>
              <w:rPr>
                <w:rStyle w:val="CommentReference"/>
                <w:b/>
                <w:i/>
              </w:rPr>
            </w:pPr>
            <w:r w:rsidRPr="00076C89">
              <w:rPr>
                <w:rStyle w:val="CommentReference"/>
                <w:rFonts w:hint="eastAsia"/>
              </w:rPr>
              <w:t>序号</w:t>
            </w:r>
          </w:p>
        </w:tc>
        <w:tc>
          <w:tcPr>
            <w:tcW w:w="3121" w:type="dxa"/>
            <w:shd w:val="clear" w:color="auto" w:fill="CCCCCC"/>
          </w:tcPr>
          <w:p w14:paraId="0ECA9924" w14:textId="77777777" w:rsidR="007E5FCD" w:rsidRPr="00076C89" w:rsidRDefault="007E5FCD" w:rsidP="00CC1B0B">
            <w:pPr>
              <w:jc w:val="center"/>
              <w:rPr>
                <w:rStyle w:val="CommentReference"/>
                <w:b/>
                <w:i/>
              </w:rPr>
            </w:pPr>
            <w:r w:rsidRPr="00076C89">
              <w:rPr>
                <w:rStyle w:val="CommentReference"/>
                <w:rFonts w:hint="eastAsia"/>
              </w:rPr>
              <w:t>功能点</w:t>
            </w:r>
          </w:p>
        </w:tc>
        <w:tc>
          <w:tcPr>
            <w:tcW w:w="4947" w:type="dxa"/>
            <w:shd w:val="clear" w:color="auto" w:fill="CCCCCC"/>
          </w:tcPr>
          <w:p w14:paraId="0D61ADC8" w14:textId="77777777" w:rsidR="007E5FCD" w:rsidRPr="00076C89" w:rsidRDefault="007E5FCD" w:rsidP="00CC1B0B">
            <w:pPr>
              <w:jc w:val="center"/>
              <w:rPr>
                <w:rStyle w:val="CommentReference"/>
                <w:b/>
                <w:i/>
              </w:rPr>
            </w:pPr>
            <w:r w:rsidRPr="00076C89">
              <w:rPr>
                <w:rStyle w:val="CommentReference"/>
                <w:rFonts w:hint="eastAsia"/>
              </w:rPr>
              <w:t>功能点详细内容</w:t>
            </w:r>
          </w:p>
        </w:tc>
      </w:tr>
      <w:tr w:rsidR="007E5FCD" w:rsidRPr="00076C89" w14:paraId="59F4C930" w14:textId="77777777" w:rsidTr="00CC1B0B">
        <w:tc>
          <w:tcPr>
            <w:tcW w:w="752" w:type="dxa"/>
          </w:tcPr>
          <w:p w14:paraId="026CE50B" w14:textId="77777777" w:rsidR="007E5FCD" w:rsidRPr="00076C89" w:rsidRDefault="007E5FCD" w:rsidP="00CC1B0B">
            <w:pPr>
              <w:rPr>
                <w:rStyle w:val="CommentReference"/>
                <w:i/>
              </w:rPr>
            </w:pPr>
            <w:r w:rsidRPr="00076C89">
              <w:rPr>
                <w:rStyle w:val="CommentReference"/>
                <w:rFonts w:hint="eastAsia"/>
              </w:rPr>
              <w:t>1</w:t>
            </w:r>
          </w:p>
        </w:tc>
        <w:tc>
          <w:tcPr>
            <w:tcW w:w="3121" w:type="dxa"/>
          </w:tcPr>
          <w:p w14:paraId="269B7FFC" w14:textId="77777777" w:rsidR="007E5FCD" w:rsidRPr="00076C89" w:rsidRDefault="007E5FCD" w:rsidP="00CC1B0B">
            <w:pPr>
              <w:rPr>
                <w:rStyle w:val="CommentReference"/>
                <w:i/>
              </w:rPr>
            </w:pPr>
            <w:r>
              <w:rPr>
                <w:rFonts w:ascii="Monaco" w:hAnsi="Monaco" w:cs="Monaco"/>
                <w:color w:val="000000"/>
                <w:kern w:val="0"/>
                <w:sz w:val="22"/>
                <w:szCs w:val="22"/>
                <w:highlight w:val="lightGray"/>
              </w:rPr>
              <w:t>invite</w:t>
            </w:r>
          </w:p>
        </w:tc>
        <w:tc>
          <w:tcPr>
            <w:tcW w:w="4947" w:type="dxa"/>
          </w:tcPr>
          <w:p w14:paraId="3689A7BD" w14:textId="77777777" w:rsidR="007E5FCD" w:rsidRPr="00076C89" w:rsidRDefault="007E5FCD" w:rsidP="00CC1B0B">
            <w:pPr>
              <w:rPr>
                <w:rStyle w:val="CommentReference"/>
                <w:i/>
              </w:rPr>
            </w:pPr>
            <w:r>
              <w:rPr>
                <w:rStyle w:val="CommentReference"/>
                <w:rFonts w:hint="eastAsia"/>
              </w:rPr>
              <w:t>邀请用户加入圈子</w:t>
            </w:r>
          </w:p>
        </w:tc>
      </w:tr>
      <w:tr w:rsidR="007E5FCD" w:rsidRPr="00076C89" w14:paraId="51EC0EB8" w14:textId="77777777" w:rsidTr="00CC1B0B">
        <w:tc>
          <w:tcPr>
            <w:tcW w:w="752" w:type="dxa"/>
          </w:tcPr>
          <w:p w14:paraId="1ED713E0" w14:textId="77777777" w:rsidR="007E5FCD" w:rsidRPr="00076C89" w:rsidRDefault="007E5FCD" w:rsidP="00CC1B0B">
            <w:pPr>
              <w:rPr>
                <w:rStyle w:val="CommentReference"/>
                <w:i/>
              </w:rPr>
            </w:pPr>
            <w:r>
              <w:rPr>
                <w:rStyle w:val="CommentReference"/>
                <w:rFonts w:hint="eastAsia"/>
              </w:rPr>
              <w:t>2</w:t>
            </w:r>
          </w:p>
        </w:tc>
        <w:tc>
          <w:tcPr>
            <w:tcW w:w="3121" w:type="dxa"/>
          </w:tcPr>
          <w:p w14:paraId="3C223F4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14:paraId="08E19A60" w14:textId="77777777" w:rsidR="007E5FCD" w:rsidRDefault="007E5FCD" w:rsidP="00CC1B0B">
            <w:pPr>
              <w:rPr>
                <w:rStyle w:val="CommentReference"/>
                <w:i/>
              </w:rPr>
            </w:pPr>
            <w:r>
              <w:rPr>
                <w:rStyle w:val="CommentReference"/>
                <w:rFonts w:hint="eastAsia"/>
              </w:rPr>
              <w:t>用户申请加入圈子</w:t>
            </w:r>
          </w:p>
        </w:tc>
      </w:tr>
      <w:tr w:rsidR="007E5FCD" w:rsidRPr="00076C89" w14:paraId="550AD88A" w14:textId="77777777" w:rsidTr="00CC1B0B">
        <w:tc>
          <w:tcPr>
            <w:tcW w:w="752" w:type="dxa"/>
          </w:tcPr>
          <w:p w14:paraId="67FD8B5F" w14:textId="77777777" w:rsidR="007E5FCD" w:rsidRDefault="007E5FCD" w:rsidP="00CC1B0B">
            <w:pPr>
              <w:rPr>
                <w:rStyle w:val="CommentReference"/>
                <w:i/>
              </w:rPr>
            </w:pPr>
            <w:r>
              <w:rPr>
                <w:rStyle w:val="CommentReference"/>
                <w:rFonts w:hint="eastAsia"/>
              </w:rPr>
              <w:t>3</w:t>
            </w:r>
          </w:p>
        </w:tc>
        <w:tc>
          <w:tcPr>
            <w:tcW w:w="3121" w:type="dxa"/>
          </w:tcPr>
          <w:p w14:paraId="04D8B64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14:paraId="08D45699" w14:textId="77777777" w:rsidR="007E5FCD" w:rsidRDefault="007E5FCD" w:rsidP="00CC1B0B">
            <w:pPr>
              <w:rPr>
                <w:rStyle w:val="CommentReference"/>
                <w:i/>
              </w:rPr>
            </w:pPr>
            <w:r>
              <w:rPr>
                <w:rStyle w:val="CommentReference"/>
                <w:rFonts w:hint="eastAsia"/>
              </w:rPr>
              <w:t>同意邀请</w:t>
            </w:r>
          </w:p>
        </w:tc>
      </w:tr>
      <w:tr w:rsidR="007E5FCD" w:rsidRPr="00076C89" w14:paraId="7EAA41D6" w14:textId="77777777" w:rsidTr="00CC1B0B">
        <w:tc>
          <w:tcPr>
            <w:tcW w:w="752" w:type="dxa"/>
          </w:tcPr>
          <w:p w14:paraId="1C21FF60" w14:textId="77777777" w:rsidR="007E5FCD" w:rsidRDefault="007E5FCD" w:rsidP="00CC1B0B">
            <w:pPr>
              <w:rPr>
                <w:rStyle w:val="CommentReference"/>
                <w:i/>
              </w:rPr>
            </w:pPr>
            <w:r>
              <w:rPr>
                <w:rStyle w:val="CommentReference"/>
                <w:rFonts w:hint="eastAsia"/>
              </w:rPr>
              <w:t>4</w:t>
            </w:r>
          </w:p>
        </w:tc>
        <w:tc>
          <w:tcPr>
            <w:tcW w:w="3121" w:type="dxa"/>
          </w:tcPr>
          <w:p w14:paraId="5F4EC62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acceptAcpply</w:t>
            </w:r>
          </w:p>
        </w:tc>
        <w:tc>
          <w:tcPr>
            <w:tcW w:w="4947" w:type="dxa"/>
          </w:tcPr>
          <w:p w14:paraId="6C150D40" w14:textId="77777777" w:rsidR="007E5FCD" w:rsidRDefault="007E5FCD" w:rsidP="00CC1B0B">
            <w:pPr>
              <w:rPr>
                <w:rStyle w:val="CommentReference"/>
                <w:i/>
              </w:rPr>
            </w:pPr>
            <w:r>
              <w:rPr>
                <w:rStyle w:val="CommentReference"/>
                <w:rFonts w:hint="eastAsia"/>
              </w:rPr>
              <w:t>接受申请</w:t>
            </w:r>
          </w:p>
        </w:tc>
      </w:tr>
      <w:tr w:rsidR="007E5FCD" w:rsidRPr="00076C89" w14:paraId="1A010657" w14:textId="77777777" w:rsidTr="00CC1B0B">
        <w:tc>
          <w:tcPr>
            <w:tcW w:w="752" w:type="dxa"/>
          </w:tcPr>
          <w:p w14:paraId="64ACBD07" w14:textId="77777777" w:rsidR="007E5FCD" w:rsidRDefault="007E5FCD" w:rsidP="00CC1B0B">
            <w:pPr>
              <w:rPr>
                <w:rStyle w:val="CommentReference"/>
                <w:i/>
              </w:rPr>
            </w:pPr>
            <w:r>
              <w:rPr>
                <w:rStyle w:val="CommentReference"/>
                <w:rFonts w:hint="eastAsia"/>
              </w:rPr>
              <w:t>5</w:t>
            </w:r>
          </w:p>
        </w:tc>
        <w:tc>
          <w:tcPr>
            <w:tcW w:w="3121" w:type="dxa"/>
          </w:tcPr>
          <w:p w14:paraId="51DCB35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14:paraId="1AD93633" w14:textId="77777777" w:rsidR="007E5FCD" w:rsidRDefault="007E5FCD" w:rsidP="00CC1B0B">
            <w:pPr>
              <w:rPr>
                <w:rStyle w:val="CommentReference"/>
                <w:i/>
              </w:rPr>
            </w:pPr>
            <w:r>
              <w:rPr>
                <w:rStyle w:val="CommentReference"/>
                <w:rFonts w:hint="eastAsia"/>
              </w:rPr>
              <w:t>拒绝邀请</w:t>
            </w:r>
          </w:p>
        </w:tc>
      </w:tr>
      <w:tr w:rsidR="007E5FCD" w:rsidRPr="00076C89" w14:paraId="3BAEF31B" w14:textId="77777777" w:rsidTr="00CC1B0B">
        <w:tc>
          <w:tcPr>
            <w:tcW w:w="752" w:type="dxa"/>
          </w:tcPr>
          <w:p w14:paraId="345CF9D8" w14:textId="77777777" w:rsidR="007E5FCD" w:rsidRDefault="007E5FCD" w:rsidP="00CC1B0B">
            <w:pPr>
              <w:rPr>
                <w:rStyle w:val="CommentReference"/>
                <w:i/>
              </w:rPr>
            </w:pPr>
            <w:r>
              <w:rPr>
                <w:rStyle w:val="CommentReference"/>
                <w:rFonts w:hint="eastAsia"/>
              </w:rPr>
              <w:t>6</w:t>
            </w:r>
          </w:p>
        </w:tc>
        <w:tc>
          <w:tcPr>
            <w:tcW w:w="3121" w:type="dxa"/>
          </w:tcPr>
          <w:p w14:paraId="6DE99CD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refuseAcpply</w:t>
            </w:r>
          </w:p>
        </w:tc>
        <w:tc>
          <w:tcPr>
            <w:tcW w:w="4947" w:type="dxa"/>
          </w:tcPr>
          <w:p w14:paraId="36321DD3" w14:textId="77777777" w:rsidR="007E5FCD" w:rsidRDefault="007E5FCD" w:rsidP="00CC1B0B">
            <w:pPr>
              <w:rPr>
                <w:rStyle w:val="CommentReference"/>
                <w:i/>
              </w:rPr>
            </w:pPr>
            <w:r>
              <w:rPr>
                <w:rStyle w:val="CommentReference"/>
                <w:rFonts w:hint="eastAsia"/>
              </w:rPr>
              <w:t>拒绝申请</w:t>
            </w:r>
          </w:p>
        </w:tc>
      </w:tr>
      <w:tr w:rsidR="007E5FCD" w:rsidRPr="00076C89" w14:paraId="09ECB1B9" w14:textId="77777777" w:rsidTr="00CC1B0B">
        <w:tc>
          <w:tcPr>
            <w:tcW w:w="752" w:type="dxa"/>
          </w:tcPr>
          <w:p w14:paraId="41B12947" w14:textId="77777777" w:rsidR="007E5FCD" w:rsidRDefault="007E5FCD" w:rsidP="00CC1B0B">
            <w:pPr>
              <w:rPr>
                <w:rStyle w:val="CommentReference"/>
                <w:i/>
              </w:rPr>
            </w:pPr>
            <w:r>
              <w:rPr>
                <w:rStyle w:val="CommentReference"/>
                <w:rFonts w:hint="eastAsia"/>
              </w:rPr>
              <w:t>7</w:t>
            </w:r>
          </w:p>
        </w:tc>
        <w:tc>
          <w:tcPr>
            <w:tcW w:w="3121" w:type="dxa"/>
          </w:tcPr>
          <w:p w14:paraId="448953C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14:paraId="63608C21" w14:textId="77777777" w:rsidR="007E5FCD" w:rsidRDefault="007E5FCD" w:rsidP="00CC1B0B">
            <w:pPr>
              <w:rPr>
                <w:rStyle w:val="CommentReference"/>
                <w:i/>
              </w:rPr>
            </w:pPr>
            <w:r>
              <w:rPr>
                <w:rStyle w:val="CommentReference"/>
                <w:rFonts w:hint="eastAsia"/>
              </w:rPr>
              <w:t>取消邀请</w:t>
            </w:r>
          </w:p>
        </w:tc>
      </w:tr>
      <w:tr w:rsidR="007E5FCD" w:rsidRPr="00076C89" w14:paraId="217EAB7C" w14:textId="77777777" w:rsidTr="00CC1B0B">
        <w:tc>
          <w:tcPr>
            <w:tcW w:w="752" w:type="dxa"/>
          </w:tcPr>
          <w:p w14:paraId="586AB09E" w14:textId="77777777" w:rsidR="007E5FCD" w:rsidRDefault="007E5FCD" w:rsidP="00CC1B0B">
            <w:pPr>
              <w:rPr>
                <w:rStyle w:val="CommentReference"/>
                <w:i/>
              </w:rPr>
            </w:pPr>
            <w:r>
              <w:rPr>
                <w:rStyle w:val="CommentReference"/>
                <w:rFonts w:hint="eastAsia"/>
              </w:rPr>
              <w:t>8</w:t>
            </w:r>
          </w:p>
        </w:tc>
        <w:tc>
          <w:tcPr>
            <w:tcW w:w="3121" w:type="dxa"/>
          </w:tcPr>
          <w:p w14:paraId="10066FE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14:paraId="61FF7D81" w14:textId="77777777" w:rsidR="007E5FCD" w:rsidRDefault="007E5FCD" w:rsidP="00CC1B0B">
            <w:pPr>
              <w:rPr>
                <w:rStyle w:val="CommentReference"/>
                <w:i/>
              </w:rPr>
            </w:pPr>
            <w:r>
              <w:rPr>
                <w:rStyle w:val="CommentReference"/>
                <w:rFonts w:hint="eastAsia"/>
              </w:rPr>
              <w:t>获取邀请记录</w:t>
            </w:r>
          </w:p>
        </w:tc>
      </w:tr>
      <w:tr w:rsidR="007E5FCD" w:rsidRPr="00076C89" w14:paraId="6E15AE10" w14:textId="77777777" w:rsidTr="00CC1B0B">
        <w:tc>
          <w:tcPr>
            <w:tcW w:w="752" w:type="dxa"/>
          </w:tcPr>
          <w:p w14:paraId="138583EC" w14:textId="77777777" w:rsidR="007E5FCD" w:rsidRDefault="007E5FCD" w:rsidP="00CC1B0B">
            <w:pPr>
              <w:rPr>
                <w:rStyle w:val="CommentReference"/>
                <w:i/>
              </w:rPr>
            </w:pPr>
            <w:r>
              <w:rPr>
                <w:rStyle w:val="CommentReference"/>
                <w:rFonts w:hint="eastAsia"/>
              </w:rPr>
              <w:lastRenderedPageBreak/>
              <w:t>9</w:t>
            </w:r>
          </w:p>
        </w:tc>
        <w:tc>
          <w:tcPr>
            <w:tcW w:w="3121" w:type="dxa"/>
          </w:tcPr>
          <w:p w14:paraId="0422C05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14:paraId="443987A5" w14:textId="77777777" w:rsidR="007E5FCD" w:rsidRDefault="007E5FCD" w:rsidP="00CC1B0B">
            <w:pPr>
              <w:rPr>
                <w:rStyle w:val="CommentReference"/>
                <w:i/>
              </w:rPr>
            </w:pPr>
            <w:r>
              <w:rPr>
                <w:rStyle w:val="CommentReference"/>
                <w:rFonts w:hint="eastAsia"/>
              </w:rPr>
              <w:t>获取申请记录</w:t>
            </w:r>
          </w:p>
        </w:tc>
      </w:tr>
      <w:tr w:rsidR="007E5FCD" w:rsidRPr="00076C89" w14:paraId="5495DB2F" w14:textId="77777777" w:rsidTr="00CC1B0B">
        <w:tc>
          <w:tcPr>
            <w:tcW w:w="752" w:type="dxa"/>
          </w:tcPr>
          <w:p w14:paraId="50C395F2" w14:textId="77777777" w:rsidR="007E5FCD" w:rsidRDefault="007E5FCD" w:rsidP="00CC1B0B">
            <w:pPr>
              <w:rPr>
                <w:rStyle w:val="CommentReference"/>
                <w:i/>
              </w:rPr>
            </w:pPr>
            <w:r>
              <w:rPr>
                <w:rStyle w:val="CommentReference"/>
                <w:rFonts w:hint="eastAsia"/>
              </w:rPr>
              <w:t>10</w:t>
            </w:r>
          </w:p>
        </w:tc>
        <w:tc>
          <w:tcPr>
            <w:tcW w:w="3121" w:type="dxa"/>
          </w:tcPr>
          <w:p w14:paraId="7A5C41B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14:paraId="40533E9D" w14:textId="77777777" w:rsidR="007E5FCD" w:rsidRDefault="007E5FCD" w:rsidP="00CC1B0B">
            <w:pPr>
              <w:rPr>
                <w:rStyle w:val="CommentReference"/>
                <w:i/>
              </w:rPr>
            </w:pPr>
            <w:r>
              <w:rPr>
                <w:rStyle w:val="CommentReference"/>
                <w:rFonts w:hint="eastAsia"/>
              </w:rPr>
              <w:t>获取某圈子的申请记录</w:t>
            </w:r>
          </w:p>
        </w:tc>
      </w:tr>
      <w:tr w:rsidR="007E5FCD" w:rsidRPr="00076C89" w14:paraId="4096AE03" w14:textId="77777777" w:rsidTr="00CC1B0B">
        <w:tc>
          <w:tcPr>
            <w:tcW w:w="752" w:type="dxa"/>
          </w:tcPr>
          <w:p w14:paraId="1406853A" w14:textId="77777777" w:rsidR="007E5FCD" w:rsidRDefault="007E5FCD" w:rsidP="00CC1B0B">
            <w:pPr>
              <w:rPr>
                <w:rStyle w:val="CommentReference"/>
                <w:i/>
              </w:rPr>
            </w:pPr>
            <w:r>
              <w:rPr>
                <w:rStyle w:val="CommentReference"/>
                <w:rFonts w:hint="eastAsia"/>
              </w:rPr>
              <w:t>11</w:t>
            </w:r>
          </w:p>
        </w:tc>
        <w:tc>
          <w:tcPr>
            <w:tcW w:w="3121" w:type="dxa"/>
          </w:tcPr>
          <w:p w14:paraId="5931ABC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14:paraId="6198DE58" w14:textId="77777777" w:rsidR="007E5FCD" w:rsidRDefault="007E5FCD" w:rsidP="00CC1B0B">
            <w:pPr>
              <w:rPr>
                <w:rStyle w:val="CommentReference"/>
                <w:i/>
              </w:rPr>
            </w:pPr>
            <w:r>
              <w:rPr>
                <w:rStyle w:val="CommentReference"/>
                <w:rFonts w:hint="eastAsia"/>
              </w:rPr>
              <w:t>获取某用户的申请记录</w:t>
            </w:r>
          </w:p>
        </w:tc>
      </w:tr>
      <w:tr w:rsidR="007E5FCD" w:rsidRPr="00076C89" w14:paraId="2664CEB6" w14:textId="77777777" w:rsidTr="00CC1B0B">
        <w:tc>
          <w:tcPr>
            <w:tcW w:w="752" w:type="dxa"/>
          </w:tcPr>
          <w:p w14:paraId="6F9E6CF9" w14:textId="77777777" w:rsidR="007E5FCD" w:rsidRDefault="007E5FCD" w:rsidP="00CC1B0B">
            <w:pPr>
              <w:rPr>
                <w:rStyle w:val="CommentReference"/>
                <w:i/>
              </w:rPr>
            </w:pPr>
            <w:r>
              <w:rPr>
                <w:rStyle w:val="CommentReference"/>
                <w:rFonts w:hint="eastAsia"/>
              </w:rPr>
              <w:t>12</w:t>
            </w:r>
          </w:p>
        </w:tc>
        <w:tc>
          <w:tcPr>
            <w:tcW w:w="3121" w:type="dxa"/>
          </w:tcPr>
          <w:p w14:paraId="2BC77C0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getTeamInviteRecords</w:t>
            </w:r>
          </w:p>
        </w:tc>
        <w:tc>
          <w:tcPr>
            <w:tcW w:w="4947" w:type="dxa"/>
          </w:tcPr>
          <w:p w14:paraId="1EEDDDDB" w14:textId="77777777" w:rsidR="007E5FCD" w:rsidRDefault="007E5FCD" w:rsidP="00CC1B0B">
            <w:pPr>
              <w:rPr>
                <w:rStyle w:val="CommentReference"/>
                <w:i/>
              </w:rPr>
            </w:pPr>
            <w:r>
              <w:rPr>
                <w:rStyle w:val="CommentReference"/>
                <w:rFonts w:hint="eastAsia"/>
              </w:rPr>
              <w:t>获取某圈子的邀请记录</w:t>
            </w:r>
          </w:p>
        </w:tc>
      </w:tr>
      <w:tr w:rsidR="007E5FCD" w:rsidRPr="00076C89" w14:paraId="60CDB55D" w14:textId="77777777" w:rsidTr="00CC1B0B">
        <w:tc>
          <w:tcPr>
            <w:tcW w:w="752" w:type="dxa"/>
          </w:tcPr>
          <w:p w14:paraId="045ADFC8" w14:textId="77777777" w:rsidR="007E5FCD" w:rsidRDefault="007E5FCD" w:rsidP="00CC1B0B">
            <w:pPr>
              <w:rPr>
                <w:rStyle w:val="CommentReference"/>
                <w:i/>
              </w:rPr>
            </w:pPr>
            <w:r>
              <w:rPr>
                <w:rStyle w:val="CommentReference"/>
                <w:rFonts w:hint="eastAsia"/>
              </w:rPr>
              <w:t>13</w:t>
            </w:r>
          </w:p>
        </w:tc>
        <w:tc>
          <w:tcPr>
            <w:tcW w:w="3121" w:type="dxa"/>
          </w:tcPr>
          <w:p w14:paraId="2D47AFF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getUserInviteRecords</w:t>
            </w:r>
          </w:p>
        </w:tc>
        <w:tc>
          <w:tcPr>
            <w:tcW w:w="4947" w:type="dxa"/>
          </w:tcPr>
          <w:p w14:paraId="32361B9A" w14:textId="77777777" w:rsidR="007E5FCD" w:rsidRDefault="007E5FCD" w:rsidP="00CC1B0B">
            <w:pPr>
              <w:rPr>
                <w:rStyle w:val="CommentReference"/>
                <w:i/>
              </w:rPr>
            </w:pPr>
            <w:r>
              <w:rPr>
                <w:rStyle w:val="CommentReference"/>
                <w:rFonts w:hint="eastAsia"/>
              </w:rPr>
              <w:t>获取某用户的邀请记录</w:t>
            </w:r>
          </w:p>
        </w:tc>
      </w:tr>
      <w:tr w:rsidR="007E5FCD" w:rsidRPr="00076C89" w14:paraId="34AD0444" w14:textId="77777777" w:rsidTr="00CC1B0B">
        <w:tc>
          <w:tcPr>
            <w:tcW w:w="752" w:type="dxa"/>
          </w:tcPr>
          <w:p w14:paraId="4EB3A97E" w14:textId="77777777" w:rsidR="007E5FCD" w:rsidRDefault="007E5FCD" w:rsidP="00CC1B0B">
            <w:pPr>
              <w:rPr>
                <w:rStyle w:val="CommentReference"/>
                <w:i/>
              </w:rPr>
            </w:pPr>
            <w:r>
              <w:rPr>
                <w:rStyle w:val="CommentReference"/>
                <w:rFonts w:hint="eastAsia"/>
              </w:rPr>
              <w:t>14</w:t>
            </w:r>
          </w:p>
        </w:tc>
        <w:tc>
          <w:tcPr>
            <w:tcW w:w="3121" w:type="dxa"/>
          </w:tcPr>
          <w:p w14:paraId="5D7A3883"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14:paraId="34D6EF74" w14:textId="77777777" w:rsidR="007E5FCD" w:rsidRDefault="007E5FCD" w:rsidP="00CC1B0B">
            <w:pPr>
              <w:rPr>
                <w:rStyle w:val="CommentReference"/>
                <w:i/>
              </w:rPr>
            </w:pPr>
            <w:r>
              <w:rPr>
                <w:rStyle w:val="CommentReference"/>
                <w:rFonts w:hint="eastAsia"/>
              </w:rPr>
              <w:t>批量邀请成员</w:t>
            </w:r>
          </w:p>
        </w:tc>
      </w:tr>
      <w:tr w:rsidR="007E5FCD" w:rsidRPr="00076C89" w14:paraId="73B1F8AA" w14:textId="77777777" w:rsidTr="00CC1B0B">
        <w:tc>
          <w:tcPr>
            <w:tcW w:w="752" w:type="dxa"/>
          </w:tcPr>
          <w:p w14:paraId="6C897759" w14:textId="77777777" w:rsidR="007E5FCD" w:rsidRDefault="007E5FCD" w:rsidP="00CC1B0B">
            <w:pPr>
              <w:rPr>
                <w:rStyle w:val="CommentReference"/>
                <w:i/>
              </w:rPr>
            </w:pPr>
            <w:r>
              <w:rPr>
                <w:rStyle w:val="CommentReference"/>
                <w:rFonts w:hint="eastAsia"/>
              </w:rPr>
              <w:t>15</w:t>
            </w:r>
          </w:p>
        </w:tc>
        <w:tc>
          <w:tcPr>
            <w:tcW w:w="3121" w:type="dxa"/>
          </w:tcPr>
          <w:p w14:paraId="70B4789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batchByExcel</w:t>
            </w:r>
          </w:p>
        </w:tc>
        <w:tc>
          <w:tcPr>
            <w:tcW w:w="4947" w:type="dxa"/>
          </w:tcPr>
          <w:p w14:paraId="5682D1A8" w14:textId="77777777" w:rsidR="007E5FCD" w:rsidRDefault="007E5FCD" w:rsidP="00CC1B0B">
            <w:pPr>
              <w:rPr>
                <w:rStyle w:val="CommentReference"/>
                <w:i/>
              </w:rPr>
            </w:pPr>
            <w:r>
              <w:rPr>
                <w:rStyle w:val="CommentReference"/>
                <w:rFonts w:hint="eastAsia"/>
              </w:rPr>
              <w:t>Excel</w:t>
            </w:r>
            <w:r>
              <w:rPr>
                <w:rStyle w:val="CommentReference"/>
                <w:rFonts w:hint="eastAsia"/>
              </w:rPr>
              <w:t>批量邀请</w:t>
            </w:r>
          </w:p>
        </w:tc>
      </w:tr>
      <w:tr w:rsidR="007E5FCD" w:rsidRPr="00076C89" w14:paraId="05DDCC4F" w14:textId="77777777" w:rsidTr="00CC1B0B">
        <w:tc>
          <w:tcPr>
            <w:tcW w:w="752" w:type="dxa"/>
          </w:tcPr>
          <w:p w14:paraId="0D9D7B69" w14:textId="77777777" w:rsidR="007E5FCD" w:rsidRDefault="007E5FCD" w:rsidP="00CC1B0B">
            <w:pPr>
              <w:rPr>
                <w:rStyle w:val="CommentReference"/>
                <w:i/>
              </w:rPr>
            </w:pPr>
            <w:r>
              <w:rPr>
                <w:rStyle w:val="CommentReference"/>
                <w:rFonts w:hint="eastAsia"/>
              </w:rPr>
              <w:t>16</w:t>
            </w:r>
          </w:p>
        </w:tc>
        <w:tc>
          <w:tcPr>
            <w:tcW w:w="3121" w:type="dxa"/>
          </w:tcPr>
          <w:p w14:paraId="6D94231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authJoin</w:t>
            </w:r>
          </w:p>
        </w:tc>
        <w:tc>
          <w:tcPr>
            <w:tcW w:w="4947" w:type="dxa"/>
          </w:tcPr>
          <w:p w14:paraId="671403AC" w14:textId="77777777" w:rsidR="007E5FCD" w:rsidRDefault="007E5FCD" w:rsidP="00CC1B0B">
            <w:pPr>
              <w:rPr>
                <w:rStyle w:val="CommentReference"/>
                <w:i/>
              </w:rPr>
            </w:pPr>
            <w:r>
              <w:rPr>
                <w:rStyle w:val="CommentReference"/>
                <w:rFonts w:hint="eastAsia"/>
              </w:rPr>
              <w:t>验证账号并加入圈子</w:t>
            </w:r>
          </w:p>
        </w:tc>
      </w:tr>
      <w:tr w:rsidR="007E5FCD" w:rsidRPr="00076C89" w14:paraId="3AE4EDC7" w14:textId="77777777" w:rsidTr="00CC1B0B">
        <w:tc>
          <w:tcPr>
            <w:tcW w:w="752" w:type="dxa"/>
          </w:tcPr>
          <w:p w14:paraId="28F3989D" w14:textId="77777777" w:rsidR="007E5FCD" w:rsidRDefault="007E5FCD" w:rsidP="00CC1B0B">
            <w:pPr>
              <w:rPr>
                <w:rStyle w:val="CommentReference"/>
                <w:i/>
              </w:rPr>
            </w:pPr>
            <w:r>
              <w:rPr>
                <w:rStyle w:val="CommentReference"/>
                <w:rFonts w:hint="eastAsia"/>
              </w:rPr>
              <w:t>16</w:t>
            </w:r>
          </w:p>
        </w:tc>
        <w:tc>
          <w:tcPr>
            <w:tcW w:w="3121" w:type="dxa"/>
          </w:tcPr>
          <w:p w14:paraId="2432956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inviteBatchByAccAndId</w:t>
            </w:r>
          </w:p>
        </w:tc>
        <w:tc>
          <w:tcPr>
            <w:tcW w:w="4947" w:type="dxa"/>
          </w:tcPr>
          <w:p w14:paraId="439B60FF" w14:textId="77777777" w:rsidR="007E5FCD" w:rsidRDefault="007E5FCD" w:rsidP="00CC1B0B">
            <w:pPr>
              <w:rPr>
                <w:rStyle w:val="CommentReference"/>
                <w:i/>
              </w:rPr>
            </w:pPr>
            <w:r>
              <w:rPr>
                <w:rStyle w:val="CommentReference"/>
                <w:rFonts w:hint="eastAsia"/>
              </w:rPr>
              <w:t>通过账号或</w:t>
            </w:r>
            <w:r>
              <w:rPr>
                <w:rStyle w:val="CommentReference"/>
                <w:rFonts w:hint="eastAsia"/>
              </w:rPr>
              <w:t>userId</w:t>
            </w:r>
            <w:r>
              <w:rPr>
                <w:rStyle w:val="CommentReference"/>
                <w:rFonts w:hint="eastAsia"/>
              </w:rPr>
              <w:t>批量邀请成员</w:t>
            </w:r>
          </w:p>
        </w:tc>
      </w:tr>
    </w:tbl>
    <w:p w14:paraId="7B82CEA5" w14:textId="77777777" w:rsidR="007E5FCD" w:rsidRDefault="007E5FCD" w:rsidP="0045497D">
      <w:pPr>
        <w:pStyle w:val="Heading3"/>
      </w:pPr>
      <w:bookmarkStart w:id="50" w:name="_Toc418875620"/>
      <w:r>
        <w:rPr>
          <w:rFonts w:hint="eastAsia"/>
        </w:rPr>
        <w:t>TeamServiceImp</w:t>
      </w:r>
      <w:r>
        <w:rPr>
          <w:rFonts w:hint="eastAsia"/>
        </w:rPr>
        <w:t>类概述</w:t>
      </w:r>
      <w:bookmarkEnd w:id="50"/>
    </w:p>
    <w:p w14:paraId="643E8A99" w14:textId="77777777" w:rsidR="007E5FCD" w:rsidRPr="007E5FCD" w:rsidRDefault="007E5FCD" w:rsidP="007E5FCD">
      <w:pPr>
        <w:pStyle w:val="a"/>
        <w:spacing w:line="400" w:lineRule="exact"/>
        <w:ind w:firstLine="480"/>
        <w:jc w:val="left"/>
        <w:rPr>
          <w:rFonts w:ascii="SimSun" w:hAnsi="SimSun"/>
          <w:sz w:val="24"/>
        </w:rPr>
      </w:pPr>
      <w:r w:rsidRPr="007E5FCD">
        <w:rPr>
          <w:rFonts w:ascii="SimSun" w:hAnsi="SimSun" w:hint="eastAsia"/>
          <w:sz w:val="24"/>
        </w:rPr>
        <w:t>服务端的接口实现类，实现Thrift的Iface接口，Client通过Thrift远程调用。</w:t>
      </w:r>
    </w:p>
    <w:p w14:paraId="4E57F6C2" w14:textId="77777777" w:rsidR="007E5FCD" w:rsidRPr="007E5FCD" w:rsidRDefault="007E5FCD" w:rsidP="007E5FCD">
      <w:pPr>
        <w:pStyle w:val="a"/>
        <w:spacing w:line="400" w:lineRule="exact"/>
        <w:ind w:firstLine="480"/>
        <w:jc w:val="left"/>
        <w:rPr>
          <w:rFonts w:ascii="SimSun" w:hAnsi="SimSun"/>
          <w:sz w:val="24"/>
        </w:rPr>
      </w:pPr>
      <w:bookmarkStart w:id="51" w:name="_Toc418875621"/>
      <w:r w:rsidRPr="007E5FCD">
        <w:rPr>
          <w:rFonts w:ascii="SimSun" w:hAnsi="SimSun" w:hint="eastAsia"/>
          <w:sz w:val="24"/>
        </w:rPr>
        <w:t>类功能定义</w:t>
      </w:r>
      <w:bookmarkEnd w:id="51"/>
    </w:p>
    <w:p w14:paraId="1FA24EE3" w14:textId="77777777" w:rsidR="007E5FCD" w:rsidRPr="00557EE7" w:rsidRDefault="007E5FCD" w:rsidP="007E5FCD">
      <w:r>
        <w:rPr>
          <w:rStyle w:val="CommentReference"/>
          <w:rFonts w:hint="eastAsia"/>
        </w:rPr>
        <w:tab/>
      </w:r>
      <w:r>
        <w:rPr>
          <w:rFonts w:hint="eastAsia"/>
        </w:rPr>
        <w:t>表</w:t>
      </w:r>
      <w:r>
        <w:rPr>
          <w:rFonts w:hint="eastAsia"/>
        </w:rPr>
        <w:t>5-8</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5EACE355" w14:textId="77777777" w:rsidTr="00CC1B0B">
        <w:tc>
          <w:tcPr>
            <w:tcW w:w="752" w:type="dxa"/>
            <w:shd w:val="clear" w:color="auto" w:fill="CCCCCC"/>
          </w:tcPr>
          <w:p w14:paraId="30B92F36" w14:textId="77777777" w:rsidR="007E5FCD" w:rsidRPr="00076C89" w:rsidRDefault="007E5FCD" w:rsidP="00CC1B0B">
            <w:pPr>
              <w:jc w:val="center"/>
              <w:rPr>
                <w:rStyle w:val="CommentReference"/>
                <w:b/>
                <w:i/>
              </w:rPr>
            </w:pPr>
            <w:r w:rsidRPr="00076C89">
              <w:rPr>
                <w:rStyle w:val="CommentReference"/>
                <w:rFonts w:hint="eastAsia"/>
              </w:rPr>
              <w:t>序号</w:t>
            </w:r>
          </w:p>
        </w:tc>
        <w:tc>
          <w:tcPr>
            <w:tcW w:w="3121" w:type="dxa"/>
            <w:shd w:val="clear" w:color="auto" w:fill="CCCCCC"/>
          </w:tcPr>
          <w:p w14:paraId="4B54EECD" w14:textId="77777777" w:rsidR="007E5FCD" w:rsidRPr="00076C89" w:rsidRDefault="007E5FCD" w:rsidP="00CC1B0B">
            <w:pPr>
              <w:jc w:val="center"/>
              <w:rPr>
                <w:rStyle w:val="CommentReference"/>
                <w:b/>
                <w:i/>
              </w:rPr>
            </w:pPr>
            <w:r w:rsidRPr="00076C89">
              <w:rPr>
                <w:rStyle w:val="CommentReference"/>
                <w:rFonts w:hint="eastAsia"/>
              </w:rPr>
              <w:t>功能点</w:t>
            </w:r>
          </w:p>
        </w:tc>
        <w:tc>
          <w:tcPr>
            <w:tcW w:w="4947" w:type="dxa"/>
            <w:shd w:val="clear" w:color="auto" w:fill="CCCCCC"/>
          </w:tcPr>
          <w:p w14:paraId="145A138E" w14:textId="77777777" w:rsidR="007E5FCD" w:rsidRPr="00076C89" w:rsidRDefault="007E5FCD" w:rsidP="00CC1B0B">
            <w:pPr>
              <w:jc w:val="center"/>
              <w:rPr>
                <w:rStyle w:val="CommentReference"/>
                <w:b/>
                <w:i/>
              </w:rPr>
            </w:pPr>
            <w:r w:rsidRPr="00076C89">
              <w:rPr>
                <w:rStyle w:val="CommentReference"/>
                <w:rFonts w:hint="eastAsia"/>
              </w:rPr>
              <w:t>功能点详细内容</w:t>
            </w:r>
          </w:p>
        </w:tc>
      </w:tr>
      <w:tr w:rsidR="007E5FCD" w:rsidRPr="00076C89" w14:paraId="351B9B09" w14:textId="77777777" w:rsidTr="00CC1B0B">
        <w:tc>
          <w:tcPr>
            <w:tcW w:w="752" w:type="dxa"/>
          </w:tcPr>
          <w:p w14:paraId="299A2F4A" w14:textId="77777777" w:rsidR="007E5FCD" w:rsidRPr="00076C89" w:rsidRDefault="007E5FCD" w:rsidP="00CC1B0B">
            <w:pPr>
              <w:rPr>
                <w:rStyle w:val="CommentReference"/>
                <w:i/>
              </w:rPr>
            </w:pPr>
            <w:r w:rsidRPr="00076C89">
              <w:rPr>
                <w:rStyle w:val="CommentReference"/>
                <w:rFonts w:hint="eastAsia"/>
              </w:rPr>
              <w:t>1</w:t>
            </w:r>
          </w:p>
        </w:tc>
        <w:tc>
          <w:tcPr>
            <w:tcW w:w="3121" w:type="dxa"/>
          </w:tcPr>
          <w:p w14:paraId="1B14E395" w14:textId="77777777" w:rsidR="007E5FCD" w:rsidRPr="00076C89" w:rsidRDefault="007E5FCD" w:rsidP="00CC1B0B">
            <w:pPr>
              <w:rPr>
                <w:rStyle w:val="CommentReference"/>
                <w:i/>
              </w:rPr>
            </w:pPr>
            <w:r>
              <w:rPr>
                <w:rFonts w:ascii="Monaco" w:hAnsi="Monaco" w:cs="Monaco"/>
                <w:color w:val="000000"/>
                <w:kern w:val="0"/>
                <w:sz w:val="22"/>
                <w:szCs w:val="22"/>
                <w:highlight w:val="lightGray"/>
              </w:rPr>
              <w:t>getTeamInfo</w:t>
            </w:r>
          </w:p>
        </w:tc>
        <w:tc>
          <w:tcPr>
            <w:tcW w:w="4947" w:type="dxa"/>
          </w:tcPr>
          <w:p w14:paraId="0B6B795D" w14:textId="77777777" w:rsidR="007E5FCD" w:rsidRPr="00076C89" w:rsidRDefault="007E5FCD" w:rsidP="00CC1B0B">
            <w:pPr>
              <w:rPr>
                <w:rStyle w:val="CommentReference"/>
                <w:i/>
              </w:rPr>
            </w:pPr>
            <w:r>
              <w:rPr>
                <w:rStyle w:val="CommentReference"/>
                <w:rFonts w:hint="eastAsia"/>
              </w:rPr>
              <w:t>获取单个圈子信息</w:t>
            </w:r>
          </w:p>
        </w:tc>
      </w:tr>
      <w:tr w:rsidR="007E5FCD" w:rsidRPr="00076C89" w14:paraId="7D4372CA" w14:textId="77777777" w:rsidTr="00CC1B0B">
        <w:tc>
          <w:tcPr>
            <w:tcW w:w="752" w:type="dxa"/>
          </w:tcPr>
          <w:p w14:paraId="7F176F39" w14:textId="77777777" w:rsidR="007E5FCD" w:rsidRPr="00076C89" w:rsidRDefault="007E5FCD" w:rsidP="00CC1B0B">
            <w:pPr>
              <w:rPr>
                <w:rStyle w:val="CommentReference"/>
                <w:i/>
              </w:rPr>
            </w:pPr>
            <w:r>
              <w:rPr>
                <w:rStyle w:val="CommentReference"/>
                <w:rFonts w:hint="eastAsia"/>
              </w:rPr>
              <w:t>2</w:t>
            </w:r>
          </w:p>
        </w:tc>
        <w:tc>
          <w:tcPr>
            <w:tcW w:w="3121" w:type="dxa"/>
          </w:tcPr>
          <w:p w14:paraId="4112DE6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getTeamList</w:t>
            </w:r>
          </w:p>
        </w:tc>
        <w:tc>
          <w:tcPr>
            <w:tcW w:w="4947" w:type="dxa"/>
          </w:tcPr>
          <w:p w14:paraId="0BEC2490" w14:textId="77777777" w:rsidR="007E5FCD" w:rsidRDefault="007E5FCD" w:rsidP="00CC1B0B">
            <w:pPr>
              <w:rPr>
                <w:rStyle w:val="CommentReference"/>
                <w:i/>
              </w:rPr>
            </w:pPr>
            <w:r>
              <w:rPr>
                <w:rStyle w:val="CommentReference"/>
                <w:rFonts w:hint="eastAsia"/>
              </w:rPr>
              <w:t>获取圈子列表</w:t>
            </w:r>
          </w:p>
        </w:tc>
      </w:tr>
      <w:tr w:rsidR="007E5FCD" w:rsidRPr="00076C89" w14:paraId="2DA934C9" w14:textId="77777777" w:rsidTr="00CC1B0B">
        <w:tc>
          <w:tcPr>
            <w:tcW w:w="752" w:type="dxa"/>
          </w:tcPr>
          <w:p w14:paraId="1F979E5B" w14:textId="77777777" w:rsidR="007E5FCD" w:rsidRDefault="007E5FCD" w:rsidP="00CC1B0B">
            <w:pPr>
              <w:rPr>
                <w:rStyle w:val="CommentReference"/>
                <w:i/>
              </w:rPr>
            </w:pPr>
            <w:r>
              <w:rPr>
                <w:rStyle w:val="CommentReference"/>
                <w:rFonts w:hint="eastAsia"/>
              </w:rPr>
              <w:t>3</w:t>
            </w:r>
          </w:p>
        </w:tc>
        <w:tc>
          <w:tcPr>
            <w:tcW w:w="3121" w:type="dxa"/>
          </w:tcPr>
          <w:p w14:paraId="16A2BCF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createTeam</w:t>
            </w:r>
          </w:p>
        </w:tc>
        <w:tc>
          <w:tcPr>
            <w:tcW w:w="4947" w:type="dxa"/>
          </w:tcPr>
          <w:p w14:paraId="7C38E4A9" w14:textId="77777777" w:rsidR="007E5FCD" w:rsidRDefault="007E5FCD" w:rsidP="00CC1B0B">
            <w:pPr>
              <w:rPr>
                <w:rStyle w:val="CommentReference"/>
                <w:i/>
              </w:rPr>
            </w:pPr>
            <w:r>
              <w:rPr>
                <w:rStyle w:val="CommentReference"/>
                <w:rFonts w:hint="eastAsia"/>
              </w:rPr>
              <w:t>创建圈子</w:t>
            </w:r>
          </w:p>
        </w:tc>
      </w:tr>
      <w:tr w:rsidR="007E5FCD" w:rsidRPr="00076C89" w14:paraId="1FDC92C2" w14:textId="77777777" w:rsidTr="00CC1B0B">
        <w:tc>
          <w:tcPr>
            <w:tcW w:w="752" w:type="dxa"/>
          </w:tcPr>
          <w:p w14:paraId="4F5AD391" w14:textId="77777777" w:rsidR="007E5FCD" w:rsidRDefault="007E5FCD" w:rsidP="00CC1B0B">
            <w:pPr>
              <w:rPr>
                <w:rStyle w:val="CommentReference"/>
                <w:i/>
              </w:rPr>
            </w:pPr>
            <w:r>
              <w:rPr>
                <w:rStyle w:val="CommentReference"/>
                <w:rFonts w:hint="eastAsia"/>
              </w:rPr>
              <w:t>4</w:t>
            </w:r>
          </w:p>
        </w:tc>
        <w:tc>
          <w:tcPr>
            <w:tcW w:w="3121" w:type="dxa"/>
          </w:tcPr>
          <w:p w14:paraId="6A7345A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createDefaultTopic</w:t>
            </w:r>
          </w:p>
        </w:tc>
        <w:tc>
          <w:tcPr>
            <w:tcW w:w="4947" w:type="dxa"/>
          </w:tcPr>
          <w:p w14:paraId="6343172A" w14:textId="77777777" w:rsidR="007E5FCD" w:rsidRDefault="007E5FCD" w:rsidP="00CC1B0B">
            <w:pPr>
              <w:rPr>
                <w:rStyle w:val="CommentReference"/>
                <w:i/>
              </w:rPr>
            </w:pPr>
            <w:r>
              <w:rPr>
                <w:rStyle w:val="CommentReference"/>
                <w:rFonts w:hint="eastAsia"/>
              </w:rPr>
              <w:t>创建默认帖子</w:t>
            </w:r>
          </w:p>
        </w:tc>
      </w:tr>
      <w:tr w:rsidR="007E5FCD" w:rsidRPr="00076C89" w14:paraId="34FA2CCE" w14:textId="77777777" w:rsidTr="00CC1B0B">
        <w:tc>
          <w:tcPr>
            <w:tcW w:w="752" w:type="dxa"/>
          </w:tcPr>
          <w:p w14:paraId="6BF6D08D" w14:textId="77777777" w:rsidR="007E5FCD" w:rsidRDefault="007E5FCD" w:rsidP="00CC1B0B">
            <w:pPr>
              <w:rPr>
                <w:rStyle w:val="CommentReference"/>
                <w:i/>
              </w:rPr>
            </w:pPr>
            <w:r>
              <w:rPr>
                <w:rStyle w:val="CommentReference"/>
                <w:rFonts w:hint="eastAsia"/>
              </w:rPr>
              <w:t>5</w:t>
            </w:r>
          </w:p>
        </w:tc>
        <w:tc>
          <w:tcPr>
            <w:tcW w:w="3121" w:type="dxa"/>
          </w:tcPr>
          <w:p w14:paraId="76AB944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14:paraId="2F6446BA" w14:textId="77777777" w:rsidR="007E5FCD" w:rsidRDefault="007E5FCD" w:rsidP="00CC1B0B">
            <w:pPr>
              <w:rPr>
                <w:rStyle w:val="CommentReference"/>
                <w:i/>
              </w:rPr>
            </w:pPr>
            <w:r>
              <w:rPr>
                <w:rStyle w:val="CommentReference"/>
                <w:rFonts w:hint="eastAsia"/>
              </w:rPr>
              <w:t>解散圈子</w:t>
            </w:r>
          </w:p>
        </w:tc>
      </w:tr>
      <w:tr w:rsidR="007E5FCD" w:rsidRPr="00076C89" w14:paraId="5D492CDB" w14:textId="77777777" w:rsidTr="00CC1B0B">
        <w:tc>
          <w:tcPr>
            <w:tcW w:w="752" w:type="dxa"/>
          </w:tcPr>
          <w:p w14:paraId="7C95AF80" w14:textId="77777777" w:rsidR="007E5FCD" w:rsidRDefault="007E5FCD" w:rsidP="00CC1B0B">
            <w:pPr>
              <w:rPr>
                <w:rStyle w:val="CommentReference"/>
                <w:i/>
              </w:rPr>
            </w:pPr>
            <w:r>
              <w:rPr>
                <w:rStyle w:val="CommentReference"/>
                <w:rFonts w:hint="eastAsia"/>
              </w:rPr>
              <w:t>6</w:t>
            </w:r>
          </w:p>
        </w:tc>
        <w:tc>
          <w:tcPr>
            <w:tcW w:w="3121" w:type="dxa"/>
          </w:tcPr>
          <w:p w14:paraId="157ACB7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updateTeam</w:t>
            </w:r>
          </w:p>
        </w:tc>
        <w:tc>
          <w:tcPr>
            <w:tcW w:w="4947" w:type="dxa"/>
          </w:tcPr>
          <w:p w14:paraId="22DB9754" w14:textId="77777777" w:rsidR="007E5FCD" w:rsidRDefault="007E5FCD" w:rsidP="00CC1B0B">
            <w:pPr>
              <w:rPr>
                <w:rStyle w:val="CommentReference"/>
                <w:i/>
              </w:rPr>
            </w:pPr>
            <w:r>
              <w:rPr>
                <w:rStyle w:val="CommentReference"/>
                <w:rFonts w:hint="eastAsia"/>
              </w:rPr>
              <w:t>修改圈子</w:t>
            </w:r>
          </w:p>
        </w:tc>
      </w:tr>
      <w:tr w:rsidR="007E5FCD" w:rsidRPr="00076C89" w14:paraId="5DA609CF" w14:textId="77777777" w:rsidTr="00CC1B0B">
        <w:tc>
          <w:tcPr>
            <w:tcW w:w="752" w:type="dxa"/>
          </w:tcPr>
          <w:p w14:paraId="5B4AC85D" w14:textId="77777777" w:rsidR="007E5FCD" w:rsidRDefault="007E5FCD" w:rsidP="00CC1B0B">
            <w:pPr>
              <w:rPr>
                <w:rStyle w:val="CommentReference"/>
                <w:i/>
              </w:rPr>
            </w:pPr>
            <w:r>
              <w:rPr>
                <w:rStyle w:val="CommentReference"/>
                <w:rFonts w:hint="eastAsia"/>
              </w:rPr>
              <w:t>7</w:t>
            </w:r>
          </w:p>
        </w:tc>
        <w:tc>
          <w:tcPr>
            <w:tcW w:w="3121" w:type="dxa"/>
          </w:tcPr>
          <w:p w14:paraId="5EF58CD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getTeamStatusList</w:t>
            </w:r>
          </w:p>
        </w:tc>
        <w:tc>
          <w:tcPr>
            <w:tcW w:w="4947" w:type="dxa"/>
          </w:tcPr>
          <w:p w14:paraId="0D2849DB" w14:textId="77777777" w:rsidR="007E5FCD" w:rsidRDefault="007E5FCD" w:rsidP="00CC1B0B">
            <w:pPr>
              <w:rPr>
                <w:rStyle w:val="CommentReference"/>
                <w:i/>
              </w:rPr>
            </w:pPr>
            <w:r>
              <w:rPr>
                <w:rStyle w:val="CommentReference"/>
                <w:rFonts w:hint="eastAsia"/>
              </w:rPr>
              <w:t>移动端获取圈子信息</w:t>
            </w:r>
          </w:p>
        </w:tc>
      </w:tr>
      <w:tr w:rsidR="007E5FCD" w:rsidRPr="00076C89" w14:paraId="6CA998F0" w14:textId="77777777" w:rsidTr="00CC1B0B">
        <w:tc>
          <w:tcPr>
            <w:tcW w:w="752" w:type="dxa"/>
          </w:tcPr>
          <w:p w14:paraId="45D32D54" w14:textId="77777777" w:rsidR="007E5FCD" w:rsidRDefault="007E5FCD" w:rsidP="00CC1B0B">
            <w:pPr>
              <w:rPr>
                <w:rStyle w:val="CommentReference"/>
                <w:i/>
              </w:rPr>
            </w:pPr>
            <w:r>
              <w:rPr>
                <w:rStyle w:val="CommentReference"/>
                <w:rFonts w:hint="eastAsia"/>
              </w:rPr>
              <w:t>8</w:t>
            </w:r>
          </w:p>
        </w:tc>
        <w:tc>
          <w:tcPr>
            <w:tcW w:w="3121" w:type="dxa"/>
          </w:tcPr>
          <w:p w14:paraId="517ED544"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getWebTeamStatusList</w:t>
            </w:r>
          </w:p>
        </w:tc>
        <w:tc>
          <w:tcPr>
            <w:tcW w:w="4947" w:type="dxa"/>
          </w:tcPr>
          <w:p w14:paraId="09C8852C" w14:textId="77777777" w:rsidR="007E5FCD" w:rsidRDefault="007E5FCD" w:rsidP="00CC1B0B">
            <w:pPr>
              <w:rPr>
                <w:rStyle w:val="CommentReference"/>
                <w:i/>
              </w:rPr>
            </w:pPr>
            <w:r>
              <w:rPr>
                <w:rStyle w:val="CommentReference"/>
              </w:rPr>
              <w:t>W</w:t>
            </w:r>
            <w:r>
              <w:rPr>
                <w:rStyle w:val="CommentReference"/>
                <w:rFonts w:hint="eastAsia"/>
              </w:rPr>
              <w:t>eb</w:t>
            </w:r>
            <w:r>
              <w:rPr>
                <w:rStyle w:val="CommentReference"/>
                <w:rFonts w:hint="eastAsia"/>
              </w:rPr>
              <w:t>端获取圈子信息</w:t>
            </w:r>
          </w:p>
        </w:tc>
      </w:tr>
      <w:tr w:rsidR="007E5FCD" w:rsidRPr="00076C89" w14:paraId="253F6495" w14:textId="77777777" w:rsidTr="00CC1B0B">
        <w:tc>
          <w:tcPr>
            <w:tcW w:w="752" w:type="dxa"/>
          </w:tcPr>
          <w:p w14:paraId="415D129E" w14:textId="77777777" w:rsidR="007E5FCD" w:rsidRDefault="007E5FCD" w:rsidP="00CC1B0B">
            <w:pPr>
              <w:rPr>
                <w:rStyle w:val="CommentReference"/>
                <w:i/>
              </w:rPr>
            </w:pPr>
            <w:r>
              <w:rPr>
                <w:rStyle w:val="CommentReference"/>
                <w:rFonts w:hint="eastAsia"/>
              </w:rPr>
              <w:t>9</w:t>
            </w:r>
          </w:p>
        </w:tc>
        <w:tc>
          <w:tcPr>
            <w:tcW w:w="3121" w:type="dxa"/>
          </w:tcPr>
          <w:p w14:paraId="2AA012B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getTeamInfoByToken</w:t>
            </w:r>
          </w:p>
        </w:tc>
        <w:tc>
          <w:tcPr>
            <w:tcW w:w="4947" w:type="dxa"/>
          </w:tcPr>
          <w:p w14:paraId="59FBA03F" w14:textId="77777777" w:rsidR="007E5FCD" w:rsidRDefault="007E5FCD" w:rsidP="00CC1B0B">
            <w:pPr>
              <w:rPr>
                <w:rStyle w:val="CommentReference"/>
                <w:i/>
              </w:rPr>
            </w:pPr>
            <w:r>
              <w:rPr>
                <w:rStyle w:val="CommentReference"/>
                <w:rFonts w:hint="eastAsia"/>
              </w:rPr>
              <w:t>根据</w:t>
            </w:r>
            <w:r>
              <w:rPr>
                <w:rStyle w:val="CommentReference"/>
                <w:rFonts w:hint="eastAsia"/>
              </w:rPr>
              <w:t>token</w:t>
            </w:r>
            <w:r>
              <w:rPr>
                <w:rStyle w:val="CommentReference"/>
                <w:rFonts w:hint="eastAsia"/>
              </w:rPr>
              <w:t>获取圈子信息</w:t>
            </w:r>
          </w:p>
        </w:tc>
      </w:tr>
      <w:tr w:rsidR="007E5FCD" w:rsidRPr="00076C89" w14:paraId="11C64A4B" w14:textId="77777777" w:rsidTr="00CC1B0B">
        <w:tc>
          <w:tcPr>
            <w:tcW w:w="752" w:type="dxa"/>
          </w:tcPr>
          <w:p w14:paraId="0C027DDA" w14:textId="77777777" w:rsidR="007E5FCD" w:rsidRDefault="007E5FCD" w:rsidP="00CC1B0B">
            <w:pPr>
              <w:rPr>
                <w:rStyle w:val="CommentReference"/>
                <w:i/>
              </w:rPr>
            </w:pPr>
            <w:r>
              <w:rPr>
                <w:rStyle w:val="CommentReference"/>
                <w:rFonts w:hint="eastAsia"/>
              </w:rPr>
              <w:t>10</w:t>
            </w:r>
          </w:p>
        </w:tc>
        <w:tc>
          <w:tcPr>
            <w:tcW w:w="3121" w:type="dxa"/>
          </w:tcPr>
          <w:p w14:paraId="56A2BFE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getUnReadCount</w:t>
            </w:r>
          </w:p>
        </w:tc>
        <w:tc>
          <w:tcPr>
            <w:tcW w:w="4947" w:type="dxa"/>
          </w:tcPr>
          <w:p w14:paraId="3CA7F09B" w14:textId="77777777" w:rsidR="007E5FCD" w:rsidRDefault="007E5FCD" w:rsidP="00CC1B0B">
            <w:pPr>
              <w:rPr>
                <w:rStyle w:val="CommentReference"/>
                <w:i/>
              </w:rPr>
            </w:pPr>
            <w:r>
              <w:rPr>
                <w:rStyle w:val="CommentReference"/>
                <w:rFonts w:hint="eastAsia"/>
              </w:rPr>
              <w:t>获取圈子未读数</w:t>
            </w:r>
          </w:p>
        </w:tc>
      </w:tr>
      <w:tr w:rsidR="007E5FCD" w:rsidRPr="00076C89" w14:paraId="2FE517DA" w14:textId="77777777" w:rsidTr="00CC1B0B">
        <w:tc>
          <w:tcPr>
            <w:tcW w:w="752" w:type="dxa"/>
          </w:tcPr>
          <w:p w14:paraId="7F1CECDE" w14:textId="77777777" w:rsidR="007E5FCD" w:rsidRDefault="007E5FCD" w:rsidP="00CC1B0B">
            <w:pPr>
              <w:rPr>
                <w:rStyle w:val="CommentReference"/>
                <w:i/>
              </w:rPr>
            </w:pPr>
            <w:r>
              <w:rPr>
                <w:rStyle w:val="CommentReference"/>
                <w:rFonts w:hint="eastAsia"/>
              </w:rPr>
              <w:t>11</w:t>
            </w:r>
          </w:p>
        </w:tc>
        <w:tc>
          <w:tcPr>
            <w:tcW w:w="3121" w:type="dxa"/>
          </w:tcPr>
          <w:p w14:paraId="13B807B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updateTeamMasterid</w:t>
            </w:r>
          </w:p>
        </w:tc>
        <w:tc>
          <w:tcPr>
            <w:tcW w:w="4947" w:type="dxa"/>
          </w:tcPr>
          <w:p w14:paraId="160DF10C" w14:textId="77777777" w:rsidR="007E5FCD" w:rsidRDefault="007E5FCD" w:rsidP="00CC1B0B">
            <w:pPr>
              <w:rPr>
                <w:rStyle w:val="CommentReference"/>
                <w:i/>
              </w:rPr>
            </w:pPr>
            <w:r>
              <w:rPr>
                <w:rStyle w:val="CommentReference"/>
                <w:rFonts w:hint="eastAsia"/>
              </w:rPr>
              <w:t>修改圈子的圈主</w:t>
            </w:r>
          </w:p>
        </w:tc>
      </w:tr>
    </w:tbl>
    <w:p w14:paraId="02D0CC68" w14:textId="77777777" w:rsidR="007E5FCD" w:rsidRDefault="007E5FCD" w:rsidP="0045497D">
      <w:pPr>
        <w:pStyle w:val="Heading3"/>
      </w:pPr>
      <w:bookmarkStart w:id="52" w:name="_Toc418875622"/>
      <w:r>
        <w:rPr>
          <w:rFonts w:hint="eastAsia"/>
        </w:rPr>
        <w:t>TopicServiceImp</w:t>
      </w:r>
      <w:r>
        <w:rPr>
          <w:rFonts w:hint="eastAsia"/>
        </w:rPr>
        <w:t>类概述</w:t>
      </w:r>
      <w:bookmarkEnd w:id="52"/>
    </w:p>
    <w:p w14:paraId="1F3E6CD4" w14:textId="77777777" w:rsidR="007E5FCD" w:rsidRPr="007E5FCD" w:rsidRDefault="007E5FCD" w:rsidP="007E5FCD">
      <w:pPr>
        <w:pStyle w:val="a"/>
        <w:spacing w:line="400" w:lineRule="exact"/>
        <w:ind w:firstLine="480"/>
        <w:jc w:val="left"/>
        <w:rPr>
          <w:rFonts w:ascii="SimSun" w:hAnsi="SimSun"/>
          <w:sz w:val="24"/>
        </w:rPr>
      </w:pPr>
      <w:r w:rsidRPr="007E5FCD">
        <w:rPr>
          <w:rFonts w:ascii="SimSun" w:hAnsi="SimSun" w:hint="eastAsia"/>
          <w:sz w:val="24"/>
        </w:rPr>
        <w:t>服务端的接口实现类，实现Thrift的Iface接口，Client通过Thrift远程调用。</w:t>
      </w:r>
    </w:p>
    <w:p w14:paraId="38E1B997" w14:textId="77777777" w:rsidR="007E5FCD" w:rsidRPr="007E5FCD" w:rsidRDefault="007E5FCD" w:rsidP="007E5FCD">
      <w:pPr>
        <w:pStyle w:val="a"/>
        <w:spacing w:line="400" w:lineRule="exact"/>
        <w:ind w:firstLine="480"/>
        <w:jc w:val="left"/>
        <w:rPr>
          <w:rFonts w:ascii="SimSun" w:hAnsi="SimSun"/>
          <w:sz w:val="24"/>
        </w:rPr>
      </w:pPr>
      <w:bookmarkStart w:id="53" w:name="_Toc418875623"/>
      <w:r w:rsidRPr="007E5FCD">
        <w:rPr>
          <w:rFonts w:ascii="SimSun" w:hAnsi="SimSun" w:hint="eastAsia"/>
          <w:sz w:val="24"/>
        </w:rPr>
        <w:t>类功能定义</w:t>
      </w:r>
      <w:bookmarkEnd w:id="53"/>
    </w:p>
    <w:p w14:paraId="4699A5A7" w14:textId="77777777" w:rsidR="007E5FCD" w:rsidRPr="00557EE7" w:rsidRDefault="007E5FCD" w:rsidP="007E5FCD">
      <w:r>
        <w:rPr>
          <w:rStyle w:val="CommentReference"/>
          <w:rFonts w:hint="eastAsia"/>
        </w:rPr>
        <w:tab/>
      </w:r>
      <w:r>
        <w:rPr>
          <w:rFonts w:hint="eastAsia"/>
        </w:rPr>
        <w:t>表</w:t>
      </w:r>
      <w:r>
        <w:rPr>
          <w:rFonts w:hint="eastAsia"/>
        </w:rPr>
        <w:t>5-9</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3"/>
        <w:gridCol w:w="3253"/>
        <w:gridCol w:w="4824"/>
      </w:tblGrid>
      <w:tr w:rsidR="007E5FCD" w:rsidRPr="00076C89" w14:paraId="208CA193" w14:textId="77777777" w:rsidTr="00CC1B0B">
        <w:tc>
          <w:tcPr>
            <w:tcW w:w="743" w:type="dxa"/>
            <w:shd w:val="clear" w:color="auto" w:fill="CCCCCC"/>
          </w:tcPr>
          <w:p w14:paraId="0F74E2AB" w14:textId="77777777" w:rsidR="007E5FCD" w:rsidRPr="00076C89" w:rsidRDefault="007E5FCD" w:rsidP="00CC1B0B">
            <w:pPr>
              <w:jc w:val="center"/>
              <w:rPr>
                <w:rStyle w:val="CommentReference"/>
                <w:b/>
                <w:i/>
              </w:rPr>
            </w:pPr>
            <w:r w:rsidRPr="00076C89">
              <w:rPr>
                <w:rStyle w:val="CommentReference"/>
                <w:rFonts w:hint="eastAsia"/>
              </w:rPr>
              <w:t>序号</w:t>
            </w:r>
          </w:p>
        </w:tc>
        <w:tc>
          <w:tcPr>
            <w:tcW w:w="3253" w:type="dxa"/>
            <w:shd w:val="clear" w:color="auto" w:fill="CCCCCC"/>
          </w:tcPr>
          <w:p w14:paraId="12287C49" w14:textId="77777777" w:rsidR="007E5FCD" w:rsidRPr="00076C89" w:rsidRDefault="007E5FCD" w:rsidP="00CC1B0B">
            <w:pPr>
              <w:jc w:val="center"/>
              <w:rPr>
                <w:rStyle w:val="CommentReference"/>
                <w:b/>
                <w:i/>
              </w:rPr>
            </w:pPr>
            <w:r w:rsidRPr="00076C89">
              <w:rPr>
                <w:rStyle w:val="CommentReference"/>
                <w:rFonts w:hint="eastAsia"/>
              </w:rPr>
              <w:t>功能点</w:t>
            </w:r>
          </w:p>
        </w:tc>
        <w:tc>
          <w:tcPr>
            <w:tcW w:w="4824" w:type="dxa"/>
            <w:shd w:val="clear" w:color="auto" w:fill="CCCCCC"/>
          </w:tcPr>
          <w:p w14:paraId="3634BEE8" w14:textId="77777777" w:rsidR="007E5FCD" w:rsidRPr="00076C89" w:rsidRDefault="007E5FCD" w:rsidP="00CC1B0B">
            <w:pPr>
              <w:jc w:val="center"/>
              <w:rPr>
                <w:rStyle w:val="CommentReference"/>
                <w:b/>
                <w:i/>
              </w:rPr>
            </w:pPr>
            <w:r w:rsidRPr="00076C89">
              <w:rPr>
                <w:rStyle w:val="CommentReference"/>
                <w:rFonts w:hint="eastAsia"/>
              </w:rPr>
              <w:t>功能点详细内容</w:t>
            </w:r>
          </w:p>
        </w:tc>
      </w:tr>
      <w:tr w:rsidR="007E5FCD" w:rsidRPr="00076C89" w14:paraId="63322A75" w14:textId="77777777" w:rsidTr="00CC1B0B">
        <w:tc>
          <w:tcPr>
            <w:tcW w:w="743" w:type="dxa"/>
          </w:tcPr>
          <w:p w14:paraId="4E1F4F55" w14:textId="77777777" w:rsidR="007E5FCD" w:rsidRPr="00076C89" w:rsidRDefault="007E5FCD" w:rsidP="00CC1B0B">
            <w:pPr>
              <w:rPr>
                <w:rStyle w:val="CommentReference"/>
                <w:i/>
              </w:rPr>
            </w:pPr>
            <w:r w:rsidRPr="00076C89">
              <w:rPr>
                <w:rStyle w:val="CommentReference"/>
                <w:rFonts w:hint="eastAsia"/>
              </w:rPr>
              <w:t>1</w:t>
            </w:r>
          </w:p>
        </w:tc>
        <w:tc>
          <w:tcPr>
            <w:tcW w:w="3253" w:type="dxa"/>
          </w:tcPr>
          <w:p w14:paraId="22333BEF" w14:textId="77777777" w:rsidR="007E5FCD" w:rsidRPr="00076C89" w:rsidRDefault="007E5FCD" w:rsidP="00CC1B0B">
            <w:pPr>
              <w:rPr>
                <w:rStyle w:val="CommentReference"/>
                <w:i/>
              </w:rPr>
            </w:pPr>
            <w:r>
              <w:rPr>
                <w:rFonts w:ascii="Monaco" w:hAnsi="Monaco" w:cs="Monaco"/>
                <w:color w:val="000000"/>
                <w:kern w:val="0"/>
                <w:sz w:val="22"/>
                <w:szCs w:val="22"/>
                <w:highlight w:val="lightGray"/>
              </w:rPr>
              <w:t>getTopicInfoWithDeleted</w:t>
            </w:r>
          </w:p>
        </w:tc>
        <w:tc>
          <w:tcPr>
            <w:tcW w:w="4824" w:type="dxa"/>
          </w:tcPr>
          <w:p w14:paraId="228F0150" w14:textId="77777777" w:rsidR="007E5FCD" w:rsidRPr="00076C89" w:rsidRDefault="007E5FCD" w:rsidP="00CC1B0B">
            <w:pPr>
              <w:rPr>
                <w:rStyle w:val="CommentReference"/>
                <w:i/>
              </w:rPr>
            </w:pPr>
            <w:r>
              <w:rPr>
                <w:rStyle w:val="CommentReference"/>
                <w:rFonts w:hint="eastAsia"/>
              </w:rPr>
              <w:t>获取单个帖子信息，包含删除的帖子</w:t>
            </w:r>
          </w:p>
        </w:tc>
      </w:tr>
      <w:tr w:rsidR="007E5FCD" w:rsidRPr="00076C89" w14:paraId="24689ECC" w14:textId="77777777" w:rsidTr="00CC1B0B">
        <w:tc>
          <w:tcPr>
            <w:tcW w:w="743" w:type="dxa"/>
          </w:tcPr>
          <w:p w14:paraId="1693C6E3" w14:textId="77777777" w:rsidR="007E5FCD" w:rsidRPr="00076C89" w:rsidRDefault="007E5FCD" w:rsidP="00CC1B0B">
            <w:pPr>
              <w:rPr>
                <w:rStyle w:val="CommentReference"/>
                <w:i/>
              </w:rPr>
            </w:pPr>
            <w:r>
              <w:rPr>
                <w:rStyle w:val="CommentReference"/>
                <w:rFonts w:hint="eastAsia"/>
              </w:rPr>
              <w:t>2</w:t>
            </w:r>
          </w:p>
        </w:tc>
        <w:tc>
          <w:tcPr>
            <w:tcW w:w="3253" w:type="dxa"/>
          </w:tcPr>
          <w:p w14:paraId="3E41BA0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824" w:type="dxa"/>
          </w:tcPr>
          <w:p w14:paraId="7A8A3D8F" w14:textId="77777777" w:rsidR="007E5FCD" w:rsidRDefault="007E5FCD" w:rsidP="00CC1B0B">
            <w:pPr>
              <w:rPr>
                <w:rStyle w:val="CommentReference"/>
                <w:i/>
              </w:rPr>
            </w:pPr>
            <w:r>
              <w:rPr>
                <w:rStyle w:val="CommentReference"/>
                <w:rFonts w:hint="eastAsia"/>
              </w:rPr>
              <w:t>获取帖子信息</w:t>
            </w:r>
          </w:p>
        </w:tc>
      </w:tr>
      <w:tr w:rsidR="007E5FCD" w:rsidRPr="00076C89" w14:paraId="364A8661" w14:textId="77777777" w:rsidTr="00CC1B0B">
        <w:tc>
          <w:tcPr>
            <w:tcW w:w="743" w:type="dxa"/>
          </w:tcPr>
          <w:p w14:paraId="5CA0B7B9" w14:textId="77777777" w:rsidR="007E5FCD" w:rsidRDefault="007E5FCD" w:rsidP="00CC1B0B">
            <w:pPr>
              <w:rPr>
                <w:rStyle w:val="CommentReference"/>
                <w:i/>
              </w:rPr>
            </w:pPr>
            <w:r>
              <w:rPr>
                <w:rStyle w:val="CommentReference"/>
                <w:rFonts w:hint="eastAsia"/>
              </w:rPr>
              <w:t>3</w:t>
            </w:r>
          </w:p>
        </w:tc>
        <w:tc>
          <w:tcPr>
            <w:tcW w:w="3253" w:type="dxa"/>
          </w:tcPr>
          <w:p w14:paraId="1CB5163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getTopicInfoList</w:t>
            </w:r>
          </w:p>
        </w:tc>
        <w:tc>
          <w:tcPr>
            <w:tcW w:w="4824" w:type="dxa"/>
          </w:tcPr>
          <w:p w14:paraId="6A2205EF" w14:textId="77777777" w:rsidR="007E5FCD" w:rsidRDefault="007E5FCD" w:rsidP="00CC1B0B">
            <w:pPr>
              <w:rPr>
                <w:rStyle w:val="CommentReference"/>
                <w:i/>
              </w:rPr>
            </w:pPr>
            <w:r>
              <w:rPr>
                <w:rStyle w:val="CommentReference"/>
                <w:rFonts w:hint="eastAsia"/>
              </w:rPr>
              <w:t>获取帖子列表</w:t>
            </w:r>
          </w:p>
        </w:tc>
      </w:tr>
      <w:tr w:rsidR="007E5FCD" w:rsidRPr="00076C89" w14:paraId="58FCF841" w14:textId="77777777" w:rsidTr="00CC1B0B">
        <w:tc>
          <w:tcPr>
            <w:tcW w:w="743" w:type="dxa"/>
          </w:tcPr>
          <w:p w14:paraId="641207EF" w14:textId="77777777" w:rsidR="007E5FCD" w:rsidRDefault="007E5FCD" w:rsidP="00CC1B0B">
            <w:pPr>
              <w:rPr>
                <w:rStyle w:val="CommentReference"/>
                <w:i/>
              </w:rPr>
            </w:pPr>
            <w:r>
              <w:rPr>
                <w:rStyle w:val="CommentReference"/>
                <w:rFonts w:hint="eastAsia"/>
              </w:rPr>
              <w:t>4</w:t>
            </w:r>
          </w:p>
        </w:tc>
        <w:tc>
          <w:tcPr>
            <w:tcW w:w="3253" w:type="dxa"/>
          </w:tcPr>
          <w:p w14:paraId="22C74DB8"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getTeamTimelineBefore</w:t>
            </w:r>
          </w:p>
        </w:tc>
        <w:tc>
          <w:tcPr>
            <w:tcW w:w="4824" w:type="dxa"/>
          </w:tcPr>
          <w:p w14:paraId="52FD42EA" w14:textId="77777777" w:rsidR="007E5FCD" w:rsidRDefault="007E5FCD" w:rsidP="00CC1B0B">
            <w:pPr>
              <w:rPr>
                <w:rStyle w:val="CommentReference"/>
                <w:i/>
              </w:rPr>
            </w:pPr>
            <w:r>
              <w:rPr>
                <w:rStyle w:val="CommentReference"/>
                <w:rFonts w:hint="eastAsia"/>
              </w:rPr>
              <w:t>获取某圈子的帖子</w:t>
            </w:r>
          </w:p>
        </w:tc>
      </w:tr>
      <w:tr w:rsidR="007E5FCD" w:rsidRPr="00076C89" w14:paraId="1B385781" w14:textId="77777777" w:rsidTr="00CC1B0B">
        <w:tc>
          <w:tcPr>
            <w:tcW w:w="743" w:type="dxa"/>
          </w:tcPr>
          <w:p w14:paraId="7BCCA901" w14:textId="77777777" w:rsidR="007E5FCD" w:rsidRDefault="007E5FCD" w:rsidP="00CC1B0B">
            <w:pPr>
              <w:rPr>
                <w:rStyle w:val="CommentReference"/>
                <w:i/>
              </w:rPr>
            </w:pPr>
            <w:r>
              <w:rPr>
                <w:rStyle w:val="CommentReference"/>
                <w:rFonts w:hint="eastAsia"/>
              </w:rPr>
              <w:t>5</w:t>
            </w:r>
          </w:p>
        </w:tc>
        <w:tc>
          <w:tcPr>
            <w:tcW w:w="3253" w:type="dxa"/>
          </w:tcPr>
          <w:p w14:paraId="757C91E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getUserTimelineBefore</w:t>
            </w:r>
          </w:p>
        </w:tc>
        <w:tc>
          <w:tcPr>
            <w:tcW w:w="4824" w:type="dxa"/>
          </w:tcPr>
          <w:p w14:paraId="46F7605B" w14:textId="77777777" w:rsidR="007E5FCD" w:rsidRDefault="007E5FCD" w:rsidP="00CC1B0B">
            <w:pPr>
              <w:rPr>
                <w:rStyle w:val="CommentReference"/>
                <w:i/>
              </w:rPr>
            </w:pPr>
            <w:r>
              <w:rPr>
                <w:rStyle w:val="CommentReference"/>
                <w:rFonts w:hint="eastAsia"/>
              </w:rPr>
              <w:t>获取某人某时间后的数量的帖子</w:t>
            </w:r>
          </w:p>
        </w:tc>
      </w:tr>
      <w:tr w:rsidR="007E5FCD" w:rsidRPr="00076C89" w14:paraId="493C1DE7" w14:textId="77777777" w:rsidTr="00CC1B0B">
        <w:tc>
          <w:tcPr>
            <w:tcW w:w="743" w:type="dxa"/>
          </w:tcPr>
          <w:p w14:paraId="5B81BE89" w14:textId="77777777" w:rsidR="007E5FCD" w:rsidRDefault="007E5FCD" w:rsidP="00CC1B0B">
            <w:pPr>
              <w:rPr>
                <w:rStyle w:val="CommentReference"/>
                <w:i/>
              </w:rPr>
            </w:pPr>
            <w:r>
              <w:rPr>
                <w:rStyle w:val="CommentReference"/>
                <w:rFonts w:hint="eastAsia"/>
              </w:rPr>
              <w:lastRenderedPageBreak/>
              <w:t>6</w:t>
            </w:r>
          </w:p>
        </w:tc>
        <w:tc>
          <w:tcPr>
            <w:tcW w:w="3253" w:type="dxa"/>
          </w:tcPr>
          <w:p w14:paraId="1B77835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getAnchorTopics</w:t>
            </w:r>
          </w:p>
        </w:tc>
        <w:tc>
          <w:tcPr>
            <w:tcW w:w="4824" w:type="dxa"/>
          </w:tcPr>
          <w:p w14:paraId="52F62D7E" w14:textId="77777777" w:rsidR="007E5FCD" w:rsidRDefault="007E5FCD" w:rsidP="00CC1B0B">
            <w:pPr>
              <w:rPr>
                <w:rStyle w:val="CommentReference"/>
                <w:i/>
              </w:rPr>
            </w:pPr>
            <w:r>
              <w:rPr>
                <w:rStyle w:val="CommentReference"/>
                <w:rFonts w:hint="eastAsia"/>
              </w:rPr>
              <w:t>获取置顶帖子</w:t>
            </w:r>
          </w:p>
        </w:tc>
      </w:tr>
      <w:tr w:rsidR="007E5FCD" w:rsidRPr="00076C89" w14:paraId="66B49FA1" w14:textId="77777777" w:rsidTr="00CC1B0B">
        <w:tc>
          <w:tcPr>
            <w:tcW w:w="743" w:type="dxa"/>
          </w:tcPr>
          <w:p w14:paraId="22540CAC" w14:textId="77777777" w:rsidR="007E5FCD" w:rsidRDefault="007E5FCD" w:rsidP="00CC1B0B">
            <w:pPr>
              <w:rPr>
                <w:rStyle w:val="CommentReference"/>
                <w:i/>
              </w:rPr>
            </w:pPr>
            <w:r>
              <w:rPr>
                <w:rStyle w:val="CommentReference"/>
                <w:rFonts w:hint="eastAsia"/>
              </w:rPr>
              <w:t>7</w:t>
            </w:r>
          </w:p>
        </w:tc>
        <w:tc>
          <w:tcPr>
            <w:tcW w:w="3253" w:type="dxa"/>
          </w:tcPr>
          <w:p w14:paraId="0D76EF9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w:t>
            </w:r>
          </w:p>
        </w:tc>
        <w:tc>
          <w:tcPr>
            <w:tcW w:w="4824" w:type="dxa"/>
          </w:tcPr>
          <w:p w14:paraId="26D223D0" w14:textId="77777777" w:rsidR="007E5FCD" w:rsidRDefault="007E5FCD" w:rsidP="00CC1B0B">
            <w:pPr>
              <w:rPr>
                <w:rStyle w:val="CommentReference"/>
                <w:i/>
              </w:rPr>
            </w:pPr>
            <w:r>
              <w:rPr>
                <w:rStyle w:val="CommentReference"/>
                <w:rFonts w:hint="eastAsia"/>
              </w:rPr>
              <w:t>创建帖子</w:t>
            </w:r>
          </w:p>
        </w:tc>
      </w:tr>
      <w:tr w:rsidR="007E5FCD" w:rsidRPr="00076C89" w14:paraId="28CC8218" w14:textId="77777777" w:rsidTr="00CC1B0B">
        <w:tc>
          <w:tcPr>
            <w:tcW w:w="743" w:type="dxa"/>
          </w:tcPr>
          <w:p w14:paraId="3A5CBEC0" w14:textId="77777777" w:rsidR="007E5FCD" w:rsidRDefault="007E5FCD" w:rsidP="00CC1B0B">
            <w:pPr>
              <w:rPr>
                <w:rStyle w:val="CommentReference"/>
                <w:i/>
              </w:rPr>
            </w:pPr>
            <w:r>
              <w:rPr>
                <w:rStyle w:val="CommentReference"/>
                <w:rFonts w:hint="eastAsia"/>
              </w:rPr>
              <w:t>8</w:t>
            </w:r>
          </w:p>
        </w:tc>
        <w:tc>
          <w:tcPr>
            <w:tcW w:w="3253" w:type="dxa"/>
          </w:tcPr>
          <w:p w14:paraId="130EAEB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createWithoutCheck</w:t>
            </w:r>
          </w:p>
        </w:tc>
        <w:tc>
          <w:tcPr>
            <w:tcW w:w="4824" w:type="dxa"/>
          </w:tcPr>
          <w:p w14:paraId="355213C0" w14:textId="77777777" w:rsidR="007E5FCD" w:rsidRDefault="007E5FCD" w:rsidP="00CC1B0B">
            <w:pPr>
              <w:rPr>
                <w:rStyle w:val="CommentReference"/>
                <w:i/>
              </w:rPr>
            </w:pPr>
            <w:r>
              <w:rPr>
                <w:rStyle w:val="CommentReference"/>
                <w:rFonts w:hint="eastAsia"/>
              </w:rPr>
              <w:t>创建帖子不需要验证用户权限</w:t>
            </w:r>
          </w:p>
        </w:tc>
      </w:tr>
      <w:tr w:rsidR="007E5FCD" w:rsidRPr="00076C89" w14:paraId="722276D5" w14:textId="77777777" w:rsidTr="00CC1B0B">
        <w:tc>
          <w:tcPr>
            <w:tcW w:w="743" w:type="dxa"/>
          </w:tcPr>
          <w:p w14:paraId="48A7A849" w14:textId="77777777" w:rsidR="007E5FCD" w:rsidRDefault="007E5FCD" w:rsidP="00CC1B0B">
            <w:pPr>
              <w:rPr>
                <w:rStyle w:val="CommentReference"/>
                <w:i/>
              </w:rPr>
            </w:pPr>
            <w:r>
              <w:rPr>
                <w:rStyle w:val="CommentReference"/>
                <w:rFonts w:hint="eastAsia"/>
              </w:rPr>
              <w:t>9</w:t>
            </w:r>
          </w:p>
        </w:tc>
        <w:tc>
          <w:tcPr>
            <w:tcW w:w="3253" w:type="dxa"/>
          </w:tcPr>
          <w:p w14:paraId="62EFE2F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w:t>
            </w:r>
          </w:p>
        </w:tc>
        <w:tc>
          <w:tcPr>
            <w:tcW w:w="4824" w:type="dxa"/>
          </w:tcPr>
          <w:p w14:paraId="27E40863" w14:textId="77777777" w:rsidR="007E5FCD" w:rsidRDefault="007E5FCD" w:rsidP="00CC1B0B">
            <w:pPr>
              <w:rPr>
                <w:rStyle w:val="CommentReference"/>
                <w:i/>
              </w:rPr>
            </w:pPr>
            <w:r>
              <w:rPr>
                <w:rStyle w:val="CommentReference"/>
                <w:rFonts w:hint="eastAsia"/>
              </w:rPr>
              <w:t>删除帖子</w:t>
            </w:r>
          </w:p>
        </w:tc>
      </w:tr>
      <w:tr w:rsidR="007E5FCD" w:rsidRPr="00076C89" w14:paraId="6280C94D" w14:textId="77777777" w:rsidTr="00CC1B0B">
        <w:tc>
          <w:tcPr>
            <w:tcW w:w="743" w:type="dxa"/>
          </w:tcPr>
          <w:p w14:paraId="2F35C46A" w14:textId="77777777" w:rsidR="007E5FCD" w:rsidRDefault="007E5FCD" w:rsidP="00CC1B0B">
            <w:pPr>
              <w:rPr>
                <w:rStyle w:val="CommentReference"/>
                <w:i/>
              </w:rPr>
            </w:pPr>
            <w:r>
              <w:rPr>
                <w:rStyle w:val="CommentReference"/>
                <w:rFonts w:hint="eastAsia"/>
              </w:rPr>
              <w:t>10</w:t>
            </w:r>
          </w:p>
        </w:tc>
        <w:tc>
          <w:tcPr>
            <w:tcW w:w="3253" w:type="dxa"/>
          </w:tcPr>
          <w:p w14:paraId="3CBCD3E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824" w:type="dxa"/>
          </w:tcPr>
          <w:p w14:paraId="33190926" w14:textId="77777777" w:rsidR="007E5FCD" w:rsidRDefault="007E5FCD" w:rsidP="00CC1B0B">
            <w:pPr>
              <w:rPr>
                <w:rStyle w:val="CommentReference"/>
                <w:i/>
              </w:rPr>
            </w:pPr>
            <w:r>
              <w:rPr>
                <w:rStyle w:val="CommentReference"/>
                <w:rFonts w:hint="eastAsia"/>
              </w:rPr>
              <w:t>置顶帖子</w:t>
            </w:r>
          </w:p>
        </w:tc>
      </w:tr>
      <w:tr w:rsidR="007E5FCD" w:rsidRPr="00076C89" w14:paraId="34FEAD52" w14:textId="77777777" w:rsidTr="00CC1B0B">
        <w:tc>
          <w:tcPr>
            <w:tcW w:w="743" w:type="dxa"/>
          </w:tcPr>
          <w:p w14:paraId="01B7684B" w14:textId="77777777" w:rsidR="007E5FCD" w:rsidRDefault="007E5FCD" w:rsidP="00CC1B0B">
            <w:pPr>
              <w:rPr>
                <w:rStyle w:val="CommentReference"/>
                <w:i/>
              </w:rPr>
            </w:pPr>
            <w:r>
              <w:rPr>
                <w:rStyle w:val="CommentReference"/>
                <w:rFonts w:hint="eastAsia"/>
              </w:rPr>
              <w:t>11</w:t>
            </w:r>
          </w:p>
        </w:tc>
        <w:tc>
          <w:tcPr>
            <w:tcW w:w="3253" w:type="dxa"/>
          </w:tcPr>
          <w:p w14:paraId="7428A623"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getRemTopicids</w:t>
            </w:r>
          </w:p>
        </w:tc>
        <w:tc>
          <w:tcPr>
            <w:tcW w:w="4824" w:type="dxa"/>
          </w:tcPr>
          <w:p w14:paraId="567A82F4" w14:textId="77777777" w:rsidR="007E5FCD" w:rsidRDefault="007E5FCD" w:rsidP="00CC1B0B">
            <w:pPr>
              <w:rPr>
                <w:rStyle w:val="CommentReference"/>
                <w:i/>
              </w:rPr>
            </w:pPr>
            <w:r>
              <w:rPr>
                <w:rStyle w:val="CommentReference"/>
                <w:rFonts w:hint="eastAsia"/>
              </w:rPr>
              <w:t>获取删除帖子</w:t>
            </w:r>
            <w:r>
              <w:rPr>
                <w:rStyle w:val="CommentReference"/>
                <w:rFonts w:hint="eastAsia"/>
              </w:rPr>
              <w:t>id</w:t>
            </w:r>
          </w:p>
        </w:tc>
      </w:tr>
      <w:tr w:rsidR="007E5FCD" w:rsidRPr="00076C89" w14:paraId="3B6959A8" w14:textId="77777777" w:rsidTr="00CC1B0B">
        <w:tc>
          <w:tcPr>
            <w:tcW w:w="743" w:type="dxa"/>
          </w:tcPr>
          <w:p w14:paraId="294C0519" w14:textId="77777777" w:rsidR="007E5FCD" w:rsidRDefault="007E5FCD" w:rsidP="00CC1B0B">
            <w:pPr>
              <w:rPr>
                <w:rStyle w:val="CommentReference"/>
                <w:i/>
              </w:rPr>
            </w:pPr>
            <w:r>
              <w:rPr>
                <w:rStyle w:val="CommentReference"/>
                <w:rFonts w:hint="eastAsia"/>
              </w:rPr>
              <w:t>12</w:t>
            </w:r>
          </w:p>
        </w:tc>
        <w:tc>
          <w:tcPr>
            <w:tcW w:w="3253" w:type="dxa"/>
          </w:tcPr>
          <w:p w14:paraId="646C4F8B"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getUserFeeds</w:t>
            </w:r>
          </w:p>
        </w:tc>
        <w:tc>
          <w:tcPr>
            <w:tcW w:w="4824" w:type="dxa"/>
          </w:tcPr>
          <w:p w14:paraId="2A3481EE" w14:textId="77777777" w:rsidR="007E5FCD" w:rsidRDefault="007E5FCD" w:rsidP="00CC1B0B">
            <w:pPr>
              <w:rPr>
                <w:rStyle w:val="CommentReference"/>
                <w:i/>
              </w:rPr>
            </w:pPr>
            <w:r>
              <w:rPr>
                <w:rStyle w:val="CommentReference"/>
                <w:rFonts w:hint="eastAsia"/>
              </w:rPr>
              <w:t>获取用户帖子瀑布流</w:t>
            </w:r>
          </w:p>
        </w:tc>
      </w:tr>
      <w:tr w:rsidR="007E5FCD" w:rsidRPr="00076C89" w14:paraId="6B8CEA12" w14:textId="77777777" w:rsidTr="00CC1B0B">
        <w:tc>
          <w:tcPr>
            <w:tcW w:w="743" w:type="dxa"/>
          </w:tcPr>
          <w:p w14:paraId="53A165D6" w14:textId="77777777" w:rsidR="007E5FCD" w:rsidRDefault="007E5FCD" w:rsidP="00CC1B0B">
            <w:pPr>
              <w:rPr>
                <w:rStyle w:val="CommentReference"/>
                <w:i/>
              </w:rPr>
            </w:pPr>
            <w:r>
              <w:rPr>
                <w:rStyle w:val="CommentReference"/>
                <w:rFonts w:hint="eastAsia"/>
              </w:rPr>
              <w:t>13</w:t>
            </w:r>
          </w:p>
        </w:tc>
        <w:tc>
          <w:tcPr>
            <w:tcW w:w="3253" w:type="dxa"/>
          </w:tcPr>
          <w:p w14:paraId="71CC9A7B"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isHaveNewTopic</w:t>
            </w:r>
          </w:p>
        </w:tc>
        <w:tc>
          <w:tcPr>
            <w:tcW w:w="4824" w:type="dxa"/>
          </w:tcPr>
          <w:p w14:paraId="514F556C" w14:textId="77777777" w:rsidR="007E5FCD" w:rsidRDefault="007E5FCD" w:rsidP="00CC1B0B">
            <w:pPr>
              <w:rPr>
                <w:rStyle w:val="CommentReference"/>
                <w:i/>
              </w:rPr>
            </w:pPr>
            <w:r>
              <w:rPr>
                <w:rStyle w:val="CommentReference"/>
                <w:rFonts w:hint="eastAsia"/>
              </w:rPr>
              <w:t>获取指定用户置顶时间新帖子数</w:t>
            </w:r>
          </w:p>
        </w:tc>
      </w:tr>
      <w:tr w:rsidR="007E5FCD" w:rsidRPr="00076C89" w14:paraId="10F9E0FE" w14:textId="77777777" w:rsidTr="00CC1B0B">
        <w:tc>
          <w:tcPr>
            <w:tcW w:w="743" w:type="dxa"/>
          </w:tcPr>
          <w:p w14:paraId="17FCAC94" w14:textId="77777777" w:rsidR="007E5FCD" w:rsidRDefault="007E5FCD" w:rsidP="00CC1B0B">
            <w:pPr>
              <w:rPr>
                <w:rStyle w:val="CommentReference"/>
                <w:i/>
              </w:rPr>
            </w:pPr>
            <w:r>
              <w:rPr>
                <w:rStyle w:val="CommentReference"/>
                <w:rFonts w:hint="eastAsia"/>
              </w:rPr>
              <w:t>14</w:t>
            </w:r>
          </w:p>
        </w:tc>
        <w:tc>
          <w:tcPr>
            <w:tcW w:w="3253" w:type="dxa"/>
          </w:tcPr>
          <w:p w14:paraId="53755CF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824" w:type="dxa"/>
          </w:tcPr>
          <w:p w14:paraId="587B65B6" w14:textId="77777777" w:rsidR="007E5FCD" w:rsidRDefault="007E5FCD" w:rsidP="00CC1B0B">
            <w:pPr>
              <w:rPr>
                <w:rStyle w:val="CommentReference"/>
                <w:i/>
              </w:rPr>
            </w:pPr>
            <w:r>
              <w:rPr>
                <w:rStyle w:val="CommentReference"/>
                <w:rFonts w:hint="eastAsia"/>
              </w:rPr>
              <w:t>收藏</w:t>
            </w:r>
          </w:p>
        </w:tc>
      </w:tr>
      <w:tr w:rsidR="007E5FCD" w:rsidRPr="00076C89" w14:paraId="1AEE82D6" w14:textId="77777777" w:rsidTr="00CC1B0B">
        <w:tc>
          <w:tcPr>
            <w:tcW w:w="743" w:type="dxa"/>
          </w:tcPr>
          <w:p w14:paraId="5D393D00" w14:textId="77777777" w:rsidR="007E5FCD" w:rsidRDefault="007E5FCD" w:rsidP="00CC1B0B">
            <w:pPr>
              <w:rPr>
                <w:rStyle w:val="CommentReference"/>
                <w:i/>
              </w:rPr>
            </w:pPr>
            <w:r>
              <w:rPr>
                <w:rStyle w:val="CommentReference"/>
                <w:rFonts w:hint="eastAsia"/>
              </w:rPr>
              <w:t>15</w:t>
            </w:r>
          </w:p>
        </w:tc>
        <w:tc>
          <w:tcPr>
            <w:tcW w:w="3253" w:type="dxa"/>
          </w:tcPr>
          <w:p w14:paraId="77E602D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824" w:type="dxa"/>
          </w:tcPr>
          <w:p w14:paraId="4E07C3C7" w14:textId="77777777" w:rsidR="007E5FCD" w:rsidRDefault="007E5FCD" w:rsidP="00CC1B0B">
            <w:pPr>
              <w:rPr>
                <w:rStyle w:val="CommentReference"/>
                <w:i/>
              </w:rPr>
            </w:pPr>
            <w:r>
              <w:rPr>
                <w:rStyle w:val="CommentReference"/>
                <w:rFonts w:hint="eastAsia"/>
              </w:rPr>
              <w:t>取消收藏</w:t>
            </w:r>
          </w:p>
        </w:tc>
      </w:tr>
      <w:tr w:rsidR="007E5FCD" w:rsidRPr="00076C89" w14:paraId="1E8CADFB" w14:textId="77777777" w:rsidTr="00CC1B0B">
        <w:tc>
          <w:tcPr>
            <w:tcW w:w="743" w:type="dxa"/>
          </w:tcPr>
          <w:p w14:paraId="4B1E018A" w14:textId="77777777" w:rsidR="007E5FCD" w:rsidRDefault="007E5FCD" w:rsidP="00CC1B0B">
            <w:pPr>
              <w:rPr>
                <w:rStyle w:val="CommentReference"/>
                <w:i/>
              </w:rPr>
            </w:pPr>
            <w:r>
              <w:rPr>
                <w:rStyle w:val="CommentReference"/>
                <w:rFonts w:hint="eastAsia"/>
              </w:rPr>
              <w:t>16</w:t>
            </w:r>
          </w:p>
        </w:tc>
        <w:tc>
          <w:tcPr>
            <w:tcW w:w="3253" w:type="dxa"/>
          </w:tcPr>
          <w:p w14:paraId="592DF50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824" w:type="dxa"/>
          </w:tcPr>
          <w:p w14:paraId="531D1A74" w14:textId="77777777" w:rsidR="007E5FCD" w:rsidRDefault="007E5FCD" w:rsidP="00CC1B0B">
            <w:pPr>
              <w:rPr>
                <w:rStyle w:val="CommentReference"/>
                <w:i/>
              </w:rPr>
            </w:pPr>
            <w:r>
              <w:rPr>
                <w:rStyle w:val="CommentReference"/>
                <w:rFonts w:hint="eastAsia"/>
              </w:rPr>
              <w:t>获取收藏的帖子</w:t>
            </w:r>
          </w:p>
        </w:tc>
      </w:tr>
    </w:tbl>
    <w:p w14:paraId="15FB47DC" w14:textId="77777777" w:rsidR="007E5FCD" w:rsidRDefault="007E5FCD" w:rsidP="0045497D">
      <w:pPr>
        <w:pStyle w:val="Heading3"/>
      </w:pPr>
      <w:bookmarkStart w:id="54" w:name="_Toc418875624"/>
      <w:r>
        <w:rPr>
          <w:rFonts w:hint="eastAsia"/>
        </w:rPr>
        <w:t>MemberServiceImp</w:t>
      </w:r>
      <w:r>
        <w:rPr>
          <w:rFonts w:hint="eastAsia"/>
        </w:rPr>
        <w:t>类概述</w:t>
      </w:r>
      <w:bookmarkEnd w:id="54"/>
    </w:p>
    <w:p w14:paraId="640075F2" w14:textId="77777777" w:rsidR="007E5FCD" w:rsidRPr="0045497D" w:rsidRDefault="007E5FCD" w:rsidP="0045497D">
      <w:pPr>
        <w:pStyle w:val="a"/>
        <w:spacing w:line="400" w:lineRule="exact"/>
        <w:ind w:firstLine="480"/>
        <w:jc w:val="left"/>
        <w:rPr>
          <w:rFonts w:ascii="SimSun" w:hAnsi="SimSun"/>
          <w:sz w:val="24"/>
        </w:rPr>
      </w:pPr>
      <w:r w:rsidRPr="0045497D">
        <w:rPr>
          <w:rFonts w:ascii="SimSun" w:hAnsi="SimSun" w:hint="eastAsia"/>
          <w:sz w:val="24"/>
        </w:rPr>
        <w:t>服务端的接口实现类，实现Thrift的Iface接口，Client通过Thrift远程调用。</w:t>
      </w:r>
    </w:p>
    <w:p w14:paraId="00B9B982" w14:textId="77777777" w:rsidR="007E5FCD" w:rsidRPr="0045497D" w:rsidRDefault="007E5FCD" w:rsidP="0045497D">
      <w:pPr>
        <w:pStyle w:val="a"/>
        <w:spacing w:line="400" w:lineRule="exact"/>
        <w:ind w:firstLine="480"/>
        <w:jc w:val="left"/>
        <w:rPr>
          <w:rFonts w:ascii="SimSun" w:hAnsi="SimSun"/>
          <w:sz w:val="24"/>
        </w:rPr>
      </w:pPr>
      <w:bookmarkStart w:id="55" w:name="_Toc418875625"/>
      <w:r w:rsidRPr="0045497D">
        <w:rPr>
          <w:rFonts w:ascii="SimSun" w:hAnsi="SimSun" w:hint="eastAsia"/>
          <w:sz w:val="24"/>
        </w:rPr>
        <w:t>类功能定义</w:t>
      </w:r>
      <w:bookmarkEnd w:id="55"/>
    </w:p>
    <w:p w14:paraId="700E559D" w14:textId="77777777" w:rsidR="007E5FCD" w:rsidRPr="00557EE7" w:rsidRDefault="007E5FCD" w:rsidP="007E5FCD">
      <w:r>
        <w:rPr>
          <w:rStyle w:val="CommentReference"/>
          <w:rFonts w:hint="eastAsia"/>
        </w:rPr>
        <w:tab/>
      </w:r>
      <w:r>
        <w:rPr>
          <w:rFonts w:hint="eastAsia"/>
        </w:rPr>
        <w:t>表</w:t>
      </w:r>
      <w:r>
        <w:rPr>
          <w:rFonts w:hint="eastAsia"/>
        </w:rPr>
        <w:t>5-10</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0EF18A51" w14:textId="77777777" w:rsidTr="00CC1B0B">
        <w:tc>
          <w:tcPr>
            <w:tcW w:w="752" w:type="dxa"/>
            <w:shd w:val="clear" w:color="auto" w:fill="CCCCCC"/>
          </w:tcPr>
          <w:p w14:paraId="70F75A60" w14:textId="77777777" w:rsidR="007E5FCD" w:rsidRPr="00076C89" w:rsidRDefault="007E5FCD" w:rsidP="00CC1B0B">
            <w:pPr>
              <w:jc w:val="center"/>
              <w:rPr>
                <w:rStyle w:val="CommentReference"/>
                <w:b/>
                <w:i/>
              </w:rPr>
            </w:pPr>
            <w:r w:rsidRPr="00076C89">
              <w:rPr>
                <w:rStyle w:val="CommentReference"/>
                <w:rFonts w:hint="eastAsia"/>
              </w:rPr>
              <w:t>序号</w:t>
            </w:r>
          </w:p>
        </w:tc>
        <w:tc>
          <w:tcPr>
            <w:tcW w:w="3121" w:type="dxa"/>
            <w:shd w:val="clear" w:color="auto" w:fill="CCCCCC"/>
          </w:tcPr>
          <w:p w14:paraId="5C53014B" w14:textId="77777777" w:rsidR="007E5FCD" w:rsidRPr="00076C89" w:rsidRDefault="007E5FCD" w:rsidP="00CC1B0B">
            <w:pPr>
              <w:jc w:val="center"/>
              <w:rPr>
                <w:rStyle w:val="CommentReference"/>
                <w:b/>
                <w:i/>
              </w:rPr>
            </w:pPr>
            <w:r w:rsidRPr="00076C89">
              <w:rPr>
                <w:rStyle w:val="CommentReference"/>
                <w:rFonts w:hint="eastAsia"/>
              </w:rPr>
              <w:t>功能点</w:t>
            </w:r>
          </w:p>
        </w:tc>
        <w:tc>
          <w:tcPr>
            <w:tcW w:w="4947" w:type="dxa"/>
            <w:shd w:val="clear" w:color="auto" w:fill="CCCCCC"/>
          </w:tcPr>
          <w:p w14:paraId="77659427" w14:textId="77777777" w:rsidR="007E5FCD" w:rsidRPr="00076C89" w:rsidRDefault="007E5FCD" w:rsidP="00CC1B0B">
            <w:pPr>
              <w:jc w:val="center"/>
              <w:rPr>
                <w:rStyle w:val="CommentReference"/>
                <w:b/>
                <w:i/>
              </w:rPr>
            </w:pPr>
            <w:r w:rsidRPr="00076C89">
              <w:rPr>
                <w:rStyle w:val="CommentReference"/>
                <w:rFonts w:hint="eastAsia"/>
              </w:rPr>
              <w:t>功能点详细内容</w:t>
            </w:r>
          </w:p>
        </w:tc>
      </w:tr>
      <w:tr w:rsidR="007E5FCD" w:rsidRPr="00076C89" w14:paraId="760D11BB" w14:textId="77777777" w:rsidTr="00CC1B0B">
        <w:tc>
          <w:tcPr>
            <w:tcW w:w="752" w:type="dxa"/>
          </w:tcPr>
          <w:p w14:paraId="6353F980" w14:textId="77777777" w:rsidR="007E5FCD" w:rsidRPr="00076C89" w:rsidRDefault="007E5FCD" w:rsidP="00CC1B0B">
            <w:pPr>
              <w:rPr>
                <w:rStyle w:val="CommentReference"/>
                <w:i/>
              </w:rPr>
            </w:pPr>
            <w:r w:rsidRPr="00076C89">
              <w:rPr>
                <w:rStyle w:val="CommentReference"/>
                <w:rFonts w:hint="eastAsia"/>
              </w:rPr>
              <w:t>1</w:t>
            </w:r>
          </w:p>
        </w:tc>
        <w:tc>
          <w:tcPr>
            <w:tcW w:w="3121" w:type="dxa"/>
          </w:tcPr>
          <w:p w14:paraId="2797868F" w14:textId="77777777" w:rsidR="007E5FCD" w:rsidRPr="00076C89" w:rsidRDefault="007E5FCD" w:rsidP="00CC1B0B">
            <w:pPr>
              <w:rPr>
                <w:rStyle w:val="CommentReference"/>
                <w:i/>
              </w:rPr>
            </w:pPr>
            <w:r>
              <w:rPr>
                <w:rFonts w:ascii="Monaco" w:hAnsi="Monaco" w:cs="Monaco"/>
                <w:color w:val="000000"/>
                <w:kern w:val="0"/>
                <w:sz w:val="22"/>
                <w:szCs w:val="22"/>
                <w:highlight w:val="lightGray"/>
                <w:u w:val="single"/>
              </w:rPr>
              <w:t>getTeamInviteRecords</w:t>
            </w:r>
          </w:p>
        </w:tc>
        <w:tc>
          <w:tcPr>
            <w:tcW w:w="4947" w:type="dxa"/>
          </w:tcPr>
          <w:p w14:paraId="7B11D45E" w14:textId="77777777" w:rsidR="007E5FCD" w:rsidRPr="00076C89" w:rsidRDefault="007E5FCD" w:rsidP="00CC1B0B">
            <w:pPr>
              <w:rPr>
                <w:rStyle w:val="CommentReference"/>
                <w:i/>
              </w:rPr>
            </w:pPr>
            <w:r>
              <w:rPr>
                <w:rStyle w:val="CommentReference"/>
                <w:rFonts w:hint="eastAsia"/>
              </w:rPr>
              <w:t>获取某圈子的邀请记录</w:t>
            </w:r>
          </w:p>
        </w:tc>
      </w:tr>
      <w:tr w:rsidR="007E5FCD" w:rsidRPr="00076C89" w14:paraId="22E99281" w14:textId="77777777" w:rsidTr="00CC1B0B">
        <w:tc>
          <w:tcPr>
            <w:tcW w:w="752" w:type="dxa"/>
          </w:tcPr>
          <w:p w14:paraId="6E6E2F3D" w14:textId="77777777" w:rsidR="007E5FCD" w:rsidRPr="00076C89" w:rsidRDefault="007E5FCD" w:rsidP="00CC1B0B">
            <w:pPr>
              <w:rPr>
                <w:rStyle w:val="CommentReference"/>
                <w:i/>
              </w:rPr>
            </w:pPr>
            <w:r>
              <w:rPr>
                <w:rStyle w:val="CommentReference"/>
                <w:rFonts w:hint="eastAsia"/>
              </w:rPr>
              <w:t>2</w:t>
            </w:r>
          </w:p>
        </w:tc>
        <w:tc>
          <w:tcPr>
            <w:tcW w:w="3121" w:type="dxa"/>
          </w:tcPr>
          <w:p w14:paraId="14171E31" w14:textId="77777777" w:rsidR="007E5FCD" w:rsidRDefault="007E5FCD" w:rsidP="00CC1B0B">
            <w:pPr>
              <w:rPr>
                <w:rFonts w:ascii="Monaco" w:hAnsi="Monaco" w:cs="Monaco"/>
                <w:color w:val="000000"/>
                <w:kern w:val="0"/>
                <w:sz w:val="22"/>
                <w:szCs w:val="22"/>
                <w:highlight w:val="lightGray"/>
                <w:u w:val="single"/>
              </w:rPr>
            </w:pPr>
            <w:r>
              <w:rPr>
                <w:rFonts w:ascii="Monaco" w:hAnsi="Monaco" w:cs="Monaco"/>
                <w:color w:val="000000"/>
                <w:kern w:val="0"/>
                <w:sz w:val="22"/>
                <w:szCs w:val="22"/>
                <w:highlight w:val="lightGray"/>
              </w:rPr>
              <w:t>getUserInviteRecords</w:t>
            </w:r>
          </w:p>
        </w:tc>
        <w:tc>
          <w:tcPr>
            <w:tcW w:w="4947" w:type="dxa"/>
          </w:tcPr>
          <w:p w14:paraId="55EDE7FC" w14:textId="77777777" w:rsidR="007E5FCD" w:rsidRDefault="007E5FCD" w:rsidP="00CC1B0B">
            <w:pPr>
              <w:rPr>
                <w:rStyle w:val="CommentReference"/>
                <w:i/>
              </w:rPr>
            </w:pPr>
            <w:r>
              <w:rPr>
                <w:rStyle w:val="CommentReference"/>
                <w:rFonts w:hint="eastAsia"/>
              </w:rPr>
              <w:t>获取某用户的邀请记录</w:t>
            </w:r>
          </w:p>
        </w:tc>
      </w:tr>
      <w:tr w:rsidR="007E5FCD" w:rsidRPr="00076C89" w14:paraId="1B8E0F57" w14:textId="77777777" w:rsidTr="00CC1B0B">
        <w:tc>
          <w:tcPr>
            <w:tcW w:w="752" w:type="dxa"/>
          </w:tcPr>
          <w:p w14:paraId="75A61E2D" w14:textId="77777777" w:rsidR="007E5FCD" w:rsidRDefault="007E5FCD" w:rsidP="00CC1B0B">
            <w:pPr>
              <w:rPr>
                <w:rStyle w:val="CommentReference"/>
                <w:i/>
              </w:rPr>
            </w:pPr>
            <w:r>
              <w:rPr>
                <w:rStyle w:val="CommentReference"/>
                <w:rFonts w:hint="eastAsia"/>
              </w:rPr>
              <w:t>3</w:t>
            </w:r>
          </w:p>
        </w:tc>
        <w:tc>
          <w:tcPr>
            <w:tcW w:w="3121" w:type="dxa"/>
          </w:tcPr>
          <w:p w14:paraId="00E090D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14:paraId="422188E8" w14:textId="77777777" w:rsidR="007E5FCD" w:rsidRDefault="007E5FCD" w:rsidP="00CC1B0B">
            <w:pPr>
              <w:rPr>
                <w:rStyle w:val="CommentReference"/>
                <w:i/>
              </w:rPr>
            </w:pPr>
            <w:r>
              <w:rPr>
                <w:rStyle w:val="CommentReference"/>
                <w:rFonts w:hint="eastAsia"/>
              </w:rPr>
              <w:t>获取一条邀请记录</w:t>
            </w:r>
          </w:p>
        </w:tc>
      </w:tr>
      <w:tr w:rsidR="007E5FCD" w:rsidRPr="00076C89" w14:paraId="2701306B" w14:textId="77777777" w:rsidTr="00CC1B0B">
        <w:tc>
          <w:tcPr>
            <w:tcW w:w="752" w:type="dxa"/>
          </w:tcPr>
          <w:p w14:paraId="33EF407E" w14:textId="77777777" w:rsidR="007E5FCD" w:rsidRDefault="007E5FCD" w:rsidP="00CC1B0B">
            <w:pPr>
              <w:rPr>
                <w:rStyle w:val="CommentReference"/>
                <w:i/>
              </w:rPr>
            </w:pPr>
            <w:r>
              <w:rPr>
                <w:rStyle w:val="CommentReference"/>
                <w:rFonts w:hint="eastAsia"/>
              </w:rPr>
              <w:t>4</w:t>
            </w:r>
          </w:p>
        </w:tc>
        <w:tc>
          <w:tcPr>
            <w:tcW w:w="3121" w:type="dxa"/>
          </w:tcPr>
          <w:p w14:paraId="7C89EAFA"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14:paraId="5208646B" w14:textId="77777777" w:rsidR="007E5FCD" w:rsidRDefault="007E5FCD" w:rsidP="00CC1B0B">
            <w:pPr>
              <w:rPr>
                <w:rStyle w:val="CommentReference"/>
                <w:i/>
              </w:rPr>
            </w:pPr>
            <w:r>
              <w:rPr>
                <w:rStyle w:val="CommentReference"/>
                <w:rFonts w:hint="eastAsia"/>
              </w:rPr>
              <w:t>批量邀请</w:t>
            </w:r>
          </w:p>
        </w:tc>
      </w:tr>
      <w:tr w:rsidR="007E5FCD" w:rsidRPr="00076C89" w14:paraId="0A51682A" w14:textId="77777777" w:rsidTr="00CC1B0B">
        <w:tc>
          <w:tcPr>
            <w:tcW w:w="752" w:type="dxa"/>
          </w:tcPr>
          <w:p w14:paraId="73AB40A6" w14:textId="77777777" w:rsidR="007E5FCD" w:rsidRDefault="007E5FCD" w:rsidP="00CC1B0B">
            <w:pPr>
              <w:rPr>
                <w:rStyle w:val="CommentReference"/>
                <w:i/>
              </w:rPr>
            </w:pPr>
            <w:r>
              <w:rPr>
                <w:rStyle w:val="CommentReference"/>
                <w:rFonts w:hint="eastAsia"/>
              </w:rPr>
              <w:t>5</w:t>
            </w:r>
          </w:p>
        </w:tc>
        <w:tc>
          <w:tcPr>
            <w:tcW w:w="3121" w:type="dxa"/>
          </w:tcPr>
          <w:p w14:paraId="0BDC20F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w:t>
            </w:r>
          </w:p>
        </w:tc>
        <w:tc>
          <w:tcPr>
            <w:tcW w:w="4947" w:type="dxa"/>
          </w:tcPr>
          <w:p w14:paraId="16E92C33" w14:textId="77777777" w:rsidR="007E5FCD" w:rsidRDefault="007E5FCD" w:rsidP="00CC1B0B">
            <w:pPr>
              <w:rPr>
                <w:rStyle w:val="CommentReference"/>
                <w:i/>
              </w:rPr>
            </w:pPr>
            <w:r>
              <w:rPr>
                <w:rStyle w:val="CommentReference"/>
                <w:rFonts w:hint="eastAsia"/>
              </w:rPr>
              <w:t>邀请加入圈子</w:t>
            </w:r>
          </w:p>
        </w:tc>
      </w:tr>
      <w:tr w:rsidR="007E5FCD" w:rsidRPr="00076C89" w14:paraId="552E5884" w14:textId="77777777" w:rsidTr="00CC1B0B">
        <w:tc>
          <w:tcPr>
            <w:tcW w:w="752" w:type="dxa"/>
          </w:tcPr>
          <w:p w14:paraId="7015B93E" w14:textId="77777777" w:rsidR="007E5FCD" w:rsidRDefault="007E5FCD" w:rsidP="00CC1B0B">
            <w:pPr>
              <w:rPr>
                <w:rStyle w:val="CommentReference"/>
                <w:i/>
              </w:rPr>
            </w:pPr>
            <w:r>
              <w:rPr>
                <w:rStyle w:val="CommentReference"/>
                <w:rFonts w:hint="eastAsia"/>
              </w:rPr>
              <w:t>6</w:t>
            </w:r>
          </w:p>
        </w:tc>
        <w:tc>
          <w:tcPr>
            <w:tcW w:w="3121" w:type="dxa"/>
          </w:tcPr>
          <w:p w14:paraId="0C70834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14:paraId="5367EE50" w14:textId="77777777" w:rsidR="007E5FCD" w:rsidRDefault="007E5FCD" w:rsidP="00CC1B0B">
            <w:pPr>
              <w:rPr>
                <w:rStyle w:val="CommentReference"/>
                <w:i/>
              </w:rPr>
            </w:pPr>
            <w:r>
              <w:rPr>
                <w:rStyle w:val="CommentReference"/>
                <w:rFonts w:hint="eastAsia"/>
              </w:rPr>
              <w:t>接受邀请加入圈子</w:t>
            </w:r>
          </w:p>
        </w:tc>
      </w:tr>
      <w:tr w:rsidR="007E5FCD" w:rsidRPr="00076C89" w14:paraId="07D46E7C" w14:textId="77777777" w:rsidTr="00CC1B0B">
        <w:tc>
          <w:tcPr>
            <w:tcW w:w="752" w:type="dxa"/>
          </w:tcPr>
          <w:p w14:paraId="6E06978B" w14:textId="77777777" w:rsidR="007E5FCD" w:rsidRDefault="007E5FCD" w:rsidP="00CC1B0B">
            <w:pPr>
              <w:rPr>
                <w:rStyle w:val="CommentReference"/>
                <w:i/>
              </w:rPr>
            </w:pPr>
            <w:r>
              <w:rPr>
                <w:rStyle w:val="CommentReference"/>
                <w:rFonts w:hint="eastAsia"/>
              </w:rPr>
              <w:t>7</w:t>
            </w:r>
          </w:p>
        </w:tc>
        <w:tc>
          <w:tcPr>
            <w:tcW w:w="3121" w:type="dxa"/>
          </w:tcPr>
          <w:p w14:paraId="0DF0964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14:paraId="61C2C38A" w14:textId="77777777" w:rsidR="007E5FCD" w:rsidRDefault="007E5FCD" w:rsidP="00CC1B0B">
            <w:pPr>
              <w:rPr>
                <w:rStyle w:val="CommentReference"/>
                <w:i/>
              </w:rPr>
            </w:pPr>
            <w:r>
              <w:rPr>
                <w:rStyle w:val="CommentReference"/>
                <w:rFonts w:hint="eastAsia"/>
              </w:rPr>
              <w:t>拒绝邀请加入圈子</w:t>
            </w:r>
          </w:p>
        </w:tc>
      </w:tr>
      <w:tr w:rsidR="007E5FCD" w:rsidRPr="00076C89" w14:paraId="069A2C5E" w14:textId="77777777" w:rsidTr="00CC1B0B">
        <w:tc>
          <w:tcPr>
            <w:tcW w:w="752" w:type="dxa"/>
          </w:tcPr>
          <w:p w14:paraId="7B9F4D5B" w14:textId="77777777" w:rsidR="007E5FCD" w:rsidRDefault="007E5FCD" w:rsidP="00CC1B0B">
            <w:pPr>
              <w:rPr>
                <w:rStyle w:val="CommentReference"/>
                <w:i/>
              </w:rPr>
            </w:pPr>
            <w:r>
              <w:rPr>
                <w:rStyle w:val="CommentReference"/>
                <w:rFonts w:hint="eastAsia"/>
              </w:rPr>
              <w:t>8</w:t>
            </w:r>
          </w:p>
        </w:tc>
        <w:tc>
          <w:tcPr>
            <w:tcW w:w="3121" w:type="dxa"/>
          </w:tcPr>
          <w:p w14:paraId="296792B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14:paraId="05757871" w14:textId="77777777" w:rsidR="007E5FCD" w:rsidRDefault="007E5FCD" w:rsidP="00CC1B0B">
            <w:pPr>
              <w:rPr>
                <w:rStyle w:val="CommentReference"/>
                <w:i/>
              </w:rPr>
            </w:pPr>
            <w:r>
              <w:rPr>
                <w:rStyle w:val="CommentReference"/>
                <w:rFonts w:hint="eastAsia"/>
              </w:rPr>
              <w:t>取消邀请</w:t>
            </w:r>
          </w:p>
        </w:tc>
      </w:tr>
      <w:tr w:rsidR="007E5FCD" w:rsidRPr="00076C89" w14:paraId="696B672C" w14:textId="77777777" w:rsidTr="00CC1B0B">
        <w:tc>
          <w:tcPr>
            <w:tcW w:w="752" w:type="dxa"/>
          </w:tcPr>
          <w:p w14:paraId="63A4D728" w14:textId="77777777" w:rsidR="007E5FCD" w:rsidRDefault="007E5FCD" w:rsidP="00CC1B0B">
            <w:pPr>
              <w:rPr>
                <w:rStyle w:val="CommentReference"/>
                <w:i/>
              </w:rPr>
            </w:pPr>
            <w:r>
              <w:rPr>
                <w:rStyle w:val="CommentReference"/>
                <w:rFonts w:hint="eastAsia"/>
              </w:rPr>
              <w:t>9</w:t>
            </w:r>
          </w:p>
        </w:tc>
        <w:tc>
          <w:tcPr>
            <w:tcW w:w="3121" w:type="dxa"/>
          </w:tcPr>
          <w:p w14:paraId="45DEFE8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14:paraId="16D7A1EB" w14:textId="77777777" w:rsidR="007E5FCD" w:rsidRDefault="007E5FCD" w:rsidP="00CC1B0B">
            <w:pPr>
              <w:rPr>
                <w:rStyle w:val="CommentReference"/>
                <w:i/>
              </w:rPr>
            </w:pPr>
            <w:r>
              <w:rPr>
                <w:rStyle w:val="CommentReference"/>
                <w:rFonts w:hint="eastAsia"/>
              </w:rPr>
              <w:t>获取圈子申请记录列表</w:t>
            </w:r>
          </w:p>
        </w:tc>
      </w:tr>
      <w:tr w:rsidR="007E5FCD" w:rsidRPr="00076C89" w14:paraId="6BC4D389" w14:textId="77777777" w:rsidTr="00CC1B0B">
        <w:tc>
          <w:tcPr>
            <w:tcW w:w="752" w:type="dxa"/>
          </w:tcPr>
          <w:p w14:paraId="5861E2AB" w14:textId="77777777" w:rsidR="007E5FCD" w:rsidRDefault="007E5FCD" w:rsidP="00CC1B0B">
            <w:pPr>
              <w:rPr>
                <w:rStyle w:val="CommentReference"/>
                <w:i/>
              </w:rPr>
            </w:pPr>
            <w:r>
              <w:rPr>
                <w:rStyle w:val="CommentReference"/>
                <w:rFonts w:hint="eastAsia"/>
              </w:rPr>
              <w:t>10</w:t>
            </w:r>
          </w:p>
        </w:tc>
        <w:tc>
          <w:tcPr>
            <w:tcW w:w="3121" w:type="dxa"/>
          </w:tcPr>
          <w:p w14:paraId="3E41923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14:paraId="7493F903" w14:textId="77777777" w:rsidR="007E5FCD" w:rsidRDefault="007E5FCD" w:rsidP="00CC1B0B">
            <w:pPr>
              <w:rPr>
                <w:rStyle w:val="CommentReference"/>
                <w:i/>
              </w:rPr>
            </w:pPr>
            <w:r>
              <w:rPr>
                <w:rStyle w:val="CommentReference"/>
                <w:rFonts w:hint="eastAsia"/>
              </w:rPr>
              <w:t>获取用户申请记录列表</w:t>
            </w:r>
          </w:p>
        </w:tc>
      </w:tr>
      <w:tr w:rsidR="007E5FCD" w:rsidRPr="00076C89" w14:paraId="554501E2" w14:textId="77777777" w:rsidTr="00CC1B0B">
        <w:tc>
          <w:tcPr>
            <w:tcW w:w="752" w:type="dxa"/>
          </w:tcPr>
          <w:p w14:paraId="78F41AE3" w14:textId="77777777" w:rsidR="007E5FCD" w:rsidRDefault="007E5FCD" w:rsidP="00CC1B0B">
            <w:pPr>
              <w:rPr>
                <w:rStyle w:val="CommentReference"/>
                <w:i/>
              </w:rPr>
            </w:pPr>
            <w:r>
              <w:rPr>
                <w:rStyle w:val="CommentReference"/>
                <w:rFonts w:hint="eastAsia"/>
              </w:rPr>
              <w:t>11</w:t>
            </w:r>
          </w:p>
        </w:tc>
        <w:tc>
          <w:tcPr>
            <w:tcW w:w="3121" w:type="dxa"/>
          </w:tcPr>
          <w:p w14:paraId="47B87AD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14:paraId="0B4E48A1" w14:textId="77777777" w:rsidR="007E5FCD" w:rsidRDefault="007E5FCD" w:rsidP="00CC1B0B">
            <w:pPr>
              <w:rPr>
                <w:rStyle w:val="CommentReference"/>
                <w:i/>
              </w:rPr>
            </w:pPr>
            <w:r>
              <w:rPr>
                <w:rStyle w:val="CommentReference"/>
                <w:rFonts w:hint="eastAsia"/>
              </w:rPr>
              <w:t>获取申请记录</w:t>
            </w:r>
          </w:p>
        </w:tc>
      </w:tr>
      <w:tr w:rsidR="007E5FCD" w:rsidRPr="00076C89" w14:paraId="2D08DA81" w14:textId="77777777" w:rsidTr="00CC1B0B">
        <w:tc>
          <w:tcPr>
            <w:tcW w:w="752" w:type="dxa"/>
          </w:tcPr>
          <w:p w14:paraId="53661A2F" w14:textId="77777777" w:rsidR="007E5FCD" w:rsidRDefault="007E5FCD" w:rsidP="00CC1B0B">
            <w:pPr>
              <w:rPr>
                <w:rStyle w:val="CommentReference"/>
                <w:i/>
              </w:rPr>
            </w:pPr>
            <w:r>
              <w:rPr>
                <w:rStyle w:val="CommentReference"/>
                <w:rFonts w:hint="eastAsia"/>
              </w:rPr>
              <w:t>12</w:t>
            </w:r>
          </w:p>
        </w:tc>
        <w:tc>
          <w:tcPr>
            <w:tcW w:w="3121" w:type="dxa"/>
          </w:tcPr>
          <w:p w14:paraId="0F076A2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getApplyRecordList</w:t>
            </w:r>
          </w:p>
        </w:tc>
        <w:tc>
          <w:tcPr>
            <w:tcW w:w="4947" w:type="dxa"/>
          </w:tcPr>
          <w:p w14:paraId="2A80DF72" w14:textId="77777777" w:rsidR="007E5FCD" w:rsidRDefault="007E5FCD" w:rsidP="00CC1B0B">
            <w:pPr>
              <w:rPr>
                <w:rStyle w:val="CommentReference"/>
                <w:i/>
              </w:rPr>
            </w:pPr>
            <w:r>
              <w:rPr>
                <w:rStyle w:val="CommentReference"/>
                <w:rFonts w:hint="eastAsia"/>
              </w:rPr>
              <w:t>获取申请记录列表</w:t>
            </w:r>
          </w:p>
        </w:tc>
      </w:tr>
      <w:tr w:rsidR="007E5FCD" w:rsidRPr="00076C89" w14:paraId="498F8CCB" w14:textId="77777777" w:rsidTr="00CC1B0B">
        <w:tc>
          <w:tcPr>
            <w:tcW w:w="752" w:type="dxa"/>
          </w:tcPr>
          <w:p w14:paraId="47B34248" w14:textId="77777777" w:rsidR="007E5FCD" w:rsidRDefault="007E5FCD" w:rsidP="00CC1B0B">
            <w:pPr>
              <w:rPr>
                <w:rStyle w:val="CommentReference"/>
                <w:i/>
              </w:rPr>
            </w:pPr>
            <w:r>
              <w:rPr>
                <w:rStyle w:val="CommentReference"/>
                <w:rFonts w:hint="eastAsia"/>
              </w:rPr>
              <w:t>13</w:t>
            </w:r>
          </w:p>
        </w:tc>
        <w:tc>
          <w:tcPr>
            <w:tcW w:w="3121" w:type="dxa"/>
          </w:tcPr>
          <w:p w14:paraId="43029F9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14:paraId="56B06E97" w14:textId="77777777" w:rsidR="007E5FCD" w:rsidRDefault="007E5FCD" w:rsidP="00CC1B0B">
            <w:pPr>
              <w:rPr>
                <w:rStyle w:val="CommentReference"/>
                <w:i/>
              </w:rPr>
            </w:pPr>
            <w:r>
              <w:rPr>
                <w:rStyle w:val="CommentReference"/>
                <w:rFonts w:hint="eastAsia"/>
              </w:rPr>
              <w:t>申请加入圈子</w:t>
            </w:r>
          </w:p>
        </w:tc>
      </w:tr>
      <w:tr w:rsidR="007E5FCD" w:rsidRPr="00076C89" w14:paraId="39A26964" w14:textId="77777777" w:rsidTr="00CC1B0B">
        <w:tc>
          <w:tcPr>
            <w:tcW w:w="752" w:type="dxa"/>
          </w:tcPr>
          <w:p w14:paraId="23191DD7" w14:textId="77777777" w:rsidR="007E5FCD" w:rsidRDefault="007E5FCD" w:rsidP="00CC1B0B">
            <w:pPr>
              <w:rPr>
                <w:rStyle w:val="CommentReference"/>
                <w:i/>
              </w:rPr>
            </w:pPr>
            <w:r>
              <w:rPr>
                <w:rStyle w:val="CommentReference"/>
                <w:rFonts w:hint="eastAsia"/>
              </w:rPr>
              <w:t>14</w:t>
            </w:r>
          </w:p>
        </w:tc>
        <w:tc>
          <w:tcPr>
            <w:tcW w:w="3121" w:type="dxa"/>
          </w:tcPr>
          <w:p w14:paraId="159A8FA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acceptApply</w:t>
            </w:r>
          </w:p>
        </w:tc>
        <w:tc>
          <w:tcPr>
            <w:tcW w:w="4947" w:type="dxa"/>
          </w:tcPr>
          <w:p w14:paraId="6584FB1D" w14:textId="77777777" w:rsidR="007E5FCD" w:rsidRDefault="007E5FCD" w:rsidP="00CC1B0B">
            <w:pPr>
              <w:rPr>
                <w:rStyle w:val="CommentReference"/>
                <w:i/>
              </w:rPr>
            </w:pPr>
            <w:r>
              <w:rPr>
                <w:rStyle w:val="CommentReference"/>
                <w:rFonts w:hint="eastAsia"/>
              </w:rPr>
              <w:t>接受申请</w:t>
            </w:r>
          </w:p>
        </w:tc>
      </w:tr>
      <w:tr w:rsidR="007E5FCD" w:rsidRPr="00076C89" w14:paraId="244D728F" w14:textId="77777777" w:rsidTr="00CC1B0B">
        <w:tc>
          <w:tcPr>
            <w:tcW w:w="752" w:type="dxa"/>
          </w:tcPr>
          <w:p w14:paraId="26B203B6" w14:textId="77777777" w:rsidR="007E5FCD" w:rsidRDefault="007E5FCD" w:rsidP="00CC1B0B">
            <w:pPr>
              <w:rPr>
                <w:rStyle w:val="CommentReference"/>
                <w:i/>
              </w:rPr>
            </w:pPr>
            <w:r>
              <w:rPr>
                <w:rStyle w:val="CommentReference"/>
                <w:rFonts w:hint="eastAsia"/>
              </w:rPr>
              <w:t>15</w:t>
            </w:r>
          </w:p>
        </w:tc>
        <w:tc>
          <w:tcPr>
            <w:tcW w:w="3121" w:type="dxa"/>
          </w:tcPr>
          <w:p w14:paraId="1645238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refuseApply</w:t>
            </w:r>
          </w:p>
        </w:tc>
        <w:tc>
          <w:tcPr>
            <w:tcW w:w="4947" w:type="dxa"/>
          </w:tcPr>
          <w:p w14:paraId="7571A82B" w14:textId="77777777" w:rsidR="007E5FCD" w:rsidRDefault="007E5FCD" w:rsidP="00CC1B0B">
            <w:pPr>
              <w:rPr>
                <w:rStyle w:val="CommentReference"/>
                <w:i/>
              </w:rPr>
            </w:pPr>
            <w:r>
              <w:rPr>
                <w:rStyle w:val="CommentReference"/>
                <w:rFonts w:hint="eastAsia"/>
              </w:rPr>
              <w:t>拒绝申请</w:t>
            </w:r>
          </w:p>
        </w:tc>
      </w:tr>
      <w:tr w:rsidR="007E5FCD" w:rsidRPr="00076C89" w14:paraId="5F1FAE92" w14:textId="77777777" w:rsidTr="00CC1B0B">
        <w:tc>
          <w:tcPr>
            <w:tcW w:w="752" w:type="dxa"/>
          </w:tcPr>
          <w:p w14:paraId="4A309205" w14:textId="77777777" w:rsidR="007E5FCD" w:rsidRDefault="007E5FCD" w:rsidP="00CC1B0B">
            <w:pPr>
              <w:rPr>
                <w:rStyle w:val="CommentReference"/>
                <w:i/>
              </w:rPr>
            </w:pPr>
            <w:r>
              <w:rPr>
                <w:rStyle w:val="CommentReference"/>
                <w:rFonts w:hint="eastAsia"/>
              </w:rPr>
              <w:t>16</w:t>
            </w:r>
          </w:p>
        </w:tc>
        <w:tc>
          <w:tcPr>
            <w:tcW w:w="3121" w:type="dxa"/>
          </w:tcPr>
          <w:p w14:paraId="445E9AE4"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cancelApply</w:t>
            </w:r>
          </w:p>
        </w:tc>
        <w:tc>
          <w:tcPr>
            <w:tcW w:w="4947" w:type="dxa"/>
          </w:tcPr>
          <w:p w14:paraId="7C68E4D5" w14:textId="77777777" w:rsidR="007E5FCD" w:rsidRDefault="007E5FCD" w:rsidP="00CC1B0B">
            <w:pPr>
              <w:rPr>
                <w:rStyle w:val="CommentReference"/>
                <w:i/>
              </w:rPr>
            </w:pPr>
            <w:r>
              <w:rPr>
                <w:rStyle w:val="CommentReference"/>
                <w:rFonts w:hint="eastAsia"/>
              </w:rPr>
              <w:t>取消申请</w:t>
            </w:r>
          </w:p>
        </w:tc>
      </w:tr>
      <w:tr w:rsidR="007E5FCD" w:rsidRPr="00076C89" w14:paraId="63D5B194" w14:textId="77777777" w:rsidTr="00CC1B0B">
        <w:tc>
          <w:tcPr>
            <w:tcW w:w="752" w:type="dxa"/>
          </w:tcPr>
          <w:p w14:paraId="5D790628" w14:textId="77777777" w:rsidR="007E5FCD" w:rsidRDefault="007E5FCD" w:rsidP="00CC1B0B">
            <w:pPr>
              <w:rPr>
                <w:rStyle w:val="CommentReference"/>
                <w:i/>
              </w:rPr>
            </w:pPr>
            <w:r>
              <w:rPr>
                <w:rStyle w:val="CommentReference"/>
                <w:rFonts w:hint="eastAsia"/>
              </w:rPr>
              <w:t>17</w:t>
            </w:r>
          </w:p>
        </w:tc>
        <w:tc>
          <w:tcPr>
            <w:tcW w:w="3121" w:type="dxa"/>
          </w:tcPr>
          <w:p w14:paraId="06EE14A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getTeamApplyCount</w:t>
            </w:r>
          </w:p>
        </w:tc>
        <w:tc>
          <w:tcPr>
            <w:tcW w:w="4947" w:type="dxa"/>
          </w:tcPr>
          <w:p w14:paraId="769C437B" w14:textId="77777777" w:rsidR="007E5FCD" w:rsidRDefault="007E5FCD" w:rsidP="00CC1B0B">
            <w:pPr>
              <w:rPr>
                <w:rStyle w:val="CommentReference"/>
                <w:i/>
              </w:rPr>
            </w:pPr>
            <w:r>
              <w:rPr>
                <w:rStyle w:val="CommentReference"/>
                <w:rFonts w:hint="eastAsia"/>
              </w:rPr>
              <w:t>获取申请加入圈子数</w:t>
            </w:r>
          </w:p>
        </w:tc>
      </w:tr>
      <w:tr w:rsidR="007E5FCD" w:rsidRPr="00076C89" w14:paraId="16153507" w14:textId="77777777" w:rsidTr="00CC1B0B">
        <w:tc>
          <w:tcPr>
            <w:tcW w:w="752" w:type="dxa"/>
          </w:tcPr>
          <w:p w14:paraId="180A6A30" w14:textId="77777777" w:rsidR="007E5FCD" w:rsidRDefault="007E5FCD" w:rsidP="00CC1B0B">
            <w:pPr>
              <w:rPr>
                <w:rStyle w:val="CommentReference"/>
                <w:i/>
              </w:rPr>
            </w:pPr>
            <w:r>
              <w:rPr>
                <w:rStyle w:val="CommentReference"/>
                <w:rFonts w:hint="eastAsia"/>
              </w:rPr>
              <w:t>18</w:t>
            </w:r>
          </w:p>
        </w:tc>
        <w:tc>
          <w:tcPr>
            <w:tcW w:w="3121" w:type="dxa"/>
          </w:tcPr>
          <w:p w14:paraId="62986AB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acceptInviteByUserId</w:t>
            </w:r>
          </w:p>
        </w:tc>
        <w:tc>
          <w:tcPr>
            <w:tcW w:w="4947" w:type="dxa"/>
          </w:tcPr>
          <w:p w14:paraId="0C438A16" w14:textId="77777777" w:rsidR="007E5FCD" w:rsidRDefault="007E5FCD" w:rsidP="00CC1B0B">
            <w:pPr>
              <w:rPr>
                <w:rStyle w:val="CommentReference"/>
                <w:i/>
              </w:rPr>
            </w:pPr>
            <w:r>
              <w:rPr>
                <w:rStyle w:val="CommentReference"/>
                <w:rFonts w:hint="eastAsia"/>
              </w:rPr>
              <w:t>通过用户</w:t>
            </w:r>
            <w:r>
              <w:rPr>
                <w:rStyle w:val="CommentReference"/>
                <w:rFonts w:hint="eastAsia"/>
              </w:rPr>
              <w:t>ID</w:t>
            </w:r>
            <w:r>
              <w:rPr>
                <w:rStyle w:val="CommentReference"/>
                <w:rFonts w:hint="eastAsia"/>
              </w:rPr>
              <w:t>接受邀请并加入圈子</w:t>
            </w:r>
          </w:p>
        </w:tc>
      </w:tr>
    </w:tbl>
    <w:p w14:paraId="2AB729BC" w14:textId="120A6EF5" w:rsidR="007E5FCD" w:rsidRDefault="007E5FCD" w:rsidP="003A0D42"/>
    <w:p w14:paraId="3A7D6EE7" w14:textId="77777777" w:rsidR="00CC1B0B" w:rsidRDefault="00CC1B0B" w:rsidP="0076776F">
      <w:pPr>
        <w:pStyle w:val="Heading2"/>
      </w:pPr>
      <w:bookmarkStart w:id="56" w:name="_Toc418875586"/>
      <w:r>
        <w:rPr>
          <w:rFonts w:hint="eastAsia"/>
        </w:rPr>
        <w:lastRenderedPageBreak/>
        <w:t>关系系统（</w:t>
      </w:r>
      <w:r>
        <w:rPr>
          <w:rFonts w:hint="eastAsia"/>
        </w:rPr>
        <w:t>Relation</w:t>
      </w:r>
      <w:r>
        <w:rPr>
          <w:rFonts w:hint="eastAsia"/>
        </w:rPr>
        <w:t>）模块</w:t>
      </w:r>
      <w:bookmarkEnd w:id="56"/>
    </w:p>
    <w:p w14:paraId="7914788B" w14:textId="77777777" w:rsidR="00CC1B0B" w:rsidRDefault="00CC1B0B" w:rsidP="0076776F">
      <w:pPr>
        <w:pStyle w:val="Heading3"/>
      </w:pPr>
      <w:bookmarkStart w:id="57" w:name="_Toc418875587"/>
      <w:r>
        <w:rPr>
          <w:rFonts w:hint="eastAsia"/>
        </w:rPr>
        <w:t>关系系统模块概述</w:t>
      </w:r>
      <w:bookmarkEnd w:id="57"/>
    </w:p>
    <w:p w14:paraId="21616A87" w14:textId="20F5A660" w:rsidR="00CC1B0B" w:rsidRPr="000D05B2" w:rsidRDefault="00CC1B0B" w:rsidP="001133B9">
      <w:pPr>
        <w:spacing w:line="400" w:lineRule="exact"/>
        <w:ind w:firstLine="432"/>
        <w:jc w:val="left"/>
        <w:rPr>
          <w:sz w:val="24"/>
        </w:rPr>
      </w:pPr>
      <w:r w:rsidRPr="000D05B2">
        <w:rPr>
          <w:rFonts w:hint="eastAsia"/>
          <w:sz w:val="24"/>
        </w:rPr>
        <w:t>工作圈的关系系统是存储用户与圈子的所属关系，主要维护包含人所对应的圈子、圈子所对应的人、人在圈子的角色、人的置顶圈子等数据。</w:t>
      </w:r>
    </w:p>
    <w:p w14:paraId="3140849A" w14:textId="77777777" w:rsidR="00CC1B0B" w:rsidRPr="000D05B2" w:rsidRDefault="00CC1B0B" w:rsidP="001133B9">
      <w:pPr>
        <w:spacing w:line="400" w:lineRule="exact"/>
        <w:ind w:firstLine="432"/>
        <w:jc w:val="left"/>
        <w:rPr>
          <w:b/>
          <w:sz w:val="24"/>
        </w:rPr>
      </w:pPr>
      <w:r w:rsidRPr="000D05B2">
        <w:rPr>
          <w:rFonts w:hint="eastAsia"/>
          <w:b/>
          <w:sz w:val="24"/>
        </w:rPr>
        <w:t>查看圈子列表：</w:t>
      </w:r>
    </w:p>
    <w:p w14:paraId="132BCD55" w14:textId="77777777" w:rsidR="00CC1B0B" w:rsidRPr="000D05B2" w:rsidRDefault="00CC1B0B" w:rsidP="00E87E06">
      <w:pPr>
        <w:pStyle w:val="ListParagraph"/>
        <w:numPr>
          <w:ilvl w:val="0"/>
          <w:numId w:val="22"/>
        </w:numPr>
        <w:spacing w:line="400" w:lineRule="exact"/>
        <w:ind w:left="0" w:firstLineChars="0" w:firstLine="432"/>
        <w:jc w:val="left"/>
        <w:rPr>
          <w:rFonts w:ascii="SimSun" w:hAnsi="SimSun"/>
          <w:sz w:val="24"/>
        </w:rPr>
      </w:pPr>
      <w:r w:rsidRPr="000D05B2">
        <w:rPr>
          <w:rFonts w:ascii="SimSun" w:hAnsi="SimSun" w:hint="eastAsia"/>
          <w:sz w:val="24"/>
        </w:rPr>
        <w:t>圈子列表（交互优先</w:t>
      </w:r>
      <w:r w:rsidRPr="000D05B2">
        <w:rPr>
          <w:rFonts w:ascii="SimSun" w:hAnsi="SimSun"/>
          <w:sz w:val="24"/>
        </w:rPr>
        <w:t>级）</w:t>
      </w:r>
      <w:r w:rsidRPr="000D05B2">
        <w:rPr>
          <w:rFonts w:ascii="SimSun" w:hAnsi="SimSun" w:hint="eastAsia"/>
          <w:sz w:val="24"/>
        </w:rPr>
        <w:t>：圈子的</w:t>
      </w:r>
      <w:r w:rsidRPr="000D05B2">
        <w:rPr>
          <w:rFonts w:ascii="SimSun" w:hAnsi="SimSun"/>
          <w:sz w:val="24"/>
        </w:rPr>
        <w:t>名称</w:t>
      </w:r>
      <w:r w:rsidRPr="000D05B2">
        <w:rPr>
          <w:rFonts w:ascii="SimSun" w:hAnsi="SimSun" w:hint="eastAsia"/>
          <w:sz w:val="24"/>
        </w:rPr>
        <w:t>、未</w:t>
      </w:r>
      <w:r w:rsidRPr="000D05B2">
        <w:rPr>
          <w:rFonts w:ascii="SimSun" w:hAnsi="SimSun"/>
          <w:sz w:val="24"/>
        </w:rPr>
        <w:t>读数量</w:t>
      </w:r>
      <w:r w:rsidRPr="000D05B2">
        <w:rPr>
          <w:rFonts w:ascii="SimSun" w:hAnsi="SimSun" w:hint="eastAsia"/>
          <w:sz w:val="24"/>
        </w:rPr>
        <w:t>、lo</w:t>
      </w:r>
      <w:r w:rsidRPr="000D05B2">
        <w:rPr>
          <w:rFonts w:ascii="SimSun" w:hAnsi="SimSun"/>
          <w:sz w:val="24"/>
        </w:rPr>
        <w:t>go</w:t>
      </w:r>
      <w:r w:rsidRPr="000D05B2">
        <w:rPr>
          <w:rFonts w:ascii="SimSun" w:hAnsi="SimSun" w:hint="eastAsia"/>
          <w:sz w:val="24"/>
        </w:rPr>
        <w:t>、</w:t>
      </w:r>
      <w:r w:rsidRPr="000D05B2">
        <w:rPr>
          <w:rFonts w:ascii="SimSun" w:hAnsi="SimSun"/>
          <w:sz w:val="24"/>
        </w:rPr>
        <w:t>最新的会话</w:t>
      </w:r>
    </w:p>
    <w:p w14:paraId="1270F100" w14:textId="77777777" w:rsidR="00CC1B0B" w:rsidRPr="000D05B2" w:rsidRDefault="00CC1B0B" w:rsidP="00E87E06">
      <w:pPr>
        <w:pStyle w:val="ListParagraph"/>
        <w:numPr>
          <w:ilvl w:val="0"/>
          <w:numId w:val="22"/>
        </w:numPr>
        <w:spacing w:line="400" w:lineRule="exact"/>
        <w:ind w:left="0" w:firstLineChars="0" w:firstLine="432"/>
        <w:jc w:val="left"/>
        <w:rPr>
          <w:rFonts w:ascii="SimSun" w:hAnsi="SimSun"/>
          <w:sz w:val="24"/>
        </w:rPr>
      </w:pPr>
      <w:r w:rsidRPr="000D05B2">
        <w:rPr>
          <w:rFonts w:ascii="SimSun" w:hAnsi="SimSun" w:hint="eastAsia"/>
          <w:sz w:val="24"/>
        </w:rPr>
        <w:t>圈子排序</w:t>
      </w:r>
    </w:p>
    <w:p w14:paraId="11DA4C8B" w14:textId="77777777" w:rsidR="00CC1B0B" w:rsidRPr="000D05B2" w:rsidRDefault="00CC1B0B" w:rsidP="00E87E06">
      <w:pPr>
        <w:pStyle w:val="ListParagraph"/>
        <w:numPr>
          <w:ilvl w:val="0"/>
          <w:numId w:val="23"/>
        </w:numPr>
        <w:spacing w:line="400" w:lineRule="exact"/>
        <w:ind w:leftChars="214" w:left="449" w:firstLineChars="0" w:firstLine="432"/>
        <w:jc w:val="left"/>
        <w:rPr>
          <w:rFonts w:ascii="SimSun" w:hAnsi="SimSun"/>
          <w:sz w:val="24"/>
        </w:rPr>
      </w:pPr>
      <w:r w:rsidRPr="000D05B2">
        <w:rPr>
          <w:rFonts w:ascii="SimSun" w:hAnsi="SimSun" w:hint="eastAsia"/>
          <w:sz w:val="24"/>
        </w:rPr>
        <w:t>方案一</w:t>
      </w:r>
      <w:r w:rsidRPr="000D05B2">
        <w:rPr>
          <w:rFonts w:ascii="SimSun" w:hAnsi="SimSun"/>
          <w:sz w:val="24"/>
        </w:rPr>
        <w:t>：</w:t>
      </w:r>
      <w:r w:rsidRPr="000D05B2">
        <w:rPr>
          <w:rFonts w:ascii="SimSun" w:hAnsi="SimSun" w:hint="eastAsia"/>
          <w:sz w:val="24"/>
        </w:rPr>
        <w:t>按动态（发</w:t>
      </w:r>
      <w:r w:rsidRPr="000D05B2">
        <w:rPr>
          <w:rFonts w:ascii="SimSun" w:hAnsi="SimSun"/>
          <w:sz w:val="24"/>
        </w:rPr>
        <w:t>言和回复）</w:t>
      </w:r>
      <w:r w:rsidRPr="000D05B2">
        <w:rPr>
          <w:rFonts w:ascii="SimSun" w:hAnsi="SimSun" w:hint="eastAsia"/>
          <w:sz w:val="24"/>
        </w:rPr>
        <w:t>的</w:t>
      </w:r>
      <w:r w:rsidRPr="000D05B2">
        <w:rPr>
          <w:rFonts w:ascii="SimSun" w:hAnsi="SimSun"/>
          <w:sz w:val="24"/>
        </w:rPr>
        <w:t>时间倒</w:t>
      </w:r>
      <w:r w:rsidRPr="000D05B2">
        <w:rPr>
          <w:rFonts w:ascii="SimSun" w:hAnsi="SimSun" w:hint="eastAsia"/>
          <w:sz w:val="24"/>
        </w:rPr>
        <w:t>序</w:t>
      </w:r>
    </w:p>
    <w:p w14:paraId="7EB7252B" w14:textId="77777777" w:rsidR="00CC1B0B" w:rsidRPr="000D05B2" w:rsidRDefault="00CC1B0B" w:rsidP="00E87E06">
      <w:pPr>
        <w:pStyle w:val="ListParagraph"/>
        <w:numPr>
          <w:ilvl w:val="0"/>
          <w:numId w:val="23"/>
        </w:numPr>
        <w:spacing w:line="400" w:lineRule="exact"/>
        <w:ind w:leftChars="214" w:left="449" w:firstLineChars="0" w:firstLine="432"/>
        <w:jc w:val="left"/>
        <w:rPr>
          <w:rFonts w:ascii="SimSun" w:hAnsi="SimSun"/>
          <w:sz w:val="24"/>
        </w:rPr>
      </w:pPr>
      <w:r w:rsidRPr="000D05B2">
        <w:rPr>
          <w:rFonts w:ascii="SimSun" w:hAnsi="SimSun" w:hint="eastAsia"/>
          <w:sz w:val="24"/>
        </w:rPr>
        <w:t>方案二</w:t>
      </w:r>
      <w:r w:rsidRPr="000D05B2">
        <w:rPr>
          <w:rFonts w:ascii="SimSun" w:hAnsi="SimSun"/>
          <w:sz w:val="24"/>
        </w:rPr>
        <w:t>：智能排序</w:t>
      </w:r>
      <w:r w:rsidRPr="000D05B2">
        <w:rPr>
          <w:rFonts w:ascii="SimSun" w:hAnsi="SimSun" w:hint="eastAsia"/>
          <w:sz w:val="24"/>
        </w:rPr>
        <w:t>（参见</w:t>
      </w:r>
      <w:r w:rsidRPr="000D05B2">
        <w:rPr>
          <w:rFonts w:ascii="SimSun" w:hAnsi="SimSun"/>
          <w:sz w:val="24"/>
        </w:rPr>
        <w:t>S-00035）</w:t>
      </w:r>
    </w:p>
    <w:p w14:paraId="5319D70F" w14:textId="77777777" w:rsidR="00CC1B0B" w:rsidRPr="000D05B2" w:rsidRDefault="00CC1B0B" w:rsidP="00E87E06">
      <w:pPr>
        <w:pStyle w:val="ListParagraph"/>
        <w:numPr>
          <w:ilvl w:val="0"/>
          <w:numId w:val="22"/>
        </w:numPr>
        <w:spacing w:line="400" w:lineRule="exact"/>
        <w:ind w:left="0" w:firstLineChars="0" w:firstLine="432"/>
        <w:jc w:val="left"/>
        <w:rPr>
          <w:rFonts w:ascii="SimSun" w:hAnsi="SimSun"/>
          <w:sz w:val="24"/>
        </w:rPr>
      </w:pPr>
      <w:r w:rsidRPr="000D05B2">
        <w:rPr>
          <w:rFonts w:ascii="SimSun" w:hAnsi="SimSun" w:hint="eastAsia"/>
          <w:sz w:val="24"/>
        </w:rPr>
        <w:t>未读</w:t>
      </w:r>
      <w:r w:rsidRPr="000D05B2">
        <w:rPr>
          <w:rFonts w:ascii="SimSun" w:hAnsi="SimSun"/>
          <w:sz w:val="24"/>
        </w:rPr>
        <w:t>数量</w:t>
      </w:r>
      <w:r w:rsidRPr="000D05B2">
        <w:rPr>
          <w:rFonts w:ascii="SimSun" w:hAnsi="SimSun" w:hint="eastAsia"/>
          <w:sz w:val="24"/>
        </w:rPr>
        <w:t>：圈子</w:t>
      </w:r>
      <w:r w:rsidRPr="000D05B2">
        <w:rPr>
          <w:rFonts w:ascii="SimSun" w:hAnsi="SimSun"/>
          <w:sz w:val="24"/>
        </w:rPr>
        <w:t>里的未读条数，</w:t>
      </w:r>
    </w:p>
    <w:p w14:paraId="215C3EC8" w14:textId="77777777" w:rsidR="00CC1B0B" w:rsidRPr="000D05B2" w:rsidRDefault="00CC1B0B" w:rsidP="00E87E06">
      <w:pPr>
        <w:pStyle w:val="ListParagraph"/>
        <w:numPr>
          <w:ilvl w:val="0"/>
          <w:numId w:val="22"/>
        </w:numPr>
        <w:spacing w:line="400" w:lineRule="exact"/>
        <w:ind w:left="0" w:firstLineChars="0" w:firstLine="432"/>
        <w:jc w:val="left"/>
        <w:rPr>
          <w:rFonts w:ascii="SimSun" w:hAnsi="SimSun"/>
          <w:sz w:val="24"/>
        </w:rPr>
      </w:pPr>
      <w:r w:rsidRPr="000D05B2">
        <w:rPr>
          <w:rFonts w:ascii="SimSun" w:hAnsi="SimSun" w:hint="eastAsia"/>
          <w:sz w:val="24"/>
        </w:rPr>
        <w:t>圈子的置顶</w:t>
      </w:r>
      <w:r w:rsidRPr="000D05B2">
        <w:rPr>
          <w:rFonts w:ascii="SimSun" w:hAnsi="SimSun"/>
          <w:sz w:val="24"/>
        </w:rPr>
        <w:t>（</w:t>
      </w:r>
      <w:r w:rsidRPr="000D05B2">
        <w:rPr>
          <w:rFonts w:ascii="SimSun" w:hAnsi="SimSun" w:hint="eastAsia"/>
          <w:sz w:val="24"/>
        </w:rPr>
        <w:t>限</w:t>
      </w:r>
      <w:r w:rsidRPr="000D05B2">
        <w:rPr>
          <w:rFonts w:ascii="SimSun" w:hAnsi="SimSun"/>
          <w:sz w:val="24"/>
        </w:rPr>
        <w:t>WEB端）</w:t>
      </w:r>
    </w:p>
    <w:p w14:paraId="6AE13A72" w14:textId="77777777" w:rsidR="00CC1B0B" w:rsidRPr="000D05B2" w:rsidRDefault="00CC1B0B" w:rsidP="00E87E06">
      <w:pPr>
        <w:pStyle w:val="ListParagraph"/>
        <w:numPr>
          <w:ilvl w:val="0"/>
          <w:numId w:val="24"/>
        </w:numPr>
        <w:spacing w:line="400" w:lineRule="exact"/>
        <w:ind w:leftChars="214" w:left="449" w:firstLineChars="0" w:firstLine="432"/>
        <w:jc w:val="left"/>
        <w:rPr>
          <w:rFonts w:ascii="SimSun" w:hAnsi="SimSun"/>
          <w:sz w:val="24"/>
        </w:rPr>
      </w:pPr>
      <w:r w:rsidRPr="000D05B2">
        <w:rPr>
          <w:rFonts w:ascii="SimSun" w:hAnsi="SimSun" w:hint="eastAsia"/>
          <w:sz w:val="24"/>
        </w:rPr>
        <w:t>允许设置三</w:t>
      </w:r>
      <w:r w:rsidRPr="000D05B2">
        <w:rPr>
          <w:rFonts w:ascii="SimSun" w:hAnsi="SimSun"/>
          <w:sz w:val="24"/>
        </w:rPr>
        <w:t>个圈子置顶，</w:t>
      </w:r>
      <w:r w:rsidRPr="000D05B2">
        <w:rPr>
          <w:rFonts w:ascii="SimSun" w:hAnsi="SimSun" w:hint="eastAsia"/>
          <w:sz w:val="24"/>
        </w:rPr>
        <w:t>置</w:t>
      </w:r>
      <w:r w:rsidRPr="000D05B2">
        <w:rPr>
          <w:rFonts w:ascii="SimSun" w:hAnsi="SimSun"/>
          <w:sz w:val="24"/>
        </w:rPr>
        <w:t>顶后圈子将固定在最上方，不会</w:t>
      </w:r>
      <w:r w:rsidRPr="000D05B2">
        <w:rPr>
          <w:rFonts w:ascii="SimSun" w:hAnsi="SimSun" w:hint="eastAsia"/>
          <w:sz w:val="24"/>
        </w:rPr>
        <w:t>因</w:t>
      </w:r>
      <w:r w:rsidRPr="000D05B2">
        <w:rPr>
          <w:rFonts w:ascii="SimSun" w:hAnsi="SimSun"/>
          <w:sz w:val="24"/>
        </w:rPr>
        <w:t>为动态而改变</w:t>
      </w:r>
      <w:r w:rsidRPr="000D05B2">
        <w:rPr>
          <w:rFonts w:ascii="SimSun" w:hAnsi="SimSun" w:hint="eastAsia"/>
          <w:sz w:val="24"/>
        </w:rPr>
        <w:t>顺利</w:t>
      </w:r>
      <w:r w:rsidRPr="000D05B2">
        <w:rPr>
          <w:rFonts w:ascii="SimSun" w:hAnsi="SimSun"/>
          <w:sz w:val="24"/>
        </w:rPr>
        <w:t>。</w:t>
      </w:r>
    </w:p>
    <w:p w14:paraId="5D8C25AB" w14:textId="77777777" w:rsidR="00CC1B0B" w:rsidRPr="000D05B2" w:rsidRDefault="00CC1B0B" w:rsidP="00E87E06">
      <w:pPr>
        <w:pStyle w:val="ListParagraph"/>
        <w:numPr>
          <w:ilvl w:val="0"/>
          <w:numId w:val="24"/>
        </w:numPr>
        <w:spacing w:line="400" w:lineRule="exact"/>
        <w:ind w:leftChars="214" w:left="449" w:firstLineChars="0" w:firstLine="432"/>
        <w:jc w:val="left"/>
        <w:rPr>
          <w:rFonts w:ascii="SimSun" w:hAnsi="SimSun"/>
          <w:sz w:val="24"/>
        </w:rPr>
      </w:pPr>
      <w:r w:rsidRPr="000D05B2">
        <w:rPr>
          <w:rFonts w:ascii="SimSun" w:hAnsi="SimSun" w:hint="eastAsia"/>
          <w:sz w:val="24"/>
        </w:rPr>
        <w:t>超</w:t>
      </w:r>
      <w:r w:rsidRPr="000D05B2">
        <w:rPr>
          <w:rFonts w:ascii="SimSun" w:hAnsi="SimSun"/>
          <w:sz w:val="24"/>
        </w:rPr>
        <w:t>过三个圈子，系统提示不允许再置顶</w:t>
      </w:r>
      <w:r w:rsidRPr="000D05B2">
        <w:rPr>
          <w:rFonts w:ascii="SimSun" w:hAnsi="SimSun" w:hint="eastAsia"/>
          <w:sz w:val="24"/>
        </w:rPr>
        <w:t>。</w:t>
      </w:r>
    </w:p>
    <w:p w14:paraId="648DED81" w14:textId="77777777" w:rsidR="00CC1B0B" w:rsidRPr="000D05B2" w:rsidRDefault="00CC1B0B" w:rsidP="00E87E06">
      <w:pPr>
        <w:pStyle w:val="ListParagraph"/>
        <w:numPr>
          <w:ilvl w:val="0"/>
          <w:numId w:val="24"/>
        </w:numPr>
        <w:spacing w:line="400" w:lineRule="exact"/>
        <w:ind w:leftChars="214" w:left="449" w:firstLineChars="0" w:firstLine="432"/>
        <w:jc w:val="left"/>
        <w:rPr>
          <w:rFonts w:ascii="SimSun" w:hAnsi="SimSun"/>
          <w:sz w:val="24"/>
        </w:rPr>
      </w:pPr>
      <w:r w:rsidRPr="000D05B2">
        <w:rPr>
          <w:rFonts w:ascii="SimSun" w:hAnsi="SimSun"/>
          <w:sz w:val="24"/>
        </w:rPr>
        <w:t>取消置顶后</w:t>
      </w:r>
      <w:r w:rsidRPr="000D05B2">
        <w:rPr>
          <w:rFonts w:ascii="SimSun" w:hAnsi="SimSun" w:hint="eastAsia"/>
          <w:sz w:val="24"/>
        </w:rPr>
        <w:t>，该</w:t>
      </w:r>
      <w:r w:rsidRPr="000D05B2">
        <w:rPr>
          <w:rFonts w:ascii="SimSun" w:hAnsi="SimSun"/>
          <w:sz w:val="24"/>
        </w:rPr>
        <w:t>圈子的</w:t>
      </w:r>
      <w:r w:rsidRPr="000D05B2">
        <w:rPr>
          <w:rFonts w:ascii="SimSun" w:hAnsi="SimSun" w:hint="eastAsia"/>
          <w:sz w:val="24"/>
        </w:rPr>
        <w:t>排序将</w:t>
      </w:r>
      <w:r w:rsidRPr="000D05B2">
        <w:rPr>
          <w:rFonts w:ascii="SimSun" w:hAnsi="SimSun"/>
          <w:sz w:val="24"/>
        </w:rPr>
        <w:t>重排。</w:t>
      </w:r>
    </w:p>
    <w:p w14:paraId="33DD6CA5" w14:textId="77777777" w:rsidR="00CC1B0B" w:rsidRPr="000D05B2" w:rsidRDefault="00CC1B0B" w:rsidP="00E87E06">
      <w:pPr>
        <w:pStyle w:val="ListParagraph"/>
        <w:numPr>
          <w:ilvl w:val="0"/>
          <w:numId w:val="22"/>
        </w:numPr>
        <w:spacing w:line="400" w:lineRule="exact"/>
        <w:ind w:left="0" w:firstLineChars="0" w:firstLine="432"/>
        <w:jc w:val="left"/>
        <w:rPr>
          <w:rFonts w:ascii="SimSun" w:hAnsi="SimSun"/>
          <w:sz w:val="24"/>
        </w:rPr>
      </w:pPr>
      <w:r w:rsidRPr="000D05B2">
        <w:rPr>
          <w:rFonts w:ascii="SimSun" w:hAnsi="SimSun" w:hint="eastAsia"/>
          <w:sz w:val="24"/>
        </w:rPr>
        <w:t>移动</w:t>
      </w:r>
      <w:r w:rsidRPr="000D05B2">
        <w:rPr>
          <w:rFonts w:ascii="SimSun" w:hAnsi="SimSun"/>
          <w:sz w:val="24"/>
        </w:rPr>
        <w:t>端加载规则</w:t>
      </w:r>
    </w:p>
    <w:p w14:paraId="509DB64E" w14:textId="77777777" w:rsidR="00CC1B0B" w:rsidRPr="000D05B2" w:rsidRDefault="00CC1B0B" w:rsidP="00E87E06">
      <w:pPr>
        <w:pStyle w:val="ListParagraph"/>
        <w:numPr>
          <w:ilvl w:val="0"/>
          <w:numId w:val="25"/>
        </w:numPr>
        <w:spacing w:line="400" w:lineRule="exact"/>
        <w:ind w:leftChars="214" w:left="449" w:firstLineChars="0" w:firstLine="432"/>
        <w:jc w:val="left"/>
        <w:rPr>
          <w:rFonts w:ascii="SimSun" w:hAnsi="SimSun"/>
          <w:sz w:val="24"/>
        </w:rPr>
      </w:pPr>
      <w:r w:rsidRPr="000D05B2">
        <w:rPr>
          <w:rFonts w:ascii="SimSun" w:hAnsi="SimSun" w:hint="eastAsia"/>
          <w:sz w:val="24"/>
        </w:rPr>
        <w:t>切换到首页时，会自动加载圈子列表内容及圈子排序</w:t>
      </w:r>
    </w:p>
    <w:p w14:paraId="4D67A94C" w14:textId="77777777" w:rsidR="00CC1B0B" w:rsidRPr="000D05B2" w:rsidRDefault="00CC1B0B" w:rsidP="00E87E06">
      <w:pPr>
        <w:pStyle w:val="ListParagraph"/>
        <w:numPr>
          <w:ilvl w:val="0"/>
          <w:numId w:val="25"/>
        </w:numPr>
        <w:spacing w:line="400" w:lineRule="exact"/>
        <w:ind w:leftChars="214" w:left="449" w:firstLineChars="0" w:firstLine="432"/>
        <w:jc w:val="left"/>
        <w:rPr>
          <w:rFonts w:ascii="SimSun" w:hAnsi="SimSun"/>
          <w:sz w:val="24"/>
        </w:rPr>
      </w:pPr>
      <w:r w:rsidRPr="000D05B2">
        <w:rPr>
          <w:rFonts w:ascii="SimSun" w:hAnsi="SimSun" w:hint="eastAsia"/>
          <w:sz w:val="24"/>
        </w:rPr>
        <w:t>圈子中有动态更新，每</w:t>
      </w:r>
      <w:r w:rsidRPr="000D05B2">
        <w:rPr>
          <w:rFonts w:ascii="SimSun" w:hAnsi="SimSun"/>
          <w:sz w:val="24"/>
        </w:rPr>
        <w:t>30</w:t>
      </w:r>
      <w:r w:rsidRPr="000D05B2">
        <w:rPr>
          <w:rFonts w:ascii="SimSun" w:hAnsi="SimSun" w:hint="eastAsia"/>
          <w:sz w:val="24"/>
        </w:rPr>
        <w:t>秒会推送给移动端，排序不刷新，只刷新消息数量；</w:t>
      </w:r>
    </w:p>
    <w:p w14:paraId="1CD6B615" w14:textId="77777777" w:rsidR="00CC1B0B" w:rsidRPr="000D05B2" w:rsidRDefault="00CC1B0B" w:rsidP="00E87E06">
      <w:pPr>
        <w:pStyle w:val="ListParagraph"/>
        <w:numPr>
          <w:ilvl w:val="0"/>
          <w:numId w:val="25"/>
        </w:numPr>
        <w:spacing w:line="400" w:lineRule="exact"/>
        <w:ind w:leftChars="214" w:left="449" w:firstLineChars="0" w:firstLine="432"/>
        <w:jc w:val="left"/>
        <w:rPr>
          <w:rFonts w:ascii="SimSun" w:hAnsi="SimSun"/>
          <w:sz w:val="24"/>
        </w:rPr>
      </w:pPr>
      <w:r w:rsidRPr="000D05B2">
        <w:rPr>
          <w:rFonts w:ascii="SimSun" w:hAnsi="SimSun" w:hint="eastAsia"/>
          <w:sz w:val="24"/>
        </w:rPr>
        <w:t>手动向下滑动时重新加载列表内容和排序</w:t>
      </w:r>
    </w:p>
    <w:p w14:paraId="3F265F85" w14:textId="77777777" w:rsidR="00CC1B0B" w:rsidRPr="000D05B2" w:rsidRDefault="00CC1B0B" w:rsidP="00E87E06">
      <w:pPr>
        <w:pStyle w:val="ListParagraph"/>
        <w:numPr>
          <w:ilvl w:val="0"/>
          <w:numId w:val="22"/>
        </w:numPr>
        <w:spacing w:line="400" w:lineRule="exact"/>
        <w:ind w:left="0" w:firstLineChars="0" w:firstLine="432"/>
        <w:jc w:val="left"/>
        <w:rPr>
          <w:rFonts w:ascii="SimSun" w:hAnsi="SimSun"/>
          <w:sz w:val="24"/>
        </w:rPr>
      </w:pPr>
      <w:r w:rsidRPr="000D05B2">
        <w:rPr>
          <w:rFonts w:ascii="SimSun" w:hAnsi="SimSun" w:hint="eastAsia"/>
          <w:sz w:val="24"/>
        </w:rPr>
        <w:t>圈子</w:t>
      </w:r>
      <w:r w:rsidRPr="000D05B2">
        <w:rPr>
          <w:rFonts w:ascii="SimSun" w:hAnsi="SimSun"/>
          <w:sz w:val="24"/>
        </w:rPr>
        <w:t>列表</w:t>
      </w:r>
      <w:r w:rsidRPr="000D05B2">
        <w:rPr>
          <w:rFonts w:ascii="SimSun" w:hAnsi="SimSun" w:hint="eastAsia"/>
          <w:sz w:val="24"/>
        </w:rPr>
        <w:t>智能</w:t>
      </w:r>
      <w:r w:rsidRPr="000D05B2">
        <w:rPr>
          <w:rFonts w:ascii="SimSun" w:hAnsi="SimSun"/>
          <w:sz w:val="24"/>
        </w:rPr>
        <w:t>排序规则</w:t>
      </w:r>
    </w:p>
    <w:p w14:paraId="3E2B550C" w14:textId="77777777" w:rsidR="00CC1B0B" w:rsidRPr="000D05B2" w:rsidRDefault="00CC1B0B" w:rsidP="00E87E06">
      <w:pPr>
        <w:pStyle w:val="ListParagraph"/>
        <w:numPr>
          <w:ilvl w:val="0"/>
          <w:numId w:val="27"/>
        </w:numPr>
        <w:spacing w:line="400" w:lineRule="exact"/>
        <w:ind w:leftChars="214" w:left="449" w:firstLineChars="0" w:firstLine="432"/>
        <w:jc w:val="left"/>
        <w:rPr>
          <w:rFonts w:ascii="SimSun" w:hAnsi="SimSun"/>
          <w:sz w:val="24"/>
        </w:rPr>
      </w:pPr>
      <w:r w:rsidRPr="000D05B2">
        <w:rPr>
          <w:rFonts w:ascii="SimSun" w:hAnsi="SimSun" w:hint="eastAsia"/>
          <w:sz w:val="24"/>
        </w:rPr>
        <w:t>权重</w:t>
      </w:r>
      <w:r w:rsidRPr="000D05B2">
        <w:rPr>
          <w:rFonts w:ascii="SimSun" w:hAnsi="SimSun"/>
          <w:sz w:val="24"/>
        </w:rPr>
        <w:t>高：</w:t>
      </w:r>
      <w:r w:rsidRPr="000D05B2">
        <w:rPr>
          <w:rFonts w:ascii="SimSun" w:hAnsi="SimSun" w:hint="eastAsia"/>
          <w:sz w:val="24"/>
        </w:rPr>
        <w:t>是</w:t>
      </w:r>
      <w:r w:rsidRPr="000D05B2">
        <w:rPr>
          <w:rFonts w:ascii="SimSun" w:hAnsi="SimSun"/>
          <w:sz w:val="24"/>
        </w:rPr>
        <w:t>否有未读</w:t>
      </w:r>
      <w:r w:rsidRPr="000D05B2">
        <w:rPr>
          <w:rFonts w:ascii="SimSun" w:hAnsi="SimSun" w:hint="eastAsia"/>
          <w:sz w:val="24"/>
        </w:rPr>
        <w:t>、</w:t>
      </w:r>
      <w:r w:rsidRPr="000D05B2">
        <w:rPr>
          <w:rFonts w:ascii="SimSun" w:hAnsi="SimSun"/>
          <w:sz w:val="24"/>
        </w:rPr>
        <w:t>最</w:t>
      </w:r>
      <w:r w:rsidRPr="000D05B2">
        <w:rPr>
          <w:rFonts w:ascii="SimSun" w:hAnsi="SimSun" w:hint="eastAsia"/>
          <w:sz w:val="24"/>
        </w:rPr>
        <w:t>新更</w:t>
      </w:r>
      <w:r w:rsidRPr="000D05B2">
        <w:rPr>
          <w:rFonts w:ascii="SimSun" w:hAnsi="SimSun"/>
          <w:sz w:val="24"/>
        </w:rPr>
        <w:t>新时间</w:t>
      </w:r>
      <w:r w:rsidRPr="000D05B2">
        <w:rPr>
          <w:rFonts w:ascii="SimSun" w:hAnsi="SimSun" w:hint="eastAsia"/>
          <w:sz w:val="24"/>
        </w:rPr>
        <w:t>、</w:t>
      </w:r>
      <w:r w:rsidRPr="000D05B2">
        <w:rPr>
          <w:rFonts w:ascii="SimSun" w:hAnsi="SimSun"/>
          <w:sz w:val="24"/>
        </w:rPr>
        <w:t>我</w:t>
      </w:r>
      <w:r w:rsidRPr="000D05B2">
        <w:rPr>
          <w:rFonts w:ascii="SimSun" w:hAnsi="SimSun" w:hint="eastAsia"/>
          <w:sz w:val="24"/>
        </w:rPr>
        <w:t>进入</w:t>
      </w:r>
      <w:r w:rsidRPr="000D05B2">
        <w:rPr>
          <w:rFonts w:ascii="SimSun" w:hAnsi="SimSun"/>
          <w:sz w:val="24"/>
        </w:rPr>
        <w:t>圈子的</w:t>
      </w:r>
      <w:r w:rsidRPr="000D05B2">
        <w:rPr>
          <w:rFonts w:ascii="SimSun" w:hAnsi="SimSun" w:hint="eastAsia"/>
          <w:sz w:val="24"/>
        </w:rPr>
        <w:t>频率、</w:t>
      </w:r>
      <w:r w:rsidRPr="000D05B2">
        <w:rPr>
          <w:rFonts w:ascii="SimSun" w:hAnsi="SimSun"/>
          <w:sz w:val="24"/>
        </w:rPr>
        <w:t>我在圈子中的浏览时间</w:t>
      </w:r>
    </w:p>
    <w:p w14:paraId="1F6A7E22" w14:textId="77777777" w:rsidR="00CC1B0B" w:rsidRPr="000D05B2" w:rsidRDefault="00CC1B0B" w:rsidP="00E87E06">
      <w:pPr>
        <w:pStyle w:val="ListParagraph"/>
        <w:numPr>
          <w:ilvl w:val="0"/>
          <w:numId w:val="27"/>
        </w:numPr>
        <w:spacing w:line="400" w:lineRule="exact"/>
        <w:ind w:leftChars="214" w:left="449" w:firstLineChars="0" w:firstLine="432"/>
        <w:jc w:val="left"/>
        <w:rPr>
          <w:rFonts w:ascii="SimSun" w:hAnsi="SimSun"/>
          <w:sz w:val="24"/>
        </w:rPr>
      </w:pPr>
      <w:r w:rsidRPr="000D05B2">
        <w:rPr>
          <w:rFonts w:ascii="SimSun" w:hAnsi="SimSun" w:hint="eastAsia"/>
          <w:sz w:val="24"/>
        </w:rPr>
        <w:t>权</w:t>
      </w:r>
      <w:r w:rsidRPr="000D05B2">
        <w:rPr>
          <w:rFonts w:ascii="SimSun" w:hAnsi="SimSun"/>
          <w:sz w:val="24"/>
        </w:rPr>
        <w:t>重中：</w:t>
      </w:r>
      <w:r w:rsidRPr="000D05B2">
        <w:rPr>
          <w:rFonts w:ascii="SimSun" w:hAnsi="SimSun" w:hint="eastAsia"/>
          <w:sz w:val="24"/>
        </w:rPr>
        <w:t>通知</w:t>
      </w:r>
      <w:r w:rsidRPr="000D05B2">
        <w:rPr>
          <w:rFonts w:ascii="SimSun" w:hAnsi="SimSun"/>
          <w:sz w:val="24"/>
        </w:rPr>
        <w:t>我的</w:t>
      </w:r>
      <w:r w:rsidRPr="000D05B2">
        <w:rPr>
          <w:rFonts w:ascii="SimSun" w:hAnsi="SimSun" w:hint="eastAsia"/>
          <w:sz w:val="24"/>
        </w:rPr>
        <w:t>频率、我</w:t>
      </w:r>
      <w:r w:rsidRPr="000D05B2">
        <w:rPr>
          <w:rFonts w:ascii="SimSun" w:hAnsi="SimSun"/>
          <w:sz w:val="24"/>
        </w:rPr>
        <w:t>发贴</w:t>
      </w:r>
      <w:r w:rsidRPr="000D05B2">
        <w:rPr>
          <w:rFonts w:ascii="SimSun" w:hAnsi="SimSun" w:hint="eastAsia"/>
          <w:sz w:val="24"/>
        </w:rPr>
        <w:t>的</w:t>
      </w:r>
      <w:r w:rsidRPr="000D05B2">
        <w:rPr>
          <w:rFonts w:ascii="SimSun" w:hAnsi="SimSun"/>
          <w:sz w:val="24"/>
        </w:rPr>
        <w:t>次数</w:t>
      </w:r>
      <w:r w:rsidRPr="000D05B2">
        <w:rPr>
          <w:rFonts w:ascii="SimSun" w:hAnsi="SimSun" w:hint="eastAsia"/>
          <w:sz w:val="24"/>
        </w:rPr>
        <w:t>频率、</w:t>
      </w:r>
      <w:r w:rsidRPr="000D05B2">
        <w:rPr>
          <w:rFonts w:ascii="SimSun" w:hAnsi="SimSun"/>
          <w:sz w:val="24"/>
        </w:rPr>
        <w:t>我回复的次数比率</w:t>
      </w:r>
      <w:r w:rsidRPr="000D05B2">
        <w:rPr>
          <w:rFonts w:ascii="SimSun" w:hAnsi="SimSun" w:hint="eastAsia"/>
          <w:sz w:val="24"/>
        </w:rPr>
        <w:t>、</w:t>
      </w:r>
      <w:r w:rsidRPr="000D05B2">
        <w:rPr>
          <w:rFonts w:ascii="SimSun" w:hAnsi="SimSun"/>
          <w:sz w:val="24"/>
        </w:rPr>
        <w:t>是否</w:t>
      </w:r>
      <w:r w:rsidRPr="000D05B2">
        <w:rPr>
          <w:rFonts w:ascii="SimSun" w:hAnsi="SimSun" w:hint="eastAsia"/>
          <w:sz w:val="24"/>
        </w:rPr>
        <w:t>我</w:t>
      </w:r>
      <w:r w:rsidRPr="000D05B2">
        <w:rPr>
          <w:rFonts w:ascii="SimSun" w:hAnsi="SimSun"/>
          <w:sz w:val="24"/>
        </w:rPr>
        <w:t>是</w:t>
      </w:r>
      <w:r w:rsidRPr="000D05B2">
        <w:rPr>
          <w:rFonts w:ascii="SimSun" w:hAnsi="SimSun" w:hint="eastAsia"/>
          <w:sz w:val="24"/>
        </w:rPr>
        <w:t>圈</w:t>
      </w:r>
      <w:r w:rsidRPr="000D05B2">
        <w:rPr>
          <w:rFonts w:ascii="SimSun" w:hAnsi="SimSun"/>
          <w:sz w:val="24"/>
        </w:rPr>
        <w:t>主。</w:t>
      </w:r>
    </w:p>
    <w:p w14:paraId="5375B0D9" w14:textId="77777777" w:rsidR="00CC1B0B" w:rsidRPr="000D05B2" w:rsidRDefault="00CC1B0B" w:rsidP="00E87E06">
      <w:pPr>
        <w:pStyle w:val="ListParagraph"/>
        <w:numPr>
          <w:ilvl w:val="0"/>
          <w:numId w:val="27"/>
        </w:numPr>
        <w:spacing w:line="400" w:lineRule="exact"/>
        <w:ind w:leftChars="214" w:left="449" w:firstLineChars="0" w:firstLine="432"/>
        <w:jc w:val="left"/>
        <w:rPr>
          <w:rFonts w:ascii="SimSun" w:hAnsi="SimSun"/>
          <w:sz w:val="24"/>
        </w:rPr>
      </w:pPr>
      <w:r w:rsidRPr="000D05B2">
        <w:rPr>
          <w:rFonts w:ascii="SimSun" w:hAnsi="SimSun" w:hint="eastAsia"/>
          <w:sz w:val="24"/>
        </w:rPr>
        <w:t>权重</w:t>
      </w:r>
      <w:r w:rsidRPr="000D05B2">
        <w:rPr>
          <w:rFonts w:ascii="SimSun" w:hAnsi="SimSun"/>
          <w:sz w:val="24"/>
        </w:rPr>
        <w:t>低：</w:t>
      </w:r>
      <w:r w:rsidRPr="000D05B2">
        <w:rPr>
          <w:rFonts w:ascii="SimSun" w:hAnsi="SimSun" w:hint="eastAsia"/>
          <w:sz w:val="24"/>
        </w:rPr>
        <w:t>未</w:t>
      </w:r>
      <w:r w:rsidRPr="000D05B2">
        <w:rPr>
          <w:rFonts w:ascii="SimSun" w:hAnsi="SimSun"/>
          <w:sz w:val="24"/>
        </w:rPr>
        <w:t>读消息</w:t>
      </w:r>
      <w:r w:rsidRPr="000D05B2">
        <w:rPr>
          <w:rFonts w:ascii="SimSun" w:hAnsi="SimSun" w:hint="eastAsia"/>
          <w:sz w:val="24"/>
        </w:rPr>
        <w:t>数量</w:t>
      </w:r>
    </w:p>
    <w:p w14:paraId="650E4E25" w14:textId="77777777" w:rsidR="00CC1B0B" w:rsidRPr="000D05B2" w:rsidRDefault="00CC1B0B" w:rsidP="001133B9">
      <w:pPr>
        <w:spacing w:line="400" w:lineRule="exact"/>
        <w:ind w:firstLine="432"/>
        <w:jc w:val="left"/>
        <w:rPr>
          <w:b/>
          <w:sz w:val="24"/>
        </w:rPr>
      </w:pPr>
      <w:r w:rsidRPr="000D05B2">
        <w:rPr>
          <w:rFonts w:hint="eastAsia"/>
          <w:sz w:val="24"/>
        </w:rPr>
        <w:tab/>
      </w:r>
      <w:r w:rsidRPr="000D05B2">
        <w:rPr>
          <w:rFonts w:hint="eastAsia"/>
          <w:b/>
          <w:sz w:val="24"/>
        </w:rPr>
        <w:t>添加圈子成员流程：</w:t>
      </w:r>
    </w:p>
    <w:p w14:paraId="70D8CF0F" w14:textId="77777777" w:rsidR="00CC1B0B" w:rsidRDefault="00CC1B0B" w:rsidP="00CC1B0B">
      <w:pPr>
        <w:pStyle w:val="CommentText"/>
        <w:rPr>
          <w:noProof/>
        </w:rPr>
      </w:pPr>
      <w:r w:rsidRPr="00DC3722">
        <w:rPr>
          <w:noProof/>
        </w:rPr>
        <w:lastRenderedPageBreak/>
        <w:drawing>
          <wp:inline distT="0" distB="0" distL="0" distR="0" wp14:anchorId="4C5436A8" wp14:editId="55C1B7C0">
            <wp:extent cx="5486400" cy="4795520"/>
            <wp:effectExtent l="0" t="0" r="0" b="508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4795520"/>
                    </a:xfrm>
                    <a:prstGeom prst="rect">
                      <a:avLst/>
                    </a:prstGeom>
                    <a:noFill/>
                    <a:ln>
                      <a:noFill/>
                    </a:ln>
                  </pic:spPr>
                </pic:pic>
              </a:graphicData>
            </a:graphic>
          </wp:inline>
        </w:drawing>
      </w:r>
    </w:p>
    <w:p w14:paraId="488C68B0" w14:textId="77777777" w:rsidR="00CC1B0B" w:rsidRDefault="00CC1B0B" w:rsidP="00CC1B0B">
      <w:pPr>
        <w:pStyle w:val="CommentText"/>
        <w:rPr>
          <w:noProof/>
        </w:rPr>
      </w:pPr>
      <w:r w:rsidRPr="00DC3722">
        <w:rPr>
          <w:noProof/>
        </w:rPr>
        <w:lastRenderedPageBreak/>
        <w:drawing>
          <wp:inline distT="0" distB="0" distL="0" distR="0" wp14:anchorId="03B33019" wp14:editId="0C48DF6A">
            <wp:extent cx="5486400" cy="4007485"/>
            <wp:effectExtent l="0" t="0" r="0" b="571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4007485"/>
                    </a:xfrm>
                    <a:prstGeom prst="rect">
                      <a:avLst/>
                    </a:prstGeom>
                    <a:noFill/>
                    <a:ln>
                      <a:noFill/>
                    </a:ln>
                  </pic:spPr>
                </pic:pic>
              </a:graphicData>
            </a:graphic>
          </wp:inline>
        </w:drawing>
      </w:r>
    </w:p>
    <w:p w14:paraId="4D98F3B1" w14:textId="59DE1047" w:rsidR="00CC1B0B" w:rsidRDefault="00CC1B0B" w:rsidP="00CC1B0B">
      <w:pPr>
        <w:pStyle w:val="CommentText"/>
        <w:rPr>
          <w:noProof/>
        </w:rPr>
      </w:pPr>
      <w:r w:rsidRPr="00DC3722">
        <w:rPr>
          <w:noProof/>
        </w:rPr>
        <w:lastRenderedPageBreak/>
        <w:drawing>
          <wp:inline distT="0" distB="0" distL="0" distR="0" wp14:anchorId="62AF9F0D" wp14:editId="0675A2BF">
            <wp:extent cx="5486400" cy="465963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4659630"/>
                    </a:xfrm>
                    <a:prstGeom prst="rect">
                      <a:avLst/>
                    </a:prstGeom>
                    <a:noFill/>
                    <a:ln>
                      <a:noFill/>
                    </a:ln>
                  </pic:spPr>
                </pic:pic>
              </a:graphicData>
            </a:graphic>
          </wp:inline>
        </w:drawing>
      </w:r>
    </w:p>
    <w:p w14:paraId="7287D4FB" w14:textId="77777777" w:rsidR="009A26C4" w:rsidRPr="009A26C4" w:rsidRDefault="009A26C4" w:rsidP="00E87E06">
      <w:pPr>
        <w:pStyle w:val="ListParagraph"/>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邀请</w:t>
      </w:r>
      <w:r w:rsidRPr="009A26C4">
        <w:rPr>
          <w:rFonts w:ascii="SimSun" w:hAnsi="SimSun"/>
          <w:color w:val="000000" w:themeColor="text1"/>
          <w:sz w:val="24"/>
        </w:rPr>
        <w:t>权限</w:t>
      </w:r>
    </w:p>
    <w:p w14:paraId="6002A73B" w14:textId="77777777" w:rsidR="009A26C4" w:rsidRPr="009A26C4" w:rsidRDefault="009A26C4" w:rsidP="00E87E06">
      <w:pPr>
        <w:pStyle w:val="ListParagraph"/>
        <w:numPr>
          <w:ilvl w:val="0"/>
          <w:numId w:val="7"/>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圈子管理</w:t>
      </w:r>
      <w:r w:rsidRPr="009A26C4">
        <w:rPr>
          <w:rFonts w:ascii="SimSun" w:hAnsi="SimSun"/>
          <w:color w:val="000000" w:themeColor="text1"/>
          <w:sz w:val="24"/>
        </w:rPr>
        <w:t>中选</w:t>
      </w:r>
      <w:r w:rsidRPr="009A26C4">
        <w:rPr>
          <w:rFonts w:ascii="SimSun" w:hAnsi="SimSun" w:hint="eastAsia"/>
          <w:color w:val="000000" w:themeColor="text1"/>
          <w:sz w:val="24"/>
        </w:rPr>
        <w:t>中“</w:t>
      </w:r>
      <w:r w:rsidRPr="009A26C4">
        <w:rPr>
          <w:rFonts w:ascii="SimSun" w:hAnsi="SimSun"/>
          <w:color w:val="000000" w:themeColor="text1"/>
          <w:sz w:val="24"/>
        </w:rPr>
        <w:t>限</w:t>
      </w:r>
      <w:r w:rsidRPr="009A26C4">
        <w:rPr>
          <w:rFonts w:ascii="SimSun" w:hAnsi="SimSun" w:hint="eastAsia"/>
          <w:color w:val="000000" w:themeColor="text1"/>
          <w:sz w:val="24"/>
        </w:rPr>
        <w:t>圈主</w:t>
      </w:r>
      <w:r w:rsidRPr="009A26C4">
        <w:rPr>
          <w:rFonts w:ascii="SimSun" w:hAnsi="SimSun"/>
          <w:color w:val="000000" w:themeColor="text1"/>
          <w:sz w:val="24"/>
        </w:rPr>
        <w:t>邀请</w:t>
      </w:r>
      <w:r w:rsidRPr="009A26C4">
        <w:rPr>
          <w:rFonts w:ascii="SimSun" w:hAnsi="SimSun" w:hint="eastAsia"/>
          <w:color w:val="000000" w:themeColor="text1"/>
          <w:sz w:val="24"/>
        </w:rPr>
        <w:t>”</w:t>
      </w:r>
      <w:r w:rsidRPr="009A26C4">
        <w:rPr>
          <w:rFonts w:ascii="SimSun" w:hAnsi="SimSun"/>
          <w:color w:val="000000" w:themeColor="text1"/>
          <w:sz w:val="24"/>
        </w:rPr>
        <w:t>，就只有管理员能</w:t>
      </w:r>
      <w:r w:rsidRPr="009A26C4">
        <w:rPr>
          <w:rFonts w:ascii="SimSun" w:hAnsi="SimSun" w:hint="eastAsia"/>
          <w:color w:val="000000" w:themeColor="text1"/>
          <w:sz w:val="24"/>
        </w:rPr>
        <w:t>发</w:t>
      </w:r>
      <w:r w:rsidRPr="009A26C4">
        <w:rPr>
          <w:rFonts w:ascii="SimSun" w:hAnsi="SimSun"/>
          <w:color w:val="000000" w:themeColor="text1"/>
          <w:sz w:val="24"/>
        </w:rPr>
        <w:t>出邀请</w:t>
      </w:r>
    </w:p>
    <w:p w14:paraId="60D65A9F" w14:textId="77777777" w:rsidR="009A26C4" w:rsidRPr="009A26C4" w:rsidRDefault="009A26C4" w:rsidP="00E87E06">
      <w:pPr>
        <w:pStyle w:val="ListParagraph"/>
        <w:numPr>
          <w:ilvl w:val="0"/>
          <w:numId w:val="7"/>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圈子</w:t>
      </w:r>
      <w:r w:rsidRPr="009A26C4">
        <w:rPr>
          <w:rFonts w:ascii="SimSun" w:hAnsi="SimSun"/>
          <w:color w:val="000000" w:themeColor="text1"/>
          <w:sz w:val="24"/>
        </w:rPr>
        <w:t>管理中选中“</w:t>
      </w:r>
      <w:r w:rsidRPr="009A26C4">
        <w:rPr>
          <w:rFonts w:ascii="SimSun" w:hAnsi="SimSun" w:hint="eastAsia"/>
          <w:color w:val="000000" w:themeColor="text1"/>
          <w:sz w:val="24"/>
        </w:rPr>
        <w:t>成员均</w:t>
      </w:r>
      <w:r w:rsidRPr="009A26C4">
        <w:rPr>
          <w:rFonts w:ascii="SimSun" w:hAnsi="SimSun"/>
          <w:color w:val="000000" w:themeColor="text1"/>
          <w:sz w:val="24"/>
        </w:rPr>
        <w:t>可邀请”</w:t>
      </w:r>
      <w:r w:rsidRPr="009A26C4">
        <w:rPr>
          <w:rFonts w:ascii="SimSun" w:hAnsi="SimSun" w:hint="eastAsia"/>
          <w:color w:val="000000" w:themeColor="text1"/>
          <w:sz w:val="24"/>
        </w:rPr>
        <w:t>，圈子</w:t>
      </w:r>
      <w:r w:rsidRPr="009A26C4">
        <w:rPr>
          <w:rFonts w:ascii="SimSun" w:hAnsi="SimSun"/>
          <w:color w:val="000000" w:themeColor="text1"/>
          <w:sz w:val="24"/>
        </w:rPr>
        <w:t>中的所有成员</w:t>
      </w:r>
      <w:r w:rsidRPr="009A26C4">
        <w:rPr>
          <w:rFonts w:ascii="SimSun" w:hAnsi="SimSun" w:hint="eastAsia"/>
          <w:color w:val="000000" w:themeColor="text1"/>
          <w:sz w:val="24"/>
        </w:rPr>
        <w:t>均</w:t>
      </w:r>
      <w:r w:rsidRPr="009A26C4">
        <w:rPr>
          <w:rFonts w:ascii="SimSun" w:hAnsi="SimSun"/>
          <w:color w:val="000000" w:themeColor="text1"/>
          <w:sz w:val="24"/>
        </w:rPr>
        <w:t>可以邀请</w:t>
      </w:r>
    </w:p>
    <w:p w14:paraId="1A5F7DF3" w14:textId="77777777" w:rsidR="009A26C4" w:rsidRPr="009A26C4" w:rsidRDefault="009A26C4" w:rsidP="00E87E06">
      <w:pPr>
        <w:pStyle w:val="ListParagraph"/>
        <w:numPr>
          <w:ilvl w:val="0"/>
          <w:numId w:val="7"/>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通过二维码邀请的相关权限请参考S-00077的需求描述</w:t>
      </w:r>
    </w:p>
    <w:p w14:paraId="5C6F943D" w14:textId="77777777" w:rsidR="009A26C4" w:rsidRPr="009A26C4" w:rsidRDefault="009A26C4" w:rsidP="00E87E06">
      <w:pPr>
        <w:pStyle w:val="ListParagraph"/>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手</w:t>
      </w:r>
      <w:r w:rsidRPr="009A26C4">
        <w:rPr>
          <w:rFonts w:ascii="SimSun" w:hAnsi="SimSun"/>
          <w:color w:val="000000" w:themeColor="text1"/>
          <w:sz w:val="24"/>
        </w:rPr>
        <w:t>工邀请</w:t>
      </w:r>
    </w:p>
    <w:p w14:paraId="3F96D482" w14:textId="77777777" w:rsidR="009A26C4" w:rsidRPr="009A26C4" w:rsidRDefault="00F007AA" w:rsidP="00E87E06">
      <w:pPr>
        <w:pStyle w:val="ListParagraph"/>
        <w:numPr>
          <w:ilvl w:val="0"/>
          <w:numId w:val="11"/>
        </w:numPr>
        <w:spacing w:line="400" w:lineRule="exact"/>
        <w:ind w:firstLineChars="0"/>
        <w:jc w:val="left"/>
        <w:rPr>
          <w:rFonts w:ascii="SimSun" w:hAnsi="SimSun"/>
          <w:color w:val="000000" w:themeColor="text1"/>
          <w:sz w:val="24"/>
        </w:rPr>
      </w:pPr>
      <w:hyperlink r:id="rId36" w:history="1">
        <w:r w:rsidR="009A26C4" w:rsidRPr="009A26C4">
          <w:rPr>
            <w:rFonts w:ascii="SimSun" w:hAnsi="SimSun" w:hint="eastAsia"/>
            <w:color w:val="000000" w:themeColor="text1"/>
            <w:sz w:val="24"/>
          </w:rPr>
          <w:t>输入</w:t>
        </w:r>
        <w:r w:rsidR="009A26C4" w:rsidRPr="009A26C4">
          <w:rPr>
            <w:rFonts w:ascii="SimSun" w:hAnsi="SimSun"/>
            <w:color w:val="000000" w:themeColor="text1"/>
            <w:sz w:val="24"/>
          </w:rPr>
          <w:t>完整邮箱地址*@*</w:t>
        </w:r>
        <w:r w:rsidR="009A26C4" w:rsidRPr="009A26C4">
          <w:rPr>
            <w:rFonts w:ascii="SimSun" w:hAnsi="SimSun" w:hint="eastAsia"/>
            <w:color w:val="000000" w:themeColor="text1"/>
            <w:sz w:val="24"/>
          </w:rPr>
          <w:t>.</w:t>
        </w:r>
        <w:r w:rsidR="009A26C4" w:rsidRPr="009A26C4">
          <w:rPr>
            <w:rFonts w:ascii="SimSun" w:hAnsi="SimSun"/>
            <w:color w:val="000000" w:themeColor="text1"/>
            <w:sz w:val="24"/>
          </w:rPr>
          <w:t>*（</w:t>
        </w:r>
        <w:r w:rsidR="009A26C4" w:rsidRPr="009A26C4">
          <w:rPr>
            <w:rFonts w:ascii="SimSun" w:hAnsi="SimSun" w:hint="eastAsia"/>
            <w:color w:val="000000" w:themeColor="text1"/>
            <w:sz w:val="24"/>
          </w:rPr>
          <w:t>最长50</w:t>
        </w:r>
      </w:hyperlink>
      <w:r w:rsidR="009A26C4" w:rsidRPr="009A26C4">
        <w:rPr>
          <w:rFonts w:ascii="SimSun" w:hAnsi="SimSun" w:hint="eastAsia"/>
          <w:color w:val="000000" w:themeColor="text1"/>
          <w:sz w:val="24"/>
        </w:rPr>
        <w:t>个字符）</w:t>
      </w:r>
      <w:r w:rsidR="009A26C4" w:rsidRPr="009A26C4">
        <w:rPr>
          <w:rFonts w:ascii="SimSun" w:hAnsi="SimSun"/>
          <w:color w:val="000000" w:themeColor="text1"/>
          <w:sz w:val="24"/>
        </w:rPr>
        <w:t>，发出邀请</w:t>
      </w:r>
    </w:p>
    <w:p w14:paraId="18634BBB" w14:textId="77777777" w:rsidR="009A26C4" w:rsidRPr="009A26C4" w:rsidRDefault="009A26C4" w:rsidP="00E87E06">
      <w:pPr>
        <w:pStyle w:val="ListParagraph"/>
        <w:numPr>
          <w:ilvl w:val="0"/>
          <w:numId w:val="11"/>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或输入11位手机号，</w:t>
      </w:r>
      <w:r w:rsidRPr="009A26C4">
        <w:rPr>
          <w:rFonts w:ascii="SimSun" w:hAnsi="SimSun"/>
          <w:color w:val="000000" w:themeColor="text1"/>
          <w:sz w:val="24"/>
        </w:rPr>
        <w:t>发</w:t>
      </w:r>
      <w:r w:rsidRPr="009A26C4">
        <w:rPr>
          <w:rFonts w:ascii="SimSun" w:hAnsi="SimSun" w:hint="eastAsia"/>
          <w:color w:val="000000" w:themeColor="text1"/>
          <w:sz w:val="24"/>
        </w:rPr>
        <w:t>出</w:t>
      </w:r>
      <w:r w:rsidRPr="009A26C4">
        <w:rPr>
          <w:rFonts w:ascii="SimSun" w:hAnsi="SimSun"/>
          <w:color w:val="000000" w:themeColor="text1"/>
          <w:sz w:val="24"/>
        </w:rPr>
        <w:t>邀请</w:t>
      </w:r>
    </w:p>
    <w:p w14:paraId="345D09DE" w14:textId="77777777" w:rsidR="009A26C4" w:rsidRPr="009A26C4" w:rsidRDefault="009A26C4" w:rsidP="00E87E06">
      <w:pPr>
        <w:pStyle w:val="ListParagraph"/>
        <w:numPr>
          <w:ilvl w:val="0"/>
          <w:numId w:val="11"/>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Web端输入框支持批量输入、支持通过Excel复制粘贴，支持自动解析块显示（详见交互说明）；</w:t>
      </w:r>
    </w:p>
    <w:p w14:paraId="705067AE" w14:textId="77777777" w:rsidR="009A26C4" w:rsidRPr="009A26C4" w:rsidRDefault="009A26C4" w:rsidP="00E87E06">
      <w:pPr>
        <w:pStyle w:val="ListParagraph"/>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批量</w:t>
      </w:r>
      <w:r w:rsidRPr="009A26C4">
        <w:rPr>
          <w:rFonts w:ascii="SimSun" w:hAnsi="SimSun"/>
          <w:color w:val="000000" w:themeColor="text1"/>
          <w:sz w:val="24"/>
        </w:rPr>
        <w:t>邀请</w:t>
      </w:r>
    </w:p>
    <w:p w14:paraId="57A67CD7" w14:textId="77777777" w:rsidR="009A26C4" w:rsidRPr="009A26C4" w:rsidRDefault="009A26C4" w:rsidP="00E87E06">
      <w:pPr>
        <w:pStyle w:val="ListParagraph"/>
        <w:numPr>
          <w:ilvl w:val="0"/>
          <w:numId w:val="8"/>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读</w:t>
      </w:r>
      <w:r w:rsidRPr="009A26C4">
        <w:rPr>
          <w:rFonts w:ascii="SimSun" w:hAnsi="SimSun"/>
          <w:color w:val="000000" w:themeColor="text1"/>
          <w:sz w:val="24"/>
        </w:rPr>
        <w:t>取</w:t>
      </w:r>
      <w:r w:rsidRPr="009A26C4">
        <w:rPr>
          <w:rFonts w:ascii="SimSun" w:hAnsi="SimSun" w:hint="eastAsia"/>
          <w:color w:val="000000" w:themeColor="text1"/>
          <w:sz w:val="24"/>
        </w:rPr>
        <w:t>手机</w:t>
      </w:r>
      <w:r w:rsidRPr="009A26C4">
        <w:rPr>
          <w:rFonts w:ascii="SimSun" w:hAnsi="SimSun"/>
          <w:color w:val="000000" w:themeColor="text1"/>
          <w:sz w:val="24"/>
        </w:rPr>
        <w:t>本地通讯录</w:t>
      </w:r>
      <w:r w:rsidRPr="009A26C4">
        <w:rPr>
          <w:rFonts w:ascii="SimSun" w:hAnsi="SimSun" w:hint="eastAsia"/>
          <w:color w:val="000000" w:themeColor="text1"/>
          <w:sz w:val="24"/>
        </w:rPr>
        <w:t>，</w:t>
      </w:r>
      <w:r w:rsidRPr="009A26C4">
        <w:rPr>
          <w:rFonts w:ascii="SimSun" w:hAnsi="SimSun"/>
          <w:color w:val="000000" w:themeColor="text1"/>
          <w:sz w:val="24"/>
        </w:rPr>
        <w:t>选择</w:t>
      </w:r>
      <w:r w:rsidRPr="009A26C4">
        <w:rPr>
          <w:rFonts w:ascii="SimSun" w:hAnsi="SimSun" w:hint="eastAsia"/>
          <w:color w:val="000000" w:themeColor="text1"/>
          <w:sz w:val="24"/>
        </w:rPr>
        <w:t>要邀请</w:t>
      </w:r>
      <w:r w:rsidRPr="009A26C4">
        <w:rPr>
          <w:rFonts w:ascii="SimSun" w:hAnsi="SimSun"/>
          <w:color w:val="000000" w:themeColor="text1"/>
          <w:sz w:val="24"/>
        </w:rPr>
        <w:t>的</w:t>
      </w:r>
      <w:r w:rsidRPr="009A26C4">
        <w:rPr>
          <w:rFonts w:ascii="SimSun" w:hAnsi="SimSun" w:hint="eastAsia"/>
          <w:color w:val="000000" w:themeColor="text1"/>
          <w:sz w:val="24"/>
        </w:rPr>
        <w:t>联系</w:t>
      </w:r>
      <w:r w:rsidRPr="009A26C4">
        <w:rPr>
          <w:rFonts w:ascii="SimSun" w:hAnsi="SimSun"/>
          <w:color w:val="000000" w:themeColor="text1"/>
          <w:sz w:val="24"/>
        </w:rPr>
        <w:t>人</w:t>
      </w:r>
      <w:r w:rsidRPr="009A26C4">
        <w:rPr>
          <w:rFonts w:ascii="SimSun" w:hAnsi="SimSun" w:hint="eastAsia"/>
          <w:color w:val="000000" w:themeColor="text1"/>
          <w:sz w:val="24"/>
        </w:rPr>
        <w:t>，</w:t>
      </w:r>
      <w:r w:rsidRPr="009A26C4">
        <w:rPr>
          <w:rFonts w:ascii="SimSun" w:hAnsi="SimSun"/>
          <w:color w:val="000000" w:themeColor="text1"/>
          <w:sz w:val="24"/>
        </w:rPr>
        <w:t>支持搜索</w:t>
      </w:r>
      <w:r w:rsidRPr="009A26C4">
        <w:rPr>
          <w:rFonts w:ascii="SimSun" w:hAnsi="SimSun" w:hint="eastAsia"/>
          <w:color w:val="000000" w:themeColor="text1"/>
          <w:sz w:val="24"/>
        </w:rPr>
        <w:t>（移动端）</w:t>
      </w:r>
    </w:p>
    <w:p w14:paraId="29101D0C" w14:textId="77777777" w:rsidR="009A26C4" w:rsidRPr="009A26C4" w:rsidRDefault="009A26C4" w:rsidP="00E87E06">
      <w:pPr>
        <w:pStyle w:val="ListParagraph"/>
        <w:numPr>
          <w:ilvl w:val="0"/>
          <w:numId w:val="8"/>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读</w:t>
      </w:r>
      <w:r w:rsidRPr="009A26C4">
        <w:rPr>
          <w:rFonts w:ascii="SimSun" w:hAnsi="SimSun"/>
          <w:color w:val="000000" w:themeColor="text1"/>
          <w:sz w:val="24"/>
        </w:rPr>
        <w:t>取工作圈联系人，选择要邀请的</w:t>
      </w:r>
      <w:r w:rsidRPr="009A26C4">
        <w:rPr>
          <w:rFonts w:ascii="SimSun" w:hAnsi="SimSun" w:hint="eastAsia"/>
          <w:color w:val="000000" w:themeColor="text1"/>
          <w:sz w:val="24"/>
        </w:rPr>
        <w:t>联系</w:t>
      </w:r>
      <w:r w:rsidRPr="009A26C4">
        <w:rPr>
          <w:rFonts w:ascii="SimSun" w:hAnsi="SimSun"/>
          <w:color w:val="000000" w:themeColor="text1"/>
          <w:sz w:val="24"/>
        </w:rPr>
        <w:t>人</w:t>
      </w:r>
      <w:r w:rsidRPr="009A26C4">
        <w:rPr>
          <w:rFonts w:ascii="SimSun" w:hAnsi="SimSun" w:hint="eastAsia"/>
          <w:color w:val="000000" w:themeColor="text1"/>
          <w:sz w:val="24"/>
        </w:rPr>
        <w:t>，</w:t>
      </w:r>
      <w:r w:rsidRPr="009A26C4">
        <w:rPr>
          <w:rFonts w:ascii="SimSun" w:hAnsi="SimSun"/>
          <w:color w:val="000000" w:themeColor="text1"/>
          <w:sz w:val="24"/>
        </w:rPr>
        <w:t>支持搜索</w:t>
      </w:r>
      <w:r w:rsidRPr="009A26C4">
        <w:rPr>
          <w:rFonts w:ascii="SimSun" w:hAnsi="SimSun" w:hint="eastAsia"/>
          <w:color w:val="000000" w:themeColor="text1"/>
          <w:sz w:val="24"/>
        </w:rPr>
        <w:t>（所有端）</w:t>
      </w:r>
    </w:p>
    <w:p w14:paraId="6A372023" w14:textId="77777777" w:rsidR="009A26C4" w:rsidRPr="009A26C4" w:rsidRDefault="009A26C4" w:rsidP="00E87E06">
      <w:pPr>
        <w:pStyle w:val="ListParagraph"/>
        <w:numPr>
          <w:ilvl w:val="0"/>
          <w:numId w:val="8"/>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通过邀请微信好友添加圈子成员（移动端S-00077）</w:t>
      </w:r>
    </w:p>
    <w:p w14:paraId="5FD8C331" w14:textId="77777777" w:rsidR="009A26C4" w:rsidRPr="009A26C4" w:rsidRDefault="009A26C4" w:rsidP="00E87E06">
      <w:pPr>
        <w:pStyle w:val="ListParagraph"/>
        <w:numPr>
          <w:ilvl w:val="0"/>
          <w:numId w:val="8"/>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Web端隐藏Excel导入；</w:t>
      </w:r>
    </w:p>
    <w:p w14:paraId="19C51EE5" w14:textId="77777777" w:rsidR="009A26C4" w:rsidRPr="009A26C4" w:rsidRDefault="009A26C4" w:rsidP="00E87E06">
      <w:pPr>
        <w:pStyle w:val="ListParagraph"/>
        <w:numPr>
          <w:ilvl w:val="0"/>
          <w:numId w:val="8"/>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参与搜索的字段及权重排序：姓名（汉字、全拼、简拼）、手机号、邮箱、电话、企业、部门、职位、地址；</w:t>
      </w:r>
    </w:p>
    <w:p w14:paraId="3A3F06D7" w14:textId="77777777" w:rsidR="009A26C4" w:rsidRPr="009A26C4" w:rsidRDefault="009A26C4" w:rsidP="00E87E06">
      <w:pPr>
        <w:pStyle w:val="ListParagraph"/>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lastRenderedPageBreak/>
        <w:t>未</w:t>
      </w:r>
      <w:r w:rsidRPr="009A26C4">
        <w:rPr>
          <w:rFonts w:ascii="SimSun" w:hAnsi="SimSun"/>
          <w:color w:val="000000" w:themeColor="text1"/>
          <w:sz w:val="24"/>
        </w:rPr>
        <w:t>注册用户：</w:t>
      </w:r>
    </w:p>
    <w:p w14:paraId="1EF6432B" w14:textId="77777777" w:rsidR="009A26C4" w:rsidRPr="009A26C4" w:rsidRDefault="009A26C4" w:rsidP="009A26C4">
      <w:pPr>
        <w:pStyle w:val="ListParagraph"/>
        <w:spacing w:line="400" w:lineRule="exact"/>
        <w:ind w:left="360" w:firstLineChars="0" w:firstLine="0"/>
        <w:jc w:val="left"/>
        <w:rPr>
          <w:rFonts w:ascii="SimSun" w:hAnsi="SimSun"/>
          <w:color w:val="000000" w:themeColor="text1"/>
          <w:sz w:val="24"/>
        </w:rPr>
      </w:pPr>
      <w:r w:rsidRPr="009A26C4">
        <w:rPr>
          <w:rFonts w:ascii="SimSun" w:hAnsi="SimSun" w:hint="eastAsia"/>
          <w:color w:val="000000" w:themeColor="text1"/>
          <w:sz w:val="24"/>
        </w:rPr>
        <w:t>如果被</w:t>
      </w:r>
      <w:r w:rsidRPr="009A26C4">
        <w:rPr>
          <w:rFonts w:ascii="SimSun" w:hAnsi="SimSun"/>
          <w:color w:val="000000" w:themeColor="text1"/>
          <w:sz w:val="24"/>
        </w:rPr>
        <w:t>邀请人还没有</w:t>
      </w:r>
      <w:r w:rsidRPr="009A26C4">
        <w:rPr>
          <w:rFonts w:ascii="SimSun" w:hAnsi="SimSun" w:hint="eastAsia"/>
          <w:color w:val="000000" w:themeColor="text1"/>
          <w:sz w:val="24"/>
        </w:rPr>
        <w:t>注册</w:t>
      </w:r>
      <w:r w:rsidRPr="009A26C4">
        <w:rPr>
          <w:rFonts w:ascii="SimSun" w:hAnsi="SimSun"/>
          <w:color w:val="000000" w:themeColor="text1"/>
          <w:sz w:val="24"/>
        </w:rPr>
        <w:t>，</w:t>
      </w:r>
      <w:r w:rsidRPr="009A26C4">
        <w:rPr>
          <w:rFonts w:ascii="SimSun" w:hAnsi="SimSun" w:hint="eastAsia"/>
          <w:color w:val="000000" w:themeColor="text1"/>
          <w:sz w:val="24"/>
        </w:rPr>
        <w:t>TA</w:t>
      </w:r>
      <w:r w:rsidRPr="009A26C4">
        <w:rPr>
          <w:rFonts w:ascii="SimSun" w:hAnsi="SimSun"/>
          <w:color w:val="000000" w:themeColor="text1"/>
          <w:sz w:val="24"/>
        </w:rPr>
        <w:t>收到邀请</w:t>
      </w:r>
      <w:r w:rsidRPr="009A26C4">
        <w:rPr>
          <w:rFonts w:ascii="SimSun" w:hAnsi="SimSun" w:hint="eastAsia"/>
          <w:color w:val="000000" w:themeColor="text1"/>
          <w:sz w:val="24"/>
        </w:rPr>
        <w:t>后，</w:t>
      </w:r>
      <w:r w:rsidRPr="009A26C4">
        <w:rPr>
          <w:rFonts w:ascii="SimSun" w:hAnsi="SimSun"/>
          <w:color w:val="000000" w:themeColor="text1"/>
          <w:sz w:val="24"/>
        </w:rPr>
        <w:t>需要完成注册</w:t>
      </w:r>
      <w:r w:rsidRPr="009A26C4">
        <w:rPr>
          <w:rFonts w:ascii="SimSun" w:hAnsi="SimSun" w:hint="eastAsia"/>
          <w:color w:val="000000" w:themeColor="text1"/>
          <w:sz w:val="24"/>
        </w:rPr>
        <w:t>并加入圈子</w:t>
      </w:r>
    </w:p>
    <w:p w14:paraId="687B9306" w14:textId="77777777" w:rsidR="009A26C4" w:rsidRPr="009A26C4" w:rsidRDefault="009A26C4" w:rsidP="00E87E06">
      <w:pPr>
        <w:pStyle w:val="ListParagraph"/>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邀请通知</w:t>
      </w:r>
    </w:p>
    <w:p w14:paraId="67C4352E" w14:textId="77777777" w:rsidR="009A26C4" w:rsidRPr="009A26C4" w:rsidRDefault="009A26C4" w:rsidP="00E87E06">
      <w:pPr>
        <w:pStyle w:val="ListParagraph"/>
        <w:numPr>
          <w:ilvl w:val="0"/>
          <w:numId w:val="9"/>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已注册</w:t>
      </w:r>
      <w:r w:rsidRPr="009A26C4">
        <w:rPr>
          <w:rFonts w:ascii="SimSun" w:hAnsi="SimSun"/>
          <w:color w:val="000000" w:themeColor="text1"/>
          <w:sz w:val="24"/>
        </w:rPr>
        <w:t>用户</w:t>
      </w:r>
      <w:r w:rsidRPr="009A26C4">
        <w:rPr>
          <w:rFonts w:ascii="SimSun" w:hAnsi="SimSun" w:hint="eastAsia"/>
          <w:color w:val="000000" w:themeColor="text1"/>
          <w:sz w:val="24"/>
        </w:rPr>
        <w:t>（工作圈用户）</w:t>
      </w:r>
      <w:r w:rsidRPr="009A26C4">
        <w:rPr>
          <w:rFonts w:ascii="SimSun" w:hAnsi="SimSun"/>
          <w:color w:val="000000" w:themeColor="text1"/>
          <w:sz w:val="24"/>
        </w:rPr>
        <w:t>：</w:t>
      </w:r>
      <w:r w:rsidRPr="009A26C4">
        <w:rPr>
          <w:rFonts w:ascii="SimSun" w:hAnsi="SimSun" w:hint="eastAsia"/>
          <w:color w:val="000000" w:themeColor="text1"/>
          <w:sz w:val="24"/>
        </w:rPr>
        <w:t>会</w:t>
      </w:r>
      <w:r w:rsidRPr="009A26C4">
        <w:rPr>
          <w:rFonts w:ascii="SimSun" w:hAnsi="SimSun"/>
          <w:color w:val="000000" w:themeColor="text1"/>
          <w:sz w:val="24"/>
        </w:rPr>
        <w:t>收到系统通知</w:t>
      </w:r>
    </w:p>
    <w:p w14:paraId="6D39040B" w14:textId="77777777" w:rsidR="009A26C4" w:rsidRPr="009A26C4" w:rsidRDefault="009A26C4" w:rsidP="00E87E06">
      <w:pPr>
        <w:pStyle w:val="ListParagraph"/>
        <w:numPr>
          <w:ilvl w:val="0"/>
          <w:numId w:val="9"/>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未</w:t>
      </w:r>
      <w:r w:rsidRPr="009A26C4">
        <w:rPr>
          <w:rFonts w:ascii="SimSun" w:hAnsi="SimSun"/>
          <w:color w:val="000000" w:themeColor="text1"/>
          <w:sz w:val="24"/>
        </w:rPr>
        <w:t>注册用户</w:t>
      </w:r>
      <w:r w:rsidRPr="009A26C4">
        <w:rPr>
          <w:rFonts w:ascii="SimSun" w:hAnsi="SimSun" w:hint="eastAsia"/>
          <w:color w:val="000000" w:themeColor="text1"/>
          <w:sz w:val="24"/>
        </w:rPr>
        <w:t>（非工作圈用户）</w:t>
      </w:r>
      <w:r w:rsidRPr="009A26C4">
        <w:rPr>
          <w:rFonts w:ascii="SimSun" w:hAnsi="SimSun"/>
          <w:color w:val="000000" w:themeColor="text1"/>
          <w:sz w:val="24"/>
        </w:rPr>
        <w:t>：收到短信或邮件通知</w:t>
      </w:r>
      <w:r w:rsidRPr="009A26C4">
        <w:rPr>
          <w:rFonts w:ascii="SimSun" w:hAnsi="SimSun" w:hint="eastAsia"/>
          <w:color w:val="000000" w:themeColor="text1"/>
          <w:sz w:val="24"/>
        </w:rPr>
        <w:t>TA注册。</w:t>
      </w:r>
      <w:r w:rsidRPr="009A26C4">
        <w:rPr>
          <w:rFonts w:ascii="SimSun" w:hAnsi="SimSun"/>
          <w:color w:val="000000" w:themeColor="text1"/>
          <w:sz w:val="24"/>
        </w:rPr>
        <w:t>完成注册后，</w:t>
      </w:r>
      <w:r w:rsidRPr="009A26C4">
        <w:rPr>
          <w:rFonts w:ascii="SimSun" w:hAnsi="SimSun" w:hint="eastAsia"/>
          <w:color w:val="000000" w:themeColor="text1"/>
          <w:sz w:val="24"/>
        </w:rPr>
        <w:t>会</w:t>
      </w:r>
      <w:r w:rsidRPr="009A26C4">
        <w:rPr>
          <w:rFonts w:ascii="SimSun" w:hAnsi="SimSun"/>
          <w:color w:val="000000" w:themeColor="text1"/>
          <w:sz w:val="24"/>
        </w:rPr>
        <w:t>收到系统通知</w:t>
      </w:r>
      <w:r w:rsidRPr="009A26C4">
        <w:rPr>
          <w:rFonts w:ascii="SimSun" w:hAnsi="SimSun" w:hint="eastAsia"/>
          <w:color w:val="000000" w:themeColor="text1"/>
          <w:sz w:val="24"/>
        </w:rPr>
        <w:t>，</w:t>
      </w:r>
      <w:r w:rsidRPr="009A26C4">
        <w:rPr>
          <w:rFonts w:ascii="SimSun" w:hAnsi="SimSun"/>
          <w:color w:val="000000" w:themeColor="text1"/>
          <w:sz w:val="24"/>
        </w:rPr>
        <w:t>参见已注册用户</w:t>
      </w:r>
      <w:r w:rsidRPr="009A26C4">
        <w:rPr>
          <w:rFonts w:ascii="SimSun" w:hAnsi="SimSun" w:hint="eastAsia"/>
          <w:color w:val="000000" w:themeColor="text1"/>
          <w:sz w:val="24"/>
        </w:rPr>
        <w:t>的</w:t>
      </w:r>
      <w:r w:rsidRPr="009A26C4">
        <w:rPr>
          <w:rFonts w:ascii="SimSun" w:hAnsi="SimSun"/>
          <w:color w:val="000000" w:themeColor="text1"/>
          <w:sz w:val="24"/>
        </w:rPr>
        <w:t>流程。</w:t>
      </w:r>
    </w:p>
    <w:p w14:paraId="3F5D0E23" w14:textId="16C7219C" w:rsidR="009A26C4" w:rsidRPr="009A26C4" w:rsidRDefault="009A26C4" w:rsidP="00E87E06">
      <w:pPr>
        <w:pStyle w:val="ListParagraph"/>
        <w:numPr>
          <w:ilvl w:val="0"/>
          <w:numId w:val="9"/>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注意，这里的工作圈用户特指登录使用过工作圈的用户，如果已是CSP用户，如会计家园的某用户，虽然从来没有安装登录使用过工作圈，但可以用原有</w:t>
      </w:r>
      <w:r w:rsidR="00683343" w:rsidRPr="009A26C4">
        <w:rPr>
          <w:rFonts w:ascii="SimSun" w:hAnsi="SimSun" w:hint="eastAsia"/>
          <w:color w:val="000000" w:themeColor="text1"/>
          <w:sz w:val="24"/>
        </w:rPr>
        <w:t>账号</w:t>
      </w:r>
      <w:r w:rsidRPr="009A26C4">
        <w:rPr>
          <w:rFonts w:ascii="SimSun" w:hAnsi="SimSun" w:hint="eastAsia"/>
          <w:color w:val="000000" w:themeColor="text1"/>
          <w:sz w:val="24"/>
        </w:rPr>
        <w:t>登录工作圈，这类用户也要归属到未注册用户类，被邀请时依然走短信或邮件通知，因为没有登录过工作圈，也就无从谈起收到系统通知</w:t>
      </w:r>
    </w:p>
    <w:p w14:paraId="6FF41D2B" w14:textId="77777777" w:rsidR="009A26C4" w:rsidRPr="009A26C4" w:rsidRDefault="009A26C4" w:rsidP="00E87E06">
      <w:pPr>
        <w:pStyle w:val="ListParagraph"/>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圈子</w:t>
      </w:r>
      <w:r w:rsidRPr="009A26C4">
        <w:rPr>
          <w:rFonts w:ascii="SimSun" w:hAnsi="SimSun"/>
          <w:color w:val="000000" w:themeColor="text1"/>
          <w:sz w:val="24"/>
        </w:rPr>
        <w:t>成员限制</w:t>
      </w:r>
      <w:r w:rsidRPr="009A26C4">
        <w:rPr>
          <w:rFonts w:ascii="SimSun" w:hAnsi="SimSun" w:hint="eastAsia"/>
          <w:color w:val="000000" w:themeColor="text1"/>
          <w:sz w:val="24"/>
        </w:rPr>
        <w:t>（本</w:t>
      </w:r>
      <w:r w:rsidRPr="009A26C4">
        <w:rPr>
          <w:rFonts w:ascii="SimSun" w:hAnsi="SimSun"/>
          <w:color w:val="000000" w:themeColor="text1"/>
          <w:sz w:val="24"/>
        </w:rPr>
        <w:t>版本</w:t>
      </w:r>
      <w:r w:rsidRPr="009A26C4">
        <w:rPr>
          <w:rFonts w:ascii="SimSun" w:hAnsi="SimSun" w:hint="eastAsia"/>
          <w:color w:val="000000" w:themeColor="text1"/>
          <w:sz w:val="24"/>
        </w:rPr>
        <w:t>限1000人</w:t>
      </w:r>
      <w:r w:rsidRPr="009A26C4">
        <w:rPr>
          <w:rFonts w:ascii="SimSun" w:hAnsi="SimSun"/>
          <w:color w:val="000000" w:themeColor="text1"/>
          <w:sz w:val="24"/>
        </w:rPr>
        <w:t>上限）</w:t>
      </w:r>
    </w:p>
    <w:p w14:paraId="030FED44" w14:textId="77777777" w:rsidR="009A26C4" w:rsidRPr="009A26C4" w:rsidRDefault="009A26C4" w:rsidP="00E87E06">
      <w:pPr>
        <w:pStyle w:val="ListParagraph"/>
        <w:numPr>
          <w:ilvl w:val="0"/>
          <w:numId w:val="10"/>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邀请</w:t>
      </w:r>
      <w:r w:rsidRPr="009A26C4">
        <w:rPr>
          <w:rFonts w:ascii="SimSun" w:hAnsi="SimSun"/>
          <w:color w:val="000000" w:themeColor="text1"/>
          <w:sz w:val="24"/>
        </w:rPr>
        <w:t>人在邀请时达到圈子用户上限（提示语：圈子成员达到XX人上限，您无法再邀请新的用户加入圈子）</w:t>
      </w:r>
    </w:p>
    <w:p w14:paraId="150DF9E3" w14:textId="77777777" w:rsidR="009A26C4" w:rsidRPr="009A26C4" w:rsidRDefault="009A26C4" w:rsidP="009A26C4">
      <w:pPr>
        <w:pStyle w:val="ListParagraph"/>
        <w:spacing w:line="400" w:lineRule="exact"/>
        <w:ind w:left="780" w:firstLineChars="0" w:firstLine="0"/>
        <w:jc w:val="left"/>
        <w:rPr>
          <w:rFonts w:ascii="SimSun" w:hAnsi="SimSun"/>
          <w:color w:val="000000" w:themeColor="text1"/>
          <w:sz w:val="24"/>
        </w:rPr>
      </w:pPr>
      <w:r w:rsidRPr="009A26C4">
        <w:rPr>
          <w:rFonts w:ascii="SimSun" w:hAnsi="SimSun"/>
          <w:color w:val="000000" w:themeColor="text1"/>
          <w:sz w:val="24"/>
        </w:rPr>
        <w:t>提示规则：圈子成员等于或超过圈子限制时提示</w:t>
      </w:r>
    </w:p>
    <w:p w14:paraId="54382513" w14:textId="77777777" w:rsidR="009A26C4" w:rsidRPr="009A26C4" w:rsidRDefault="009A26C4" w:rsidP="009A26C4">
      <w:pPr>
        <w:pStyle w:val="ListParagraph"/>
        <w:spacing w:line="400" w:lineRule="exact"/>
        <w:ind w:left="780" w:firstLineChars="0" w:firstLine="0"/>
        <w:jc w:val="left"/>
        <w:rPr>
          <w:rFonts w:ascii="SimSun" w:hAnsi="SimSun"/>
          <w:color w:val="000000" w:themeColor="text1"/>
          <w:sz w:val="24"/>
        </w:rPr>
      </w:pPr>
      <w:r w:rsidRPr="009A26C4">
        <w:rPr>
          <w:rFonts w:ascii="SimSun" w:hAnsi="SimSun"/>
          <w:color w:val="000000" w:themeColor="text1"/>
          <w:sz w:val="24"/>
        </w:rPr>
        <w:t>提示需求：在手工邀请、批量邀请时判断，不允许发出邀请</w:t>
      </w:r>
    </w:p>
    <w:p w14:paraId="08F32FCF" w14:textId="77777777" w:rsidR="009A26C4" w:rsidRPr="009A26C4" w:rsidRDefault="009A26C4" w:rsidP="00E87E06">
      <w:pPr>
        <w:pStyle w:val="ListParagraph"/>
        <w:numPr>
          <w:ilvl w:val="0"/>
          <w:numId w:val="10"/>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被</w:t>
      </w:r>
      <w:r w:rsidRPr="009A26C4">
        <w:rPr>
          <w:rFonts w:ascii="SimSun" w:hAnsi="SimSun"/>
          <w:color w:val="000000" w:themeColor="text1"/>
          <w:sz w:val="24"/>
        </w:rPr>
        <w:t>邀请人接受时达到圈子用户上限（提示语：圈子成员已满，您无法加入圈子，请与圈主联系）</w:t>
      </w:r>
    </w:p>
    <w:p w14:paraId="747DCCDF" w14:textId="77777777" w:rsidR="009A26C4" w:rsidRPr="009A26C4" w:rsidRDefault="009A26C4" w:rsidP="009A26C4">
      <w:pPr>
        <w:pStyle w:val="ListParagraph"/>
        <w:spacing w:line="400" w:lineRule="exact"/>
        <w:ind w:left="780" w:firstLineChars="0" w:firstLine="0"/>
        <w:jc w:val="left"/>
        <w:rPr>
          <w:rFonts w:ascii="SimSun" w:hAnsi="SimSun"/>
          <w:color w:val="000000" w:themeColor="text1"/>
          <w:sz w:val="24"/>
        </w:rPr>
      </w:pPr>
      <w:r w:rsidRPr="009A26C4">
        <w:rPr>
          <w:rFonts w:ascii="SimSun" w:hAnsi="SimSun"/>
          <w:color w:val="000000" w:themeColor="text1"/>
          <w:sz w:val="24"/>
        </w:rPr>
        <w:t>提示规则：接受邀请时，圈子成员已达到上限时提示</w:t>
      </w:r>
    </w:p>
    <w:p w14:paraId="19297B74" w14:textId="77777777" w:rsidR="009A26C4" w:rsidRPr="009A26C4" w:rsidRDefault="009A26C4" w:rsidP="009A26C4">
      <w:pPr>
        <w:pStyle w:val="ListParagraph"/>
        <w:spacing w:line="400" w:lineRule="exact"/>
        <w:ind w:left="780" w:firstLineChars="0" w:firstLine="0"/>
        <w:jc w:val="left"/>
        <w:rPr>
          <w:rFonts w:ascii="SimSun" w:hAnsi="SimSun"/>
          <w:color w:val="000000" w:themeColor="text1"/>
          <w:sz w:val="24"/>
        </w:rPr>
      </w:pPr>
      <w:r w:rsidRPr="009A26C4">
        <w:rPr>
          <w:rFonts w:ascii="SimSun" w:hAnsi="SimSun"/>
          <w:color w:val="000000" w:themeColor="text1"/>
          <w:sz w:val="24"/>
        </w:rPr>
        <w:t>提示需求：在接受邀请时判断，不允许该用户加入圈子</w:t>
      </w:r>
    </w:p>
    <w:p w14:paraId="6771CF1B" w14:textId="77777777" w:rsidR="009A26C4" w:rsidRPr="009A26C4" w:rsidRDefault="009A26C4" w:rsidP="00E87E06">
      <w:pPr>
        <w:pStyle w:val="ListParagraph"/>
        <w:numPr>
          <w:ilvl w:val="0"/>
          <w:numId w:val="10"/>
        </w:numPr>
        <w:spacing w:line="400" w:lineRule="exact"/>
        <w:ind w:firstLineChars="0"/>
        <w:jc w:val="left"/>
        <w:rPr>
          <w:rFonts w:ascii="SimSun" w:hAnsi="SimSun"/>
          <w:color w:val="000000" w:themeColor="text1"/>
          <w:sz w:val="24"/>
        </w:rPr>
      </w:pPr>
      <w:r w:rsidRPr="009A26C4">
        <w:rPr>
          <w:rFonts w:ascii="SimSun" w:hAnsi="SimSun"/>
          <w:color w:val="000000" w:themeColor="text1"/>
          <w:sz w:val="24"/>
        </w:rPr>
        <w:t>用户人数限制只限是已加入的圈子成员，不包含邀请中的用户和退出的成员</w:t>
      </w:r>
    </w:p>
    <w:p w14:paraId="142320F8" w14:textId="77777777" w:rsidR="009A26C4" w:rsidRPr="009A26C4" w:rsidRDefault="009A26C4" w:rsidP="00E87E06">
      <w:pPr>
        <w:pStyle w:val="ListParagraph"/>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加</w:t>
      </w:r>
      <w:r w:rsidRPr="009A26C4">
        <w:rPr>
          <w:rFonts w:ascii="SimSun" w:hAnsi="SimSun"/>
          <w:color w:val="000000" w:themeColor="text1"/>
          <w:sz w:val="24"/>
        </w:rPr>
        <w:t>入</w:t>
      </w:r>
      <w:r w:rsidRPr="009A26C4">
        <w:rPr>
          <w:rFonts w:ascii="SimSun" w:hAnsi="SimSun" w:hint="eastAsia"/>
          <w:color w:val="000000" w:themeColor="text1"/>
          <w:sz w:val="24"/>
        </w:rPr>
        <w:t>圈子（注册</w:t>
      </w:r>
      <w:r w:rsidRPr="009A26C4">
        <w:rPr>
          <w:rFonts w:ascii="SimSun" w:hAnsi="SimSun"/>
          <w:color w:val="000000" w:themeColor="text1"/>
          <w:sz w:val="24"/>
        </w:rPr>
        <w:t>用户）</w:t>
      </w:r>
    </w:p>
    <w:p w14:paraId="22B47BA0" w14:textId="77777777" w:rsidR="009A26C4" w:rsidRPr="009A26C4" w:rsidRDefault="009A26C4" w:rsidP="00E87E06">
      <w:pPr>
        <w:pStyle w:val="ListParagraph"/>
        <w:numPr>
          <w:ilvl w:val="0"/>
          <w:numId w:val="5"/>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用户收到</w:t>
      </w:r>
      <w:r w:rsidRPr="009A26C4">
        <w:rPr>
          <w:rFonts w:ascii="SimSun" w:hAnsi="SimSun"/>
          <w:color w:val="000000" w:themeColor="text1"/>
          <w:sz w:val="24"/>
        </w:rPr>
        <w:t>邀请后，</w:t>
      </w:r>
      <w:r w:rsidRPr="009A26C4">
        <w:rPr>
          <w:rFonts w:ascii="SimSun" w:hAnsi="SimSun" w:hint="eastAsia"/>
          <w:color w:val="000000" w:themeColor="text1"/>
          <w:sz w:val="24"/>
        </w:rPr>
        <w:t>无论是否在同一企业，都需要</w:t>
      </w:r>
      <w:r w:rsidRPr="009A26C4">
        <w:rPr>
          <w:rFonts w:ascii="SimSun" w:hAnsi="SimSun"/>
          <w:color w:val="000000" w:themeColor="text1"/>
          <w:sz w:val="24"/>
        </w:rPr>
        <w:t>确认是否加入</w:t>
      </w:r>
      <w:r w:rsidRPr="009A26C4">
        <w:rPr>
          <w:rFonts w:ascii="SimSun" w:hAnsi="SimSun" w:hint="eastAsia"/>
          <w:color w:val="000000" w:themeColor="text1"/>
          <w:sz w:val="24"/>
        </w:rPr>
        <w:t>，同</w:t>
      </w:r>
      <w:r w:rsidRPr="009A26C4">
        <w:rPr>
          <w:rFonts w:ascii="SimSun" w:hAnsi="SimSun"/>
          <w:color w:val="000000" w:themeColor="text1"/>
          <w:sz w:val="24"/>
        </w:rPr>
        <w:t>意后才可以加入到圈子中</w:t>
      </w:r>
      <w:r w:rsidRPr="009A26C4">
        <w:rPr>
          <w:rFonts w:ascii="SimSun" w:hAnsi="SimSun" w:hint="eastAsia"/>
          <w:color w:val="000000" w:themeColor="text1"/>
          <w:sz w:val="24"/>
        </w:rPr>
        <w:t>，</w:t>
      </w:r>
      <w:r w:rsidRPr="009A26C4">
        <w:rPr>
          <w:rFonts w:ascii="SimSun" w:hAnsi="SimSun"/>
          <w:color w:val="000000" w:themeColor="text1"/>
          <w:sz w:val="24"/>
        </w:rPr>
        <w:t>拒绝</w:t>
      </w:r>
      <w:r w:rsidRPr="009A26C4">
        <w:rPr>
          <w:rFonts w:ascii="SimSun" w:hAnsi="SimSun" w:hint="eastAsia"/>
          <w:color w:val="000000" w:themeColor="text1"/>
          <w:sz w:val="24"/>
        </w:rPr>
        <w:t>则</w:t>
      </w:r>
      <w:r w:rsidRPr="009A26C4">
        <w:rPr>
          <w:rFonts w:ascii="SimSun" w:hAnsi="SimSun"/>
          <w:color w:val="000000" w:themeColor="text1"/>
          <w:sz w:val="24"/>
        </w:rPr>
        <w:t>不进入圈子</w:t>
      </w:r>
    </w:p>
    <w:p w14:paraId="00F75F14" w14:textId="77777777" w:rsidR="009A26C4" w:rsidRPr="009A26C4" w:rsidRDefault="009A26C4" w:rsidP="00E87E06">
      <w:pPr>
        <w:pStyle w:val="ListParagraph"/>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关于未</w:t>
      </w:r>
      <w:r w:rsidRPr="009A26C4">
        <w:rPr>
          <w:rFonts w:ascii="SimSun" w:hAnsi="SimSun"/>
          <w:color w:val="000000" w:themeColor="text1"/>
          <w:sz w:val="24"/>
        </w:rPr>
        <w:t>注册用户</w:t>
      </w:r>
      <w:r w:rsidRPr="009A26C4">
        <w:rPr>
          <w:rFonts w:ascii="SimSun" w:hAnsi="SimSun" w:hint="eastAsia"/>
          <w:color w:val="000000" w:themeColor="text1"/>
          <w:sz w:val="24"/>
        </w:rPr>
        <w:t>（非工作圈用户）收到圈子邀请后（短信/邮件），通过URL（要求短链形式）着陆到HTML页面完成加入的过程：</w:t>
      </w:r>
    </w:p>
    <w:p w14:paraId="2D072D5A" w14:textId="77777777" w:rsidR="009A26C4" w:rsidRPr="009A26C4" w:rsidRDefault="009A26C4" w:rsidP="00E87E06">
      <w:pPr>
        <w:pStyle w:val="ListParagraph"/>
        <w:numPr>
          <w:ilvl w:val="0"/>
          <w:numId w:val="12"/>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用户点击链接后，会着陆到加入圈子的HTML页；根据用户发起端（移动端/PC端）进行页面自动适配；两种页面内容一致（页面中包含圈子名称等，具体参见UE交互图）</w:t>
      </w:r>
    </w:p>
    <w:p w14:paraId="07639A2F" w14:textId="77777777" w:rsidR="009A26C4" w:rsidRPr="009A26C4" w:rsidRDefault="009A26C4" w:rsidP="00E87E06">
      <w:pPr>
        <w:pStyle w:val="ListParagraph"/>
        <w:numPr>
          <w:ilvl w:val="0"/>
          <w:numId w:val="12"/>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加入圈子HTML页的需求说明：</w:t>
      </w:r>
    </w:p>
    <w:p w14:paraId="131EBCCE" w14:textId="77777777" w:rsidR="009A26C4" w:rsidRPr="009A26C4" w:rsidRDefault="009A26C4" w:rsidP="00E87E06">
      <w:pPr>
        <w:pStyle w:val="ListParagraph"/>
        <w:numPr>
          <w:ilvl w:val="1"/>
          <w:numId w:val="13"/>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默认URL着陆页是注册新用户（默认被邀请的手机号/邮箱）并加入圈子，用户填写完相关注册信息后自动跳转到下载页</w:t>
      </w:r>
    </w:p>
    <w:p w14:paraId="1D3DDDC1" w14:textId="77777777" w:rsidR="009A26C4" w:rsidRPr="009A26C4" w:rsidRDefault="009A26C4" w:rsidP="00E87E06">
      <w:pPr>
        <w:pStyle w:val="ListParagraph"/>
        <w:numPr>
          <w:ilvl w:val="1"/>
          <w:numId w:val="13"/>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如果用户已有工作圈账号，在上面的URL默认着陆页中有“使</w:t>
      </w:r>
      <w:r w:rsidRPr="009A26C4">
        <w:rPr>
          <w:rFonts w:ascii="SimSun" w:hAnsi="SimSun" w:hint="eastAsia"/>
          <w:color w:val="000000" w:themeColor="text1"/>
          <w:sz w:val="24"/>
        </w:rPr>
        <w:lastRenderedPageBreak/>
        <w:t>用已有账号登录并加入圈子”的链接，点击后会自动切换到使用已有账号加入圈子的页面（类似登录），验证通过后会自动跳转到下载页，下载页上需要有打开工作圈的链接</w:t>
      </w:r>
    </w:p>
    <w:p w14:paraId="6970E5B4" w14:textId="77777777" w:rsidR="009A26C4" w:rsidRPr="009A26C4" w:rsidRDefault="009A26C4" w:rsidP="00E87E06">
      <w:pPr>
        <w:pStyle w:val="ListParagraph"/>
        <w:numPr>
          <w:ilvl w:val="0"/>
          <w:numId w:val="12"/>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URL着陆页的相关提示同注册和申请加入圈子</w:t>
      </w:r>
    </w:p>
    <w:p w14:paraId="2B290F82" w14:textId="77777777" w:rsidR="009A26C4" w:rsidRPr="009A26C4" w:rsidRDefault="009A26C4" w:rsidP="00E87E06">
      <w:pPr>
        <w:pStyle w:val="ListParagraph"/>
        <w:numPr>
          <w:ilvl w:val="0"/>
          <w:numId w:val="12"/>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URL需要在后台做处理，比如token的形式，以保证一个URL只处理一次有效加入</w:t>
      </w:r>
    </w:p>
    <w:p w14:paraId="6144B99A" w14:textId="77777777" w:rsidR="009A26C4" w:rsidRPr="009A26C4" w:rsidRDefault="009A26C4" w:rsidP="00E87E06">
      <w:pPr>
        <w:pStyle w:val="ListParagraph"/>
        <w:numPr>
          <w:ilvl w:val="0"/>
          <w:numId w:val="12"/>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需要后台考虑并设计URL链接的有效期，比如可以设定N天，本版暂定有效期30天</w:t>
      </w:r>
    </w:p>
    <w:p w14:paraId="24913ECF" w14:textId="77777777" w:rsidR="009A26C4" w:rsidRPr="009A26C4" w:rsidRDefault="009A26C4" w:rsidP="00E87E06">
      <w:pPr>
        <w:pStyle w:val="ListParagraph"/>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选择企业通讯</w:t>
      </w:r>
      <w:r w:rsidRPr="009A26C4">
        <w:rPr>
          <w:rFonts w:ascii="SimSun" w:hAnsi="SimSun"/>
          <w:color w:val="000000" w:themeColor="text1"/>
          <w:sz w:val="24"/>
        </w:rPr>
        <w:t>录</w:t>
      </w:r>
      <w:r w:rsidRPr="009A26C4">
        <w:rPr>
          <w:rFonts w:ascii="SimSun" w:hAnsi="SimSun" w:hint="eastAsia"/>
          <w:color w:val="000000" w:themeColor="text1"/>
          <w:sz w:val="24"/>
        </w:rPr>
        <w:t>（添加</w:t>
      </w:r>
      <w:r w:rsidRPr="009A26C4">
        <w:rPr>
          <w:rFonts w:ascii="SimSun" w:hAnsi="SimSun"/>
          <w:color w:val="000000" w:themeColor="text1"/>
          <w:sz w:val="24"/>
        </w:rPr>
        <w:t>公司同事</w:t>
      </w:r>
      <w:r w:rsidRPr="009A26C4">
        <w:rPr>
          <w:rFonts w:ascii="SimSun" w:hAnsi="SimSun" w:hint="eastAsia"/>
          <w:color w:val="000000" w:themeColor="text1"/>
          <w:sz w:val="24"/>
        </w:rPr>
        <w:t>）</w:t>
      </w:r>
    </w:p>
    <w:p w14:paraId="73235A52" w14:textId="77777777" w:rsidR="009A26C4" w:rsidRPr="009A26C4" w:rsidRDefault="009A26C4" w:rsidP="00E87E06">
      <w:pPr>
        <w:pStyle w:val="ListParagraph"/>
        <w:numPr>
          <w:ilvl w:val="0"/>
          <w:numId w:val="14"/>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在添加</w:t>
      </w:r>
      <w:r w:rsidRPr="009A26C4">
        <w:rPr>
          <w:rFonts w:ascii="SimSun" w:hAnsi="SimSun"/>
          <w:color w:val="000000" w:themeColor="text1"/>
          <w:sz w:val="24"/>
        </w:rPr>
        <w:t>成员页面中</w:t>
      </w:r>
      <w:r w:rsidRPr="009A26C4">
        <w:rPr>
          <w:rFonts w:ascii="SimSun" w:hAnsi="SimSun" w:hint="eastAsia"/>
          <w:color w:val="000000" w:themeColor="text1"/>
          <w:sz w:val="24"/>
        </w:rPr>
        <w:t>支持“选择企业</w:t>
      </w:r>
      <w:r w:rsidRPr="009A26C4">
        <w:rPr>
          <w:rFonts w:ascii="SimSun" w:hAnsi="SimSun"/>
          <w:color w:val="000000" w:themeColor="text1"/>
          <w:sz w:val="24"/>
        </w:rPr>
        <w:t>通讯录</w:t>
      </w:r>
      <w:r w:rsidRPr="009A26C4">
        <w:rPr>
          <w:rFonts w:ascii="SimSun" w:hAnsi="SimSun" w:hint="eastAsia"/>
          <w:color w:val="000000" w:themeColor="text1"/>
          <w:sz w:val="24"/>
        </w:rPr>
        <w:t>”入口</w:t>
      </w:r>
      <w:r w:rsidRPr="009A26C4">
        <w:rPr>
          <w:rFonts w:ascii="SimSun" w:hAnsi="SimSun"/>
          <w:color w:val="000000" w:themeColor="text1"/>
          <w:sz w:val="24"/>
        </w:rPr>
        <w:t>，允许</w:t>
      </w:r>
      <w:r w:rsidRPr="009A26C4">
        <w:rPr>
          <w:rFonts w:ascii="SimSun" w:hAnsi="SimSun" w:hint="eastAsia"/>
          <w:color w:val="000000" w:themeColor="text1"/>
          <w:sz w:val="24"/>
        </w:rPr>
        <w:t>复</w:t>
      </w:r>
      <w:r w:rsidRPr="009A26C4">
        <w:rPr>
          <w:rFonts w:ascii="SimSun" w:hAnsi="SimSun"/>
          <w:color w:val="000000" w:themeColor="text1"/>
          <w:sz w:val="24"/>
        </w:rPr>
        <w:t>选，</w:t>
      </w:r>
      <w:r w:rsidRPr="009A26C4">
        <w:rPr>
          <w:rFonts w:ascii="SimSun" w:hAnsi="SimSun" w:hint="eastAsia"/>
          <w:color w:val="000000" w:themeColor="text1"/>
          <w:sz w:val="24"/>
        </w:rPr>
        <w:t>不</w:t>
      </w:r>
      <w:r w:rsidRPr="009A26C4">
        <w:rPr>
          <w:rFonts w:ascii="SimSun" w:hAnsi="SimSun"/>
          <w:color w:val="000000" w:themeColor="text1"/>
          <w:sz w:val="24"/>
        </w:rPr>
        <w:t>可以添加自己</w:t>
      </w:r>
    </w:p>
    <w:p w14:paraId="2E4CF4CD" w14:textId="77777777" w:rsidR="009A26C4" w:rsidRPr="009A26C4" w:rsidRDefault="009A26C4" w:rsidP="00E87E06">
      <w:pPr>
        <w:pStyle w:val="ListParagraph"/>
        <w:numPr>
          <w:ilvl w:val="0"/>
          <w:numId w:val="14"/>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如</w:t>
      </w:r>
      <w:r w:rsidRPr="009A26C4">
        <w:rPr>
          <w:rFonts w:ascii="SimSun" w:hAnsi="SimSun"/>
          <w:color w:val="000000" w:themeColor="text1"/>
          <w:sz w:val="24"/>
        </w:rPr>
        <w:t>果用户</w:t>
      </w:r>
      <w:r w:rsidRPr="009A26C4">
        <w:rPr>
          <w:rFonts w:ascii="SimSun" w:hAnsi="SimSun" w:hint="eastAsia"/>
          <w:color w:val="000000" w:themeColor="text1"/>
          <w:sz w:val="24"/>
        </w:rPr>
        <w:t>没</w:t>
      </w:r>
      <w:r w:rsidRPr="009A26C4">
        <w:rPr>
          <w:rFonts w:ascii="SimSun" w:hAnsi="SimSun"/>
          <w:color w:val="000000" w:themeColor="text1"/>
          <w:sz w:val="24"/>
        </w:rPr>
        <w:t>有</w:t>
      </w:r>
      <w:r w:rsidRPr="009A26C4">
        <w:rPr>
          <w:rFonts w:ascii="SimSun" w:hAnsi="SimSun" w:hint="eastAsia"/>
          <w:color w:val="000000" w:themeColor="text1"/>
          <w:sz w:val="24"/>
        </w:rPr>
        <w:t>加入</w:t>
      </w:r>
      <w:r w:rsidRPr="009A26C4">
        <w:rPr>
          <w:rFonts w:ascii="SimSun" w:hAnsi="SimSun"/>
          <w:color w:val="000000" w:themeColor="text1"/>
          <w:sz w:val="24"/>
        </w:rPr>
        <w:t>企业（</w:t>
      </w:r>
      <w:r w:rsidRPr="009A26C4">
        <w:rPr>
          <w:rFonts w:ascii="SimSun" w:hAnsi="SimSun" w:hint="eastAsia"/>
          <w:color w:val="000000" w:themeColor="text1"/>
          <w:sz w:val="24"/>
        </w:rPr>
        <w:t>属于</w:t>
      </w:r>
      <w:r w:rsidRPr="009A26C4">
        <w:rPr>
          <w:rFonts w:ascii="SimSun" w:hAnsi="SimSun"/>
          <w:color w:val="000000" w:themeColor="text1"/>
          <w:sz w:val="24"/>
        </w:rPr>
        <w:t>虚拟企业）</w:t>
      </w:r>
      <w:r w:rsidRPr="009A26C4">
        <w:rPr>
          <w:rFonts w:ascii="SimSun" w:hAnsi="SimSun" w:hint="eastAsia"/>
          <w:color w:val="000000" w:themeColor="text1"/>
          <w:sz w:val="24"/>
        </w:rPr>
        <w:t>，</w:t>
      </w:r>
      <w:r w:rsidRPr="009A26C4">
        <w:rPr>
          <w:rFonts w:ascii="SimSun" w:hAnsi="SimSun"/>
          <w:color w:val="000000" w:themeColor="text1"/>
          <w:sz w:val="24"/>
        </w:rPr>
        <w:t>不显示该入口</w:t>
      </w:r>
    </w:p>
    <w:p w14:paraId="59581D6F" w14:textId="77777777" w:rsidR="009A26C4" w:rsidRPr="009A26C4" w:rsidRDefault="009A26C4" w:rsidP="00E87E06">
      <w:pPr>
        <w:pStyle w:val="ListParagraph"/>
        <w:numPr>
          <w:ilvl w:val="0"/>
          <w:numId w:val="14"/>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如果</w:t>
      </w:r>
      <w:r w:rsidRPr="009A26C4">
        <w:rPr>
          <w:rFonts w:ascii="SimSun" w:hAnsi="SimSun"/>
          <w:color w:val="000000" w:themeColor="text1"/>
          <w:sz w:val="24"/>
        </w:rPr>
        <w:t>用户有</w:t>
      </w:r>
      <w:r w:rsidRPr="009A26C4">
        <w:rPr>
          <w:rFonts w:ascii="SimSun" w:hAnsi="SimSun" w:hint="eastAsia"/>
          <w:color w:val="000000" w:themeColor="text1"/>
          <w:sz w:val="24"/>
        </w:rPr>
        <w:t>多</w:t>
      </w:r>
      <w:r w:rsidRPr="009A26C4">
        <w:rPr>
          <w:rFonts w:ascii="SimSun" w:hAnsi="SimSun"/>
          <w:color w:val="000000" w:themeColor="text1"/>
          <w:sz w:val="24"/>
        </w:rPr>
        <w:t>企业，</w:t>
      </w:r>
      <w:r w:rsidRPr="009A26C4">
        <w:rPr>
          <w:rFonts w:ascii="SimSun" w:hAnsi="SimSun" w:hint="eastAsia"/>
          <w:color w:val="000000" w:themeColor="text1"/>
          <w:sz w:val="24"/>
        </w:rPr>
        <w:t>默认企业</w:t>
      </w:r>
      <w:r w:rsidRPr="009A26C4">
        <w:rPr>
          <w:rFonts w:ascii="SimSun" w:hAnsi="SimSun"/>
          <w:color w:val="000000" w:themeColor="text1"/>
          <w:sz w:val="24"/>
        </w:rPr>
        <w:t>与</w:t>
      </w:r>
      <w:r w:rsidRPr="009A26C4">
        <w:rPr>
          <w:rFonts w:ascii="SimSun" w:hAnsi="SimSun" w:hint="eastAsia"/>
          <w:color w:val="000000" w:themeColor="text1"/>
          <w:sz w:val="24"/>
        </w:rPr>
        <w:t>工</w:t>
      </w:r>
      <w:r w:rsidRPr="009A26C4">
        <w:rPr>
          <w:rFonts w:ascii="SimSun" w:hAnsi="SimSun"/>
          <w:color w:val="000000" w:themeColor="text1"/>
          <w:sz w:val="24"/>
        </w:rPr>
        <w:t>作模块</w:t>
      </w:r>
      <w:r w:rsidRPr="009A26C4">
        <w:rPr>
          <w:rFonts w:ascii="SimSun" w:hAnsi="SimSun" w:hint="eastAsia"/>
          <w:color w:val="000000" w:themeColor="text1"/>
          <w:sz w:val="24"/>
        </w:rPr>
        <w:t>的</w:t>
      </w:r>
      <w:r w:rsidRPr="009A26C4">
        <w:rPr>
          <w:rFonts w:ascii="SimSun" w:hAnsi="SimSun"/>
          <w:color w:val="000000" w:themeColor="text1"/>
          <w:sz w:val="24"/>
        </w:rPr>
        <w:t>企业一致，</w:t>
      </w:r>
      <w:r w:rsidRPr="009A26C4">
        <w:rPr>
          <w:rFonts w:ascii="SimSun" w:hAnsi="SimSun" w:hint="eastAsia"/>
          <w:color w:val="000000" w:themeColor="text1"/>
          <w:sz w:val="24"/>
        </w:rPr>
        <w:t>排序按加入</w:t>
      </w:r>
      <w:r w:rsidRPr="009A26C4">
        <w:rPr>
          <w:rFonts w:ascii="SimSun" w:hAnsi="SimSun"/>
          <w:color w:val="000000" w:themeColor="text1"/>
          <w:sz w:val="24"/>
        </w:rPr>
        <w:t>企业的时间顺序。</w:t>
      </w:r>
      <w:r w:rsidRPr="009A26C4">
        <w:rPr>
          <w:rFonts w:ascii="SimSun" w:hAnsi="SimSun" w:hint="eastAsia"/>
          <w:color w:val="000000" w:themeColor="text1"/>
          <w:sz w:val="24"/>
        </w:rPr>
        <w:t>用户</w:t>
      </w:r>
      <w:r w:rsidRPr="009A26C4">
        <w:rPr>
          <w:rFonts w:ascii="SimSun" w:hAnsi="SimSun"/>
          <w:color w:val="000000" w:themeColor="text1"/>
          <w:sz w:val="24"/>
        </w:rPr>
        <w:t>可以选择其它企业，然后再添加所选企业的同事</w:t>
      </w:r>
      <w:r w:rsidRPr="009A26C4">
        <w:rPr>
          <w:rFonts w:ascii="SimSun" w:hAnsi="SimSun" w:hint="eastAsia"/>
          <w:color w:val="000000" w:themeColor="text1"/>
          <w:sz w:val="24"/>
        </w:rPr>
        <w:t>。</w:t>
      </w:r>
    </w:p>
    <w:p w14:paraId="246E17AC" w14:textId="77777777" w:rsidR="009A26C4" w:rsidRPr="009A26C4" w:rsidRDefault="009A26C4" w:rsidP="00E87E06">
      <w:pPr>
        <w:pStyle w:val="ListParagraph"/>
        <w:numPr>
          <w:ilvl w:val="0"/>
          <w:numId w:val="14"/>
        </w:numPr>
        <w:spacing w:line="400" w:lineRule="exact"/>
        <w:ind w:firstLineChars="0"/>
        <w:jc w:val="left"/>
        <w:rPr>
          <w:rFonts w:ascii="SimSun" w:hAnsi="SimSun"/>
          <w:color w:val="000000" w:themeColor="text1"/>
          <w:sz w:val="24"/>
        </w:rPr>
      </w:pPr>
      <w:r w:rsidRPr="009A26C4">
        <w:rPr>
          <w:rFonts w:ascii="SimSun" w:hAnsi="SimSun"/>
          <w:color w:val="000000" w:themeColor="text1"/>
          <w:sz w:val="24"/>
        </w:rPr>
        <w:t>调用企业通讯</w:t>
      </w:r>
      <w:r w:rsidRPr="009A26C4">
        <w:rPr>
          <w:rFonts w:ascii="SimSun" w:hAnsi="SimSun" w:hint="eastAsia"/>
          <w:color w:val="000000" w:themeColor="text1"/>
          <w:sz w:val="24"/>
        </w:rPr>
        <w:t>录</w:t>
      </w:r>
      <w:r w:rsidRPr="009A26C4">
        <w:rPr>
          <w:rFonts w:ascii="SimSun" w:hAnsi="SimSun"/>
          <w:color w:val="000000" w:themeColor="text1"/>
          <w:sz w:val="24"/>
        </w:rPr>
        <w:t>，</w:t>
      </w:r>
      <w:r w:rsidRPr="009A26C4">
        <w:rPr>
          <w:rFonts w:ascii="SimSun" w:hAnsi="SimSun" w:hint="eastAsia"/>
          <w:color w:val="000000" w:themeColor="text1"/>
          <w:sz w:val="24"/>
        </w:rPr>
        <w:t>显示</w:t>
      </w:r>
      <w:r w:rsidRPr="009A26C4">
        <w:rPr>
          <w:rFonts w:ascii="SimSun" w:hAnsi="SimSun"/>
          <w:color w:val="000000" w:themeColor="text1"/>
          <w:sz w:val="24"/>
        </w:rPr>
        <w:t>成员的头像</w:t>
      </w:r>
      <w:r w:rsidRPr="009A26C4">
        <w:rPr>
          <w:rFonts w:ascii="SimSun" w:hAnsi="SimSun" w:hint="eastAsia"/>
          <w:color w:val="000000" w:themeColor="text1"/>
          <w:sz w:val="24"/>
        </w:rPr>
        <w:t>、</w:t>
      </w:r>
      <w:r w:rsidRPr="009A26C4">
        <w:rPr>
          <w:rFonts w:ascii="SimSun" w:hAnsi="SimSun"/>
          <w:color w:val="000000" w:themeColor="text1"/>
          <w:sz w:val="24"/>
        </w:rPr>
        <w:t>姓名、邮箱或手机（</w:t>
      </w:r>
      <w:r w:rsidRPr="009A26C4">
        <w:rPr>
          <w:rFonts w:ascii="SimSun" w:hAnsi="SimSun" w:hint="eastAsia"/>
          <w:color w:val="000000" w:themeColor="text1"/>
          <w:sz w:val="24"/>
        </w:rPr>
        <w:t>两者</w:t>
      </w:r>
      <w:r w:rsidRPr="009A26C4">
        <w:rPr>
          <w:rFonts w:ascii="SimSun" w:hAnsi="SimSun"/>
          <w:color w:val="000000" w:themeColor="text1"/>
          <w:sz w:val="24"/>
        </w:rPr>
        <w:t>都有优先显示邮箱）</w:t>
      </w:r>
      <w:r w:rsidRPr="009A26C4">
        <w:rPr>
          <w:rFonts w:ascii="SimSun" w:hAnsi="SimSun" w:hint="eastAsia"/>
          <w:color w:val="000000" w:themeColor="text1"/>
          <w:sz w:val="24"/>
        </w:rPr>
        <w:t>。如果该</w:t>
      </w:r>
      <w:r w:rsidRPr="009A26C4">
        <w:rPr>
          <w:rFonts w:ascii="SimSun" w:hAnsi="SimSun"/>
          <w:color w:val="000000" w:themeColor="text1"/>
          <w:sz w:val="24"/>
        </w:rPr>
        <w:t>成员</w:t>
      </w:r>
      <w:r w:rsidRPr="009A26C4">
        <w:rPr>
          <w:rFonts w:ascii="SimSun" w:hAnsi="SimSun" w:hint="eastAsia"/>
          <w:color w:val="000000" w:themeColor="text1"/>
          <w:sz w:val="24"/>
        </w:rPr>
        <w:t>（关联</w:t>
      </w:r>
      <w:r w:rsidRPr="009A26C4">
        <w:rPr>
          <w:rFonts w:ascii="SimSun" w:hAnsi="SimSun"/>
          <w:color w:val="000000" w:themeColor="text1"/>
          <w:sz w:val="24"/>
        </w:rPr>
        <w:t>的账号）</w:t>
      </w:r>
      <w:r w:rsidRPr="009A26C4">
        <w:rPr>
          <w:rFonts w:ascii="SimSun" w:hAnsi="SimSun" w:hint="eastAsia"/>
          <w:color w:val="000000" w:themeColor="text1"/>
          <w:sz w:val="24"/>
        </w:rPr>
        <w:t>已是</w:t>
      </w:r>
      <w:r w:rsidRPr="009A26C4">
        <w:rPr>
          <w:rFonts w:ascii="SimSun" w:hAnsi="SimSun"/>
          <w:color w:val="000000" w:themeColor="text1"/>
          <w:sz w:val="24"/>
        </w:rPr>
        <w:t>工作圈用户</w:t>
      </w:r>
      <w:r w:rsidRPr="009A26C4">
        <w:rPr>
          <w:rFonts w:ascii="SimSun" w:hAnsi="SimSun" w:hint="eastAsia"/>
          <w:color w:val="000000" w:themeColor="text1"/>
          <w:sz w:val="24"/>
        </w:rPr>
        <w:t>的直接发</w:t>
      </w:r>
      <w:r w:rsidRPr="009A26C4">
        <w:rPr>
          <w:rFonts w:ascii="SimSun" w:hAnsi="SimSun"/>
          <w:color w:val="000000" w:themeColor="text1"/>
          <w:sz w:val="24"/>
        </w:rPr>
        <w:t>邀请</w:t>
      </w:r>
      <w:r w:rsidRPr="009A26C4">
        <w:rPr>
          <w:rFonts w:ascii="SimSun" w:hAnsi="SimSun" w:hint="eastAsia"/>
          <w:color w:val="000000" w:themeColor="text1"/>
          <w:sz w:val="24"/>
        </w:rPr>
        <w:t>消息；非</w:t>
      </w:r>
      <w:r w:rsidRPr="009A26C4">
        <w:rPr>
          <w:rFonts w:ascii="SimSun" w:hAnsi="SimSun"/>
          <w:color w:val="000000" w:themeColor="text1"/>
          <w:sz w:val="24"/>
        </w:rPr>
        <w:t>工作圈用户</w:t>
      </w:r>
      <w:r w:rsidRPr="009A26C4">
        <w:rPr>
          <w:rFonts w:ascii="SimSun" w:hAnsi="SimSun" w:hint="eastAsia"/>
          <w:color w:val="000000" w:themeColor="text1"/>
          <w:sz w:val="24"/>
        </w:rPr>
        <w:t>会</w:t>
      </w:r>
      <w:r w:rsidRPr="009A26C4">
        <w:rPr>
          <w:rFonts w:ascii="SimSun" w:hAnsi="SimSun"/>
          <w:color w:val="000000" w:themeColor="text1"/>
          <w:sz w:val="24"/>
        </w:rPr>
        <w:t>收到注册邀请</w:t>
      </w:r>
      <w:r w:rsidRPr="009A26C4">
        <w:rPr>
          <w:rFonts w:ascii="SimSun" w:hAnsi="SimSun" w:hint="eastAsia"/>
          <w:color w:val="000000" w:themeColor="text1"/>
          <w:sz w:val="24"/>
        </w:rPr>
        <w:t>（短</w:t>
      </w:r>
      <w:r w:rsidRPr="009A26C4">
        <w:rPr>
          <w:rFonts w:ascii="SimSun" w:hAnsi="SimSun"/>
          <w:color w:val="000000" w:themeColor="text1"/>
          <w:sz w:val="24"/>
        </w:rPr>
        <w:t>信</w:t>
      </w:r>
      <w:r w:rsidRPr="009A26C4">
        <w:rPr>
          <w:rFonts w:ascii="SimSun" w:hAnsi="SimSun" w:hint="eastAsia"/>
          <w:color w:val="000000" w:themeColor="text1"/>
          <w:sz w:val="24"/>
        </w:rPr>
        <w:t>/邮件</w:t>
      </w:r>
      <w:r w:rsidRPr="009A26C4">
        <w:rPr>
          <w:rFonts w:ascii="SimSun" w:hAnsi="SimSun"/>
          <w:color w:val="000000" w:themeColor="text1"/>
          <w:sz w:val="24"/>
        </w:rPr>
        <w:t>）</w:t>
      </w:r>
      <w:r w:rsidRPr="009A26C4">
        <w:rPr>
          <w:rFonts w:ascii="SimSun" w:hAnsi="SimSun" w:hint="eastAsia"/>
          <w:color w:val="000000" w:themeColor="text1"/>
          <w:sz w:val="24"/>
        </w:rPr>
        <w:t>，</w:t>
      </w:r>
      <w:r w:rsidRPr="009A26C4">
        <w:rPr>
          <w:rFonts w:ascii="SimSun" w:hAnsi="SimSun"/>
          <w:color w:val="000000" w:themeColor="text1"/>
          <w:sz w:val="24"/>
        </w:rPr>
        <w:t>如果</w:t>
      </w:r>
      <w:r w:rsidRPr="009A26C4">
        <w:rPr>
          <w:rFonts w:ascii="SimSun" w:hAnsi="SimSun" w:hint="eastAsia"/>
          <w:color w:val="000000" w:themeColor="text1"/>
          <w:sz w:val="24"/>
        </w:rPr>
        <w:t>用户</w:t>
      </w:r>
      <w:r w:rsidRPr="009A26C4">
        <w:rPr>
          <w:rFonts w:ascii="SimSun" w:hAnsi="SimSun"/>
          <w:color w:val="000000" w:themeColor="text1"/>
          <w:sz w:val="24"/>
        </w:rPr>
        <w:t>的</w:t>
      </w:r>
      <w:r w:rsidRPr="009A26C4">
        <w:rPr>
          <w:rFonts w:ascii="SimSun" w:hAnsi="SimSun" w:hint="eastAsia"/>
          <w:color w:val="000000" w:themeColor="text1"/>
          <w:sz w:val="24"/>
        </w:rPr>
        <w:t>手机</w:t>
      </w:r>
      <w:r w:rsidRPr="009A26C4">
        <w:rPr>
          <w:rFonts w:ascii="SimSun" w:hAnsi="SimSun"/>
          <w:color w:val="000000" w:themeColor="text1"/>
          <w:sz w:val="24"/>
        </w:rPr>
        <w:t>和邮箱都有，优化</w:t>
      </w:r>
      <w:r w:rsidRPr="009A26C4">
        <w:rPr>
          <w:rFonts w:ascii="SimSun" w:hAnsi="SimSun" w:hint="eastAsia"/>
          <w:color w:val="000000" w:themeColor="text1"/>
          <w:sz w:val="24"/>
        </w:rPr>
        <w:t>用</w:t>
      </w:r>
      <w:r w:rsidRPr="009A26C4">
        <w:rPr>
          <w:rFonts w:ascii="SimSun" w:hAnsi="SimSun"/>
          <w:color w:val="000000" w:themeColor="text1"/>
          <w:sz w:val="24"/>
        </w:rPr>
        <w:t>邮件通知</w:t>
      </w:r>
      <w:r w:rsidRPr="009A26C4">
        <w:rPr>
          <w:rFonts w:ascii="SimSun" w:hAnsi="SimSun" w:hint="eastAsia"/>
          <w:color w:val="000000" w:themeColor="text1"/>
          <w:sz w:val="24"/>
        </w:rPr>
        <w:t>。</w:t>
      </w:r>
    </w:p>
    <w:p w14:paraId="2E8EEDFD" w14:textId="77777777" w:rsidR="009A26C4" w:rsidRPr="009A26C4" w:rsidRDefault="009A26C4" w:rsidP="00E87E06">
      <w:pPr>
        <w:pStyle w:val="ListParagraph"/>
        <w:numPr>
          <w:ilvl w:val="0"/>
          <w:numId w:val="14"/>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已</w:t>
      </w:r>
      <w:r w:rsidRPr="009A26C4">
        <w:rPr>
          <w:rFonts w:ascii="SimSun" w:hAnsi="SimSun"/>
          <w:color w:val="000000" w:themeColor="text1"/>
          <w:sz w:val="24"/>
        </w:rPr>
        <w:t>添加用户：</w:t>
      </w:r>
      <w:r w:rsidRPr="009A26C4">
        <w:rPr>
          <w:rFonts w:ascii="SimSun" w:hAnsi="SimSun" w:hint="eastAsia"/>
          <w:color w:val="000000" w:themeColor="text1"/>
          <w:sz w:val="24"/>
        </w:rPr>
        <w:t>如果通讯</w:t>
      </w:r>
      <w:r w:rsidRPr="009A26C4">
        <w:rPr>
          <w:rFonts w:ascii="SimSun" w:hAnsi="SimSun"/>
          <w:color w:val="000000" w:themeColor="text1"/>
          <w:sz w:val="24"/>
        </w:rPr>
        <w:t>录中的成员</w:t>
      </w:r>
      <w:r w:rsidRPr="009A26C4">
        <w:rPr>
          <w:rFonts w:ascii="SimSun" w:hAnsi="SimSun" w:hint="eastAsia"/>
          <w:color w:val="000000" w:themeColor="text1"/>
          <w:sz w:val="24"/>
        </w:rPr>
        <w:t>（关联</w:t>
      </w:r>
      <w:r w:rsidRPr="009A26C4">
        <w:rPr>
          <w:rFonts w:ascii="SimSun" w:hAnsi="SimSun"/>
          <w:color w:val="000000" w:themeColor="text1"/>
          <w:sz w:val="24"/>
        </w:rPr>
        <w:t>的账号）已经</w:t>
      </w:r>
      <w:r w:rsidRPr="009A26C4">
        <w:rPr>
          <w:rFonts w:ascii="SimSun" w:hAnsi="SimSun" w:hint="eastAsia"/>
          <w:color w:val="000000" w:themeColor="text1"/>
          <w:sz w:val="24"/>
        </w:rPr>
        <w:t>加入该</w:t>
      </w:r>
      <w:r w:rsidRPr="009A26C4">
        <w:rPr>
          <w:rFonts w:ascii="SimSun" w:hAnsi="SimSun"/>
          <w:color w:val="000000" w:themeColor="text1"/>
          <w:sz w:val="24"/>
        </w:rPr>
        <w:t>圈子，则不允许再次添加。</w:t>
      </w:r>
    </w:p>
    <w:p w14:paraId="3C4CC7D8" w14:textId="77777777" w:rsidR="009A26C4" w:rsidRPr="009A26C4" w:rsidRDefault="009A26C4" w:rsidP="00E87E06">
      <w:pPr>
        <w:pStyle w:val="ListParagraph"/>
        <w:numPr>
          <w:ilvl w:val="0"/>
          <w:numId w:val="14"/>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成员搜索</w:t>
      </w:r>
      <w:r w:rsidRPr="009A26C4">
        <w:rPr>
          <w:rFonts w:ascii="SimSun" w:hAnsi="SimSun"/>
          <w:color w:val="000000" w:themeColor="text1"/>
          <w:sz w:val="24"/>
        </w:rPr>
        <w:t>：支持姓名（</w:t>
      </w:r>
      <w:r w:rsidRPr="009A26C4">
        <w:rPr>
          <w:rFonts w:ascii="SimSun" w:hAnsi="SimSun" w:hint="eastAsia"/>
          <w:color w:val="000000" w:themeColor="text1"/>
          <w:sz w:val="24"/>
        </w:rPr>
        <w:t>全拼</w:t>
      </w:r>
      <w:r w:rsidRPr="009A26C4">
        <w:rPr>
          <w:rFonts w:ascii="SimSun" w:hAnsi="SimSun"/>
          <w:color w:val="000000" w:themeColor="text1"/>
          <w:sz w:val="24"/>
        </w:rPr>
        <w:t>、简</w:t>
      </w:r>
      <w:r w:rsidRPr="009A26C4">
        <w:rPr>
          <w:rFonts w:ascii="SimSun" w:hAnsi="SimSun" w:hint="eastAsia"/>
          <w:color w:val="000000" w:themeColor="text1"/>
          <w:sz w:val="24"/>
        </w:rPr>
        <w:t>拼、</w:t>
      </w:r>
      <w:r w:rsidRPr="009A26C4">
        <w:rPr>
          <w:rFonts w:ascii="SimSun" w:hAnsi="SimSun"/>
          <w:color w:val="000000" w:themeColor="text1"/>
          <w:sz w:val="24"/>
        </w:rPr>
        <w:t>姓名）</w:t>
      </w:r>
      <w:r w:rsidRPr="009A26C4">
        <w:rPr>
          <w:rFonts w:ascii="SimSun" w:hAnsi="SimSun" w:hint="eastAsia"/>
          <w:color w:val="000000" w:themeColor="text1"/>
          <w:sz w:val="24"/>
        </w:rPr>
        <w:t>、手机</w:t>
      </w:r>
      <w:r w:rsidRPr="009A26C4">
        <w:rPr>
          <w:rFonts w:ascii="SimSun" w:hAnsi="SimSun"/>
          <w:color w:val="000000" w:themeColor="text1"/>
          <w:sz w:val="24"/>
        </w:rPr>
        <w:t>、邮箱</w:t>
      </w:r>
    </w:p>
    <w:p w14:paraId="689B8780" w14:textId="77777777" w:rsidR="009A26C4" w:rsidRPr="009A26C4" w:rsidRDefault="009A26C4" w:rsidP="00E87E06">
      <w:pPr>
        <w:pStyle w:val="ListParagraph"/>
        <w:numPr>
          <w:ilvl w:val="0"/>
          <w:numId w:val="14"/>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其它限制</w:t>
      </w:r>
      <w:r w:rsidRPr="009A26C4">
        <w:rPr>
          <w:rFonts w:ascii="SimSun" w:hAnsi="SimSun"/>
          <w:color w:val="000000" w:themeColor="text1"/>
          <w:sz w:val="24"/>
        </w:rPr>
        <w:t>和</w:t>
      </w:r>
      <w:r w:rsidRPr="009A26C4">
        <w:rPr>
          <w:rFonts w:ascii="SimSun" w:hAnsi="SimSun" w:hint="eastAsia"/>
          <w:color w:val="000000" w:themeColor="text1"/>
          <w:sz w:val="24"/>
        </w:rPr>
        <w:t>规则</w:t>
      </w:r>
      <w:r w:rsidRPr="009A26C4">
        <w:rPr>
          <w:rFonts w:ascii="SimSun" w:hAnsi="SimSun"/>
          <w:color w:val="000000" w:themeColor="text1"/>
          <w:sz w:val="24"/>
        </w:rPr>
        <w:t>同圈子成员邀请的规则一致。</w:t>
      </w:r>
    </w:p>
    <w:p w14:paraId="31AA3821" w14:textId="77777777" w:rsidR="009A26C4" w:rsidRPr="009A26C4" w:rsidRDefault="009A26C4" w:rsidP="00E87E06">
      <w:pPr>
        <w:pStyle w:val="ListParagraph"/>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邀请选项</w:t>
      </w:r>
    </w:p>
    <w:p w14:paraId="6A3822C7" w14:textId="77777777" w:rsidR="009A26C4" w:rsidRPr="009A26C4" w:rsidRDefault="009A26C4" w:rsidP="00E87E06">
      <w:pPr>
        <w:pStyle w:val="ListParagraph"/>
        <w:numPr>
          <w:ilvl w:val="0"/>
          <w:numId w:val="15"/>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仅</w:t>
      </w:r>
      <w:r w:rsidRPr="009A26C4">
        <w:rPr>
          <w:rFonts w:ascii="SimSun" w:hAnsi="SimSun"/>
          <w:color w:val="000000" w:themeColor="text1"/>
          <w:sz w:val="24"/>
        </w:rPr>
        <w:t>限</w:t>
      </w:r>
      <w:r w:rsidRPr="009A26C4">
        <w:rPr>
          <w:rFonts w:ascii="SimSun" w:hAnsi="SimSun" w:hint="eastAsia"/>
          <w:color w:val="000000" w:themeColor="text1"/>
          <w:sz w:val="24"/>
        </w:rPr>
        <w:t>圈</w:t>
      </w:r>
      <w:r w:rsidRPr="009A26C4">
        <w:rPr>
          <w:rFonts w:ascii="SimSun" w:hAnsi="SimSun"/>
          <w:color w:val="000000" w:themeColor="text1"/>
          <w:sz w:val="24"/>
        </w:rPr>
        <w:t>主邀请</w:t>
      </w:r>
    </w:p>
    <w:p w14:paraId="069B0F80" w14:textId="77777777" w:rsidR="009A26C4" w:rsidRPr="009A26C4" w:rsidRDefault="009A26C4" w:rsidP="00E87E06">
      <w:pPr>
        <w:pStyle w:val="ListParagraph"/>
        <w:numPr>
          <w:ilvl w:val="0"/>
          <w:numId w:val="15"/>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全</w:t>
      </w:r>
      <w:r w:rsidRPr="009A26C4">
        <w:rPr>
          <w:rFonts w:ascii="SimSun" w:hAnsi="SimSun"/>
          <w:color w:val="000000" w:themeColor="text1"/>
          <w:sz w:val="24"/>
        </w:rPr>
        <w:t>员邀请，</w:t>
      </w:r>
      <w:r w:rsidRPr="009A26C4">
        <w:rPr>
          <w:rFonts w:ascii="SimSun" w:hAnsi="SimSun" w:hint="eastAsia"/>
          <w:color w:val="000000" w:themeColor="text1"/>
          <w:sz w:val="24"/>
        </w:rPr>
        <w:t>需圈</w:t>
      </w:r>
      <w:r w:rsidRPr="009A26C4">
        <w:rPr>
          <w:rFonts w:ascii="SimSun" w:hAnsi="SimSun"/>
          <w:color w:val="000000" w:themeColor="text1"/>
          <w:sz w:val="24"/>
        </w:rPr>
        <w:t>主审核</w:t>
      </w:r>
      <w:r w:rsidRPr="009A26C4">
        <w:rPr>
          <w:rFonts w:ascii="SimSun" w:hAnsi="SimSun" w:hint="eastAsia"/>
          <w:color w:val="000000" w:themeColor="text1"/>
          <w:sz w:val="24"/>
        </w:rPr>
        <w:t>（如</w:t>
      </w:r>
      <w:r w:rsidRPr="009A26C4">
        <w:rPr>
          <w:rFonts w:ascii="SimSun" w:hAnsi="SimSun"/>
          <w:color w:val="000000" w:themeColor="text1"/>
          <w:sz w:val="24"/>
        </w:rPr>
        <w:t>是</w:t>
      </w:r>
      <w:r w:rsidRPr="009A26C4">
        <w:rPr>
          <w:rFonts w:ascii="SimSun" w:hAnsi="SimSun" w:hint="eastAsia"/>
          <w:color w:val="000000" w:themeColor="text1"/>
          <w:sz w:val="24"/>
        </w:rPr>
        <w:t>圈</w:t>
      </w:r>
      <w:r w:rsidRPr="009A26C4">
        <w:rPr>
          <w:rFonts w:ascii="SimSun" w:hAnsi="SimSun"/>
          <w:color w:val="000000" w:themeColor="text1"/>
          <w:sz w:val="24"/>
        </w:rPr>
        <w:t>主邀请，则不需要再次</w:t>
      </w:r>
      <w:r w:rsidRPr="009A26C4">
        <w:rPr>
          <w:rFonts w:ascii="SimSun" w:hAnsi="SimSun" w:hint="eastAsia"/>
          <w:color w:val="000000" w:themeColor="text1"/>
          <w:sz w:val="24"/>
        </w:rPr>
        <w:t>审核</w:t>
      </w:r>
      <w:r w:rsidRPr="009A26C4">
        <w:rPr>
          <w:rFonts w:ascii="SimSun" w:hAnsi="SimSun"/>
          <w:color w:val="000000" w:themeColor="text1"/>
          <w:sz w:val="24"/>
        </w:rPr>
        <w:t>，被邀请人</w:t>
      </w:r>
      <w:r w:rsidRPr="009A26C4">
        <w:rPr>
          <w:rFonts w:ascii="SimSun" w:hAnsi="SimSun" w:hint="eastAsia"/>
          <w:color w:val="000000" w:themeColor="text1"/>
          <w:sz w:val="24"/>
        </w:rPr>
        <w:t>同</w:t>
      </w:r>
      <w:r w:rsidRPr="009A26C4">
        <w:rPr>
          <w:rFonts w:ascii="SimSun" w:hAnsi="SimSun"/>
          <w:color w:val="000000" w:themeColor="text1"/>
          <w:sz w:val="24"/>
        </w:rPr>
        <w:t>意后，即可加入</w:t>
      </w:r>
      <w:r w:rsidRPr="009A26C4">
        <w:rPr>
          <w:rFonts w:ascii="SimSun" w:hAnsi="SimSun" w:hint="eastAsia"/>
          <w:color w:val="000000" w:themeColor="text1"/>
          <w:sz w:val="24"/>
        </w:rPr>
        <w:t>。创建</w:t>
      </w:r>
      <w:r w:rsidRPr="009A26C4">
        <w:rPr>
          <w:rFonts w:ascii="SimSun" w:hAnsi="SimSun"/>
          <w:color w:val="000000" w:themeColor="text1"/>
          <w:sz w:val="24"/>
        </w:rPr>
        <w:t>圈子时，</w:t>
      </w:r>
      <w:r w:rsidRPr="009A26C4">
        <w:rPr>
          <w:rFonts w:ascii="SimSun" w:hAnsi="SimSun" w:hint="eastAsia"/>
          <w:color w:val="000000" w:themeColor="text1"/>
          <w:sz w:val="24"/>
        </w:rPr>
        <w:t>默认</w:t>
      </w:r>
      <w:r w:rsidRPr="009A26C4">
        <w:rPr>
          <w:rFonts w:ascii="SimSun" w:hAnsi="SimSun"/>
          <w:color w:val="000000" w:themeColor="text1"/>
          <w:sz w:val="24"/>
        </w:rPr>
        <w:t>选中项）</w:t>
      </w:r>
    </w:p>
    <w:p w14:paraId="05AE67DD" w14:textId="77777777" w:rsidR="009A26C4" w:rsidRPr="009A26C4" w:rsidRDefault="009A26C4" w:rsidP="00E87E06">
      <w:pPr>
        <w:pStyle w:val="ListParagraph"/>
        <w:numPr>
          <w:ilvl w:val="0"/>
          <w:numId w:val="15"/>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全</w:t>
      </w:r>
      <w:r w:rsidRPr="009A26C4">
        <w:rPr>
          <w:rFonts w:ascii="SimSun" w:hAnsi="SimSun"/>
          <w:color w:val="000000" w:themeColor="text1"/>
          <w:sz w:val="24"/>
        </w:rPr>
        <w:t>员邀请，无需圈主审核</w:t>
      </w:r>
      <w:r w:rsidRPr="009A26C4">
        <w:rPr>
          <w:rFonts w:ascii="SimSun" w:hAnsi="SimSun" w:hint="eastAsia"/>
          <w:color w:val="000000" w:themeColor="text1"/>
          <w:sz w:val="24"/>
        </w:rPr>
        <w:t>（原所</w:t>
      </w:r>
      <w:r w:rsidRPr="009A26C4">
        <w:rPr>
          <w:rFonts w:ascii="SimSun" w:hAnsi="SimSun"/>
          <w:color w:val="000000" w:themeColor="text1"/>
          <w:sz w:val="24"/>
        </w:rPr>
        <w:t>有成员均可邀请</w:t>
      </w:r>
      <w:r w:rsidRPr="009A26C4">
        <w:rPr>
          <w:rFonts w:ascii="SimSun" w:hAnsi="SimSun" w:hint="eastAsia"/>
          <w:color w:val="000000" w:themeColor="text1"/>
          <w:sz w:val="24"/>
        </w:rPr>
        <w:t>，</w:t>
      </w:r>
      <w:r w:rsidRPr="009A26C4">
        <w:rPr>
          <w:rFonts w:ascii="SimSun" w:hAnsi="SimSun"/>
          <w:color w:val="000000" w:themeColor="text1"/>
          <w:sz w:val="24"/>
        </w:rPr>
        <w:t>升级为该项）</w:t>
      </w:r>
    </w:p>
    <w:p w14:paraId="0ED32BE8" w14:textId="77777777" w:rsidR="009A26C4" w:rsidRPr="009A26C4" w:rsidRDefault="009A26C4" w:rsidP="00E87E06">
      <w:pPr>
        <w:pStyle w:val="ListParagraph"/>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二</w:t>
      </w:r>
      <w:r w:rsidRPr="009A26C4">
        <w:rPr>
          <w:rFonts w:ascii="SimSun" w:hAnsi="SimSun"/>
          <w:color w:val="000000" w:themeColor="text1"/>
          <w:sz w:val="24"/>
        </w:rPr>
        <w:t>维码规则</w:t>
      </w:r>
    </w:p>
    <w:p w14:paraId="5648139C" w14:textId="77777777" w:rsidR="009A26C4" w:rsidRPr="009A26C4" w:rsidRDefault="009A26C4" w:rsidP="00E87E06">
      <w:pPr>
        <w:pStyle w:val="ListParagraph"/>
        <w:numPr>
          <w:ilvl w:val="0"/>
          <w:numId w:val="17"/>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仅</w:t>
      </w:r>
      <w:r w:rsidRPr="009A26C4">
        <w:rPr>
          <w:rFonts w:ascii="SimSun" w:hAnsi="SimSun"/>
          <w:color w:val="000000" w:themeColor="text1"/>
          <w:sz w:val="24"/>
        </w:rPr>
        <w:t>限</w:t>
      </w:r>
      <w:r w:rsidRPr="009A26C4">
        <w:rPr>
          <w:rFonts w:ascii="SimSun" w:hAnsi="SimSun" w:hint="eastAsia"/>
          <w:color w:val="000000" w:themeColor="text1"/>
          <w:sz w:val="24"/>
        </w:rPr>
        <w:t>圈</w:t>
      </w:r>
      <w:r w:rsidRPr="009A26C4">
        <w:rPr>
          <w:rFonts w:ascii="SimSun" w:hAnsi="SimSun"/>
          <w:color w:val="000000" w:themeColor="text1"/>
          <w:sz w:val="24"/>
        </w:rPr>
        <w:t>主邀请</w:t>
      </w:r>
      <w:r w:rsidRPr="009A26C4">
        <w:rPr>
          <w:rFonts w:ascii="SimSun" w:hAnsi="SimSun" w:hint="eastAsia"/>
          <w:color w:val="000000" w:themeColor="text1"/>
          <w:sz w:val="24"/>
        </w:rPr>
        <w:t>（二</w:t>
      </w:r>
      <w:r w:rsidRPr="009A26C4">
        <w:rPr>
          <w:rFonts w:ascii="SimSun" w:hAnsi="SimSun"/>
          <w:color w:val="000000" w:themeColor="text1"/>
          <w:sz w:val="24"/>
        </w:rPr>
        <w:t>维码仅圈主可见）</w:t>
      </w:r>
    </w:p>
    <w:p w14:paraId="26252795" w14:textId="77777777" w:rsidR="009A26C4" w:rsidRPr="009A26C4" w:rsidRDefault="009A26C4" w:rsidP="00E87E06">
      <w:pPr>
        <w:pStyle w:val="ListParagraph"/>
        <w:numPr>
          <w:ilvl w:val="0"/>
          <w:numId w:val="17"/>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全</w:t>
      </w:r>
      <w:r w:rsidRPr="009A26C4">
        <w:rPr>
          <w:rFonts w:ascii="SimSun" w:hAnsi="SimSun"/>
          <w:color w:val="000000" w:themeColor="text1"/>
          <w:sz w:val="24"/>
        </w:rPr>
        <w:t>员邀请，</w:t>
      </w:r>
      <w:r w:rsidRPr="009A26C4">
        <w:rPr>
          <w:rFonts w:ascii="SimSun" w:hAnsi="SimSun" w:hint="eastAsia"/>
          <w:color w:val="000000" w:themeColor="text1"/>
          <w:sz w:val="24"/>
        </w:rPr>
        <w:t>需圈</w:t>
      </w:r>
      <w:r w:rsidRPr="009A26C4">
        <w:rPr>
          <w:rFonts w:ascii="SimSun" w:hAnsi="SimSun"/>
          <w:color w:val="000000" w:themeColor="text1"/>
          <w:sz w:val="24"/>
        </w:rPr>
        <w:t>主审核</w:t>
      </w:r>
      <w:r w:rsidRPr="009A26C4">
        <w:rPr>
          <w:rFonts w:ascii="SimSun" w:hAnsi="SimSun" w:hint="eastAsia"/>
          <w:color w:val="000000" w:themeColor="text1"/>
          <w:sz w:val="24"/>
        </w:rPr>
        <w:t>（全</w:t>
      </w:r>
      <w:r w:rsidRPr="009A26C4">
        <w:rPr>
          <w:rFonts w:ascii="SimSun" w:hAnsi="SimSun"/>
          <w:color w:val="000000" w:themeColor="text1"/>
          <w:sz w:val="24"/>
        </w:rPr>
        <w:t>员可见，</w:t>
      </w:r>
      <w:r w:rsidRPr="009A26C4">
        <w:rPr>
          <w:rFonts w:ascii="SimSun" w:hAnsi="SimSun" w:hint="eastAsia"/>
          <w:color w:val="000000" w:themeColor="text1"/>
          <w:sz w:val="24"/>
        </w:rPr>
        <w:t>申请</w:t>
      </w:r>
      <w:r w:rsidRPr="009A26C4">
        <w:rPr>
          <w:rFonts w:ascii="SimSun" w:hAnsi="SimSun"/>
          <w:color w:val="000000" w:themeColor="text1"/>
          <w:sz w:val="24"/>
        </w:rPr>
        <w:t>时</w:t>
      </w:r>
      <w:r w:rsidRPr="009A26C4">
        <w:rPr>
          <w:rFonts w:ascii="SimSun" w:hAnsi="SimSun" w:hint="eastAsia"/>
          <w:color w:val="000000" w:themeColor="text1"/>
          <w:sz w:val="24"/>
        </w:rPr>
        <w:t>需</w:t>
      </w:r>
      <w:r w:rsidRPr="009A26C4">
        <w:rPr>
          <w:rFonts w:ascii="SimSun" w:hAnsi="SimSun"/>
          <w:color w:val="000000" w:themeColor="text1"/>
          <w:sz w:val="24"/>
        </w:rPr>
        <w:t>圈主审核）</w:t>
      </w:r>
    </w:p>
    <w:p w14:paraId="7A6C45C8" w14:textId="77777777" w:rsidR="009A26C4" w:rsidRPr="009A26C4" w:rsidRDefault="009A26C4" w:rsidP="00E87E06">
      <w:pPr>
        <w:pStyle w:val="ListParagraph"/>
        <w:numPr>
          <w:ilvl w:val="0"/>
          <w:numId w:val="17"/>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全</w:t>
      </w:r>
      <w:r w:rsidRPr="009A26C4">
        <w:rPr>
          <w:rFonts w:ascii="SimSun" w:hAnsi="SimSun"/>
          <w:color w:val="000000" w:themeColor="text1"/>
          <w:sz w:val="24"/>
        </w:rPr>
        <w:t>员邀请，无需圈主审核</w:t>
      </w:r>
      <w:r w:rsidRPr="009A26C4">
        <w:rPr>
          <w:rFonts w:ascii="SimSun" w:hAnsi="SimSun" w:hint="eastAsia"/>
          <w:color w:val="000000" w:themeColor="text1"/>
          <w:sz w:val="24"/>
        </w:rPr>
        <w:t>（全</w:t>
      </w:r>
      <w:r w:rsidRPr="009A26C4">
        <w:rPr>
          <w:rFonts w:ascii="SimSun" w:hAnsi="SimSun"/>
          <w:color w:val="000000" w:themeColor="text1"/>
          <w:sz w:val="24"/>
        </w:rPr>
        <w:t>员可见，申请时不需圈主审核即可加入）</w:t>
      </w:r>
    </w:p>
    <w:p w14:paraId="26BE14E0" w14:textId="77777777" w:rsidR="009A26C4" w:rsidRPr="009A26C4" w:rsidRDefault="009A26C4" w:rsidP="00E87E06">
      <w:pPr>
        <w:pStyle w:val="ListParagraph"/>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圈子</w:t>
      </w:r>
      <w:r w:rsidRPr="009A26C4">
        <w:rPr>
          <w:rFonts w:ascii="SimSun" w:hAnsi="SimSun"/>
          <w:color w:val="000000" w:themeColor="text1"/>
          <w:sz w:val="24"/>
        </w:rPr>
        <w:t>达到上限</w:t>
      </w:r>
      <w:r w:rsidRPr="009A26C4">
        <w:rPr>
          <w:rFonts w:ascii="SimSun" w:hAnsi="SimSun" w:hint="eastAsia"/>
          <w:color w:val="000000" w:themeColor="text1"/>
          <w:sz w:val="24"/>
        </w:rPr>
        <w:t>，</w:t>
      </w:r>
      <w:r w:rsidRPr="009A26C4">
        <w:rPr>
          <w:rFonts w:ascii="SimSun" w:hAnsi="SimSun"/>
          <w:color w:val="000000" w:themeColor="text1"/>
          <w:sz w:val="24"/>
        </w:rPr>
        <w:t>不允许加入圈子</w:t>
      </w:r>
    </w:p>
    <w:p w14:paraId="65339BBB" w14:textId="77777777" w:rsidR="009A26C4" w:rsidRPr="009A26C4" w:rsidRDefault="009A26C4" w:rsidP="00E87E06">
      <w:pPr>
        <w:pStyle w:val="ListParagraph"/>
        <w:numPr>
          <w:ilvl w:val="0"/>
          <w:numId w:val="1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成员或</w:t>
      </w:r>
      <w:r w:rsidRPr="009A26C4">
        <w:rPr>
          <w:rFonts w:ascii="SimSun" w:hAnsi="SimSun"/>
          <w:color w:val="000000" w:themeColor="text1"/>
          <w:sz w:val="24"/>
        </w:rPr>
        <w:t>圈主</w:t>
      </w:r>
      <w:r w:rsidRPr="009A26C4">
        <w:rPr>
          <w:rFonts w:ascii="SimSun" w:hAnsi="SimSun" w:hint="eastAsia"/>
          <w:color w:val="000000" w:themeColor="text1"/>
          <w:sz w:val="24"/>
        </w:rPr>
        <w:t>邀请</w:t>
      </w:r>
      <w:r w:rsidRPr="009A26C4">
        <w:rPr>
          <w:rFonts w:ascii="SimSun" w:hAnsi="SimSun"/>
          <w:color w:val="000000" w:themeColor="text1"/>
          <w:sz w:val="24"/>
        </w:rPr>
        <w:t>时</w:t>
      </w:r>
      <w:r w:rsidRPr="009A26C4">
        <w:rPr>
          <w:rFonts w:ascii="SimSun" w:hAnsi="SimSun" w:hint="eastAsia"/>
          <w:color w:val="000000" w:themeColor="text1"/>
          <w:sz w:val="24"/>
        </w:rPr>
        <w:t>提示</w:t>
      </w:r>
      <w:r w:rsidRPr="009A26C4">
        <w:rPr>
          <w:rFonts w:ascii="SimSun" w:hAnsi="SimSun"/>
          <w:color w:val="000000" w:themeColor="text1"/>
          <w:sz w:val="24"/>
        </w:rPr>
        <w:t>“圈子成员达到XX人上限，您无法再邀请新的用户加入圈子”</w:t>
      </w:r>
    </w:p>
    <w:p w14:paraId="07EA4448" w14:textId="77777777" w:rsidR="009A26C4" w:rsidRPr="009A26C4" w:rsidRDefault="009A26C4" w:rsidP="00E87E06">
      <w:pPr>
        <w:pStyle w:val="ListParagraph"/>
        <w:numPr>
          <w:ilvl w:val="0"/>
          <w:numId w:val="1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lastRenderedPageBreak/>
        <w:t>用户</w:t>
      </w:r>
      <w:r w:rsidRPr="009A26C4">
        <w:rPr>
          <w:rFonts w:ascii="SimSun" w:hAnsi="SimSun"/>
          <w:color w:val="000000" w:themeColor="text1"/>
          <w:sz w:val="24"/>
        </w:rPr>
        <w:t>被邀请</w:t>
      </w:r>
      <w:r w:rsidRPr="009A26C4">
        <w:rPr>
          <w:rFonts w:ascii="SimSun" w:hAnsi="SimSun" w:hint="eastAsia"/>
          <w:color w:val="000000" w:themeColor="text1"/>
          <w:sz w:val="24"/>
        </w:rPr>
        <w:t>确认</w:t>
      </w:r>
      <w:r w:rsidRPr="009A26C4">
        <w:rPr>
          <w:rFonts w:ascii="SimSun" w:hAnsi="SimSun"/>
          <w:color w:val="000000" w:themeColor="text1"/>
          <w:sz w:val="24"/>
        </w:rPr>
        <w:t>时</w:t>
      </w:r>
      <w:r w:rsidRPr="009A26C4">
        <w:rPr>
          <w:rFonts w:ascii="SimSun" w:hAnsi="SimSun" w:hint="eastAsia"/>
          <w:color w:val="000000" w:themeColor="text1"/>
          <w:sz w:val="24"/>
        </w:rPr>
        <w:t>提示</w:t>
      </w:r>
      <w:r w:rsidRPr="009A26C4">
        <w:rPr>
          <w:rFonts w:ascii="SimSun" w:hAnsi="SimSun"/>
          <w:color w:val="000000" w:themeColor="text1"/>
          <w:sz w:val="24"/>
        </w:rPr>
        <w:t>“圈子成员已满，您无法加入圈子，请与圈主联系”</w:t>
      </w:r>
      <w:r w:rsidRPr="009A26C4">
        <w:rPr>
          <w:rFonts w:ascii="SimSun" w:hAnsi="SimSun" w:hint="eastAsia"/>
          <w:color w:val="000000" w:themeColor="text1"/>
          <w:sz w:val="24"/>
        </w:rPr>
        <w:t>。</w:t>
      </w:r>
    </w:p>
    <w:p w14:paraId="414A2E7C" w14:textId="77777777" w:rsidR="009A26C4" w:rsidRPr="009A26C4" w:rsidRDefault="009A26C4" w:rsidP="00E87E06">
      <w:pPr>
        <w:pStyle w:val="ListParagraph"/>
        <w:numPr>
          <w:ilvl w:val="0"/>
          <w:numId w:val="1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圈</w:t>
      </w:r>
      <w:r w:rsidRPr="009A26C4">
        <w:rPr>
          <w:rFonts w:ascii="SimSun" w:hAnsi="SimSun"/>
          <w:color w:val="000000" w:themeColor="text1"/>
          <w:sz w:val="24"/>
        </w:rPr>
        <w:t>主审核时</w:t>
      </w:r>
      <w:r w:rsidRPr="009A26C4">
        <w:rPr>
          <w:rFonts w:ascii="SimSun" w:hAnsi="SimSun" w:hint="eastAsia"/>
          <w:color w:val="000000" w:themeColor="text1"/>
          <w:sz w:val="24"/>
        </w:rPr>
        <w:t>时</w:t>
      </w:r>
      <w:r w:rsidRPr="009A26C4">
        <w:rPr>
          <w:rFonts w:ascii="SimSun" w:hAnsi="SimSun"/>
          <w:color w:val="000000" w:themeColor="text1"/>
          <w:sz w:val="24"/>
        </w:rPr>
        <w:t>提示“</w:t>
      </w:r>
      <w:r w:rsidRPr="009A26C4">
        <w:rPr>
          <w:rFonts w:ascii="SimSun" w:hAnsi="SimSun" w:hint="eastAsia"/>
          <w:color w:val="000000" w:themeColor="text1"/>
          <w:sz w:val="24"/>
        </w:rPr>
        <w:t>圈子成员达到XX人上限，新的用户无法加入圈子</w:t>
      </w:r>
      <w:r w:rsidRPr="009A26C4">
        <w:rPr>
          <w:rFonts w:ascii="SimSun" w:hAnsi="SimSun"/>
          <w:color w:val="000000" w:themeColor="text1"/>
          <w:sz w:val="24"/>
        </w:rPr>
        <w:t>”</w:t>
      </w:r>
    </w:p>
    <w:p w14:paraId="55E62AF4" w14:textId="77777777" w:rsidR="009A26C4" w:rsidRPr="009A26C4" w:rsidRDefault="009A26C4" w:rsidP="00E87E06">
      <w:pPr>
        <w:pStyle w:val="ListParagraph"/>
        <w:numPr>
          <w:ilvl w:val="0"/>
          <w:numId w:val="1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用户</w:t>
      </w:r>
      <w:r w:rsidRPr="009A26C4">
        <w:rPr>
          <w:rFonts w:ascii="SimSun" w:hAnsi="SimSun"/>
          <w:color w:val="000000" w:themeColor="text1"/>
          <w:sz w:val="24"/>
        </w:rPr>
        <w:t>进行</w:t>
      </w:r>
      <w:r w:rsidRPr="009A26C4">
        <w:rPr>
          <w:rFonts w:ascii="SimSun" w:hAnsi="SimSun" w:hint="eastAsia"/>
          <w:color w:val="000000" w:themeColor="text1"/>
          <w:sz w:val="24"/>
        </w:rPr>
        <w:t>二维码申请</w:t>
      </w:r>
      <w:r w:rsidRPr="009A26C4">
        <w:rPr>
          <w:rFonts w:ascii="SimSun" w:hAnsi="SimSun"/>
          <w:color w:val="000000" w:themeColor="text1"/>
          <w:sz w:val="24"/>
        </w:rPr>
        <w:t>确认</w:t>
      </w:r>
      <w:r w:rsidRPr="009A26C4">
        <w:rPr>
          <w:rFonts w:ascii="SimSun" w:hAnsi="SimSun" w:hint="eastAsia"/>
          <w:color w:val="000000" w:themeColor="text1"/>
          <w:sz w:val="24"/>
        </w:rPr>
        <w:t>时</w:t>
      </w:r>
      <w:r w:rsidRPr="009A26C4">
        <w:rPr>
          <w:rFonts w:ascii="SimSun" w:hAnsi="SimSun"/>
          <w:color w:val="000000" w:themeColor="text1"/>
          <w:sz w:val="24"/>
        </w:rPr>
        <w:t>，</w:t>
      </w:r>
      <w:r w:rsidRPr="009A26C4">
        <w:rPr>
          <w:rFonts w:ascii="SimSun" w:hAnsi="SimSun" w:hint="eastAsia"/>
          <w:color w:val="000000" w:themeColor="text1"/>
          <w:sz w:val="24"/>
        </w:rPr>
        <w:t>提示</w:t>
      </w:r>
      <w:r w:rsidRPr="009A26C4">
        <w:rPr>
          <w:rFonts w:ascii="SimSun" w:hAnsi="SimSun"/>
          <w:color w:val="000000" w:themeColor="text1"/>
          <w:sz w:val="24"/>
        </w:rPr>
        <w:t>“圈子成员已满，您无法加入圈子，请与圈主联系”</w:t>
      </w:r>
      <w:r w:rsidRPr="009A26C4">
        <w:rPr>
          <w:rFonts w:ascii="SimSun" w:hAnsi="SimSun" w:hint="eastAsia"/>
          <w:color w:val="000000" w:themeColor="text1"/>
          <w:sz w:val="24"/>
        </w:rPr>
        <w:t>。</w:t>
      </w:r>
    </w:p>
    <w:p w14:paraId="7A0ABFA8" w14:textId="77777777" w:rsidR="009A26C4" w:rsidRPr="009A26C4" w:rsidRDefault="009A26C4" w:rsidP="00E87E06">
      <w:pPr>
        <w:pStyle w:val="ListParagraph"/>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被邀请</w:t>
      </w:r>
      <w:r w:rsidRPr="009A26C4">
        <w:rPr>
          <w:rFonts w:ascii="SimSun" w:hAnsi="SimSun"/>
          <w:color w:val="000000" w:themeColor="text1"/>
          <w:sz w:val="24"/>
        </w:rPr>
        <w:t>人已是圈子成员，不</w:t>
      </w:r>
      <w:r w:rsidRPr="009A26C4">
        <w:rPr>
          <w:rFonts w:ascii="SimSun" w:hAnsi="SimSun" w:hint="eastAsia"/>
          <w:color w:val="000000" w:themeColor="text1"/>
          <w:sz w:val="24"/>
        </w:rPr>
        <w:t>能重</w:t>
      </w:r>
      <w:r w:rsidRPr="009A26C4">
        <w:rPr>
          <w:rFonts w:ascii="SimSun" w:hAnsi="SimSun"/>
          <w:color w:val="000000" w:themeColor="text1"/>
          <w:sz w:val="24"/>
        </w:rPr>
        <w:t>复加入</w:t>
      </w:r>
    </w:p>
    <w:p w14:paraId="09679B40" w14:textId="77777777" w:rsidR="009A26C4" w:rsidRPr="009A26C4" w:rsidRDefault="009A26C4" w:rsidP="00E87E06">
      <w:pPr>
        <w:pStyle w:val="ListParagraph"/>
        <w:numPr>
          <w:ilvl w:val="0"/>
          <w:numId w:val="18"/>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成员</w:t>
      </w:r>
      <w:r w:rsidRPr="009A26C4">
        <w:rPr>
          <w:rFonts w:ascii="SimSun" w:hAnsi="SimSun"/>
          <w:color w:val="000000" w:themeColor="text1"/>
          <w:sz w:val="24"/>
        </w:rPr>
        <w:t>或圈主</w:t>
      </w:r>
      <w:r w:rsidRPr="009A26C4">
        <w:rPr>
          <w:rFonts w:ascii="SimSun" w:hAnsi="SimSun" w:hint="eastAsia"/>
          <w:color w:val="000000" w:themeColor="text1"/>
          <w:sz w:val="24"/>
        </w:rPr>
        <w:t>邀请时</w:t>
      </w:r>
      <w:r w:rsidRPr="009A26C4">
        <w:rPr>
          <w:rFonts w:ascii="SimSun" w:hAnsi="SimSun"/>
          <w:color w:val="000000" w:themeColor="text1"/>
          <w:sz w:val="24"/>
        </w:rPr>
        <w:t>提示</w:t>
      </w:r>
      <w:r w:rsidRPr="009A26C4">
        <w:rPr>
          <w:rFonts w:ascii="SimSun" w:hAnsi="SimSun" w:hint="eastAsia"/>
          <w:color w:val="000000" w:themeColor="text1"/>
          <w:sz w:val="24"/>
        </w:rPr>
        <w:t>“该</w:t>
      </w:r>
      <w:r w:rsidRPr="009A26C4">
        <w:rPr>
          <w:rFonts w:ascii="SimSun" w:hAnsi="SimSun"/>
          <w:color w:val="000000" w:themeColor="text1"/>
          <w:sz w:val="24"/>
        </w:rPr>
        <w:t>用户</w:t>
      </w:r>
      <w:r w:rsidRPr="009A26C4">
        <w:rPr>
          <w:rFonts w:ascii="SimSun" w:hAnsi="SimSun" w:hint="eastAsia"/>
          <w:color w:val="000000" w:themeColor="text1"/>
          <w:sz w:val="24"/>
        </w:rPr>
        <w:t>已经</w:t>
      </w:r>
      <w:r w:rsidRPr="009A26C4">
        <w:rPr>
          <w:rFonts w:ascii="SimSun" w:hAnsi="SimSun"/>
          <w:color w:val="000000" w:themeColor="text1"/>
          <w:sz w:val="24"/>
        </w:rPr>
        <w:t>在本圈</w:t>
      </w:r>
      <w:r w:rsidRPr="009A26C4">
        <w:rPr>
          <w:rFonts w:ascii="SimSun" w:hAnsi="SimSun" w:hint="eastAsia"/>
          <w:color w:val="000000" w:themeColor="text1"/>
          <w:sz w:val="24"/>
        </w:rPr>
        <w:t>里</w:t>
      </w:r>
      <w:r w:rsidRPr="009A26C4">
        <w:rPr>
          <w:rFonts w:ascii="SimSun" w:hAnsi="SimSun"/>
          <w:color w:val="000000" w:themeColor="text1"/>
          <w:sz w:val="24"/>
        </w:rPr>
        <w:t>”</w:t>
      </w:r>
    </w:p>
    <w:p w14:paraId="66BBAC9B" w14:textId="77777777" w:rsidR="009A26C4" w:rsidRPr="009A26C4" w:rsidRDefault="009A26C4" w:rsidP="00E87E06">
      <w:pPr>
        <w:pStyle w:val="ListParagraph"/>
        <w:numPr>
          <w:ilvl w:val="0"/>
          <w:numId w:val="18"/>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用户已</w:t>
      </w:r>
      <w:r w:rsidRPr="009A26C4">
        <w:rPr>
          <w:rFonts w:ascii="SimSun" w:hAnsi="SimSun"/>
          <w:color w:val="000000" w:themeColor="text1"/>
          <w:sz w:val="24"/>
        </w:rPr>
        <w:t>在本圈中</w:t>
      </w:r>
      <w:r w:rsidRPr="009A26C4">
        <w:rPr>
          <w:rFonts w:ascii="SimSun" w:hAnsi="SimSun" w:hint="eastAsia"/>
          <w:color w:val="000000" w:themeColor="text1"/>
          <w:sz w:val="24"/>
        </w:rPr>
        <w:t>，确认</w:t>
      </w:r>
      <w:r w:rsidRPr="009A26C4">
        <w:rPr>
          <w:rFonts w:ascii="SimSun" w:hAnsi="SimSun"/>
          <w:color w:val="000000" w:themeColor="text1"/>
          <w:sz w:val="24"/>
        </w:rPr>
        <w:t>时</w:t>
      </w:r>
      <w:r w:rsidRPr="009A26C4">
        <w:rPr>
          <w:rFonts w:ascii="SimSun" w:hAnsi="SimSun" w:hint="eastAsia"/>
          <w:color w:val="000000" w:themeColor="text1"/>
          <w:sz w:val="24"/>
        </w:rPr>
        <w:t>被邀请时</w:t>
      </w:r>
      <w:r w:rsidRPr="009A26C4">
        <w:rPr>
          <w:rFonts w:ascii="SimSun" w:hAnsi="SimSun"/>
          <w:color w:val="000000" w:themeColor="text1"/>
          <w:sz w:val="24"/>
        </w:rPr>
        <w:t>提示“</w:t>
      </w:r>
      <w:r w:rsidRPr="009A26C4">
        <w:rPr>
          <w:rFonts w:ascii="SimSun" w:hAnsi="SimSun" w:hint="eastAsia"/>
          <w:color w:val="000000" w:themeColor="text1"/>
          <w:sz w:val="24"/>
        </w:rPr>
        <w:t>您</w:t>
      </w:r>
      <w:r w:rsidRPr="009A26C4">
        <w:rPr>
          <w:rFonts w:ascii="SimSun" w:hAnsi="SimSun"/>
          <w:color w:val="000000" w:themeColor="text1"/>
          <w:sz w:val="24"/>
        </w:rPr>
        <w:t>已</w:t>
      </w:r>
      <w:r w:rsidRPr="009A26C4">
        <w:rPr>
          <w:rFonts w:ascii="SimSun" w:hAnsi="SimSun" w:hint="eastAsia"/>
          <w:color w:val="000000" w:themeColor="text1"/>
          <w:sz w:val="24"/>
        </w:rPr>
        <w:t>经</w:t>
      </w:r>
      <w:r w:rsidRPr="009A26C4">
        <w:rPr>
          <w:rFonts w:ascii="SimSun" w:hAnsi="SimSun"/>
          <w:color w:val="000000" w:themeColor="text1"/>
          <w:sz w:val="24"/>
        </w:rPr>
        <w:t>在本圈子里，无需</w:t>
      </w:r>
      <w:r w:rsidRPr="009A26C4">
        <w:rPr>
          <w:rFonts w:ascii="SimSun" w:hAnsi="SimSun" w:hint="eastAsia"/>
          <w:color w:val="000000" w:themeColor="text1"/>
          <w:sz w:val="24"/>
        </w:rPr>
        <w:t>重复</w:t>
      </w:r>
      <w:r w:rsidRPr="009A26C4">
        <w:rPr>
          <w:rFonts w:ascii="SimSun" w:hAnsi="SimSun"/>
          <w:color w:val="000000" w:themeColor="text1"/>
          <w:sz w:val="24"/>
        </w:rPr>
        <w:t>加入”</w:t>
      </w:r>
    </w:p>
    <w:p w14:paraId="48D9A5A7" w14:textId="77777777" w:rsidR="009A26C4" w:rsidRPr="009A26C4" w:rsidRDefault="009A26C4" w:rsidP="00E87E06">
      <w:pPr>
        <w:pStyle w:val="ListParagraph"/>
        <w:numPr>
          <w:ilvl w:val="0"/>
          <w:numId w:val="18"/>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圈</w:t>
      </w:r>
      <w:r w:rsidRPr="009A26C4">
        <w:rPr>
          <w:rFonts w:ascii="SimSun" w:hAnsi="SimSun"/>
          <w:color w:val="000000" w:themeColor="text1"/>
          <w:sz w:val="24"/>
        </w:rPr>
        <w:t>主审批时提示“</w:t>
      </w:r>
      <w:r w:rsidRPr="009A26C4">
        <w:rPr>
          <w:rFonts w:ascii="SimSun" w:hAnsi="SimSun" w:hint="eastAsia"/>
          <w:color w:val="000000" w:themeColor="text1"/>
          <w:sz w:val="24"/>
        </w:rPr>
        <w:t>该用户</w:t>
      </w:r>
      <w:r w:rsidRPr="009A26C4">
        <w:rPr>
          <w:rFonts w:ascii="SimSun" w:hAnsi="SimSun"/>
          <w:color w:val="000000" w:themeColor="text1"/>
          <w:sz w:val="24"/>
        </w:rPr>
        <w:t>已</w:t>
      </w:r>
      <w:r w:rsidRPr="009A26C4">
        <w:rPr>
          <w:rFonts w:ascii="SimSun" w:hAnsi="SimSun" w:hint="eastAsia"/>
          <w:color w:val="000000" w:themeColor="text1"/>
          <w:sz w:val="24"/>
        </w:rPr>
        <w:t>经</w:t>
      </w:r>
      <w:r w:rsidRPr="009A26C4">
        <w:rPr>
          <w:rFonts w:ascii="SimSun" w:hAnsi="SimSun"/>
          <w:color w:val="000000" w:themeColor="text1"/>
          <w:sz w:val="24"/>
        </w:rPr>
        <w:t>在本圈里”</w:t>
      </w:r>
    </w:p>
    <w:p w14:paraId="37234B03" w14:textId="70E8D02C" w:rsidR="009A26C4" w:rsidRDefault="009A26C4" w:rsidP="00E87E06">
      <w:pPr>
        <w:pStyle w:val="ListParagraph"/>
        <w:numPr>
          <w:ilvl w:val="0"/>
          <w:numId w:val="18"/>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二</w:t>
      </w:r>
      <w:r w:rsidRPr="009A26C4">
        <w:rPr>
          <w:rFonts w:ascii="SimSun" w:hAnsi="SimSun"/>
          <w:color w:val="000000" w:themeColor="text1"/>
          <w:sz w:val="24"/>
        </w:rPr>
        <w:t>维码申请确认时</w:t>
      </w:r>
      <w:r w:rsidRPr="009A26C4">
        <w:rPr>
          <w:rFonts w:ascii="SimSun" w:hAnsi="SimSun" w:hint="eastAsia"/>
          <w:color w:val="000000" w:themeColor="text1"/>
          <w:sz w:val="24"/>
        </w:rPr>
        <w:t>，</w:t>
      </w:r>
      <w:r w:rsidRPr="009A26C4">
        <w:rPr>
          <w:rFonts w:ascii="SimSun" w:hAnsi="SimSun"/>
          <w:color w:val="000000" w:themeColor="text1"/>
          <w:sz w:val="24"/>
        </w:rPr>
        <w:t>提示“</w:t>
      </w:r>
      <w:r w:rsidRPr="009A26C4">
        <w:rPr>
          <w:rFonts w:ascii="SimSun" w:hAnsi="SimSun" w:hint="eastAsia"/>
          <w:color w:val="000000" w:themeColor="text1"/>
          <w:sz w:val="24"/>
        </w:rPr>
        <w:t>您已经在本圈子里，无需重复加入</w:t>
      </w:r>
    </w:p>
    <w:p w14:paraId="2E872185" w14:textId="5692A239" w:rsidR="009E5E2F" w:rsidRDefault="009E5E2F" w:rsidP="009E5E2F">
      <w:pPr>
        <w:spacing w:line="400" w:lineRule="exact"/>
        <w:jc w:val="left"/>
        <w:rPr>
          <w:rFonts w:ascii="SimSun" w:hAnsi="SimSun"/>
          <w:color w:val="000000" w:themeColor="text1"/>
          <w:sz w:val="24"/>
        </w:rPr>
      </w:pPr>
    </w:p>
    <w:p w14:paraId="52665061" w14:textId="1334528A" w:rsidR="009E5E2F" w:rsidRPr="009E5E2F" w:rsidRDefault="009E5E2F" w:rsidP="009E5E2F">
      <w:pPr>
        <w:spacing w:line="400" w:lineRule="exact"/>
        <w:jc w:val="left"/>
        <w:rPr>
          <w:rFonts w:ascii="SimSun" w:hAnsi="SimSun"/>
          <w:b/>
          <w:color w:val="000000" w:themeColor="text1"/>
          <w:sz w:val="24"/>
        </w:rPr>
      </w:pPr>
      <w:r w:rsidRPr="009E5E2F">
        <w:rPr>
          <w:rFonts w:ascii="SimSun" w:hAnsi="SimSun" w:hint="eastAsia"/>
          <w:b/>
          <w:color w:val="000000" w:themeColor="text1"/>
          <w:sz w:val="24"/>
        </w:rPr>
        <w:t>添加圈子成员流程</w:t>
      </w:r>
    </w:p>
    <w:p w14:paraId="5FA3E2F8" w14:textId="77777777" w:rsidR="009E5E2F" w:rsidRDefault="009E5E2F" w:rsidP="009E5E2F">
      <w:pPr>
        <w:jc w:val="left"/>
        <w:rPr>
          <w:noProof/>
        </w:rPr>
      </w:pPr>
      <w:r w:rsidRPr="00DC3722">
        <w:rPr>
          <w:noProof/>
        </w:rPr>
        <w:drawing>
          <wp:inline distT="0" distB="0" distL="0" distR="0" wp14:anchorId="202C5BD8" wp14:editId="60CC32A0">
            <wp:extent cx="5593715" cy="2334895"/>
            <wp:effectExtent l="0" t="0" r="0" b="190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93715" cy="2334895"/>
                    </a:xfrm>
                    <a:prstGeom prst="rect">
                      <a:avLst/>
                    </a:prstGeom>
                    <a:noFill/>
                    <a:ln>
                      <a:noFill/>
                    </a:ln>
                  </pic:spPr>
                </pic:pic>
              </a:graphicData>
            </a:graphic>
          </wp:inline>
        </w:drawing>
      </w:r>
    </w:p>
    <w:p w14:paraId="2D4739F5" w14:textId="37D54300" w:rsidR="009E5E2F" w:rsidRDefault="009E5E2F" w:rsidP="009E5E2F">
      <w:pPr>
        <w:jc w:val="left"/>
        <w:rPr>
          <w:noProof/>
        </w:rPr>
      </w:pPr>
    </w:p>
    <w:p w14:paraId="20873B21" w14:textId="7FC915BF" w:rsidR="009E5E2F" w:rsidRDefault="009E5E2F" w:rsidP="009E5E2F">
      <w:pPr>
        <w:jc w:val="left"/>
        <w:rPr>
          <w:noProof/>
        </w:rPr>
      </w:pPr>
    </w:p>
    <w:p w14:paraId="7EF433A1" w14:textId="0B781AD0" w:rsidR="009E5E2F" w:rsidRPr="009E5E2F" w:rsidRDefault="00DA6E37" w:rsidP="009E5E2F">
      <w:pPr>
        <w:spacing w:line="400" w:lineRule="exact"/>
        <w:jc w:val="left"/>
        <w:rPr>
          <w:b/>
          <w:noProof/>
          <w:sz w:val="24"/>
        </w:rPr>
      </w:pPr>
      <w:r w:rsidRPr="009E5E2F">
        <w:rPr>
          <w:rFonts w:ascii="STXihei" w:eastAsia="STXihei" w:hAnsi="STXihei"/>
          <w:noProof/>
          <w:color w:val="4A442A"/>
          <w:sz w:val="24"/>
        </w:rPr>
        <w:drawing>
          <wp:anchor distT="0" distB="0" distL="114300" distR="114300" simplePos="0" relativeHeight="251663360" behindDoc="0" locked="0" layoutInCell="1" allowOverlap="1" wp14:anchorId="3A4EE71C" wp14:editId="14CBAE93">
            <wp:simplePos x="0" y="0"/>
            <wp:positionH relativeFrom="column">
              <wp:posOffset>213360</wp:posOffset>
            </wp:positionH>
            <wp:positionV relativeFrom="paragraph">
              <wp:posOffset>426720</wp:posOffset>
            </wp:positionV>
            <wp:extent cx="4095115" cy="1993900"/>
            <wp:effectExtent l="0" t="0" r="635" b="6350"/>
            <wp:wrapTopAndBottom/>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95115" cy="1993900"/>
                    </a:xfrm>
                    <a:prstGeom prst="rect">
                      <a:avLst/>
                    </a:prstGeom>
                    <a:noFill/>
                    <a:ln>
                      <a:noFill/>
                    </a:ln>
                  </pic:spPr>
                </pic:pic>
              </a:graphicData>
            </a:graphic>
            <wp14:sizeRelH relativeFrom="page">
              <wp14:pctWidth>0</wp14:pctWidth>
            </wp14:sizeRelH>
            <wp14:sizeRelV relativeFrom="page">
              <wp14:pctHeight>0</wp14:pctHeight>
            </wp14:sizeRelV>
          </wp:anchor>
        </w:drawing>
      </w:r>
      <w:r w:rsidR="009E5E2F" w:rsidRPr="009E5E2F">
        <w:rPr>
          <w:rFonts w:hint="eastAsia"/>
          <w:b/>
          <w:noProof/>
          <w:sz w:val="24"/>
        </w:rPr>
        <w:t>管理圈子成员：</w:t>
      </w:r>
    </w:p>
    <w:p w14:paraId="796DB519" w14:textId="5B8954A9" w:rsidR="009E5E2F" w:rsidRPr="009E5E2F" w:rsidRDefault="009E5E2F" w:rsidP="009E5E2F">
      <w:pPr>
        <w:pStyle w:val="ListParagraph"/>
        <w:spacing w:line="400" w:lineRule="exact"/>
        <w:ind w:left="360" w:firstLineChars="0" w:firstLine="0"/>
        <w:jc w:val="left"/>
        <w:rPr>
          <w:rFonts w:ascii="STXihei" w:eastAsia="STXihei" w:hAnsi="STXihei"/>
          <w:color w:val="4A442A"/>
          <w:sz w:val="24"/>
        </w:rPr>
      </w:pPr>
    </w:p>
    <w:p w14:paraId="00C98BFA" w14:textId="77777777" w:rsidR="009E5E2F" w:rsidRPr="009E5E2F" w:rsidRDefault="009E5E2F" w:rsidP="00E87E06">
      <w:pPr>
        <w:pStyle w:val="ListParagraph"/>
        <w:numPr>
          <w:ilvl w:val="0"/>
          <w:numId w:val="26"/>
        </w:numPr>
        <w:spacing w:line="400" w:lineRule="exact"/>
        <w:ind w:firstLineChars="0"/>
        <w:jc w:val="left"/>
        <w:rPr>
          <w:rFonts w:ascii="SimSun" w:hAnsi="SimSun"/>
          <w:sz w:val="24"/>
        </w:rPr>
      </w:pPr>
      <w:r w:rsidRPr="009E5E2F">
        <w:rPr>
          <w:rFonts w:ascii="SimSun" w:hAnsi="SimSun" w:hint="eastAsia"/>
          <w:sz w:val="24"/>
        </w:rPr>
        <w:t>成员列表（按</w:t>
      </w:r>
      <w:r w:rsidRPr="009E5E2F">
        <w:rPr>
          <w:rFonts w:ascii="SimSun" w:hAnsi="SimSun"/>
          <w:sz w:val="24"/>
        </w:rPr>
        <w:t>优先级）</w:t>
      </w:r>
    </w:p>
    <w:p w14:paraId="4F0BAE17" w14:textId="77777777" w:rsidR="009E5E2F" w:rsidRPr="009E5E2F" w:rsidRDefault="009E5E2F" w:rsidP="00E87E06">
      <w:pPr>
        <w:pStyle w:val="ListParagraph"/>
        <w:numPr>
          <w:ilvl w:val="0"/>
          <w:numId w:val="19"/>
        </w:numPr>
        <w:spacing w:line="400" w:lineRule="exact"/>
        <w:ind w:firstLineChars="0"/>
        <w:jc w:val="left"/>
        <w:rPr>
          <w:rFonts w:ascii="SimSun" w:hAnsi="SimSun"/>
          <w:sz w:val="24"/>
        </w:rPr>
      </w:pPr>
      <w:r w:rsidRPr="009E5E2F">
        <w:rPr>
          <w:rFonts w:ascii="SimSun" w:hAnsi="SimSun" w:hint="eastAsia"/>
          <w:sz w:val="24"/>
        </w:rPr>
        <w:t>头像</w:t>
      </w:r>
      <w:r w:rsidRPr="009E5E2F">
        <w:rPr>
          <w:rFonts w:ascii="SimSun" w:hAnsi="SimSun"/>
          <w:sz w:val="24"/>
        </w:rPr>
        <w:t>：只有活跃</w:t>
      </w:r>
      <w:r w:rsidRPr="009E5E2F">
        <w:rPr>
          <w:rFonts w:ascii="SimSun" w:hAnsi="SimSun" w:hint="eastAsia"/>
          <w:sz w:val="24"/>
        </w:rPr>
        <w:t>的</w:t>
      </w:r>
      <w:r w:rsidRPr="009E5E2F">
        <w:rPr>
          <w:rFonts w:ascii="SimSun" w:hAnsi="SimSun"/>
          <w:sz w:val="24"/>
        </w:rPr>
        <w:t>成员有头像</w:t>
      </w:r>
    </w:p>
    <w:p w14:paraId="0E229202" w14:textId="77777777" w:rsidR="009E5E2F" w:rsidRPr="009E5E2F" w:rsidRDefault="009E5E2F" w:rsidP="00E87E06">
      <w:pPr>
        <w:pStyle w:val="ListParagraph"/>
        <w:numPr>
          <w:ilvl w:val="0"/>
          <w:numId w:val="19"/>
        </w:numPr>
        <w:spacing w:line="400" w:lineRule="exact"/>
        <w:ind w:firstLineChars="0"/>
        <w:jc w:val="left"/>
        <w:rPr>
          <w:rFonts w:ascii="SimSun" w:hAnsi="SimSun"/>
          <w:sz w:val="24"/>
        </w:rPr>
      </w:pPr>
      <w:r w:rsidRPr="009E5E2F">
        <w:rPr>
          <w:rFonts w:ascii="SimSun" w:hAnsi="SimSun" w:hint="eastAsia"/>
          <w:sz w:val="24"/>
        </w:rPr>
        <w:t>姓名：只</w:t>
      </w:r>
      <w:r w:rsidRPr="009E5E2F">
        <w:rPr>
          <w:rFonts w:ascii="SimSun" w:hAnsi="SimSun"/>
          <w:sz w:val="24"/>
        </w:rPr>
        <w:t>有活跃的</w:t>
      </w:r>
      <w:r w:rsidRPr="009E5E2F">
        <w:rPr>
          <w:rFonts w:ascii="SimSun" w:hAnsi="SimSun" w:hint="eastAsia"/>
          <w:sz w:val="24"/>
        </w:rPr>
        <w:t>成员</w:t>
      </w:r>
      <w:r w:rsidRPr="009E5E2F">
        <w:rPr>
          <w:rFonts w:ascii="SimSun" w:hAnsi="SimSun"/>
          <w:sz w:val="24"/>
        </w:rPr>
        <w:t>有姓名</w:t>
      </w:r>
    </w:p>
    <w:p w14:paraId="5F481A03" w14:textId="77777777" w:rsidR="009E5E2F" w:rsidRPr="009E5E2F" w:rsidRDefault="009E5E2F" w:rsidP="00E87E06">
      <w:pPr>
        <w:pStyle w:val="ListParagraph"/>
        <w:numPr>
          <w:ilvl w:val="0"/>
          <w:numId w:val="19"/>
        </w:numPr>
        <w:spacing w:line="400" w:lineRule="exact"/>
        <w:ind w:firstLineChars="0"/>
        <w:jc w:val="left"/>
        <w:rPr>
          <w:rFonts w:ascii="SimSun" w:hAnsi="SimSun"/>
          <w:sz w:val="24"/>
        </w:rPr>
      </w:pPr>
      <w:r w:rsidRPr="009E5E2F">
        <w:rPr>
          <w:rFonts w:ascii="SimSun" w:hAnsi="SimSun" w:hint="eastAsia"/>
          <w:sz w:val="24"/>
        </w:rPr>
        <w:t>邮箱：以邀请</w:t>
      </w:r>
      <w:r w:rsidRPr="009E5E2F">
        <w:rPr>
          <w:rFonts w:ascii="SimSun" w:hAnsi="SimSun"/>
          <w:sz w:val="24"/>
        </w:rPr>
        <w:t>时</w:t>
      </w:r>
      <w:r w:rsidRPr="009E5E2F">
        <w:rPr>
          <w:rFonts w:ascii="SimSun" w:hAnsi="SimSun" w:hint="eastAsia"/>
          <w:sz w:val="24"/>
        </w:rPr>
        <w:t>发</w:t>
      </w:r>
      <w:r w:rsidRPr="009E5E2F">
        <w:rPr>
          <w:rFonts w:ascii="SimSun" w:hAnsi="SimSun"/>
          <w:sz w:val="24"/>
        </w:rPr>
        <w:t>送的邮箱为准</w:t>
      </w:r>
    </w:p>
    <w:p w14:paraId="6C1AC346" w14:textId="77777777" w:rsidR="009E5E2F" w:rsidRPr="009E5E2F" w:rsidRDefault="009E5E2F" w:rsidP="00E87E06">
      <w:pPr>
        <w:pStyle w:val="ListParagraph"/>
        <w:numPr>
          <w:ilvl w:val="0"/>
          <w:numId w:val="19"/>
        </w:numPr>
        <w:spacing w:line="400" w:lineRule="exact"/>
        <w:ind w:firstLineChars="0"/>
        <w:jc w:val="left"/>
        <w:rPr>
          <w:rFonts w:ascii="SimSun" w:hAnsi="SimSun"/>
          <w:sz w:val="24"/>
        </w:rPr>
      </w:pPr>
      <w:r w:rsidRPr="009E5E2F">
        <w:rPr>
          <w:rFonts w:ascii="SimSun" w:hAnsi="SimSun" w:hint="eastAsia"/>
          <w:sz w:val="24"/>
        </w:rPr>
        <w:t>手机：</w:t>
      </w:r>
      <w:r w:rsidRPr="009E5E2F">
        <w:rPr>
          <w:rFonts w:ascii="SimSun" w:hAnsi="SimSun"/>
          <w:sz w:val="24"/>
        </w:rPr>
        <w:t>以邀请时</w:t>
      </w:r>
      <w:r w:rsidRPr="009E5E2F">
        <w:rPr>
          <w:rFonts w:ascii="SimSun" w:hAnsi="SimSun" w:hint="eastAsia"/>
          <w:sz w:val="24"/>
        </w:rPr>
        <w:t>发</w:t>
      </w:r>
      <w:r w:rsidRPr="009E5E2F">
        <w:rPr>
          <w:rFonts w:ascii="SimSun" w:hAnsi="SimSun"/>
          <w:sz w:val="24"/>
        </w:rPr>
        <w:t>送的手机号为准</w:t>
      </w:r>
    </w:p>
    <w:p w14:paraId="59C23AA1" w14:textId="77777777" w:rsidR="009E5E2F" w:rsidRPr="009E5E2F" w:rsidRDefault="009E5E2F" w:rsidP="00E87E06">
      <w:pPr>
        <w:pStyle w:val="ListParagraph"/>
        <w:numPr>
          <w:ilvl w:val="0"/>
          <w:numId w:val="19"/>
        </w:numPr>
        <w:spacing w:line="400" w:lineRule="exact"/>
        <w:ind w:firstLineChars="0"/>
        <w:jc w:val="left"/>
        <w:rPr>
          <w:rFonts w:ascii="SimSun" w:hAnsi="SimSun"/>
          <w:sz w:val="24"/>
        </w:rPr>
      </w:pPr>
      <w:r w:rsidRPr="009E5E2F">
        <w:rPr>
          <w:rFonts w:ascii="SimSun" w:hAnsi="SimSun" w:hint="eastAsia"/>
          <w:sz w:val="24"/>
        </w:rPr>
        <w:t>状态：</w:t>
      </w:r>
      <w:r w:rsidRPr="009E5E2F">
        <w:rPr>
          <w:rFonts w:ascii="SimSun" w:hAnsi="SimSun"/>
          <w:sz w:val="24"/>
        </w:rPr>
        <w:t>活跃、邀请中</w:t>
      </w:r>
      <w:r w:rsidRPr="009E5E2F">
        <w:rPr>
          <w:rFonts w:ascii="SimSun" w:hAnsi="SimSun" w:hint="eastAsia"/>
          <w:sz w:val="24"/>
        </w:rPr>
        <w:t>、</w:t>
      </w:r>
      <w:r w:rsidRPr="009E5E2F">
        <w:rPr>
          <w:rFonts w:ascii="SimSun" w:hAnsi="SimSun"/>
          <w:sz w:val="24"/>
        </w:rPr>
        <w:t>删除（</w:t>
      </w:r>
      <w:r w:rsidRPr="009E5E2F">
        <w:rPr>
          <w:rFonts w:ascii="SimSun" w:hAnsi="SimSun" w:hint="eastAsia"/>
          <w:sz w:val="24"/>
        </w:rPr>
        <w:t>用户</w:t>
      </w:r>
      <w:r w:rsidRPr="009E5E2F">
        <w:rPr>
          <w:rFonts w:ascii="SimSun" w:hAnsi="SimSun"/>
          <w:sz w:val="24"/>
        </w:rPr>
        <w:t>不可</w:t>
      </w:r>
      <w:r w:rsidRPr="009E5E2F">
        <w:rPr>
          <w:rFonts w:ascii="SimSun" w:hAnsi="SimSun" w:hint="eastAsia"/>
          <w:sz w:val="24"/>
        </w:rPr>
        <w:t>见</w:t>
      </w:r>
      <w:r w:rsidRPr="009E5E2F">
        <w:rPr>
          <w:rFonts w:ascii="SimSun" w:hAnsi="SimSun"/>
          <w:sz w:val="24"/>
        </w:rPr>
        <w:t>）</w:t>
      </w:r>
    </w:p>
    <w:p w14:paraId="0B502967" w14:textId="77777777" w:rsidR="009E5E2F" w:rsidRPr="009E5E2F" w:rsidRDefault="009E5E2F" w:rsidP="00E87E06">
      <w:pPr>
        <w:pStyle w:val="ListParagraph"/>
        <w:numPr>
          <w:ilvl w:val="0"/>
          <w:numId w:val="26"/>
        </w:numPr>
        <w:spacing w:line="400" w:lineRule="exact"/>
        <w:ind w:firstLineChars="0"/>
        <w:jc w:val="left"/>
        <w:rPr>
          <w:rFonts w:ascii="SimSun" w:hAnsi="SimSun"/>
          <w:sz w:val="24"/>
        </w:rPr>
      </w:pPr>
      <w:r w:rsidRPr="009E5E2F">
        <w:rPr>
          <w:rFonts w:ascii="SimSun" w:hAnsi="SimSun" w:hint="eastAsia"/>
          <w:sz w:val="24"/>
        </w:rPr>
        <w:t>操作：</w:t>
      </w:r>
    </w:p>
    <w:p w14:paraId="1D511203" w14:textId="77777777" w:rsidR="009E5E2F" w:rsidRPr="009E5E2F" w:rsidRDefault="009E5E2F" w:rsidP="00E87E06">
      <w:pPr>
        <w:pStyle w:val="ListParagraph"/>
        <w:numPr>
          <w:ilvl w:val="0"/>
          <w:numId w:val="21"/>
        </w:numPr>
        <w:spacing w:line="400" w:lineRule="exact"/>
        <w:ind w:firstLineChars="0"/>
        <w:jc w:val="left"/>
        <w:rPr>
          <w:rFonts w:ascii="SimSun" w:hAnsi="SimSun"/>
          <w:sz w:val="24"/>
        </w:rPr>
      </w:pPr>
      <w:r w:rsidRPr="009E5E2F">
        <w:rPr>
          <w:rFonts w:ascii="SimSun" w:hAnsi="SimSun" w:hint="eastAsia"/>
          <w:sz w:val="24"/>
        </w:rPr>
        <w:t>邀请：圈</w:t>
      </w:r>
      <w:r w:rsidRPr="009E5E2F">
        <w:rPr>
          <w:rFonts w:ascii="SimSun" w:hAnsi="SimSun"/>
          <w:sz w:val="24"/>
        </w:rPr>
        <w:t>主或有权限的成员邀请新的成员加入</w:t>
      </w:r>
      <w:r w:rsidRPr="009E5E2F">
        <w:rPr>
          <w:rFonts w:ascii="SimSun" w:hAnsi="SimSun" w:hint="eastAsia"/>
          <w:sz w:val="24"/>
        </w:rPr>
        <w:t>（</w:t>
      </w:r>
      <w:r w:rsidRPr="009E5E2F">
        <w:rPr>
          <w:rFonts w:ascii="SimSun" w:hAnsi="SimSun"/>
          <w:sz w:val="24"/>
        </w:rPr>
        <w:t>参见</w:t>
      </w:r>
      <w:r w:rsidRPr="009E5E2F">
        <w:rPr>
          <w:rFonts w:ascii="SimSun" w:hAnsi="SimSun" w:hint="eastAsia"/>
          <w:sz w:val="24"/>
        </w:rPr>
        <w:t>S-00031添加</w:t>
      </w:r>
      <w:r w:rsidRPr="009E5E2F">
        <w:rPr>
          <w:rFonts w:ascii="SimSun" w:hAnsi="SimSun"/>
          <w:sz w:val="24"/>
        </w:rPr>
        <w:t>圈子成员</w:t>
      </w:r>
      <w:r w:rsidRPr="009E5E2F">
        <w:rPr>
          <w:rFonts w:ascii="SimSun" w:hAnsi="SimSun" w:hint="eastAsia"/>
          <w:sz w:val="24"/>
        </w:rPr>
        <w:t>）</w:t>
      </w:r>
    </w:p>
    <w:p w14:paraId="4A2CBC67" w14:textId="77777777" w:rsidR="009E5E2F" w:rsidRPr="009E5E2F" w:rsidRDefault="009E5E2F" w:rsidP="00E87E06">
      <w:pPr>
        <w:pStyle w:val="ListParagraph"/>
        <w:numPr>
          <w:ilvl w:val="0"/>
          <w:numId w:val="21"/>
        </w:numPr>
        <w:spacing w:line="400" w:lineRule="exact"/>
        <w:ind w:firstLineChars="0"/>
        <w:jc w:val="left"/>
        <w:rPr>
          <w:rFonts w:ascii="SimSun" w:hAnsi="SimSun"/>
          <w:sz w:val="24"/>
        </w:rPr>
      </w:pPr>
      <w:r w:rsidRPr="009E5E2F">
        <w:rPr>
          <w:rFonts w:ascii="SimSun" w:hAnsi="SimSun" w:hint="eastAsia"/>
          <w:sz w:val="24"/>
        </w:rPr>
        <w:t>删除：圈</w:t>
      </w:r>
      <w:r w:rsidRPr="009E5E2F">
        <w:rPr>
          <w:rFonts w:ascii="SimSun" w:hAnsi="SimSun"/>
          <w:sz w:val="24"/>
        </w:rPr>
        <w:t>主或圈子管理员</w:t>
      </w:r>
      <w:r w:rsidRPr="009E5E2F">
        <w:rPr>
          <w:rFonts w:ascii="SimSun" w:hAnsi="SimSun" w:hint="eastAsia"/>
          <w:sz w:val="24"/>
        </w:rPr>
        <w:t>移除圈</w:t>
      </w:r>
      <w:r w:rsidRPr="009E5E2F">
        <w:rPr>
          <w:rFonts w:ascii="SimSun" w:hAnsi="SimSun"/>
          <w:sz w:val="24"/>
        </w:rPr>
        <w:t>子里的成员</w:t>
      </w:r>
      <w:r w:rsidRPr="009E5E2F">
        <w:rPr>
          <w:rFonts w:ascii="SimSun" w:hAnsi="SimSun" w:hint="eastAsia"/>
          <w:sz w:val="24"/>
        </w:rPr>
        <w:t>。</w:t>
      </w:r>
      <w:r w:rsidRPr="009E5E2F">
        <w:rPr>
          <w:rFonts w:ascii="SimSun" w:hAnsi="SimSun"/>
          <w:sz w:val="24"/>
        </w:rPr>
        <w:t>或</w:t>
      </w:r>
      <w:r w:rsidRPr="009E5E2F">
        <w:rPr>
          <w:rFonts w:ascii="SimSun" w:hAnsi="SimSun" w:hint="eastAsia"/>
          <w:sz w:val="24"/>
        </w:rPr>
        <w:t>删除</w:t>
      </w:r>
      <w:r w:rsidRPr="009E5E2F">
        <w:rPr>
          <w:rFonts w:ascii="SimSun" w:hAnsi="SimSun"/>
          <w:sz w:val="24"/>
        </w:rPr>
        <w:t>邀请中的记录，</w:t>
      </w:r>
      <w:r w:rsidRPr="009E5E2F">
        <w:rPr>
          <w:rFonts w:ascii="SimSun" w:hAnsi="SimSun" w:hint="eastAsia"/>
          <w:sz w:val="24"/>
        </w:rPr>
        <w:t>此</w:t>
      </w:r>
      <w:r w:rsidRPr="009E5E2F">
        <w:rPr>
          <w:rFonts w:ascii="SimSun" w:hAnsi="SimSun"/>
          <w:sz w:val="24"/>
        </w:rPr>
        <w:t>时邀请</w:t>
      </w:r>
      <w:r w:rsidRPr="009E5E2F">
        <w:rPr>
          <w:rFonts w:ascii="SimSun" w:hAnsi="SimSun" w:hint="eastAsia"/>
          <w:sz w:val="24"/>
        </w:rPr>
        <w:t>行为</w:t>
      </w:r>
      <w:r w:rsidRPr="009E5E2F">
        <w:rPr>
          <w:rFonts w:ascii="SimSun" w:hAnsi="SimSun"/>
          <w:sz w:val="24"/>
        </w:rPr>
        <w:t>无效，被邀请人接受邀请也无法进入到圈子。</w:t>
      </w:r>
    </w:p>
    <w:p w14:paraId="3144A7EA" w14:textId="77777777" w:rsidR="009E5E2F" w:rsidRPr="009E5E2F" w:rsidRDefault="009E5E2F" w:rsidP="00E87E06">
      <w:pPr>
        <w:pStyle w:val="ListParagraph"/>
        <w:numPr>
          <w:ilvl w:val="0"/>
          <w:numId w:val="21"/>
        </w:numPr>
        <w:spacing w:line="400" w:lineRule="exact"/>
        <w:ind w:firstLineChars="0"/>
        <w:jc w:val="left"/>
        <w:rPr>
          <w:rFonts w:ascii="SimSun" w:hAnsi="SimSun"/>
          <w:sz w:val="24"/>
        </w:rPr>
      </w:pPr>
      <w:r w:rsidRPr="009E5E2F">
        <w:rPr>
          <w:rFonts w:ascii="SimSun" w:hAnsi="SimSun" w:hint="eastAsia"/>
          <w:sz w:val="24"/>
        </w:rPr>
        <w:t>重邀：</w:t>
      </w:r>
      <w:r w:rsidRPr="009E5E2F">
        <w:rPr>
          <w:rFonts w:ascii="SimSun" w:hAnsi="SimSun"/>
          <w:sz w:val="24"/>
        </w:rPr>
        <w:t>对</w:t>
      </w:r>
      <w:r w:rsidRPr="009E5E2F">
        <w:rPr>
          <w:rFonts w:ascii="SimSun" w:hAnsi="SimSun" w:hint="eastAsia"/>
          <w:sz w:val="24"/>
        </w:rPr>
        <w:t>没</w:t>
      </w:r>
      <w:r w:rsidRPr="009E5E2F">
        <w:rPr>
          <w:rFonts w:ascii="SimSun" w:hAnsi="SimSun"/>
          <w:sz w:val="24"/>
        </w:rPr>
        <w:t>有确认的用</w:t>
      </w:r>
      <w:r w:rsidRPr="009E5E2F">
        <w:rPr>
          <w:rFonts w:ascii="SimSun" w:hAnsi="SimSun" w:hint="eastAsia"/>
          <w:sz w:val="24"/>
        </w:rPr>
        <w:t>户重</w:t>
      </w:r>
      <w:r w:rsidRPr="009E5E2F">
        <w:rPr>
          <w:rFonts w:ascii="SimSun" w:hAnsi="SimSun"/>
          <w:sz w:val="24"/>
        </w:rPr>
        <w:t>新发出邀请</w:t>
      </w:r>
      <w:r w:rsidRPr="009E5E2F">
        <w:rPr>
          <w:rFonts w:ascii="SimSun" w:hAnsi="SimSun" w:hint="eastAsia"/>
          <w:sz w:val="24"/>
        </w:rPr>
        <w:t>，</w:t>
      </w:r>
      <w:r w:rsidRPr="009E5E2F">
        <w:rPr>
          <w:rFonts w:ascii="SimSun" w:hAnsi="SimSun"/>
          <w:sz w:val="24"/>
        </w:rPr>
        <w:t>邀请方式</w:t>
      </w:r>
      <w:r w:rsidRPr="009E5E2F">
        <w:rPr>
          <w:rFonts w:ascii="SimSun" w:hAnsi="SimSun" w:hint="eastAsia"/>
          <w:sz w:val="24"/>
        </w:rPr>
        <w:t>与上</w:t>
      </w:r>
      <w:r w:rsidRPr="009E5E2F">
        <w:rPr>
          <w:rFonts w:ascii="SimSun" w:hAnsi="SimSun"/>
          <w:sz w:val="24"/>
        </w:rPr>
        <w:t>一次方式一致。</w:t>
      </w:r>
    </w:p>
    <w:p w14:paraId="31EA9673" w14:textId="77777777" w:rsidR="009E5E2F" w:rsidRPr="009E5E2F" w:rsidRDefault="009E5E2F" w:rsidP="00E87E06">
      <w:pPr>
        <w:pStyle w:val="ListParagraph"/>
        <w:numPr>
          <w:ilvl w:val="0"/>
          <w:numId w:val="21"/>
        </w:numPr>
        <w:spacing w:line="400" w:lineRule="exact"/>
        <w:ind w:firstLineChars="0"/>
        <w:jc w:val="left"/>
        <w:rPr>
          <w:rFonts w:ascii="SimSun" w:hAnsi="SimSun"/>
          <w:sz w:val="24"/>
        </w:rPr>
      </w:pPr>
      <w:r w:rsidRPr="009E5E2F">
        <w:rPr>
          <w:rFonts w:ascii="SimSun" w:hAnsi="SimSun" w:hint="eastAsia"/>
          <w:sz w:val="24"/>
        </w:rPr>
        <w:t>接受</w:t>
      </w:r>
      <w:r w:rsidRPr="009E5E2F">
        <w:rPr>
          <w:rFonts w:ascii="SimSun" w:hAnsi="SimSun"/>
          <w:sz w:val="24"/>
        </w:rPr>
        <w:t>：</w:t>
      </w:r>
      <w:r w:rsidRPr="009E5E2F">
        <w:rPr>
          <w:rFonts w:ascii="SimSun" w:hAnsi="SimSun" w:hint="eastAsia"/>
          <w:sz w:val="24"/>
        </w:rPr>
        <w:t>非</w:t>
      </w:r>
      <w:r w:rsidRPr="009E5E2F">
        <w:rPr>
          <w:rFonts w:ascii="SimSun" w:hAnsi="SimSun"/>
          <w:sz w:val="24"/>
        </w:rPr>
        <w:t>组织内的用户接到邀请，接受邀请</w:t>
      </w:r>
      <w:r w:rsidRPr="009E5E2F">
        <w:rPr>
          <w:rFonts w:ascii="SimSun" w:hAnsi="SimSun" w:hint="eastAsia"/>
          <w:sz w:val="24"/>
        </w:rPr>
        <w:t>后会</w:t>
      </w:r>
      <w:r w:rsidRPr="009E5E2F">
        <w:rPr>
          <w:rFonts w:ascii="SimSun" w:hAnsi="SimSun"/>
          <w:sz w:val="24"/>
        </w:rPr>
        <w:t>进入圈子</w:t>
      </w:r>
      <w:r w:rsidRPr="009E5E2F">
        <w:rPr>
          <w:rFonts w:ascii="SimSun" w:hAnsi="SimSun" w:hint="eastAsia"/>
          <w:sz w:val="24"/>
        </w:rPr>
        <w:t>（活跃状态</w:t>
      </w:r>
      <w:r w:rsidRPr="009E5E2F">
        <w:rPr>
          <w:rFonts w:ascii="SimSun" w:hAnsi="SimSun"/>
          <w:sz w:val="24"/>
        </w:rPr>
        <w:t>）</w:t>
      </w:r>
    </w:p>
    <w:p w14:paraId="0F9A7679" w14:textId="77777777" w:rsidR="009E5E2F" w:rsidRPr="009E5E2F" w:rsidRDefault="009E5E2F" w:rsidP="00E87E06">
      <w:pPr>
        <w:pStyle w:val="ListParagraph"/>
        <w:numPr>
          <w:ilvl w:val="0"/>
          <w:numId w:val="21"/>
        </w:numPr>
        <w:spacing w:line="400" w:lineRule="exact"/>
        <w:ind w:firstLineChars="0"/>
        <w:jc w:val="left"/>
        <w:rPr>
          <w:rFonts w:ascii="SimSun" w:hAnsi="SimSun"/>
          <w:sz w:val="24"/>
        </w:rPr>
      </w:pPr>
      <w:r w:rsidRPr="009E5E2F">
        <w:rPr>
          <w:rFonts w:ascii="SimSun" w:hAnsi="SimSun" w:hint="eastAsia"/>
          <w:sz w:val="24"/>
        </w:rPr>
        <w:t>拒绝</w:t>
      </w:r>
      <w:r w:rsidRPr="009E5E2F">
        <w:rPr>
          <w:rFonts w:ascii="SimSun" w:hAnsi="SimSun"/>
          <w:sz w:val="24"/>
        </w:rPr>
        <w:t>：</w:t>
      </w:r>
      <w:r w:rsidRPr="009E5E2F">
        <w:rPr>
          <w:rFonts w:ascii="SimSun" w:hAnsi="SimSun" w:hint="eastAsia"/>
          <w:sz w:val="24"/>
        </w:rPr>
        <w:t>非</w:t>
      </w:r>
      <w:r w:rsidRPr="009E5E2F">
        <w:rPr>
          <w:rFonts w:ascii="SimSun" w:hAnsi="SimSun"/>
          <w:sz w:val="24"/>
        </w:rPr>
        <w:t>组织内的用户接到邀请，</w:t>
      </w:r>
      <w:r w:rsidRPr="009E5E2F">
        <w:rPr>
          <w:rFonts w:ascii="SimSun" w:hAnsi="SimSun" w:hint="eastAsia"/>
          <w:sz w:val="24"/>
        </w:rPr>
        <w:t>拒绝后不</w:t>
      </w:r>
      <w:r w:rsidRPr="009E5E2F">
        <w:rPr>
          <w:rFonts w:ascii="SimSun" w:hAnsi="SimSun"/>
          <w:sz w:val="24"/>
        </w:rPr>
        <w:t>会进入圈子（</w:t>
      </w:r>
      <w:r w:rsidRPr="009E5E2F">
        <w:rPr>
          <w:rFonts w:ascii="SimSun" w:hAnsi="SimSun" w:hint="eastAsia"/>
          <w:sz w:val="24"/>
        </w:rPr>
        <w:t>停</w:t>
      </w:r>
      <w:r w:rsidRPr="009E5E2F">
        <w:rPr>
          <w:rFonts w:ascii="SimSun" w:hAnsi="SimSun"/>
          <w:sz w:val="24"/>
        </w:rPr>
        <w:t>用状态）</w:t>
      </w:r>
    </w:p>
    <w:p w14:paraId="33BFB861" w14:textId="77777777" w:rsidR="009E5E2F" w:rsidRPr="009E5E2F" w:rsidRDefault="009E5E2F" w:rsidP="00E87E06">
      <w:pPr>
        <w:pStyle w:val="ListParagraph"/>
        <w:numPr>
          <w:ilvl w:val="0"/>
          <w:numId w:val="21"/>
        </w:numPr>
        <w:spacing w:line="400" w:lineRule="exact"/>
        <w:ind w:firstLineChars="0"/>
        <w:jc w:val="left"/>
        <w:rPr>
          <w:rFonts w:ascii="SimSun" w:hAnsi="SimSun"/>
          <w:sz w:val="24"/>
        </w:rPr>
      </w:pPr>
      <w:r w:rsidRPr="009E5E2F">
        <w:rPr>
          <w:rFonts w:ascii="SimSun" w:hAnsi="SimSun" w:hint="eastAsia"/>
          <w:sz w:val="24"/>
        </w:rPr>
        <w:t>变</w:t>
      </w:r>
      <w:r w:rsidRPr="009E5E2F">
        <w:rPr>
          <w:rFonts w:ascii="SimSun" w:hAnsi="SimSun"/>
          <w:sz w:val="24"/>
        </w:rPr>
        <w:t>更</w:t>
      </w:r>
      <w:r w:rsidRPr="009E5E2F">
        <w:rPr>
          <w:rFonts w:ascii="SimSun" w:hAnsi="SimSun" w:hint="eastAsia"/>
          <w:sz w:val="24"/>
        </w:rPr>
        <w:t>圈</w:t>
      </w:r>
      <w:r w:rsidRPr="009E5E2F">
        <w:rPr>
          <w:rFonts w:ascii="SimSun" w:hAnsi="SimSun"/>
          <w:sz w:val="24"/>
        </w:rPr>
        <w:t>主（</w:t>
      </w:r>
      <w:r w:rsidRPr="009E5E2F">
        <w:rPr>
          <w:rFonts w:ascii="SimSun" w:hAnsi="SimSun" w:hint="eastAsia"/>
          <w:sz w:val="24"/>
        </w:rPr>
        <w:t>所</w:t>
      </w:r>
      <w:r w:rsidRPr="009E5E2F">
        <w:rPr>
          <w:rFonts w:ascii="SimSun" w:hAnsi="SimSun"/>
          <w:sz w:val="24"/>
        </w:rPr>
        <w:t>有者）</w:t>
      </w:r>
      <w:r w:rsidRPr="009E5E2F">
        <w:rPr>
          <w:rFonts w:ascii="SimSun" w:hAnsi="SimSun" w:hint="eastAsia"/>
          <w:sz w:val="24"/>
        </w:rPr>
        <w:t>：原</w:t>
      </w:r>
      <w:r w:rsidRPr="009E5E2F">
        <w:rPr>
          <w:rFonts w:ascii="SimSun" w:hAnsi="SimSun"/>
          <w:sz w:val="24"/>
        </w:rPr>
        <w:t>所有者可以</w:t>
      </w:r>
      <w:r w:rsidRPr="009E5E2F">
        <w:rPr>
          <w:rFonts w:ascii="SimSun" w:hAnsi="SimSun" w:hint="eastAsia"/>
          <w:sz w:val="24"/>
        </w:rPr>
        <w:t>把圈子</w:t>
      </w:r>
      <w:r w:rsidRPr="009E5E2F">
        <w:rPr>
          <w:rFonts w:ascii="SimSun" w:hAnsi="SimSun"/>
          <w:sz w:val="24"/>
        </w:rPr>
        <w:t>的所</w:t>
      </w:r>
      <w:r w:rsidRPr="009E5E2F">
        <w:rPr>
          <w:rFonts w:ascii="SimSun" w:hAnsi="SimSun" w:hint="eastAsia"/>
          <w:sz w:val="24"/>
        </w:rPr>
        <w:t>有</w:t>
      </w:r>
      <w:r w:rsidRPr="009E5E2F">
        <w:rPr>
          <w:rFonts w:ascii="SimSun" w:hAnsi="SimSun"/>
          <w:sz w:val="24"/>
        </w:rPr>
        <w:t>者</w:t>
      </w:r>
      <w:r w:rsidRPr="009E5E2F">
        <w:rPr>
          <w:rFonts w:ascii="SimSun" w:hAnsi="SimSun" w:hint="eastAsia"/>
          <w:sz w:val="24"/>
        </w:rPr>
        <w:t>变更为</w:t>
      </w:r>
      <w:r w:rsidRPr="009E5E2F">
        <w:rPr>
          <w:rFonts w:ascii="SimSun" w:hAnsi="SimSun"/>
          <w:sz w:val="24"/>
        </w:rPr>
        <w:t>其他人，同时自己将不在成为所有者</w:t>
      </w:r>
      <w:r w:rsidRPr="009E5E2F">
        <w:rPr>
          <w:rFonts w:ascii="SimSun" w:hAnsi="SimSun" w:hint="eastAsia"/>
          <w:sz w:val="24"/>
        </w:rPr>
        <w:t>，变更</w:t>
      </w:r>
      <w:r w:rsidRPr="009E5E2F">
        <w:rPr>
          <w:rFonts w:ascii="SimSun" w:hAnsi="SimSun"/>
          <w:sz w:val="24"/>
        </w:rPr>
        <w:t>后新的所有者将会收到一条通知</w:t>
      </w:r>
    </w:p>
    <w:p w14:paraId="5D113276" w14:textId="77777777" w:rsidR="009E5E2F" w:rsidRPr="009E5E2F" w:rsidRDefault="009E5E2F" w:rsidP="009E5E2F">
      <w:pPr>
        <w:pStyle w:val="ListParagraph"/>
        <w:spacing w:line="400" w:lineRule="exact"/>
        <w:ind w:left="780" w:firstLineChars="0" w:firstLine="0"/>
        <w:jc w:val="left"/>
        <w:rPr>
          <w:rFonts w:ascii="SimSun" w:hAnsi="SimSun"/>
          <w:sz w:val="24"/>
        </w:rPr>
      </w:pPr>
      <w:r w:rsidRPr="009E5E2F">
        <w:rPr>
          <w:rFonts w:ascii="SimSun" w:hAnsi="SimSun"/>
          <w:sz w:val="24"/>
        </w:rPr>
        <w:t>（</w:t>
      </w:r>
      <w:r w:rsidRPr="009E5E2F">
        <w:rPr>
          <w:rFonts w:ascii="SimSun" w:hAnsi="SimSun" w:hint="eastAsia"/>
          <w:sz w:val="24"/>
        </w:rPr>
        <w:t>暂</w:t>
      </w:r>
      <w:r w:rsidRPr="009E5E2F">
        <w:rPr>
          <w:rFonts w:ascii="SimSun" w:hAnsi="SimSun"/>
          <w:sz w:val="24"/>
        </w:rPr>
        <w:t>不支持）</w:t>
      </w:r>
    </w:p>
    <w:p w14:paraId="77C9AECF" w14:textId="77777777" w:rsidR="009E5E2F" w:rsidRPr="009E5E2F" w:rsidRDefault="009E5E2F" w:rsidP="00E87E06">
      <w:pPr>
        <w:pStyle w:val="ListParagraph"/>
        <w:numPr>
          <w:ilvl w:val="0"/>
          <w:numId w:val="21"/>
        </w:numPr>
        <w:spacing w:line="400" w:lineRule="exact"/>
        <w:ind w:firstLineChars="0"/>
        <w:jc w:val="left"/>
        <w:rPr>
          <w:rFonts w:ascii="SimSun" w:hAnsi="SimSun"/>
          <w:sz w:val="24"/>
        </w:rPr>
      </w:pPr>
      <w:r w:rsidRPr="009E5E2F">
        <w:rPr>
          <w:rFonts w:ascii="SimSun" w:hAnsi="SimSun" w:hint="eastAsia"/>
          <w:sz w:val="24"/>
        </w:rPr>
        <w:t>管理</w:t>
      </w:r>
      <w:r w:rsidRPr="009E5E2F">
        <w:rPr>
          <w:rFonts w:ascii="SimSun" w:hAnsi="SimSun"/>
          <w:sz w:val="24"/>
        </w:rPr>
        <w:t>员设定：</w:t>
      </w:r>
      <w:r w:rsidRPr="009E5E2F">
        <w:rPr>
          <w:rFonts w:ascii="SimSun" w:hAnsi="SimSun" w:hint="eastAsia"/>
          <w:sz w:val="24"/>
        </w:rPr>
        <w:t>可</w:t>
      </w:r>
      <w:r w:rsidRPr="009E5E2F">
        <w:rPr>
          <w:rFonts w:ascii="SimSun" w:hAnsi="SimSun"/>
          <w:sz w:val="24"/>
        </w:rPr>
        <w:t>以</w:t>
      </w:r>
      <w:r w:rsidRPr="009E5E2F">
        <w:rPr>
          <w:rFonts w:ascii="SimSun" w:hAnsi="SimSun" w:hint="eastAsia"/>
          <w:sz w:val="24"/>
        </w:rPr>
        <w:t>指定</w:t>
      </w:r>
      <w:r w:rsidRPr="009E5E2F">
        <w:rPr>
          <w:rFonts w:ascii="SimSun" w:hAnsi="SimSun"/>
          <w:sz w:val="24"/>
        </w:rPr>
        <w:t>多个成员为</w:t>
      </w:r>
      <w:r w:rsidRPr="009E5E2F">
        <w:rPr>
          <w:rFonts w:ascii="SimSun" w:hAnsi="SimSun" w:hint="eastAsia"/>
          <w:sz w:val="24"/>
        </w:rPr>
        <w:t>该</w:t>
      </w:r>
      <w:r w:rsidRPr="009E5E2F">
        <w:rPr>
          <w:rFonts w:ascii="SimSun" w:hAnsi="SimSun"/>
          <w:sz w:val="24"/>
        </w:rPr>
        <w:t>圈子管理员，</w:t>
      </w:r>
      <w:r w:rsidRPr="009E5E2F">
        <w:rPr>
          <w:rFonts w:ascii="SimSun" w:hAnsi="SimSun" w:hint="eastAsia"/>
          <w:sz w:val="24"/>
        </w:rPr>
        <w:t>只</w:t>
      </w:r>
      <w:r w:rsidRPr="009E5E2F">
        <w:rPr>
          <w:rFonts w:ascii="SimSun" w:hAnsi="SimSun"/>
          <w:sz w:val="24"/>
        </w:rPr>
        <w:t>对活跃成员有效，</w:t>
      </w:r>
      <w:r w:rsidRPr="009E5E2F">
        <w:rPr>
          <w:rFonts w:ascii="SimSun" w:hAnsi="SimSun" w:hint="eastAsia"/>
          <w:sz w:val="24"/>
        </w:rPr>
        <w:t>也</w:t>
      </w:r>
      <w:r w:rsidRPr="009E5E2F">
        <w:rPr>
          <w:rFonts w:ascii="SimSun" w:hAnsi="SimSun"/>
          <w:sz w:val="24"/>
        </w:rPr>
        <w:t>可以撤消管理员</w:t>
      </w:r>
      <w:r w:rsidRPr="009E5E2F">
        <w:rPr>
          <w:rFonts w:ascii="SimSun" w:hAnsi="SimSun" w:hint="eastAsia"/>
          <w:sz w:val="24"/>
        </w:rPr>
        <w:t>。（暂</w:t>
      </w:r>
      <w:r w:rsidRPr="009E5E2F">
        <w:rPr>
          <w:rFonts w:ascii="SimSun" w:hAnsi="SimSun"/>
          <w:sz w:val="24"/>
        </w:rPr>
        <w:t>不支持）</w:t>
      </w:r>
    </w:p>
    <w:p w14:paraId="0F442227" w14:textId="77777777" w:rsidR="009E5E2F" w:rsidRPr="009E5E2F" w:rsidRDefault="009E5E2F" w:rsidP="00E87E06">
      <w:pPr>
        <w:pStyle w:val="ListParagraph"/>
        <w:numPr>
          <w:ilvl w:val="0"/>
          <w:numId w:val="26"/>
        </w:numPr>
        <w:spacing w:line="400" w:lineRule="exact"/>
        <w:ind w:firstLineChars="0"/>
        <w:jc w:val="left"/>
        <w:rPr>
          <w:rFonts w:ascii="SimSun" w:hAnsi="SimSun"/>
          <w:sz w:val="24"/>
        </w:rPr>
      </w:pPr>
      <w:r w:rsidRPr="009E5E2F">
        <w:rPr>
          <w:rFonts w:ascii="SimSun" w:hAnsi="SimSun" w:hint="eastAsia"/>
          <w:sz w:val="24"/>
        </w:rPr>
        <w:t>成员</w:t>
      </w:r>
      <w:r w:rsidRPr="009E5E2F">
        <w:rPr>
          <w:rFonts w:ascii="SimSun" w:hAnsi="SimSun"/>
          <w:sz w:val="24"/>
        </w:rPr>
        <w:t>状态</w:t>
      </w:r>
    </w:p>
    <w:p w14:paraId="43DEFBD3" w14:textId="77777777" w:rsidR="009E5E2F" w:rsidRPr="009E5E2F" w:rsidRDefault="009E5E2F" w:rsidP="00E87E06">
      <w:pPr>
        <w:pStyle w:val="ListParagraph"/>
        <w:numPr>
          <w:ilvl w:val="0"/>
          <w:numId w:val="20"/>
        </w:numPr>
        <w:spacing w:line="400" w:lineRule="exact"/>
        <w:ind w:firstLineChars="0"/>
        <w:jc w:val="left"/>
        <w:rPr>
          <w:rFonts w:ascii="SimSun" w:hAnsi="SimSun"/>
          <w:sz w:val="24"/>
        </w:rPr>
      </w:pPr>
      <w:r w:rsidRPr="009E5E2F">
        <w:rPr>
          <w:rFonts w:ascii="SimSun" w:hAnsi="SimSun" w:hint="eastAsia"/>
          <w:sz w:val="24"/>
        </w:rPr>
        <w:t>活跃：</w:t>
      </w:r>
      <w:r w:rsidRPr="009E5E2F">
        <w:rPr>
          <w:rFonts w:ascii="SimSun" w:hAnsi="SimSun"/>
          <w:sz w:val="24"/>
        </w:rPr>
        <w:t>已加入</w:t>
      </w:r>
      <w:r w:rsidRPr="009E5E2F">
        <w:rPr>
          <w:rFonts w:ascii="SimSun" w:hAnsi="SimSun" w:hint="eastAsia"/>
          <w:sz w:val="24"/>
        </w:rPr>
        <w:t>圈子</w:t>
      </w:r>
      <w:r w:rsidRPr="009E5E2F">
        <w:rPr>
          <w:rFonts w:ascii="SimSun" w:hAnsi="SimSun"/>
          <w:sz w:val="24"/>
        </w:rPr>
        <w:t>的成员</w:t>
      </w:r>
    </w:p>
    <w:p w14:paraId="5C6F9655" w14:textId="77777777" w:rsidR="009E5E2F" w:rsidRPr="009E5E2F" w:rsidRDefault="009E5E2F" w:rsidP="00E87E06">
      <w:pPr>
        <w:pStyle w:val="ListParagraph"/>
        <w:numPr>
          <w:ilvl w:val="0"/>
          <w:numId w:val="20"/>
        </w:numPr>
        <w:spacing w:line="400" w:lineRule="exact"/>
        <w:ind w:firstLineChars="0"/>
        <w:jc w:val="left"/>
        <w:rPr>
          <w:rFonts w:ascii="SimSun" w:hAnsi="SimSun"/>
          <w:sz w:val="24"/>
        </w:rPr>
      </w:pPr>
      <w:r w:rsidRPr="009E5E2F">
        <w:rPr>
          <w:rFonts w:ascii="SimSun" w:hAnsi="SimSun" w:hint="eastAsia"/>
          <w:sz w:val="24"/>
        </w:rPr>
        <w:t>邀请</w:t>
      </w:r>
      <w:r w:rsidRPr="009E5E2F">
        <w:rPr>
          <w:rFonts w:ascii="SimSun" w:hAnsi="SimSun"/>
          <w:sz w:val="24"/>
        </w:rPr>
        <w:t>中</w:t>
      </w:r>
      <w:r w:rsidRPr="009E5E2F">
        <w:rPr>
          <w:rFonts w:ascii="SimSun" w:hAnsi="SimSun" w:hint="eastAsia"/>
          <w:sz w:val="24"/>
        </w:rPr>
        <w:t>：没</w:t>
      </w:r>
      <w:r w:rsidRPr="009E5E2F">
        <w:rPr>
          <w:rFonts w:ascii="SimSun" w:hAnsi="SimSun"/>
          <w:sz w:val="24"/>
        </w:rPr>
        <w:t>有确认加入或没有注册</w:t>
      </w:r>
      <w:r w:rsidRPr="009E5E2F">
        <w:rPr>
          <w:rFonts w:ascii="SimSun" w:hAnsi="SimSun" w:hint="eastAsia"/>
          <w:sz w:val="24"/>
        </w:rPr>
        <w:t>的</w:t>
      </w:r>
      <w:r w:rsidRPr="009E5E2F">
        <w:rPr>
          <w:rFonts w:ascii="SimSun" w:hAnsi="SimSun"/>
          <w:sz w:val="24"/>
        </w:rPr>
        <w:t>用户。</w:t>
      </w:r>
    </w:p>
    <w:p w14:paraId="594F20D1" w14:textId="3FE71C10" w:rsidR="009E5E2F" w:rsidRPr="009E5E2F" w:rsidRDefault="009E5E2F" w:rsidP="009E5E2F">
      <w:pPr>
        <w:spacing w:line="400" w:lineRule="exact"/>
        <w:jc w:val="left"/>
        <w:rPr>
          <w:rFonts w:ascii="SimSun" w:hAnsi="SimSun"/>
          <w:color w:val="000000" w:themeColor="text1"/>
          <w:sz w:val="24"/>
        </w:rPr>
      </w:pPr>
      <w:r w:rsidRPr="009E5E2F">
        <w:rPr>
          <w:rFonts w:ascii="SimSun" w:hAnsi="SimSun" w:hint="eastAsia"/>
          <w:sz w:val="24"/>
        </w:rPr>
        <w:t>删除</w:t>
      </w:r>
      <w:r w:rsidRPr="009E5E2F">
        <w:rPr>
          <w:rFonts w:ascii="SimSun" w:hAnsi="SimSun"/>
          <w:sz w:val="24"/>
        </w:rPr>
        <w:t>（</w:t>
      </w:r>
      <w:r w:rsidRPr="009E5E2F">
        <w:rPr>
          <w:rFonts w:ascii="SimSun" w:hAnsi="SimSun" w:hint="eastAsia"/>
          <w:sz w:val="24"/>
        </w:rPr>
        <w:t>停</w:t>
      </w:r>
      <w:r w:rsidRPr="009E5E2F">
        <w:rPr>
          <w:rFonts w:ascii="SimSun" w:hAnsi="SimSun"/>
          <w:sz w:val="24"/>
        </w:rPr>
        <w:t>用）</w:t>
      </w:r>
      <w:r w:rsidRPr="009E5E2F">
        <w:rPr>
          <w:rFonts w:ascii="SimSun" w:hAnsi="SimSun" w:hint="eastAsia"/>
          <w:sz w:val="24"/>
        </w:rPr>
        <w:t>：被</w:t>
      </w:r>
      <w:r w:rsidRPr="009E5E2F">
        <w:rPr>
          <w:rFonts w:ascii="SimSun" w:hAnsi="SimSun"/>
          <w:sz w:val="24"/>
        </w:rPr>
        <w:t>圈</w:t>
      </w:r>
      <w:r w:rsidRPr="009E5E2F">
        <w:rPr>
          <w:rFonts w:ascii="SimSun" w:hAnsi="SimSun" w:hint="eastAsia"/>
          <w:sz w:val="24"/>
        </w:rPr>
        <w:t>主移除或主</w:t>
      </w:r>
      <w:r w:rsidRPr="009E5E2F">
        <w:rPr>
          <w:rFonts w:ascii="SimSun" w:hAnsi="SimSun"/>
          <w:sz w:val="24"/>
        </w:rPr>
        <w:t>动退出的成员</w:t>
      </w:r>
      <w:r w:rsidRPr="009E5E2F">
        <w:rPr>
          <w:rFonts w:ascii="SimSun" w:hAnsi="SimSun" w:hint="eastAsia"/>
          <w:sz w:val="24"/>
        </w:rPr>
        <w:t>，拒绝</w:t>
      </w:r>
      <w:r w:rsidRPr="009E5E2F">
        <w:rPr>
          <w:rFonts w:ascii="SimSun" w:hAnsi="SimSun"/>
          <w:sz w:val="24"/>
        </w:rPr>
        <w:t>加入的</w:t>
      </w:r>
      <w:r w:rsidRPr="009E5E2F">
        <w:rPr>
          <w:rFonts w:ascii="SimSun" w:hAnsi="SimSun" w:hint="eastAsia"/>
          <w:sz w:val="24"/>
        </w:rPr>
        <w:t>用户（组织</w:t>
      </w:r>
      <w:r w:rsidRPr="009E5E2F">
        <w:rPr>
          <w:rFonts w:ascii="SimSun" w:hAnsi="SimSun"/>
          <w:sz w:val="24"/>
        </w:rPr>
        <w:t>外）</w:t>
      </w:r>
      <w:r w:rsidRPr="009E5E2F">
        <w:rPr>
          <w:rFonts w:ascii="SimSun" w:hAnsi="SimSun" w:hint="eastAsia"/>
          <w:sz w:val="24"/>
        </w:rPr>
        <w:t>。</w:t>
      </w:r>
      <w:r w:rsidRPr="009E5E2F">
        <w:rPr>
          <w:rFonts w:ascii="SimSun" w:hAnsi="SimSun"/>
          <w:sz w:val="24"/>
        </w:rPr>
        <w:t>该</w:t>
      </w:r>
      <w:r w:rsidRPr="009E5E2F">
        <w:rPr>
          <w:rFonts w:ascii="SimSun" w:hAnsi="SimSun" w:hint="eastAsia"/>
          <w:sz w:val="24"/>
        </w:rPr>
        <w:t>状态对用户</w:t>
      </w:r>
      <w:r w:rsidRPr="009E5E2F">
        <w:rPr>
          <w:rFonts w:ascii="SimSun" w:hAnsi="SimSun"/>
          <w:sz w:val="24"/>
        </w:rPr>
        <w:t>不可见。</w:t>
      </w:r>
    </w:p>
    <w:p w14:paraId="4C6024E9" w14:textId="77777777" w:rsidR="009A26C4" w:rsidRDefault="009A26C4" w:rsidP="00CC1B0B">
      <w:pPr>
        <w:pStyle w:val="CommentText"/>
        <w:rPr>
          <w:noProof/>
        </w:rPr>
      </w:pPr>
    </w:p>
    <w:p w14:paraId="7CFEB7FC" w14:textId="77777777" w:rsidR="00CC1B0B" w:rsidRDefault="00CC1B0B" w:rsidP="00CC1B0B">
      <w:pPr>
        <w:pStyle w:val="CommentText"/>
      </w:pPr>
    </w:p>
    <w:p w14:paraId="52E52AD1" w14:textId="77777777" w:rsidR="00CC1B0B" w:rsidRPr="00E57F00" w:rsidRDefault="00CC1B0B" w:rsidP="00CC1B0B">
      <w:pPr>
        <w:pStyle w:val="CommentText"/>
      </w:pPr>
    </w:p>
    <w:p w14:paraId="3CA87FE6" w14:textId="77777777" w:rsidR="00CC1B0B" w:rsidRPr="00D40EC0" w:rsidRDefault="00CC1B0B" w:rsidP="00CC1B0B">
      <w:pPr>
        <w:pStyle w:val="CommentText"/>
        <w:rPr>
          <w:i/>
        </w:rPr>
      </w:pPr>
    </w:p>
    <w:p w14:paraId="273F6A94" w14:textId="77777777" w:rsidR="00CC1B0B" w:rsidRDefault="00CC1B0B" w:rsidP="0076776F">
      <w:pPr>
        <w:pStyle w:val="Heading3"/>
      </w:pPr>
      <w:bookmarkStart w:id="58" w:name="_Toc418875588"/>
      <w:r>
        <w:rPr>
          <w:rFonts w:hint="eastAsia"/>
        </w:rPr>
        <w:lastRenderedPageBreak/>
        <w:t>关系系统模块类图</w:t>
      </w:r>
      <w:bookmarkEnd w:id="58"/>
    </w:p>
    <w:p w14:paraId="46E8894E" w14:textId="77777777" w:rsidR="00CC1B0B" w:rsidRDefault="00CC1B0B" w:rsidP="00CC1B0B">
      <w:pPr>
        <w:jc w:val="center"/>
      </w:pPr>
      <w:r>
        <w:object w:dxaOrig="7457" w:dyaOrig="9947" w14:anchorId="3AF0947E">
          <v:shape id="_x0000_i1030" type="#_x0000_t75" style="width:372pt;height:497pt" o:ole="">
            <v:imagedata r:id="rId39" o:title=""/>
          </v:shape>
          <o:OLEObject Type="Embed" ProgID="Visio.Drawing.11" ShapeID="_x0000_i1030" DrawAspect="Content" ObjectID="_1524506129" r:id="rId40"/>
        </w:object>
      </w:r>
    </w:p>
    <w:p w14:paraId="61E8517F" w14:textId="77777777" w:rsidR="00CC1B0B" w:rsidRPr="00592BE4" w:rsidRDefault="00CC1B0B" w:rsidP="00CC1B0B">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Relation</w:t>
      </w:r>
      <w:r w:rsidRPr="00592BE4">
        <w:rPr>
          <w:rFonts w:hint="eastAsia"/>
        </w:rPr>
        <w:t>模块类图</w:t>
      </w:r>
    </w:p>
    <w:p w14:paraId="288B5F03" w14:textId="77777777" w:rsidR="00CC1B0B" w:rsidRDefault="00CC1B0B" w:rsidP="0076776F">
      <w:pPr>
        <w:pStyle w:val="Heading3"/>
      </w:pPr>
      <w:bookmarkStart w:id="59" w:name="_Toc418875589"/>
      <w:r>
        <w:rPr>
          <w:rFonts w:hint="eastAsia"/>
        </w:rPr>
        <w:t>JsonController</w:t>
      </w:r>
      <w:r>
        <w:rPr>
          <w:rFonts w:hint="eastAsia"/>
        </w:rPr>
        <w:t>类概述</w:t>
      </w:r>
      <w:bookmarkEnd w:id="59"/>
    </w:p>
    <w:p w14:paraId="05C8C2D2" w14:textId="77777777" w:rsidR="00CC1B0B" w:rsidRPr="0076776F" w:rsidRDefault="00CC1B0B" w:rsidP="0076776F">
      <w:pPr>
        <w:spacing w:line="400" w:lineRule="exact"/>
        <w:ind w:firstLine="432"/>
        <w:rPr>
          <w:sz w:val="24"/>
        </w:rPr>
      </w:pPr>
      <w:r w:rsidRPr="0076776F">
        <w:rPr>
          <w:sz w:val="24"/>
        </w:rPr>
        <w:t>Controller</w:t>
      </w:r>
      <w:r w:rsidRPr="0076776F">
        <w:rPr>
          <w:rFonts w:hint="eastAsia"/>
          <w:sz w:val="24"/>
        </w:rPr>
        <w:t>的基类，封装统一较常用的方法，如参数校验、安全校验等。</w:t>
      </w:r>
    </w:p>
    <w:p w14:paraId="01E6A5C5" w14:textId="77777777" w:rsidR="00CC1B0B" w:rsidRPr="0076776F" w:rsidRDefault="00CC1B0B" w:rsidP="0076776F">
      <w:pPr>
        <w:spacing w:line="400" w:lineRule="exact"/>
        <w:ind w:firstLine="432"/>
        <w:rPr>
          <w:sz w:val="24"/>
        </w:rPr>
      </w:pPr>
      <w:bookmarkStart w:id="60" w:name="_Toc418875590"/>
      <w:r w:rsidRPr="0076776F">
        <w:rPr>
          <w:rFonts w:hint="eastAsia"/>
          <w:sz w:val="24"/>
        </w:rPr>
        <w:t>类功能定义</w:t>
      </w:r>
      <w:bookmarkEnd w:id="60"/>
    </w:p>
    <w:p w14:paraId="087221E1" w14:textId="77777777" w:rsidR="00CC1B0B" w:rsidRPr="00557EE7" w:rsidRDefault="00CC1B0B" w:rsidP="00CC1B0B"/>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
        <w:gridCol w:w="2515"/>
        <w:gridCol w:w="5508"/>
      </w:tblGrid>
      <w:tr w:rsidR="00CC1B0B" w:rsidRPr="00076C89" w14:paraId="217FE6AE" w14:textId="77777777" w:rsidTr="00CC1B0B">
        <w:tc>
          <w:tcPr>
            <w:tcW w:w="828" w:type="dxa"/>
            <w:shd w:val="clear" w:color="auto" w:fill="CCCCCC"/>
          </w:tcPr>
          <w:p w14:paraId="1D8A67C5" w14:textId="77777777" w:rsidR="00CC1B0B" w:rsidRPr="00076C89" w:rsidRDefault="00CC1B0B" w:rsidP="00CC1B0B">
            <w:pPr>
              <w:jc w:val="center"/>
              <w:rPr>
                <w:rStyle w:val="CommentReference"/>
                <w:b/>
                <w:i/>
              </w:rPr>
            </w:pPr>
            <w:r w:rsidRPr="00076C89">
              <w:rPr>
                <w:rStyle w:val="CommentReference"/>
                <w:rFonts w:hint="eastAsia"/>
              </w:rPr>
              <w:t>序号</w:t>
            </w:r>
          </w:p>
        </w:tc>
        <w:tc>
          <w:tcPr>
            <w:tcW w:w="2052" w:type="dxa"/>
            <w:shd w:val="clear" w:color="auto" w:fill="CCCCCC"/>
          </w:tcPr>
          <w:p w14:paraId="61BBAF6C" w14:textId="77777777" w:rsidR="00CC1B0B" w:rsidRPr="00076C89" w:rsidRDefault="00CC1B0B" w:rsidP="00CC1B0B">
            <w:pPr>
              <w:jc w:val="center"/>
              <w:rPr>
                <w:rStyle w:val="CommentReference"/>
                <w:b/>
                <w:i/>
              </w:rPr>
            </w:pPr>
            <w:r w:rsidRPr="00076C89">
              <w:rPr>
                <w:rStyle w:val="CommentReference"/>
                <w:rFonts w:hint="eastAsia"/>
              </w:rPr>
              <w:t>功能点</w:t>
            </w:r>
          </w:p>
        </w:tc>
        <w:tc>
          <w:tcPr>
            <w:tcW w:w="5940" w:type="dxa"/>
            <w:shd w:val="clear" w:color="auto" w:fill="CCCCCC"/>
          </w:tcPr>
          <w:p w14:paraId="78459C08" w14:textId="77777777" w:rsidR="00CC1B0B" w:rsidRPr="00076C89" w:rsidRDefault="00CC1B0B" w:rsidP="00CC1B0B">
            <w:pPr>
              <w:jc w:val="center"/>
              <w:rPr>
                <w:rStyle w:val="CommentReference"/>
                <w:b/>
                <w:i/>
              </w:rPr>
            </w:pPr>
            <w:r w:rsidRPr="00076C89">
              <w:rPr>
                <w:rStyle w:val="CommentReference"/>
                <w:rFonts w:hint="eastAsia"/>
              </w:rPr>
              <w:t>功能点详细内容</w:t>
            </w:r>
          </w:p>
        </w:tc>
      </w:tr>
      <w:tr w:rsidR="00CC1B0B" w:rsidRPr="00076C89" w14:paraId="1B72B0D4" w14:textId="77777777" w:rsidTr="00CC1B0B">
        <w:tc>
          <w:tcPr>
            <w:tcW w:w="828" w:type="dxa"/>
          </w:tcPr>
          <w:p w14:paraId="42C159C8" w14:textId="77777777" w:rsidR="00CC1B0B" w:rsidRPr="00076C89" w:rsidRDefault="00CC1B0B" w:rsidP="00CC1B0B">
            <w:pPr>
              <w:rPr>
                <w:rStyle w:val="CommentReference"/>
                <w:i/>
              </w:rPr>
            </w:pPr>
            <w:r w:rsidRPr="00076C89">
              <w:rPr>
                <w:rStyle w:val="CommentReference"/>
                <w:rFonts w:hint="eastAsia"/>
              </w:rPr>
              <w:t>1</w:t>
            </w:r>
          </w:p>
        </w:tc>
        <w:tc>
          <w:tcPr>
            <w:tcW w:w="2052" w:type="dxa"/>
          </w:tcPr>
          <w:p w14:paraId="0E9E2CD2" w14:textId="77777777" w:rsidR="00CC1B0B" w:rsidRPr="00076C89" w:rsidRDefault="00CC1B0B" w:rsidP="00CC1B0B">
            <w:pPr>
              <w:rPr>
                <w:rStyle w:val="CommentReference"/>
                <w:i/>
              </w:rPr>
            </w:pPr>
            <w:r w:rsidRPr="004A4A85">
              <w:rPr>
                <w:rStyle w:val="CommentReference"/>
              </w:rPr>
              <w:t>checkSig</w:t>
            </w:r>
          </w:p>
        </w:tc>
        <w:tc>
          <w:tcPr>
            <w:tcW w:w="5940" w:type="dxa"/>
          </w:tcPr>
          <w:p w14:paraId="652A1BA0" w14:textId="77777777" w:rsidR="00CC1B0B" w:rsidRPr="00076C89" w:rsidRDefault="00CC1B0B" w:rsidP="00CC1B0B">
            <w:pPr>
              <w:rPr>
                <w:rStyle w:val="CommentReference"/>
                <w:i/>
              </w:rPr>
            </w:pPr>
            <w:r>
              <w:rPr>
                <w:rStyle w:val="CommentReference"/>
                <w:rFonts w:hint="eastAsia"/>
              </w:rPr>
              <w:t>签名校验</w:t>
            </w:r>
          </w:p>
        </w:tc>
      </w:tr>
      <w:tr w:rsidR="00CC1B0B" w:rsidRPr="00076C89" w14:paraId="75185E9D" w14:textId="77777777" w:rsidTr="00CC1B0B">
        <w:tc>
          <w:tcPr>
            <w:tcW w:w="828" w:type="dxa"/>
          </w:tcPr>
          <w:p w14:paraId="19F6777B" w14:textId="77777777" w:rsidR="00CC1B0B" w:rsidRPr="00076C89" w:rsidRDefault="00CC1B0B" w:rsidP="00CC1B0B">
            <w:pPr>
              <w:rPr>
                <w:rStyle w:val="CommentReference"/>
                <w:i/>
              </w:rPr>
            </w:pPr>
            <w:r w:rsidRPr="00076C89">
              <w:rPr>
                <w:rStyle w:val="CommentReference"/>
                <w:rFonts w:hint="eastAsia"/>
              </w:rPr>
              <w:t>2</w:t>
            </w:r>
          </w:p>
        </w:tc>
        <w:tc>
          <w:tcPr>
            <w:tcW w:w="2052" w:type="dxa"/>
          </w:tcPr>
          <w:p w14:paraId="1F526195"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internalServerError</w:t>
            </w:r>
          </w:p>
        </w:tc>
        <w:tc>
          <w:tcPr>
            <w:tcW w:w="5940" w:type="dxa"/>
          </w:tcPr>
          <w:p w14:paraId="367657F0" w14:textId="77777777" w:rsidR="00CC1B0B" w:rsidRPr="00076C89" w:rsidRDefault="00CC1B0B" w:rsidP="00CC1B0B">
            <w:pPr>
              <w:rPr>
                <w:rStyle w:val="CommentReference"/>
                <w:i/>
              </w:rPr>
            </w:pPr>
            <w:r>
              <w:rPr>
                <w:rStyle w:val="CommentReference"/>
                <w:rFonts w:hint="eastAsia"/>
              </w:rPr>
              <w:t>统一异常返回</w:t>
            </w:r>
          </w:p>
        </w:tc>
      </w:tr>
      <w:tr w:rsidR="00CC1B0B" w:rsidRPr="00076C89" w14:paraId="04EB2468" w14:textId="77777777" w:rsidTr="00CC1B0B">
        <w:tc>
          <w:tcPr>
            <w:tcW w:w="828" w:type="dxa"/>
          </w:tcPr>
          <w:p w14:paraId="42F2915D" w14:textId="77777777" w:rsidR="00CC1B0B" w:rsidRPr="00076C89" w:rsidRDefault="00CC1B0B" w:rsidP="00CC1B0B">
            <w:pPr>
              <w:rPr>
                <w:rStyle w:val="CommentReference"/>
                <w:i/>
              </w:rPr>
            </w:pPr>
            <w:r w:rsidRPr="00076C89">
              <w:rPr>
                <w:rStyle w:val="CommentReference"/>
                <w:rFonts w:hint="eastAsia"/>
              </w:rPr>
              <w:t>3</w:t>
            </w:r>
          </w:p>
        </w:tc>
        <w:tc>
          <w:tcPr>
            <w:tcW w:w="2052" w:type="dxa"/>
          </w:tcPr>
          <w:p w14:paraId="6EBF7F03"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roleValueInvalid</w:t>
            </w:r>
          </w:p>
        </w:tc>
        <w:tc>
          <w:tcPr>
            <w:tcW w:w="5940" w:type="dxa"/>
          </w:tcPr>
          <w:p w14:paraId="43789B50" w14:textId="77777777" w:rsidR="00CC1B0B" w:rsidRPr="00076C89" w:rsidRDefault="00CC1B0B" w:rsidP="00CC1B0B">
            <w:pPr>
              <w:rPr>
                <w:rStyle w:val="CommentReference"/>
                <w:i/>
              </w:rPr>
            </w:pPr>
            <w:r>
              <w:rPr>
                <w:rStyle w:val="CommentReference"/>
                <w:rFonts w:hint="eastAsia"/>
              </w:rPr>
              <w:t>角色参数校验</w:t>
            </w:r>
          </w:p>
        </w:tc>
      </w:tr>
      <w:tr w:rsidR="00CC1B0B" w:rsidRPr="00076C89" w14:paraId="145D5DE9" w14:textId="77777777" w:rsidTr="00CC1B0B">
        <w:tc>
          <w:tcPr>
            <w:tcW w:w="828" w:type="dxa"/>
          </w:tcPr>
          <w:p w14:paraId="4BE0632D" w14:textId="77777777" w:rsidR="00CC1B0B" w:rsidRPr="00076C89" w:rsidRDefault="00CC1B0B" w:rsidP="00CC1B0B">
            <w:pPr>
              <w:rPr>
                <w:rStyle w:val="CommentReference"/>
                <w:i/>
              </w:rPr>
            </w:pPr>
          </w:p>
        </w:tc>
        <w:tc>
          <w:tcPr>
            <w:tcW w:w="2052" w:type="dxa"/>
          </w:tcPr>
          <w:p w14:paraId="7A49946E" w14:textId="77777777" w:rsidR="00CC1B0B" w:rsidRPr="00076C89" w:rsidRDefault="00CC1B0B" w:rsidP="00CC1B0B">
            <w:pPr>
              <w:rPr>
                <w:rStyle w:val="CommentReference"/>
                <w:i/>
              </w:rPr>
            </w:pPr>
          </w:p>
        </w:tc>
        <w:tc>
          <w:tcPr>
            <w:tcW w:w="5940" w:type="dxa"/>
          </w:tcPr>
          <w:p w14:paraId="73D02D0E" w14:textId="77777777" w:rsidR="00CC1B0B" w:rsidRPr="00076C89" w:rsidRDefault="00CC1B0B" w:rsidP="00CC1B0B">
            <w:pPr>
              <w:rPr>
                <w:rStyle w:val="CommentReference"/>
                <w:i/>
              </w:rPr>
            </w:pPr>
          </w:p>
        </w:tc>
      </w:tr>
    </w:tbl>
    <w:p w14:paraId="5CE875CE" w14:textId="77777777" w:rsidR="00CC1B0B" w:rsidRPr="00CF07BE" w:rsidRDefault="00CC1B0B" w:rsidP="00CC1B0B">
      <w:pPr>
        <w:rPr>
          <w:rStyle w:val="CommentReference"/>
          <w:i/>
        </w:rPr>
      </w:pPr>
    </w:p>
    <w:p w14:paraId="5CFC4896" w14:textId="77777777" w:rsidR="00CC1B0B" w:rsidRDefault="00CC1B0B" w:rsidP="0076776F">
      <w:pPr>
        <w:pStyle w:val="Heading3"/>
      </w:pPr>
      <w:bookmarkStart w:id="61" w:name="_Toc418875591"/>
      <w:r>
        <w:t>WebTeamMemberServiceControlle</w:t>
      </w:r>
      <w:r>
        <w:rPr>
          <w:rFonts w:hint="eastAsia"/>
        </w:rPr>
        <w:t>r</w:t>
      </w:r>
      <w:r>
        <w:rPr>
          <w:rFonts w:hint="eastAsia"/>
        </w:rPr>
        <w:t>类概述</w:t>
      </w:r>
      <w:bookmarkEnd w:id="61"/>
    </w:p>
    <w:p w14:paraId="557979C8" w14:textId="77777777" w:rsidR="00CC1B0B" w:rsidRPr="0076776F" w:rsidRDefault="00CC1B0B" w:rsidP="0076776F">
      <w:pPr>
        <w:spacing w:line="400" w:lineRule="exact"/>
        <w:ind w:firstLine="432"/>
        <w:rPr>
          <w:sz w:val="24"/>
        </w:rPr>
      </w:pPr>
      <w:r w:rsidRPr="0076776F">
        <w:rPr>
          <w:rFonts w:hint="eastAsia"/>
          <w:sz w:val="24"/>
        </w:rPr>
        <w:t>给</w:t>
      </w:r>
      <w:r w:rsidRPr="0076776F">
        <w:rPr>
          <w:rFonts w:hint="eastAsia"/>
          <w:sz w:val="24"/>
        </w:rPr>
        <w:t>PC</w:t>
      </w:r>
      <w:r w:rsidRPr="0076776F">
        <w:rPr>
          <w:rFonts w:hint="eastAsia"/>
          <w:sz w:val="24"/>
        </w:rPr>
        <w:t>浏览器访问提供的</w:t>
      </w:r>
      <w:r w:rsidRPr="0076776F">
        <w:rPr>
          <w:rFonts w:hint="eastAsia"/>
          <w:sz w:val="24"/>
        </w:rPr>
        <w:t>http</w:t>
      </w:r>
      <w:r w:rsidRPr="0076776F">
        <w:rPr>
          <w:rFonts w:hint="eastAsia"/>
          <w:sz w:val="24"/>
        </w:rPr>
        <w:t>接口</w:t>
      </w:r>
      <w:r w:rsidRPr="0076776F">
        <w:rPr>
          <w:rFonts w:hint="eastAsia"/>
          <w:sz w:val="24"/>
        </w:rPr>
        <w:t xml:space="preserve"> </w:t>
      </w:r>
      <w:r w:rsidRPr="0076776F">
        <w:rPr>
          <w:rFonts w:hint="eastAsia"/>
          <w:sz w:val="24"/>
        </w:rPr>
        <w:t>。</w:t>
      </w:r>
    </w:p>
    <w:p w14:paraId="3041DEF3" w14:textId="77777777" w:rsidR="00CC1B0B" w:rsidRPr="0076776F" w:rsidRDefault="00CC1B0B" w:rsidP="0076776F">
      <w:pPr>
        <w:spacing w:line="400" w:lineRule="exact"/>
        <w:ind w:firstLine="432"/>
        <w:rPr>
          <w:sz w:val="24"/>
        </w:rPr>
      </w:pPr>
      <w:bookmarkStart w:id="62" w:name="_Toc418875592"/>
      <w:r w:rsidRPr="0076776F">
        <w:rPr>
          <w:rFonts w:hint="eastAsia"/>
          <w:sz w:val="24"/>
        </w:rPr>
        <w:t>类功能定义</w:t>
      </w:r>
      <w:bookmarkEnd w:id="62"/>
    </w:p>
    <w:p w14:paraId="6A12DC54" w14:textId="77777777" w:rsidR="00CC1B0B" w:rsidRPr="00557EE7" w:rsidRDefault="00CC1B0B" w:rsidP="00CC1B0B">
      <w:r>
        <w:rPr>
          <w:rStyle w:val="CommentReference"/>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351F972B" w14:textId="77777777" w:rsidTr="00CC1B0B">
        <w:tc>
          <w:tcPr>
            <w:tcW w:w="760" w:type="dxa"/>
            <w:shd w:val="clear" w:color="auto" w:fill="CCCCCC"/>
          </w:tcPr>
          <w:p w14:paraId="709B6A5D" w14:textId="77777777" w:rsidR="00CC1B0B" w:rsidRPr="00076C89" w:rsidRDefault="00CC1B0B" w:rsidP="00CC1B0B">
            <w:pPr>
              <w:jc w:val="center"/>
              <w:rPr>
                <w:rStyle w:val="CommentReference"/>
                <w:b/>
                <w:i/>
              </w:rPr>
            </w:pPr>
            <w:r w:rsidRPr="00076C89">
              <w:rPr>
                <w:rStyle w:val="CommentReference"/>
                <w:rFonts w:hint="eastAsia"/>
              </w:rPr>
              <w:t>序号</w:t>
            </w:r>
          </w:p>
        </w:tc>
        <w:tc>
          <w:tcPr>
            <w:tcW w:w="2999" w:type="dxa"/>
            <w:shd w:val="clear" w:color="auto" w:fill="CCCCCC"/>
          </w:tcPr>
          <w:p w14:paraId="154C688D" w14:textId="77777777" w:rsidR="00CC1B0B" w:rsidRPr="00076C89" w:rsidRDefault="00CC1B0B" w:rsidP="00CC1B0B">
            <w:pPr>
              <w:jc w:val="center"/>
              <w:rPr>
                <w:rStyle w:val="CommentReference"/>
                <w:b/>
                <w:i/>
              </w:rPr>
            </w:pPr>
            <w:r w:rsidRPr="00076C89">
              <w:rPr>
                <w:rStyle w:val="CommentReference"/>
                <w:rFonts w:hint="eastAsia"/>
              </w:rPr>
              <w:t>功能点</w:t>
            </w:r>
          </w:p>
        </w:tc>
        <w:tc>
          <w:tcPr>
            <w:tcW w:w="5061" w:type="dxa"/>
            <w:shd w:val="clear" w:color="auto" w:fill="CCCCCC"/>
          </w:tcPr>
          <w:p w14:paraId="2F5398F4" w14:textId="77777777" w:rsidR="00CC1B0B" w:rsidRPr="00076C89" w:rsidRDefault="00CC1B0B" w:rsidP="00CC1B0B">
            <w:pPr>
              <w:jc w:val="center"/>
              <w:rPr>
                <w:rStyle w:val="CommentReference"/>
                <w:b/>
                <w:i/>
              </w:rPr>
            </w:pPr>
            <w:r w:rsidRPr="00076C89">
              <w:rPr>
                <w:rStyle w:val="CommentReference"/>
                <w:rFonts w:hint="eastAsia"/>
              </w:rPr>
              <w:t>功能点详细内容</w:t>
            </w:r>
          </w:p>
        </w:tc>
      </w:tr>
      <w:tr w:rsidR="00CC1B0B" w:rsidRPr="00076C89" w14:paraId="65886978" w14:textId="77777777" w:rsidTr="00CC1B0B">
        <w:tc>
          <w:tcPr>
            <w:tcW w:w="760" w:type="dxa"/>
          </w:tcPr>
          <w:p w14:paraId="17F70DE3" w14:textId="77777777" w:rsidR="00CC1B0B" w:rsidRPr="00076C89" w:rsidRDefault="00CC1B0B" w:rsidP="00CC1B0B">
            <w:pPr>
              <w:rPr>
                <w:rStyle w:val="CommentReference"/>
                <w:i/>
              </w:rPr>
            </w:pPr>
            <w:r w:rsidRPr="00076C89">
              <w:rPr>
                <w:rStyle w:val="CommentReference"/>
                <w:rFonts w:hint="eastAsia"/>
              </w:rPr>
              <w:t>1</w:t>
            </w:r>
          </w:p>
        </w:tc>
        <w:tc>
          <w:tcPr>
            <w:tcW w:w="2999" w:type="dxa"/>
          </w:tcPr>
          <w:p w14:paraId="7BDC78F4"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getTeamsByUser</w:t>
            </w:r>
          </w:p>
        </w:tc>
        <w:tc>
          <w:tcPr>
            <w:tcW w:w="5061" w:type="dxa"/>
          </w:tcPr>
          <w:p w14:paraId="54193162" w14:textId="77777777" w:rsidR="00CC1B0B" w:rsidRPr="00076C89" w:rsidRDefault="00CC1B0B" w:rsidP="00CC1B0B">
            <w:pPr>
              <w:rPr>
                <w:rStyle w:val="CommentReference"/>
                <w:i/>
              </w:rPr>
            </w:pPr>
            <w:r w:rsidRPr="001273D7">
              <w:rPr>
                <w:rStyle w:val="CommentReference"/>
                <w:rFonts w:hint="eastAsia"/>
              </w:rPr>
              <w:t>获取一个用户所属的所有圈子的列表</w:t>
            </w:r>
            <w:r w:rsidRPr="001273D7">
              <w:rPr>
                <w:rStyle w:val="CommentReference"/>
                <w:rFonts w:hint="eastAsia"/>
              </w:rPr>
              <w:t xml:space="preserve">, </w:t>
            </w:r>
            <w:r w:rsidRPr="001273D7">
              <w:rPr>
                <w:rStyle w:val="CommentReference"/>
                <w:rFonts w:hint="eastAsia"/>
              </w:rPr>
              <w:t>可以根据成员类型进行过滤</w:t>
            </w:r>
          </w:p>
        </w:tc>
      </w:tr>
      <w:tr w:rsidR="00CC1B0B" w:rsidRPr="00076C89" w14:paraId="11A007AE" w14:textId="77777777" w:rsidTr="00CC1B0B">
        <w:tc>
          <w:tcPr>
            <w:tcW w:w="760" w:type="dxa"/>
          </w:tcPr>
          <w:p w14:paraId="3D431DE0" w14:textId="77777777" w:rsidR="00CC1B0B" w:rsidRPr="00076C89" w:rsidRDefault="00CC1B0B" w:rsidP="00CC1B0B">
            <w:pPr>
              <w:rPr>
                <w:rStyle w:val="CommentReference"/>
                <w:i/>
              </w:rPr>
            </w:pPr>
            <w:r w:rsidRPr="00076C89">
              <w:rPr>
                <w:rStyle w:val="CommentReference"/>
                <w:rFonts w:hint="eastAsia"/>
              </w:rPr>
              <w:t>2</w:t>
            </w:r>
          </w:p>
        </w:tc>
        <w:tc>
          <w:tcPr>
            <w:tcW w:w="2999" w:type="dxa"/>
          </w:tcPr>
          <w:p w14:paraId="52DDE8D3"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getUsersByTeam</w:t>
            </w:r>
          </w:p>
        </w:tc>
        <w:tc>
          <w:tcPr>
            <w:tcW w:w="5061" w:type="dxa"/>
          </w:tcPr>
          <w:p w14:paraId="2639C750" w14:textId="77777777" w:rsidR="00CC1B0B" w:rsidRPr="00076C89" w:rsidRDefault="00CC1B0B" w:rsidP="00CC1B0B">
            <w:pPr>
              <w:rPr>
                <w:rStyle w:val="CommentReference"/>
                <w:i/>
              </w:rPr>
            </w:pPr>
            <w:r w:rsidRPr="001273D7">
              <w:rPr>
                <w:rStyle w:val="CommentReference"/>
                <w:rFonts w:hint="eastAsia"/>
              </w:rPr>
              <w:t>获取一个</w:t>
            </w:r>
            <w:r>
              <w:rPr>
                <w:rStyle w:val="CommentReference"/>
                <w:rFonts w:hint="eastAsia"/>
              </w:rPr>
              <w:t>圈子</w:t>
            </w:r>
            <w:r w:rsidRPr="001273D7">
              <w:rPr>
                <w:rStyle w:val="CommentReference"/>
                <w:rFonts w:hint="eastAsia"/>
              </w:rPr>
              <w:t>所属的所有用户的列表</w:t>
            </w:r>
          </w:p>
        </w:tc>
      </w:tr>
      <w:tr w:rsidR="00CC1B0B" w:rsidRPr="00076C89" w14:paraId="3A2D7A4A" w14:textId="77777777" w:rsidTr="00CC1B0B">
        <w:tc>
          <w:tcPr>
            <w:tcW w:w="760" w:type="dxa"/>
          </w:tcPr>
          <w:p w14:paraId="435359DB" w14:textId="77777777" w:rsidR="00CC1B0B" w:rsidRPr="00076C89" w:rsidRDefault="00CC1B0B" w:rsidP="00CC1B0B">
            <w:pPr>
              <w:rPr>
                <w:rStyle w:val="CommentReference"/>
                <w:i/>
              </w:rPr>
            </w:pPr>
            <w:r w:rsidRPr="00076C89">
              <w:rPr>
                <w:rStyle w:val="CommentReference"/>
                <w:rFonts w:hint="eastAsia"/>
              </w:rPr>
              <w:t>3</w:t>
            </w:r>
          </w:p>
        </w:tc>
        <w:tc>
          <w:tcPr>
            <w:tcW w:w="2999" w:type="dxa"/>
          </w:tcPr>
          <w:p w14:paraId="6FAAF083"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getUsersByPage</w:t>
            </w:r>
          </w:p>
        </w:tc>
        <w:tc>
          <w:tcPr>
            <w:tcW w:w="5061" w:type="dxa"/>
          </w:tcPr>
          <w:p w14:paraId="0BD9B626" w14:textId="77777777" w:rsidR="00CC1B0B" w:rsidRPr="00076C89" w:rsidRDefault="00CC1B0B" w:rsidP="00CC1B0B">
            <w:pPr>
              <w:rPr>
                <w:rStyle w:val="CommentReference"/>
                <w:i/>
              </w:rPr>
            </w:pPr>
            <w:r>
              <w:rPr>
                <w:rStyle w:val="CommentReference"/>
                <w:rFonts w:hint="eastAsia"/>
              </w:rPr>
              <w:t>分页</w:t>
            </w:r>
            <w:r w:rsidRPr="001273D7">
              <w:rPr>
                <w:rStyle w:val="CommentReference"/>
                <w:rFonts w:hint="eastAsia"/>
              </w:rPr>
              <w:t>获取一个</w:t>
            </w:r>
            <w:r>
              <w:rPr>
                <w:rStyle w:val="CommentReference"/>
                <w:rFonts w:hint="eastAsia"/>
              </w:rPr>
              <w:t>圈子</w:t>
            </w:r>
            <w:r w:rsidRPr="001273D7">
              <w:rPr>
                <w:rStyle w:val="CommentReference"/>
                <w:rFonts w:hint="eastAsia"/>
              </w:rPr>
              <w:t>所属的所有用户的列表</w:t>
            </w:r>
          </w:p>
        </w:tc>
      </w:tr>
      <w:tr w:rsidR="00CC1B0B" w:rsidRPr="00076C89" w14:paraId="20EC6013" w14:textId="77777777" w:rsidTr="00CC1B0B">
        <w:tc>
          <w:tcPr>
            <w:tcW w:w="760" w:type="dxa"/>
          </w:tcPr>
          <w:p w14:paraId="7DB94258" w14:textId="77777777" w:rsidR="00CC1B0B" w:rsidRPr="00076C89" w:rsidRDefault="00CC1B0B" w:rsidP="00CC1B0B">
            <w:pPr>
              <w:rPr>
                <w:rStyle w:val="CommentReference"/>
                <w:i/>
              </w:rPr>
            </w:pPr>
            <w:r>
              <w:rPr>
                <w:rStyle w:val="CommentReference"/>
                <w:rFonts w:hint="eastAsia"/>
              </w:rPr>
              <w:t>4</w:t>
            </w:r>
          </w:p>
        </w:tc>
        <w:tc>
          <w:tcPr>
            <w:tcW w:w="2999" w:type="dxa"/>
          </w:tcPr>
          <w:p w14:paraId="47332587" w14:textId="77777777" w:rsidR="00CC1B0B" w:rsidRPr="00076C89" w:rsidRDefault="00CC1B0B" w:rsidP="00CC1B0B">
            <w:pPr>
              <w:rPr>
                <w:rStyle w:val="CommentReference"/>
                <w:i/>
              </w:rPr>
            </w:pPr>
            <w:r>
              <w:rPr>
                <w:rFonts w:ascii="Consolas" w:hAnsi="Consolas" w:cs="Consolas"/>
                <w:color w:val="000000"/>
                <w:kern w:val="0"/>
                <w:sz w:val="22"/>
                <w:szCs w:val="22"/>
                <w:highlight w:val="lightGray"/>
                <w:u w:val="single"/>
              </w:rPr>
              <w:t>getTeamMember</w:t>
            </w:r>
          </w:p>
        </w:tc>
        <w:tc>
          <w:tcPr>
            <w:tcW w:w="5061" w:type="dxa"/>
          </w:tcPr>
          <w:p w14:paraId="103373C1" w14:textId="77777777" w:rsidR="00CC1B0B" w:rsidRPr="00076C89" w:rsidRDefault="00CC1B0B" w:rsidP="00CC1B0B">
            <w:pPr>
              <w:rPr>
                <w:rStyle w:val="CommentReference"/>
                <w:i/>
              </w:rPr>
            </w:pPr>
            <w:r>
              <w:rPr>
                <w:rStyle w:val="CommentReference"/>
                <w:rFonts w:hint="eastAsia"/>
              </w:rPr>
              <w:t>获取圈子成员关系对象</w:t>
            </w:r>
          </w:p>
        </w:tc>
      </w:tr>
      <w:tr w:rsidR="00CC1B0B" w:rsidRPr="00076C89" w14:paraId="24519FE0" w14:textId="77777777" w:rsidTr="00CC1B0B">
        <w:tc>
          <w:tcPr>
            <w:tcW w:w="760" w:type="dxa"/>
          </w:tcPr>
          <w:p w14:paraId="272E6BC8" w14:textId="77777777" w:rsidR="00CC1B0B" w:rsidRPr="00076C89" w:rsidRDefault="00CC1B0B" w:rsidP="00CC1B0B">
            <w:pPr>
              <w:rPr>
                <w:rStyle w:val="CommentReference"/>
                <w:i/>
              </w:rPr>
            </w:pPr>
            <w:r>
              <w:rPr>
                <w:rStyle w:val="CommentReference"/>
                <w:rFonts w:hint="eastAsia"/>
              </w:rPr>
              <w:t>5</w:t>
            </w:r>
          </w:p>
        </w:tc>
        <w:tc>
          <w:tcPr>
            <w:tcW w:w="2999" w:type="dxa"/>
          </w:tcPr>
          <w:p w14:paraId="3AE997F2"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2E76F2E9" w14:textId="77777777" w:rsidR="00CC1B0B" w:rsidRDefault="00CC1B0B" w:rsidP="00CC1B0B">
            <w:pPr>
              <w:rPr>
                <w:rStyle w:val="CommentReference"/>
                <w:i/>
              </w:rPr>
            </w:pPr>
            <w:r>
              <w:rPr>
                <w:rStyle w:val="CommentReference"/>
                <w:rFonts w:hint="eastAsia"/>
              </w:rPr>
              <w:t>退出圈子，移除成员</w:t>
            </w:r>
          </w:p>
        </w:tc>
      </w:tr>
      <w:tr w:rsidR="00CC1B0B" w:rsidRPr="00076C89" w14:paraId="453398FA" w14:textId="77777777" w:rsidTr="00CC1B0B">
        <w:tc>
          <w:tcPr>
            <w:tcW w:w="760" w:type="dxa"/>
          </w:tcPr>
          <w:p w14:paraId="6A6F15EF" w14:textId="77777777" w:rsidR="00CC1B0B" w:rsidRPr="00076C89" w:rsidRDefault="00CC1B0B" w:rsidP="00CC1B0B">
            <w:pPr>
              <w:rPr>
                <w:rStyle w:val="CommentReference"/>
                <w:i/>
              </w:rPr>
            </w:pPr>
            <w:r>
              <w:rPr>
                <w:rStyle w:val="CommentReference"/>
                <w:rFonts w:hint="eastAsia"/>
              </w:rPr>
              <w:t>6</w:t>
            </w:r>
          </w:p>
        </w:tc>
        <w:tc>
          <w:tcPr>
            <w:tcW w:w="2999" w:type="dxa"/>
          </w:tcPr>
          <w:p w14:paraId="42A96F8E"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79296C7B" w14:textId="77777777" w:rsidR="00CC1B0B" w:rsidRDefault="00CC1B0B" w:rsidP="00CC1B0B">
            <w:pPr>
              <w:rPr>
                <w:rStyle w:val="CommentReference"/>
                <w:i/>
              </w:rPr>
            </w:pPr>
            <w:r>
              <w:rPr>
                <w:rStyle w:val="CommentReference"/>
                <w:rFonts w:hint="eastAsia"/>
              </w:rPr>
              <w:t>更改圈子成员关系信息</w:t>
            </w:r>
          </w:p>
        </w:tc>
      </w:tr>
      <w:tr w:rsidR="00CC1B0B" w:rsidRPr="00076C89" w14:paraId="4EFB15D5" w14:textId="77777777" w:rsidTr="00CC1B0B">
        <w:tc>
          <w:tcPr>
            <w:tcW w:w="760" w:type="dxa"/>
          </w:tcPr>
          <w:p w14:paraId="6780970B" w14:textId="77777777" w:rsidR="00CC1B0B" w:rsidRPr="00076C89" w:rsidRDefault="00CC1B0B" w:rsidP="00CC1B0B">
            <w:pPr>
              <w:rPr>
                <w:rStyle w:val="CommentReference"/>
                <w:i/>
              </w:rPr>
            </w:pPr>
            <w:r>
              <w:rPr>
                <w:rStyle w:val="CommentReference"/>
                <w:rFonts w:hint="eastAsia"/>
              </w:rPr>
              <w:t>7</w:t>
            </w:r>
          </w:p>
        </w:tc>
        <w:tc>
          <w:tcPr>
            <w:tcW w:w="2999" w:type="dxa"/>
          </w:tcPr>
          <w:p w14:paraId="4B2F743C"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768B0992" w14:textId="77777777" w:rsidR="00CC1B0B" w:rsidRDefault="00CC1B0B" w:rsidP="00CC1B0B">
            <w:pPr>
              <w:rPr>
                <w:rStyle w:val="CommentReference"/>
                <w:i/>
              </w:rPr>
            </w:pPr>
            <w:r>
              <w:rPr>
                <w:rStyle w:val="CommentReference"/>
                <w:rFonts w:hint="eastAsia"/>
              </w:rPr>
              <w:t>增量获取圈子的成员变化</w:t>
            </w:r>
          </w:p>
        </w:tc>
      </w:tr>
      <w:tr w:rsidR="00CC1B0B" w:rsidRPr="00076C89" w14:paraId="32E93B82" w14:textId="77777777" w:rsidTr="00CC1B0B">
        <w:tc>
          <w:tcPr>
            <w:tcW w:w="760" w:type="dxa"/>
          </w:tcPr>
          <w:p w14:paraId="11816685" w14:textId="77777777" w:rsidR="00CC1B0B" w:rsidRPr="00076C89" w:rsidRDefault="00CC1B0B" w:rsidP="00CC1B0B">
            <w:pPr>
              <w:rPr>
                <w:rStyle w:val="CommentReference"/>
                <w:i/>
              </w:rPr>
            </w:pPr>
            <w:r>
              <w:rPr>
                <w:rStyle w:val="CommentReference"/>
                <w:rFonts w:hint="eastAsia"/>
              </w:rPr>
              <w:t>8</w:t>
            </w:r>
          </w:p>
        </w:tc>
        <w:tc>
          <w:tcPr>
            <w:tcW w:w="2999" w:type="dxa"/>
          </w:tcPr>
          <w:p w14:paraId="2C46C380"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31C6CE68" w14:textId="77777777" w:rsidR="00CC1B0B" w:rsidRDefault="00CC1B0B" w:rsidP="00CC1B0B">
            <w:pPr>
              <w:rPr>
                <w:rStyle w:val="CommentReference"/>
                <w:i/>
              </w:rPr>
            </w:pPr>
            <w:r>
              <w:rPr>
                <w:rStyle w:val="CommentReference"/>
                <w:rFonts w:hint="eastAsia"/>
              </w:rPr>
              <w:t>增量获取成员的圈子变化</w:t>
            </w:r>
          </w:p>
        </w:tc>
      </w:tr>
      <w:tr w:rsidR="00CC1B0B" w:rsidRPr="00076C89" w14:paraId="78578BC4" w14:textId="77777777" w:rsidTr="00CC1B0B">
        <w:tc>
          <w:tcPr>
            <w:tcW w:w="760" w:type="dxa"/>
          </w:tcPr>
          <w:p w14:paraId="389CA7E5" w14:textId="77777777" w:rsidR="00CC1B0B" w:rsidRPr="00076C89" w:rsidRDefault="00CC1B0B" w:rsidP="00CC1B0B">
            <w:pPr>
              <w:rPr>
                <w:rStyle w:val="CommentReference"/>
                <w:i/>
              </w:rPr>
            </w:pPr>
            <w:r>
              <w:rPr>
                <w:rStyle w:val="CommentReference"/>
                <w:rFonts w:hint="eastAsia"/>
              </w:rPr>
              <w:t>9</w:t>
            </w:r>
          </w:p>
        </w:tc>
        <w:tc>
          <w:tcPr>
            <w:tcW w:w="2999" w:type="dxa"/>
          </w:tcPr>
          <w:p w14:paraId="6CE1C279"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2BEE8455" w14:textId="77777777" w:rsidR="00CC1B0B" w:rsidRDefault="00CC1B0B" w:rsidP="00CC1B0B">
            <w:pPr>
              <w:rPr>
                <w:rStyle w:val="CommentReference"/>
                <w:i/>
              </w:rPr>
            </w:pPr>
            <w:r w:rsidRPr="001273D7">
              <w:rPr>
                <w:rStyle w:val="CommentReference"/>
                <w:rFonts w:hint="eastAsia"/>
              </w:rPr>
              <w:t>邀请一个圈子的用户到另一个圈子，判断用户是否已在圈子里</w:t>
            </w:r>
          </w:p>
        </w:tc>
      </w:tr>
      <w:tr w:rsidR="00CC1B0B" w:rsidRPr="00076C89" w14:paraId="68685E15" w14:textId="77777777" w:rsidTr="00CC1B0B">
        <w:tc>
          <w:tcPr>
            <w:tcW w:w="760" w:type="dxa"/>
          </w:tcPr>
          <w:p w14:paraId="5199C4B4" w14:textId="77777777" w:rsidR="00CC1B0B" w:rsidRPr="00076C89" w:rsidRDefault="00CC1B0B" w:rsidP="00CC1B0B">
            <w:pPr>
              <w:rPr>
                <w:rStyle w:val="CommentReference"/>
                <w:i/>
              </w:rPr>
            </w:pPr>
            <w:r>
              <w:rPr>
                <w:rStyle w:val="CommentReference"/>
                <w:rFonts w:hint="eastAsia"/>
              </w:rPr>
              <w:t>10</w:t>
            </w:r>
          </w:p>
        </w:tc>
        <w:tc>
          <w:tcPr>
            <w:tcW w:w="2999" w:type="dxa"/>
          </w:tcPr>
          <w:p w14:paraId="131C19D1"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38171409" w14:textId="77777777" w:rsidR="00CC1B0B" w:rsidRDefault="00CC1B0B" w:rsidP="00CC1B0B">
            <w:pPr>
              <w:rPr>
                <w:rStyle w:val="CommentReference"/>
                <w:i/>
              </w:rPr>
            </w:pPr>
            <w:r w:rsidRPr="001273D7">
              <w:rPr>
                <w:rStyle w:val="CommentReference"/>
                <w:rFonts w:hint="eastAsia"/>
              </w:rPr>
              <w:t>圈主移交</w:t>
            </w:r>
          </w:p>
        </w:tc>
      </w:tr>
    </w:tbl>
    <w:p w14:paraId="06EE2A0B" w14:textId="77777777" w:rsidR="00CC1B0B" w:rsidRDefault="00CC1B0B" w:rsidP="00CC1B0B"/>
    <w:p w14:paraId="79CF9660" w14:textId="77777777" w:rsidR="00CC1B0B" w:rsidRDefault="00CC1B0B" w:rsidP="0076776F">
      <w:pPr>
        <w:pStyle w:val="Heading3"/>
      </w:pPr>
      <w:bookmarkStart w:id="63" w:name="_Toc418875593"/>
      <w:r>
        <w:rPr>
          <w:rFonts w:hint="eastAsia"/>
        </w:rPr>
        <w:t>Rest</w:t>
      </w:r>
      <w:r>
        <w:t>TeamMemberServiceControlle</w:t>
      </w:r>
      <w:r>
        <w:rPr>
          <w:rFonts w:hint="eastAsia"/>
        </w:rPr>
        <w:t>r</w:t>
      </w:r>
      <w:r>
        <w:rPr>
          <w:rFonts w:hint="eastAsia"/>
        </w:rPr>
        <w:t>类概述</w:t>
      </w:r>
      <w:bookmarkEnd w:id="63"/>
    </w:p>
    <w:p w14:paraId="2BC8CB6D" w14:textId="77777777" w:rsidR="00CC1B0B" w:rsidRPr="0076776F" w:rsidRDefault="00CC1B0B" w:rsidP="0076776F">
      <w:pPr>
        <w:spacing w:line="400" w:lineRule="exact"/>
        <w:ind w:firstLine="432"/>
        <w:rPr>
          <w:sz w:val="24"/>
        </w:rPr>
      </w:pPr>
      <w:r w:rsidRPr="0076776F">
        <w:rPr>
          <w:rFonts w:hint="eastAsia"/>
          <w:sz w:val="24"/>
        </w:rPr>
        <w:t>给移动端访问提供的</w:t>
      </w:r>
      <w:r w:rsidRPr="0076776F">
        <w:rPr>
          <w:rFonts w:hint="eastAsia"/>
          <w:sz w:val="24"/>
        </w:rPr>
        <w:t>http</w:t>
      </w:r>
      <w:r w:rsidRPr="0076776F">
        <w:rPr>
          <w:rFonts w:hint="eastAsia"/>
          <w:sz w:val="24"/>
        </w:rPr>
        <w:t>接口</w:t>
      </w:r>
      <w:r w:rsidRPr="0076776F">
        <w:rPr>
          <w:rFonts w:hint="eastAsia"/>
          <w:sz w:val="24"/>
        </w:rPr>
        <w:t xml:space="preserve"> </w:t>
      </w:r>
      <w:r w:rsidRPr="0076776F">
        <w:rPr>
          <w:rFonts w:hint="eastAsia"/>
          <w:sz w:val="24"/>
        </w:rPr>
        <w:t>。</w:t>
      </w:r>
    </w:p>
    <w:p w14:paraId="5130D376" w14:textId="77777777" w:rsidR="00CC1B0B" w:rsidRPr="0076776F" w:rsidRDefault="00CC1B0B" w:rsidP="0076776F">
      <w:pPr>
        <w:spacing w:line="400" w:lineRule="exact"/>
        <w:ind w:firstLine="432"/>
        <w:rPr>
          <w:sz w:val="24"/>
        </w:rPr>
      </w:pPr>
      <w:bookmarkStart w:id="64" w:name="_Toc418875594"/>
      <w:r w:rsidRPr="0076776F">
        <w:rPr>
          <w:rFonts w:hint="eastAsia"/>
          <w:sz w:val="24"/>
        </w:rPr>
        <w:t>类功能定义</w:t>
      </w:r>
      <w:bookmarkEnd w:id="64"/>
    </w:p>
    <w:p w14:paraId="592D3EEA" w14:textId="77777777" w:rsidR="00CC1B0B" w:rsidRPr="00557EE7" w:rsidRDefault="00CC1B0B" w:rsidP="00CC1B0B">
      <w:r>
        <w:rPr>
          <w:rStyle w:val="CommentReference"/>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2714DC60" w14:textId="77777777" w:rsidTr="00CC1B0B">
        <w:tc>
          <w:tcPr>
            <w:tcW w:w="760" w:type="dxa"/>
            <w:shd w:val="clear" w:color="auto" w:fill="CCCCCC"/>
          </w:tcPr>
          <w:p w14:paraId="37D38A2C" w14:textId="77777777" w:rsidR="00CC1B0B" w:rsidRPr="00076C89" w:rsidRDefault="00CC1B0B" w:rsidP="00CC1B0B">
            <w:pPr>
              <w:jc w:val="center"/>
              <w:rPr>
                <w:rStyle w:val="CommentReference"/>
                <w:b/>
                <w:i/>
              </w:rPr>
            </w:pPr>
            <w:r w:rsidRPr="00076C89">
              <w:rPr>
                <w:rStyle w:val="CommentReference"/>
                <w:rFonts w:hint="eastAsia"/>
              </w:rPr>
              <w:t>序号</w:t>
            </w:r>
          </w:p>
        </w:tc>
        <w:tc>
          <w:tcPr>
            <w:tcW w:w="2999" w:type="dxa"/>
            <w:shd w:val="clear" w:color="auto" w:fill="CCCCCC"/>
          </w:tcPr>
          <w:p w14:paraId="49689ACB" w14:textId="77777777" w:rsidR="00CC1B0B" w:rsidRPr="00076C89" w:rsidRDefault="00CC1B0B" w:rsidP="00CC1B0B">
            <w:pPr>
              <w:jc w:val="center"/>
              <w:rPr>
                <w:rStyle w:val="CommentReference"/>
                <w:b/>
                <w:i/>
              </w:rPr>
            </w:pPr>
            <w:r w:rsidRPr="00076C89">
              <w:rPr>
                <w:rStyle w:val="CommentReference"/>
                <w:rFonts w:hint="eastAsia"/>
              </w:rPr>
              <w:t>功能点</w:t>
            </w:r>
          </w:p>
        </w:tc>
        <w:tc>
          <w:tcPr>
            <w:tcW w:w="5061" w:type="dxa"/>
            <w:shd w:val="clear" w:color="auto" w:fill="CCCCCC"/>
          </w:tcPr>
          <w:p w14:paraId="4D072B4C" w14:textId="77777777" w:rsidR="00CC1B0B" w:rsidRPr="00076C89" w:rsidRDefault="00CC1B0B" w:rsidP="00CC1B0B">
            <w:pPr>
              <w:jc w:val="center"/>
              <w:rPr>
                <w:rStyle w:val="CommentReference"/>
                <w:b/>
                <w:i/>
              </w:rPr>
            </w:pPr>
            <w:r w:rsidRPr="00076C89">
              <w:rPr>
                <w:rStyle w:val="CommentReference"/>
                <w:rFonts w:hint="eastAsia"/>
              </w:rPr>
              <w:t>功能点详细内容</w:t>
            </w:r>
          </w:p>
        </w:tc>
      </w:tr>
      <w:tr w:rsidR="00CC1B0B" w:rsidRPr="00076C89" w14:paraId="764DB636" w14:textId="77777777" w:rsidTr="00CC1B0B">
        <w:tc>
          <w:tcPr>
            <w:tcW w:w="760" w:type="dxa"/>
          </w:tcPr>
          <w:p w14:paraId="66571994" w14:textId="77777777" w:rsidR="00CC1B0B" w:rsidRPr="00076C89" w:rsidRDefault="00CC1B0B" w:rsidP="00CC1B0B">
            <w:pPr>
              <w:rPr>
                <w:rStyle w:val="CommentReference"/>
                <w:i/>
              </w:rPr>
            </w:pPr>
            <w:r w:rsidRPr="00076C89">
              <w:rPr>
                <w:rStyle w:val="CommentReference"/>
                <w:rFonts w:hint="eastAsia"/>
              </w:rPr>
              <w:t>1</w:t>
            </w:r>
          </w:p>
        </w:tc>
        <w:tc>
          <w:tcPr>
            <w:tcW w:w="2999" w:type="dxa"/>
          </w:tcPr>
          <w:p w14:paraId="367D2047"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getTeamsByUser</w:t>
            </w:r>
          </w:p>
        </w:tc>
        <w:tc>
          <w:tcPr>
            <w:tcW w:w="5061" w:type="dxa"/>
          </w:tcPr>
          <w:p w14:paraId="794C11A4" w14:textId="77777777" w:rsidR="00CC1B0B" w:rsidRPr="00076C89" w:rsidRDefault="00CC1B0B" w:rsidP="00CC1B0B">
            <w:pPr>
              <w:rPr>
                <w:rStyle w:val="CommentReference"/>
                <w:i/>
              </w:rPr>
            </w:pPr>
            <w:r w:rsidRPr="001273D7">
              <w:rPr>
                <w:rStyle w:val="CommentReference"/>
                <w:rFonts w:hint="eastAsia"/>
              </w:rPr>
              <w:t>获取一个用户所属的所有圈子的列表</w:t>
            </w:r>
            <w:r w:rsidRPr="001273D7">
              <w:rPr>
                <w:rStyle w:val="CommentReference"/>
                <w:rFonts w:hint="eastAsia"/>
              </w:rPr>
              <w:t xml:space="preserve">, </w:t>
            </w:r>
            <w:r w:rsidRPr="001273D7">
              <w:rPr>
                <w:rStyle w:val="CommentReference"/>
                <w:rFonts w:hint="eastAsia"/>
              </w:rPr>
              <w:t>可以根据成员类型进行过滤</w:t>
            </w:r>
          </w:p>
        </w:tc>
      </w:tr>
      <w:tr w:rsidR="00CC1B0B" w:rsidRPr="00076C89" w14:paraId="09A79540" w14:textId="77777777" w:rsidTr="00CC1B0B">
        <w:tc>
          <w:tcPr>
            <w:tcW w:w="760" w:type="dxa"/>
          </w:tcPr>
          <w:p w14:paraId="1E543CB7" w14:textId="77777777" w:rsidR="00CC1B0B" w:rsidRPr="00076C89" w:rsidRDefault="00CC1B0B" w:rsidP="00CC1B0B">
            <w:pPr>
              <w:rPr>
                <w:rStyle w:val="CommentReference"/>
                <w:i/>
              </w:rPr>
            </w:pPr>
            <w:r w:rsidRPr="00076C89">
              <w:rPr>
                <w:rStyle w:val="CommentReference"/>
                <w:rFonts w:hint="eastAsia"/>
              </w:rPr>
              <w:t>2</w:t>
            </w:r>
          </w:p>
        </w:tc>
        <w:tc>
          <w:tcPr>
            <w:tcW w:w="2999" w:type="dxa"/>
          </w:tcPr>
          <w:p w14:paraId="20A9FF24"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getUsersByTeam</w:t>
            </w:r>
          </w:p>
        </w:tc>
        <w:tc>
          <w:tcPr>
            <w:tcW w:w="5061" w:type="dxa"/>
          </w:tcPr>
          <w:p w14:paraId="34ADC692" w14:textId="77777777" w:rsidR="00CC1B0B" w:rsidRPr="00076C89" w:rsidRDefault="00CC1B0B" w:rsidP="00CC1B0B">
            <w:pPr>
              <w:rPr>
                <w:rStyle w:val="CommentReference"/>
                <w:i/>
              </w:rPr>
            </w:pPr>
            <w:r w:rsidRPr="001273D7">
              <w:rPr>
                <w:rStyle w:val="CommentReference"/>
                <w:rFonts w:hint="eastAsia"/>
              </w:rPr>
              <w:t>获取一个</w:t>
            </w:r>
            <w:r>
              <w:rPr>
                <w:rStyle w:val="CommentReference"/>
                <w:rFonts w:hint="eastAsia"/>
              </w:rPr>
              <w:t>圈子</w:t>
            </w:r>
            <w:r w:rsidRPr="001273D7">
              <w:rPr>
                <w:rStyle w:val="CommentReference"/>
                <w:rFonts w:hint="eastAsia"/>
              </w:rPr>
              <w:t>所属的所有用户的列表</w:t>
            </w:r>
          </w:p>
        </w:tc>
      </w:tr>
      <w:tr w:rsidR="00CC1B0B" w:rsidRPr="00076C89" w14:paraId="532E2A95" w14:textId="77777777" w:rsidTr="00CC1B0B">
        <w:tc>
          <w:tcPr>
            <w:tcW w:w="760" w:type="dxa"/>
          </w:tcPr>
          <w:p w14:paraId="7D15734A" w14:textId="77777777" w:rsidR="00CC1B0B" w:rsidRPr="00076C89" w:rsidRDefault="00CC1B0B" w:rsidP="00CC1B0B">
            <w:pPr>
              <w:rPr>
                <w:rStyle w:val="CommentReference"/>
                <w:i/>
              </w:rPr>
            </w:pPr>
            <w:r w:rsidRPr="00076C89">
              <w:rPr>
                <w:rStyle w:val="CommentReference"/>
                <w:rFonts w:hint="eastAsia"/>
              </w:rPr>
              <w:t>3</w:t>
            </w:r>
          </w:p>
        </w:tc>
        <w:tc>
          <w:tcPr>
            <w:tcW w:w="2999" w:type="dxa"/>
          </w:tcPr>
          <w:p w14:paraId="3AF4E32E"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getUsersByPage</w:t>
            </w:r>
          </w:p>
        </w:tc>
        <w:tc>
          <w:tcPr>
            <w:tcW w:w="5061" w:type="dxa"/>
          </w:tcPr>
          <w:p w14:paraId="5FBC3AF1" w14:textId="77777777" w:rsidR="00CC1B0B" w:rsidRPr="00076C89" w:rsidRDefault="00CC1B0B" w:rsidP="00CC1B0B">
            <w:pPr>
              <w:rPr>
                <w:rStyle w:val="CommentReference"/>
                <w:i/>
              </w:rPr>
            </w:pPr>
            <w:r>
              <w:rPr>
                <w:rStyle w:val="CommentReference"/>
                <w:rFonts w:hint="eastAsia"/>
              </w:rPr>
              <w:t>分页</w:t>
            </w:r>
            <w:r w:rsidRPr="001273D7">
              <w:rPr>
                <w:rStyle w:val="CommentReference"/>
                <w:rFonts w:hint="eastAsia"/>
              </w:rPr>
              <w:t>获取一个</w:t>
            </w:r>
            <w:r>
              <w:rPr>
                <w:rStyle w:val="CommentReference"/>
                <w:rFonts w:hint="eastAsia"/>
              </w:rPr>
              <w:t>圈子</w:t>
            </w:r>
            <w:r w:rsidRPr="001273D7">
              <w:rPr>
                <w:rStyle w:val="CommentReference"/>
                <w:rFonts w:hint="eastAsia"/>
              </w:rPr>
              <w:t>所属的所有用户的列表</w:t>
            </w:r>
          </w:p>
        </w:tc>
      </w:tr>
      <w:tr w:rsidR="00CC1B0B" w:rsidRPr="00076C89" w14:paraId="4585E5E1" w14:textId="77777777" w:rsidTr="00CC1B0B">
        <w:tc>
          <w:tcPr>
            <w:tcW w:w="760" w:type="dxa"/>
          </w:tcPr>
          <w:p w14:paraId="2D2479B6" w14:textId="77777777" w:rsidR="00CC1B0B" w:rsidRPr="00076C89" w:rsidRDefault="00CC1B0B" w:rsidP="00CC1B0B">
            <w:pPr>
              <w:rPr>
                <w:rStyle w:val="CommentReference"/>
                <w:i/>
              </w:rPr>
            </w:pPr>
            <w:r>
              <w:rPr>
                <w:rStyle w:val="CommentReference"/>
                <w:rFonts w:hint="eastAsia"/>
              </w:rPr>
              <w:t>4</w:t>
            </w:r>
          </w:p>
        </w:tc>
        <w:tc>
          <w:tcPr>
            <w:tcW w:w="2999" w:type="dxa"/>
          </w:tcPr>
          <w:p w14:paraId="6B5DFDF3" w14:textId="77777777" w:rsidR="00CC1B0B" w:rsidRPr="00076C89" w:rsidRDefault="00CC1B0B" w:rsidP="00CC1B0B">
            <w:pPr>
              <w:rPr>
                <w:rStyle w:val="CommentReference"/>
                <w:i/>
              </w:rPr>
            </w:pPr>
            <w:r>
              <w:rPr>
                <w:rFonts w:ascii="Consolas" w:hAnsi="Consolas" w:cs="Consolas"/>
                <w:color w:val="000000"/>
                <w:kern w:val="0"/>
                <w:sz w:val="22"/>
                <w:szCs w:val="22"/>
                <w:highlight w:val="lightGray"/>
                <w:u w:val="single"/>
              </w:rPr>
              <w:t>getTeamMember</w:t>
            </w:r>
          </w:p>
        </w:tc>
        <w:tc>
          <w:tcPr>
            <w:tcW w:w="5061" w:type="dxa"/>
          </w:tcPr>
          <w:p w14:paraId="0FE45462" w14:textId="77777777" w:rsidR="00CC1B0B" w:rsidRPr="00076C89" w:rsidRDefault="00CC1B0B" w:rsidP="00CC1B0B">
            <w:pPr>
              <w:rPr>
                <w:rStyle w:val="CommentReference"/>
                <w:i/>
              </w:rPr>
            </w:pPr>
            <w:r>
              <w:rPr>
                <w:rStyle w:val="CommentReference"/>
                <w:rFonts w:hint="eastAsia"/>
              </w:rPr>
              <w:t>获取圈子成员关系对象</w:t>
            </w:r>
          </w:p>
        </w:tc>
      </w:tr>
      <w:tr w:rsidR="00CC1B0B" w:rsidRPr="00076C89" w14:paraId="25118C20" w14:textId="77777777" w:rsidTr="00CC1B0B">
        <w:tc>
          <w:tcPr>
            <w:tcW w:w="760" w:type="dxa"/>
          </w:tcPr>
          <w:p w14:paraId="3CD0BE02" w14:textId="77777777" w:rsidR="00CC1B0B" w:rsidRPr="00076C89" w:rsidRDefault="00CC1B0B" w:rsidP="00CC1B0B">
            <w:pPr>
              <w:rPr>
                <w:rStyle w:val="CommentReference"/>
                <w:i/>
              </w:rPr>
            </w:pPr>
            <w:r>
              <w:rPr>
                <w:rStyle w:val="CommentReference"/>
                <w:rFonts w:hint="eastAsia"/>
              </w:rPr>
              <w:t>5</w:t>
            </w:r>
          </w:p>
        </w:tc>
        <w:tc>
          <w:tcPr>
            <w:tcW w:w="2999" w:type="dxa"/>
          </w:tcPr>
          <w:p w14:paraId="2F162154"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7F095BBE" w14:textId="77777777" w:rsidR="00CC1B0B" w:rsidRDefault="00CC1B0B" w:rsidP="00CC1B0B">
            <w:pPr>
              <w:rPr>
                <w:rStyle w:val="CommentReference"/>
                <w:i/>
              </w:rPr>
            </w:pPr>
            <w:r>
              <w:rPr>
                <w:rStyle w:val="CommentReference"/>
                <w:rFonts w:hint="eastAsia"/>
              </w:rPr>
              <w:t>退出圈子，移除成员</w:t>
            </w:r>
          </w:p>
        </w:tc>
      </w:tr>
      <w:tr w:rsidR="00CC1B0B" w:rsidRPr="00076C89" w14:paraId="61ABEB70" w14:textId="77777777" w:rsidTr="00CC1B0B">
        <w:tc>
          <w:tcPr>
            <w:tcW w:w="760" w:type="dxa"/>
          </w:tcPr>
          <w:p w14:paraId="2D396418" w14:textId="77777777" w:rsidR="00CC1B0B" w:rsidRPr="00076C89" w:rsidRDefault="00CC1B0B" w:rsidP="00CC1B0B">
            <w:pPr>
              <w:rPr>
                <w:rStyle w:val="CommentReference"/>
                <w:i/>
              </w:rPr>
            </w:pPr>
            <w:r>
              <w:rPr>
                <w:rStyle w:val="CommentReference"/>
                <w:rFonts w:hint="eastAsia"/>
              </w:rPr>
              <w:t>6</w:t>
            </w:r>
          </w:p>
        </w:tc>
        <w:tc>
          <w:tcPr>
            <w:tcW w:w="2999" w:type="dxa"/>
          </w:tcPr>
          <w:p w14:paraId="0DC1B69A"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5B86E92B" w14:textId="77777777" w:rsidR="00CC1B0B" w:rsidRDefault="00CC1B0B" w:rsidP="00CC1B0B">
            <w:pPr>
              <w:rPr>
                <w:rStyle w:val="CommentReference"/>
                <w:i/>
              </w:rPr>
            </w:pPr>
            <w:r>
              <w:rPr>
                <w:rStyle w:val="CommentReference"/>
                <w:rFonts w:hint="eastAsia"/>
              </w:rPr>
              <w:t>更改圈子成员关系信息</w:t>
            </w:r>
          </w:p>
        </w:tc>
      </w:tr>
      <w:tr w:rsidR="00CC1B0B" w:rsidRPr="00076C89" w14:paraId="291ABB50" w14:textId="77777777" w:rsidTr="00CC1B0B">
        <w:tc>
          <w:tcPr>
            <w:tcW w:w="760" w:type="dxa"/>
          </w:tcPr>
          <w:p w14:paraId="1B741935" w14:textId="77777777" w:rsidR="00CC1B0B" w:rsidRPr="00076C89" w:rsidRDefault="00CC1B0B" w:rsidP="00CC1B0B">
            <w:pPr>
              <w:rPr>
                <w:rStyle w:val="CommentReference"/>
                <w:i/>
              </w:rPr>
            </w:pPr>
            <w:r>
              <w:rPr>
                <w:rStyle w:val="CommentReference"/>
                <w:rFonts w:hint="eastAsia"/>
              </w:rPr>
              <w:t>7</w:t>
            </w:r>
          </w:p>
        </w:tc>
        <w:tc>
          <w:tcPr>
            <w:tcW w:w="2999" w:type="dxa"/>
          </w:tcPr>
          <w:p w14:paraId="4FF7C0D9"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6EAE2051" w14:textId="77777777" w:rsidR="00CC1B0B" w:rsidRDefault="00CC1B0B" w:rsidP="00CC1B0B">
            <w:pPr>
              <w:rPr>
                <w:rStyle w:val="CommentReference"/>
                <w:i/>
              </w:rPr>
            </w:pPr>
            <w:r>
              <w:rPr>
                <w:rStyle w:val="CommentReference"/>
                <w:rFonts w:hint="eastAsia"/>
              </w:rPr>
              <w:t>增量获取圈子的成员变化</w:t>
            </w:r>
          </w:p>
        </w:tc>
      </w:tr>
      <w:tr w:rsidR="00CC1B0B" w:rsidRPr="00076C89" w14:paraId="70C675AE" w14:textId="77777777" w:rsidTr="00CC1B0B">
        <w:tc>
          <w:tcPr>
            <w:tcW w:w="760" w:type="dxa"/>
          </w:tcPr>
          <w:p w14:paraId="0190B785" w14:textId="77777777" w:rsidR="00CC1B0B" w:rsidRPr="00076C89" w:rsidRDefault="00CC1B0B" w:rsidP="00CC1B0B">
            <w:pPr>
              <w:rPr>
                <w:rStyle w:val="CommentReference"/>
                <w:i/>
              </w:rPr>
            </w:pPr>
            <w:r>
              <w:rPr>
                <w:rStyle w:val="CommentReference"/>
                <w:rFonts w:hint="eastAsia"/>
              </w:rPr>
              <w:t>8</w:t>
            </w:r>
          </w:p>
        </w:tc>
        <w:tc>
          <w:tcPr>
            <w:tcW w:w="2999" w:type="dxa"/>
          </w:tcPr>
          <w:p w14:paraId="27DD196C"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68250F3D" w14:textId="77777777" w:rsidR="00CC1B0B" w:rsidRDefault="00CC1B0B" w:rsidP="00CC1B0B">
            <w:pPr>
              <w:rPr>
                <w:rStyle w:val="CommentReference"/>
                <w:i/>
              </w:rPr>
            </w:pPr>
            <w:r>
              <w:rPr>
                <w:rStyle w:val="CommentReference"/>
                <w:rFonts w:hint="eastAsia"/>
              </w:rPr>
              <w:t>增量获取成员的圈子变化</w:t>
            </w:r>
          </w:p>
        </w:tc>
      </w:tr>
      <w:tr w:rsidR="00CC1B0B" w:rsidRPr="00076C89" w14:paraId="62F8CFF0" w14:textId="77777777" w:rsidTr="00CC1B0B">
        <w:tc>
          <w:tcPr>
            <w:tcW w:w="760" w:type="dxa"/>
          </w:tcPr>
          <w:p w14:paraId="089D868E" w14:textId="77777777" w:rsidR="00CC1B0B" w:rsidRPr="00076C89" w:rsidRDefault="00CC1B0B" w:rsidP="00CC1B0B">
            <w:pPr>
              <w:rPr>
                <w:rStyle w:val="CommentReference"/>
                <w:i/>
              </w:rPr>
            </w:pPr>
            <w:r>
              <w:rPr>
                <w:rStyle w:val="CommentReference"/>
                <w:rFonts w:hint="eastAsia"/>
              </w:rPr>
              <w:t>9</w:t>
            </w:r>
          </w:p>
        </w:tc>
        <w:tc>
          <w:tcPr>
            <w:tcW w:w="2999" w:type="dxa"/>
          </w:tcPr>
          <w:p w14:paraId="1E3FB042"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0C599013" w14:textId="77777777" w:rsidR="00CC1B0B" w:rsidRDefault="00CC1B0B" w:rsidP="00CC1B0B">
            <w:pPr>
              <w:rPr>
                <w:rStyle w:val="CommentReference"/>
                <w:i/>
              </w:rPr>
            </w:pPr>
            <w:r w:rsidRPr="001273D7">
              <w:rPr>
                <w:rStyle w:val="CommentReference"/>
                <w:rFonts w:hint="eastAsia"/>
              </w:rPr>
              <w:t>邀请一个圈子的用户到另一个圈子，判断用户是否已在圈子里</w:t>
            </w:r>
          </w:p>
        </w:tc>
      </w:tr>
      <w:tr w:rsidR="00CC1B0B" w:rsidRPr="00076C89" w14:paraId="16827982" w14:textId="77777777" w:rsidTr="00CC1B0B">
        <w:tc>
          <w:tcPr>
            <w:tcW w:w="760" w:type="dxa"/>
          </w:tcPr>
          <w:p w14:paraId="7E4E1C60" w14:textId="77777777" w:rsidR="00CC1B0B" w:rsidRPr="00076C89" w:rsidRDefault="00CC1B0B" w:rsidP="00CC1B0B">
            <w:pPr>
              <w:rPr>
                <w:rStyle w:val="CommentReference"/>
                <w:i/>
              </w:rPr>
            </w:pPr>
            <w:r>
              <w:rPr>
                <w:rStyle w:val="CommentReference"/>
                <w:rFonts w:hint="eastAsia"/>
              </w:rPr>
              <w:t>10</w:t>
            </w:r>
          </w:p>
        </w:tc>
        <w:tc>
          <w:tcPr>
            <w:tcW w:w="2999" w:type="dxa"/>
          </w:tcPr>
          <w:p w14:paraId="15A38830"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3DAC4FE9" w14:textId="77777777" w:rsidR="00CC1B0B" w:rsidRDefault="00CC1B0B" w:rsidP="00CC1B0B">
            <w:pPr>
              <w:rPr>
                <w:rStyle w:val="CommentReference"/>
                <w:i/>
              </w:rPr>
            </w:pPr>
            <w:r w:rsidRPr="001273D7">
              <w:rPr>
                <w:rStyle w:val="CommentReference"/>
                <w:rFonts w:hint="eastAsia"/>
              </w:rPr>
              <w:t>圈主移交</w:t>
            </w:r>
          </w:p>
        </w:tc>
      </w:tr>
    </w:tbl>
    <w:p w14:paraId="267C3E3B" w14:textId="77777777" w:rsidR="00CC1B0B" w:rsidRDefault="00CC1B0B" w:rsidP="00CC1B0B"/>
    <w:p w14:paraId="076C1449" w14:textId="77777777" w:rsidR="00CC1B0B" w:rsidRDefault="00CC1B0B" w:rsidP="00CC1B0B"/>
    <w:p w14:paraId="5852E67F" w14:textId="77777777" w:rsidR="00CC1B0B" w:rsidRDefault="00CC1B0B" w:rsidP="0076776F">
      <w:pPr>
        <w:pStyle w:val="Heading3"/>
      </w:pPr>
      <w:bookmarkStart w:id="65" w:name="_Toc418875595"/>
      <w:r w:rsidRPr="001273D7">
        <w:lastRenderedPageBreak/>
        <w:t>BasicTeamMemberService</w:t>
      </w:r>
      <w:r>
        <w:rPr>
          <w:rFonts w:hint="eastAsia"/>
        </w:rPr>
        <w:t>类概述</w:t>
      </w:r>
      <w:bookmarkEnd w:id="65"/>
    </w:p>
    <w:p w14:paraId="7F6175E4" w14:textId="77777777" w:rsidR="00CC1B0B" w:rsidRPr="0076776F" w:rsidRDefault="00CC1B0B" w:rsidP="0076776F">
      <w:pPr>
        <w:spacing w:line="400" w:lineRule="exact"/>
        <w:ind w:firstLine="432"/>
        <w:rPr>
          <w:sz w:val="24"/>
        </w:rPr>
      </w:pPr>
      <w:r w:rsidRPr="0076776F">
        <w:rPr>
          <w:rFonts w:hint="eastAsia"/>
          <w:sz w:val="24"/>
        </w:rPr>
        <w:t>http</w:t>
      </w:r>
      <w:r w:rsidRPr="0076776F">
        <w:rPr>
          <w:rFonts w:hint="eastAsia"/>
          <w:sz w:val="24"/>
        </w:rPr>
        <w:t>接口的业务实现层，与</w:t>
      </w:r>
      <w:r w:rsidRPr="0076776F">
        <w:rPr>
          <w:rFonts w:hint="eastAsia"/>
          <w:sz w:val="24"/>
        </w:rPr>
        <w:t>client</w:t>
      </w:r>
      <w:r w:rsidRPr="0076776F">
        <w:rPr>
          <w:rFonts w:hint="eastAsia"/>
          <w:sz w:val="24"/>
        </w:rPr>
        <w:t>进行交互。</w:t>
      </w:r>
    </w:p>
    <w:p w14:paraId="58F4B146" w14:textId="77777777" w:rsidR="00CC1B0B" w:rsidRPr="0076776F" w:rsidRDefault="00CC1B0B" w:rsidP="0076776F">
      <w:pPr>
        <w:spacing w:line="400" w:lineRule="exact"/>
        <w:ind w:firstLine="432"/>
        <w:rPr>
          <w:sz w:val="24"/>
        </w:rPr>
      </w:pPr>
      <w:bookmarkStart w:id="66" w:name="_Toc418875596"/>
      <w:r w:rsidRPr="0076776F">
        <w:rPr>
          <w:rFonts w:hint="eastAsia"/>
          <w:sz w:val="24"/>
        </w:rPr>
        <w:t>类功能定义</w:t>
      </w:r>
      <w:bookmarkEnd w:id="66"/>
    </w:p>
    <w:p w14:paraId="3E41B79A" w14:textId="77777777" w:rsidR="00CC1B0B" w:rsidRPr="00557EE7" w:rsidRDefault="00CC1B0B" w:rsidP="00CC1B0B">
      <w:r>
        <w:rPr>
          <w:rStyle w:val="CommentReference"/>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2E3F1B1A" w14:textId="77777777" w:rsidTr="00CC1B0B">
        <w:tc>
          <w:tcPr>
            <w:tcW w:w="760" w:type="dxa"/>
            <w:shd w:val="clear" w:color="auto" w:fill="CCCCCC"/>
          </w:tcPr>
          <w:p w14:paraId="7A2D5B5E" w14:textId="77777777" w:rsidR="00CC1B0B" w:rsidRPr="00076C89" w:rsidRDefault="00CC1B0B" w:rsidP="00CC1B0B">
            <w:pPr>
              <w:jc w:val="center"/>
              <w:rPr>
                <w:rStyle w:val="CommentReference"/>
                <w:b/>
                <w:i/>
              </w:rPr>
            </w:pPr>
            <w:r w:rsidRPr="00076C89">
              <w:rPr>
                <w:rStyle w:val="CommentReference"/>
                <w:rFonts w:hint="eastAsia"/>
              </w:rPr>
              <w:t>序号</w:t>
            </w:r>
          </w:p>
        </w:tc>
        <w:tc>
          <w:tcPr>
            <w:tcW w:w="2999" w:type="dxa"/>
            <w:shd w:val="clear" w:color="auto" w:fill="CCCCCC"/>
          </w:tcPr>
          <w:p w14:paraId="39172FD7" w14:textId="77777777" w:rsidR="00CC1B0B" w:rsidRPr="00076C89" w:rsidRDefault="00CC1B0B" w:rsidP="00CC1B0B">
            <w:pPr>
              <w:jc w:val="center"/>
              <w:rPr>
                <w:rStyle w:val="CommentReference"/>
                <w:b/>
                <w:i/>
              </w:rPr>
            </w:pPr>
            <w:r w:rsidRPr="00076C89">
              <w:rPr>
                <w:rStyle w:val="CommentReference"/>
                <w:rFonts w:hint="eastAsia"/>
              </w:rPr>
              <w:t>功能点</w:t>
            </w:r>
          </w:p>
        </w:tc>
        <w:tc>
          <w:tcPr>
            <w:tcW w:w="5061" w:type="dxa"/>
            <w:shd w:val="clear" w:color="auto" w:fill="CCCCCC"/>
          </w:tcPr>
          <w:p w14:paraId="49932D56" w14:textId="77777777" w:rsidR="00CC1B0B" w:rsidRPr="00076C89" w:rsidRDefault="00CC1B0B" w:rsidP="00CC1B0B">
            <w:pPr>
              <w:jc w:val="center"/>
              <w:rPr>
                <w:rStyle w:val="CommentReference"/>
                <w:b/>
                <w:i/>
              </w:rPr>
            </w:pPr>
            <w:r w:rsidRPr="00076C89">
              <w:rPr>
                <w:rStyle w:val="CommentReference"/>
                <w:rFonts w:hint="eastAsia"/>
              </w:rPr>
              <w:t>功能点详细内容</w:t>
            </w:r>
          </w:p>
        </w:tc>
      </w:tr>
      <w:tr w:rsidR="00CC1B0B" w:rsidRPr="00076C89" w14:paraId="44F026A4" w14:textId="77777777" w:rsidTr="00CC1B0B">
        <w:tc>
          <w:tcPr>
            <w:tcW w:w="760" w:type="dxa"/>
          </w:tcPr>
          <w:p w14:paraId="45FF8CA3" w14:textId="77777777" w:rsidR="00CC1B0B" w:rsidRPr="00076C89" w:rsidRDefault="00CC1B0B" w:rsidP="00CC1B0B">
            <w:pPr>
              <w:rPr>
                <w:rStyle w:val="CommentReference"/>
                <w:i/>
              </w:rPr>
            </w:pPr>
            <w:r w:rsidRPr="00076C89">
              <w:rPr>
                <w:rStyle w:val="CommentReference"/>
                <w:rFonts w:hint="eastAsia"/>
              </w:rPr>
              <w:t>1</w:t>
            </w:r>
          </w:p>
        </w:tc>
        <w:tc>
          <w:tcPr>
            <w:tcW w:w="2999" w:type="dxa"/>
          </w:tcPr>
          <w:p w14:paraId="77C31B09"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getTeamsByUser</w:t>
            </w:r>
          </w:p>
        </w:tc>
        <w:tc>
          <w:tcPr>
            <w:tcW w:w="5061" w:type="dxa"/>
          </w:tcPr>
          <w:p w14:paraId="12F10F99" w14:textId="77777777" w:rsidR="00CC1B0B" w:rsidRPr="00076C89" w:rsidRDefault="00CC1B0B" w:rsidP="00CC1B0B">
            <w:pPr>
              <w:rPr>
                <w:rStyle w:val="CommentReference"/>
                <w:i/>
              </w:rPr>
            </w:pPr>
            <w:r w:rsidRPr="001273D7">
              <w:rPr>
                <w:rStyle w:val="CommentReference"/>
                <w:rFonts w:hint="eastAsia"/>
              </w:rPr>
              <w:t>获取一个用户所属的所有圈子的列表</w:t>
            </w:r>
            <w:r w:rsidRPr="001273D7">
              <w:rPr>
                <w:rStyle w:val="CommentReference"/>
                <w:rFonts w:hint="eastAsia"/>
              </w:rPr>
              <w:t xml:space="preserve">, </w:t>
            </w:r>
            <w:r w:rsidRPr="001273D7">
              <w:rPr>
                <w:rStyle w:val="CommentReference"/>
                <w:rFonts w:hint="eastAsia"/>
              </w:rPr>
              <w:t>可以根据成员类型进行过滤</w:t>
            </w:r>
          </w:p>
        </w:tc>
      </w:tr>
      <w:tr w:rsidR="00CC1B0B" w:rsidRPr="00076C89" w14:paraId="5D975B74" w14:textId="77777777" w:rsidTr="00CC1B0B">
        <w:tc>
          <w:tcPr>
            <w:tcW w:w="760" w:type="dxa"/>
          </w:tcPr>
          <w:p w14:paraId="4C07350C" w14:textId="77777777" w:rsidR="00CC1B0B" w:rsidRPr="00076C89" w:rsidRDefault="00CC1B0B" w:rsidP="00CC1B0B">
            <w:pPr>
              <w:rPr>
                <w:rStyle w:val="CommentReference"/>
                <w:i/>
              </w:rPr>
            </w:pPr>
            <w:r w:rsidRPr="00076C89">
              <w:rPr>
                <w:rStyle w:val="CommentReference"/>
                <w:rFonts w:hint="eastAsia"/>
              </w:rPr>
              <w:t>2</w:t>
            </w:r>
          </w:p>
        </w:tc>
        <w:tc>
          <w:tcPr>
            <w:tcW w:w="2999" w:type="dxa"/>
          </w:tcPr>
          <w:p w14:paraId="4B8AF489"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getUsersByTeam</w:t>
            </w:r>
          </w:p>
        </w:tc>
        <w:tc>
          <w:tcPr>
            <w:tcW w:w="5061" w:type="dxa"/>
          </w:tcPr>
          <w:p w14:paraId="2CD40A2E" w14:textId="77777777" w:rsidR="00CC1B0B" w:rsidRPr="00076C89" w:rsidRDefault="00CC1B0B" w:rsidP="00CC1B0B">
            <w:pPr>
              <w:rPr>
                <w:rStyle w:val="CommentReference"/>
                <w:i/>
              </w:rPr>
            </w:pPr>
            <w:r w:rsidRPr="001273D7">
              <w:rPr>
                <w:rStyle w:val="CommentReference"/>
                <w:rFonts w:hint="eastAsia"/>
              </w:rPr>
              <w:t>获取一个</w:t>
            </w:r>
            <w:r>
              <w:rPr>
                <w:rStyle w:val="CommentReference"/>
                <w:rFonts w:hint="eastAsia"/>
              </w:rPr>
              <w:t>圈子</w:t>
            </w:r>
            <w:r w:rsidRPr="001273D7">
              <w:rPr>
                <w:rStyle w:val="CommentReference"/>
                <w:rFonts w:hint="eastAsia"/>
              </w:rPr>
              <w:t>所属的所有用户的列表</w:t>
            </w:r>
          </w:p>
        </w:tc>
      </w:tr>
      <w:tr w:rsidR="00CC1B0B" w:rsidRPr="00076C89" w14:paraId="3E29A7B8" w14:textId="77777777" w:rsidTr="00CC1B0B">
        <w:tc>
          <w:tcPr>
            <w:tcW w:w="760" w:type="dxa"/>
          </w:tcPr>
          <w:p w14:paraId="129C5BB1" w14:textId="77777777" w:rsidR="00CC1B0B" w:rsidRPr="00076C89" w:rsidRDefault="00CC1B0B" w:rsidP="00CC1B0B">
            <w:pPr>
              <w:rPr>
                <w:rStyle w:val="CommentReference"/>
                <w:i/>
              </w:rPr>
            </w:pPr>
            <w:r w:rsidRPr="00076C89">
              <w:rPr>
                <w:rStyle w:val="CommentReference"/>
                <w:rFonts w:hint="eastAsia"/>
              </w:rPr>
              <w:t>3</w:t>
            </w:r>
          </w:p>
        </w:tc>
        <w:tc>
          <w:tcPr>
            <w:tcW w:w="2999" w:type="dxa"/>
          </w:tcPr>
          <w:p w14:paraId="13765405"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getUsersByPage</w:t>
            </w:r>
          </w:p>
        </w:tc>
        <w:tc>
          <w:tcPr>
            <w:tcW w:w="5061" w:type="dxa"/>
          </w:tcPr>
          <w:p w14:paraId="3D81F891" w14:textId="77777777" w:rsidR="00CC1B0B" w:rsidRPr="00076C89" w:rsidRDefault="00CC1B0B" w:rsidP="00CC1B0B">
            <w:pPr>
              <w:rPr>
                <w:rStyle w:val="CommentReference"/>
                <w:i/>
              </w:rPr>
            </w:pPr>
            <w:r>
              <w:rPr>
                <w:rStyle w:val="CommentReference"/>
                <w:rFonts w:hint="eastAsia"/>
              </w:rPr>
              <w:t>分页</w:t>
            </w:r>
            <w:r w:rsidRPr="001273D7">
              <w:rPr>
                <w:rStyle w:val="CommentReference"/>
                <w:rFonts w:hint="eastAsia"/>
              </w:rPr>
              <w:t>获取一个</w:t>
            </w:r>
            <w:r>
              <w:rPr>
                <w:rStyle w:val="CommentReference"/>
                <w:rFonts w:hint="eastAsia"/>
              </w:rPr>
              <w:t>圈子</w:t>
            </w:r>
            <w:r w:rsidRPr="001273D7">
              <w:rPr>
                <w:rStyle w:val="CommentReference"/>
                <w:rFonts w:hint="eastAsia"/>
              </w:rPr>
              <w:t>所属的所有用户的列表</w:t>
            </w:r>
          </w:p>
        </w:tc>
      </w:tr>
      <w:tr w:rsidR="00CC1B0B" w:rsidRPr="00076C89" w14:paraId="2F0D6AD9" w14:textId="77777777" w:rsidTr="00CC1B0B">
        <w:tc>
          <w:tcPr>
            <w:tcW w:w="760" w:type="dxa"/>
          </w:tcPr>
          <w:p w14:paraId="5F141DE6" w14:textId="77777777" w:rsidR="00CC1B0B" w:rsidRPr="00076C89" w:rsidRDefault="00CC1B0B" w:rsidP="00CC1B0B">
            <w:pPr>
              <w:rPr>
                <w:rStyle w:val="CommentReference"/>
                <w:i/>
              </w:rPr>
            </w:pPr>
            <w:r>
              <w:rPr>
                <w:rStyle w:val="CommentReference"/>
                <w:rFonts w:hint="eastAsia"/>
              </w:rPr>
              <w:t>4</w:t>
            </w:r>
          </w:p>
        </w:tc>
        <w:tc>
          <w:tcPr>
            <w:tcW w:w="2999" w:type="dxa"/>
          </w:tcPr>
          <w:p w14:paraId="21CBFB84" w14:textId="77777777" w:rsidR="00CC1B0B" w:rsidRPr="00076C89" w:rsidRDefault="00CC1B0B" w:rsidP="00CC1B0B">
            <w:pPr>
              <w:rPr>
                <w:rStyle w:val="CommentReference"/>
                <w:i/>
              </w:rPr>
            </w:pPr>
            <w:r>
              <w:rPr>
                <w:rFonts w:ascii="Consolas" w:hAnsi="Consolas" w:cs="Consolas"/>
                <w:color w:val="000000"/>
                <w:kern w:val="0"/>
                <w:sz w:val="22"/>
                <w:szCs w:val="22"/>
                <w:highlight w:val="lightGray"/>
                <w:u w:val="single"/>
              </w:rPr>
              <w:t>getTeamMember</w:t>
            </w:r>
          </w:p>
        </w:tc>
        <w:tc>
          <w:tcPr>
            <w:tcW w:w="5061" w:type="dxa"/>
          </w:tcPr>
          <w:p w14:paraId="297CAD34" w14:textId="77777777" w:rsidR="00CC1B0B" w:rsidRPr="00076C89" w:rsidRDefault="00CC1B0B" w:rsidP="00CC1B0B">
            <w:pPr>
              <w:rPr>
                <w:rStyle w:val="CommentReference"/>
                <w:i/>
              </w:rPr>
            </w:pPr>
            <w:r>
              <w:rPr>
                <w:rStyle w:val="CommentReference"/>
                <w:rFonts w:hint="eastAsia"/>
              </w:rPr>
              <w:t>获取圈子成员关系对象</w:t>
            </w:r>
          </w:p>
        </w:tc>
      </w:tr>
      <w:tr w:rsidR="00CC1B0B" w:rsidRPr="00076C89" w14:paraId="0E7A3062" w14:textId="77777777" w:rsidTr="00CC1B0B">
        <w:tc>
          <w:tcPr>
            <w:tcW w:w="760" w:type="dxa"/>
          </w:tcPr>
          <w:p w14:paraId="30C8E132" w14:textId="77777777" w:rsidR="00CC1B0B" w:rsidRPr="00076C89" w:rsidRDefault="00CC1B0B" w:rsidP="00CC1B0B">
            <w:pPr>
              <w:rPr>
                <w:rStyle w:val="CommentReference"/>
                <w:i/>
              </w:rPr>
            </w:pPr>
            <w:r>
              <w:rPr>
                <w:rStyle w:val="CommentReference"/>
                <w:rFonts w:hint="eastAsia"/>
              </w:rPr>
              <w:t>5</w:t>
            </w:r>
          </w:p>
        </w:tc>
        <w:tc>
          <w:tcPr>
            <w:tcW w:w="2999" w:type="dxa"/>
          </w:tcPr>
          <w:p w14:paraId="25741741"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71ACD527" w14:textId="77777777" w:rsidR="00CC1B0B" w:rsidRDefault="00CC1B0B" w:rsidP="00CC1B0B">
            <w:pPr>
              <w:rPr>
                <w:rStyle w:val="CommentReference"/>
                <w:i/>
              </w:rPr>
            </w:pPr>
            <w:r>
              <w:rPr>
                <w:rStyle w:val="CommentReference"/>
                <w:rFonts w:hint="eastAsia"/>
              </w:rPr>
              <w:t>退出圈子，移除成员</w:t>
            </w:r>
          </w:p>
        </w:tc>
      </w:tr>
      <w:tr w:rsidR="00CC1B0B" w:rsidRPr="00076C89" w14:paraId="4A79C5A5" w14:textId="77777777" w:rsidTr="00CC1B0B">
        <w:tc>
          <w:tcPr>
            <w:tcW w:w="760" w:type="dxa"/>
          </w:tcPr>
          <w:p w14:paraId="009ED2C8" w14:textId="77777777" w:rsidR="00CC1B0B" w:rsidRPr="00076C89" w:rsidRDefault="00CC1B0B" w:rsidP="00CC1B0B">
            <w:pPr>
              <w:rPr>
                <w:rStyle w:val="CommentReference"/>
                <w:i/>
              </w:rPr>
            </w:pPr>
            <w:r>
              <w:rPr>
                <w:rStyle w:val="CommentReference"/>
                <w:rFonts w:hint="eastAsia"/>
              </w:rPr>
              <w:t>6</w:t>
            </w:r>
          </w:p>
        </w:tc>
        <w:tc>
          <w:tcPr>
            <w:tcW w:w="2999" w:type="dxa"/>
          </w:tcPr>
          <w:p w14:paraId="6808F874"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3B306404" w14:textId="77777777" w:rsidR="00CC1B0B" w:rsidRDefault="00CC1B0B" w:rsidP="00CC1B0B">
            <w:pPr>
              <w:rPr>
                <w:rStyle w:val="CommentReference"/>
                <w:i/>
              </w:rPr>
            </w:pPr>
            <w:r>
              <w:rPr>
                <w:rStyle w:val="CommentReference"/>
                <w:rFonts w:hint="eastAsia"/>
              </w:rPr>
              <w:t>更改圈子成员关系信息</w:t>
            </w:r>
          </w:p>
        </w:tc>
      </w:tr>
      <w:tr w:rsidR="00CC1B0B" w:rsidRPr="00076C89" w14:paraId="71FCADCF" w14:textId="77777777" w:rsidTr="00CC1B0B">
        <w:tc>
          <w:tcPr>
            <w:tcW w:w="760" w:type="dxa"/>
          </w:tcPr>
          <w:p w14:paraId="3CA01CC3" w14:textId="77777777" w:rsidR="00CC1B0B" w:rsidRPr="00076C89" w:rsidRDefault="00CC1B0B" w:rsidP="00CC1B0B">
            <w:pPr>
              <w:rPr>
                <w:rStyle w:val="CommentReference"/>
                <w:i/>
              </w:rPr>
            </w:pPr>
            <w:r>
              <w:rPr>
                <w:rStyle w:val="CommentReference"/>
                <w:rFonts w:hint="eastAsia"/>
              </w:rPr>
              <w:t>7</w:t>
            </w:r>
          </w:p>
        </w:tc>
        <w:tc>
          <w:tcPr>
            <w:tcW w:w="2999" w:type="dxa"/>
          </w:tcPr>
          <w:p w14:paraId="657C4C2A"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6C82D39A" w14:textId="77777777" w:rsidR="00CC1B0B" w:rsidRDefault="00CC1B0B" w:rsidP="00CC1B0B">
            <w:pPr>
              <w:rPr>
                <w:rStyle w:val="CommentReference"/>
                <w:i/>
              </w:rPr>
            </w:pPr>
            <w:r>
              <w:rPr>
                <w:rStyle w:val="CommentReference"/>
                <w:rFonts w:hint="eastAsia"/>
              </w:rPr>
              <w:t>增量获取圈子的成员变化</w:t>
            </w:r>
          </w:p>
        </w:tc>
      </w:tr>
      <w:tr w:rsidR="00CC1B0B" w:rsidRPr="00076C89" w14:paraId="3C725D22" w14:textId="77777777" w:rsidTr="00CC1B0B">
        <w:tc>
          <w:tcPr>
            <w:tcW w:w="760" w:type="dxa"/>
          </w:tcPr>
          <w:p w14:paraId="05A4C993" w14:textId="77777777" w:rsidR="00CC1B0B" w:rsidRPr="00076C89" w:rsidRDefault="00CC1B0B" w:rsidP="00CC1B0B">
            <w:pPr>
              <w:rPr>
                <w:rStyle w:val="CommentReference"/>
                <w:i/>
              </w:rPr>
            </w:pPr>
            <w:r>
              <w:rPr>
                <w:rStyle w:val="CommentReference"/>
                <w:rFonts w:hint="eastAsia"/>
              </w:rPr>
              <w:t>8</w:t>
            </w:r>
          </w:p>
        </w:tc>
        <w:tc>
          <w:tcPr>
            <w:tcW w:w="2999" w:type="dxa"/>
          </w:tcPr>
          <w:p w14:paraId="1DD5CB1F"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2DDE1903" w14:textId="77777777" w:rsidR="00CC1B0B" w:rsidRDefault="00CC1B0B" w:rsidP="00CC1B0B">
            <w:pPr>
              <w:rPr>
                <w:rStyle w:val="CommentReference"/>
                <w:i/>
              </w:rPr>
            </w:pPr>
            <w:r>
              <w:rPr>
                <w:rStyle w:val="CommentReference"/>
                <w:rFonts w:hint="eastAsia"/>
              </w:rPr>
              <w:t>增量获取成员的圈子变化</w:t>
            </w:r>
          </w:p>
        </w:tc>
      </w:tr>
      <w:tr w:rsidR="00CC1B0B" w:rsidRPr="00076C89" w14:paraId="5BA72C63" w14:textId="77777777" w:rsidTr="00CC1B0B">
        <w:tc>
          <w:tcPr>
            <w:tcW w:w="760" w:type="dxa"/>
          </w:tcPr>
          <w:p w14:paraId="0A6BC16A" w14:textId="77777777" w:rsidR="00CC1B0B" w:rsidRPr="00076C89" w:rsidRDefault="00CC1B0B" w:rsidP="00CC1B0B">
            <w:pPr>
              <w:rPr>
                <w:rStyle w:val="CommentReference"/>
                <w:i/>
              </w:rPr>
            </w:pPr>
            <w:r>
              <w:rPr>
                <w:rStyle w:val="CommentReference"/>
                <w:rFonts w:hint="eastAsia"/>
              </w:rPr>
              <w:t>9</w:t>
            </w:r>
          </w:p>
        </w:tc>
        <w:tc>
          <w:tcPr>
            <w:tcW w:w="2999" w:type="dxa"/>
          </w:tcPr>
          <w:p w14:paraId="62E7ADBD"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6D010845" w14:textId="77777777" w:rsidR="00CC1B0B" w:rsidRDefault="00CC1B0B" w:rsidP="00CC1B0B">
            <w:pPr>
              <w:rPr>
                <w:rStyle w:val="CommentReference"/>
                <w:i/>
              </w:rPr>
            </w:pPr>
            <w:r w:rsidRPr="001273D7">
              <w:rPr>
                <w:rStyle w:val="CommentReference"/>
                <w:rFonts w:hint="eastAsia"/>
              </w:rPr>
              <w:t>邀请一个圈子的用户到另一个圈子，判断用户是否已在圈子里</w:t>
            </w:r>
          </w:p>
        </w:tc>
      </w:tr>
      <w:tr w:rsidR="00CC1B0B" w:rsidRPr="00076C89" w14:paraId="3E6C083F" w14:textId="77777777" w:rsidTr="00CC1B0B">
        <w:tc>
          <w:tcPr>
            <w:tcW w:w="760" w:type="dxa"/>
          </w:tcPr>
          <w:p w14:paraId="375EAC67" w14:textId="77777777" w:rsidR="00CC1B0B" w:rsidRPr="00076C89" w:rsidRDefault="00CC1B0B" w:rsidP="00CC1B0B">
            <w:pPr>
              <w:rPr>
                <w:rStyle w:val="CommentReference"/>
                <w:i/>
              </w:rPr>
            </w:pPr>
            <w:r>
              <w:rPr>
                <w:rStyle w:val="CommentReference"/>
                <w:rFonts w:hint="eastAsia"/>
              </w:rPr>
              <w:t>10</w:t>
            </w:r>
          </w:p>
        </w:tc>
        <w:tc>
          <w:tcPr>
            <w:tcW w:w="2999" w:type="dxa"/>
          </w:tcPr>
          <w:p w14:paraId="4608CE79"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5AE5D6BD" w14:textId="77777777" w:rsidR="00CC1B0B" w:rsidRDefault="00CC1B0B" w:rsidP="00CC1B0B">
            <w:pPr>
              <w:rPr>
                <w:rStyle w:val="CommentReference"/>
                <w:i/>
              </w:rPr>
            </w:pPr>
            <w:r w:rsidRPr="001273D7">
              <w:rPr>
                <w:rStyle w:val="CommentReference"/>
                <w:rFonts w:hint="eastAsia"/>
              </w:rPr>
              <w:t>圈主移交</w:t>
            </w:r>
          </w:p>
        </w:tc>
      </w:tr>
    </w:tbl>
    <w:p w14:paraId="51852ED4" w14:textId="77777777" w:rsidR="00CC1B0B" w:rsidRDefault="00CC1B0B" w:rsidP="00CC1B0B"/>
    <w:p w14:paraId="7D6261F7" w14:textId="77777777" w:rsidR="00CC1B0B" w:rsidRDefault="00CC1B0B" w:rsidP="0076776F">
      <w:pPr>
        <w:pStyle w:val="Heading3"/>
      </w:pPr>
      <w:bookmarkStart w:id="67" w:name="_Toc418875597"/>
      <w:r>
        <w:rPr>
          <w:rFonts w:hint="eastAsia"/>
        </w:rPr>
        <w:t>Rest</w:t>
      </w:r>
      <w:r w:rsidRPr="001273D7">
        <w:t>BasicTeamMemberService</w:t>
      </w:r>
      <w:r>
        <w:rPr>
          <w:rFonts w:hint="eastAsia"/>
        </w:rPr>
        <w:t>类概述</w:t>
      </w:r>
      <w:bookmarkEnd w:id="67"/>
    </w:p>
    <w:p w14:paraId="42553099" w14:textId="77777777" w:rsidR="00CC1B0B" w:rsidRPr="0076776F" w:rsidRDefault="00CC1B0B" w:rsidP="0076776F">
      <w:pPr>
        <w:spacing w:line="400" w:lineRule="exact"/>
        <w:ind w:firstLine="432"/>
        <w:rPr>
          <w:sz w:val="24"/>
        </w:rPr>
      </w:pPr>
      <w:r w:rsidRPr="0076776F">
        <w:rPr>
          <w:rFonts w:hint="eastAsia"/>
          <w:sz w:val="24"/>
        </w:rPr>
        <w:t>http</w:t>
      </w:r>
      <w:r w:rsidRPr="0076776F">
        <w:rPr>
          <w:rFonts w:hint="eastAsia"/>
          <w:sz w:val="24"/>
        </w:rPr>
        <w:t>接口的业务实现层，与</w:t>
      </w:r>
      <w:r w:rsidRPr="0076776F">
        <w:rPr>
          <w:rFonts w:hint="eastAsia"/>
          <w:sz w:val="24"/>
        </w:rPr>
        <w:t>client</w:t>
      </w:r>
      <w:r w:rsidRPr="0076776F">
        <w:rPr>
          <w:rFonts w:hint="eastAsia"/>
          <w:sz w:val="24"/>
        </w:rPr>
        <w:t>进行交互</w:t>
      </w:r>
      <w:r w:rsidRPr="0076776F">
        <w:rPr>
          <w:rFonts w:hint="eastAsia"/>
          <w:sz w:val="24"/>
        </w:rPr>
        <w:t xml:space="preserve"> </w:t>
      </w:r>
      <w:r w:rsidRPr="0076776F">
        <w:rPr>
          <w:rFonts w:hint="eastAsia"/>
          <w:sz w:val="24"/>
        </w:rPr>
        <w:t>，组合依赖</w:t>
      </w:r>
      <w:r w:rsidRPr="0076776F">
        <w:rPr>
          <w:rFonts w:hint="eastAsia"/>
          <w:sz w:val="24"/>
        </w:rPr>
        <w:t>BasicTeamMemberService</w:t>
      </w:r>
      <w:r w:rsidRPr="0076776F">
        <w:rPr>
          <w:rFonts w:hint="eastAsia"/>
          <w:sz w:val="24"/>
        </w:rPr>
        <w:t>的实现，尽量简洁代码。</w:t>
      </w:r>
    </w:p>
    <w:p w14:paraId="59363EC3" w14:textId="77777777" w:rsidR="00CC1B0B" w:rsidRPr="0076776F" w:rsidRDefault="00CC1B0B" w:rsidP="0076776F">
      <w:pPr>
        <w:spacing w:line="400" w:lineRule="exact"/>
        <w:ind w:firstLine="432"/>
        <w:rPr>
          <w:sz w:val="24"/>
        </w:rPr>
      </w:pPr>
      <w:bookmarkStart w:id="68" w:name="_Toc418875598"/>
      <w:r w:rsidRPr="0076776F">
        <w:rPr>
          <w:rFonts w:hint="eastAsia"/>
          <w:sz w:val="24"/>
        </w:rPr>
        <w:t>类功能定义</w:t>
      </w:r>
      <w:bookmarkEnd w:id="68"/>
    </w:p>
    <w:p w14:paraId="1112AF3C" w14:textId="77777777" w:rsidR="00CC1B0B" w:rsidRPr="00557EE7" w:rsidRDefault="00CC1B0B" w:rsidP="00CC1B0B">
      <w:r>
        <w:rPr>
          <w:rStyle w:val="CommentReference"/>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13CE30E6" w14:textId="77777777" w:rsidTr="00CC1B0B">
        <w:tc>
          <w:tcPr>
            <w:tcW w:w="760" w:type="dxa"/>
            <w:shd w:val="clear" w:color="auto" w:fill="CCCCCC"/>
          </w:tcPr>
          <w:p w14:paraId="14D955F5" w14:textId="77777777" w:rsidR="00CC1B0B" w:rsidRPr="00076C89" w:rsidRDefault="00CC1B0B" w:rsidP="00CC1B0B">
            <w:pPr>
              <w:jc w:val="center"/>
              <w:rPr>
                <w:rStyle w:val="CommentReference"/>
                <w:b/>
                <w:i/>
              </w:rPr>
            </w:pPr>
            <w:r w:rsidRPr="00076C89">
              <w:rPr>
                <w:rStyle w:val="CommentReference"/>
                <w:rFonts w:hint="eastAsia"/>
              </w:rPr>
              <w:t>序号</w:t>
            </w:r>
          </w:p>
        </w:tc>
        <w:tc>
          <w:tcPr>
            <w:tcW w:w="2999" w:type="dxa"/>
            <w:shd w:val="clear" w:color="auto" w:fill="CCCCCC"/>
          </w:tcPr>
          <w:p w14:paraId="70C36494" w14:textId="77777777" w:rsidR="00CC1B0B" w:rsidRPr="00076C89" w:rsidRDefault="00CC1B0B" w:rsidP="00CC1B0B">
            <w:pPr>
              <w:jc w:val="center"/>
              <w:rPr>
                <w:rStyle w:val="CommentReference"/>
                <w:b/>
                <w:i/>
              </w:rPr>
            </w:pPr>
            <w:r w:rsidRPr="00076C89">
              <w:rPr>
                <w:rStyle w:val="CommentReference"/>
                <w:rFonts w:hint="eastAsia"/>
              </w:rPr>
              <w:t>功能点</w:t>
            </w:r>
          </w:p>
        </w:tc>
        <w:tc>
          <w:tcPr>
            <w:tcW w:w="5061" w:type="dxa"/>
            <w:shd w:val="clear" w:color="auto" w:fill="CCCCCC"/>
          </w:tcPr>
          <w:p w14:paraId="12F67409" w14:textId="77777777" w:rsidR="00CC1B0B" w:rsidRPr="00076C89" w:rsidRDefault="00CC1B0B" w:rsidP="00CC1B0B">
            <w:pPr>
              <w:jc w:val="center"/>
              <w:rPr>
                <w:rStyle w:val="CommentReference"/>
                <w:b/>
                <w:i/>
              </w:rPr>
            </w:pPr>
            <w:r w:rsidRPr="00076C89">
              <w:rPr>
                <w:rStyle w:val="CommentReference"/>
                <w:rFonts w:hint="eastAsia"/>
              </w:rPr>
              <w:t>功能点详细内容</w:t>
            </w:r>
          </w:p>
        </w:tc>
      </w:tr>
      <w:tr w:rsidR="00CC1B0B" w:rsidRPr="00076C89" w14:paraId="2DE8A25F" w14:textId="77777777" w:rsidTr="00CC1B0B">
        <w:tc>
          <w:tcPr>
            <w:tcW w:w="760" w:type="dxa"/>
          </w:tcPr>
          <w:p w14:paraId="6836A0CC" w14:textId="77777777" w:rsidR="00CC1B0B" w:rsidRPr="00076C89" w:rsidRDefault="00CC1B0B" w:rsidP="00CC1B0B">
            <w:pPr>
              <w:rPr>
                <w:rStyle w:val="CommentReference"/>
                <w:i/>
              </w:rPr>
            </w:pPr>
            <w:r w:rsidRPr="00076C89">
              <w:rPr>
                <w:rStyle w:val="CommentReference"/>
                <w:rFonts w:hint="eastAsia"/>
              </w:rPr>
              <w:t>1</w:t>
            </w:r>
          </w:p>
        </w:tc>
        <w:tc>
          <w:tcPr>
            <w:tcW w:w="2999" w:type="dxa"/>
          </w:tcPr>
          <w:p w14:paraId="12C3A9A0"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getTeamsByUser</w:t>
            </w:r>
          </w:p>
        </w:tc>
        <w:tc>
          <w:tcPr>
            <w:tcW w:w="5061" w:type="dxa"/>
          </w:tcPr>
          <w:p w14:paraId="774F07BC" w14:textId="77777777" w:rsidR="00CC1B0B" w:rsidRPr="00076C89" w:rsidRDefault="00CC1B0B" w:rsidP="00CC1B0B">
            <w:pPr>
              <w:rPr>
                <w:rStyle w:val="CommentReference"/>
                <w:i/>
              </w:rPr>
            </w:pPr>
            <w:r w:rsidRPr="001273D7">
              <w:rPr>
                <w:rStyle w:val="CommentReference"/>
                <w:rFonts w:hint="eastAsia"/>
              </w:rPr>
              <w:t>获取一个用户所属的所有圈子的列表</w:t>
            </w:r>
            <w:r w:rsidRPr="001273D7">
              <w:rPr>
                <w:rStyle w:val="CommentReference"/>
                <w:rFonts w:hint="eastAsia"/>
              </w:rPr>
              <w:t xml:space="preserve">, </w:t>
            </w:r>
            <w:r w:rsidRPr="001273D7">
              <w:rPr>
                <w:rStyle w:val="CommentReference"/>
                <w:rFonts w:hint="eastAsia"/>
              </w:rPr>
              <w:t>可以根据成员类型进行过滤</w:t>
            </w:r>
          </w:p>
        </w:tc>
      </w:tr>
      <w:tr w:rsidR="00CC1B0B" w:rsidRPr="00076C89" w14:paraId="2345B059" w14:textId="77777777" w:rsidTr="00CC1B0B">
        <w:tc>
          <w:tcPr>
            <w:tcW w:w="760" w:type="dxa"/>
          </w:tcPr>
          <w:p w14:paraId="50A9DFB7" w14:textId="77777777" w:rsidR="00CC1B0B" w:rsidRPr="00076C89" w:rsidRDefault="00CC1B0B" w:rsidP="00CC1B0B">
            <w:pPr>
              <w:rPr>
                <w:rStyle w:val="CommentReference"/>
                <w:i/>
              </w:rPr>
            </w:pPr>
            <w:r w:rsidRPr="00076C89">
              <w:rPr>
                <w:rStyle w:val="CommentReference"/>
                <w:rFonts w:hint="eastAsia"/>
              </w:rPr>
              <w:t>2</w:t>
            </w:r>
          </w:p>
        </w:tc>
        <w:tc>
          <w:tcPr>
            <w:tcW w:w="2999" w:type="dxa"/>
          </w:tcPr>
          <w:p w14:paraId="1FF85B14"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getUsersByTeam</w:t>
            </w:r>
          </w:p>
        </w:tc>
        <w:tc>
          <w:tcPr>
            <w:tcW w:w="5061" w:type="dxa"/>
          </w:tcPr>
          <w:p w14:paraId="15CAE1D0" w14:textId="77777777" w:rsidR="00CC1B0B" w:rsidRPr="00076C89" w:rsidRDefault="00CC1B0B" w:rsidP="00CC1B0B">
            <w:pPr>
              <w:rPr>
                <w:rStyle w:val="CommentReference"/>
                <w:i/>
              </w:rPr>
            </w:pPr>
            <w:r w:rsidRPr="001273D7">
              <w:rPr>
                <w:rStyle w:val="CommentReference"/>
                <w:rFonts w:hint="eastAsia"/>
              </w:rPr>
              <w:t>获取一个</w:t>
            </w:r>
            <w:r>
              <w:rPr>
                <w:rStyle w:val="CommentReference"/>
                <w:rFonts w:hint="eastAsia"/>
              </w:rPr>
              <w:t>圈子</w:t>
            </w:r>
            <w:r w:rsidRPr="001273D7">
              <w:rPr>
                <w:rStyle w:val="CommentReference"/>
                <w:rFonts w:hint="eastAsia"/>
              </w:rPr>
              <w:t>所属的所有用户的列表</w:t>
            </w:r>
          </w:p>
        </w:tc>
      </w:tr>
      <w:tr w:rsidR="00CC1B0B" w:rsidRPr="00076C89" w14:paraId="6874B5DC" w14:textId="77777777" w:rsidTr="00CC1B0B">
        <w:tc>
          <w:tcPr>
            <w:tcW w:w="760" w:type="dxa"/>
          </w:tcPr>
          <w:p w14:paraId="438AFA42" w14:textId="77777777" w:rsidR="00CC1B0B" w:rsidRPr="00076C89" w:rsidRDefault="00CC1B0B" w:rsidP="00CC1B0B">
            <w:pPr>
              <w:rPr>
                <w:rStyle w:val="CommentReference"/>
                <w:i/>
              </w:rPr>
            </w:pPr>
            <w:r w:rsidRPr="00076C89">
              <w:rPr>
                <w:rStyle w:val="CommentReference"/>
                <w:rFonts w:hint="eastAsia"/>
              </w:rPr>
              <w:t>3</w:t>
            </w:r>
          </w:p>
        </w:tc>
        <w:tc>
          <w:tcPr>
            <w:tcW w:w="2999" w:type="dxa"/>
          </w:tcPr>
          <w:p w14:paraId="45AF8B18"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getUsersByPage</w:t>
            </w:r>
          </w:p>
        </w:tc>
        <w:tc>
          <w:tcPr>
            <w:tcW w:w="5061" w:type="dxa"/>
          </w:tcPr>
          <w:p w14:paraId="7A77FEBE" w14:textId="77777777" w:rsidR="00CC1B0B" w:rsidRPr="00076C89" w:rsidRDefault="00CC1B0B" w:rsidP="00CC1B0B">
            <w:pPr>
              <w:rPr>
                <w:rStyle w:val="CommentReference"/>
                <w:i/>
              </w:rPr>
            </w:pPr>
            <w:r>
              <w:rPr>
                <w:rStyle w:val="CommentReference"/>
                <w:rFonts w:hint="eastAsia"/>
              </w:rPr>
              <w:t>分页</w:t>
            </w:r>
            <w:r w:rsidRPr="001273D7">
              <w:rPr>
                <w:rStyle w:val="CommentReference"/>
                <w:rFonts w:hint="eastAsia"/>
              </w:rPr>
              <w:t>获取一个</w:t>
            </w:r>
            <w:r>
              <w:rPr>
                <w:rStyle w:val="CommentReference"/>
                <w:rFonts w:hint="eastAsia"/>
              </w:rPr>
              <w:t>圈子</w:t>
            </w:r>
            <w:r w:rsidRPr="001273D7">
              <w:rPr>
                <w:rStyle w:val="CommentReference"/>
                <w:rFonts w:hint="eastAsia"/>
              </w:rPr>
              <w:t>所属的所有用户的列表</w:t>
            </w:r>
          </w:p>
        </w:tc>
      </w:tr>
      <w:tr w:rsidR="00CC1B0B" w:rsidRPr="00076C89" w14:paraId="1EE43A55" w14:textId="77777777" w:rsidTr="00CC1B0B">
        <w:tc>
          <w:tcPr>
            <w:tcW w:w="760" w:type="dxa"/>
          </w:tcPr>
          <w:p w14:paraId="6071960E" w14:textId="77777777" w:rsidR="00CC1B0B" w:rsidRPr="00076C89" w:rsidRDefault="00CC1B0B" w:rsidP="00CC1B0B">
            <w:pPr>
              <w:rPr>
                <w:rStyle w:val="CommentReference"/>
                <w:i/>
              </w:rPr>
            </w:pPr>
            <w:r>
              <w:rPr>
                <w:rStyle w:val="CommentReference"/>
                <w:rFonts w:hint="eastAsia"/>
              </w:rPr>
              <w:t>4</w:t>
            </w:r>
          </w:p>
        </w:tc>
        <w:tc>
          <w:tcPr>
            <w:tcW w:w="2999" w:type="dxa"/>
          </w:tcPr>
          <w:p w14:paraId="00968ED3" w14:textId="77777777" w:rsidR="00CC1B0B" w:rsidRPr="00076C89" w:rsidRDefault="00CC1B0B" w:rsidP="00CC1B0B">
            <w:pPr>
              <w:rPr>
                <w:rStyle w:val="CommentReference"/>
                <w:i/>
              </w:rPr>
            </w:pPr>
            <w:r>
              <w:rPr>
                <w:rFonts w:ascii="Consolas" w:hAnsi="Consolas" w:cs="Consolas"/>
                <w:color w:val="000000"/>
                <w:kern w:val="0"/>
                <w:sz w:val="22"/>
                <w:szCs w:val="22"/>
                <w:highlight w:val="lightGray"/>
                <w:u w:val="single"/>
              </w:rPr>
              <w:t>getTeamMember</w:t>
            </w:r>
          </w:p>
        </w:tc>
        <w:tc>
          <w:tcPr>
            <w:tcW w:w="5061" w:type="dxa"/>
          </w:tcPr>
          <w:p w14:paraId="2AF1F22C" w14:textId="77777777" w:rsidR="00CC1B0B" w:rsidRPr="00076C89" w:rsidRDefault="00CC1B0B" w:rsidP="00CC1B0B">
            <w:pPr>
              <w:rPr>
                <w:rStyle w:val="CommentReference"/>
                <w:i/>
              </w:rPr>
            </w:pPr>
            <w:r>
              <w:rPr>
                <w:rStyle w:val="CommentReference"/>
                <w:rFonts w:hint="eastAsia"/>
              </w:rPr>
              <w:t>获取圈子成员关系对象</w:t>
            </w:r>
          </w:p>
        </w:tc>
      </w:tr>
      <w:tr w:rsidR="00CC1B0B" w:rsidRPr="00076C89" w14:paraId="0CFF342F" w14:textId="77777777" w:rsidTr="00CC1B0B">
        <w:tc>
          <w:tcPr>
            <w:tcW w:w="760" w:type="dxa"/>
          </w:tcPr>
          <w:p w14:paraId="349EA4A3" w14:textId="77777777" w:rsidR="00CC1B0B" w:rsidRPr="00076C89" w:rsidRDefault="00CC1B0B" w:rsidP="00CC1B0B">
            <w:pPr>
              <w:rPr>
                <w:rStyle w:val="CommentReference"/>
                <w:i/>
              </w:rPr>
            </w:pPr>
            <w:r>
              <w:rPr>
                <w:rStyle w:val="CommentReference"/>
                <w:rFonts w:hint="eastAsia"/>
              </w:rPr>
              <w:t>5</w:t>
            </w:r>
          </w:p>
        </w:tc>
        <w:tc>
          <w:tcPr>
            <w:tcW w:w="2999" w:type="dxa"/>
          </w:tcPr>
          <w:p w14:paraId="451EC390"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4841524D" w14:textId="77777777" w:rsidR="00CC1B0B" w:rsidRDefault="00CC1B0B" w:rsidP="00CC1B0B">
            <w:pPr>
              <w:rPr>
                <w:rStyle w:val="CommentReference"/>
                <w:i/>
              </w:rPr>
            </w:pPr>
            <w:r>
              <w:rPr>
                <w:rStyle w:val="CommentReference"/>
                <w:rFonts w:hint="eastAsia"/>
              </w:rPr>
              <w:t>退出圈子，移除成员</w:t>
            </w:r>
          </w:p>
        </w:tc>
      </w:tr>
      <w:tr w:rsidR="00CC1B0B" w:rsidRPr="00076C89" w14:paraId="3D7EE7E0" w14:textId="77777777" w:rsidTr="00CC1B0B">
        <w:tc>
          <w:tcPr>
            <w:tcW w:w="760" w:type="dxa"/>
          </w:tcPr>
          <w:p w14:paraId="3581AB3E" w14:textId="77777777" w:rsidR="00CC1B0B" w:rsidRPr="00076C89" w:rsidRDefault="00CC1B0B" w:rsidP="00CC1B0B">
            <w:pPr>
              <w:rPr>
                <w:rStyle w:val="CommentReference"/>
                <w:i/>
              </w:rPr>
            </w:pPr>
            <w:r>
              <w:rPr>
                <w:rStyle w:val="CommentReference"/>
                <w:rFonts w:hint="eastAsia"/>
              </w:rPr>
              <w:t>6</w:t>
            </w:r>
          </w:p>
        </w:tc>
        <w:tc>
          <w:tcPr>
            <w:tcW w:w="2999" w:type="dxa"/>
          </w:tcPr>
          <w:p w14:paraId="4A933DE4"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0DBA41E7" w14:textId="77777777" w:rsidR="00CC1B0B" w:rsidRDefault="00CC1B0B" w:rsidP="00CC1B0B">
            <w:pPr>
              <w:rPr>
                <w:rStyle w:val="CommentReference"/>
                <w:i/>
              </w:rPr>
            </w:pPr>
            <w:r>
              <w:rPr>
                <w:rStyle w:val="CommentReference"/>
                <w:rFonts w:hint="eastAsia"/>
              </w:rPr>
              <w:t>更改圈子成员关系信息</w:t>
            </w:r>
          </w:p>
        </w:tc>
      </w:tr>
      <w:tr w:rsidR="00CC1B0B" w:rsidRPr="00076C89" w14:paraId="1D56610E" w14:textId="77777777" w:rsidTr="00CC1B0B">
        <w:tc>
          <w:tcPr>
            <w:tcW w:w="760" w:type="dxa"/>
          </w:tcPr>
          <w:p w14:paraId="4892559D" w14:textId="77777777" w:rsidR="00CC1B0B" w:rsidRPr="00076C89" w:rsidRDefault="00CC1B0B" w:rsidP="00CC1B0B">
            <w:pPr>
              <w:rPr>
                <w:rStyle w:val="CommentReference"/>
                <w:i/>
              </w:rPr>
            </w:pPr>
            <w:r>
              <w:rPr>
                <w:rStyle w:val="CommentReference"/>
                <w:rFonts w:hint="eastAsia"/>
              </w:rPr>
              <w:t>7</w:t>
            </w:r>
          </w:p>
        </w:tc>
        <w:tc>
          <w:tcPr>
            <w:tcW w:w="2999" w:type="dxa"/>
          </w:tcPr>
          <w:p w14:paraId="30EB4EB0"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4E3689EE" w14:textId="77777777" w:rsidR="00CC1B0B" w:rsidRDefault="00CC1B0B" w:rsidP="00CC1B0B">
            <w:pPr>
              <w:rPr>
                <w:rStyle w:val="CommentReference"/>
                <w:i/>
              </w:rPr>
            </w:pPr>
            <w:r>
              <w:rPr>
                <w:rStyle w:val="CommentReference"/>
                <w:rFonts w:hint="eastAsia"/>
              </w:rPr>
              <w:t>增量获取圈子的成员变化</w:t>
            </w:r>
          </w:p>
        </w:tc>
      </w:tr>
      <w:tr w:rsidR="00CC1B0B" w:rsidRPr="00076C89" w14:paraId="088ED189" w14:textId="77777777" w:rsidTr="00CC1B0B">
        <w:tc>
          <w:tcPr>
            <w:tcW w:w="760" w:type="dxa"/>
          </w:tcPr>
          <w:p w14:paraId="15D617A7" w14:textId="77777777" w:rsidR="00CC1B0B" w:rsidRPr="00076C89" w:rsidRDefault="00CC1B0B" w:rsidP="00CC1B0B">
            <w:pPr>
              <w:rPr>
                <w:rStyle w:val="CommentReference"/>
                <w:i/>
              </w:rPr>
            </w:pPr>
            <w:r>
              <w:rPr>
                <w:rStyle w:val="CommentReference"/>
                <w:rFonts w:hint="eastAsia"/>
              </w:rPr>
              <w:t>8</w:t>
            </w:r>
          </w:p>
        </w:tc>
        <w:tc>
          <w:tcPr>
            <w:tcW w:w="2999" w:type="dxa"/>
          </w:tcPr>
          <w:p w14:paraId="515612AC"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6E172261" w14:textId="77777777" w:rsidR="00CC1B0B" w:rsidRDefault="00CC1B0B" w:rsidP="00CC1B0B">
            <w:pPr>
              <w:rPr>
                <w:rStyle w:val="CommentReference"/>
                <w:i/>
              </w:rPr>
            </w:pPr>
            <w:r>
              <w:rPr>
                <w:rStyle w:val="CommentReference"/>
                <w:rFonts w:hint="eastAsia"/>
              </w:rPr>
              <w:t>增量获取成员的圈子变化</w:t>
            </w:r>
          </w:p>
        </w:tc>
      </w:tr>
      <w:tr w:rsidR="00CC1B0B" w:rsidRPr="00076C89" w14:paraId="28F563D7" w14:textId="77777777" w:rsidTr="00CC1B0B">
        <w:tc>
          <w:tcPr>
            <w:tcW w:w="760" w:type="dxa"/>
          </w:tcPr>
          <w:p w14:paraId="6A0936A1" w14:textId="77777777" w:rsidR="00CC1B0B" w:rsidRPr="00076C89" w:rsidRDefault="00CC1B0B" w:rsidP="00CC1B0B">
            <w:pPr>
              <w:rPr>
                <w:rStyle w:val="CommentReference"/>
                <w:i/>
              </w:rPr>
            </w:pPr>
            <w:r>
              <w:rPr>
                <w:rStyle w:val="CommentReference"/>
                <w:rFonts w:hint="eastAsia"/>
              </w:rPr>
              <w:t>9</w:t>
            </w:r>
          </w:p>
        </w:tc>
        <w:tc>
          <w:tcPr>
            <w:tcW w:w="2999" w:type="dxa"/>
          </w:tcPr>
          <w:p w14:paraId="7E81B1B9"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508C1458" w14:textId="77777777" w:rsidR="00CC1B0B" w:rsidRDefault="00CC1B0B" w:rsidP="00CC1B0B">
            <w:pPr>
              <w:rPr>
                <w:rStyle w:val="CommentReference"/>
                <w:i/>
              </w:rPr>
            </w:pPr>
            <w:r w:rsidRPr="001273D7">
              <w:rPr>
                <w:rStyle w:val="CommentReference"/>
                <w:rFonts w:hint="eastAsia"/>
              </w:rPr>
              <w:t>邀请一个圈子的用户到另一个圈子，判断用户是否已在圈子里</w:t>
            </w:r>
          </w:p>
        </w:tc>
      </w:tr>
      <w:tr w:rsidR="00CC1B0B" w:rsidRPr="00076C89" w14:paraId="68FE742D" w14:textId="77777777" w:rsidTr="00CC1B0B">
        <w:tc>
          <w:tcPr>
            <w:tcW w:w="760" w:type="dxa"/>
          </w:tcPr>
          <w:p w14:paraId="6903E9D9" w14:textId="77777777" w:rsidR="00CC1B0B" w:rsidRPr="00076C89" w:rsidRDefault="00CC1B0B" w:rsidP="00CC1B0B">
            <w:pPr>
              <w:rPr>
                <w:rStyle w:val="CommentReference"/>
                <w:i/>
              </w:rPr>
            </w:pPr>
            <w:r>
              <w:rPr>
                <w:rStyle w:val="CommentReference"/>
                <w:rFonts w:hint="eastAsia"/>
              </w:rPr>
              <w:t>10</w:t>
            </w:r>
          </w:p>
        </w:tc>
        <w:tc>
          <w:tcPr>
            <w:tcW w:w="2999" w:type="dxa"/>
          </w:tcPr>
          <w:p w14:paraId="562F1341"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67029441" w14:textId="77777777" w:rsidR="00CC1B0B" w:rsidRDefault="00CC1B0B" w:rsidP="00CC1B0B">
            <w:pPr>
              <w:rPr>
                <w:rStyle w:val="CommentReference"/>
                <w:i/>
              </w:rPr>
            </w:pPr>
            <w:r w:rsidRPr="001273D7">
              <w:rPr>
                <w:rStyle w:val="CommentReference"/>
                <w:rFonts w:hint="eastAsia"/>
              </w:rPr>
              <w:t>圈主移交</w:t>
            </w:r>
          </w:p>
        </w:tc>
      </w:tr>
    </w:tbl>
    <w:p w14:paraId="04BBD824" w14:textId="77777777" w:rsidR="00CC1B0B" w:rsidRDefault="00CC1B0B" w:rsidP="00CC1B0B"/>
    <w:p w14:paraId="355F7EDF" w14:textId="77777777" w:rsidR="00CC1B0B" w:rsidRDefault="00CC1B0B" w:rsidP="00CC1B0B"/>
    <w:p w14:paraId="2B9307C8" w14:textId="77777777" w:rsidR="00CC1B0B" w:rsidRDefault="00CC1B0B" w:rsidP="00CC1B0B"/>
    <w:p w14:paraId="429E442B" w14:textId="77777777" w:rsidR="00CC1B0B" w:rsidRDefault="00CC1B0B" w:rsidP="0076776F">
      <w:pPr>
        <w:pStyle w:val="Heading3"/>
      </w:pPr>
      <w:bookmarkStart w:id="69" w:name="_Toc418875599"/>
      <w:r>
        <w:rPr>
          <w:rFonts w:hint="eastAsia"/>
        </w:rPr>
        <w:lastRenderedPageBreak/>
        <w:t>TokenCache</w:t>
      </w:r>
      <w:r>
        <w:rPr>
          <w:rFonts w:hint="eastAsia"/>
        </w:rPr>
        <w:t>类概述</w:t>
      </w:r>
      <w:bookmarkEnd w:id="69"/>
    </w:p>
    <w:p w14:paraId="4CAA0E85" w14:textId="77777777" w:rsidR="00CC1B0B" w:rsidRPr="0076776F" w:rsidRDefault="00CC1B0B" w:rsidP="0076776F">
      <w:pPr>
        <w:spacing w:line="400" w:lineRule="exact"/>
        <w:ind w:firstLine="432"/>
        <w:rPr>
          <w:sz w:val="24"/>
        </w:rPr>
      </w:pPr>
      <w:r w:rsidRPr="0076776F">
        <w:rPr>
          <w:sz w:val="24"/>
        </w:rPr>
        <w:t>R</w:t>
      </w:r>
      <w:r w:rsidRPr="0076776F">
        <w:rPr>
          <w:rFonts w:hint="eastAsia"/>
          <w:sz w:val="24"/>
        </w:rPr>
        <w:t>edis</w:t>
      </w:r>
      <w:r w:rsidRPr="0076776F">
        <w:rPr>
          <w:rFonts w:hint="eastAsia"/>
          <w:sz w:val="24"/>
        </w:rPr>
        <w:t>缓存交互类。</w:t>
      </w:r>
    </w:p>
    <w:p w14:paraId="32FBE98C" w14:textId="77777777" w:rsidR="00CC1B0B" w:rsidRPr="0076776F" w:rsidRDefault="00CC1B0B" w:rsidP="0076776F">
      <w:pPr>
        <w:spacing w:line="400" w:lineRule="exact"/>
        <w:ind w:firstLine="432"/>
        <w:rPr>
          <w:sz w:val="24"/>
        </w:rPr>
      </w:pPr>
      <w:bookmarkStart w:id="70" w:name="_Toc418875600"/>
      <w:r w:rsidRPr="0076776F">
        <w:rPr>
          <w:rFonts w:hint="eastAsia"/>
          <w:sz w:val="24"/>
        </w:rPr>
        <w:t>类功能定义</w:t>
      </w:r>
      <w:bookmarkEnd w:id="70"/>
    </w:p>
    <w:p w14:paraId="053B628D" w14:textId="77777777" w:rsidR="00CC1B0B" w:rsidRPr="00557EE7" w:rsidRDefault="00CC1B0B" w:rsidP="00CC1B0B">
      <w:r>
        <w:rPr>
          <w:rStyle w:val="CommentReference"/>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2B95B9D1" w14:textId="77777777" w:rsidTr="00CC1B0B">
        <w:tc>
          <w:tcPr>
            <w:tcW w:w="760" w:type="dxa"/>
            <w:shd w:val="clear" w:color="auto" w:fill="CCCCCC"/>
          </w:tcPr>
          <w:p w14:paraId="524061A9" w14:textId="77777777" w:rsidR="00CC1B0B" w:rsidRPr="00076C89" w:rsidRDefault="00CC1B0B" w:rsidP="00CC1B0B">
            <w:pPr>
              <w:jc w:val="center"/>
              <w:rPr>
                <w:rStyle w:val="CommentReference"/>
                <w:b/>
                <w:i/>
              </w:rPr>
            </w:pPr>
            <w:r w:rsidRPr="00076C89">
              <w:rPr>
                <w:rStyle w:val="CommentReference"/>
                <w:rFonts w:hint="eastAsia"/>
              </w:rPr>
              <w:t>序号</w:t>
            </w:r>
          </w:p>
        </w:tc>
        <w:tc>
          <w:tcPr>
            <w:tcW w:w="2999" w:type="dxa"/>
            <w:shd w:val="clear" w:color="auto" w:fill="CCCCCC"/>
          </w:tcPr>
          <w:p w14:paraId="0AEF7135" w14:textId="77777777" w:rsidR="00CC1B0B" w:rsidRPr="00076C89" w:rsidRDefault="00CC1B0B" w:rsidP="00CC1B0B">
            <w:pPr>
              <w:jc w:val="center"/>
              <w:rPr>
                <w:rStyle w:val="CommentReference"/>
                <w:b/>
                <w:i/>
              </w:rPr>
            </w:pPr>
            <w:r w:rsidRPr="00076C89">
              <w:rPr>
                <w:rStyle w:val="CommentReference"/>
                <w:rFonts w:hint="eastAsia"/>
              </w:rPr>
              <w:t>功能点</w:t>
            </w:r>
          </w:p>
        </w:tc>
        <w:tc>
          <w:tcPr>
            <w:tcW w:w="5061" w:type="dxa"/>
            <w:shd w:val="clear" w:color="auto" w:fill="CCCCCC"/>
          </w:tcPr>
          <w:p w14:paraId="1ED6A572" w14:textId="77777777" w:rsidR="00CC1B0B" w:rsidRPr="00076C89" w:rsidRDefault="00CC1B0B" w:rsidP="00CC1B0B">
            <w:pPr>
              <w:jc w:val="center"/>
              <w:rPr>
                <w:rStyle w:val="CommentReference"/>
                <w:b/>
                <w:i/>
              </w:rPr>
            </w:pPr>
            <w:r w:rsidRPr="00076C89">
              <w:rPr>
                <w:rStyle w:val="CommentReference"/>
                <w:rFonts w:hint="eastAsia"/>
              </w:rPr>
              <w:t>功能点详细内容</w:t>
            </w:r>
          </w:p>
        </w:tc>
      </w:tr>
      <w:tr w:rsidR="00CC1B0B" w:rsidRPr="00076C89" w14:paraId="7B3AF677" w14:textId="77777777" w:rsidTr="00CC1B0B">
        <w:tc>
          <w:tcPr>
            <w:tcW w:w="760" w:type="dxa"/>
          </w:tcPr>
          <w:p w14:paraId="2A0651A2" w14:textId="77777777" w:rsidR="00CC1B0B" w:rsidRPr="00076C89" w:rsidRDefault="00CC1B0B" w:rsidP="00CC1B0B">
            <w:pPr>
              <w:rPr>
                <w:rStyle w:val="CommentReference"/>
                <w:i/>
              </w:rPr>
            </w:pPr>
            <w:r w:rsidRPr="00076C89">
              <w:rPr>
                <w:rStyle w:val="CommentReference"/>
                <w:rFonts w:hint="eastAsia"/>
              </w:rPr>
              <w:t>1</w:t>
            </w:r>
          </w:p>
        </w:tc>
        <w:tc>
          <w:tcPr>
            <w:tcW w:w="2999" w:type="dxa"/>
          </w:tcPr>
          <w:p w14:paraId="4F766B00"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getTeamsByUserId</w:t>
            </w:r>
          </w:p>
        </w:tc>
        <w:tc>
          <w:tcPr>
            <w:tcW w:w="5061" w:type="dxa"/>
          </w:tcPr>
          <w:p w14:paraId="0CF3ACDB" w14:textId="77777777" w:rsidR="00CC1B0B" w:rsidRPr="00076C89" w:rsidRDefault="00CC1B0B" w:rsidP="00CC1B0B">
            <w:pPr>
              <w:rPr>
                <w:rStyle w:val="CommentReference"/>
                <w:i/>
              </w:rPr>
            </w:pPr>
            <w:r w:rsidRPr="001273D7">
              <w:rPr>
                <w:rStyle w:val="CommentReference"/>
                <w:rFonts w:hint="eastAsia"/>
              </w:rPr>
              <w:t>获取一个用户所属的所有圈子的列表</w:t>
            </w:r>
            <w:r w:rsidRPr="001273D7">
              <w:rPr>
                <w:rStyle w:val="CommentReference"/>
                <w:rFonts w:hint="eastAsia"/>
              </w:rPr>
              <w:t xml:space="preserve">, </w:t>
            </w:r>
            <w:r w:rsidRPr="001273D7">
              <w:rPr>
                <w:rStyle w:val="CommentReference"/>
                <w:rFonts w:hint="eastAsia"/>
              </w:rPr>
              <w:t>可以根据成员类型进行过滤</w:t>
            </w:r>
          </w:p>
        </w:tc>
      </w:tr>
      <w:tr w:rsidR="00CC1B0B" w:rsidRPr="00076C89" w14:paraId="3E3A90E8" w14:textId="77777777" w:rsidTr="00CC1B0B">
        <w:tc>
          <w:tcPr>
            <w:tcW w:w="760" w:type="dxa"/>
          </w:tcPr>
          <w:p w14:paraId="200E3A2E" w14:textId="77777777" w:rsidR="00CC1B0B" w:rsidRPr="00076C89" w:rsidRDefault="00CC1B0B" w:rsidP="00CC1B0B">
            <w:pPr>
              <w:rPr>
                <w:rStyle w:val="CommentReference"/>
                <w:i/>
              </w:rPr>
            </w:pPr>
            <w:r w:rsidRPr="00076C89">
              <w:rPr>
                <w:rStyle w:val="CommentReference"/>
                <w:rFonts w:hint="eastAsia"/>
              </w:rPr>
              <w:t>2</w:t>
            </w:r>
          </w:p>
        </w:tc>
        <w:tc>
          <w:tcPr>
            <w:tcW w:w="2999" w:type="dxa"/>
          </w:tcPr>
          <w:p w14:paraId="5CDAAF6E"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getUsersByTeamId</w:t>
            </w:r>
          </w:p>
        </w:tc>
        <w:tc>
          <w:tcPr>
            <w:tcW w:w="5061" w:type="dxa"/>
          </w:tcPr>
          <w:p w14:paraId="4C88FC0E" w14:textId="77777777" w:rsidR="00CC1B0B" w:rsidRPr="00076C89" w:rsidRDefault="00CC1B0B" w:rsidP="00CC1B0B">
            <w:pPr>
              <w:rPr>
                <w:rStyle w:val="CommentReference"/>
                <w:i/>
              </w:rPr>
            </w:pPr>
            <w:r w:rsidRPr="001273D7">
              <w:rPr>
                <w:rStyle w:val="CommentReference"/>
                <w:rFonts w:hint="eastAsia"/>
              </w:rPr>
              <w:t>获取一个</w:t>
            </w:r>
            <w:r>
              <w:rPr>
                <w:rStyle w:val="CommentReference"/>
                <w:rFonts w:hint="eastAsia"/>
              </w:rPr>
              <w:t>圈子</w:t>
            </w:r>
            <w:r w:rsidRPr="001273D7">
              <w:rPr>
                <w:rStyle w:val="CommentReference"/>
                <w:rFonts w:hint="eastAsia"/>
              </w:rPr>
              <w:t>所属的所有用户的列表</w:t>
            </w:r>
          </w:p>
        </w:tc>
      </w:tr>
      <w:tr w:rsidR="00CC1B0B" w:rsidRPr="00076C89" w14:paraId="3A1131BF" w14:textId="77777777" w:rsidTr="00CC1B0B">
        <w:tc>
          <w:tcPr>
            <w:tcW w:w="760" w:type="dxa"/>
          </w:tcPr>
          <w:p w14:paraId="67D5FCBB" w14:textId="77777777" w:rsidR="00CC1B0B" w:rsidRPr="00076C89" w:rsidRDefault="00CC1B0B" w:rsidP="00CC1B0B">
            <w:pPr>
              <w:rPr>
                <w:rStyle w:val="CommentReference"/>
                <w:i/>
              </w:rPr>
            </w:pPr>
            <w:r w:rsidRPr="00076C89">
              <w:rPr>
                <w:rStyle w:val="CommentReference"/>
                <w:rFonts w:hint="eastAsia"/>
              </w:rPr>
              <w:t>3</w:t>
            </w:r>
          </w:p>
        </w:tc>
        <w:tc>
          <w:tcPr>
            <w:tcW w:w="2999" w:type="dxa"/>
          </w:tcPr>
          <w:p w14:paraId="174D73B8"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getUsersByPage</w:t>
            </w:r>
          </w:p>
        </w:tc>
        <w:tc>
          <w:tcPr>
            <w:tcW w:w="5061" w:type="dxa"/>
          </w:tcPr>
          <w:p w14:paraId="115D0EE5" w14:textId="77777777" w:rsidR="00CC1B0B" w:rsidRPr="00076C89" w:rsidRDefault="00CC1B0B" w:rsidP="00CC1B0B">
            <w:pPr>
              <w:rPr>
                <w:rStyle w:val="CommentReference"/>
                <w:i/>
              </w:rPr>
            </w:pPr>
            <w:r>
              <w:rPr>
                <w:rStyle w:val="CommentReference"/>
                <w:rFonts w:hint="eastAsia"/>
              </w:rPr>
              <w:t>分页</w:t>
            </w:r>
            <w:r w:rsidRPr="001273D7">
              <w:rPr>
                <w:rStyle w:val="CommentReference"/>
                <w:rFonts w:hint="eastAsia"/>
              </w:rPr>
              <w:t>获取一个</w:t>
            </w:r>
            <w:r>
              <w:rPr>
                <w:rStyle w:val="CommentReference"/>
                <w:rFonts w:hint="eastAsia"/>
              </w:rPr>
              <w:t>圈子</w:t>
            </w:r>
            <w:r w:rsidRPr="001273D7">
              <w:rPr>
                <w:rStyle w:val="CommentReference"/>
                <w:rFonts w:hint="eastAsia"/>
              </w:rPr>
              <w:t>所属的所有用户的列表</w:t>
            </w:r>
          </w:p>
        </w:tc>
      </w:tr>
      <w:tr w:rsidR="00CC1B0B" w:rsidRPr="00076C89" w14:paraId="1668FEF5" w14:textId="77777777" w:rsidTr="00CC1B0B">
        <w:tc>
          <w:tcPr>
            <w:tcW w:w="760" w:type="dxa"/>
          </w:tcPr>
          <w:p w14:paraId="40AE3BF6" w14:textId="77777777" w:rsidR="00CC1B0B" w:rsidRPr="00076C89" w:rsidRDefault="00CC1B0B" w:rsidP="00CC1B0B">
            <w:pPr>
              <w:rPr>
                <w:rStyle w:val="CommentReference"/>
                <w:i/>
              </w:rPr>
            </w:pPr>
            <w:r>
              <w:rPr>
                <w:rStyle w:val="CommentReference"/>
                <w:rFonts w:hint="eastAsia"/>
              </w:rPr>
              <w:t>4</w:t>
            </w:r>
          </w:p>
        </w:tc>
        <w:tc>
          <w:tcPr>
            <w:tcW w:w="2999" w:type="dxa"/>
          </w:tcPr>
          <w:p w14:paraId="773F2275" w14:textId="77777777" w:rsidR="00CC1B0B" w:rsidRPr="00076C89" w:rsidRDefault="00CC1B0B" w:rsidP="00CC1B0B">
            <w:pPr>
              <w:rPr>
                <w:rStyle w:val="CommentReference"/>
                <w:i/>
              </w:rPr>
            </w:pPr>
            <w:r>
              <w:rPr>
                <w:rFonts w:ascii="Consolas" w:hAnsi="Consolas" w:cs="Consolas"/>
                <w:color w:val="000000"/>
                <w:kern w:val="0"/>
                <w:sz w:val="22"/>
                <w:szCs w:val="22"/>
                <w:highlight w:val="lightGray"/>
                <w:u w:val="single"/>
              </w:rPr>
              <w:t>getTeamMember</w:t>
            </w:r>
          </w:p>
        </w:tc>
        <w:tc>
          <w:tcPr>
            <w:tcW w:w="5061" w:type="dxa"/>
          </w:tcPr>
          <w:p w14:paraId="4C19D764" w14:textId="77777777" w:rsidR="00CC1B0B" w:rsidRPr="00076C89" w:rsidRDefault="00CC1B0B" w:rsidP="00CC1B0B">
            <w:pPr>
              <w:rPr>
                <w:rStyle w:val="CommentReference"/>
                <w:i/>
              </w:rPr>
            </w:pPr>
            <w:r>
              <w:rPr>
                <w:rStyle w:val="CommentReference"/>
                <w:rFonts w:hint="eastAsia"/>
              </w:rPr>
              <w:t>获取圈子成员关系对象</w:t>
            </w:r>
          </w:p>
        </w:tc>
      </w:tr>
      <w:tr w:rsidR="00CC1B0B" w:rsidRPr="00076C89" w14:paraId="2B844BB3" w14:textId="77777777" w:rsidTr="00CC1B0B">
        <w:tc>
          <w:tcPr>
            <w:tcW w:w="760" w:type="dxa"/>
          </w:tcPr>
          <w:p w14:paraId="5509B87F" w14:textId="77777777" w:rsidR="00CC1B0B" w:rsidRPr="00076C89" w:rsidRDefault="00CC1B0B" w:rsidP="00CC1B0B">
            <w:pPr>
              <w:rPr>
                <w:rStyle w:val="CommentReference"/>
                <w:i/>
              </w:rPr>
            </w:pPr>
            <w:r>
              <w:rPr>
                <w:rStyle w:val="CommentReference"/>
                <w:rFonts w:hint="eastAsia"/>
              </w:rPr>
              <w:t>5</w:t>
            </w:r>
          </w:p>
        </w:tc>
        <w:tc>
          <w:tcPr>
            <w:tcW w:w="2999" w:type="dxa"/>
          </w:tcPr>
          <w:p w14:paraId="70F7C284"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6BEE2EBF" w14:textId="77777777" w:rsidR="00CC1B0B" w:rsidRDefault="00CC1B0B" w:rsidP="00CC1B0B">
            <w:pPr>
              <w:rPr>
                <w:rStyle w:val="CommentReference"/>
                <w:i/>
              </w:rPr>
            </w:pPr>
            <w:r>
              <w:rPr>
                <w:rStyle w:val="CommentReference"/>
                <w:rFonts w:hint="eastAsia"/>
              </w:rPr>
              <w:t>退出圈子，移除成员</w:t>
            </w:r>
          </w:p>
        </w:tc>
      </w:tr>
      <w:tr w:rsidR="00CC1B0B" w:rsidRPr="00076C89" w14:paraId="248B3379" w14:textId="77777777" w:rsidTr="00CC1B0B">
        <w:tc>
          <w:tcPr>
            <w:tcW w:w="760" w:type="dxa"/>
          </w:tcPr>
          <w:p w14:paraId="0D58E4AD" w14:textId="77777777" w:rsidR="00CC1B0B" w:rsidRPr="00076C89" w:rsidRDefault="00CC1B0B" w:rsidP="00CC1B0B">
            <w:pPr>
              <w:rPr>
                <w:rStyle w:val="CommentReference"/>
                <w:i/>
              </w:rPr>
            </w:pPr>
            <w:r>
              <w:rPr>
                <w:rStyle w:val="CommentReference"/>
                <w:rFonts w:hint="eastAsia"/>
              </w:rPr>
              <w:t>6</w:t>
            </w:r>
          </w:p>
        </w:tc>
        <w:tc>
          <w:tcPr>
            <w:tcW w:w="2999" w:type="dxa"/>
          </w:tcPr>
          <w:p w14:paraId="264981BD"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6D02EEAC" w14:textId="77777777" w:rsidR="00CC1B0B" w:rsidRDefault="00CC1B0B" w:rsidP="00CC1B0B">
            <w:pPr>
              <w:rPr>
                <w:rStyle w:val="CommentReference"/>
                <w:i/>
              </w:rPr>
            </w:pPr>
            <w:r>
              <w:rPr>
                <w:rStyle w:val="CommentReference"/>
                <w:rFonts w:hint="eastAsia"/>
              </w:rPr>
              <w:t>更改圈子成员关系信息</w:t>
            </w:r>
          </w:p>
        </w:tc>
      </w:tr>
      <w:tr w:rsidR="00CC1B0B" w:rsidRPr="00076C89" w14:paraId="3A243000" w14:textId="77777777" w:rsidTr="00CC1B0B">
        <w:tc>
          <w:tcPr>
            <w:tcW w:w="760" w:type="dxa"/>
          </w:tcPr>
          <w:p w14:paraId="0B426D85" w14:textId="77777777" w:rsidR="00CC1B0B" w:rsidRPr="00076C89" w:rsidRDefault="00CC1B0B" w:rsidP="00CC1B0B">
            <w:pPr>
              <w:rPr>
                <w:rStyle w:val="CommentReference"/>
                <w:i/>
              </w:rPr>
            </w:pPr>
            <w:r>
              <w:rPr>
                <w:rStyle w:val="CommentReference"/>
                <w:rFonts w:hint="eastAsia"/>
              </w:rPr>
              <w:t>7</w:t>
            </w:r>
          </w:p>
        </w:tc>
        <w:tc>
          <w:tcPr>
            <w:tcW w:w="2999" w:type="dxa"/>
          </w:tcPr>
          <w:p w14:paraId="0E704283"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03B4621A" w14:textId="77777777" w:rsidR="00CC1B0B" w:rsidRDefault="00CC1B0B" w:rsidP="00CC1B0B">
            <w:pPr>
              <w:rPr>
                <w:rStyle w:val="CommentReference"/>
                <w:i/>
              </w:rPr>
            </w:pPr>
            <w:r>
              <w:rPr>
                <w:rStyle w:val="CommentReference"/>
                <w:rFonts w:hint="eastAsia"/>
              </w:rPr>
              <w:t>增量获取圈子的成员变化</w:t>
            </w:r>
          </w:p>
        </w:tc>
      </w:tr>
      <w:tr w:rsidR="00CC1B0B" w:rsidRPr="00076C89" w14:paraId="195E05FC" w14:textId="77777777" w:rsidTr="00CC1B0B">
        <w:tc>
          <w:tcPr>
            <w:tcW w:w="760" w:type="dxa"/>
          </w:tcPr>
          <w:p w14:paraId="19523E74" w14:textId="77777777" w:rsidR="00CC1B0B" w:rsidRPr="00076C89" w:rsidRDefault="00CC1B0B" w:rsidP="00CC1B0B">
            <w:pPr>
              <w:rPr>
                <w:rStyle w:val="CommentReference"/>
                <w:i/>
              </w:rPr>
            </w:pPr>
            <w:r>
              <w:rPr>
                <w:rStyle w:val="CommentReference"/>
                <w:rFonts w:hint="eastAsia"/>
              </w:rPr>
              <w:t>8</w:t>
            </w:r>
          </w:p>
        </w:tc>
        <w:tc>
          <w:tcPr>
            <w:tcW w:w="2999" w:type="dxa"/>
          </w:tcPr>
          <w:p w14:paraId="0332A270"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488E624D" w14:textId="77777777" w:rsidR="00CC1B0B" w:rsidRDefault="00CC1B0B" w:rsidP="00CC1B0B">
            <w:pPr>
              <w:rPr>
                <w:rStyle w:val="CommentReference"/>
                <w:i/>
              </w:rPr>
            </w:pPr>
            <w:r>
              <w:rPr>
                <w:rStyle w:val="CommentReference"/>
                <w:rFonts w:hint="eastAsia"/>
              </w:rPr>
              <w:t>增量获取成员的圈子变化</w:t>
            </w:r>
          </w:p>
        </w:tc>
      </w:tr>
      <w:tr w:rsidR="00CC1B0B" w:rsidRPr="00076C89" w14:paraId="102F16FC" w14:textId="77777777" w:rsidTr="00CC1B0B">
        <w:tc>
          <w:tcPr>
            <w:tcW w:w="760" w:type="dxa"/>
          </w:tcPr>
          <w:p w14:paraId="47184F24" w14:textId="77777777" w:rsidR="00CC1B0B" w:rsidRPr="00076C89" w:rsidRDefault="00CC1B0B" w:rsidP="00CC1B0B">
            <w:pPr>
              <w:rPr>
                <w:rStyle w:val="CommentReference"/>
                <w:i/>
              </w:rPr>
            </w:pPr>
            <w:r>
              <w:rPr>
                <w:rStyle w:val="CommentReference"/>
                <w:rFonts w:hint="eastAsia"/>
              </w:rPr>
              <w:t>9</w:t>
            </w:r>
          </w:p>
        </w:tc>
        <w:tc>
          <w:tcPr>
            <w:tcW w:w="2999" w:type="dxa"/>
          </w:tcPr>
          <w:p w14:paraId="0AA0F392"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5BACD332" w14:textId="77777777" w:rsidR="00CC1B0B" w:rsidRDefault="00CC1B0B" w:rsidP="00CC1B0B">
            <w:pPr>
              <w:rPr>
                <w:rStyle w:val="CommentReference"/>
                <w:i/>
              </w:rPr>
            </w:pPr>
            <w:r w:rsidRPr="001273D7">
              <w:rPr>
                <w:rStyle w:val="CommentReference"/>
                <w:rFonts w:hint="eastAsia"/>
              </w:rPr>
              <w:t>邀请一个圈子的用户到另一个圈子，判断用户是否已在圈子里</w:t>
            </w:r>
          </w:p>
        </w:tc>
      </w:tr>
      <w:tr w:rsidR="00CC1B0B" w:rsidRPr="00076C89" w14:paraId="00FBFB78" w14:textId="77777777" w:rsidTr="00CC1B0B">
        <w:tc>
          <w:tcPr>
            <w:tcW w:w="760" w:type="dxa"/>
          </w:tcPr>
          <w:p w14:paraId="799171A6" w14:textId="77777777" w:rsidR="00CC1B0B" w:rsidRPr="00076C89" w:rsidRDefault="00CC1B0B" w:rsidP="00CC1B0B">
            <w:pPr>
              <w:rPr>
                <w:rStyle w:val="CommentReference"/>
                <w:i/>
              </w:rPr>
            </w:pPr>
            <w:r>
              <w:rPr>
                <w:rStyle w:val="CommentReference"/>
                <w:rFonts w:hint="eastAsia"/>
              </w:rPr>
              <w:t>10</w:t>
            </w:r>
          </w:p>
        </w:tc>
        <w:tc>
          <w:tcPr>
            <w:tcW w:w="2999" w:type="dxa"/>
          </w:tcPr>
          <w:p w14:paraId="5BC1DEAB"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37883F95" w14:textId="77777777" w:rsidR="00CC1B0B" w:rsidRDefault="00CC1B0B" w:rsidP="00CC1B0B">
            <w:pPr>
              <w:rPr>
                <w:rStyle w:val="CommentReference"/>
                <w:i/>
              </w:rPr>
            </w:pPr>
            <w:r w:rsidRPr="001273D7">
              <w:rPr>
                <w:rStyle w:val="CommentReference"/>
                <w:rFonts w:hint="eastAsia"/>
              </w:rPr>
              <w:t>圈主移交</w:t>
            </w:r>
          </w:p>
        </w:tc>
      </w:tr>
      <w:tr w:rsidR="00CC1B0B" w:rsidRPr="00076C89" w14:paraId="47584A7A" w14:textId="77777777" w:rsidTr="00CC1B0B">
        <w:tc>
          <w:tcPr>
            <w:tcW w:w="760" w:type="dxa"/>
          </w:tcPr>
          <w:p w14:paraId="5DEAD0E1" w14:textId="77777777" w:rsidR="00CC1B0B" w:rsidRDefault="00CC1B0B" w:rsidP="00CC1B0B">
            <w:pPr>
              <w:rPr>
                <w:rStyle w:val="CommentReference"/>
                <w:i/>
              </w:rPr>
            </w:pPr>
            <w:r>
              <w:rPr>
                <w:rStyle w:val="CommentReference"/>
                <w:rFonts w:hint="eastAsia"/>
              </w:rPr>
              <w:t>11</w:t>
            </w:r>
          </w:p>
        </w:tc>
        <w:tc>
          <w:tcPr>
            <w:tcW w:w="2999" w:type="dxa"/>
          </w:tcPr>
          <w:p w14:paraId="145C40FA"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addOrUpdate</w:t>
            </w:r>
          </w:p>
        </w:tc>
        <w:tc>
          <w:tcPr>
            <w:tcW w:w="5061" w:type="dxa"/>
          </w:tcPr>
          <w:p w14:paraId="323571B7" w14:textId="77777777" w:rsidR="00CC1B0B" w:rsidRPr="001273D7" w:rsidRDefault="00CC1B0B" w:rsidP="00CC1B0B">
            <w:pPr>
              <w:rPr>
                <w:rStyle w:val="CommentReference"/>
                <w:i/>
              </w:rPr>
            </w:pPr>
            <w:r>
              <w:rPr>
                <w:rStyle w:val="CommentReference"/>
                <w:rFonts w:hint="eastAsia"/>
              </w:rPr>
              <w:t>添加或更新缓存</w:t>
            </w:r>
          </w:p>
        </w:tc>
      </w:tr>
    </w:tbl>
    <w:p w14:paraId="212E11B9" w14:textId="77777777" w:rsidR="00CC1B0B" w:rsidRDefault="00CC1B0B" w:rsidP="0076776F">
      <w:pPr>
        <w:pStyle w:val="Heading3"/>
      </w:pPr>
      <w:bookmarkStart w:id="71" w:name="_Toc418875601"/>
      <w:r>
        <w:rPr>
          <w:rFonts w:hint="eastAsia"/>
        </w:rPr>
        <w:t>TeamMemberDao</w:t>
      </w:r>
      <w:r>
        <w:rPr>
          <w:rFonts w:hint="eastAsia"/>
        </w:rPr>
        <w:t>类概述</w:t>
      </w:r>
      <w:bookmarkEnd w:id="71"/>
    </w:p>
    <w:p w14:paraId="7F6AB328" w14:textId="77777777" w:rsidR="00CC1B0B" w:rsidRPr="0076776F" w:rsidRDefault="00CC1B0B" w:rsidP="0076776F">
      <w:pPr>
        <w:spacing w:line="400" w:lineRule="exact"/>
        <w:ind w:firstLine="432"/>
        <w:rPr>
          <w:sz w:val="24"/>
        </w:rPr>
      </w:pPr>
      <w:r w:rsidRPr="0076776F">
        <w:rPr>
          <w:rFonts w:hint="eastAsia"/>
          <w:sz w:val="24"/>
        </w:rPr>
        <w:t>与</w:t>
      </w:r>
      <w:r w:rsidRPr="0076776F">
        <w:rPr>
          <w:rFonts w:hint="eastAsia"/>
          <w:sz w:val="24"/>
        </w:rPr>
        <w:t>MongoDB</w:t>
      </w:r>
      <w:r w:rsidRPr="0076776F">
        <w:rPr>
          <w:rFonts w:hint="eastAsia"/>
          <w:sz w:val="24"/>
        </w:rPr>
        <w:t>交互类。</w:t>
      </w:r>
    </w:p>
    <w:p w14:paraId="3B67F447" w14:textId="77777777" w:rsidR="00CC1B0B" w:rsidRPr="0076776F" w:rsidRDefault="00CC1B0B" w:rsidP="0076776F">
      <w:pPr>
        <w:spacing w:line="400" w:lineRule="exact"/>
        <w:ind w:firstLine="432"/>
        <w:rPr>
          <w:sz w:val="24"/>
        </w:rPr>
      </w:pPr>
      <w:bookmarkStart w:id="72" w:name="_Toc418875602"/>
      <w:r w:rsidRPr="0076776F">
        <w:rPr>
          <w:rFonts w:hint="eastAsia"/>
          <w:sz w:val="24"/>
        </w:rPr>
        <w:t>类功能定义</w:t>
      </w:r>
      <w:bookmarkEnd w:id="72"/>
    </w:p>
    <w:p w14:paraId="1E130D41" w14:textId="77777777" w:rsidR="00CC1B0B" w:rsidRPr="00557EE7" w:rsidRDefault="00CC1B0B" w:rsidP="00CC1B0B">
      <w:r>
        <w:rPr>
          <w:rStyle w:val="CommentReference"/>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0AD61D98" w14:textId="77777777" w:rsidTr="00CC1B0B">
        <w:tc>
          <w:tcPr>
            <w:tcW w:w="760" w:type="dxa"/>
            <w:shd w:val="clear" w:color="auto" w:fill="CCCCCC"/>
          </w:tcPr>
          <w:p w14:paraId="5BF038B3" w14:textId="77777777" w:rsidR="00CC1B0B" w:rsidRPr="00076C89" w:rsidRDefault="00CC1B0B" w:rsidP="00CC1B0B">
            <w:pPr>
              <w:jc w:val="center"/>
              <w:rPr>
                <w:rStyle w:val="CommentReference"/>
                <w:b/>
                <w:i/>
              </w:rPr>
            </w:pPr>
            <w:r w:rsidRPr="00076C89">
              <w:rPr>
                <w:rStyle w:val="CommentReference"/>
                <w:rFonts w:hint="eastAsia"/>
              </w:rPr>
              <w:t>序号</w:t>
            </w:r>
          </w:p>
        </w:tc>
        <w:tc>
          <w:tcPr>
            <w:tcW w:w="2999" w:type="dxa"/>
            <w:shd w:val="clear" w:color="auto" w:fill="CCCCCC"/>
          </w:tcPr>
          <w:p w14:paraId="29BC0CCF" w14:textId="77777777" w:rsidR="00CC1B0B" w:rsidRPr="00076C89" w:rsidRDefault="00CC1B0B" w:rsidP="00CC1B0B">
            <w:pPr>
              <w:jc w:val="center"/>
              <w:rPr>
                <w:rStyle w:val="CommentReference"/>
                <w:b/>
                <w:i/>
              </w:rPr>
            </w:pPr>
            <w:r w:rsidRPr="00076C89">
              <w:rPr>
                <w:rStyle w:val="CommentReference"/>
                <w:rFonts w:hint="eastAsia"/>
              </w:rPr>
              <w:t>功能点</w:t>
            </w:r>
          </w:p>
        </w:tc>
        <w:tc>
          <w:tcPr>
            <w:tcW w:w="5061" w:type="dxa"/>
            <w:shd w:val="clear" w:color="auto" w:fill="CCCCCC"/>
          </w:tcPr>
          <w:p w14:paraId="2E443C9D" w14:textId="77777777" w:rsidR="00CC1B0B" w:rsidRPr="00076C89" w:rsidRDefault="00CC1B0B" w:rsidP="00CC1B0B">
            <w:pPr>
              <w:jc w:val="center"/>
              <w:rPr>
                <w:rStyle w:val="CommentReference"/>
                <w:b/>
                <w:i/>
              </w:rPr>
            </w:pPr>
            <w:r w:rsidRPr="00076C89">
              <w:rPr>
                <w:rStyle w:val="CommentReference"/>
                <w:rFonts w:hint="eastAsia"/>
              </w:rPr>
              <w:t>功能点详细内容</w:t>
            </w:r>
          </w:p>
        </w:tc>
      </w:tr>
      <w:tr w:rsidR="00CC1B0B" w:rsidRPr="00076C89" w14:paraId="6911724C" w14:textId="77777777" w:rsidTr="00CC1B0B">
        <w:tc>
          <w:tcPr>
            <w:tcW w:w="760" w:type="dxa"/>
          </w:tcPr>
          <w:p w14:paraId="5339F96E" w14:textId="77777777" w:rsidR="00CC1B0B" w:rsidRPr="00076C89" w:rsidRDefault="00CC1B0B" w:rsidP="00CC1B0B">
            <w:pPr>
              <w:rPr>
                <w:rStyle w:val="CommentReference"/>
                <w:i/>
              </w:rPr>
            </w:pPr>
            <w:r w:rsidRPr="00076C89">
              <w:rPr>
                <w:rStyle w:val="CommentReference"/>
                <w:rFonts w:hint="eastAsia"/>
              </w:rPr>
              <w:t>1</w:t>
            </w:r>
          </w:p>
        </w:tc>
        <w:tc>
          <w:tcPr>
            <w:tcW w:w="2999" w:type="dxa"/>
          </w:tcPr>
          <w:p w14:paraId="7222C70D"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getTeamsByUserId</w:t>
            </w:r>
          </w:p>
        </w:tc>
        <w:tc>
          <w:tcPr>
            <w:tcW w:w="5061" w:type="dxa"/>
          </w:tcPr>
          <w:p w14:paraId="3B3B329D" w14:textId="77777777" w:rsidR="00CC1B0B" w:rsidRPr="00076C89" w:rsidRDefault="00CC1B0B" w:rsidP="00CC1B0B">
            <w:pPr>
              <w:rPr>
                <w:rStyle w:val="CommentReference"/>
                <w:i/>
              </w:rPr>
            </w:pPr>
            <w:r w:rsidRPr="001273D7">
              <w:rPr>
                <w:rStyle w:val="CommentReference"/>
                <w:rFonts w:hint="eastAsia"/>
              </w:rPr>
              <w:t>获取一个用户所属的所有圈子的列表</w:t>
            </w:r>
            <w:r w:rsidRPr="001273D7">
              <w:rPr>
                <w:rStyle w:val="CommentReference"/>
                <w:rFonts w:hint="eastAsia"/>
              </w:rPr>
              <w:t xml:space="preserve">, </w:t>
            </w:r>
            <w:r w:rsidRPr="001273D7">
              <w:rPr>
                <w:rStyle w:val="CommentReference"/>
                <w:rFonts w:hint="eastAsia"/>
              </w:rPr>
              <w:t>可以根据成员类型进行过滤</w:t>
            </w:r>
          </w:p>
        </w:tc>
      </w:tr>
      <w:tr w:rsidR="00CC1B0B" w:rsidRPr="00076C89" w14:paraId="4472DE8B" w14:textId="77777777" w:rsidTr="00CC1B0B">
        <w:tc>
          <w:tcPr>
            <w:tcW w:w="760" w:type="dxa"/>
          </w:tcPr>
          <w:p w14:paraId="5D5AAF77" w14:textId="77777777" w:rsidR="00CC1B0B" w:rsidRPr="00076C89" w:rsidRDefault="00CC1B0B" w:rsidP="00CC1B0B">
            <w:pPr>
              <w:rPr>
                <w:rStyle w:val="CommentReference"/>
                <w:i/>
              </w:rPr>
            </w:pPr>
            <w:r w:rsidRPr="00076C89">
              <w:rPr>
                <w:rStyle w:val="CommentReference"/>
                <w:rFonts w:hint="eastAsia"/>
              </w:rPr>
              <w:t>2</w:t>
            </w:r>
          </w:p>
        </w:tc>
        <w:tc>
          <w:tcPr>
            <w:tcW w:w="2999" w:type="dxa"/>
          </w:tcPr>
          <w:p w14:paraId="7B0A4A9C"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getUsersByTeamId</w:t>
            </w:r>
          </w:p>
        </w:tc>
        <w:tc>
          <w:tcPr>
            <w:tcW w:w="5061" w:type="dxa"/>
          </w:tcPr>
          <w:p w14:paraId="54DD2F78" w14:textId="77777777" w:rsidR="00CC1B0B" w:rsidRPr="00076C89" w:rsidRDefault="00CC1B0B" w:rsidP="00CC1B0B">
            <w:pPr>
              <w:rPr>
                <w:rStyle w:val="CommentReference"/>
                <w:i/>
              </w:rPr>
            </w:pPr>
            <w:r w:rsidRPr="001273D7">
              <w:rPr>
                <w:rStyle w:val="CommentReference"/>
                <w:rFonts w:hint="eastAsia"/>
              </w:rPr>
              <w:t>获取一个</w:t>
            </w:r>
            <w:r>
              <w:rPr>
                <w:rStyle w:val="CommentReference"/>
                <w:rFonts w:hint="eastAsia"/>
              </w:rPr>
              <w:t>圈子</w:t>
            </w:r>
            <w:r w:rsidRPr="001273D7">
              <w:rPr>
                <w:rStyle w:val="CommentReference"/>
                <w:rFonts w:hint="eastAsia"/>
              </w:rPr>
              <w:t>所属的所有用户的列表</w:t>
            </w:r>
          </w:p>
        </w:tc>
      </w:tr>
      <w:tr w:rsidR="00CC1B0B" w:rsidRPr="00076C89" w14:paraId="0019AD9E" w14:textId="77777777" w:rsidTr="00CC1B0B">
        <w:tc>
          <w:tcPr>
            <w:tcW w:w="760" w:type="dxa"/>
          </w:tcPr>
          <w:p w14:paraId="05D04D12" w14:textId="77777777" w:rsidR="00CC1B0B" w:rsidRPr="00076C89" w:rsidRDefault="00CC1B0B" w:rsidP="00CC1B0B">
            <w:pPr>
              <w:rPr>
                <w:rStyle w:val="CommentReference"/>
                <w:i/>
              </w:rPr>
            </w:pPr>
            <w:r w:rsidRPr="00076C89">
              <w:rPr>
                <w:rStyle w:val="CommentReference"/>
                <w:rFonts w:hint="eastAsia"/>
              </w:rPr>
              <w:t>3</w:t>
            </w:r>
          </w:p>
        </w:tc>
        <w:tc>
          <w:tcPr>
            <w:tcW w:w="2999" w:type="dxa"/>
          </w:tcPr>
          <w:p w14:paraId="23296576"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getUsersByPage</w:t>
            </w:r>
          </w:p>
        </w:tc>
        <w:tc>
          <w:tcPr>
            <w:tcW w:w="5061" w:type="dxa"/>
          </w:tcPr>
          <w:p w14:paraId="06262302" w14:textId="77777777" w:rsidR="00CC1B0B" w:rsidRPr="00076C89" w:rsidRDefault="00CC1B0B" w:rsidP="00CC1B0B">
            <w:pPr>
              <w:rPr>
                <w:rStyle w:val="CommentReference"/>
                <w:i/>
              </w:rPr>
            </w:pPr>
            <w:r>
              <w:rPr>
                <w:rStyle w:val="CommentReference"/>
                <w:rFonts w:hint="eastAsia"/>
              </w:rPr>
              <w:t>分页</w:t>
            </w:r>
            <w:r w:rsidRPr="001273D7">
              <w:rPr>
                <w:rStyle w:val="CommentReference"/>
                <w:rFonts w:hint="eastAsia"/>
              </w:rPr>
              <w:t>获取一个</w:t>
            </w:r>
            <w:r>
              <w:rPr>
                <w:rStyle w:val="CommentReference"/>
                <w:rFonts w:hint="eastAsia"/>
              </w:rPr>
              <w:t>圈子</w:t>
            </w:r>
            <w:r w:rsidRPr="001273D7">
              <w:rPr>
                <w:rStyle w:val="CommentReference"/>
                <w:rFonts w:hint="eastAsia"/>
              </w:rPr>
              <w:t>所属的所有用户的列表</w:t>
            </w:r>
          </w:p>
        </w:tc>
      </w:tr>
      <w:tr w:rsidR="00CC1B0B" w:rsidRPr="00076C89" w14:paraId="202B2554" w14:textId="77777777" w:rsidTr="00CC1B0B">
        <w:tc>
          <w:tcPr>
            <w:tcW w:w="760" w:type="dxa"/>
          </w:tcPr>
          <w:p w14:paraId="7426281D" w14:textId="77777777" w:rsidR="00CC1B0B" w:rsidRPr="00076C89" w:rsidRDefault="00CC1B0B" w:rsidP="00CC1B0B">
            <w:pPr>
              <w:rPr>
                <w:rStyle w:val="CommentReference"/>
                <w:i/>
              </w:rPr>
            </w:pPr>
            <w:r>
              <w:rPr>
                <w:rStyle w:val="CommentReference"/>
                <w:rFonts w:hint="eastAsia"/>
              </w:rPr>
              <w:t>4</w:t>
            </w:r>
          </w:p>
        </w:tc>
        <w:tc>
          <w:tcPr>
            <w:tcW w:w="2999" w:type="dxa"/>
          </w:tcPr>
          <w:p w14:paraId="76DDD6B2" w14:textId="77777777" w:rsidR="00CC1B0B" w:rsidRPr="00076C89" w:rsidRDefault="00CC1B0B" w:rsidP="00CC1B0B">
            <w:pPr>
              <w:rPr>
                <w:rStyle w:val="CommentReference"/>
                <w:i/>
              </w:rPr>
            </w:pPr>
            <w:r>
              <w:rPr>
                <w:rFonts w:ascii="Consolas" w:hAnsi="Consolas" w:cs="Consolas"/>
                <w:color w:val="000000"/>
                <w:kern w:val="0"/>
                <w:sz w:val="22"/>
                <w:szCs w:val="22"/>
                <w:highlight w:val="lightGray"/>
                <w:u w:val="single"/>
              </w:rPr>
              <w:t>getTeamMember</w:t>
            </w:r>
          </w:p>
        </w:tc>
        <w:tc>
          <w:tcPr>
            <w:tcW w:w="5061" w:type="dxa"/>
          </w:tcPr>
          <w:p w14:paraId="37826360" w14:textId="77777777" w:rsidR="00CC1B0B" w:rsidRPr="00076C89" w:rsidRDefault="00CC1B0B" w:rsidP="00CC1B0B">
            <w:pPr>
              <w:rPr>
                <w:rStyle w:val="CommentReference"/>
                <w:i/>
              </w:rPr>
            </w:pPr>
            <w:r>
              <w:rPr>
                <w:rStyle w:val="CommentReference"/>
                <w:rFonts w:hint="eastAsia"/>
              </w:rPr>
              <w:t>获取圈子成员关系对象</w:t>
            </w:r>
          </w:p>
        </w:tc>
      </w:tr>
      <w:tr w:rsidR="00CC1B0B" w:rsidRPr="00076C89" w14:paraId="4726A141" w14:textId="77777777" w:rsidTr="00CC1B0B">
        <w:tc>
          <w:tcPr>
            <w:tcW w:w="760" w:type="dxa"/>
          </w:tcPr>
          <w:p w14:paraId="3243DDFC" w14:textId="77777777" w:rsidR="00CC1B0B" w:rsidRPr="00076C89" w:rsidRDefault="00CC1B0B" w:rsidP="00CC1B0B">
            <w:pPr>
              <w:rPr>
                <w:rStyle w:val="CommentReference"/>
                <w:i/>
              </w:rPr>
            </w:pPr>
            <w:r>
              <w:rPr>
                <w:rStyle w:val="CommentReference"/>
                <w:rFonts w:hint="eastAsia"/>
              </w:rPr>
              <w:t>5</w:t>
            </w:r>
          </w:p>
        </w:tc>
        <w:tc>
          <w:tcPr>
            <w:tcW w:w="2999" w:type="dxa"/>
          </w:tcPr>
          <w:p w14:paraId="70A7D78C"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72050F3E" w14:textId="77777777" w:rsidR="00CC1B0B" w:rsidRDefault="00CC1B0B" w:rsidP="00CC1B0B">
            <w:pPr>
              <w:rPr>
                <w:rStyle w:val="CommentReference"/>
                <w:i/>
              </w:rPr>
            </w:pPr>
            <w:r>
              <w:rPr>
                <w:rStyle w:val="CommentReference"/>
                <w:rFonts w:hint="eastAsia"/>
              </w:rPr>
              <w:t>退出圈子，移除成员</w:t>
            </w:r>
          </w:p>
        </w:tc>
      </w:tr>
      <w:tr w:rsidR="00CC1B0B" w:rsidRPr="00076C89" w14:paraId="7E17A988" w14:textId="77777777" w:rsidTr="00CC1B0B">
        <w:tc>
          <w:tcPr>
            <w:tcW w:w="760" w:type="dxa"/>
          </w:tcPr>
          <w:p w14:paraId="30050B76" w14:textId="77777777" w:rsidR="00CC1B0B" w:rsidRPr="00076C89" w:rsidRDefault="00CC1B0B" w:rsidP="00CC1B0B">
            <w:pPr>
              <w:rPr>
                <w:rStyle w:val="CommentReference"/>
                <w:i/>
              </w:rPr>
            </w:pPr>
            <w:r>
              <w:rPr>
                <w:rStyle w:val="CommentReference"/>
                <w:rFonts w:hint="eastAsia"/>
              </w:rPr>
              <w:t>6</w:t>
            </w:r>
          </w:p>
        </w:tc>
        <w:tc>
          <w:tcPr>
            <w:tcW w:w="2999" w:type="dxa"/>
          </w:tcPr>
          <w:p w14:paraId="4C958755"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1F759D13" w14:textId="77777777" w:rsidR="00CC1B0B" w:rsidRDefault="00CC1B0B" w:rsidP="00CC1B0B">
            <w:pPr>
              <w:rPr>
                <w:rStyle w:val="CommentReference"/>
                <w:i/>
              </w:rPr>
            </w:pPr>
            <w:r>
              <w:rPr>
                <w:rStyle w:val="CommentReference"/>
                <w:rFonts w:hint="eastAsia"/>
              </w:rPr>
              <w:t>更改圈子成员关系信息</w:t>
            </w:r>
          </w:p>
        </w:tc>
      </w:tr>
      <w:tr w:rsidR="00CC1B0B" w:rsidRPr="00076C89" w14:paraId="689AE1FC" w14:textId="77777777" w:rsidTr="00CC1B0B">
        <w:tc>
          <w:tcPr>
            <w:tcW w:w="760" w:type="dxa"/>
          </w:tcPr>
          <w:p w14:paraId="6CCFB91E" w14:textId="77777777" w:rsidR="00CC1B0B" w:rsidRPr="00076C89" w:rsidRDefault="00CC1B0B" w:rsidP="00CC1B0B">
            <w:pPr>
              <w:rPr>
                <w:rStyle w:val="CommentReference"/>
                <w:i/>
              </w:rPr>
            </w:pPr>
            <w:r>
              <w:rPr>
                <w:rStyle w:val="CommentReference"/>
                <w:rFonts w:hint="eastAsia"/>
              </w:rPr>
              <w:t>7</w:t>
            </w:r>
          </w:p>
        </w:tc>
        <w:tc>
          <w:tcPr>
            <w:tcW w:w="2999" w:type="dxa"/>
          </w:tcPr>
          <w:p w14:paraId="77FDB7B2"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5B7D14FC" w14:textId="77777777" w:rsidR="00CC1B0B" w:rsidRDefault="00CC1B0B" w:rsidP="00CC1B0B">
            <w:pPr>
              <w:rPr>
                <w:rStyle w:val="CommentReference"/>
                <w:i/>
              </w:rPr>
            </w:pPr>
            <w:r>
              <w:rPr>
                <w:rStyle w:val="CommentReference"/>
                <w:rFonts w:hint="eastAsia"/>
              </w:rPr>
              <w:t>增量获取圈子的成员变化</w:t>
            </w:r>
          </w:p>
        </w:tc>
      </w:tr>
      <w:tr w:rsidR="00CC1B0B" w:rsidRPr="00076C89" w14:paraId="325BE07A" w14:textId="77777777" w:rsidTr="00CC1B0B">
        <w:tc>
          <w:tcPr>
            <w:tcW w:w="760" w:type="dxa"/>
          </w:tcPr>
          <w:p w14:paraId="18DC639B" w14:textId="77777777" w:rsidR="00CC1B0B" w:rsidRPr="00076C89" w:rsidRDefault="00CC1B0B" w:rsidP="00CC1B0B">
            <w:pPr>
              <w:rPr>
                <w:rStyle w:val="CommentReference"/>
                <w:i/>
              </w:rPr>
            </w:pPr>
            <w:r>
              <w:rPr>
                <w:rStyle w:val="CommentReference"/>
                <w:rFonts w:hint="eastAsia"/>
              </w:rPr>
              <w:t>8</w:t>
            </w:r>
          </w:p>
        </w:tc>
        <w:tc>
          <w:tcPr>
            <w:tcW w:w="2999" w:type="dxa"/>
          </w:tcPr>
          <w:p w14:paraId="59E5E9BA"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64447C27" w14:textId="77777777" w:rsidR="00CC1B0B" w:rsidRDefault="00CC1B0B" w:rsidP="00CC1B0B">
            <w:pPr>
              <w:rPr>
                <w:rStyle w:val="CommentReference"/>
                <w:i/>
              </w:rPr>
            </w:pPr>
            <w:r>
              <w:rPr>
                <w:rStyle w:val="CommentReference"/>
                <w:rFonts w:hint="eastAsia"/>
              </w:rPr>
              <w:t>增量获取成员的圈子变化</w:t>
            </w:r>
          </w:p>
        </w:tc>
      </w:tr>
      <w:tr w:rsidR="00CC1B0B" w:rsidRPr="00076C89" w14:paraId="00F03A13" w14:textId="77777777" w:rsidTr="00CC1B0B">
        <w:tc>
          <w:tcPr>
            <w:tcW w:w="760" w:type="dxa"/>
          </w:tcPr>
          <w:p w14:paraId="09BF68EA" w14:textId="77777777" w:rsidR="00CC1B0B" w:rsidRPr="00076C89" w:rsidRDefault="00CC1B0B" w:rsidP="00CC1B0B">
            <w:pPr>
              <w:rPr>
                <w:rStyle w:val="CommentReference"/>
                <w:i/>
              </w:rPr>
            </w:pPr>
            <w:r>
              <w:rPr>
                <w:rStyle w:val="CommentReference"/>
                <w:rFonts w:hint="eastAsia"/>
              </w:rPr>
              <w:t>9</w:t>
            </w:r>
          </w:p>
        </w:tc>
        <w:tc>
          <w:tcPr>
            <w:tcW w:w="2999" w:type="dxa"/>
          </w:tcPr>
          <w:p w14:paraId="0F287C27"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1F2F9EEA" w14:textId="77777777" w:rsidR="00CC1B0B" w:rsidRDefault="00CC1B0B" w:rsidP="00CC1B0B">
            <w:pPr>
              <w:rPr>
                <w:rStyle w:val="CommentReference"/>
                <w:i/>
              </w:rPr>
            </w:pPr>
            <w:r w:rsidRPr="001273D7">
              <w:rPr>
                <w:rStyle w:val="CommentReference"/>
                <w:rFonts w:hint="eastAsia"/>
              </w:rPr>
              <w:t>邀请一个圈子的用户到另一个圈子，判断用户是否已在圈子里</w:t>
            </w:r>
          </w:p>
        </w:tc>
      </w:tr>
      <w:tr w:rsidR="00CC1B0B" w:rsidRPr="00076C89" w14:paraId="17671AD6" w14:textId="77777777" w:rsidTr="00CC1B0B">
        <w:tc>
          <w:tcPr>
            <w:tcW w:w="760" w:type="dxa"/>
          </w:tcPr>
          <w:p w14:paraId="1AF08DD2" w14:textId="77777777" w:rsidR="00CC1B0B" w:rsidRPr="00076C89" w:rsidRDefault="00CC1B0B" w:rsidP="00CC1B0B">
            <w:pPr>
              <w:rPr>
                <w:rStyle w:val="CommentReference"/>
                <w:i/>
              </w:rPr>
            </w:pPr>
            <w:r>
              <w:rPr>
                <w:rStyle w:val="CommentReference"/>
                <w:rFonts w:hint="eastAsia"/>
              </w:rPr>
              <w:t>10</w:t>
            </w:r>
          </w:p>
        </w:tc>
        <w:tc>
          <w:tcPr>
            <w:tcW w:w="2999" w:type="dxa"/>
          </w:tcPr>
          <w:p w14:paraId="197D7D7F"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getTeamOwner</w:t>
            </w:r>
          </w:p>
        </w:tc>
        <w:tc>
          <w:tcPr>
            <w:tcW w:w="5061" w:type="dxa"/>
          </w:tcPr>
          <w:p w14:paraId="7E4425B2" w14:textId="77777777" w:rsidR="00CC1B0B" w:rsidRDefault="00CC1B0B" w:rsidP="00CC1B0B">
            <w:pPr>
              <w:rPr>
                <w:rStyle w:val="CommentReference"/>
                <w:i/>
              </w:rPr>
            </w:pPr>
            <w:r>
              <w:rPr>
                <w:rStyle w:val="CommentReference"/>
                <w:rFonts w:hint="eastAsia"/>
              </w:rPr>
              <w:t>获取圈子的圈主</w:t>
            </w:r>
          </w:p>
        </w:tc>
      </w:tr>
      <w:tr w:rsidR="00CC1B0B" w:rsidRPr="00076C89" w14:paraId="6BC868CC" w14:textId="77777777" w:rsidTr="00CC1B0B">
        <w:tc>
          <w:tcPr>
            <w:tcW w:w="760" w:type="dxa"/>
          </w:tcPr>
          <w:p w14:paraId="697D34AB" w14:textId="77777777" w:rsidR="00CC1B0B" w:rsidRDefault="00CC1B0B" w:rsidP="00CC1B0B">
            <w:pPr>
              <w:rPr>
                <w:rStyle w:val="CommentReference"/>
                <w:i/>
              </w:rPr>
            </w:pPr>
            <w:r>
              <w:rPr>
                <w:rStyle w:val="CommentReference"/>
                <w:rFonts w:hint="eastAsia"/>
              </w:rPr>
              <w:t>11</w:t>
            </w:r>
          </w:p>
        </w:tc>
        <w:tc>
          <w:tcPr>
            <w:tcW w:w="2999" w:type="dxa"/>
          </w:tcPr>
          <w:p w14:paraId="035A756B"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addOrUpdate</w:t>
            </w:r>
          </w:p>
        </w:tc>
        <w:tc>
          <w:tcPr>
            <w:tcW w:w="5061" w:type="dxa"/>
          </w:tcPr>
          <w:p w14:paraId="40572F8F" w14:textId="77777777" w:rsidR="00CC1B0B" w:rsidRPr="001273D7" w:rsidRDefault="00CC1B0B" w:rsidP="00CC1B0B">
            <w:pPr>
              <w:rPr>
                <w:rStyle w:val="CommentReference"/>
                <w:i/>
              </w:rPr>
            </w:pPr>
            <w:r>
              <w:rPr>
                <w:rStyle w:val="CommentReference"/>
                <w:rFonts w:hint="eastAsia"/>
              </w:rPr>
              <w:t>添加或更新缓存</w:t>
            </w:r>
          </w:p>
        </w:tc>
      </w:tr>
      <w:tr w:rsidR="00CC1B0B" w:rsidRPr="00076C89" w14:paraId="2F718682" w14:textId="77777777" w:rsidTr="00CC1B0B">
        <w:tc>
          <w:tcPr>
            <w:tcW w:w="760" w:type="dxa"/>
          </w:tcPr>
          <w:p w14:paraId="026950E0" w14:textId="77777777" w:rsidR="00CC1B0B" w:rsidRDefault="00CC1B0B" w:rsidP="00CC1B0B">
            <w:pPr>
              <w:rPr>
                <w:rStyle w:val="CommentReference"/>
                <w:i/>
              </w:rPr>
            </w:pPr>
            <w:r>
              <w:rPr>
                <w:rStyle w:val="CommentReference"/>
                <w:rFonts w:hint="eastAsia"/>
              </w:rPr>
              <w:t>12</w:t>
            </w:r>
          </w:p>
        </w:tc>
        <w:tc>
          <w:tcPr>
            <w:tcW w:w="2999" w:type="dxa"/>
          </w:tcPr>
          <w:p w14:paraId="1D50511B"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updateTeamStatus</w:t>
            </w:r>
          </w:p>
        </w:tc>
        <w:tc>
          <w:tcPr>
            <w:tcW w:w="5061" w:type="dxa"/>
          </w:tcPr>
          <w:p w14:paraId="2D444756" w14:textId="77777777" w:rsidR="00CC1B0B" w:rsidRDefault="00CC1B0B" w:rsidP="00CC1B0B">
            <w:pPr>
              <w:rPr>
                <w:rStyle w:val="CommentReference"/>
                <w:i/>
              </w:rPr>
            </w:pPr>
            <w:r w:rsidRPr="00081145">
              <w:rPr>
                <w:rStyle w:val="CommentReference"/>
                <w:rFonts w:hint="eastAsia"/>
              </w:rPr>
              <w:t>修改圈子状态，用于关闭、删除圈子</w:t>
            </w:r>
          </w:p>
        </w:tc>
      </w:tr>
    </w:tbl>
    <w:p w14:paraId="31420205" w14:textId="1AA4BD4D" w:rsidR="00CC1B0B" w:rsidRDefault="00CC1B0B" w:rsidP="00CC1B0B"/>
    <w:p w14:paraId="3F8CA6A3" w14:textId="77777777" w:rsidR="00D112AC" w:rsidRDefault="00D112AC" w:rsidP="00E55A10">
      <w:pPr>
        <w:pStyle w:val="Heading2"/>
      </w:pPr>
      <w:bookmarkStart w:id="73" w:name="_Toc249866121"/>
      <w:r>
        <w:rPr>
          <w:rFonts w:hint="eastAsia"/>
        </w:rPr>
        <w:lastRenderedPageBreak/>
        <w:t>评论系统（</w:t>
      </w:r>
      <w:r>
        <w:rPr>
          <w:rFonts w:hint="eastAsia"/>
        </w:rPr>
        <w:t>Comment</w:t>
      </w:r>
      <w:r>
        <w:rPr>
          <w:rFonts w:hint="eastAsia"/>
        </w:rPr>
        <w:t>）模块</w:t>
      </w:r>
      <w:bookmarkEnd w:id="73"/>
    </w:p>
    <w:p w14:paraId="11E1A0E5" w14:textId="77777777" w:rsidR="00D112AC" w:rsidRDefault="00D112AC" w:rsidP="00E55A10">
      <w:pPr>
        <w:pStyle w:val="Heading3"/>
      </w:pPr>
      <w:r>
        <w:rPr>
          <w:rFonts w:hint="eastAsia"/>
        </w:rPr>
        <w:t>评论系统模块概述</w:t>
      </w:r>
    </w:p>
    <w:p w14:paraId="17E63754"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工作圈的评论系统为工作圈提供了一个公共评论/回复服务。工作圈中涉及评论与回复相关业务的功能都可以使用这个服务来发布相关的评论信息。</w:t>
      </w:r>
    </w:p>
    <w:p w14:paraId="75E54596"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评论系统为工作圈中的贴子，轻应用中的审批、请假、任务等功能提供了评论和回复评论的功能</w:t>
      </w:r>
    </w:p>
    <w:p w14:paraId="77AB94E8" w14:textId="77777777" w:rsidR="00D112AC" w:rsidRPr="00D112AC" w:rsidRDefault="00D112AC" w:rsidP="00D112AC">
      <w:pPr>
        <w:spacing w:line="400" w:lineRule="exact"/>
        <w:ind w:firstLine="432"/>
        <w:jc w:val="left"/>
        <w:rPr>
          <w:rFonts w:ascii="SimSun" w:hAnsi="SimSun"/>
        </w:rPr>
      </w:pPr>
      <w:r w:rsidRPr="00D112AC">
        <w:rPr>
          <w:rFonts w:ascii="SimSun" w:hAnsi="SimSun" w:hint="eastAsia"/>
          <w:sz w:val="24"/>
        </w:rPr>
        <w:t>并且基于畅捷通云平台的智能平台，为工作圈用户提供智能推荐、搜索服务。</w:t>
      </w:r>
    </w:p>
    <w:p w14:paraId="353B2108" w14:textId="77777777" w:rsidR="00D112AC" w:rsidRDefault="00D112AC" w:rsidP="00E55A10">
      <w:pPr>
        <w:pStyle w:val="Heading3"/>
      </w:pPr>
      <w:r>
        <w:rPr>
          <w:rFonts w:hint="eastAsia"/>
        </w:rPr>
        <w:lastRenderedPageBreak/>
        <w:t>评论系统模块类图</w:t>
      </w:r>
    </w:p>
    <w:p w14:paraId="386EFF42" w14:textId="77777777" w:rsidR="00D112AC" w:rsidRDefault="00D112AC" w:rsidP="00D112AC">
      <w:pPr>
        <w:jc w:val="center"/>
      </w:pPr>
      <w:r>
        <w:object w:dxaOrig="7457" w:dyaOrig="9493" w14:anchorId="1225647C">
          <v:shape id="_x0000_i1031" type="#_x0000_t75" style="width:372pt;height:475pt" o:ole="">
            <v:imagedata r:id="rId41" o:title=""/>
          </v:shape>
          <o:OLEObject Type="Embed" ProgID="Visio.Drawing.11" ShapeID="_x0000_i1031" DrawAspect="Content" ObjectID="_1524506130" r:id="rId42"/>
        </w:object>
      </w:r>
    </w:p>
    <w:p w14:paraId="1543482B" w14:textId="77777777" w:rsidR="00D112AC" w:rsidRPr="00592BE4" w:rsidRDefault="00D112AC" w:rsidP="00D112AC">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Comment</w:t>
      </w:r>
      <w:r w:rsidRPr="00592BE4">
        <w:rPr>
          <w:rFonts w:hint="eastAsia"/>
        </w:rPr>
        <w:t>模块类图</w:t>
      </w:r>
    </w:p>
    <w:p w14:paraId="51344E25" w14:textId="77777777" w:rsidR="00D112AC" w:rsidRDefault="00D112AC" w:rsidP="00E55A10">
      <w:pPr>
        <w:pStyle w:val="Heading3"/>
      </w:pPr>
      <w:r>
        <w:rPr>
          <w:rFonts w:hint="eastAsia"/>
        </w:rPr>
        <w:t>JsonController</w:t>
      </w:r>
      <w:r>
        <w:rPr>
          <w:rFonts w:hint="eastAsia"/>
        </w:rPr>
        <w:t>类概述</w:t>
      </w:r>
    </w:p>
    <w:p w14:paraId="5EA6C7F1" w14:textId="77777777" w:rsidR="00D112AC" w:rsidRPr="00D112AC" w:rsidRDefault="00D112AC" w:rsidP="00D112AC">
      <w:pPr>
        <w:spacing w:line="400" w:lineRule="exact"/>
        <w:ind w:firstLine="432"/>
        <w:jc w:val="left"/>
        <w:rPr>
          <w:rFonts w:ascii="SimSun" w:hAnsi="SimSun"/>
          <w:sz w:val="24"/>
        </w:rPr>
      </w:pPr>
      <w:r w:rsidRPr="00D112AC">
        <w:rPr>
          <w:rFonts w:ascii="SimSun" w:hAnsi="SimSun"/>
          <w:sz w:val="24"/>
        </w:rPr>
        <w:t>Controller</w:t>
      </w:r>
      <w:r w:rsidRPr="00D112AC">
        <w:rPr>
          <w:rFonts w:ascii="SimSun" w:hAnsi="SimSun" w:hint="eastAsia"/>
          <w:sz w:val="24"/>
        </w:rPr>
        <w:t>的基类，封装统一较常用的方法，如参数校验、安全校验等。</w:t>
      </w:r>
    </w:p>
    <w:p w14:paraId="3F5154F9"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类功能定义</w:t>
      </w:r>
    </w:p>
    <w:p w14:paraId="2E35A7EE" w14:textId="77777777" w:rsidR="00D112AC" w:rsidRPr="00557EE7" w:rsidRDefault="00D112AC" w:rsidP="00D112AC"/>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052"/>
        <w:gridCol w:w="5940"/>
      </w:tblGrid>
      <w:tr w:rsidR="00D112AC" w:rsidRPr="00076C89" w14:paraId="4F60AC61" w14:textId="77777777" w:rsidTr="00F007AA">
        <w:tc>
          <w:tcPr>
            <w:tcW w:w="828" w:type="dxa"/>
            <w:shd w:val="clear" w:color="auto" w:fill="CCCCCC"/>
          </w:tcPr>
          <w:p w14:paraId="5B781646" w14:textId="77777777" w:rsidR="00D112AC" w:rsidRPr="00076C89" w:rsidRDefault="00D112AC" w:rsidP="00F007AA">
            <w:pPr>
              <w:jc w:val="center"/>
              <w:rPr>
                <w:rStyle w:val="CommentReference"/>
                <w:b/>
                <w:i/>
              </w:rPr>
            </w:pPr>
            <w:r w:rsidRPr="00076C89">
              <w:rPr>
                <w:rStyle w:val="CommentReference"/>
                <w:rFonts w:hint="eastAsia"/>
              </w:rPr>
              <w:t>序号</w:t>
            </w:r>
          </w:p>
        </w:tc>
        <w:tc>
          <w:tcPr>
            <w:tcW w:w="2052" w:type="dxa"/>
            <w:shd w:val="clear" w:color="auto" w:fill="CCCCCC"/>
          </w:tcPr>
          <w:p w14:paraId="28FB59D7" w14:textId="77777777" w:rsidR="00D112AC" w:rsidRPr="00076C89" w:rsidRDefault="00D112AC" w:rsidP="00F007AA">
            <w:pPr>
              <w:jc w:val="center"/>
              <w:rPr>
                <w:rStyle w:val="CommentReference"/>
                <w:b/>
                <w:i/>
              </w:rPr>
            </w:pPr>
            <w:r w:rsidRPr="00076C89">
              <w:rPr>
                <w:rStyle w:val="CommentReference"/>
                <w:rFonts w:hint="eastAsia"/>
              </w:rPr>
              <w:t>功能点</w:t>
            </w:r>
          </w:p>
        </w:tc>
        <w:tc>
          <w:tcPr>
            <w:tcW w:w="5940" w:type="dxa"/>
            <w:shd w:val="clear" w:color="auto" w:fill="CCCCCC"/>
          </w:tcPr>
          <w:p w14:paraId="4DB261D9" w14:textId="77777777" w:rsidR="00D112AC" w:rsidRPr="00076C89" w:rsidRDefault="00D112AC" w:rsidP="00F007AA">
            <w:pPr>
              <w:jc w:val="center"/>
              <w:rPr>
                <w:rStyle w:val="CommentReference"/>
                <w:b/>
                <w:i/>
              </w:rPr>
            </w:pPr>
            <w:r w:rsidRPr="00076C89">
              <w:rPr>
                <w:rStyle w:val="CommentReference"/>
                <w:rFonts w:hint="eastAsia"/>
              </w:rPr>
              <w:t>功能点详细内容</w:t>
            </w:r>
          </w:p>
        </w:tc>
      </w:tr>
      <w:tr w:rsidR="00D112AC" w:rsidRPr="00076C89" w14:paraId="7E713567" w14:textId="77777777" w:rsidTr="00F007AA">
        <w:tc>
          <w:tcPr>
            <w:tcW w:w="828" w:type="dxa"/>
          </w:tcPr>
          <w:p w14:paraId="4AC1EA51" w14:textId="77777777" w:rsidR="00D112AC" w:rsidRPr="00076C89" w:rsidRDefault="00D112AC" w:rsidP="00F007AA">
            <w:pPr>
              <w:rPr>
                <w:rStyle w:val="CommentReference"/>
                <w:i/>
              </w:rPr>
            </w:pPr>
            <w:r w:rsidRPr="00076C89">
              <w:rPr>
                <w:rStyle w:val="CommentReference"/>
                <w:rFonts w:hint="eastAsia"/>
              </w:rPr>
              <w:t>1</w:t>
            </w:r>
          </w:p>
        </w:tc>
        <w:tc>
          <w:tcPr>
            <w:tcW w:w="2052" w:type="dxa"/>
          </w:tcPr>
          <w:p w14:paraId="0C47008B" w14:textId="77777777" w:rsidR="00D112AC" w:rsidRPr="00076C89" w:rsidRDefault="00D112AC" w:rsidP="00F007AA">
            <w:pPr>
              <w:rPr>
                <w:rStyle w:val="CommentReference"/>
                <w:i/>
              </w:rPr>
            </w:pPr>
            <w:r w:rsidRPr="004A4A85">
              <w:rPr>
                <w:rStyle w:val="CommentReference"/>
              </w:rPr>
              <w:t>checkSig</w:t>
            </w:r>
          </w:p>
        </w:tc>
        <w:tc>
          <w:tcPr>
            <w:tcW w:w="5940" w:type="dxa"/>
          </w:tcPr>
          <w:p w14:paraId="1AEC832E" w14:textId="77777777" w:rsidR="00D112AC" w:rsidRPr="00076C89" w:rsidRDefault="00D112AC" w:rsidP="00F007AA">
            <w:pPr>
              <w:rPr>
                <w:rStyle w:val="CommentReference"/>
                <w:i/>
              </w:rPr>
            </w:pPr>
            <w:r>
              <w:rPr>
                <w:rStyle w:val="CommentReference"/>
                <w:rFonts w:hint="eastAsia"/>
              </w:rPr>
              <w:t>签名校验</w:t>
            </w:r>
          </w:p>
        </w:tc>
      </w:tr>
      <w:tr w:rsidR="00D112AC" w:rsidRPr="00076C89" w14:paraId="77246266" w14:textId="77777777" w:rsidTr="00F007AA">
        <w:tc>
          <w:tcPr>
            <w:tcW w:w="828" w:type="dxa"/>
          </w:tcPr>
          <w:p w14:paraId="581AAB60" w14:textId="77777777" w:rsidR="00D112AC" w:rsidRPr="00076C89" w:rsidRDefault="00D112AC" w:rsidP="00F007AA">
            <w:pPr>
              <w:rPr>
                <w:rStyle w:val="CommentReference"/>
                <w:i/>
              </w:rPr>
            </w:pPr>
            <w:r w:rsidRPr="00076C89">
              <w:rPr>
                <w:rStyle w:val="CommentReference"/>
                <w:rFonts w:hint="eastAsia"/>
              </w:rPr>
              <w:t>2</w:t>
            </w:r>
          </w:p>
        </w:tc>
        <w:tc>
          <w:tcPr>
            <w:tcW w:w="2052" w:type="dxa"/>
          </w:tcPr>
          <w:p w14:paraId="122D5E90" w14:textId="77777777" w:rsidR="00D112AC" w:rsidRPr="00076C89" w:rsidRDefault="00D112AC" w:rsidP="00F007AA">
            <w:pPr>
              <w:rPr>
                <w:rStyle w:val="CommentReference"/>
                <w:i/>
              </w:rPr>
            </w:pPr>
            <w:r w:rsidRPr="004A4A85">
              <w:rPr>
                <w:rStyle w:val="CommentReference"/>
              </w:rPr>
              <w:t>checkImageNo</w:t>
            </w:r>
          </w:p>
        </w:tc>
        <w:tc>
          <w:tcPr>
            <w:tcW w:w="5940" w:type="dxa"/>
          </w:tcPr>
          <w:p w14:paraId="7191883C" w14:textId="77777777" w:rsidR="00D112AC" w:rsidRPr="00076C89" w:rsidRDefault="00D112AC" w:rsidP="00F007AA">
            <w:pPr>
              <w:rPr>
                <w:rStyle w:val="CommentReference"/>
                <w:i/>
              </w:rPr>
            </w:pPr>
            <w:r>
              <w:rPr>
                <w:rStyle w:val="CommentReference"/>
                <w:rFonts w:hint="eastAsia"/>
              </w:rPr>
              <w:t>验证码校验</w:t>
            </w:r>
          </w:p>
        </w:tc>
      </w:tr>
      <w:tr w:rsidR="00D112AC" w:rsidRPr="00076C89" w14:paraId="7D7FED13" w14:textId="77777777" w:rsidTr="00F007AA">
        <w:tc>
          <w:tcPr>
            <w:tcW w:w="828" w:type="dxa"/>
          </w:tcPr>
          <w:p w14:paraId="49DFE5F4" w14:textId="77777777" w:rsidR="00D112AC" w:rsidRPr="00076C89" w:rsidRDefault="00D112AC" w:rsidP="00F007AA">
            <w:pPr>
              <w:rPr>
                <w:rStyle w:val="CommentReference"/>
                <w:i/>
              </w:rPr>
            </w:pPr>
            <w:r w:rsidRPr="00076C89">
              <w:rPr>
                <w:rStyle w:val="CommentReference"/>
                <w:rFonts w:hint="eastAsia"/>
              </w:rPr>
              <w:t>3</w:t>
            </w:r>
          </w:p>
        </w:tc>
        <w:tc>
          <w:tcPr>
            <w:tcW w:w="2052" w:type="dxa"/>
          </w:tcPr>
          <w:p w14:paraId="2D85A812" w14:textId="77777777" w:rsidR="00D112AC" w:rsidRPr="00076C89" w:rsidRDefault="00D112AC" w:rsidP="00F007AA">
            <w:pPr>
              <w:rPr>
                <w:rStyle w:val="CommentReference"/>
                <w:i/>
              </w:rPr>
            </w:pPr>
            <w:r w:rsidRPr="004A4A85">
              <w:rPr>
                <w:rStyle w:val="CommentReference"/>
              </w:rPr>
              <w:t>changeTokenRel</w:t>
            </w:r>
          </w:p>
        </w:tc>
        <w:tc>
          <w:tcPr>
            <w:tcW w:w="5940" w:type="dxa"/>
          </w:tcPr>
          <w:p w14:paraId="7B8D79A0" w14:textId="77777777" w:rsidR="00D112AC" w:rsidRPr="00076C89" w:rsidRDefault="00D112AC" w:rsidP="00F007AA">
            <w:pPr>
              <w:rPr>
                <w:rStyle w:val="CommentReference"/>
                <w:i/>
              </w:rPr>
            </w:pPr>
            <w:r>
              <w:rPr>
                <w:rStyle w:val="CommentReference"/>
              </w:rPr>
              <w:t>T</w:t>
            </w:r>
            <w:r>
              <w:rPr>
                <w:rStyle w:val="CommentReference"/>
                <w:rFonts w:hint="eastAsia"/>
              </w:rPr>
              <w:t>oken</w:t>
            </w:r>
            <w:r>
              <w:rPr>
                <w:rStyle w:val="CommentReference"/>
                <w:rFonts w:hint="eastAsia"/>
              </w:rPr>
              <w:t>切换</w:t>
            </w:r>
          </w:p>
        </w:tc>
      </w:tr>
      <w:tr w:rsidR="00D112AC" w:rsidRPr="00076C89" w14:paraId="2E4AFB4D" w14:textId="77777777" w:rsidTr="00F007AA">
        <w:tc>
          <w:tcPr>
            <w:tcW w:w="828" w:type="dxa"/>
          </w:tcPr>
          <w:p w14:paraId="2FB6FF25" w14:textId="77777777" w:rsidR="00D112AC" w:rsidRPr="00076C89" w:rsidRDefault="00D112AC" w:rsidP="00F007AA">
            <w:pPr>
              <w:rPr>
                <w:rStyle w:val="CommentReference"/>
                <w:i/>
              </w:rPr>
            </w:pPr>
          </w:p>
        </w:tc>
        <w:tc>
          <w:tcPr>
            <w:tcW w:w="2052" w:type="dxa"/>
          </w:tcPr>
          <w:p w14:paraId="1A66F10E" w14:textId="77777777" w:rsidR="00D112AC" w:rsidRPr="00076C89" w:rsidRDefault="00D112AC" w:rsidP="00F007AA">
            <w:pPr>
              <w:rPr>
                <w:rStyle w:val="CommentReference"/>
                <w:i/>
              </w:rPr>
            </w:pPr>
          </w:p>
        </w:tc>
        <w:tc>
          <w:tcPr>
            <w:tcW w:w="5940" w:type="dxa"/>
          </w:tcPr>
          <w:p w14:paraId="7A3A6BEA" w14:textId="77777777" w:rsidR="00D112AC" w:rsidRPr="00076C89" w:rsidRDefault="00D112AC" w:rsidP="00F007AA">
            <w:pPr>
              <w:rPr>
                <w:rStyle w:val="CommentReference"/>
                <w:i/>
              </w:rPr>
            </w:pPr>
          </w:p>
        </w:tc>
      </w:tr>
    </w:tbl>
    <w:p w14:paraId="0D97863A" w14:textId="77777777" w:rsidR="00D112AC" w:rsidRPr="00CF07BE" w:rsidRDefault="00D112AC" w:rsidP="00D112AC">
      <w:pPr>
        <w:rPr>
          <w:rStyle w:val="CommentReference"/>
          <w:i/>
        </w:rPr>
      </w:pPr>
    </w:p>
    <w:p w14:paraId="09051CF7" w14:textId="77777777" w:rsidR="00D112AC" w:rsidRDefault="00D112AC" w:rsidP="00E55A10">
      <w:pPr>
        <w:pStyle w:val="Heading3"/>
      </w:pPr>
      <w:r>
        <w:rPr>
          <w:rFonts w:hint="eastAsia"/>
        </w:rPr>
        <w:t>WebController</w:t>
      </w:r>
      <w:r>
        <w:rPr>
          <w:rFonts w:hint="eastAsia"/>
        </w:rPr>
        <w:t>类概述</w:t>
      </w:r>
    </w:p>
    <w:p w14:paraId="2434E48F"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给PC浏览器访问提供的http接口 。</w:t>
      </w:r>
    </w:p>
    <w:p w14:paraId="1C30F79A"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类功能定义</w:t>
      </w:r>
    </w:p>
    <w:p w14:paraId="1D978485" w14:textId="77777777" w:rsidR="00D112AC" w:rsidRPr="00557EE7" w:rsidRDefault="00D112AC" w:rsidP="00D112AC">
      <w:r>
        <w:rPr>
          <w:rStyle w:val="CommentReference"/>
          <w:rFonts w:hint="eastAsia"/>
        </w:rPr>
        <w:tab/>
      </w:r>
      <w:r>
        <w:rPr>
          <w:rFonts w:hint="eastAsia"/>
        </w:rPr>
        <w:t>表</w:t>
      </w:r>
      <w:r>
        <w:rPr>
          <w:rFonts w:hint="eastAsia"/>
        </w:rPr>
        <w:t>4-1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D112AC" w:rsidRPr="00076C89" w14:paraId="1B96CB34" w14:textId="77777777" w:rsidTr="00F007AA">
        <w:tc>
          <w:tcPr>
            <w:tcW w:w="760" w:type="dxa"/>
            <w:shd w:val="clear" w:color="auto" w:fill="CCCCCC"/>
          </w:tcPr>
          <w:p w14:paraId="58C3B749" w14:textId="77777777" w:rsidR="00D112AC" w:rsidRPr="00076C89" w:rsidRDefault="00D112AC" w:rsidP="00F007AA">
            <w:pPr>
              <w:jc w:val="center"/>
              <w:rPr>
                <w:rStyle w:val="CommentReference"/>
                <w:b/>
                <w:i/>
              </w:rPr>
            </w:pPr>
            <w:r w:rsidRPr="00076C89">
              <w:rPr>
                <w:rStyle w:val="CommentReference"/>
                <w:rFonts w:hint="eastAsia"/>
              </w:rPr>
              <w:t>序号</w:t>
            </w:r>
          </w:p>
        </w:tc>
        <w:tc>
          <w:tcPr>
            <w:tcW w:w="2999" w:type="dxa"/>
            <w:shd w:val="clear" w:color="auto" w:fill="CCCCCC"/>
          </w:tcPr>
          <w:p w14:paraId="675B449B" w14:textId="77777777" w:rsidR="00D112AC" w:rsidRPr="00076C89" w:rsidRDefault="00D112AC" w:rsidP="00F007AA">
            <w:pPr>
              <w:jc w:val="center"/>
              <w:rPr>
                <w:rStyle w:val="CommentReference"/>
                <w:b/>
                <w:i/>
              </w:rPr>
            </w:pPr>
            <w:r w:rsidRPr="00076C89">
              <w:rPr>
                <w:rStyle w:val="CommentReference"/>
                <w:rFonts w:hint="eastAsia"/>
              </w:rPr>
              <w:t>功能点</w:t>
            </w:r>
          </w:p>
        </w:tc>
        <w:tc>
          <w:tcPr>
            <w:tcW w:w="5061" w:type="dxa"/>
            <w:shd w:val="clear" w:color="auto" w:fill="CCCCCC"/>
          </w:tcPr>
          <w:p w14:paraId="3363ED63" w14:textId="77777777" w:rsidR="00D112AC" w:rsidRPr="00076C89" w:rsidRDefault="00D112AC" w:rsidP="00F007AA">
            <w:pPr>
              <w:jc w:val="center"/>
              <w:rPr>
                <w:rStyle w:val="CommentReference"/>
                <w:b/>
                <w:i/>
              </w:rPr>
            </w:pPr>
            <w:r w:rsidRPr="00076C89">
              <w:rPr>
                <w:rStyle w:val="CommentReference"/>
                <w:rFonts w:hint="eastAsia"/>
              </w:rPr>
              <w:t>功能点详细内容</w:t>
            </w:r>
          </w:p>
        </w:tc>
      </w:tr>
      <w:tr w:rsidR="00D112AC" w:rsidRPr="00076C89" w14:paraId="761423C3" w14:textId="77777777" w:rsidTr="00F007AA">
        <w:tc>
          <w:tcPr>
            <w:tcW w:w="760" w:type="dxa"/>
          </w:tcPr>
          <w:p w14:paraId="02FE5460" w14:textId="77777777" w:rsidR="00D112AC" w:rsidRPr="00076C89" w:rsidRDefault="00D112AC" w:rsidP="00F007AA">
            <w:pPr>
              <w:rPr>
                <w:rStyle w:val="CommentReference"/>
                <w:i/>
              </w:rPr>
            </w:pPr>
            <w:r w:rsidRPr="00076C89">
              <w:rPr>
                <w:rStyle w:val="CommentReference"/>
                <w:rFonts w:hint="eastAsia"/>
              </w:rPr>
              <w:t>1</w:t>
            </w:r>
          </w:p>
        </w:tc>
        <w:tc>
          <w:tcPr>
            <w:tcW w:w="2999" w:type="dxa"/>
          </w:tcPr>
          <w:p w14:paraId="71F7891D" w14:textId="77777777" w:rsidR="00D112AC" w:rsidRPr="00076C89" w:rsidRDefault="00D112AC" w:rsidP="00F007AA">
            <w:pPr>
              <w:rPr>
                <w:rStyle w:val="CommentReference"/>
                <w:i/>
              </w:rPr>
            </w:pPr>
            <w:r w:rsidRPr="004F09C3">
              <w:rPr>
                <w:rFonts w:ascii="Consolas" w:hAnsi="Consolas" w:cs="Consolas"/>
                <w:color w:val="000000"/>
                <w:kern w:val="0"/>
                <w:sz w:val="22"/>
                <w:szCs w:val="22"/>
                <w:u w:val="single"/>
              </w:rPr>
              <w:t>addComment</w:t>
            </w:r>
          </w:p>
        </w:tc>
        <w:tc>
          <w:tcPr>
            <w:tcW w:w="5061" w:type="dxa"/>
          </w:tcPr>
          <w:p w14:paraId="40541E1D" w14:textId="77777777" w:rsidR="00D112AC" w:rsidRPr="00076C89" w:rsidRDefault="00D112AC" w:rsidP="00F007AA">
            <w:pPr>
              <w:rPr>
                <w:rStyle w:val="CommentReference"/>
                <w:i/>
              </w:rPr>
            </w:pPr>
            <w:r w:rsidRPr="004F09C3">
              <w:rPr>
                <w:rStyle w:val="CommentReference"/>
                <w:rFonts w:hint="eastAsia"/>
              </w:rPr>
              <w:t>新增一条评论</w:t>
            </w:r>
          </w:p>
        </w:tc>
      </w:tr>
      <w:tr w:rsidR="00D112AC" w:rsidRPr="00076C89" w14:paraId="249A68E4" w14:textId="77777777" w:rsidTr="00F007AA">
        <w:tc>
          <w:tcPr>
            <w:tcW w:w="760" w:type="dxa"/>
          </w:tcPr>
          <w:p w14:paraId="7DACD8E3" w14:textId="77777777" w:rsidR="00D112AC" w:rsidRPr="00076C89" w:rsidRDefault="00D112AC" w:rsidP="00F007AA">
            <w:pPr>
              <w:rPr>
                <w:rStyle w:val="CommentReference"/>
                <w:i/>
              </w:rPr>
            </w:pPr>
            <w:r w:rsidRPr="00076C89">
              <w:rPr>
                <w:rStyle w:val="CommentReference"/>
                <w:rFonts w:hint="eastAsia"/>
              </w:rPr>
              <w:t>2</w:t>
            </w:r>
          </w:p>
        </w:tc>
        <w:tc>
          <w:tcPr>
            <w:tcW w:w="2999" w:type="dxa"/>
          </w:tcPr>
          <w:p w14:paraId="6B096FC7" w14:textId="77777777" w:rsidR="00D112AC" w:rsidRPr="00076C89" w:rsidRDefault="00D112AC" w:rsidP="00F007AA">
            <w:pPr>
              <w:rPr>
                <w:rStyle w:val="CommentReference"/>
                <w:i/>
              </w:rPr>
            </w:pPr>
            <w:r w:rsidRPr="004F09C3">
              <w:rPr>
                <w:rFonts w:ascii="Consolas" w:hAnsi="Consolas" w:cs="Consolas"/>
                <w:color w:val="000000"/>
                <w:kern w:val="0"/>
                <w:sz w:val="22"/>
                <w:szCs w:val="22"/>
              </w:rPr>
              <w:t>addAppComment</w:t>
            </w:r>
          </w:p>
        </w:tc>
        <w:tc>
          <w:tcPr>
            <w:tcW w:w="5061" w:type="dxa"/>
          </w:tcPr>
          <w:p w14:paraId="6412141C" w14:textId="77777777" w:rsidR="00D112AC" w:rsidRPr="00076C89" w:rsidRDefault="00D112AC" w:rsidP="00F007AA">
            <w:pPr>
              <w:rPr>
                <w:rStyle w:val="CommentReference"/>
                <w:i/>
              </w:rPr>
            </w:pPr>
            <w:r w:rsidRPr="004F09C3">
              <w:rPr>
                <w:rStyle w:val="CommentReference"/>
                <w:rFonts w:hint="eastAsia"/>
              </w:rPr>
              <w:t>新增一条</w:t>
            </w:r>
            <w:r>
              <w:rPr>
                <w:rStyle w:val="CommentReference"/>
                <w:rFonts w:hint="eastAsia"/>
              </w:rPr>
              <w:t>轻应用</w:t>
            </w:r>
            <w:r w:rsidRPr="004F09C3">
              <w:rPr>
                <w:rStyle w:val="CommentReference"/>
                <w:rFonts w:hint="eastAsia"/>
              </w:rPr>
              <w:t>评论</w:t>
            </w:r>
          </w:p>
        </w:tc>
      </w:tr>
      <w:tr w:rsidR="00D112AC" w:rsidRPr="00076C89" w14:paraId="7AF824A6" w14:textId="77777777" w:rsidTr="00F007AA">
        <w:tc>
          <w:tcPr>
            <w:tcW w:w="760" w:type="dxa"/>
          </w:tcPr>
          <w:p w14:paraId="52B6A9D3" w14:textId="77777777" w:rsidR="00D112AC" w:rsidRPr="00076C89" w:rsidRDefault="00D112AC" w:rsidP="00F007AA">
            <w:pPr>
              <w:rPr>
                <w:rStyle w:val="CommentReference"/>
                <w:i/>
              </w:rPr>
            </w:pPr>
            <w:r w:rsidRPr="00076C89">
              <w:rPr>
                <w:rStyle w:val="CommentReference"/>
                <w:rFonts w:hint="eastAsia"/>
              </w:rPr>
              <w:t>3</w:t>
            </w:r>
          </w:p>
        </w:tc>
        <w:tc>
          <w:tcPr>
            <w:tcW w:w="2999" w:type="dxa"/>
          </w:tcPr>
          <w:p w14:paraId="449DE9EE" w14:textId="77777777" w:rsidR="00D112AC" w:rsidRPr="00076C89" w:rsidRDefault="00D112AC" w:rsidP="00F007AA">
            <w:pPr>
              <w:rPr>
                <w:rStyle w:val="CommentReference"/>
                <w:i/>
              </w:rPr>
            </w:pPr>
            <w:r w:rsidRPr="004F09C3">
              <w:rPr>
                <w:rFonts w:ascii="Consolas" w:hAnsi="Consolas" w:cs="Consolas"/>
                <w:color w:val="000000"/>
                <w:kern w:val="0"/>
                <w:sz w:val="22"/>
                <w:szCs w:val="22"/>
              </w:rPr>
              <w:t>removeComment</w:t>
            </w:r>
          </w:p>
        </w:tc>
        <w:tc>
          <w:tcPr>
            <w:tcW w:w="5061" w:type="dxa"/>
          </w:tcPr>
          <w:p w14:paraId="792426F9" w14:textId="77777777" w:rsidR="00D112AC" w:rsidRPr="00076C89" w:rsidRDefault="00D112AC" w:rsidP="00F007AA">
            <w:pPr>
              <w:rPr>
                <w:rStyle w:val="CommentReference"/>
                <w:i/>
              </w:rPr>
            </w:pPr>
            <w:r>
              <w:rPr>
                <w:rStyle w:val="CommentReference"/>
                <w:rFonts w:hint="eastAsia"/>
              </w:rPr>
              <w:t>发送邮箱验证码</w:t>
            </w:r>
          </w:p>
        </w:tc>
      </w:tr>
      <w:tr w:rsidR="00D112AC" w:rsidRPr="00076C89" w14:paraId="5EB15D48" w14:textId="77777777" w:rsidTr="00F007AA">
        <w:tc>
          <w:tcPr>
            <w:tcW w:w="760" w:type="dxa"/>
          </w:tcPr>
          <w:p w14:paraId="1CA300CC" w14:textId="77777777" w:rsidR="00D112AC" w:rsidRPr="00076C89" w:rsidRDefault="00D112AC" w:rsidP="00F007AA">
            <w:pPr>
              <w:rPr>
                <w:rStyle w:val="CommentReference"/>
                <w:i/>
              </w:rPr>
            </w:pPr>
            <w:r>
              <w:rPr>
                <w:rStyle w:val="CommentReference"/>
                <w:rFonts w:hint="eastAsia"/>
              </w:rPr>
              <w:t>4</w:t>
            </w:r>
          </w:p>
        </w:tc>
        <w:tc>
          <w:tcPr>
            <w:tcW w:w="2999" w:type="dxa"/>
          </w:tcPr>
          <w:p w14:paraId="34625BC4" w14:textId="77777777" w:rsidR="00D112AC" w:rsidRPr="00076C89" w:rsidRDefault="00D112AC" w:rsidP="00F007AA">
            <w:pPr>
              <w:rPr>
                <w:rStyle w:val="CommentReference"/>
                <w:i/>
              </w:rPr>
            </w:pPr>
            <w:r w:rsidRPr="004F09C3">
              <w:rPr>
                <w:rFonts w:ascii="Consolas" w:hAnsi="Consolas" w:cs="Consolas"/>
                <w:color w:val="000000"/>
                <w:kern w:val="0"/>
                <w:sz w:val="22"/>
                <w:szCs w:val="22"/>
              </w:rPr>
              <w:t>getCommentsPaged</w:t>
            </w:r>
          </w:p>
        </w:tc>
        <w:tc>
          <w:tcPr>
            <w:tcW w:w="5061" w:type="dxa"/>
          </w:tcPr>
          <w:p w14:paraId="3C6736E2" w14:textId="77777777" w:rsidR="00D112AC" w:rsidRPr="00076C89" w:rsidRDefault="00D112AC" w:rsidP="00F007AA">
            <w:pPr>
              <w:rPr>
                <w:rStyle w:val="CommentReference"/>
                <w:i/>
              </w:rPr>
            </w:pPr>
            <w:r w:rsidRPr="004F09C3">
              <w:rPr>
                <w:rStyle w:val="CommentReference"/>
                <w:rFonts w:hint="eastAsia"/>
              </w:rPr>
              <w:t>删除一条评论</w:t>
            </w:r>
          </w:p>
        </w:tc>
      </w:tr>
      <w:tr w:rsidR="00D112AC" w:rsidRPr="00076C89" w14:paraId="20E1E19E" w14:textId="77777777" w:rsidTr="00F007AA">
        <w:tc>
          <w:tcPr>
            <w:tcW w:w="760" w:type="dxa"/>
          </w:tcPr>
          <w:p w14:paraId="5554838C" w14:textId="77777777" w:rsidR="00D112AC" w:rsidRPr="00076C89" w:rsidRDefault="00D112AC" w:rsidP="00F007AA">
            <w:pPr>
              <w:rPr>
                <w:rStyle w:val="CommentReference"/>
                <w:i/>
              </w:rPr>
            </w:pPr>
            <w:r>
              <w:rPr>
                <w:rStyle w:val="CommentReference"/>
                <w:rFonts w:hint="eastAsia"/>
              </w:rPr>
              <w:t>5</w:t>
            </w:r>
          </w:p>
        </w:tc>
        <w:tc>
          <w:tcPr>
            <w:tcW w:w="2999" w:type="dxa"/>
          </w:tcPr>
          <w:p w14:paraId="26477D62"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getCommentsPaged</w:t>
            </w:r>
          </w:p>
        </w:tc>
        <w:tc>
          <w:tcPr>
            <w:tcW w:w="5061" w:type="dxa"/>
          </w:tcPr>
          <w:p w14:paraId="1FA1E52E" w14:textId="77777777" w:rsidR="00D112AC" w:rsidRDefault="00D112AC" w:rsidP="00F007AA">
            <w:pPr>
              <w:rPr>
                <w:rStyle w:val="CommentReference"/>
                <w:i/>
              </w:rPr>
            </w:pPr>
            <w:r w:rsidRPr="004F09C3">
              <w:rPr>
                <w:rStyle w:val="CommentReference"/>
                <w:rFonts w:hint="eastAsia"/>
              </w:rPr>
              <w:t>获得一个主题下的评论列表</w:t>
            </w:r>
          </w:p>
        </w:tc>
      </w:tr>
      <w:tr w:rsidR="00D112AC" w:rsidRPr="00076C89" w14:paraId="7F6E212D" w14:textId="77777777" w:rsidTr="00F007AA">
        <w:tc>
          <w:tcPr>
            <w:tcW w:w="760" w:type="dxa"/>
          </w:tcPr>
          <w:p w14:paraId="14991DF4" w14:textId="77777777" w:rsidR="00D112AC" w:rsidRPr="00076C89" w:rsidRDefault="00D112AC" w:rsidP="00F007AA">
            <w:pPr>
              <w:rPr>
                <w:rStyle w:val="CommentReference"/>
                <w:i/>
              </w:rPr>
            </w:pPr>
            <w:r>
              <w:rPr>
                <w:rStyle w:val="CommentReference"/>
                <w:rFonts w:hint="eastAsia"/>
              </w:rPr>
              <w:t>6</w:t>
            </w:r>
          </w:p>
        </w:tc>
        <w:tc>
          <w:tcPr>
            <w:tcW w:w="2999" w:type="dxa"/>
          </w:tcPr>
          <w:p w14:paraId="511ECBEB"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5061" w:type="dxa"/>
          </w:tcPr>
          <w:p w14:paraId="2581CBA4" w14:textId="77777777" w:rsidR="00D112AC" w:rsidRDefault="00D112AC" w:rsidP="00F007AA">
            <w:pPr>
              <w:rPr>
                <w:rStyle w:val="CommentReference"/>
                <w:i/>
              </w:rPr>
            </w:pPr>
            <w:r w:rsidRPr="004F09C3">
              <w:rPr>
                <w:rStyle w:val="CommentReference"/>
                <w:rFonts w:hint="eastAsia"/>
              </w:rPr>
              <w:t>获取贴子回复数量</w:t>
            </w:r>
          </w:p>
        </w:tc>
      </w:tr>
      <w:tr w:rsidR="00D112AC" w:rsidRPr="00076C89" w14:paraId="65C76DB4" w14:textId="77777777" w:rsidTr="00F007AA">
        <w:tc>
          <w:tcPr>
            <w:tcW w:w="760" w:type="dxa"/>
          </w:tcPr>
          <w:p w14:paraId="3EFBA9F1" w14:textId="77777777" w:rsidR="00D112AC" w:rsidRPr="00076C89" w:rsidRDefault="00D112AC" w:rsidP="00F007AA">
            <w:pPr>
              <w:rPr>
                <w:rStyle w:val="CommentReference"/>
                <w:i/>
              </w:rPr>
            </w:pPr>
            <w:r>
              <w:rPr>
                <w:rStyle w:val="CommentReference"/>
                <w:rFonts w:hint="eastAsia"/>
              </w:rPr>
              <w:t>7</w:t>
            </w:r>
          </w:p>
        </w:tc>
        <w:tc>
          <w:tcPr>
            <w:tcW w:w="2999" w:type="dxa"/>
          </w:tcPr>
          <w:p w14:paraId="57B36049"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5061" w:type="dxa"/>
          </w:tcPr>
          <w:p w14:paraId="1781B347" w14:textId="77777777" w:rsidR="00D112AC" w:rsidRDefault="00D112AC" w:rsidP="00F007AA">
            <w:pPr>
              <w:rPr>
                <w:rStyle w:val="CommentReference"/>
                <w:i/>
              </w:rPr>
            </w:pPr>
            <w:r w:rsidRPr="004F09C3">
              <w:rPr>
                <w:rStyle w:val="CommentReference"/>
                <w:rFonts w:hint="eastAsia"/>
              </w:rPr>
              <w:t>获取一组贴子回复数量</w:t>
            </w:r>
          </w:p>
        </w:tc>
      </w:tr>
      <w:tr w:rsidR="00D112AC" w:rsidRPr="00076C89" w14:paraId="2793560B" w14:textId="77777777" w:rsidTr="00F007AA">
        <w:tc>
          <w:tcPr>
            <w:tcW w:w="760" w:type="dxa"/>
          </w:tcPr>
          <w:p w14:paraId="2EC87419" w14:textId="77777777" w:rsidR="00D112AC" w:rsidRPr="00076C89" w:rsidRDefault="00D112AC" w:rsidP="00F007AA">
            <w:pPr>
              <w:rPr>
                <w:rStyle w:val="CommentReference"/>
                <w:i/>
              </w:rPr>
            </w:pPr>
            <w:r>
              <w:rPr>
                <w:rStyle w:val="CommentReference"/>
                <w:rFonts w:hint="eastAsia"/>
              </w:rPr>
              <w:t>8</w:t>
            </w:r>
          </w:p>
        </w:tc>
        <w:tc>
          <w:tcPr>
            <w:tcW w:w="2999" w:type="dxa"/>
          </w:tcPr>
          <w:p w14:paraId="5B1AB786" w14:textId="77777777" w:rsidR="00D112AC" w:rsidRDefault="00D112AC" w:rsidP="00F007AA">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5061" w:type="dxa"/>
          </w:tcPr>
          <w:p w14:paraId="2AFF84B8" w14:textId="77777777" w:rsidR="00D112AC" w:rsidRDefault="00D112AC" w:rsidP="00F007AA">
            <w:pPr>
              <w:rPr>
                <w:rStyle w:val="CommentReference"/>
                <w:i/>
              </w:rPr>
            </w:pPr>
            <w:r w:rsidRPr="004F09C3">
              <w:rPr>
                <w:rStyle w:val="CommentReference"/>
                <w:rFonts w:hint="eastAsia"/>
              </w:rPr>
              <w:t>判断评论是否存在</w:t>
            </w:r>
          </w:p>
        </w:tc>
      </w:tr>
    </w:tbl>
    <w:p w14:paraId="5A58BD9C" w14:textId="77777777" w:rsidR="00D112AC" w:rsidRDefault="00D112AC" w:rsidP="00D112AC">
      <w:pPr>
        <w:rPr>
          <w:rStyle w:val="CommentReference"/>
          <w:i/>
        </w:rPr>
      </w:pPr>
    </w:p>
    <w:p w14:paraId="196EECCE" w14:textId="77777777" w:rsidR="00D112AC" w:rsidRPr="00CF07BE" w:rsidRDefault="00D112AC" w:rsidP="00D112AC">
      <w:pPr>
        <w:rPr>
          <w:rStyle w:val="CommentReference"/>
          <w:i/>
        </w:rPr>
      </w:pPr>
      <w:r>
        <w:rPr>
          <w:rStyle w:val="CommentReference"/>
        </w:rPr>
        <w:br w:type="page"/>
      </w:r>
    </w:p>
    <w:p w14:paraId="4F7F5A3A" w14:textId="77777777" w:rsidR="00D112AC" w:rsidRDefault="00D112AC" w:rsidP="00E55A10">
      <w:pPr>
        <w:pStyle w:val="Heading3"/>
      </w:pPr>
      <w:r>
        <w:rPr>
          <w:rFonts w:hint="eastAsia"/>
        </w:rPr>
        <w:lastRenderedPageBreak/>
        <w:t>RestController</w:t>
      </w:r>
      <w:r>
        <w:rPr>
          <w:rFonts w:hint="eastAsia"/>
        </w:rPr>
        <w:t>类概述</w:t>
      </w:r>
    </w:p>
    <w:p w14:paraId="63B5302B"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给移动端提访问提供的http接口 。</w:t>
      </w:r>
    </w:p>
    <w:p w14:paraId="3905DE4D"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类功能定义</w:t>
      </w:r>
    </w:p>
    <w:p w14:paraId="312E1367" w14:textId="77777777" w:rsidR="00D112AC" w:rsidRDefault="00D112AC" w:rsidP="00D112AC">
      <w:r>
        <w:rPr>
          <w:rStyle w:val="CommentReference"/>
          <w:rFonts w:hint="eastAsia"/>
        </w:rPr>
        <w:tab/>
      </w:r>
      <w:r>
        <w:rPr>
          <w:rFonts w:hint="eastAsia"/>
        </w:rPr>
        <w:t>表</w:t>
      </w:r>
      <w:r>
        <w:rPr>
          <w:rFonts w:hint="eastAsia"/>
        </w:rPr>
        <w:t>4-2</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D112AC" w:rsidRPr="00076C89" w14:paraId="3F48B0BE" w14:textId="77777777" w:rsidTr="00F007AA">
        <w:tc>
          <w:tcPr>
            <w:tcW w:w="760" w:type="dxa"/>
            <w:shd w:val="clear" w:color="auto" w:fill="CCCCCC"/>
          </w:tcPr>
          <w:p w14:paraId="4FAB31AE" w14:textId="77777777" w:rsidR="00D112AC" w:rsidRPr="00076C89" w:rsidRDefault="00D112AC" w:rsidP="00F007AA">
            <w:pPr>
              <w:jc w:val="center"/>
              <w:rPr>
                <w:rStyle w:val="CommentReference"/>
                <w:b/>
                <w:i/>
              </w:rPr>
            </w:pPr>
            <w:r w:rsidRPr="00076C89">
              <w:rPr>
                <w:rStyle w:val="CommentReference"/>
                <w:rFonts w:hint="eastAsia"/>
              </w:rPr>
              <w:t>序号</w:t>
            </w:r>
          </w:p>
        </w:tc>
        <w:tc>
          <w:tcPr>
            <w:tcW w:w="2999" w:type="dxa"/>
            <w:shd w:val="clear" w:color="auto" w:fill="CCCCCC"/>
          </w:tcPr>
          <w:p w14:paraId="759DC330" w14:textId="77777777" w:rsidR="00D112AC" w:rsidRPr="00076C89" w:rsidRDefault="00D112AC" w:rsidP="00F007AA">
            <w:pPr>
              <w:jc w:val="center"/>
              <w:rPr>
                <w:rStyle w:val="CommentReference"/>
                <w:b/>
                <w:i/>
              </w:rPr>
            </w:pPr>
            <w:r w:rsidRPr="00076C89">
              <w:rPr>
                <w:rStyle w:val="CommentReference"/>
                <w:rFonts w:hint="eastAsia"/>
              </w:rPr>
              <w:t>功能点</w:t>
            </w:r>
          </w:p>
        </w:tc>
        <w:tc>
          <w:tcPr>
            <w:tcW w:w="5061" w:type="dxa"/>
            <w:shd w:val="clear" w:color="auto" w:fill="CCCCCC"/>
          </w:tcPr>
          <w:p w14:paraId="4056069E" w14:textId="77777777" w:rsidR="00D112AC" w:rsidRPr="00076C89" w:rsidRDefault="00D112AC" w:rsidP="00F007AA">
            <w:pPr>
              <w:jc w:val="center"/>
              <w:rPr>
                <w:rStyle w:val="CommentReference"/>
                <w:b/>
                <w:i/>
              </w:rPr>
            </w:pPr>
            <w:r w:rsidRPr="00076C89">
              <w:rPr>
                <w:rStyle w:val="CommentReference"/>
                <w:rFonts w:hint="eastAsia"/>
              </w:rPr>
              <w:t>功能点详细内容</w:t>
            </w:r>
          </w:p>
        </w:tc>
      </w:tr>
      <w:tr w:rsidR="00D112AC" w:rsidRPr="00076C89" w14:paraId="7C09565B" w14:textId="77777777" w:rsidTr="00F007AA">
        <w:tc>
          <w:tcPr>
            <w:tcW w:w="760" w:type="dxa"/>
          </w:tcPr>
          <w:p w14:paraId="62B13E97" w14:textId="77777777" w:rsidR="00D112AC" w:rsidRPr="00076C89" w:rsidRDefault="00D112AC" w:rsidP="00F007AA">
            <w:pPr>
              <w:rPr>
                <w:rStyle w:val="CommentReference"/>
                <w:i/>
              </w:rPr>
            </w:pPr>
            <w:r w:rsidRPr="00076C89">
              <w:rPr>
                <w:rStyle w:val="CommentReference"/>
                <w:rFonts w:hint="eastAsia"/>
              </w:rPr>
              <w:t>1</w:t>
            </w:r>
          </w:p>
        </w:tc>
        <w:tc>
          <w:tcPr>
            <w:tcW w:w="2999" w:type="dxa"/>
          </w:tcPr>
          <w:p w14:paraId="44BB1154" w14:textId="77777777" w:rsidR="00D112AC" w:rsidRPr="00076C89" w:rsidRDefault="00D112AC" w:rsidP="00F007AA">
            <w:pPr>
              <w:rPr>
                <w:rStyle w:val="CommentReference"/>
                <w:i/>
              </w:rPr>
            </w:pPr>
            <w:r w:rsidRPr="004F09C3">
              <w:rPr>
                <w:rFonts w:ascii="Consolas" w:hAnsi="Consolas" w:cs="Consolas"/>
                <w:color w:val="000000"/>
                <w:kern w:val="0"/>
                <w:sz w:val="22"/>
                <w:szCs w:val="22"/>
                <w:u w:val="single"/>
              </w:rPr>
              <w:t>addComment</w:t>
            </w:r>
          </w:p>
        </w:tc>
        <w:tc>
          <w:tcPr>
            <w:tcW w:w="5061" w:type="dxa"/>
          </w:tcPr>
          <w:p w14:paraId="5794A1A0" w14:textId="77777777" w:rsidR="00D112AC" w:rsidRPr="00076C89" w:rsidRDefault="00D112AC" w:rsidP="00F007AA">
            <w:pPr>
              <w:rPr>
                <w:rStyle w:val="CommentReference"/>
                <w:i/>
              </w:rPr>
            </w:pPr>
            <w:r w:rsidRPr="004F09C3">
              <w:rPr>
                <w:rStyle w:val="CommentReference"/>
                <w:rFonts w:hint="eastAsia"/>
              </w:rPr>
              <w:t>新增一条评论</w:t>
            </w:r>
          </w:p>
        </w:tc>
      </w:tr>
      <w:tr w:rsidR="00D112AC" w:rsidRPr="00076C89" w14:paraId="1FAC2FB4" w14:textId="77777777" w:rsidTr="00F007AA">
        <w:tc>
          <w:tcPr>
            <w:tcW w:w="760" w:type="dxa"/>
          </w:tcPr>
          <w:p w14:paraId="0D42DC18" w14:textId="77777777" w:rsidR="00D112AC" w:rsidRPr="00076C89" w:rsidRDefault="00D112AC" w:rsidP="00F007AA">
            <w:pPr>
              <w:rPr>
                <w:rStyle w:val="CommentReference"/>
                <w:i/>
              </w:rPr>
            </w:pPr>
            <w:r w:rsidRPr="00076C89">
              <w:rPr>
                <w:rStyle w:val="CommentReference"/>
                <w:rFonts w:hint="eastAsia"/>
              </w:rPr>
              <w:t>2</w:t>
            </w:r>
          </w:p>
        </w:tc>
        <w:tc>
          <w:tcPr>
            <w:tcW w:w="2999" w:type="dxa"/>
          </w:tcPr>
          <w:p w14:paraId="59024215" w14:textId="77777777" w:rsidR="00D112AC" w:rsidRPr="00076C89" w:rsidRDefault="00D112AC" w:rsidP="00F007AA">
            <w:pPr>
              <w:rPr>
                <w:rStyle w:val="CommentReference"/>
                <w:i/>
              </w:rPr>
            </w:pPr>
            <w:r w:rsidRPr="004F09C3">
              <w:rPr>
                <w:rFonts w:ascii="Consolas" w:hAnsi="Consolas" w:cs="Consolas"/>
                <w:color w:val="000000"/>
                <w:kern w:val="0"/>
                <w:sz w:val="22"/>
                <w:szCs w:val="22"/>
              </w:rPr>
              <w:t>addAppComment</w:t>
            </w:r>
          </w:p>
        </w:tc>
        <w:tc>
          <w:tcPr>
            <w:tcW w:w="5061" w:type="dxa"/>
          </w:tcPr>
          <w:p w14:paraId="46AE16C4" w14:textId="77777777" w:rsidR="00D112AC" w:rsidRPr="00076C89" w:rsidRDefault="00D112AC" w:rsidP="00F007AA">
            <w:pPr>
              <w:rPr>
                <w:rStyle w:val="CommentReference"/>
                <w:i/>
              </w:rPr>
            </w:pPr>
            <w:r w:rsidRPr="004F09C3">
              <w:rPr>
                <w:rStyle w:val="CommentReference"/>
                <w:rFonts w:hint="eastAsia"/>
              </w:rPr>
              <w:t>新增一条</w:t>
            </w:r>
            <w:r>
              <w:rPr>
                <w:rStyle w:val="CommentReference"/>
                <w:rFonts w:hint="eastAsia"/>
              </w:rPr>
              <w:t>轻应用</w:t>
            </w:r>
            <w:r w:rsidRPr="004F09C3">
              <w:rPr>
                <w:rStyle w:val="CommentReference"/>
                <w:rFonts w:hint="eastAsia"/>
              </w:rPr>
              <w:t>评论</w:t>
            </w:r>
          </w:p>
        </w:tc>
      </w:tr>
      <w:tr w:rsidR="00D112AC" w:rsidRPr="00076C89" w14:paraId="2B603985" w14:textId="77777777" w:rsidTr="00F007AA">
        <w:tc>
          <w:tcPr>
            <w:tcW w:w="760" w:type="dxa"/>
          </w:tcPr>
          <w:p w14:paraId="2BAEBF58" w14:textId="77777777" w:rsidR="00D112AC" w:rsidRPr="00076C89" w:rsidRDefault="00D112AC" w:rsidP="00F007AA">
            <w:pPr>
              <w:rPr>
                <w:rStyle w:val="CommentReference"/>
                <w:i/>
              </w:rPr>
            </w:pPr>
            <w:r w:rsidRPr="00076C89">
              <w:rPr>
                <w:rStyle w:val="CommentReference"/>
                <w:rFonts w:hint="eastAsia"/>
              </w:rPr>
              <w:t>3</w:t>
            </w:r>
          </w:p>
        </w:tc>
        <w:tc>
          <w:tcPr>
            <w:tcW w:w="2999" w:type="dxa"/>
          </w:tcPr>
          <w:p w14:paraId="69EF5A39" w14:textId="77777777" w:rsidR="00D112AC" w:rsidRPr="00076C89" w:rsidRDefault="00D112AC" w:rsidP="00F007AA">
            <w:pPr>
              <w:rPr>
                <w:rStyle w:val="CommentReference"/>
                <w:i/>
              </w:rPr>
            </w:pPr>
            <w:r w:rsidRPr="004F09C3">
              <w:rPr>
                <w:rFonts w:ascii="Consolas" w:hAnsi="Consolas" w:cs="Consolas"/>
                <w:color w:val="000000"/>
                <w:kern w:val="0"/>
                <w:sz w:val="22"/>
                <w:szCs w:val="22"/>
              </w:rPr>
              <w:t>removeComment</w:t>
            </w:r>
          </w:p>
        </w:tc>
        <w:tc>
          <w:tcPr>
            <w:tcW w:w="5061" w:type="dxa"/>
          </w:tcPr>
          <w:p w14:paraId="1E6532F2" w14:textId="77777777" w:rsidR="00D112AC" w:rsidRPr="00076C89" w:rsidRDefault="00D112AC" w:rsidP="00F007AA">
            <w:pPr>
              <w:rPr>
                <w:rStyle w:val="CommentReference"/>
                <w:i/>
              </w:rPr>
            </w:pPr>
            <w:r w:rsidRPr="00381B07">
              <w:rPr>
                <w:rStyle w:val="CommentReference"/>
                <w:rFonts w:hint="eastAsia"/>
              </w:rPr>
              <w:t>删除一条评论</w:t>
            </w:r>
          </w:p>
        </w:tc>
      </w:tr>
      <w:tr w:rsidR="00D112AC" w:rsidRPr="00076C89" w14:paraId="4C0DB24E" w14:textId="77777777" w:rsidTr="00F007AA">
        <w:tc>
          <w:tcPr>
            <w:tcW w:w="760" w:type="dxa"/>
          </w:tcPr>
          <w:p w14:paraId="258B615C" w14:textId="77777777" w:rsidR="00D112AC" w:rsidRPr="00076C89" w:rsidRDefault="00D112AC" w:rsidP="00F007AA">
            <w:pPr>
              <w:rPr>
                <w:rStyle w:val="CommentReference"/>
                <w:i/>
              </w:rPr>
            </w:pPr>
            <w:r>
              <w:rPr>
                <w:rStyle w:val="CommentReference"/>
                <w:rFonts w:hint="eastAsia"/>
              </w:rPr>
              <w:t>4</w:t>
            </w:r>
          </w:p>
        </w:tc>
        <w:tc>
          <w:tcPr>
            <w:tcW w:w="2999" w:type="dxa"/>
          </w:tcPr>
          <w:p w14:paraId="6F22C92E" w14:textId="77777777" w:rsidR="00D112AC" w:rsidRPr="00076C89" w:rsidRDefault="00D112AC" w:rsidP="00F007AA">
            <w:pPr>
              <w:rPr>
                <w:rStyle w:val="CommentReference"/>
                <w:i/>
              </w:rPr>
            </w:pPr>
            <w:r w:rsidRPr="004F09C3">
              <w:rPr>
                <w:rFonts w:ascii="Consolas" w:hAnsi="Consolas" w:cs="Consolas"/>
                <w:color w:val="000000"/>
                <w:kern w:val="0"/>
                <w:sz w:val="22"/>
                <w:szCs w:val="22"/>
              </w:rPr>
              <w:t>getCommentsPaged</w:t>
            </w:r>
          </w:p>
        </w:tc>
        <w:tc>
          <w:tcPr>
            <w:tcW w:w="5061" w:type="dxa"/>
          </w:tcPr>
          <w:p w14:paraId="248CE3D9" w14:textId="77777777" w:rsidR="00D112AC" w:rsidRPr="00076C89" w:rsidRDefault="00D112AC" w:rsidP="00F007AA">
            <w:pPr>
              <w:rPr>
                <w:rStyle w:val="CommentReference"/>
                <w:i/>
              </w:rPr>
            </w:pPr>
            <w:r w:rsidRPr="004F09C3">
              <w:rPr>
                <w:rStyle w:val="CommentReference"/>
                <w:rFonts w:hint="eastAsia"/>
              </w:rPr>
              <w:t>删除一条评论</w:t>
            </w:r>
          </w:p>
        </w:tc>
      </w:tr>
      <w:tr w:rsidR="00D112AC" w:rsidRPr="00076C89" w14:paraId="3B8ADDF4" w14:textId="77777777" w:rsidTr="00F007AA">
        <w:tc>
          <w:tcPr>
            <w:tcW w:w="760" w:type="dxa"/>
          </w:tcPr>
          <w:p w14:paraId="447E3633" w14:textId="77777777" w:rsidR="00D112AC" w:rsidRPr="00076C89" w:rsidRDefault="00D112AC" w:rsidP="00F007AA">
            <w:pPr>
              <w:rPr>
                <w:rStyle w:val="CommentReference"/>
                <w:i/>
              </w:rPr>
            </w:pPr>
            <w:r>
              <w:rPr>
                <w:rStyle w:val="CommentReference"/>
                <w:rFonts w:hint="eastAsia"/>
              </w:rPr>
              <w:t>5</w:t>
            </w:r>
          </w:p>
        </w:tc>
        <w:tc>
          <w:tcPr>
            <w:tcW w:w="2999" w:type="dxa"/>
          </w:tcPr>
          <w:p w14:paraId="38F21087" w14:textId="77777777" w:rsidR="00D112AC" w:rsidRDefault="00D112AC" w:rsidP="00F007AA">
            <w:pPr>
              <w:rPr>
                <w:rFonts w:ascii="Consolas" w:hAnsi="Consolas" w:cs="Consolas"/>
                <w:color w:val="000000"/>
                <w:kern w:val="0"/>
                <w:sz w:val="22"/>
                <w:szCs w:val="22"/>
                <w:highlight w:val="lightGray"/>
              </w:rPr>
            </w:pPr>
            <w:r w:rsidRPr="002D7BDD">
              <w:rPr>
                <w:rFonts w:ascii="Consolas" w:hAnsi="Consolas" w:cs="Consolas"/>
                <w:color w:val="000000"/>
                <w:kern w:val="0"/>
                <w:sz w:val="22"/>
                <w:szCs w:val="22"/>
              </w:rPr>
              <w:t>getCommentsByTime</w:t>
            </w:r>
          </w:p>
        </w:tc>
        <w:tc>
          <w:tcPr>
            <w:tcW w:w="5061" w:type="dxa"/>
          </w:tcPr>
          <w:p w14:paraId="3970E841" w14:textId="77777777" w:rsidR="00D112AC" w:rsidRDefault="00D112AC" w:rsidP="00F007AA">
            <w:pPr>
              <w:rPr>
                <w:rStyle w:val="CommentReference"/>
                <w:i/>
              </w:rPr>
            </w:pPr>
            <w:r w:rsidRPr="002D7BDD">
              <w:rPr>
                <w:rStyle w:val="CommentReference"/>
                <w:rFonts w:hint="eastAsia"/>
              </w:rPr>
              <w:t>获取一个时间截之后的贴子的所有</w:t>
            </w:r>
            <w:r>
              <w:rPr>
                <w:rStyle w:val="CommentReference"/>
                <w:rFonts w:hint="eastAsia"/>
              </w:rPr>
              <w:t>分页</w:t>
            </w:r>
            <w:r w:rsidRPr="00381B07">
              <w:rPr>
                <w:rStyle w:val="CommentReference"/>
                <w:rFonts w:hint="eastAsia"/>
              </w:rPr>
              <w:t>评论列表</w:t>
            </w:r>
          </w:p>
        </w:tc>
      </w:tr>
      <w:tr w:rsidR="00D112AC" w:rsidRPr="00076C89" w14:paraId="208B9506" w14:textId="77777777" w:rsidTr="00F007AA">
        <w:tc>
          <w:tcPr>
            <w:tcW w:w="760" w:type="dxa"/>
          </w:tcPr>
          <w:p w14:paraId="5971B966" w14:textId="77777777" w:rsidR="00D112AC" w:rsidRDefault="00D112AC" w:rsidP="00F007AA">
            <w:pPr>
              <w:rPr>
                <w:rStyle w:val="CommentReference"/>
                <w:i/>
              </w:rPr>
            </w:pPr>
            <w:r>
              <w:rPr>
                <w:rStyle w:val="CommentReference"/>
                <w:rFonts w:hint="eastAsia"/>
              </w:rPr>
              <w:t>6</w:t>
            </w:r>
          </w:p>
        </w:tc>
        <w:tc>
          <w:tcPr>
            <w:tcW w:w="2999" w:type="dxa"/>
          </w:tcPr>
          <w:p w14:paraId="7AE25D23" w14:textId="77777777" w:rsidR="00D112AC" w:rsidRPr="002D7BDD" w:rsidRDefault="00D112AC" w:rsidP="00F007AA">
            <w:pPr>
              <w:rPr>
                <w:rFonts w:ascii="Consolas" w:hAnsi="Consolas" w:cs="Consolas"/>
                <w:color w:val="000000"/>
                <w:kern w:val="0"/>
                <w:sz w:val="22"/>
                <w:szCs w:val="22"/>
              </w:rPr>
            </w:pPr>
            <w:r w:rsidRPr="002D7BDD">
              <w:rPr>
                <w:rFonts w:ascii="Consolas" w:hAnsi="Consolas" w:cs="Consolas"/>
                <w:color w:val="000000"/>
                <w:kern w:val="0"/>
                <w:sz w:val="22"/>
                <w:szCs w:val="22"/>
              </w:rPr>
              <w:t>getCommentsByTime1</w:t>
            </w:r>
          </w:p>
        </w:tc>
        <w:tc>
          <w:tcPr>
            <w:tcW w:w="5061" w:type="dxa"/>
          </w:tcPr>
          <w:p w14:paraId="591BF4CF" w14:textId="77777777" w:rsidR="00D112AC" w:rsidRPr="002D7BDD" w:rsidRDefault="00D112AC" w:rsidP="00F007AA">
            <w:pPr>
              <w:rPr>
                <w:rStyle w:val="CommentReference"/>
                <w:i/>
              </w:rPr>
            </w:pPr>
            <w:r w:rsidRPr="002D7BDD">
              <w:rPr>
                <w:rStyle w:val="CommentReference"/>
                <w:rFonts w:hint="eastAsia"/>
              </w:rPr>
              <w:t>获取一个时间截之后的贴子的所有</w:t>
            </w:r>
            <w:r>
              <w:rPr>
                <w:rStyle w:val="CommentReference"/>
                <w:rFonts w:hint="eastAsia"/>
              </w:rPr>
              <w:t>分页</w:t>
            </w:r>
            <w:r w:rsidRPr="00381B07">
              <w:rPr>
                <w:rStyle w:val="CommentReference"/>
                <w:rFonts w:hint="eastAsia"/>
              </w:rPr>
              <w:t>评论列表</w:t>
            </w:r>
          </w:p>
        </w:tc>
      </w:tr>
      <w:tr w:rsidR="00D112AC" w:rsidRPr="00076C89" w14:paraId="60FD386B" w14:textId="77777777" w:rsidTr="00F007AA">
        <w:tc>
          <w:tcPr>
            <w:tcW w:w="760" w:type="dxa"/>
          </w:tcPr>
          <w:p w14:paraId="25E0C945" w14:textId="77777777" w:rsidR="00D112AC" w:rsidRPr="00076C89" w:rsidRDefault="00D112AC" w:rsidP="00F007AA">
            <w:pPr>
              <w:rPr>
                <w:rStyle w:val="CommentReference"/>
                <w:i/>
              </w:rPr>
            </w:pPr>
            <w:r>
              <w:rPr>
                <w:rStyle w:val="CommentReference"/>
                <w:rFonts w:hint="eastAsia"/>
              </w:rPr>
              <w:t>7</w:t>
            </w:r>
          </w:p>
        </w:tc>
        <w:tc>
          <w:tcPr>
            <w:tcW w:w="2999" w:type="dxa"/>
          </w:tcPr>
          <w:p w14:paraId="3B96177C"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5061" w:type="dxa"/>
          </w:tcPr>
          <w:p w14:paraId="080FCB77" w14:textId="77777777" w:rsidR="00D112AC" w:rsidRDefault="00D112AC" w:rsidP="00F007AA">
            <w:pPr>
              <w:rPr>
                <w:rStyle w:val="CommentReference"/>
                <w:i/>
              </w:rPr>
            </w:pPr>
            <w:r w:rsidRPr="004F09C3">
              <w:rPr>
                <w:rStyle w:val="CommentReference"/>
                <w:rFonts w:hint="eastAsia"/>
              </w:rPr>
              <w:t>获取贴子回复数量</w:t>
            </w:r>
          </w:p>
        </w:tc>
      </w:tr>
      <w:tr w:rsidR="00D112AC" w:rsidRPr="00076C89" w14:paraId="37ECED10" w14:textId="77777777" w:rsidTr="00F007AA">
        <w:tc>
          <w:tcPr>
            <w:tcW w:w="760" w:type="dxa"/>
          </w:tcPr>
          <w:p w14:paraId="6D6A56CE" w14:textId="77777777" w:rsidR="00D112AC" w:rsidRPr="00076C89" w:rsidRDefault="00D112AC" w:rsidP="00F007AA">
            <w:pPr>
              <w:rPr>
                <w:rStyle w:val="CommentReference"/>
                <w:i/>
              </w:rPr>
            </w:pPr>
            <w:r>
              <w:rPr>
                <w:rStyle w:val="CommentReference"/>
                <w:rFonts w:hint="eastAsia"/>
              </w:rPr>
              <w:t>8</w:t>
            </w:r>
          </w:p>
        </w:tc>
        <w:tc>
          <w:tcPr>
            <w:tcW w:w="2999" w:type="dxa"/>
          </w:tcPr>
          <w:p w14:paraId="2391194B"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5061" w:type="dxa"/>
          </w:tcPr>
          <w:p w14:paraId="108420D9" w14:textId="77777777" w:rsidR="00D112AC" w:rsidRDefault="00D112AC" w:rsidP="00F007AA">
            <w:pPr>
              <w:rPr>
                <w:rStyle w:val="CommentReference"/>
                <w:i/>
              </w:rPr>
            </w:pPr>
            <w:r w:rsidRPr="004F09C3">
              <w:rPr>
                <w:rStyle w:val="CommentReference"/>
                <w:rFonts w:hint="eastAsia"/>
              </w:rPr>
              <w:t>获取一组贴子回复数量</w:t>
            </w:r>
          </w:p>
        </w:tc>
      </w:tr>
      <w:tr w:rsidR="00D112AC" w:rsidRPr="00076C89" w14:paraId="5921B968" w14:textId="77777777" w:rsidTr="00F007AA">
        <w:tc>
          <w:tcPr>
            <w:tcW w:w="760" w:type="dxa"/>
          </w:tcPr>
          <w:p w14:paraId="174F5C8D" w14:textId="77777777" w:rsidR="00D112AC" w:rsidRPr="00076C89" w:rsidRDefault="00D112AC" w:rsidP="00F007AA">
            <w:pPr>
              <w:rPr>
                <w:rStyle w:val="CommentReference"/>
                <w:i/>
              </w:rPr>
            </w:pPr>
            <w:r>
              <w:rPr>
                <w:rStyle w:val="CommentReference"/>
                <w:rFonts w:hint="eastAsia"/>
              </w:rPr>
              <w:t>9</w:t>
            </w:r>
          </w:p>
        </w:tc>
        <w:tc>
          <w:tcPr>
            <w:tcW w:w="2999" w:type="dxa"/>
          </w:tcPr>
          <w:p w14:paraId="5A9E499D" w14:textId="77777777" w:rsidR="00D112AC" w:rsidRDefault="00D112AC" w:rsidP="00F007AA">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5061" w:type="dxa"/>
          </w:tcPr>
          <w:p w14:paraId="057AF550" w14:textId="77777777" w:rsidR="00D112AC" w:rsidRDefault="00D112AC" w:rsidP="00F007AA">
            <w:pPr>
              <w:rPr>
                <w:rStyle w:val="CommentReference"/>
                <w:i/>
              </w:rPr>
            </w:pPr>
            <w:r w:rsidRPr="004F09C3">
              <w:rPr>
                <w:rStyle w:val="CommentReference"/>
                <w:rFonts w:hint="eastAsia"/>
              </w:rPr>
              <w:t>判断评论是否存在</w:t>
            </w:r>
          </w:p>
        </w:tc>
      </w:tr>
      <w:tr w:rsidR="00D112AC" w:rsidRPr="00076C89" w14:paraId="1182DBDA" w14:textId="77777777" w:rsidTr="00F007AA">
        <w:tc>
          <w:tcPr>
            <w:tcW w:w="760" w:type="dxa"/>
          </w:tcPr>
          <w:p w14:paraId="7DD29F39" w14:textId="77777777" w:rsidR="00D112AC" w:rsidRDefault="00D112AC" w:rsidP="00F007AA">
            <w:pPr>
              <w:rPr>
                <w:rStyle w:val="CommentReference"/>
                <w:i/>
              </w:rPr>
            </w:pPr>
            <w:r>
              <w:rPr>
                <w:rStyle w:val="CommentReference"/>
                <w:rFonts w:hint="eastAsia"/>
              </w:rPr>
              <w:t>10</w:t>
            </w:r>
          </w:p>
        </w:tc>
        <w:tc>
          <w:tcPr>
            <w:tcW w:w="2999" w:type="dxa"/>
          </w:tcPr>
          <w:p w14:paraId="143342BF" w14:textId="77777777" w:rsidR="00D112AC" w:rsidRPr="004F09C3" w:rsidRDefault="00D112AC" w:rsidP="00F007AA">
            <w:pPr>
              <w:rPr>
                <w:rFonts w:ascii="Consolas" w:hAnsi="Consolas" w:cs="Consolas"/>
                <w:color w:val="000000"/>
                <w:kern w:val="0"/>
                <w:sz w:val="22"/>
                <w:szCs w:val="22"/>
              </w:rPr>
            </w:pPr>
            <w:r w:rsidRPr="002D7BDD">
              <w:rPr>
                <w:rFonts w:ascii="Consolas" w:hAnsi="Consolas" w:cs="Consolas"/>
                <w:color w:val="000000"/>
                <w:kern w:val="0"/>
                <w:sz w:val="22"/>
                <w:szCs w:val="22"/>
              </w:rPr>
              <w:t>addLeaveSheet</w:t>
            </w:r>
          </w:p>
        </w:tc>
        <w:tc>
          <w:tcPr>
            <w:tcW w:w="5061" w:type="dxa"/>
          </w:tcPr>
          <w:p w14:paraId="0D9468BD" w14:textId="77777777" w:rsidR="00D112AC" w:rsidRPr="004F09C3" w:rsidRDefault="00D112AC" w:rsidP="00F007AA">
            <w:pPr>
              <w:rPr>
                <w:rStyle w:val="CommentReference"/>
                <w:i/>
              </w:rPr>
            </w:pPr>
            <w:r>
              <w:rPr>
                <w:rStyle w:val="CommentReference"/>
                <w:rFonts w:hint="eastAsia"/>
              </w:rPr>
              <w:t>新增一条请假的评论</w:t>
            </w:r>
          </w:p>
        </w:tc>
      </w:tr>
    </w:tbl>
    <w:p w14:paraId="6438EEB8" w14:textId="77777777" w:rsidR="00D112AC" w:rsidRPr="00557EE7" w:rsidRDefault="00D112AC" w:rsidP="00D112AC"/>
    <w:p w14:paraId="772AEF58" w14:textId="77777777" w:rsidR="00D112AC" w:rsidRDefault="00D112AC" w:rsidP="00E55A10">
      <w:pPr>
        <w:pStyle w:val="Heading3"/>
      </w:pPr>
      <w:r>
        <w:rPr>
          <w:rFonts w:hint="eastAsia"/>
        </w:rPr>
        <w:t>Client</w:t>
      </w:r>
      <w:r>
        <w:rPr>
          <w:rFonts w:hint="eastAsia"/>
        </w:rPr>
        <w:t>类概述</w:t>
      </w:r>
    </w:p>
    <w:p w14:paraId="452CEF64"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封装对Thrift接口的调用，基于zookeeper进行 多点分发和监控。</w:t>
      </w:r>
    </w:p>
    <w:p w14:paraId="67E8A2DF"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类功能定义</w:t>
      </w:r>
    </w:p>
    <w:p w14:paraId="62BD3328" w14:textId="77777777" w:rsidR="00D112AC" w:rsidRDefault="00D112AC" w:rsidP="00D112AC">
      <w:pPr>
        <w:rPr>
          <w:rStyle w:val="CommentReference"/>
        </w:rPr>
      </w:pPr>
      <w:r>
        <w:rPr>
          <w:rStyle w:val="CommentReference"/>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D112AC" w:rsidRPr="00076C89" w14:paraId="10A831C0" w14:textId="77777777" w:rsidTr="00F007AA">
        <w:tc>
          <w:tcPr>
            <w:tcW w:w="760" w:type="dxa"/>
            <w:shd w:val="clear" w:color="auto" w:fill="CCCCCC"/>
          </w:tcPr>
          <w:p w14:paraId="0F605FD3" w14:textId="77777777" w:rsidR="00D112AC" w:rsidRPr="00076C89" w:rsidRDefault="00D112AC" w:rsidP="00F007AA">
            <w:pPr>
              <w:jc w:val="center"/>
              <w:rPr>
                <w:rStyle w:val="CommentReference"/>
                <w:b/>
                <w:i/>
              </w:rPr>
            </w:pPr>
            <w:r w:rsidRPr="00076C89">
              <w:rPr>
                <w:rStyle w:val="CommentReference"/>
                <w:rFonts w:hint="eastAsia"/>
              </w:rPr>
              <w:t>序号</w:t>
            </w:r>
          </w:p>
        </w:tc>
        <w:tc>
          <w:tcPr>
            <w:tcW w:w="2999" w:type="dxa"/>
            <w:shd w:val="clear" w:color="auto" w:fill="CCCCCC"/>
          </w:tcPr>
          <w:p w14:paraId="7F48D067" w14:textId="77777777" w:rsidR="00D112AC" w:rsidRPr="00076C89" w:rsidRDefault="00D112AC" w:rsidP="00F007AA">
            <w:pPr>
              <w:jc w:val="center"/>
              <w:rPr>
                <w:rStyle w:val="CommentReference"/>
                <w:b/>
                <w:i/>
              </w:rPr>
            </w:pPr>
            <w:r w:rsidRPr="00076C89">
              <w:rPr>
                <w:rStyle w:val="CommentReference"/>
                <w:rFonts w:hint="eastAsia"/>
              </w:rPr>
              <w:t>功能点</w:t>
            </w:r>
          </w:p>
        </w:tc>
        <w:tc>
          <w:tcPr>
            <w:tcW w:w="5061" w:type="dxa"/>
            <w:shd w:val="clear" w:color="auto" w:fill="CCCCCC"/>
          </w:tcPr>
          <w:p w14:paraId="27700CCF" w14:textId="77777777" w:rsidR="00D112AC" w:rsidRPr="00076C89" w:rsidRDefault="00D112AC" w:rsidP="00F007AA">
            <w:pPr>
              <w:jc w:val="center"/>
              <w:rPr>
                <w:rStyle w:val="CommentReference"/>
                <w:b/>
                <w:i/>
              </w:rPr>
            </w:pPr>
            <w:r w:rsidRPr="00076C89">
              <w:rPr>
                <w:rStyle w:val="CommentReference"/>
                <w:rFonts w:hint="eastAsia"/>
              </w:rPr>
              <w:t>功能点详细内容</w:t>
            </w:r>
          </w:p>
        </w:tc>
      </w:tr>
      <w:tr w:rsidR="00D112AC" w:rsidRPr="00076C89" w14:paraId="09C5361C" w14:textId="77777777" w:rsidTr="00F007AA">
        <w:tc>
          <w:tcPr>
            <w:tcW w:w="760" w:type="dxa"/>
          </w:tcPr>
          <w:p w14:paraId="1F895058" w14:textId="77777777" w:rsidR="00D112AC" w:rsidRPr="00076C89" w:rsidRDefault="00D112AC" w:rsidP="00F007AA">
            <w:pPr>
              <w:rPr>
                <w:rStyle w:val="CommentReference"/>
                <w:i/>
              </w:rPr>
            </w:pPr>
            <w:r w:rsidRPr="00076C89">
              <w:rPr>
                <w:rStyle w:val="CommentReference"/>
                <w:rFonts w:hint="eastAsia"/>
              </w:rPr>
              <w:t>1</w:t>
            </w:r>
          </w:p>
        </w:tc>
        <w:tc>
          <w:tcPr>
            <w:tcW w:w="2999" w:type="dxa"/>
          </w:tcPr>
          <w:p w14:paraId="71DBFF48" w14:textId="77777777" w:rsidR="00D112AC" w:rsidRPr="00076C89" w:rsidRDefault="00D112AC" w:rsidP="00F007AA">
            <w:pPr>
              <w:rPr>
                <w:rStyle w:val="CommentReference"/>
                <w:i/>
              </w:rPr>
            </w:pPr>
            <w:r w:rsidRPr="004F09C3">
              <w:rPr>
                <w:rFonts w:ascii="Consolas" w:hAnsi="Consolas" w:cs="Consolas"/>
                <w:color w:val="000000"/>
                <w:kern w:val="0"/>
                <w:sz w:val="22"/>
                <w:szCs w:val="22"/>
                <w:u w:val="single"/>
              </w:rPr>
              <w:t>addComment</w:t>
            </w:r>
          </w:p>
        </w:tc>
        <w:tc>
          <w:tcPr>
            <w:tcW w:w="5061" w:type="dxa"/>
          </w:tcPr>
          <w:p w14:paraId="1FDD59A8" w14:textId="77777777" w:rsidR="00D112AC" w:rsidRPr="00076C89" w:rsidRDefault="00D112AC" w:rsidP="00F007AA">
            <w:pPr>
              <w:rPr>
                <w:rStyle w:val="CommentReference"/>
                <w:i/>
              </w:rPr>
            </w:pPr>
            <w:r w:rsidRPr="004F09C3">
              <w:rPr>
                <w:rStyle w:val="CommentReference"/>
                <w:rFonts w:hint="eastAsia"/>
              </w:rPr>
              <w:t>新增一条评论</w:t>
            </w:r>
          </w:p>
        </w:tc>
      </w:tr>
      <w:tr w:rsidR="00D112AC" w:rsidRPr="00076C89" w14:paraId="4925E6A8" w14:textId="77777777" w:rsidTr="00F007AA">
        <w:tc>
          <w:tcPr>
            <w:tcW w:w="760" w:type="dxa"/>
          </w:tcPr>
          <w:p w14:paraId="6DB98CDD" w14:textId="77777777" w:rsidR="00D112AC" w:rsidRPr="00076C89" w:rsidRDefault="00D112AC" w:rsidP="00F007AA">
            <w:pPr>
              <w:rPr>
                <w:rStyle w:val="CommentReference"/>
                <w:i/>
              </w:rPr>
            </w:pPr>
            <w:r w:rsidRPr="00076C89">
              <w:rPr>
                <w:rStyle w:val="CommentReference"/>
                <w:rFonts w:hint="eastAsia"/>
              </w:rPr>
              <w:t>2</w:t>
            </w:r>
          </w:p>
        </w:tc>
        <w:tc>
          <w:tcPr>
            <w:tcW w:w="2999" w:type="dxa"/>
          </w:tcPr>
          <w:p w14:paraId="025DD913" w14:textId="77777777" w:rsidR="00D112AC" w:rsidRPr="00076C89" w:rsidRDefault="00D112AC" w:rsidP="00F007AA">
            <w:pPr>
              <w:rPr>
                <w:rStyle w:val="CommentReference"/>
                <w:i/>
              </w:rPr>
            </w:pPr>
            <w:r w:rsidRPr="004F09C3">
              <w:rPr>
                <w:rFonts w:ascii="Consolas" w:hAnsi="Consolas" w:cs="Consolas"/>
                <w:color w:val="000000"/>
                <w:kern w:val="0"/>
                <w:sz w:val="22"/>
                <w:szCs w:val="22"/>
              </w:rPr>
              <w:t>addAppComment</w:t>
            </w:r>
          </w:p>
        </w:tc>
        <w:tc>
          <w:tcPr>
            <w:tcW w:w="5061" w:type="dxa"/>
          </w:tcPr>
          <w:p w14:paraId="655D58D6" w14:textId="77777777" w:rsidR="00D112AC" w:rsidRPr="00076C89" w:rsidRDefault="00D112AC" w:rsidP="00F007AA">
            <w:pPr>
              <w:rPr>
                <w:rStyle w:val="CommentReference"/>
                <w:i/>
              </w:rPr>
            </w:pPr>
            <w:r w:rsidRPr="004F09C3">
              <w:rPr>
                <w:rStyle w:val="CommentReference"/>
                <w:rFonts w:hint="eastAsia"/>
              </w:rPr>
              <w:t>新增一条</w:t>
            </w:r>
            <w:r>
              <w:rPr>
                <w:rStyle w:val="CommentReference"/>
                <w:rFonts w:hint="eastAsia"/>
              </w:rPr>
              <w:t>轻应用</w:t>
            </w:r>
            <w:r w:rsidRPr="004F09C3">
              <w:rPr>
                <w:rStyle w:val="CommentReference"/>
                <w:rFonts w:hint="eastAsia"/>
              </w:rPr>
              <w:t>评论</w:t>
            </w:r>
          </w:p>
        </w:tc>
      </w:tr>
      <w:tr w:rsidR="00D112AC" w:rsidRPr="00076C89" w14:paraId="503ABAB8" w14:textId="77777777" w:rsidTr="00F007AA">
        <w:tc>
          <w:tcPr>
            <w:tcW w:w="760" w:type="dxa"/>
          </w:tcPr>
          <w:p w14:paraId="4E0E8E80" w14:textId="77777777" w:rsidR="00D112AC" w:rsidRPr="00076C89" w:rsidRDefault="00D112AC" w:rsidP="00F007AA">
            <w:pPr>
              <w:rPr>
                <w:rStyle w:val="CommentReference"/>
                <w:i/>
              </w:rPr>
            </w:pPr>
            <w:r w:rsidRPr="00076C89">
              <w:rPr>
                <w:rStyle w:val="CommentReference"/>
                <w:rFonts w:hint="eastAsia"/>
              </w:rPr>
              <w:t>3</w:t>
            </w:r>
          </w:p>
        </w:tc>
        <w:tc>
          <w:tcPr>
            <w:tcW w:w="2999" w:type="dxa"/>
          </w:tcPr>
          <w:p w14:paraId="1F7DABAE" w14:textId="77777777" w:rsidR="00D112AC" w:rsidRPr="00076C89" w:rsidRDefault="00D112AC" w:rsidP="00F007AA">
            <w:pPr>
              <w:rPr>
                <w:rStyle w:val="CommentReference"/>
                <w:i/>
              </w:rPr>
            </w:pPr>
            <w:r w:rsidRPr="004F09C3">
              <w:rPr>
                <w:rFonts w:ascii="Consolas" w:hAnsi="Consolas" w:cs="Consolas"/>
                <w:color w:val="000000"/>
                <w:kern w:val="0"/>
                <w:sz w:val="22"/>
                <w:szCs w:val="22"/>
              </w:rPr>
              <w:t>removeComment</w:t>
            </w:r>
          </w:p>
        </w:tc>
        <w:tc>
          <w:tcPr>
            <w:tcW w:w="5061" w:type="dxa"/>
          </w:tcPr>
          <w:p w14:paraId="332FEA42" w14:textId="77777777" w:rsidR="00D112AC" w:rsidRPr="00076C89" w:rsidRDefault="00D112AC" w:rsidP="00F007AA">
            <w:pPr>
              <w:rPr>
                <w:rStyle w:val="CommentReference"/>
                <w:i/>
              </w:rPr>
            </w:pPr>
            <w:r w:rsidRPr="00381B07">
              <w:rPr>
                <w:rStyle w:val="CommentReference"/>
                <w:rFonts w:hint="eastAsia"/>
              </w:rPr>
              <w:t>删除一条评论</w:t>
            </w:r>
          </w:p>
        </w:tc>
      </w:tr>
      <w:tr w:rsidR="00D112AC" w:rsidRPr="00076C89" w14:paraId="7B61AA1A" w14:textId="77777777" w:rsidTr="00F007AA">
        <w:tc>
          <w:tcPr>
            <w:tcW w:w="760" w:type="dxa"/>
          </w:tcPr>
          <w:p w14:paraId="781A0F64" w14:textId="77777777" w:rsidR="00D112AC" w:rsidRPr="00076C89" w:rsidRDefault="00D112AC" w:rsidP="00F007AA">
            <w:pPr>
              <w:rPr>
                <w:rStyle w:val="CommentReference"/>
                <w:i/>
              </w:rPr>
            </w:pPr>
            <w:r>
              <w:rPr>
                <w:rStyle w:val="CommentReference"/>
                <w:rFonts w:hint="eastAsia"/>
              </w:rPr>
              <w:t>4</w:t>
            </w:r>
          </w:p>
        </w:tc>
        <w:tc>
          <w:tcPr>
            <w:tcW w:w="2999" w:type="dxa"/>
          </w:tcPr>
          <w:p w14:paraId="1ACD5469" w14:textId="77777777" w:rsidR="00D112AC" w:rsidRPr="00076C89" w:rsidRDefault="00D112AC" w:rsidP="00F007AA">
            <w:pPr>
              <w:rPr>
                <w:rStyle w:val="CommentReference"/>
                <w:i/>
              </w:rPr>
            </w:pPr>
            <w:r w:rsidRPr="00381B07">
              <w:rPr>
                <w:rFonts w:ascii="Consolas" w:hAnsi="Consolas" w:cs="Consolas"/>
                <w:color w:val="000000"/>
                <w:kern w:val="0"/>
                <w:sz w:val="22"/>
                <w:szCs w:val="22"/>
              </w:rPr>
              <w:t>getComment</w:t>
            </w:r>
          </w:p>
        </w:tc>
        <w:tc>
          <w:tcPr>
            <w:tcW w:w="5061" w:type="dxa"/>
          </w:tcPr>
          <w:p w14:paraId="522BF4F8" w14:textId="77777777" w:rsidR="00D112AC" w:rsidRPr="00076C89" w:rsidRDefault="00D112AC" w:rsidP="00F007AA">
            <w:pPr>
              <w:rPr>
                <w:rStyle w:val="CommentReference"/>
                <w:i/>
              </w:rPr>
            </w:pPr>
            <w:r w:rsidRPr="00381B07">
              <w:rPr>
                <w:rStyle w:val="CommentReference"/>
                <w:rFonts w:hint="eastAsia"/>
              </w:rPr>
              <w:t>获取某一条评论详情</w:t>
            </w:r>
          </w:p>
        </w:tc>
      </w:tr>
      <w:tr w:rsidR="00D112AC" w:rsidRPr="00076C89" w14:paraId="31814148" w14:textId="77777777" w:rsidTr="00F007AA">
        <w:tc>
          <w:tcPr>
            <w:tcW w:w="760" w:type="dxa"/>
          </w:tcPr>
          <w:p w14:paraId="6CC7A9BE" w14:textId="77777777" w:rsidR="00D112AC" w:rsidRPr="00076C89" w:rsidRDefault="00D112AC" w:rsidP="00F007AA">
            <w:pPr>
              <w:rPr>
                <w:rStyle w:val="CommentReference"/>
                <w:i/>
              </w:rPr>
            </w:pPr>
            <w:r>
              <w:rPr>
                <w:rStyle w:val="CommentReference"/>
                <w:rFonts w:hint="eastAsia"/>
              </w:rPr>
              <w:t>5</w:t>
            </w:r>
          </w:p>
        </w:tc>
        <w:tc>
          <w:tcPr>
            <w:tcW w:w="2999" w:type="dxa"/>
          </w:tcPr>
          <w:p w14:paraId="42C7D96E" w14:textId="77777777" w:rsidR="00D112AC" w:rsidRDefault="00D112AC" w:rsidP="00F007AA">
            <w:pPr>
              <w:rPr>
                <w:rFonts w:ascii="Consolas" w:hAnsi="Consolas" w:cs="Consolas"/>
                <w:color w:val="000000"/>
                <w:kern w:val="0"/>
                <w:sz w:val="22"/>
                <w:szCs w:val="22"/>
                <w:highlight w:val="lightGray"/>
              </w:rPr>
            </w:pPr>
            <w:r w:rsidRPr="00381B07">
              <w:rPr>
                <w:rFonts w:ascii="Consolas" w:hAnsi="Consolas" w:cs="Consolas"/>
                <w:color w:val="000000"/>
                <w:kern w:val="0"/>
                <w:sz w:val="22"/>
                <w:szCs w:val="22"/>
              </w:rPr>
              <w:t>getComments</w:t>
            </w:r>
          </w:p>
        </w:tc>
        <w:tc>
          <w:tcPr>
            <w:tcW w:w="5061" w:type="dxa"/>
          </w:tcPr>
          <w:p w14:paraId="07ED3119" w14:textId="77777777" w:rsidR="00D112AC" w:rsidRDefault="00D112AC" w:rsidP="00F007AA">
            <w:pPr>
              <w:rPr>
                <w:rStyle w:val="CommentReference"/>
                <w:i/>
              </w:rPr>
            </w:pPr>
            <w:r w:rsidRPr="00381B07">
              <w:rPr>
                <w:rStyle w:val="CommentReference"/>
                <w:rFonts w:hint="eastAsia"/>
              </w:rPr>
              <w:t>获得一个主题下的</w:t>
            </w:r>
            <w:r>
              <w:rPr>
                <w:rStyle w:val="CommentReference"/>
                <w:rFonts w:hint="eastAsia"/>
              </w:rPr>
              <w:t>所有</w:t>
            </w:r>
            <w:r w:rsidRPr="00381B07">
              <w:rPr>
                <w:rStyle w:val="CommentReference"/>
                <w:rFonts w:hint="eastAsia"/>
              </w:rPr>
              <w:t>评论列表</w:t>
            </w:r>
          </w:p>
        </w:tc>
      </w:tr>
      <w:tr w:rsidR="00D112AC" w:rsidRPr="00076C89" w14:paraId="453F14EE" w14:textId="77777777" w:rsidTr="00F007AA">
        <w:tc>
          <w:tcPr>
            <w:tcW w:w="760" w:type="dxa"/>
          </w:tcPr>
          <w:p w14:paraId="46B23FA5" w14:textId="77777777" w:rsidR="00D112AC" w:rsidRDefault="00D112AC" w:rsidP="00F007AA">
            <w:pPr>
              <w:rPr>
                <w:rStyle w:val="CommentReference"/>
                <w:i/>
              </w:rPr>
            </w:pPr>
            <w:r>
              <w:rPr>
                <w:rStyle w:val="CommentReference"/>
                <w:rFonts w:hint="eastAsia"/>
              </w:rPr>
              <w:t>6</w:t>
            </w:r>
          </w:p>
        </w:tc>
        <w:tc>
          <w:tcPr>
            <w:tcW w:w="2999" w:type="dxa"/>
          </w:tcPr>
          <w:p w14:paraId="3F408AA3" w14:textId="77777777" w:rsidR="00D112AC" w:rsidRPr="002D7BDD"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getCommentsPaged</w:t>
            </w:r>
          </w:p>
        </w:tc>
        <w:tc>
          <w:tcPr>
            <w:tcW w:w="5061" w:type="dxa"/>
          </w:tcPr>
          <w:p w14:paraId="2A13660F" w14:textId="77777777" w:rsidR="00D112AC" w:rsidRPr="002D7BDD" w:rsidRDefault="00D112AC" w:rsidP="00F007AA">
            <w:pPr>
              <w:rPr>
                <w:rStyle w:val="CommentReference"/>
                <w:i/>
              </w:rPr>
            </w:pPr>
            <w:r w:rsidRPr="00381B07">
              <w:rPr>
                <w:rStyle w:val="CommentReference"/>
                <w:rFonts w:hint="eastAsia"/>
              </w:rPr>
              <w:t>获得一个主题下的</w:t>
            </w:r>
            <w:r>
              <w:rPr>
                <w:rStyle w:val="CommentReference"/>
                <w:rFonts w:hint="eastAsia"/>
              </w:rPr>
              <w:t>分页</w:t>
            </w:r>
            <w:r w:rsidRPr="00381B07">
              <w:rPr>
                <w:rStyle w:val="CommentReference"/>
                <w:rFonts w:hint="eastAsia"/>
              </w:rPr>
              <w:t>评论列表</w:t>
            </w:r>
          </w:p>
        </w:tc>
      </w:tr>
      <w:tr w:rsidR="00D112AC" w:rsidRPr="00076C89" w14:paraId="38040AB5" w14:textId="77777777" w:rsidTr="00F007AA">
        <w:tc>
          <w:tcPr>
            <w:tcW w:w="760" w:type="dxa"/>
          </w:tcPr>
          <w:p w14:paraId="2012D33E" w14:textId="77777777" w:rsidR="00D112AC" w:rsidRPr="00076C89" w:rsidRDefault="00D112AC" w:rsidP="00F007AA">
            <w:pPr>
              <w:rPr>
                <w:rStyle w:val="CommentReference"/>
                <w:i/>
              </w:rPr>
            </w:pPr>
            <w:r>
              <w:rPr>
                <w:rStyle w:val="CommentReference"/>
                <w:rFonts w:hint="eastAsia"/>
              </w:rPr>
              <w:t>7</w:t>
            </w:r>
          </w:p>
        </w:tc>
        <w:tc>
          <w:tcPr>
            <w:tcW w:w="2999" w:type="dxa"/>
          </w:tcPr>
          <w:p w14:paraId="0D3EB0C4"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5061" w:type="dxa"/>
          </w:tcPr>
          <w:p w14:paraId="39100E5E" w14:textId="77777777" w:rsidR="00D112AC" w:rsidRDefault="00D112AC" w:rsidP="00F007AA">
            <w:pPr>
              <w:rPr>
                <w:rStyle w:val="CommentReference"/>
                <w:i/>
              </w:rPr>
            </w:pPr>
            <w:r w:rsidRPr="004F09C3">
              <w:rPr>
                <w:rStyle w:val="CommentReference"/>
                <w:rFonts w:hint="eastAsia"/>
              </w:rPr>
              <w:t>获取贴子回复数量</w:t>
            </w:r>
          </w:p>
        </w:tc>
      </w:tr>
      <w:tr w:rsidR="00D112AC" w:rsidRPr="00076C89" w14:paraId="11BAFD80" w14:textId="77777777" w:rsidTr="00F007AA">
        <w:tc>
          <w:tcPr>
            <w:tcW w:w="760" w:type="dxa"/>
          </w:tcPr>
          <w:p w14:paraId="0E1BA470" w14:textId="77777777" w:rsidR="00D112AC" w:rsidRPr="00076C89" w:rsidRDefault="00D112AC" w:rsidP="00F007AA">
            <w:pPr>
              <w:rPr>
                <w:rStyle w:val="CommentReference"/>
                <w:i/>
              </w:rPr>
            </w:pPr>
            <w:r>
              <w:rPr>
                <w:rStyle w:val="CommentReference"/>
                <w:rFonts w:hint="eastAsia"/>
              </w:rPr>
              <w:t>8</w:t>
            </w:r>
          </w:p>
        </w:tc>
        <w:tc>
          <w:tcPr>
            <w:tcW w:w="2999" w:type="dxa"/>
          </w:tcPr>
          <w:p w14:paraId="558018A1"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5061" w:type="dxa"/>
          </w:tcPr>
          <w:p w14:paraId="2E3DBE51" w14:textId="77777777" w:rsidR="00D112AC" w:rsidRDefault="00D112AC" w:rsidP="00F007AA">
            <w:pPr>
              <w:rPr>
                <w:rStyle w:val="CommentReference"/>
                <w:i/>
              </w:rPr>
            </w:pPr>
            <w:r w:rsidRPr="004F09C3">
              <w:rPr>
                <w:rStyle w:val="CommentReference"/>
                <w:rFonts w:hint="eastAsia"/>
              </w:rPr>
              <w:t>获取一组贴子回复数量</w:t>
            </w:r>
          </w:p>
        </w:tc>
      </w:tr>
      <w:tr w:rsidR="00D112AC" w:rsidRPr="00076C89" w14:paraId="44718DE0" w14:textId="77777777" w:rsidTr="00F007AA">
        <w:tc>
          <w:tcPr>
            <w:tcW w:w="760" w:type="dxa"/>
          </w:tcPr>
          <w:p w14:paraId="4D9BC355" w14:textId="77777777" w:rsidR="00D112AC" w:rsidRPr="00076C89" w:rsidRDefault="00D112AC" w:rsidP="00F007AA">
            <w:pPr>
              <w:rPr>
                <w:rStyle w:val="CommentReference"/>
                <w:i/>
              </w:rPr>
            </w:pPr>
            <w:r>
              <w:rPr>
                <w:rStyle w:val="CommentReference"/>
                <w:rFonts w:hint="eastAsia"/>
              </w:rPr>
              <w:t>9</w:t>
            </w:r>
          </w:p>
        </w:tc>
        <w:tc>
          <w:tcPr>
            <w:tcW w:w="2999" w:type="dxa"/>
          </w:tcPr>
          <w:p w14:paraId="6BA177AE" w14:textId="77777777" w:rsidR="00D112AC" w:rsidRDefault="00D112AC" w:rsidP="00F007AA">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5061" w:type="dxa"/>
          </w:tcPr>
          <w:p w14:paraId="2C794C51" w14:textId="77777777" w:rsidR="00D112AC" w:rsidRDefault="00D112AC" w:rsidP="00F007AA">
            <w:pPr>
              <w:rPr>
                <w:rStyle w:val="CommentReference"/>
                <w:i/>
              </w:rPr>
            </w:pPr>
            <w:r w:rsidRPr="004F09C3">
              <w:rPr>
                <w:rStyle w:val="CommentReference"/>
                <w:rFonts w:hint="eastAsia"/>
              </w:rPr>
              <w:t>判断评论是否存在</w:t>
            </w:r>
          </w:p>
        </w:tc>
      </w:tr>
      <w:tr w:rsidR="00D112AC" w:rsidRPr="00076C89" w14:paraId="70BCEB20" w14:textId="77777777" w:rsidTr="00F007AA">
        <w:tc>
          <w:tcPr>
            <w:tcW w:w="760" w:type="dxa"/>
          </w:tcPr>
          <w:p w14:paraId="535CAB08" w14:textId="77777777" w:rsidR="00D112AC" w:rsidRDefault="00D112AC" w:rsidP="00F007AA">
            <w:pPr>
              <w:rPr>
                <w:rStyle w:val="CommentReference"/>
                <w:i/>
              </w:rPr>
            </w:pPr>
            <w:r>
              <w:rPr>
                <w:rStyle w:val="CommentReference"/>
                <w:rFonts w:hint="eastAsia"/>
              </w:rPr>
              <w:t>10</w:t>
            </w:r>
          </w:p>
        </w:tc>
        <w:tc>
          <w:tcPr>
            <w:tcW w:w="2999" w:type="dxa"/>
          </w:tcPr>
          <w:p w14:paraId="251A37E3" w14:textId="77777777" w:rsidR="00D112AC" w:rsidRPr="002D7BDD"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getCommentsByTime</w:t>
            </w:r>
          </w:p>
        </w:tc>
        <w:tc>
          <w:tcPr>
            <w:tcW w:w="5061" w:type="dxa"/>
          </w:tcPr>
          <w:p w14:paraId="79DEBB1B" w14:textId="77777777" w:rsidR="00D112AC" w:rsidRDefault="00D112AC" w:rsidP="00F007AA">
            <w:pPr>
              <w:rPr>
                <w:rStyle w:val="CommentReference"/>
                <w:i/>
              </w:rPr>
            </w:pPr>
            <w:r w:rsidRPr="00381B07">
              <w:rPr>
                <w:rStyle w:val="CommentReference"/>
                <w:rFonts w:hint="eastAsia"/>
              </w:rPr>
              <w:t>获取一个时间截之后的贴子的所有评论列表</w:t>
            </w:r>
          </w:p>
        </w:tc>
      </w:tr>
      <w:tr w:rsidR="00D112AC" w:rsidRPr="00076C89" w14:paraId="51DBD103" w14:textId="77777777" w:rsidTr="00F007AA">
        <w:tc>
          <w:tcPr>
            <w:tcW w:w="760" w:type="dxa"/>
          </w:tcPr>
          <w:p w14:paraId="1A950F42" w14:textId="77777777" w:rsidR="00D112AC" w:rsidRDefault="00D112AC" w:rsidP="00F007AA">
            <w:pPr>
              <w:rPr>
                <w:rStyle w:val="CommentReference"/>
                <w:i/>
              </w:rPr>
            </w:pPr>
            <w:r>
              <w:rPr>
                <w:rStyle w:val="CommentReference"/>
                <w:rFonts w:hint="eastAsia"/>
              </w:rPr>
              <w:t>11</w:t>
            </w:r>
          </w:p>
        </w:tc>
        <w:tc>
          <w:tcPr>
            <w:tcW w:w="2999" w:type="dxa"/>
          </w:tcPr>
          <w:p w14:paraId="6377085A"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getCommentsByTime1</w:t>
            </w:r>
          </w:p>
        </w:tc>
        <w:tc>
          <w:tcPr>
            <w:tcW w:w="5061" w:type="dxa"/>
          </w:tcPr>
          <w:p w14:paraId="6888596E" w14:textId="77777777" w:rsidR="00D112AC" w:rsidRPr="00381B07" w:rsidRDefault="00D112AC" w:rsidP="00F007AA">
            <w:pPr>
              <w:rPr>
                <w:rStyle w:val="CommentReference"/>
                <w:i/>
              </w:rPr>
            </w:pPr>
            <w:r w:rsidRPr="00381B07">
              <w:rPr>
                <w:rStyle w:val="CommentReference"/>
                <w:rFonts w:hint="eastAsia"/>
              </w:rPr>
              <w:t>获取一个时间截之后的贴子的所有评论列表</w:t>
            </w:r>
          </w:p>
        </w:tc>
      </w:tr>
      <w:tr w:rsidR="00D112AC" w:rsidRPr="00076C89" w14:paraId="02F32920" w14:textId="77777777" w:rsidTr="00F007AA">
        <w:tc>
          <w:tcPr>
            <w:tcW w:w="760" w:type="dxa"/>
          </w:tcPr>
          <w:p w14:paraId="78EE4A2F" w14:textId="77777777" w:rsidR="00D112AC" w:rsidRDefault="00D112AC" w:rsidP="00F007AA">
            <w:pPr>
              <w:rPr>
                <w:rStyle w:val="CommentReference"/>
                <w:i/>
              </w:rPr>
            </w:pPr>
            <w:r>
              <w:rPr>
                <w:rStyle w:val="CommentReference"/>
                <w:rFonts w:hint="eastAsia"/>
              </w:rPr>
              <w:t>12</w:t>
            </w:r>
          </w:p>
        </w:tc>
        <w:tc>
          <w:tcPr>
            <w:tcW w:w="2999" w:type="dxa"/>
          </w:tcPr>
          <w:p w14:paraId="68A0F511"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getRmCommentsByTime</w:t>
            </w:r>
          </w:p>
        </w:tc>
        <w:tc>
          <w:tcPr>
            <w:tcW w:w="5061" w:type="dxa"/>
          </w:tcPr>
          <w:p w14:paraId="01E68118" w14:textId="77777777" w:rsidR="00D112AC" w:rsidRPr="00381B07" w:rsidRDefault="00D112AC" w:rsidP="00F007AA">
            <w:pPr>
              <w:rPr>
                <w:rStyle w:val="CommentReference"/>
                <w:i/>
              </w:rPr>
            </w:pPr>
            <w:r w:rsidRPr="00381B07">
              <w:rPr>
                <w:rStyle w:val="CommentReference"/>
                <w:rFonts w:hint="eastAsia"/>
              </w:rPr>
              <w:t>获取一个时间截之后的贴子的删除</w:t>
            </w:r>
            <w:r w:rsidRPr="00381B07">
              <w:rPr>
                <w:rStyle w:val="CommentReference"/>
                <w:rFonts w:hint="eastAsia"/>
              </w:rPr>
              <w:t>ID</w:t>
            </w:r>
            <w:r w:rsidRPr="00381B07">
              <w:rPr>
                <w:rStyle w:val="CommentReference"/>
                <w:rFonts w:hint="eastAsia"/>
              </w:rPr>
              <w:t>列表</w:t>
            </w:r>
          </w:p>
        </w:tc>
      </w:tr>
      <w:tr w:rsidR="00D112AC" w:rsidRPr="00076C89" w14:paraId="7E9742FC" w14:textId="77777777" w:rsidTr="00F007AA">
        <w:tc>
          <w:tcPr>
            <w:tcW w:w="760" w:type="dxa"/>
          </w:tcPr>
          <w:p w14:paraId="457D54F8" w14:textId="77777777" w:rsidR="00D112AC" w:rsidRDefault="00D112AC" w:rsidP="00F007AA">
            <w:pPr>
              <w:rPr>
                <w:rStyle w:val="CommentReference"/>
                <w:i/>
              </w:rPr>
            </w:pPr>
            <w:r>
              <w:rPr>
                <w:rStyle w:val="CommentReference"/>
                <w:rFonts w:hint="eastAsia"/>
              </w:rPr>
              <w:t>13</w:t>
            </w:r>
          </w:p>
        </w:tc>
        <w:tc>
          <w:tcPr>
            <w:tcW w:w="2999" w:type="dxa"/>
          </w:tcPr>
          <w:p w14:paraId="74317C3D"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updateCommentBatch</w:t>
            </w:r>
          </w:p>
        </w:tc>
        <w:tc>
          <w:tcPr>
            <w:tcW w:w="5061" w:type="dxa"/>
          </w:tcPr>
          <w:p w14:paraId="297813AB" w14:textId="77777777" w:rsidR="00D112AC" w:rsidRPr="00381B07" w:rsidRDefault="00D112AC" w:rsidP="00F007AA">
            <w:pPr>
              <w:rPr>
                <w:rStyle w:val="CommentReference"/>
                <w:i/>
              </w:rPr>
            </w:pPr>
            <w:r w:rsidRPr="00381B07">
              <w:rPr>
                <w:rStyle w:val="CommentReference"/>
                <w:rFonts w:hint="eastAsia"/>
              </w:rPr>
              <w:t>清洗数据，更新</w:t>
            </w:r>
            <w:r w:rsidRPr="00381B07">
              <w:rPr>
                <w:rStyle w:val="CommentReference"/>
                <w:rFonts w:hint="eastAsia"/>
              </w:rPr>
              <w:t>commentList</w:t>
            </w:r>
            <w:r w:rsidRPr="00381B07">
              <w:rPr>
                <w:rStyle w:val="CommentReference"/>
                <w:rFonts w:hint="eastAsia"/>
              </w:rPr>
              <w:t>的</w:t>
            </w:r>
            <w:r w:rsidRPr="00381B07">
              <w:rPr>
                <w:rStyle w:val="CommentReference"/>
                <w:rFonts w:hint="eastAsia"/>
              </w:rPr>
              <w:t>replytouser</w:t>
            </w:r>
          </w:p>
        </w:tc>
      </w:tr>
      <w:tr w:rsidR="00D112AC" w:rsidRPr="00076C89" w14:paraId="0CE9C1B8" w14:textId="77777777" w:rsidTr="00F007AA">
        <w:tc>
          <w:tcPr>
            <w:tcW w:w="760" w:type="dxa"/>
          </w:tcPr>
          <w:p w14:paraId="0BF1C2C6" w14:textId="77777777" w:rsidR="00D112AC" w:rsidRDefault="00D112AC" w:rsidP="00F007AA">
            <w:pPr>
              <w:rPr>
                <w:rStyle w:val="CommentReference"/>
                <w:i/>
              </w:rPr>
            </w:pPr>
            <w:r>
              <w:rPr>
                <w:rStyle w:val="CommentReference"/>
                <w:rFonts w:hint="eastAsia"/>
              </w:rPr>
              <w:t>14</w:t>
            </w:r>
          </w:p>
        </w:tc>
        <w:tc>
          <w:tcPr>
            <w:tcW w:w="2999" w:type="dxa"/>
          </w:tcPr>
          <w:p w14:paraId="54C9D7E8"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getBatchCommentsByIds</w:t>
            </w:r>
          </w:p>
        </w:tc>
        <w:tc>
          <w:tcPr>
            <w:tcW w:w="5061" w:type="dxa"/>
          </w:tcPr>
          <w:p w14:paraId="5E6CBF0A" w14:textId="77777777" w:rsidR="00D112AC" w:rsidRPr="00381B07" w:rsidRDefault="00D112AC" w:rsidP="00F007AA">
            <w:pPr>
              <w:rPr>
                <w:rStyle w:val="CommentReference"/>
                <w:i/>
              </w:rPr>
            </w:pPr>
            <w:r w:rsidRPr="00381B07">
              <w:rPr>
                <w:rStyle w:val="CommentReference"/>
                <w:rFonts w:hint="eastAsia"/>
              </w:rPr>
              <w:t>批量获取评论</w:t>
            </w:r>
          </w:p>
        </w:tc>
      </w:tr>
    </w:tbl>
    <w:p w14:paraId="7EB97693" w14:textId="77777777" w:rsidR="00D112AC" w:rsidRPr="00557EE7" w:rsidRDefault="00D112AC" w:rsidP="00D112AC"/>
    <w:p w14:paraId="2C06D13A" w14:textId="77777777" w:rsidR="00D112AC" w:rsidRDefault="00D112AC" w:rsidP="00E55A10">
      <w:pPr>
        <w:pStyle w:val="Heading3"/>
      </w:pPr>
      <w:r>
        <w:rPr>
          <w:rFonts w:hint="eastAsia"/>
        </w:rPr>
        <w:t>CommentServiceImpl</w:t>
      </w:r>
      <w:r>
        <w:rPr>
          <w:rFonts w:hint="eastAsia"/>
        </w:rPr>
        <w:t>类概述</w:t>
      </w:r>
    </w:p>
    <w:p w14:paraId="1C95603C"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服务端的接口实现类，实现Thrift的Iface接口，Client通过Thrift远程调用。</w:t>
      </w:r>
    </w:p>
    <w:p w14:paraId="2999A02F"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lastRenderedPageBreak/>
        <w:t>类功能定义</w:t>
      </w:r>
    </w:p>
    <w:p w14:paraId="05A3025F" w14:textId="77777777" w:rsidR="00D112AC" w:rsidRDefault="00D112AC" w:rsidP="00D112AC">
      <w:pPr>
        <w:rPr>
          <w:rStyle w:val="CommentReference"/>
        </w:rPr>
      </w:pPr>
      <w:r>
        <w:rPr>
          <w:rStyle w:val="CommentReference"/>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D112AC" w:rsidRPr="00076C89" w14:paraId="7248DD30" w14:textId="77777777" w:rsidTr="00F007AA">
        <w:tc>
          <w:tcPr>
            <w:tcW w:w="760" w:type="dxa"/>
            <w:shd w:val="clear" w:color="auto" w:fill="CCCCCC"/>
          </w:tcPr>
          <w:p w14:paraId="599E9B13" w14:textId="77777777" w:rsidR="00D112AC" w:rsidRPr="00076C89" w:rsidRDefault="00D112AC" w:rsidP="00F007AA">
            <w:pPr>
              <w:jc w:val="center"/>
              <w:rPr>
                <w:rStyle w:val="CommentReference"/>
                <w:b/>
                <w:i/>
              </w:rPr>
            </w:pPr>
            <w:r w:rsidRPr="00076C89">
              <w:rPr>
                <w:rStyle w:val="CommentReference"/>
                <w:rFonts w:hint="eastAsia"/>
              </w:rPr>
              <w:t>序号</w:t>
            </w:r>
          </w:p>
        </w:tc>
        <w:tc>
          <w:tcPr>
            <w:tcW w:w="2999" w:type="dxa"/>
            <w:shd w:val="clear" w:color="auto" w:fill="CCCCCC"/>
          </w:tcPr>
          <w:p w14:paraId="34B01A52" w14:textId="77777777" w:rsidR="00D112AC" w:rsidRPr="00076C89" w:rsidRDefault="00D112AC" w:rsidP="00F007AA">
            <w:pPr>
              <w:jc w:val="center"/>
              <w:rPr>
                <w:rStyle w:val="CommentReference"/>
                <w:b/>
                <w:i/>
              </w:rPr>
            </w:pPr>
            <w:r w:rsidRPr="00076C89">
              <w:rPr>
                <w:rStyle w:val="CommentReference"/>
                <w:rFonts w:hint="eastAsia"/>
              </w:rPr>
              <w:t>功能点</w:t>
            </w:r>
          </w:p>
        </w:tc>
        <w:tc>
          <w:tcPr>
            <w:tcW w:w="5061" w:type="dxa"/>
            <w:shd w:val="clear" w:color="auto" w:fill="CCCCCC"/>
          </w:tcPr>
          <w:p w14:paraId="62EE7D46" w14:textId="77777777" w:rsidR="00D112AC" w:rsidRPr="00076C89" w:rsidRDefault="00D112AC" w:rsidP="00F007AA">
            <w:pPr>
              <w:jc w:val="center"/>
              <w:rPr>
                <w:rStyle w:val="CommentReference"/>
                <w:b/>
                <w:i/>
              </w:rPr>
            </w:pPr>
            <w:r w:rsidRPr="00076C89">
              <w:rPr>
                <w:rStyle w:val="CommentReference"/>
                <w:rFonts w:hint="eastAsia"/>
              </w:rPr>
              <w:t>功能点详细内容</w:t>
            </w:r>
          </w:p>
        </w:tc>
      </w:tr>
      <w:tr w:rsidR="00D112AC" w:rsidRPr="00076C89" w14:paraId="54BCA655" w14:textId="77777777" w:rsidTr="00F007AA">
        <w:tc>
          <w:tcPr>
            <w:tcW w:w="760" w:type="dxa"/>
          </w:tcPr>
          <w:p w14:paraId="705A76D1" w14:textId="77777777" w:rsidR="00D112AC" w:rsidRPr="00076C89" w:rsidRDefault="00D112AC" w:rsidP="00F007AA">
            <w:pPr>
              <w:rPr>
                <w:rStyle w:val="CommentReference"/>
                <w:i/>
              </w:rPr>
            </w:pPr>
            <w:r w:rsidRPr="00076C89">
              <w:rPr>
                <w:rStyle w:val="CommentReference"/>
                <w:rFonts w:hint="eastAsia"/>
              </w:rPr>
              <w:t>1</w:t>
            </w:r>
          </w:p>
        </w:tc>
        <w:tc>
          <w:tcPr>
            <w:tcW w:w="2999" w:type="dxa"/>
          </w:tcPr>
          <w:p w14:paraId="598D1DD8" w14:textId="77777777" w:rsidR="00D112AC" w:rsidRPr="00076C89" w:rsidRDefault="00D112AC" w:rsidP="00F007AA">
            <w:pPr>
              <w:rPr>
                <w:rStyle w:val="CommentReference"/>
                <w:i/>
              </w:rPr>
            </w:pPr>
            <w:r w:rsidRPr="004F09C3">
              <w:rPr>
                <w:rFonts w:ascii="Consolas" w:hAnsi="Consolas" w:cs="Consolas"/>
                <w:color w:val="000000"/>
                <w:kern w:val="0"/>
                <w:sz w:val="22"/>
                <w:szCs w:val="22"/>
                <w:u w:val="single"/>
              </w:rPr>
              <w:t>addComment</w:t>
            </w:r>
          </w:p>
        </w:tc>
        <w:tc>
          <w:tcPr>
            <w:tcW w:w="5061" w:type="dxa"/>
          </w:tcPr>
          <w:p w14:paraId="15BED34B" w14:textId="77777777" w:rsidR="00D112AC" w:rsidRPr="00076C89" w:rsidRDefault="00D112AC" w:rsidP="00F007AA">
            <w:pPr>
              <w:rPr>
                <w:rStyle w:val="CommentReference"/>
                <w:i/>
              </w:rPr>
            </w:pPr>
            <w:r w:rsidRPr="004F09C3">
              <w:rPr>
                <w:rStyle w:val="CommentReference"/>
                <w:rFonts w:hint="eastAsia"/>
              </w:rPr>
              <w:t>新增一条评论</w:t>
            </w:r>
          </w:p>
        </w:tc>
      </w:tr>
      <w:tr w:rsidR="00D112AC" w:rsidRPr="00076C89" w14:paraId="677BA8AF" w14:textId="77777777" w:rsidTr="00F007AA">
        <w:tc>
          <w:tcPr>
            <w:tcW w:w="760" w:type="dxa"/>
          </w:tcPr>
          <w:p w14:paraId="6445ECA9" w14:textId="77777777" w:rsidR="00D112AC" w:rsidRPr="00076C89" w:rsidRDefault="00D112AC" w:rsidP="00F007AA">
            <w:pPr>
              <w:rPr>
                <w:rStyle w:val="CommentReference"/>
                <w:i/>
              </w:rPr>
            </w:pPr>
            <w:r w:rsidRPr="00076C89">
              <w:rPr>
                <w:rStyle w:val="CommentReference"/>
                <w:rFonts w:hint="eastAsia"/>
              </w:rPr>
              <w:t>2</w:t>
            </w:r>
          </w:p>
        </w:tc>
        <w:tc>
          <w:tcPr>
            <w:tcW w:w="2999" w:type="dxa"/>
          </w:tcPr>
          <w:p w14:paraId="6994EACE" w14:textId="77777777" w:rsidR="00D112AC" w:rsidRPr="00076C89" w:rsidRDefault="00D112AC" w:rsidP="00F007AA">
            <w:pPr>
              <w:rPr>
                <w:rStyle w:val="CommentReference"/>
                <w:i/>
              </w:rPr>
            </w:pPr>
            <w:r w:rsidRPr="004F09C3">
              <w:rPr>
                <w:rFonts w:ascii="Consolas" w:hAnsi="Consolas" w:cs="Consolas"/>
                <w:color w:val="000000"/>
                <w:kern w:val="0"/>
                <w:sz w:val="22"/>
                <w:szCs w:val="22"/>
              </w:rPr>
              <w:t>addAppComment</w:t>
            </w:r>
          </w:p>
        </w:tc>
        <w:tc>
          <w:tcPr>
            <w:tcW w:w="5061" w:type="dxa"/>
          </w:tcPr>
          <w:p w14:paraId="1100D1C2" w14:textId="77777777" w:rsidR="00D112AC" w:rsidRPr="00076C89" w:rsidRDefault="00D112AC" w:rsidP="00F007AA">
            <w:pPr>
              <w:rPr>
                <w:rStyle w:val="CommentReference"/>
                <w:i/>
              </w:rPr>
            </w:pPr>
            <w:r w:rsidRPr="004F09C3">
              <w:rPr>
                <w:rStyle w:val="CommentReference"/>
                <w:rFonts w:hint="eastAsia"/>
              </w:rPr>
              <w:t>新增一条</w:t>
            </w:r>
            <w:r>
              <w:rPr>
                <w:rStyle w:val="CommentReference"/>
                <w:rFonts w:hint="eastAsia"/>
              </w:rPr>
              <w:t>轻应用</w:t>
            </w:r>
            <w:r w:rsidRPr="004F09C3">
              <w:rPr>
                <w:rStyle w:val="CommentReference"/>
                <w:rFonts w:hint="eastAsia"/>
              </w:rPr>
              <w:t>评论</w:t>
            </w:r>
          </w:p>
        </w:tc>
      </w:tr>
      <w:tr w:rsidR="00D112AC" w:rsidRPr="00076C89" w14:paraId="0DBE525A" w14:textId="77777777" w:rsidTr="00F007AA">
        <w:tc>
          <w:tcPr>
            <w:tcW w:w="760" w:type="dxa"/>
          </w:tcPr>
          <w:p w14:paraId="0E033E09" w14:textId="77777777" w:rsidR="00D112AC" w:rsidRPr="00076C89" w:rsidRDefault="00D112AC" w:rsidP="00F007AA">
            <w:pPr>
              <w:rPr>
                <w:rStyle w:val="CommentReference"/>
                <w:i/>
              </w:rPr>
            </w:pPr>
            <w:r w:rsidRPr="00076C89">
              <w:rPr>
                <w:rStyle w:val="CommentReference"/>
                <w:rFonts w:hint="eastAsia"/>
              </w:rPr>
              <w:t>3</w:t>
            </w:r>
          </w:p>
        </w:tc>
        <w:tc>
          <w:tcPr>
            <w:tcW w:w="2999" w:type="dxa"/>
          </w:tcPr>
          <w:p w14:paraId="2D6F876F" w14:textId="77777777" w:rsidR="00D112AC" w:rsidRPr="00076C89" w:rsidRDefault="00D112AC" w:rsidP="00F007AA">
            <w:pPr>
              <w:rPr>
                <w:rStyle w:val="CommentReference"/>
                <w:i/>
              </w:rPr>
            </w:pPr>
            <w:r w:rsidRPr="004F09C3">
              <w:rPr>
                <w:rFonts w:ascii="Consolas" w:hAnsi="Consolas" w:cs="Consolas"/>
                <w:color w:val="000000"/>
                <w:kern w:val="0"/>
                <w:sz w:val="22"/>
                <w:szCs w:val="22"/>
              </w:rPr>
              <w:t>removeComment</w:t>
            </w:r>
          </w:p>
        </w:tc>
        <w:tc>
          <w:tcPr>
            <w:tcW w:w="5061" w:type="dxa"/>
          </w:tcPr>
          <w:p w14:paraId="2AAB6E97" w14:textId="77777777" w:rsidR="00D112AC" w:rsidRPr="00076C89" w:rsidRDefault="00D112AC" w:rsidP="00F007AA">
            <w:pPr>
              <w:rPr>
                <w:rStyle w:val="CommentReference"/>
                <w:i/>
              </w:rPr>
            </w:pPr>
            <w:r w:rsidRPr="00381B07">
              <w:rPr>
                <w:rStyle w:val="CommentReference"/>
                <w:rFonts w:hint="eastAsia"/>
              </w:rPr>
              <w:t>删除一条评论</w:t>
            </w:r>
          </w:p>
        </w:tc>
      </w:tr>
      <w:tr w:rsidR="00D112AC" w:rsidRPr="00076C89" w14:paraId="1AF13594" w14:textId="77777777" w:rsidTr="00F007AA">
        <w:tc>
          <w:tcPr>
            <w:tcW w:w="760" w:type="dxa"/>
          </w:tcPr>
          <w:p w14:paraId="596A02B6" w14:textId="77777777" w:rsidR="00D112AC" w:rsidRPr="00076C89" w:rsidRDefault="00D112AC" w:rsidP="00F007AA">
            <w:pPr>
              <w:rPr>
                <w:rStyle w:val="CommentReference"/>
                <w:i/>
              </w:rPr>
            </w:pPr>
            <w:r>
              <w:rPr>
                <w:rStyle w:val="CommentReference"/>
                <w:rFonts w:hint="eastAsia"/>
              </w:rPr>
              <w:t>4</w:t>
            </w:r>
          </w:p>
        </w:tc>
        <w:tc>
          <w:tcPr>
            <w:tcW w:w="2999" w:type="dxa"/>
          </w:tcPr>
          <w:p w14:paraId="52F6ECEA" w14:textId="77777777" w:rsidR="00D112AC" w:rsidRPr="00076C89" w:rsidRDefault="00D112AC" w:rsidP="00F007AA">
            <w:pPr>
              <w:rPr>
                <w:rStyle w:val="CommentReference"/>
                <w:i/>
              </w:rPr>
            </w:pPr>
            <w:r w:rsidRPr="00381B07">
              <w:rPr>
                <w:rFonts w:ascii="Consolas" w:hAnsi="Consolas" w:cs="Consolas"/>
                <w:color w:val="000000"/>
                <w:kern w:val="0"/>
                <w:sz w:val="22"/>
                <w:szCs w:val="22"/>
              </w:rPr>
              <w:t>getComment</w:t>
            </w:r>
          </w:p>
        </w:tc>
        <w:tc>
          <w:tcPr>
            <w:tcW w:w="5061" w:type="dxa"/>
          </w:tcPr>
          <w:p w14:paraId="65EB9CF4" w14:textId="77777777" w:rsidR="00D112AC" w:rsidRPr="00076C89" w:rsidRDefault="00D112AC" w:rsidP="00F007AA">
            <w:pPr>
              <w:rPr>
                <w:rStyle w:val="CommentReference"/>
                <w:i/>
              </w:rPr>
            </w:pPr>
            <w:r w:rsidRPr="00381B07">
              <w:rPr>
                <w:rStyle w:val="CommentReference"/>
                <w:rFonts w:hint="eastAsia"/>
              </w:rPr>
              <w:t>获取某一条评论详情</w:t>
            </w:r>
          </w:p>
        </w:tc>
      </w:tr>
      <w:tr w:rsidR="00D112AC" w:rsidRPr="00076C89" w14:paraId="72D04852" w14:textId="77777777" w:rsidTr="00F007AA">
        <w:tc>
          <w:tcPr>
            <w:tcW w:w="760" w:type="dxa"/>
          </w:tcPr>
          <w:p w14:paraId="32A128B0" w14:textId="77777777" w:rsidR="00D112AC" w:rsidRPr="00076C89" w:rsidRDefault="00D112AC" w:rsidP="00F007AA">
            <w:pPr>
              <w:rPr>
                <w:rStyle w:val="CommentReference"/>
                <w:i/>
              </w:rPr>
            </w:pPr>
            <w:r>
              <w:rPr>
                <w:rStyle w:val="CommentReference"/>
                <w:rFonts w:hint="eastAsia"/>
              </w:rPr>
              <w:t>5</w:t>
            </w:r>
          </w:p>
        </w:tc>
        <w:tc>
          <w:tcPr>
            <w:tcW w:w="2999" w:type="dxa"/>
          </w:tcPr>
          <w:p w14:paraId="6BA2AB12" w14:textId="77777777" w:rsidR="00D112AC" w:rsidRDefault="00D112AC" w:rsidP="00F007AA">
            <w:pPr>
              <w:rPr>
                <w:rFonts w:ascii="Consolas" w:hAnsi="Consolas" w:cs="Consolas"/>
                <w:color w:val="000000"/>
                <w:kern w:val="0"/>
                <w:sz w:val="22"/>
                <w:szCs w:val="22"/>
                <w:highlight w:val="lightGray"/>
              </w:rPr>
            </w:pPr>
            <w:r w:rsidRPr="00381B07">
              <w:rPr>
                <w:rFonts w:ascii="Consolas" w:hAnsi="Consolas" w:cs="Consolas"/>
                <w:color w:val="000000"/>
                <w:kern w:val="0"/>
                <w:sz w:val="22"/>
                <w:szCs w:val="22"/>
              </w:rPr>
              <w:t>getComments</w:t>
            </w:r>
          </w:p>
        </w:tc>
        <w:tc>
          <w:tcPr>
            <w:tcW w:w="5061" w:type="dxa"/>
          </w:tcPr>
          <w:p w14:paraId="5A89C826" w14:textId="77777777" w:rsidR="00D112AC" w:rsidRDefault="00D112AC" w:rsidP="00F007AA">
            <w:pPr>
              <w:rPr>
                <w:rStyle w:val="CommentReference"/>
                <w:i/>
              </w:rPr>
            </w:pPr>
            <w:r w:rsidRPr="00381B07">
              <w:rPr>
                <w:rStyle w:val="CommentReference"/>
                <w:rFonts w:hint="eastAsia"/>
              </w:rPr>
              <w:t>获得一个主题下的</w:t>
            </w:r>
            <w:r>
              <w:rPr>
                <w:rStyle w:val="CommentReference"/>
                <w:rFonts w:hint="eastAsia"/>
              </w:rPr>
              <w:t>所有</w:t>
            </w:r>
            <w:r w:rsidRPr="00381B07">
              <w:rPr>
                <w:rStyle w:val="CommentReference"/>
                <w:rFonts w:hint="eastAsia"/>
              </w:rPr>
              <w:t>评论列表</w:t>
            </w:r>
          </w:p>
        </w:tc>
      </w:tr>
      <w:tr w:rsidR="00D112AC" w:rsidRPr="00076C89" w14:paraId="622AE107" w14:textId="77777777" w:rsidTr="00F007AA">
        <w:tc>
          <w:tcPr>
            <w:tcW w:w="760" w:type="dxa"/>
          </w:tcPr>
          <w:p w14:paraId="3B736EEC" w14:textId="77777777" w:rsidR="00D112AC" w:rsidRDefault="00D112AC" w:rsidP="00F007AA">
            <w:pPr>
              <w:rPr>
                <w:rStyle w:val="CommentReference"/>
                <w:i/>
              </w:rPr>
            </w:pPr>
            <w:r>
              <w:rPr>
                <w:rStyle w:val="CommentReference"/>
                <w:rFonts w:hint="eastAsia"/>
              </w:rPr>
              <w:t>6</w:t>
            </w:r>
          </w:p>
        </w:tc>
        <w:tc>
          <w:tcPr>
            <w:tcW w:w="2999" w:type="dxa"/>
          </w:tcPr>
          <w:p w14:paraId="56731465" w14:textId="77777777" w:rsidR="00D112AC" w:rsidRPr="002D7BDD"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getCommentsPaged</w:t>
            </w:r>
          </w:p>
        </w:tc>
        <w:tc>
          <w:tcPr>
            <w:tcW w:w="5061" w:type="dxa"/>
          </w:tcPr>
          <w:p w14:paraId="17E25D88" w14:textId="77777777" w:rsidR="00D112AC" w:rsidRPr="002D7BDD" w:rsidRDefault="00D112AC" w:rsidP="00F007AA">
            <w:pPr>
              <w:rPr>
                <w:rStyle w:val="CommentReference"/>
                <w:i/>
              </w:rPr>
            </w:pPr>
            <w:r w:rsidRPr="00381B07">
              <w:rPr>
                <w:rStyle w:val="CommentReference"/>
                <w:rFonts w:hint="eastAsia"/>
              </w:rPr>
              <w:t>获得一个主题下的</w:t>
            </w:r>
            <w:r>
              <w:rPr>
                <w:rStyle w:val="CommentReference"/>
                <w:rFonts w:hint="eastAsia"/>
              </w:rPr>
              <w:t>分页</w:t>
            </w:r>
            <w:r w:rsidRPr="00381B07">
              <w:rPr>
                <w:rStyle w:val="CommentReference"/>
                <w:rFonts w:hint="eastAsia"/>
              </w:rPr>
              <w:t>评论列表</w:t>
            </w:r>
          </w:p>
        </w:tc>
      </w:tr>
      <w:tr w:rsidR="00D112AC" w:rsidRPr="00076C89" w14:paraId="783CB7B3" w14:textId="77777777" w:rsidTr="00F007AA">
        <w:tc>
          <w:tcPr>
            <w:tcW w:w="760" w:type="dxa"/>
          </w:tcPr>
          <w:p w14:paraId="2207B358" w14:textId="77777777" w:rsidR="00D112AC" w:rsidRPr="00076C89" w:rsidRDefault="00D112AC" w:rsidP="00F007AA">
            <w:pPr>
              <w:rPr>
                <w:rStyle w:val="CommentReference"/>
                <w:i/>
              </w:rPr>
            </w:pPr>
            <w:r>
              <w:rPr>
                <w:rStyle w:val="CommentReference"/>
                <w:rFonts w:hint="eastAsia"/>
              </w:rPr>
              <w:t>7</w:t>
            </w:r>
          </w:p>
        </w:tc>
        <w:tc>
          <w:tcPr>
            <w:tcW w:w="2999" w:type="dxa"/>
          </w:tcPr>
          <w:p w14:paraId="1C77FCBB"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5061" w:type="dxa"/>
          </w:tcPr>
          <w:p w14:paraId="42274988" w14:textId="77777777" w:rsidR="00D112AC" w:rsidRDefault="00D112AC" w:rsidP="00F007AA">
            <w:pPr>
              <w:rPr>
                <w:rStyle w:val="CommentReference"/>
                <w:i/>
              </w:rPr>
            </w:pPr>
            <w:r w:rsidRPr="004F09C3">
              <w:rPr>
                <w:rStyle w:val="CommentReference"/>
                <w:rFonts w:hint="eastAsia"/>
              </w:rPr>
              <w:t>获取贴子回复数量</w:t>
            </w:r>
          </w:p>
        </w:tc>
      </w:tr>
      <w:tr w:rsidR="00D112AC" w:rsidRPr="00076C89" w14:paraId="5706B311" w14:textId="77777777" w:rsidTr="00F007AA">
        <w:tc>
          <w:tcPr>
            <w:tcW w:w="760" w:type="dxa"/>
          </w:tcPr>
          <w:p w14:paraId="4C60514D" w14:textId="77777777" w:rsidR="00D112AC" w:rsidRPr="00076C89" w:rsidRDefault="00D112AC" w:rsidP="00F007AA">
            <w:pPr>
              <w:rPr>
                <w:rStyle w:val="CommentReference"/>
                <w:i/>
              </w:rPr>
            </w:pPr>
            <w:r>
              <w:rPr>
                <w:rStyle w:val="CommentReference"/>
                <w:rFonts w:hint="eastAsia"/>
              </w:rPr>
              <w:t>8</w:t>
            </w:r>
          </w:p>
        </w:tc>
        <w:tc>
          <w:tcPr>
            <w:tcW w:w="2999" w:type="dxa"/>
          </w:tcPr>
          <w:p w14:paraId="261BD9CE"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5061" w:type="dxa"/>
          </w:tcPr>
          <w:p w14:paraId="157F7DB8" w14:textId="77777777" w:rsidR="00D112AC" w:rsidRDefault="00D112AC" w:rsidP="00F007AA">
            <w:pPr>
              <w:rPr>
                <w:rStyle w:val="CommentReference"/>
                <w:i/>
              </w:rPr>
            </w:pPr>
            <w:r w:rsidRPr="004F09C3">
              <w:rPr>
                <w:rStyle w:val="CommentReference"/>
                <w:rFonts w:hint="eastAsia"/>
              </w:rPr>
              <w:t>获取一组贴子回复数量</w:t>
            </w:r>
          </w:p>
        </w:tc>
      </w:tr>
      <w:tr w:rsidR="00D112AC" w:rsidRPr="00076C89" w14:paraId="6BFD7F17" w14:textId="77777777" w:rsidTr="00F007AA">
        <w:tc>
          <w:tcPr>
            <w:tcW w:w="760" w:type="dxa"/>
          </w:tcPr>
          <w:p w14:paraId="371067FF" w14:textId="77777777" w:rsidR="00D112AC" w:rsidRPr="00076C89" w:rsidRDefault="00D112AC" w:rsidP="00F007AA">
            <w:pPr>
              <w:rPr>
                <w:rStyle w:val="CommentReference"/>
                <w:i/>
              </w:rPr>
            </w:pPr>
            <w:r>
              <w:rPr>
                <w:rStyle w:val="CommentReference"/>
                <w:rFonts w:hint="eastAsia"/>
              </w:rPr>
              <w:t>9</w:t>
            </w:r>
          </w:p>
        </w:tc>
        <w:tc>
          <w:tcPr>
            <w:tcW w:w="2999" w:type="dxa"/>
          </w:tcPr>
          <w:p w14:paraId="0B726CCB" w14:textId="77777777" w:rsidR="00D112AC" w:rsidRDefault="00D112AC" w:rsidP="00F007AA">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5061" w:type="dxa"/>
          </w:tcPr>
          <w:p w14:paraId="3FC46257" w14:textId="77777777" w:rsidR="00D112AC" w:rsidRDefault="00D112AC" w:rsidP="00F007AA">
            <w:pPr>
              <w:rPr>
                <w:rStyle w:val="CommentReference"/>
                <w:i/>
              </w:rPr>
            </w:pPr>
            <w:r w:rsidRPr="004F09C3">
              <w:rPr>
                <w:rStyle w:val="CommentReference"/>
                <w:rFonts w:hint="eastAsia"/>
              </w:rPr>
              <w:t>判断评论是否存在</w:t>
            </w:r>
          </w:p>
        </w:tc>
      </w:tr>
      <w:tr w:rsidR="00D112AC" w:rsidRPr="00076C89" w14:paraId="70D5F8C1" w14:textId="77777777" w:rsidTr="00F007AA">
        <w:tc>
          <w:tcPr>
            <w:tcW w:w="760" w:type="dxa"/>
          </w:tcPr>
          <w:p w14:paraId="77018D3D" w14:textId="77777777" w:rsidR="00D112AC" w:rsidRDefault="00D112AC" w:rsidP="00F007AA">
            <w:pPr>
              <w:rPr>
                <w:rStyle w:val="CommentReference"/>
                <w:i/>
              </w:rPr>
            </w:pPr>
            <w:r>
              <w:rPr>
                <w:rStyle w:val="CommentReference"/>
                <w:rFonts w:hint="eastAsia"/>
              </w:rPr>
              <w:t>10</w:t>
            </w:r>
          </w:p>
        </w:tc>
        <w:tc>
          <w:tcPr>
            <w:tcW w:w="2999" w:type="dxa"/>
          </w:tcPr>
          <w:p w14:paraId="11944EFB" w14:textId="77777777" w:rsidR="00D112AC" w:rsidRPr="002D7BDD"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getCommentsByTime</w:t>
            </w:r>
          </w:p>
        </w:tc>
        <w:tc>
          <w:tcPr>
            <w:tcW w:w="5061" w:type="dxa"/>
          </w:tcPr>
          <w:p w14:paraId="01A6A35E" w14:textId="77777777" w:rsidR="00D112AC" w:rsidRDefault="00D112AC" w:rsidP="00F007AA">
            <w:pPr>
              <w:rPr>
                <w:rStyle w:val="CommentReference"/>
                <w:i/>
              </w:rPr>
            </w:pPr>
            <w:r w:rsidRPr="00381B07">
              <w:rPr>
                <w:rStyle w:val="CommentReference"/>
                <w:rFonts w:hint="eastAsia"/>
              </w:rPr>
              <w:t>获取一个时间截之后的贴子的所有评论列表</w:t>
            </w:r>
          </w:p>
        </w:tc>
      </w:tr>
      <w:tr w:rsidR="00D112AC" w:rsidRPr="00076C89" w14:paraId="49F4F8A1" w14:textId="77777777" w:rsidTr="00F007AA">
        <w:tc>
          <w:tcPr>
            <w:tcW w:w="760" w:type="dxa"/>
          </w:tcPr>
          <w:p w14:paraId="5BB4F960" w14:textId="77777777" w:rsidR="00D112AC" w:rsidRDefault="00D112AC" w:rsidP="00F007AA">
            <w:pPr>
              <w:rPr>
                <w:rStyle w:val="CommentReference"/>
                <w:i/>
              </w:rPr>
            </w:pPr>
            <w:r>
              <w:rPr>
                <w:rStyle w:val="CommentReference"/>
                <w:rFonts w:hint="eastAsia"/>
              </w:rPr>
              <w:t>11</w:t>
            </w:r>
          </w:p>
        </w:tc>
        <w:tc>
          <w:tcPr>
            <w:tcW w:w="2999" w:type="dxa"/>
          </w:tcPr>
          <w:p w14:paraId="48CFC798"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getCommentsByTime1</w:t>
            </w:r>
          </w:p>
        </w:tc>
        <w:tc>
          <w:tcPr>
            <w:tcW w:w="5061" w:type="dxa"/>
          </w:tcPr>
          <w:p w14:paraId="6628E563" w14:textId="77777777" w:rsidR="00D112AC" w:rsidRPr="00381B07" w:rsidRDefault="00D112AC" w:rsidP="00F007AA">
            <w:pPr>
              <w:rPr>
                <w:rStyle w:val="CommentReference"/>
                <w:i/>
              </w:rPr>
            </w:pPr>
            <w:r w:rsidRPr="00381B07">
              <w:rPr>
                <w:rStyle w:val="CommentReference"/>
                <w:rFonts w:hint="eastAsia"/>
              </w:rPr>
              <w:t>获取一个时间截之后的贴子的所有评论列表</w:t>
            </w:r>
          </w:p>
        </w:tc>
      </w:tr>
      <w:tr w:rsidR="00D112AC" w:rsidRPr="00076C89" w14:paraId="143E405F" w14:textId="77777777" w:rsidTr="00F007AA">
        <w:tc>
          <w:tcPr>
            <w:tcW w:w="760" w:type="dxa"/>
          </w:tcPr>
          <w:p w14:paraId="55F32762" w14:textId="77777777" w:rsidR="00D112AC" w:rsidRDefault="00D112AC" w:rsidP="00F007AA">
            <w:pPr>
              <w:rPr>
                <w:rStyle w:val="CommentReference"/>
                <w:i/>
              </w:rPr>
            </w:pPr>
            <w:r>
              <w:rPr>
                <w:rStyle w:val="CommentReference"/>
                <w:rFonts w:hint="eastAsia"/>
              </w:rPr>
              <w:t>12</w:t>
            </w:r>
          </w:p>
        </w:tc>
        <w:tc>
          <w:tcPr>
            <w:tcW w:w="2999" w:type="dxa"/>
          </w:tcPr>
          <w:p w14:paraId="6C3AADD8"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getRmCommentsByTime</w:t>
            </w:r>
          </w:p>
        </w:tc>
        <w:tc>
          <w:tcPr>
            <w:tcW w:w="5061" w:type="dxa"/>
          </w:tcPr>
          <w:p w14:paraId="222C301B" w14:textId="77777777" w:rsidR="00D112AC" w:rsidRPr="00381B07" w:rsidRDefault="00D112AC" w:rsidP="00F007AA">
            <w:pPr>
              <w:rPr>
                <w:rStyle w:val="CommentReference"/>
                <w:i/>
              </w:rPr>
            </w:pPr>
            <w:r w:rsidRPr="00381B07">
              <w:rPr>
                <w:rStyle w:val="CommentReference"/>
                <w:rFonts w:hint="eastAsia"/>
              </w:rPr>
              <w:t>获取一个时间截之后的贴子的删除</w:t>
            </w:r>
            <w:r w:rsidRPr="00381B07">
              <w:rPr>
                <w:rStyle w:val="CommentReference"/>
                <w:rFonts w:hint="eastAsia"/>
              </w:rPr>
              <w:t>ID</w:t>
            </w:r>
            <w:r w:rsidRPr="00381B07">
              <w:rPr>
                <w:rStyle w:val="CommentReference"/>
                <w:rFonts w:hint="eastAsia"/>
              </w:rPr>
              <w:t>列表</w:t>
            </w:r>
          </w:p>
        </w:tc>
      </w:tr>
      <w:tr w:rsidR="00D112AC" w:rsidRPr="00076C89" w14:paraId="78FF186C" w14:textId="77777777" w:rsidTr="00F007AA">
        <w:tc>
          <w:tcPr>
            <w:tcW w:w="760" w:type="dxa"/>
          </w:tcPr>
          <w:p w14:paraId="333837B5" w14:textId="77777777" w:rsidR="00D112AC" w:rsidRDefault="00D112AC" w:rsidP="00F007AA">
            <w:pPr>
              <w:rPr>
                <w:rStyle w:val="CommentReference"/>
                <w:i/>
              </w:rPr>
            </w:pPr>
            <w:r>
              <w:rPr>
                <w:rStyle w:val="CommentReference"/>
                <w:rFonts w:hint="eastAsia"/>
              </w:rPr>
              <w:t>13</w:t>
            </w:r>
          </w:p>
        </w:tc>
        <w:tc>
          <w:tcPr>
            <w:tcW w:w="2999" w:type="dxa"/>
          </w:tcPr>
          <w:p w14:paraId="0EBDE144"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updateCommentBatch</w:t>
            </w:r>
          </w:p>
        </w:tc>
        <w:tc>
          <w:tcPr>
            <w:tcW w:w="5061" w:type="dxa"/>
          </w:tcPr>
          <w:p w14:paraId="25779E42" w14:textId="77777777" w:rsidR="00D112AC" w:rsidRPr="00381B07" w:rsidRDefault="00D112AC" w:rsidP="00F007AA">
            <w:pPr>
              <w:rPr>
                <w:rStyle w:val="CommentReference"/>
                <w:i/>
              </w:rPr>
            </w:pPr>
            <w:r w:rsidRPr="00381B07">
              <w:rPr>
                <w:rStyle w:val="CommentReference"/>
                <w:rFonts w:hint="eastAsia"/>
              </w:rPr>
              <w:t>清洗数据，更新</w:t>
            </w:r>
            <w:r w:rsidRPr="00381B07">
              <w:rPr>
                <w:rStyle w:val="CommentReference"/>
                <w:rFonts w:hint="eastAsia"/>
              </w:rPr>
              <w:t>commentList</w:t>
            </w:r>
            <w:r w:rsidRPr="00381B07">
              <w:rPr>
                <w:rStyle w:val="CommentReference"/>
                <w:rFonts w:hint="eastAsia"/>
              </w:rPr>
              <w:t>的</w:t>
            </w:r>
            <w:r w:rsidRPr="00381B07">
              <w:rPr>
                <w:rStyle w:val="CommentReference"/>
                <w:rFonts w:hint="eastAsia"/>
              </w:rPr>
              <w:t>replytouser</w:t>
            </w:r>
          </w:p>
        </w:tc>
      </w:tr>
      <w:tr w:rsidR="00D112AC" w:rsidRPr="00076C89" w14:paraId="77B976E3" w14:textId="77777777" w:rsidTr="00F007AA">
        <w:tc>
          <w:tcPr>
            <w:tcW w:w="760" w:type="dxa"/>
          </w:tcPr>
          <w:p w14:paraId="6D58EE41" w14:textId="77777777" w:rsidR="00D112AC" w:rsidRDefault="00D112AC" w:rsidP="00F007AA">
            <w:pPr>
              <w:rPr>
                <w:rStyle w:val="CommentReference"/>
                <w:i/>
              </w:rPr>
            </w:pPr>
            <w:r>
              <w:rPr>
                <w:rStyle w:val="CommentReference"/>
                <w:rFonts w:hint="eastAsia"/>
              </w:rPr>
              <w:t>14</w:t>
            </w:r>
          </w:p>
        </w:tc>
        <w:tc>
          <w:tcPr>
            <w:tcW w:w="2999" w:type="dxa"/>
          </w:tcPr>
          <w:p w14:paraId="07B919BF"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getBatchCommentsByIds</w:t>
            </w:r>
          </w:p>
        </w:tc>
        <w:tc>
          <w:tcPr>
            <w:tcW w:w="5061" w:type="dxa"/>
          </w:tcPr>
          <w:p w14:paraId="631D57AD" w14:textId="77777777" w:rsidR="00D112AC" w:rsidRPr="00381B07" w:rsidRDefault="00D112AC" w:rsidP="00F007AA">
            <w:pPr>
              <w:rPr>
                <w:rStyle w:val="CommentReference"/>
                <w:i/>
              </w:rPr>
            </w:pPr>
            <w:r w:rsidRPr="00381B07">
              <w:rPr>
                <w:rStyle w:val="CommentReference"/>
                <w:rFonts w:hint="eastAsia"/>
              </w:rPr>
              <w:t>批量获取评论</w:t>
            </w:r>
          </w:p>
        </w:tc>
      </w:tr>
    </w:tbl>
    <w:p w14:paraId="2112EA03" w14:textId="77777777" w:rsidR="00D112AC" w:rsidRPr="00557EE7" w:rsidRDefault="00D112AC" w:rsidP="00D112AC"/>
    <w:p w14:paraId="6DA83F31" w14:textId="77777777" w:rsidR="00D112AC" w:rsidRPr="00D112AC" w:rsidRDefault="00D112AC" w:rsidP="00D112AC">
      <w:pPr>
        <w:spacing w:line="400" w:lineRule="exact"/>
        <w:ind w:firstLine="432"/>
        <w:jc w:val="left"/>
        <w:rPr>
          <w:rFonts w:ascii="SimSun" w:hAnsi="SimSun"/>
          <w:sz w:val="24"/>
        </w:rPr>
      </w:pPr>
      <w:r w:rsidRPr="00D112AC">
        <w:rPr>
          <w:rFonts w:ascii="SimSun" w:hAnsi="SimSun"/>
          <w:sz w:val="24"/>
        </w:rPr>
        <w:t>CommentAsyncService</w:t>
      </w:r>
      <w:r w:rsidRPr="00D112AC">
        <w:rPr>
          <w:rFonts w:ascii="SimSun" w:hAnsi="SimSun" w:hint="eastAsia"/>
          <w:sz w:val="24"/>
        </w:rPr>
        <w:t>类概述</w:t>
      </w:r>
    </w:p>
    <w:p w14:paraId="6A8D2D4A"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封装工作圈发送评论相关的通知消息业务。</w:t>
      </w:r>
    </w:p>
    <w:p w14:paraId="450F5EB4"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类功能定义</w:t>
      </w:r>
    </w:p>
    <w:p w14:paraId="79B0EBAA" w14:textId="77777777" w:rsidR="00D112AC" w:rsidRPr="00557EE7" w:rsidRDefault="00D112AC" w:rsidP="00D112AC">
      <w:r>
        <w:rPr>
          <w:rStyle w:val="CommentReference"/>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D112AC" w:rsidRPr="00076C89" w14:paraId="3984A8F8" w14:textId="77777777" w:rsidTr="00F007AA">
        <w:tc>
          <w:tcPr>
            <w:tcW w:w="691" w:type="dxa"/>
            <w:shd w:val="clear" w:color="auto" w:fill="CCCCCC"/>
          </w:tcPr>
          <w:p w14:paraId="134DD584" w14:textId="77777777" w:rsidR="00D112AC" w:rsidRPr="00076C89" w:rsidRDefault="00D112AC" w:rsidP="00F007AA">
            <w:pPr>
              <w:jc w:val="center"/>
              <w:rPr>
                <w:rStyle w:val="CommentReference"/>
                <w:b/>
                <w:i/>
              </w:rPr>
            </w:pPr>
            <w:r w:rsidRPr="00076C89">
              <w:rPr>
                <w:rStyle w:val="CommentReference"/>
                <w:rFonts w:hint="eastAsia"/>
              </w:rPr>
              <w:t>序号</w:t>
            </w:r>
          </w:p>
        </w:tc>
        <w:tc>
          <w:tcPr>
            <w:tcW w:w="3966" w:type="dxa"/>
            <w:shd w:val="clear" w:color="auto" w:fill="CCCCCC"/>
          </w:tcPr>
          <w:p w14:paraId="2C04ED11" w14:textId="77777777" w:rsidR="00D112AC" w:rsidRPr="00076C89" w:rsidRDefault="00D112AC" w:rsidP="00F007AA">
            <w:pPr>
              <w:jc w:val="center"/>
              <w:rPr>
                <w:rStyle w:val="CommentReference"/>
                <w:b/>
                <w:i/>
              </w:rPr>
            </w:pPr>
            <w:r w:rsidRPr="00076C89">
              <w:rPr>
                <w:rStyle w:val="CommentReference"/>
                <w:rFonts w:hint="eastAsia"/>
              </w:rPr>
              <w:t>功能点</w:t>
            </w:r>
          </w:p>
        </w:tc>
        <w:tc>
          <w:tcPr>
            <w:tcW w:w="4163" w:type="dxa"/>
            <w:shd w:val="clear" w:color="auto" w:fill="CCCCCC"/>
          </w:tcPr>
          <w:p w14:paraId="54075CEC" w14:textId="77777777" w:rsidR="00D112AC" w:rsidRPr="00076C89" w:rsidRDefault="00D112AC" w:rsidP="00F007AA">
            <w:pPr>
              <w:jc w:val="center"/>
              <w:rPr>
                <w:rStyle w:val="CommentReference"/>
                <w:b/>
                <w:i/>
              </w:rPr>
            </w:pPr>
            <w:r w:rsidRPr="00076C89">
              <w:rPr>
                <w:rStyle w:val="CommentReference"/>
                <w:rFonts w:hint="eastAsia"/>
              </w:rPr>
              <w:t>功能点详细内容</w:t>
            </w:r>
          </w:p>
        </w:tc>
      </w:tr>
      <w:tr w:rsidR="00D112AC" w:rsidRPr="00076C89" w14:paraId="548A9147" w14:textId="77777777" w:rsidTr="00F007AA">
        <w:tc>
          <w:tcPr>
            <w:tcW w:w="691" w:type="dxa"/>
          </w:tcPr>
          <w:p w14:paraId="315306C4" w14:textId="77777777" w:rsidR="00D112AC" w:rsidRPr="00076C89" w:rsidRDefault="00D112AC" w:rsidP="00F007AA">
            <w:pPr>
              <w:rPr>
                <w:rStyle w:val="CommentReference"/>
                <w:i/>
              </w:rPr>
            </w:pPr>
            <w:r w:rsidRPr="00076C89">
              <w:rPr>
                <w:rStyle w:val="CommentReference"/>
                <w:rFonts w:hint="eastAsia"/>
              </w:rPr>
              <w:t>1</w:t>
            </w:r>
          </w:p>
        </w:tc>
        <w:tc>
          <w:tcPr>
            <w:tcW w:w="3966" w:type="dxa"/>
          </w:tcPr>
          <w:p w14:paraId="59374A6B" w14:textId="77777777" w:rsidR="00D112AC" w:rsidRPr="00076C89" w:rsidRDefault="00D112AC" w:rsidP="00F007AA">
            <w:pPr>
              <w:rPr>
                <w:rStyle w:val="CommentReference"/>
                <w:i/>
              </w:rPr>
            </w:pPr>
            <w:r w:rsidRPr="00915DD6">
              <w:rPr>
                <w:rFonts w:ascii="Consolas" w:hAnsi="Consolas" w:cs="Consolas"/>
                <w:color w:val="000000"/>
                <w:kern w:val="0"/>
                <w:sz w:val="22"/>
                <w:szCs w:val="22"/>
                <w:u w:val="single"/>
              </w:rPr>
              <w:t>addCommentAsnyc</w:t>
            </w:r>
          </w:p>
        </w:tc>
        <w:tc>
          <w:tcPr>
            <w:tcW w:w="4163" w:type="dxa"/>
          </w:tcPr>
          <w:p w14:paraId="392ED412" w14:textId="77777777" w:rsidR="00D112AC" w:rsidRPr="00076C89" w:rsidRDefault="00D112AC" w:rsidP="00F007AA">
            <w:pPr>
              <w:rPr>
                <w:rStyle w:val="CommentReference"/>
                <w:i/>
              </w:rPr>
            </w:pPr>
            <w:r w:rsidRPr="00915DD6">
              <w:rPr>
                <w:rStyle w:val="CommentReference"/>
                <w:rFonts w:hint="eastAsia"/>
              </w:rPr>
              <w:t>增加评论的时候，发送评论通知</w:t>
            </w:r>
            <w:r w:rsidRPr="00915DD6">
              <w:rPr>
                <w:rStyle w:val="CommentReference"/>
                <w:rFonts w:hint="eastAsia"/>
              </w:rPr>
              <w:t xml:space="preserve"> </w:t>
            </w:r>
            <w:r w:rsidRPr="00915DD6">
              <w:rPr>
                <w:rStyle w:val="CommentReference"/>
                <w:rFonts w:hint="eastAsia"/>
              </w:rPr>
              <w:t>和</w:t>
            </w:r>
            <w:r w:rsidRPr="00915DD6">
              <w:rPr>
                <w:rStyle w:val="CommentReference"/>
                <w:rFonts w:hint="eastAsia"/>
              </w:rPr>
              <w:t xml:space="preserve"> </w:t>
            </w:r>
            <w:r w:rsidRPr="00915DD6">
              <w:rPr>
                <w:rStyle w:val="CommentReference"/>
                <w:rFonts w:hint="eastAsia"/>
              </w:rPr>
              <w:t>智能平台调用</w:t>
            </w:r>
            <w:r w:rsidRPr="00915DD6">
              <w:rPr>
                <w:rStyle w:val="CommentReference"/>
                <w:rFonts w:hint="eastAsia"/>
              </w:rPr>
              <w:t xml:space="preserve"> </w:t>
            </w:r>
            <w:r w:rsidRPr="00915DD6">
              <w:rPr>
                <w:rStyle w:val="CommentReference"/>
                <w:rFonts w:hint="eastAsia"/>
              </w:rPr>
              <w:t>（</w:t>
            </w:r>
            <w:r w:rsidRPr="00915DD6">
              <w:rPr>
                <w:rStyle w:val="CommentReference"/>
                <w:rFonts w:hint="eastAsia"/>
              </w:rPr>
              <w:t xml:space="preserve">spring </w:t>
            </w:r>
            <w:r w:rsidRPr="00915DD6">
              <w:rPr>
                <w:rStyle w:val="CommentReference"/>
                <w:rFonts w:hint="eastAsia"/>
              </w:rPr>
              <w:t>异步）</w:t>
            </w:r>
          </w:p>
        </w:tc>
      </w:tr>
    </w:tbl>
    <w:p w14:paraId="62F4295B" w14:textId="77777777" w:rsidR="00D112AC" w:rsidRDefault="00D112AC" w:rsidP="00D112AC">
      <w:pPr>
        <w:pStyle w:val="NormalIndent"/>
      </w:pPr>
    </w:p>
    <w:p w14:paraId="4BE37CB9" w14:textId="77777777" w:rsidR="00D112AC" w:rsidRDefault="00D112AC" w:rsidP="00E55A10">
      <w:pPr>
        <w:pStyle w:val="Heading3"/>
      </w:pPr>
      <w:r w:rsidRPr="00915DD6">
        <w:t>ICommentCache</w:t>
      </w:r>
      <w:r>
        <w:rPr>
          <w:rFonts w:hint="eastAsia"/>
        </w:rPr>
        <w:t>类概述</w:t>
      </w:r>
    </w:p>
    <w:p w14:paraId="713497ED"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封装工作较圈评论数据cache业务处理。</w:t>
      </w:r>
    </w:p>
    <w:p w14:paraId="09B54D52"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类功能定义</w:t>
      </w:r>
    </w:p>
    <w:p w14:paraId="0B63FDC3" w14:textId="77777777" w:rsidR="00D112AC" w:rsidRPr="00557EE7" w:rsidRDefault="00D112AC" w:rsidP="00D112AC">
      <w:r>
        <w:rPr>
          <w:rStyle w:val="CommentReference"/>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D112AC" w:rsidRPr="00076C89" w14:paraId="0659D91E" w14:textId="77777777" w:rsidTr="00F007AA">
        <w:tc>
          <w:tcPr>
            <w:tcW w:w="691" w:type="dxa"/>
            <w:shd w:val="clear" w:color="auto" w:fill="CCCCCC"/>
          </w:tcPr>
          <w:p w14:paraId="160AD372" w14:textId="77777777" w:rsidR="00D112AC" w:rsidRPr="00076C89" w:rsidRDefault="00D112AC" w:rsidP="00F007AA">
            <w:pPr>
              <w:jc w:val="center"/>
              <w:rPr>
                <w:rStyle w:val="CommentReference"/>
                <w:b/>
                <w:i/>
              </w:rPr>
            </w:pPr>
            <w:r w:rsidRPr="00076C89">
              <w:rPr>
                <w:rStyle w:val="CommentReference"/>
                <w:rFonts w:hint="eastAsia"/>
              </w:rPr>
              <w:t>序号</w:t>
            </w:r>
          </w:p>
        </w:tc>
        <w:tc>
          <w:tcPr>
            <w:tcW w:w="3966" w:type="dxa"/>
            <w:shd w:val="clear" w:color="auto" w:fill="CCCCCC"/>
          </w:tcPr>
          <w:p w14:paraId="385E7955" w14:textId="77777777" w:rsidR="00D112AC" w:rsidRPr="00076C89" w:rsidRDefault="00D112AC" w:rsidP="00F007AA">
            <w:pPr>
              <w:jc w:val="center"/>
              <w:rPr>
                <w:rStyle w:val="CommentReference"/>
                <w:b/>
                <w:i/>
              </w:rPr>
            </w:pPr>
            <w:r w:rsidRPr="00076C89">
              <w:rPr>
                <w:rStyle w:val="CommentReference"/>
                <w:rFonts w:hint="eastAsia"/>
              </w:rPr>
              <w:t>功能点</w:t>
            </w:r>
          </w:p>
        </w:tc>
        <w:tc>
          <w:tcPr>
            <w:tcW w:w="4163" w:type="dxa"/>
            <w:shd w:val="clear" w:color="auto" w:fill="CCCCCC"/>
          </w:tcPr>
          <w:p w14:paraId="1B617F35" w14:textId="77777777" w:rsidR="00D112AC" w:rsidRPr="00076C89" w:rsidRDefault="00D112AC" w:rsidP="00F007AA">
            <w:pPr>
              <w:jc w:val="center"/>
              <w:rPr>
                <w:rStyle w:val="CommentReference"/>
                <w:b/>
                <w:i/>
              </w:rPr>
            </w:pPr>
            <w:r w:rsidRPr="00076C89">
              <w:rPr>
                <w:rStyle w:val="CommentReference"/>
                <w:rFonts w:hint="eastAsia"/>
              </w:rPr>
              <w:t>功能点详细内容</w:t>
            </w:r>
          </w:p>
        </w:tc>
      </w:tr>
      <w:tr w:rsidR="00D112AC" w:rsidRPr="00076C89" w14:paraId="4D9FC8F9" w14:textId="77777777" w:rsidTr="00F007AA">
        <w:tc>
          <w:tcPr>
            <w:tcW w:w="691" w:type="dxa"/>
          </w:tcPr>
          <w:p w14:paraId="3FEB049A" w14:textId="77777777" w:rsidR="00D112AC" w:rsidRPr="00076C89" w:rsidRDefault="00D112AC" w:rsidP="00F007AA">
            <w:pPr>
              <w:rPr>
                <w:rStyle w:val="CommentReference"/>
                <w:i/>
              </w:rPr>
            </w:pPr>
            <w:r w:rsidRPr="00076C89">
              <w:rPr>
                <w:rStyle w:val="CommentReference"/>
                <w:rFonts w:hint="eastAsia"/>
              </w:rPr>
              <w:t>1</w:t>
            </w:r>
          </w:p>
        </w:tc>
        <w:tc>
          <w:tcPr>
            <w:tcW w:w="3966" w:type="dxa"/>
          </w:tcPr>
          <w:p w14:paraId="361C6455" w14:textId="77777777" w:rsidR="00D112AC" w:rsidRPr="00076C89" w:rsidRDefault="00D112AC" w:rsidP="00F007AA">
            <w:pPr>
              <w:rPr>
                <w:rStyle w:val="CommentReference"/>
                <w:i/>
              </w:rPr>
            </w:pPr>
            <w:r w:rsidRPr="00915DD6">
              <w:rPr>
                <w:rFonts w:ascii="Consolas" w:hAnsi="Consolas" w:cs="Consolas"/>
                <w:color w:val="000000"/>
                <w:kern w:val="0"/>
                <w:sz w:val="22"/>
                <w:szCs w:val="22"/>
              </w:rPr>
              <w:t>addComment</w:t>
            </w:r>
          </w:p>
        </w:tc>
        <w:tc>
          <w:tcPr>
            <w:tcW w:w="4163" w:type="dxa"/>
          </w:tcPr>
          <w:p w14:paraId="7A41E94B" w14:textId="77777777" w:rsidR="00D112AC" w:rsidRPr="00076C89" w:rsidRDefault="00D112AC" w:rsidP="00F007AA">
            <w:pPr>
              <w:rPr>
                <w:rStyle w:val="CommentReference"/>
                <w:i/>
              </w:rPr>
            </w:pPr>
            <w:r w:rsidRPr="00915DD6">
              <w:rPr>
                <w:rStyle w:val="CommentReference"/>
                <w:rFonts w:hint="eastAsia"/>
              </w:rPr>
              <w:t>新增一条评论</w:t>
            </w:r>
          </w:p>
        </w:tc>
      </w:tr>
      <w:tr w:rsidR="00D112AC" w:rsidRPr="00076C89" w14:paraId="5986BA54" w14:textId="77777777" w:rsidTr="00F007AA">
        <w:tc>
          <w:tcPr>
            <w:tcW w:w="691" w:type="dxa"/>
          </w:tcPr>
          <w:p w14:paraId="05EDD380" w14:textId="77777777" w:rsidR="00D112AC" w:rsidRPr="00076C89" w:rsidRDefault="00D112AC" w:rsidP="00F007AA">
            <w:pPr>
              <w:rPr>
                <w:rStyle w:val="CommentReference"/>
                <w:i/>
              </w:rPr>
            </w:pPr>
            <w:r w:rsidRPr="00076C89">
              <w:rPr>
                <w:rStyle w:val="CommentReference"/>
                <w:rFonts w:hint="eastAsia"/>
              </w:rPr>
              <w:t>2</w:t>
            </w:r>
          </w:p>
        </w:tc>
        <w:tc>
          <w:tcPr>
            <w:tcW w:w="3966" w:type="dxa"/>
          </w:tcPr>
          <w:p w14:paraId="0FD77D37" w14:textId="77777777" w:rsidR="00D112AC" w:rsidRPr="00076C89" w:rsidRDefault="00D112AC" w:rsidP="00F007AA">
            <w:pPr>
              <w:rPr>
                <w:rStyle w:val="CommentReference"/>
                <w:i/>
              </w:rPr>
            </w:pPr>
            <w:r w:rsidRPr="00915DD6">
              <w:rPr>
                <w:rFonts w:ascii="Consolas" w:hAnsi="Consolas" w:cs="Consolas"/>
                <w:color w:val="000000"/>
                <w:kern w:val="0"/>
                <w:sz w:val="22"/>
                <w:szCs w:val="22"/>
              </w:rPr>
              <w:t>removeComment</w:t>
            </w:r>
          </w:p>
        </w:tc>
        <w:tc>
          <w:tcPr>
            <w:tcW w:w="4163" w:type="dxa"/>
          </w:tcPr>
          <w:p w14:paraId="58EB64CC" w14:textId="77777777" w:rsidR="00D112AC" w:rsidRPr="00076C89" w:rsidRDefault="00D112AC" w:rsidP="00F007AA">
            <w:pPr>
              <w:rPr>
                <w:rStyle w:val="CommentReference"/>
                <w:i/>
              </w:rPr>
            </w:pPr>
            <w:r w:rsidRPr="00915DD6">
              <w:rPr>
                <w:rStyle w:val="CommentReference"/>
                <w:rFonts w:hint="eastAsia"/>
              </w:rPr>
              <w:t>删除一条评论</w:t>
            </w:r>
          </w:p>
        </w:tc>
      </w:tr>
      <w:tr w:rsidR="00D112AC" w:rsidRPr="00076C89" w14:paraId="3D52B069" w14:textId="77777777" w:rsidTr="00F007AA">
        <w:tc>
          <w:tcPr>
            <w:tcW w:w="691" w:type="dxa"/>
          </w:tcPr>
          <w:p w14:paraId="20A708A7" w14:textId="77777777" w:rsidR="00D112AC" w:rsidRPr="00076C89" w:rsidRDefault="00D112AC" w:rsidP="00F007AA">
            <w:pPr>
              <w:rPr>
                <w:rStyle w:val="CommentReference"/>
                <w:i/>
              </w:rPr>
            </w:pPr>
            <w:r w:rsidRPr="00076C89">
              <w:rPr>
                <w:rStyle w:val="CommentReference"/>
                <w:rFonts w:hint="eastAsia"/>
              </w:rPr>
              <w:t>3</w:t>
            </w:r>
          </w:p>
        </w:tc>
        <w:tc>
          <w:tcPr>
            <w:tcW w:w="3966" w:type="dxa"/>
          </w:tcPr>
          <w:p w14:paraId="4303A3DE" w14:textId="77777777" w:rsidR="00D112AC" w:rsidRPr="00076C89" w:rsidRDefault="00D112AC" w:rsidP="00F007AA">
            <w:pPr>
              <w:rPr>
                <w:rStyle w:val="CommentReference"/>
                <w:i/>
              </w:rPr>
            </w:pPr>
            <w:r w:rsidRPr="00915DD6">
              <w:rPr>
                <w:rFonts w:ascii="Consolas" w:hAnsi="Consolas" w:cs="Consolas"/>
                <w:color w:val="000000"/>
                <w:kern w:val="0"/>
                <w:sz w:val="22"/>
                <w:szCs w:val="22"/>
              </w:rPr>
              <w:t>getComment</w:t>
            </w:r>
          </w:p>
        </w:tc>
        <w:tc>
          <w:tcPr>
            <w:tcW w:w="4163" w:type="dxa"/>
          </w:tcPr>
          <w:p w14:paraId="7DB25423" w14:textId="77777777" w:rsidR="00D112AC" w:rsidRPr="00076C89" w:rsidRDefault="00D112AC" w:rsidP="00F007AA">
            <w:pPr>
              <w:rPr>
                <w:rStyle w:val="CommentReference"/>
                <w:i/>
              </w:rPr>
            </w:pPr>
            <w:r w:rsidRPr="00915DD6">
              <w:rPr>
                <w:rStyle w:val="CommentReference"/>
                <w:rFonts w:hint="eastAsia"/>
              </w:rPr>
              <w:t>查询一条评论</w:t>
            </w:r>
          </w:p>
        </w:tc>
      </w:tr>
      <w:tr w:rsidR="00D112AC" w:rsidRPr="00076C89" w14:paraId="73023169" w14:textId="77777777" w:rsidTr="00F007AA">
        <w:tc>
          <w:tcPr>
            <w:tcW w:w="691" w:type="dxa"/>
          </w:tcPr>
          <w:p w14:paraId="284682FD" w14:textId="77777777" w:rsidR="00D112AC" w:rsidRPr="00076C89" w:rsidRDefault="00D112AC" w:rsidP="00F007AA">
            <w:pPr>
              <w:rPr>
                <w:rStyle w:val="CommentReference"/>
                <w:i/>
              </w:rPr>
            </w:pPr>
            <w:r>
              <w:rPr>
                <w:rStyle w:val="CommentReference"/>
                <w:rFonts w:hint="eastAsia"/>
              </w:rPr>
              <w:t>4</w:t>
            </w:r>
          </w:p>
        </w:tc>
        <w:tc>
          <w:tcPr>
            <w:tcW w:w="3966" w:type="dxa"/>
          </w:tcPr>
          <w:p w14:paraId="341BEB65" w14:textId="77777777" w:rsidR="00D112AC" w:rsidRPr="00076C89" w:rsidRDefault="00D112AC" w:rsidP="00F007AA">
            <w:pPr>
              <w:rPr>
                <w:rStyle w:val="CommentReference"/>
                <w:i/>
              </w:rPr>
            </w:pPr>
            <w:r w:rsidRPr="00915DD6">
              <w:rPr>
                <w:rFonts w:ascii="Consolas" w:hAnsi="Consolas" w:cs="Consolas"/>
                <w:color w:val="000000"/>
                <w:kern w:val="0"/>
                <w:sz w:val="22"/>
                <w:szCs w:val="22"/>
              </w:rPr>
              <w:t>updateCommentBatch</w:t>
            </w:r>
          </w:p>
        </w:tc>
        <w:tc>
          <w:tcPr>
            <w:tcW w:w="4163" w:type="dxa"/>
          </w:tcPr>
          <w:p w14:paraId="2E22401C" w14:textId="77777777" w:rsidR="00D112AC" w:rsidRPr="00076C89" w:rsidRDefault="00D112AC" w:rsidP="00F007AA">
            <w:pPr>
              <w:rPr>
                <w:rStyle w:val="CommentReference"/>
                <w:i/>
              </w:rPr>
            </w:pPr>
            <w:r w:rsidRPr="00915DD6">
              <w:rPr>
                <w:rStyle w:val="CommentReference"/>
                <w:rFonts w:hint="eastAsia"/>
              </w:rPr>
              <w:t>清洗数据，更新</w:t>
            </w:r>
            <w:r w:rsidRPr="00915DD6">
              <w:rPr>
                <w:rStyle w:val="CommentReference"/>
                <w:rFonts w:hint="eastAsia"/>
              </w:rPr>
              <w:t>commentList</w:t>
            </w:r>
            <w:r w:rsidRPr="00915DD6">
              <w:rPr>
                <w:rStyle w:val="CommentReference"/>
                <w:rFonts w:hint="eastAsia"/>
              </w:rPr>
              <w:t>的</w:t>
            </w:r>
            <w:r w:rsidRPr="00915DD6">
              <w:rPr>
                <w:rStyle w:val="CommentReference"/>
                <w:rFonts w:hint="eastAsia"/>
              </w:rPr>
              <w:t>replytouser</w:t>
            </w:r>
          </w:p>
        </w:tc>
      </w:tr>
    </w:tbl>
    <w:p w14:paraId="362E6EAC" w14:textId="77777777" w:rsidR="00D112AC" w:rsidRDefault="00D112AC" w:rsidP="00D112AC">
      <w:pPr>
        <w:pStyle w:val="NormalIndent"/>
      </w:pPr>
    </w:p>
    <w:p w14:paraId="2E589B1F" w14:textId="77777777" w:rsidR="00D112AC" w:rsidRDefault="00D112AC" w:rsidP="00E55A10">
      <w:pPr>
        <w:pStyle w:val="Heading3"/>
      </w:pPr>
      <w:r w:rsidRPr="00915DD6">
        <w:t>ICommentSortCache</w:t>
      </w:r>
      <w:r>
        <w:rPr>
          <w:rFonts w:hint="eastAsia"/>
        </w:rPr>
        <w:t>类概述</w:t>
      </w:r>
    </w:p>
    <w:p w14:paraId="1843B78D"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封装工作较圈评论idlist的cache业务处理。</w:t>
      </w:r>
    </w:p>
    <w:p w14:paraId="78E5540B"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类功能定义</w:t>
      </w:r>
    </w:p>
    <w:p w14:paraId="10D61034" w14:textId="77777777" w:rsidR="00D112AC" w:rsidRPr="00557EE7" w:rsidRDefault="00D112AC" w:rsidP="00D112AC">
      <w:r>
        <w:rPr>
          <w:rStyle w:val="CommentReference"/>
          <w:rFonts w:hint="eastAsia"/>
        </w:rPr>
        <w:lastRenderedPageBreak/>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D112AC" w:rsidRPr="00076C89" w14:paraId="36091A09" w14:textId="77777777" w:rsidTr="00F007AA">
        <w:tc>
          <w:tcPr>
            <w:tcW w:w="691" w:type="dxa"/>
            <w:shd w:val="clear" w:color="auto" w:fill="CCCCCC"/>
          </w:tcPr>
          <w:p w14:paraId="7F384512" w14:textId="77777777" w:rsidR="00D112AC" w:rsidRPr="00076C89" w:rsidRDefault="00D112AC" w:rsidP="00F007AA">
            <w:pPr>
              <w:jc w:val="center"/>
              <w:rPr>
                <w:rStyle w:val="CommentReference"/>
                <w:b/>
                <w:i/>
              </w:rPr>
            </w:pPr>
            <w:r w:rsidRPr="00076C89">
              <w:rPr>
                <w:rStyle w:val="CommentReference"/>
                <w:rFonts w:hint="eastAsia"/>
              </w:rPr>
              <w:t>序号</w:t>
            </w:r>
          </w:p>
        </w:tc>
        <w:tc>
          <w:tcPr>
            <w:tcW w:w="3966" w:type="dxa"/>
            <w:shd w:val="clear" w:color="auto" w:fill="CCCCCC"/>
          </w:tcPr>
          <w:p w14:paraId="2CBECDDC" w14:textId="77777777" w:rsidR="00D112AC" w:rsidRPr="00076C89" w:rsidRDefault="00D112AC" w:rsidP="00F007AA">
            <w:pPr>
              <w:jc w:val="center"/>
              <w:rPr>
                <w:rStyle w:val="CommentReference"/>
                <w:b/>
                <w:i/>
              </w:rPr>
            </w:pPr>
            <w:r w:rsidRPr="00076C89">
              <w:rPr>
                <w:rStyle w:val="CommentReference"/>
                <w:rFonts w:hint="eastAsia"/>
              </w:rPr>
              <w:t>功能点</w:t>
            </w:r>
          </w:p>
        </w:tc>
        <w:tc>
          <w:tcPr>
            <w:tcW w:w="4163" w:type="dxa"/>
            <w:shd w:val="clear" w:color="auto" w:fill="CCCCCC"/>
          </w:tcPr>
          <w:p w14:paraId="2EEC3063" w14:textId="77777777" w:rsidR="00D112AC" w:rsidRPr="00076C89" w:rsidRDefault="00D112AC" w:rsidP="00F007AA">
            <w:pPr>
              <w:jc w:val="center"/>
              <w:rPr>
                <w:rStyle w:val="CommentReference"/>
                <w:b/>
                <w:i/>
              </w:rPr>
            </w:pPr>
            <w:r w:rsidRPr="00076C89">
              <w:rPr>
                <w:rStyle w:val="CommentReference"/>
                <w:rFonts w:hint="eastAsia"/>
              </w:rPr>
              <w:t>功能点详细内容</w:t>
            </w:r>
          </w:p>
        </w:tc>
      </w:tr>
      <w:tr w:rsidR="00D112AC" w:rsidRPr="00076C89" w14:paraId="1BF26078" w14:textId="77777777" w:rsidTr="00F007AA">
        <w:tc>
          <w:tcPr>
            <w:tcW w:w="691" w:type="dxa"/>
          </w:tcPr>
          <w:p w14:paraId="16389D78" w14:textId="77777777" w:rsidR="00D112AC" w:rsidRPr="00076C89" w:rsidRDefault="00D112AC" w:rsidP="00F007AA">
            <w:pPr>
              <w:rPr>
                <w:rStyle w:val="CommentReference"/>
                <w:i/>
              </w:rPr>
            </w:pPr>
            <w:r w:rsidRPr="00076C89">
              <w:rPr>
                <w:rStyle w:val="CommentReference"/>
                <w:rFonts w:hint="eastAsia"/>
              </w:rPr>
              <w:t>1</w:t>
            </w:r>
          </w:p>
        </w:tc>
        <w:tc>
          <w:tcPr>
            <w:tcW w:w="3966" w:type="dxa"/>
          </w:tcPr>
          <w:p w14:paraId="14FDC20A" w14:textId="77777777" w:rsidR="00D112AC" w:rsidRPr="00076C89" w:rsidRDefault="00D112AC" w:rsidP="00F007AA">
            <w:pPr>
              <w:rPr>
                <w:rStyle w:val="CommentReference"/>
                <w:i/>
              </w:rPr>
            </w:pPr>
            <w:r w:rsidRPr="00915DD6">
              <w:rPr>
                <w:rFonts w:ascii="Consolas" w:hAnsi="Consolas" w:cs="Consolas"/>
                <w:color w:val="000000"/>
                <w:kern w:val="0"/>
                <w:sz w:val="22"/>
                <w:szCs w:val="22"/>
              </w:rPr>
              <w:t>getComments</w:t>
            </w:r>
          </w:p>
        </w:tc>
        <w:tc>
          <w:tcPr>
            <w:tcW w:w="4163" w:type="dxa"/>
          </w:tcPr>
          <w:p w14:paraId="6609AB02" w14:textId="77777777" w:rsidR="00D112AC" w:rsidRPr="00076C89" w:rsidRDefault="00D112AC" w:rsidP="00F007AA">
            <w:pPr>
              <w:rPr>
                <w:rStyle w:val="CommentReference"/>
                <w:i/>
              </w:rPr>
            </w:pPr>
            <w:r>
              <w:rPr>
                <w:rStyle w:val="CommentReference"/>
                <w:rFonts w:hint="eastAsia"/>
              </w:rPr>
              <w:t>获取资源下的所有评论</w:t>
            </w:r>
          </w:p>
        </w:tc>
      </w:tr>
      <w:tr w:rsidR="00D112AC" w:rsidRPr="00076C89" w14:paraId="494A768C" w14:textId="77777777" w:rsidTr="00F007AA">
        <w:tc>
          <w:tcPr>
            <w:tcW w:w="691" w:type="dxa"/>
          </w:tcPr>
          <w:p w14:paraId="3C6B8EEC" w14:textId="77777777" w:rsidR="00D112AC" w:rsidRPr="00076C89" w:rsidRDefault="00D112AC" w:rsidP="00F007AA">
            <w:pPr>
              <w:rPr>
                <w:rStyle w:val="CommentReference"/>
                <w:i/>
              </w:rPr>
            </w:pPr>
            <w:r w:rsidRPr="00076C89">
              <w:rPr>
                <w:rStyle w:val="CommentReference"/>
                <w:rFonts w:hint="eastAsia"/>
              </w:rPr>
              <w:t>2</w:t>
            </w:r>
          </w:p>
        </w:tc>
        <w:tc>
          <w:tcPr>
            <w:tcW w:w="3966" w:type="dxa"/>
          </w:tcPr>
          <w:p w14:paraId="0556B779" w14:textId="77777777" w:rsidR="00D112AC" w:rsidRPr="00076C89" w:rsidRDefault="00D112AC" w:rsidP="00F007AA">
            <w:pPr>
              <w:rPr>
                <w:rStyle w:val="CommentReference"/>
                <w:i/>
              </w:rPr>
            </w:pPr>
            <w:r w:rsidRPr="00915DD6">
              <w:rPr>
                <w:rFonts w:ascii="Consolas" w:hAnsi="Consolas" w:cs="Consolas"/>
                <w:color w:val="000000"/>
                <w:kern w:val="0"/>
                <w:sz w:val="22"/>
                <w:szCs w:val="22"/>
              </w:rPr>
              <w:t>getPagedComments</w:t>
            </w:r>
          </w:p>
        </w:tc>
        <w:tc>
          <w:tcPr>
            <w:tcW w:w="4163" w:type="dxa"/>
          </w:tcPr>
          <w:p w14:paraId="6AC95839" w14:textId="77777777" w:rsidR="00D112AC" w:rsidRPr="00076C89" w:rsidRDefault="00D112AC" w:rsidP="00F007AA">
            <w:pPr>
              <w:rPr>
                <w:rStyle w:val="CommentReference"/>
                <w:i/>
              </w:rPr>
            </w:pPr>
            <w:r>
              <w:rPr>
                <w:rStyle w:val="CommentReference"/>
                <w:rFonts w:hint="eastAsia"/>
              </w:rPr>
              <w:t>获取资源下的评论，分页</w:t>
            </w:r>
          </w:p>
        </w:tc>
      </w:tr>
      <w:tr w:rsidR="00D112AC" w:rsidRPr="00076C89" w14:paraId="5B62BE71" w14:textId="77777777" w:rsidTr="00F007AA">
        <w:tc>
          <w:tcPr>
            <w:tcW w:w="691" w:type="dxa"/>
          </w:tcPr>
          <w:p w14:paraId="48B2ABCE" w14:textId="77777777" w:rsidR="00D112AC" w:rsidRPr="00076C89" w:rsidRDefault="00D112AC" w:rsidP="00F007AA">
            <w:pPr>
              <w:rPr>
                <w:rStyle w:val="CommentReference"/>
                <w:i/>
              </w:rPr>
            </w:pPr>
            <w:r w:rsidRPr="00076C89">
              <w:rPr>
                <w:rStyle w:val="CommentReference"/>
                <w:rFonts w:hint="eastAsia"/>
              </w:rPr>
              <w:t>3</w:t>
            </w:r>
          </w:p>
        </w:tc>
        <w:tc>
          <w:tcPr>
            <w:tcW w:w="3966" w:type="dxa"/>
          </w:tcPr>
          <w:p w14:paraId="0975DA9A" w14:textId="77777777" w:rsidR="00D112AC" w:rsidRPr="00076C89" w:rsidRDefault="00D112AC" w:rsidP="00F007AA">
            <w:pPr>
              <w:rPr>
                <w:rStyle w:val="CommentReference"/>
                <w:i/>
              </w:rPr>
            </w:pPr>
            <w:r w:rsidRPr="00915DD6">
              <w:rPr>
                <w:rFonts w:ascii="Consolas" w:hAnsi="Consolas" w:cs="Consolas"/>
                <w:color w:val="000000"/>
                <w:kern w:val="0"/>
                <w:sz w:val="22"/>
                <w:szCs w:val="22"/>
              </w:rPr>
              <w:t>getCommentsByTime</w:t>
            </w:r>
          </w:p>
        </w:tc>
        <w:tc>
          <w:tcPr>
            <w:tcW w:w="4163" w:type="dxa"/>
          </w:tcPr>
          <w:p w14:paraId="094FF47B" w14:textId="77777777" w:rsidR="00D112AC" w:rsidRPr="00076C89" w:rsidRDefault="00D112AC" w:rsidP="00F007AA">
            <w:pPr>
              <w:rPr>
                <w:rStyle w:val="CommentReference"/>
                <w:i/>
              </w:rPr>
            </w:pPr>
            <w:r>
              <w:rPr>
                <w:rStyle w:val="CommentReference"/>
                <w:rFonts w:hint="eastAsia"/>
              </w:rPr>
              <w:t>通过时间截来分页获取资源下的评论</w:t>
            </w:r>
          </w:p>
        </w:tc>
      </w:tr>
      <w:tr w:rsidR="00D112AC" w:rsidRPr="00076C89" w14:paraId="00A1ADE9" w14:textId="77777777" w:rsidTr="00F007AA">
        <w:tc>
          <w:tcPr>
            <w:tcW w:w="691" w:type="dxa"/>
          </w:tcPr>
          <w:p w14:paraId="7630D1E2" w14:textId="77777777" w:rsidR="00D112AC" w:rsidRPr="00076C89" w:rsidRDefault="00D112AC" w:rsidP="00F007AA">
            <w:pPr>
              <w:rPr>
                <w:rStyle w:val="CommentReference"/>
                <w:i/>
              </w:rPr>
            </w:pPr>
            <w:r>
              <w:rPr>
                <w:rStyle w:val="CommentReference"/>
                <w:rFonts w:hint="eastAsia"/>
              </w:rPr>
              <w:t>4</w:t>
            </w:r>
          </w:p>
        </w:tc>
        <w:tc>
          <w:tcPr>
            <w:tcW w:w="3966" w:type="dxa"/>
          </w:tcPr>
          <w:p w14:paraId="49F0CD54" w14:textId="77777777" w:rsidR="00D112AC" w:rsidRPr="00076C89" w:rsidRDefault="00D112AC" w:rsidP="00F007AA">
            <w:pPr>
              <w:rPr>
                <w:rStyle w:val="CommentReference"/>
                <w:i/>
              </w:rPr>
            </w:pPr>
            <w:r w:rsidRPr="00915DD6">
              <w:rPr>
                <w:rFonts w:ascii="Consolas" w:hAnsi="Consolas" w:cs="Consolas"/>
                <w:color w:val="000000"/>
                <w:kern w:val="0"/>
                <w:sz w:val="22"/>
                <w:szCs w:val="22"/>
              </w:rPr>
              <w:t>getRmCommentsIdByTime</w:t>
            </w:r>
          </w:p>
        </w:tc>
        <w:tc>
          <w:tcPr>
            <w:tcW w:w="4163" w:type="dxa"/>
          </w:tcPr>
          <w:p w14:paraId="3601DDAB" w14:textId="77777777" w:rsidR="00D112AC" w:rsidRPr="00076C89" w:rsidRDefault="00D112AC" w:rsidP="00F007AA">
            <w:pPr>
              <w:rPr>
                <w:rStyle w:val="CommentReference"/>
                <w:i/>
              </w:rPr>
            </w:pPr>
            <w:r>
              <w:rPr>
                <w:rStyle w:val="CommentReference"/>
                <w:rFonts w:hint="eastAsia"/>
              </w:rPr>
              <w:t>通过时间截来获取资源最进删除的评论</w:t>
            </w:r>
          </w:p>
        </w:tc>
      </w:tr>
      <w:tr w:rsidR="00D112AC" w:rsidRPr="00076C89" w14:paraId="5EC0D90F" w14:textId="77777777" w:rsidTr="00F007AA">
        <w:tc>
          <w:tcPr>
            <w:tcW w:w="691" w:type="dxa"/>
          </w:tcPr>
          <w:p w14:paraId="55996D61" w14:textId="77777777" w:rsidR="00D112AC" w:rsidRDefault="00D112AC" w:rsidP="00F007AA">
            <w:pPr>
              <w:rPr>
                <w:rStyle w:val="CommentReference"/>
                <w:i/>
              </w:rPr>
            </w:pPr>
            <w:r>
              <w:rPr>
                <w:rStyle w:val="CommentReference"/>
                <w:rFonts w:hint="eastAsia"/>
              </w:rPr>
              <w:t>5</w:t>
            </w:r>
          </w:p>
        </w:tc>
        <w:tc>
          <w:tcPr>
            <w:tcW w:w="3966" w:type="dxa"/>
          </w:tcPr>
          <w:p w14:paraId="7A0602BE" w14:textId="77777777" w:rsidR="00D112AC" w:rsidRPr="00915DD6" w:rsidRDefault="00D112AC" w:rsidP="00F007AA">
            <w:pPr>
              <w:rPr>
                <w:rFonts w:ascii="Consolas" w:hAnsi="Consolas" w:cs="Consolas"/>
                <w:color w:val="000000"/>
                <w:kern w:val="0"/>
                <w:sz w:val="22"/>
                <w:szCs w:val="22"/>
              </w:rPr>
            </w:pPr>
            <w:r w:rsidRPr="00915DD6">
              <w:rPr>
                <w:rFonts w:ascii="Consolas" w:hAnsi="Consolas" w:cs="Consolas"/>
                <w:color w:val="000000"/>
                <w:kern w:val="0"/>
                <w:sz w:val="22"/>
                <w:szCs w:val="22"/>
              </w:rPr>
              <w:t>getCommentsByIds</w:t>
            </w:r>
          </w:p>
        </w:tc>
        <w:tc>
          <w:tcPr>
            <w:tcW w:w="4163" w:type="dxa"/>
          </w:tcPr>
          <w:p w14:paraId="53A43CE4" w14:textId="77777777" w:rsidR="00D112AC" w:rsidRDefault="00D112AC" w:rsidP="00F007AA">
            <w:pPr>
              <w:rPr>
                <w:rStyle w:val="CommentReference"/>
                <w:i/>
              </w:rPr>
            </w:pPr>
            <w:r>
              <w:rPr>
                <w:rStyle w:val="CommentReference"/>
                <w:rFonts w:hint="eastAsia"/>
              </w:rPr>
              <w:t>通过评论</w:t>
            </w:r>
            <w:r>
              <w:rPr>
                <w:rStyle w:val="CommentReference"/>
                <w:rFonts w:hint="eastAsia"/>
              </w:rPr>
              <w:t>ID</w:t>
            </w:r>
            <w:r>
              <w:rPr>
                <w:rStyle w:val="CommentReference"/>
                <w:rFonts w:hint="eastAsia"/>
              </w:rPr>
              <w:t>来分页获取资源下的评论</w:t>
            </w:r>
          </w:p>
        </w:tc>
      </w:tr>
      <w:tr w:rsidR="00D112AC" w:rsidRPr="00076C89" w14:paraId="68F1B0A1" w14:textId="77777777" w:rsidTr="00F007AA">
        <w:tc>
          <w:tcPr>
            <w:tcW w:w="691" w:type="dxa"/>
          </w:tcPr>
          <w:p w14:paraId="2753F34F" w14:textId="77777777" w:rsidR="00D112AC" w:rsidRDefault="00D112AC" w:rsidP="00F007AA">
            <w:pPr>
              <w:rPr>
                <w:rStyle w:val="CommentReference"/>
                <w:i/>
              </w:rPr>
            </w:pPr>
            <w:r>
              <w:rPr>
                <w:rStyle w:val="CommentReference"/>
                <w:rFonts w:hint="eastAsia"/>
              </w:rPr>
              <w:t>6</w:t>
            </w:r>
          </w:p>
        </w:tc>
        <w:tc>
          <w:tcPr>
            <w:tcW w:w="3966" w:type="dxa"/>
          </w:tcPr>
          <w:p w14:paraId="5AA9F5E3" w14:textId="77777777" w:rsidR="00D112AC" w:rsidRPr="00915DD6" w:rsidRDefault="00D112AC" w:rsidP="00F007AA">
            <w:pPr>
              <w:rPr>
                <w:rFonts w:ascii="Consolas" w:hAnsi="Consolas" w:cs="Consolas"/>
                <w:color w:val="000000"/>
                <w:kern w:val="0"/>
                <w:sz w:val="22"/>
                <w:szCs w:val="22"/>
              </w:rPr>
            </w:pPr>
            <w:r w:rsidRPr="00915DD6">
              <w:rPr>
                <w:rFonts w:ascii="Consolas" w:hAnsi="Consolas" w:cs="Consolas"/>
                <w:color w:val="000000"/>
                <w:kern w:val="0"/>
                <w:sz w:val="22"/>
                <w:szCs w:val="22"/>
              </w:rPr>
              <w:t>rmComments</w:t>
            </w:r>
          </w:p>
        </w:tc>
        <w:tc>
          <w:tcPr>
            <w:tcW w:w="4163" w:type="dxa"/>
          </w:tcPr>
          <w:p w14:paraId="454AFDA6" w14:textId="77777777" w:rsidR="00D112AC" w:rsidRDefault="00D112AC" w:rsidP="00F007AA">
            <w:pPr>
              <w:rPr>
                <w:rStyle w:val="CommentReference"/>
                <w:i/>
              </w:rPr>
            </w:pPr>
            <w:r>
              <w:rPr>
                <w:rStyle w:val="CommentReference"/>
                <w:rFonts w:hint="eastAsia"/>
              </w:rPr>
              <w:t>获取所有被删除的评论</w:t>
            </w:r>
          </w:p>
        </w:tc>
      </w:tr>
    </w:tbl>
    <w:p w14:paraId="1B11FCD6" w14:textId="77777777" w:rsidR="00D112AC" w:rsidRDefault="00D112AC" w:rsidP="00D112AC">
      <w:pPr>
        <w:pStyle w:val="NormalIndent"/>
      </w:pPr>
    </w:p>
    <w:p w14:paraId="1C1D6A3F" w14:textId="77777777" w:rsidR="00D112AC" w:rsidRDefault="00D112AC" w:rsidP="00E55A10">
      <w:pPr>
        <w:pStyle w:val="Heading3"/>
      </w:pPr>
      <w:r w:rsidRPr="00BD6880">
        <w:t>CommentDao</w:t>
      </w:r>
      <w:r>
        <w:rPr>
          <w:rFonts w:hint="eastAsia"/>
        </w:rPr>
        <w:t>类概述</w:t>
      </w:r>
    </w:p>
    <w:p w14:paraId="2F81B7D2"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封装工作较圈评论数据持久化业务处理。</w:t>
      </w:r>
    </w:p>
    <w:p w14:paraId="1E75D154"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类功能定义</w:t>
      </w:r>
    </w:p>
    <w:p w14:paraId="28EC356B" w14:textId="77777777" w:rsidR="00D112AC" w:rsidRPr="00557EE7" w:rsidRDefault="00D112AC" w:rsidP="00D112AC">
      <w:r>
        <w:rPr>
          <w:rStyle w:val="CommentReference"/>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D112AC" w:rsidRPr="00076C89" w14:paraId="36DBBB51" w14:textId="77777777" w:rsidTr="00F007AA">
        <w:tc>
          <w:tcPr>
            <w:tcW w:w="691" w:type="dxa"/>
            <w:shd w:val="clear" w:color="auto" w:fill="CCCCCC"/>
          </w:tcPr>
          <w:p w14:paraId="08CA22AA" w14:textId="77777777" w:rsidR="00D112AC" w:rsidRPr="00076C89" w:rsidRDefault="00D112AC" w:rsidP="00F007AA">
            <w:pPr>
              <w:jc w:val="center"/>
              <w:rPr>
                <w:rStyle w:val="CommentReference"/>
                <w:b/>
                <w:i/>
              </w:rPr>
            </w:pPr>
            <w:r w:rsidRPr="00076C89">
              <w:rPr>
                <w:rStyle w:val="CommentReference"/>
                <w:rFonts w:hint="eastAsia"/>
              </w:rPr>
              <w:t>序号</w:t>
            </w:r>
          </w:p>
        </w:tc>
        <w:tc>
          <w:tcPr>
            <w:tcW w:w="3966" w:type="dxa"/>
            <w:shd w:val="clear" w:color="auto" w:fill="CCCCCC"/>
          </w:tcPr>
          <w:p w14:paraId="4DA09099" w14:textId="77777777" w:rsidR="00D112AC" w:rsidRPr="00076C89" w:rsidRDefault="00D112AC" w:rsidP="00F007AA">
            <w:pPr>
              <w:jc w:val="center"/>
              <w:rPr>
                <w:rStyle w:val="CommentReference"/>
                <w:b/>
                <w:i/>
              </w:rPr>
            </w:pPr>
            <w:r w:rsidRPr="00076C89">
              <w:rPr>
                <w:rStyle w:val="CommentReference"/>
                <w:rFonts w:hint="eastAsia"/>
              </w:rPr>
              <w:t>功能点</w:t>
            </w:r>
          </w:p>
        </w:tc>
        <w:tc>
          <w:tcPr>
            <w:tcW w:w="4163" w:type="dxa"/>
            <w:shd w:val="clear" w:color="auto" w:fill="CCCCCC"/>
          </w:tcPr>
          <w:p w14:paraId="23D82A4E" w14:textId="77777777" w:rsidR="00D112AC" w:rsidRPr="00076C89" w:rsidRDefault="00D112AC" w:rsidP="00F007AA">
            <w:pPr>
              <w:jc w:val="center"/>
              <w:rPr>
                <w:rStyle w:val="CommentReference"/>
                <w:b/>
                <w:i/>
              </w:rPr>
            </w:pPr>
            <w:r w:rsidRPr="00076C89">
              <w:rPr>
                <w:rStyle w:val="CommentReference"/>
                <w:rFonts w:hint="eastAsia"/>
              </w:rPr>
              <w:t>功能点详细内容</w:t>
            </w:r>
          </w:p>
        </w:tc>
      </w:tr>
      <w:tr w:rsidR="00D112AC" w:rsidRPr="00076C89" w14:paraId="59AED07C" w14:textId="77777777" w:rsidTr="00F007AA">
        <w:tc>
          <w:tcPr>
            <w:tcW w:w="691" w:type="dxa"/>
          </w:tcPr>
          <w:p w14:paraId="26ADE91F" w14:textId="77777777" w:rsidR="00D112AC" w:rsidRPr="00076C89" w:rsidRDefault="00D112AC" w:rsidP="00F007AA">
            <w:pPr>
              <w:rPr>
                <w:rStyle w:val="CommentReference"/>
                <w:i/>
              </w:rPr>
            </w:pPr>
            <w:r w:rsidRPr="00076C89">
              <w:rPr>
                <w:rStyle w:val="CommentReference"/>
                <w:rFonts w:hint="eastAsia"/>
              </w:rPr>
              <w:t>1</w:t>
            </w:r>
          </w:p>
        </w:tc>
        <w:tc>
          <w:tcPr>
            <w:tcW w:w="3966" w:type="dxa"/>
          </w:tcPr>
          <w:p w14:paraId="78D503CE" w14:textId="77777777" w:rsidR="00D112AC" w:rsidRPr="00076C89" w:rsidRDefault="00D112AC" w:rsidP="00F007AA">
            <w:pPr>
              <w:rPr>
                <w:rStyle w:val="CommentReference"/>
                <w:i/>
              </w:rPr>
            </w:pPr>
            <w:r w:rsidRPr="00BD6880">
              <w:rPr>
                <w:rFonts w:ascii="Consolas" w:hAnsi="Consolas" w:cs="Consolas"/>
                <w:color w:val="000000"/>
                <w:kern w:val="0"/>
                <w:sz w:val="22"/>
                <w:szCs w:val="22"/>
              </w:rPr>
              <w:t>addOrUpdateComment</w:t>
            </w:r>
          </w:p>
        </w:tc>
        <w:tc>
          <w:tcPr>
            <w:tcW w:w="4163" w:type="dxa"/>
          </w:tcPr>
          <w:p w14:paraId="1EFFE2DC" w14:textId="77777777" w:rsidR="00D112AC" w:rsidRPr="00076C89" w:rsidRDefault="00D112AC" w:rsidP="00F007AA">
            <w:pPr>
              <w:rPr>
                <w:rStyle w:val="CommentReference"/>
                <w:i/>
              </w:rPr>
            </w:pPr>
            <w:r w:rsidRPr="00BD6880">
              <w:rPr>
                <w:rStyle w:val="CommentReference"/>
                <w:rFonts w:hint="eastAsia"/>
              </w:rPr>
              <w:t>添加</w:t>
            </w:r>
            <w:r w:rsidRPr="00BD6880">
              <w:rPr>
                <w:rStyle w:val="CommentReference"/>
                <w:rFonts w:hint="eastAsia"/>
              </w:rPr>
              <w:t>/</w:t>
            </w:r>
            <w:r w:rsidRPr="00BD6880">
              <w:rPr>
                <w:rStyle w:val="CommentReference"/>
                <w:rFonts w:hint="eastAsia"/>
              </w:rPr>
              <w:t>更新一个贴子的评论</w:t>
            </w:r>
          </w:p>
        </w:tc>
      </w:tr>
      <w:tr w:rsidR="00D112AC" w:rsidRPr="00076C89" w14:paraId="6E2C0395" w14:textId="77777777" w:rsidTr="00F007AA">
        <w:tc>
          <w:tcPr>
            <w:tcW w:w="691" w:type="dxa"/>
          </w:tcPr>
          <w:p w14:paraId="22811897" w14:textId="77777777" w:rsidR="00D112AC" w:rsidRPr="00076C89" w:rsidRDefault="00D112AC" w:rsidP="00F007AA">
            <w:pPr>
              <w:rPr>
                <w:rStyle w:val="CommentReference"/>
                <w:i/>
              </w:rPr>
            </w:pPr>
            <w:r w:rsidRPr="00076C89">
              <w:rPr>
                <w:rStyle w:val="CommentReference"/>
                <w:rFonts w:hint="eastAsia"/>
              </w:rPr>
              <w:t>2</w:t>
            </w:r>
          </w:p>
        </w:tc>
        <w:tc>
          <w:tcPr>
            <w:tcW w:w="3966" w:type="dxa"/>
          </w:tcPr>
          <w:p w14:paraId="4D990FC7" w14:textId="77777777" w:rsidR="00D112AC" w:rsidRPr="00076C89" w:rsidRDefault="00D112AC" w:rsidP="00F007AA">
            <w:pPr>
              <w:rPr>
                <w:rStyle w:val="CommentReference"/>
                <w:i/>
              </w:rPr>
            </w:pPr>
            <w:r w:rsidRPr="00BD6880">
              <w:rPr>
                <w:rFonts w:ascii="Consolas" w:hAnsi="Consolas" w:cs="Consolas"/>
                <w:iCs/>
                <w:color w:val="000000"/>
                <w:kern w:val="0"/>
                <w:sz w:val="22"/>
                <w:szCs w:val="22"/>
              </w:rPr>
              <w:t>findCommentByResource</w:t>
            </w:r>
          </w:p>
        </w:tc>
        <w:tc>
          <w:tcPr>
            <w:tcW w:w="4163" w:type="dxa"/>
          </w:tcPr>
          <w:p w14:paraId="03FF249B" w14:textId="77777777" w:rsidR="00D112AC" w:rsidRPr="00076C89" w:rsidRDefault="00D112AC" w:rsidP="00F007AA">
            <w:pPr>
              <w:rPr>
                <w:rStyle w:val="CommentReference"/>
                <w:i/>
              </w:rPr>
            </w:pPr>
            <w:r w:rsidRPr="00BD6880">
              <w:rPr>
                <w:rStyle w:val="CommentReference"/>
                <w:rFonts w:hint="eastAsia"/>
              </w:rPr>
              <w:t>贴子的评论列表</w:t>
            </w:r>
          </w:p>
        </w:tc>
      </w:tr>
      <w:tr w:rsidR="00D112AC" w:rsidRPr="00076C89" w14:paraId="383AA795" w14:textId="77777777" w:rsidTr="00F007AA">
        <w:tc>
          <w:tcPr>
            <w:tcW w:w="691" w:type="dxa"/>
          </w:tcPr>
          <w:p w14:paraId="29924A97" w14:textId="77777777" w:rsidR="00D112AC" w:rsidRPr="00076C89" w:rsidRDefault="00D112AC" w:rsidP="00F007AA">
            <w:pPr>
              <w:rPr>
                <w:rStyle w:val="CommentReference"/>
                <w:i/>
              </w:rPr>
            </w:pPr>
            <w:r w:rsidRPr="00076C89">
              <w:rPr>
                <w:rStyle w:val="CommentReference"/>
                <w:rFonts w:hint="eastAsia"/>
              </w:rPr>
              <w:t>3</w:t>
            </w:r>
          </w:p>
        </w:tc>
        <w:tc>
          <w:tcPr>
            <w:tcW w:w="3966" w:type="dxa"/>
          </w:tcPr>
          <w:p w14:paraId="6C444637" w14:textId="77777777" w:rsidR="00D112AC" w:rsidRPr="00076C89" w:rsidRDefault="00D112AC" w:rsidP="00F007AA">
            <w:pPr>
              <w:rPr>
                <w:rStyle w:val="CommentReference"/>
                <w:i/>
              </w:rPr>
            </w:pPr>
            <w:r w:rsidRPr="00BD6880">
              <w:rPr>
                <w:rFonts w:ascii="Consolas" w:hAnsi="Consolas" w:cs="Consolas"/>
                <w:color w:val="000000"/>
                <w:kern w:val="0"/>
                <w:sz w:val="22"/>
                <w:szCs w:val="22"/>
              </w:rPr>
              <w:t>findRmCommentsByResource</w:t>
            </w:r>
          </w:p>
        </w:tc>
        <w:tc>
          <w:tcPr>
            <w:tcW w:w="4163" w:type="dxa"/>
          </w:tcPr>
          <w:p w14:paraId="12469123" w14:textId="77777777" w:rsidR="00D112AC" w:rsidRPr="00076C89" w:rsidRDefault="00D112AC" w:rsidP="00F007AA">
            <w:pPr>
              <w:rPr>
                <w:rStyle w:val="CommentReference"/>
                <w:i/>
              </w:rPr>
            </w:pPr>
            <w:r w:rsidRPr="00BD6880">
              <w:rPr>
                <w:rStyle w:val="CommentReference"/>
                <w:rFonts w:hint="eastAsia"/>
              </w:rPr>
              <w:t>贴子的已删队评论列表</w:t>
            </w:r>
          </w:p>
        </w:tc>
      </w:tr>
      <w:tr w:rsidR="00D112AC" w:rsidRPr="00076C89" w14:paraId="1B3B3608" w14:textId="77777777" w:rsidTr="00F007AA">
        <w:tc>
          <w:tcPr>
            <w:tcW w:w="691" w:type="dxa"/>
          </w:tcPr>
          <w:p w14:paraId="3D3BDDFD" w14:textId="77777777" w:rsidR="00D112AC" w:rsidRPr="00076C89" w:rsidRDefault="00D112AC" w:rsidP="00F007AA">
            <w:pPr>
              <w:rPr>
                <w:rStyle w:val="CommentReference"/>
                <w:i/>
              </w:rPr>
            </w:pPr>
            <w:r>
              <w:rPr>
                <w:rStyle w:val="CommentReference"/>
                <w:rFonts w:hint="eastAsia"/>
              </w:rPr>
              <w:t>4</w:t>
            </w:r>
          </w:p>
        </w:tc>
        <w:tc>
          <w:tcPr>
            <w:tcW w:w="3966" w:type="dxa"/>
          </w:tcPr>
          <w:p w14:paraId="3CC00B1A" w14:textId="77777777" w:rsidR="00D112AC" w:rsidRPr="00076C89" w:rsidRDefault="00D112AC" w:rsidP="00F007AA">
            <w:pPr>
              <w:rPr>
                <w:rStyle w:val="CommentReference"/>
                <w:i/>
              </w:rPr>
            </w:pPr>
            <w:r w:rsidRPr="00BD6880">
              <w:rPr>
                <w:rFonts w:ascii="Consolas" w:hAnsi="Consolas" w:cs="Consolas"/>
                <w:color w:val="000000"/>
                <w:kern w:val="0"/>
                <w:sz w:val="22"/>
                <w:szCs w:val="22"/>
              </w:rPr>
              <w:t>removeComment</w:t>
            </w:r>
          </w:p>
        </w:tc>
        <w:tc>
          <w:tcPr>
            <w:tcW w:w="4163" w:type="dxa"/>
          </w:tcPr>
          <w:p w14:paraId="2E76B645" w14:textId="77777777" w:rsidR="00D112AC" w:rsidRPr="00076C89" w:rsidRDefault="00D112AC" w:rsidP="00F007AA">
            <w:pPr>
              <w:rPr>
                <w:rStyle w:val="CommentReference"/>
                <w:i/>
              </w:rPr>
            </w:pPr>
            <w:r w:rsidRPr="00BD6880">
              <w:rPr>
                <w:rStyle w:val="CommentReference"/>
                <w:rFonts w:hint="eastAsia"/>
              </w:rPr>
              <w:t>取消一条评论</w:t>
            </w:r>
          </w:p>
        </w:tc>
      </w:tr>
      <w:tr w:rsidR="00D112AC" w:rsidRPr="00076C89" w14:paraId="30E7C399" w14:textId="77777777" w:rsidTr="00F007AA">
        <w:tc>
          <w:tcPr>
            <w:tcW w:w="691" w:type="dxa"/>
          </w:tcPr>
          <w:p w14:paraId="499496E4" w14:textId="77777777" w:rsidR="00D112AC" w:rsidRDefault="00D112AC" w:rsidP="00F007AA">
            <w:pPr>
              <w:rPr>
                <w:rStyle w:val="CommentReference"/>
                <w:i/>
              </w:rPr>
            </w:pPr>
            <w:r>
              <w:rPr>
                <w:rStyle w:val="CommentReference"/>
                <w:rFonts w:hint="eastAsia"/>
              </w:rPr>
              <w:t>5</w:t>
            </w:r>
          </w:p>
        </w:tc>
        <w:tc>
          <w:tcPr>
            <w:tcW w:w="3966" w:type="dxa"/>
          </w:tcPr>
          <w:p w14:paraId="646D7554" w14:textId="77777777" w:rsidR="00D112AC" w:rsidRPr="00915DD6" w:rsidRDefault="00D112AC" w:rsidP="00F007AA">
            <w:pPr>
              <w:rPr>
                <w:rFonts w:ascii="Consolas" w:hAnsi="Consolas" w:cs="Consolas"/>
                <w:color w:val="000000"/>
                <w:kern w:val="0"/>
                <w:sz w:val="22"/>
                <w:szCs w:val="22"/>
              </w:rPr>
            </w:pPr>
            <w:r w:rsidRPr="00BD6880">
              <w:rPr>
                <w:rFonts w:ascii="Consolas" w:hAnsi="Consolas" w:cs="Consolas"/>
                <w:color w:val="000000"/>
                <w:kern w:val="0"/>
                <w:sz w:val="22"/>
                <w:szCs w:val="22"/>
              </w:rPr>
              <w:t>findCommentByCommentid</w:t>
            </w:r>
          </w:p>
        </w:tc>
        <w:tc>
          <w:tcPr>
            <w:tcW w:w="4163" w:type="dxa"/>
          </w:tcPr>
          <w:p w14:paraId="563B02D0" w14:textId="77777777" w:rsidR="00D112AC" w:rsidRDefault="00D112AC" w:rsidP="00F007AA">
            <w:pPr>
              <w:rPr>
                <w:rStyle w:val="CommentReference"/>
                <w:i/>
              </w:rPr>
            </w:pPr>
            <w:r w:rsidRPr="00BD6880">
              <w:rPr>
                <w:rStyle w:val="CommentReference"/>
                <w:rFonts w:hint="eastAsia"/>
              </w:rPr>
              <w:t>通过一个评论的</w:t>
            </w:r>
            <w:r w:rsidRPr="00BD6880">
              <w:rPr>
                <w:rStyle w:val="CommentReference"/>
                <w:rFonts w:hint="eastAsia"/>
              </w:rPr>
              <w:t>ID</w:t>
            </w:r>
            <w:r w:rsidRPr="00BD6880">
              <w:rPr>
                <w:rStyle w:val="CommentReference"/>
                <w:rFonts w:hint="eastAsia"/>
              </w:rPr>
              <w:t>，查询评论</w:t>
            </w:r>
          </w:p>
        </w:tc>
      </w:tr>
      <w:tr w:rsidR="00D112AC" w:rsidRPr="00076C89" w14:paraId="07191F75" w14:textId="77777777" w:rsidTr="00F007AA">
        <w:tc>
          <w:tcPr>
            <w:tcW w:w="691" w:type="dxa"/>
          </w:tcPr>
          <w:p w14:paraId="46479CD9" w14:textId="77777777" w:rsidR="00D112AC" w:rsidRDefault="00D112AC" w:rsidP="00F007AA">
            <w:pPr>
              <w:rPr>
                <w:rStyle w:val="CommentReference"/>
                <w:i/>
              </w:rPr>
            </w:pPr>
            <w:r>
              <w:rPr>
                <w:rStyle w:val="CommentReference"/>
                <w:rFonts w:hint="eastAsia"/>
              </w:rPr>
              <w:t>6</w:t>
            </w:r>
          </w:p>
        </w:tc>
        <w:tc>
          <w:tcPr>
            <w:tcW w:w="3966" w:type="dxa"/>
          </w:tcPr>
          <w:p w14:paraId="4459099F" w14:textId="77777777" w:rsidR="00D112AC" w:rsidRPr="00915DD6" w:rsidRDefault="00D112AC" w:rsidP="00F007AA">
            <w:pPr>
              <w:rPr>
                <w:rFonts w:ascii="Consolas" w:hAnsi="Consolas" w:cs="Consolas"/>
                <w:color w:val="000000"/>
                <w:kern w:val="0"/>
                <w:sz w:val="22"/>
                <w:szCs w:val="22"/>
              </w:rPr>
            </w:pPr>
            <w:r w:rsidRPr="00BD6880">
              <w:rPr>
                <w:rFonts w:ascii="Consolas" w:hAnsi="Consolas" w:cs="Consolas"/>
                <w:color w:val="000000"/>
                <w:kern w:val="0"/>
                <w:sz w:val="22"/>
                <w:szCs w:val="22"/>
              </w:rPr>
              <w:t>findEffectiveCommentByCommentid</w:t>
            </w:r>
          </w:p>
        </w:tc>
        <w:tc>
          <w:tcPr>
            <w:tcW w:w="4163" w:type="dxa"/>
          </w:tcPr>
          <w:p w14:paraId="26D2FBF8" w14:textId="77777777" w:rsidR="00D112AC" w:rsidRDefault="00D112AC" w:rsidP="00F007AA">
            <w:pPr>
              <w:rPr>
                <w:rStyle w:val="CommentReference"/>
                <w:i/>
              </w:rPr>
            </w:pPr>
            <w:r w:rsidRPr="00BD6880">
              <w:rPr>
                <w:rStyle w:val="CommentReference"/>
                <w:rFonts w:hint="eastAsia"/>
              </w:rPr>
              <w:t>通过一个评论的</w:t>
            </w:r>
            <w:r w:rsidRPr="00BD6880">
              <w:rPr>
                <w:rStyle w:val="CommentReference"/>
                <w:rFonts w:hint="eastAsia"/>
              </w:rPr>
              <w:t>ID</w:t>
            </w:r>
            <w:r w:rsidRPr="00BD6880">
              <w:rPr>
                <w:rStyle w:val="CommentReference"/>
                <w:rFonts w:hint="eastAsia"/>
              </w:rPr>
              <w:t>，查询有效评论</w:t>
            </w:r>
          </w:p>
        </w:tc>
      </w:tr>
    </w:tbl>
    <w:p w14:paraId="3CFEEF37" w14:textId="77777777" w:rsidR="00D112AC" w:rsidRDefault="00D112AC" w:rsidP="00CC1B0B"/>
    <w:p w14:paraId="354F7682" w14:textId="77777777" w:rsidR="00CC1B0B" w:rsidRDefault="00CC1B0B" w:rsidP="003A0D42"/>
    <w:p w14:paraId="3D6C500F" w14:textId="77777777" w:rsidR="00DD6799" w:rsidRPr="003B358C" w:rsidRDefault="00DD6799" w:rsidP="003A0D42"/>
    <w:p w14:paraId="1F1581AD" w14:textId="6A5CAC4E" w:rsidR="007C2508" w:rsidRDefault="007C2508">
      <w:pPr>
        <w:pStyle w:val="a"/>
        <w:adjustRightInd/>
        <w:snapToGrid/>
        <w:spacing w:before="0" w:after="0" w:line="400" w:lineRule="exact"/>
        <w:ind w:firstLine="482"/>
        <w:jc w:val="both"/>
        <w:rPr>
          <w:rFonts w:ascii="SimHei"/>
          <w:sz w:val="24"/>
        </w:rPr>
      </w:pPr>
    </w:p>
    <w:p w14:paraId="004B0CC6" w14:textId="29A62D35" w:rsidR="007C2508" w:rsidRDefault="007C2508">
      <w:pPr>
        <w:widowControl/>
        <w:jc w:val="left"/>
        <w:rPr>
          <w:rFonts w:ascii="SimHei"/>
          <w:sz w:val="24"/>
        </w:rPr>
      </w:pPr>
      <w:r>
        <w:rPr>
          <w:rFonts w:ascii="SimHei"/>
          <w:sz w:val="24"/>
        </w:rPr>
        <w:br w:type="page"/>
      </w:r>
    </w:p>
    <w:p w14:paraId="67210179" w14:textId="77777777" w:rsidR="007C2508" w:rsidRDefault="007C2508">
      <w:pPr>
        <w:pStyle w:val="a"/>
        <w:adjustRightInd/>
        <w:snapToGrid/>
        <w:spacing w:before="0" w:after="0" w:line="400" w:lineRule="exact"/>
        <w:ind w:firstLine="482"/>
        <w:jc w:val="both"/>
        <w:rPr>
          <w:rFonts w:ascii="SimHei"/>
          <w:sz w:val="24"/>
        </w:rPr>
      </w:pPr>
    </w:p>
    <w:p w14:paraId="661B630A" w14:textId="77777777" w:rsidR="00911ECC" w:rsidRDefault="00911ECC"/>
    <w:p w14:paraId="43B355B8" w14:textId="77777777" w:rsidR="00911ECC" w:rsidRDefault="00911ECC">
      <w:pPr>
        <w:pStyle w:val="Heading1"/>
        <w:jc w:val="center"/>
        <w:rPr>
          <w:rFonts w:eastAsia="SimHei"/>
          <w:sz w:val="32"/>
        </w:rPr>
      </w:pPr>
      <w:r>
        <w:rPr>
          <w:rFonts w:eastAsia="SimHei" w:hint="eastAsia"/>
          <w:sz w:val="32"/>
        </w:rPr>
        <w:t>第</w:t>
      </w:r>
      <w:r>
        <w:rPr>
          <w:rFonts w:eastAsia="SimHei" w:hint="eastAsia"/>
          <w:sz w:val="32"/>
        </w:rPr>
        <w:t>N</w:t>
      </w:r>
      <w:r>
        <w:rPr>
          <w:rFonts w:eastAsia="SimHei" w:hint="eastAsia"/>
          <w:sz w:val="32"/>
        </w:rPr>
        <w:t>章</w:t>
      </w:r>
      <w:r>
        <w:rPr>
          <w:rFonts w:eastAsia="SimHei" w:hint="eastAsia"/>
          <w:sz w:val="32"/>
        </w:rPr>
        <w:t xml:space="preserve"> </w:t>
      </w:r>
      <w:r>
        <w:rPr>
          <w:rFonts w:eastAsia="SimHei" w:hint="eastAsia"/>
          <w:sz w:val="32"/>
        </w:rPr>
        <w:t>结束语</w:t>
      </w:r>
      <w:bookmarkEnd w:id="12"/>
    </w:p>
    <w:p w14:paraId="51EC3A93" w14:textId="77777777" w:rsidR="00911ECC" w:rsidRDefault="00993F28">
      <w:pPr>
        <w:pStyle w:val="Heading2"/>
        <w:rPr>
          <w:rFonts w:ascii="SimHei"/>
          <w:sz w:val="28"/>
        </w:rPr>
      </w:pPr>
      <w:bookmarkStart w:id="74" w:name="_Toc263248535"/>
      <w:r>
        <w:rPr>
          <w:rFonts w:ascii="SimHei"/>
          <w:noProof/>
          <w:sz w:val="20"/>
          <w:lang w:val="en-US" w:eastAsia="zh-CN"/>
        </w:rPr>
        <mc:AlternateContent>
          <mc:Choice Requires="wps">
            <w:drawing>
              <wp:anchor distT="0" distB="0" distL="114300" distR="114300" simplePos="0" relativeHeight="251646464" behindDoc="0" locked="0" layoutInCell="1" allowOverlap="1" wp14:anchorId="3F8C1F3E" wp14:editId="7D975321">
                <wp:simplePos x="0" y="0"/>
                <wp:positionH relativeFrom="column">
                  <wp:posOffset>2514600</wp:posOffset>
                </wp:positionH>
                <wp:positionV relativeFrom="paragraph">
                  <wp:posOffset>187325</wp:posOffset>
                </wp:positionV>
                <wp:extent cx="2057400" cy="495300"/>
                <wp:effectExtent l="9525" t="6985" r="9525" b="107315"/>
                <wp:wrapNone/>
                <wp:docPr id="5"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95300"/>
                        </a:xfrm>
                        <a:prstGeom prst="wedgeRoundRectCallout">
                          <a:avLst>
                            <a:gd name="adj1" fmla="val -43750"/>
                            <a:gd name="adj2" fmla="val 70000"/>
                            <a:gd name="adj3" fmla="val 16667"/>
                          </a:avLst>
                        </a:prstGeom>
                        <a:solidFill>
                          <a:srgbClr val="FFFFFF"/>
                        </a:solidFill>
                        <a:ln w="9525">
                          <a:solidFill>
                            <a:srgbClr val="000000"/>
                          </a:solidFill>
                          <a:miter lim="800000"/>
                          <a:headEnd/>
                          <a:tailEnd/>
                        </a:ln>
                      </wps:spPr>
                      <wps:txbx>
                        <w:txbxContent>
                          <w:p w14:paraId="6D73CA16" w14:textId="77777777" w:rsidR="00F007AA" w:rsidRDefault="00F007AA">
                            <w:r>
                              <w:rPr>
                                <w:rFonts w:hint="eastAsia"/>
                              </w:rPr>
                              <w:t>根据实际情况总结论文工作，列出成果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8C1F3E" id="AutoShape 36" o:spid="_x0000_s1033" type="#_x0000_t62" style="position:absolute;left:0;text-align:left;margin-left:198pt;margin-top:14.75pt;width:162pt;height:3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">
                <v:textbox>
                  <w:txbxContent>
                    <w:p w14:paraId="6D73CA16" w14:textId="77777777" w:rsidR="00F007AA" w:rsidRDefault="00F007AA">
                      <w:r>
                        <w:rPr>
                          <w:rFonts w:hint="eastAsia"/>
                        </w:rPr>
                        <w:t>根据实际情况总结论文工作，列出成果</w:t>
                      </w:r>
                    </w:p>
                  </w:txbxContent>
                </v:textbox>
              </v:shape>
            </w:pict>
          </mc:Fallback>
        </mc:AlternateContent>
      </w:r>
      <w:r w:rsidR="00911ECC">
        <w:rPr>
          <w:rFonts w:ascii="SimHei" w:hint="eastAsia"/>
          <w:sz w:val="28"/>
        </w:rPr>
        <w:t>N．1 论文工作总结</w:t>
      </w:r>
      <w:bookmarkEnd w:id="74"/>
    </w:p>
    <w:p w14:paraId="6E900539" w14:textId="77777777" w:rsidR="00911ECC" w:rsidRDefault="00911ECC">
      <w:pPr>
        <w:pStyle w:val="a"/>
        <w:adjustRightInd/>
        <w:snapToGrid/>
        <w:spacing w:before="0" w:after="0" w:line="240" w:lineRule="auto"/>
        <w:jc w:val="both"/>
        <w:rPr>
          <w:rFonts w:ascii="SimSun" w:hAnsi="SimSun"/>
          <w:sz w:val="24"/>
        </w:rPr>
      </w:pPr>
    </w:p>
    <w:p w14:paraId="26254429" w14:textId="77777777" w:rsidR="00911ECC" w:rsidRDefault="00911ECC">
      <w:pPr>
        <w:pStyle w:val="a"/>
        <w:adjustRightInd/>
        <w:snapToGrid/>
        <w:spacing w:before="0" w:after="0" w:line="400" w:lineRule="exact"/>
        <w:ind w:firstLine="482"/>
        <w:jc w:val="both"/>
        <w:rPr>
          <w:sz w:val="24"/>
        </w:rPr>
      </w:pPr>
      <w:r>
        <w:rPr>
          <w:rFonts w:hint="eastAsia"/>
          <w:sz w:val="24"/>
        </w:rPr>
        <w:t>本文分析了</w:t>
      </w:r>
      <w:r>
        <w:rPr>
          <w:rFonts w:hint="eastAsia"/>
          <w:sz w:val="24"/>
        </w:rPr>
        <w:t>XXX</w:t>
      </w:r>
      <w:r>
        <w:rPr>
          <w:rFonts w:hint="eastAsia"/>
          <w:sz w:val="24"/>
        </w:rPr>
        <w:t>，论述了</w:t>
      </w:r>
      <w:r>
        <w:rPr>
          <w:rFonts w:hint="eastAsia"/>
          <w:sz w:val="24"/>
        </w:rPr>
        <w:t>XXX</w:t>
      </w:r>
      <w:r>
        <w:rPr>
          <w:rFonts w:hint="eastAsia"/>
          <w:sz w:val="24"/>
        </w:rPr>
        <w:t>，讨论了</w:t>
      </w:r>
      <w:r>
        <w:rPr>
          <w:rFonts w:hint="eastAsia"/>
          <w:sz w:val="24"/>
        </w:rPr>
        <w:t>XXX</w:t>
      </w:r>
      <w:r>
        <w:rPr>
          <w:rFonts w:hint="eastAsia"/>
          <w:sz w:val="24"/>
        </w:rPr>
        <w:t>，给出了</w:t>
      </w:r>
      <w:r>
        <w:rPr>
          <w:rFonts w:hint="eastAsia"/>
          <w:sz w:val="24"/>
        </w:rPr>
        <w:t>XXX</w:t>
      </w:r>
      <w:r>
        <w:rPr>
          <w:rFonts w:hint="eastAsia"/>
          <w:sz w:val="24"/>
        </w:rPr>
        <w:t>，提出了</w:t>
      </w:r>
      <w:r>
        <w:rPr>
          <w:rFonts w:hint="eastAsia"/>
          <w:sz w:val="24"/>
        </w:rPr>
        <w:t>XXX</w:t>
      </w:r>
      <w:r>
        <w:rPr>
          <w:rFonts w:hint="eastAsia"/>
          <w:sz w:val="24"/>
        </w:rPr>
        <w:t>，设计了</w:t>
      </w:r>
      <w:r>
        <w:rPr>
          <w:rFonts w:hint="eastAsia"/>
          <w:sz w:val="24"/>
        </w:rPr>
        <w:t>XXX</w:t>
      </w:r>
      <w:r>
        <w:rPr>
          <w:rFonts w:hint="eastAsia"/>
          <w:sz w:val="24"/>
        </w:rPr>
        <w:t>，编码实现了</w:t>
      </w:r>
      <w:r>
        <w:rPr>
          <w:rFonts w:hint="eastAsia"/>
          <w:sz w:val="24"/>
        </w:rPr>
        <w:t>XXX</w:t>
      </w:r>
      <w:r>
        <w:rPr>
          <w:rFonts w:hint="eastAsia"/>
          <w:sz w:val="24"/>
        </w:rPr>
        <w:t>，研究了</w:t>
      </w:r>
      <w:r>
        <w:rPr>
          <w:rFonts w:hint="eastAsia"/>
          <w:sz w:val="24"/>
        </w:rPr>
        <w:t>XXX</w:t>
      </w:r>
      <w:r>
        <w:rPr>
          <w:rFonts w:hint="eastAsia"/>
          <w:sz w:val="24"/>
        </w:rPr>
        <w:t>，组织实施了</w:t>
      </w:r>
      <w:r>
        <w:rPr>
          <w:rFonts w:hint="eastAsia"/>
          <w:sz w:val="24"/>
        </w:rPr>
        <w:t>XXX</w:t>
      </w:r>
      <w:r>
        <w:rPr>
          <w:rFonts w:hint="eastAsia"/>
          <w:sz w:val="24"/>
        </w:rPr>
        <w:t>，等</w:t>
      </w:r>
    </w:p>
    <w:p w14:paraId="7EB49476" w14:textId="77777777" w:rsidR="00911ECC" w:rsidRDefault="00911ECC">
      <w:pPr>
        <w:pStyle w:val="a"/>
        <w:adjustRightInd/>
        <w:snapToGrid/>
        <w:spacing w:before="0" w:after="0" w:line="360" w:lineRule="auto"/>
        <w:ind w:firstLine="480"/>
        <w:jc w:val="both"/>
        <w:rPr>
          <w:sz w:val="24"/>
        </w:rPr>
      </w:pPr>
      <w:r>
        <w:rPr>
          <w:rFonts w:hint="eastAsia"/>
          <w:sz w:val="24"/>
        </w:rPr>
        <w:t>本文取得的主要成果有：（注意：是“成果”，不是你做的工作）</w:t>
      </w:r>
    </w:p>
    <w:p w14:paraId="70B05C37" w14:textId="77777777" w:rsidR="00911ECC" w:rsidRDefault="00911ECC" w:rsidP="00E87E06">
      <w:pPr>
        <w:pStyle w:val="a"/>
        <w:numPr>
          <w:ilvl w:val="0"/>
          <w:numId w:val="2"/>
        </w:numPr>
        <w:adjustRightInd/>
        <w:snapToGrid/>
        <w:spacing w:before="0" w:after="0" w:line="360" w:lineRule="auto"/>
        <w:jc w:val="both"/>
        <w:rPr>
          <w:sz w:val="24"/>
        </w:rPr>
      </w:pPr>
      <w:r>
        <w:rPr>
          <w:rFonts w:hint="eastAsia"/>
          <w:sz w:val="24"/>
        </w:rPr>
        <w:t>XXX</w:t>
      </w:r>
    </w:p>
    <w:p w14:paraId="38CE92CE" w14:textId="77777777" w:rsidR="00911ECC" w:rsidRDefault="00911ECC" w:rsidP="00E87E06">
      <w:pPr>
        <w:pStyle w:val="a"/>
        <w:numPr>
          <w:ilvl w:val="0"/>
          <w:numId w:val="2"/>
        </w:numPr>
        <w:adjustRightInd/>
        <w:snapToGrid/>
        <w:spacing w:before="0" w:after="0" w:line="360" w:lineRule="auto"/>
        <w:jc w:val="both"/>
        <w:rPr>
          <w:sz w:val="24"/>
        </w:rPr>
      </w:pPr>
      <w:r>
        <w:rPr>
          <w:rFonts w:hint="eastAsia"/>
          <w:sz w:val="24"/>
        </w:rPr>
        <w:t>XXX</w:t>
      </w:r>
    </w:p>
    <w:p w14:paraId="67E2C72B" w14:textId="77777777" w:rsidR="00911ECC" w:rsidRDefault="00911ECC">
      <w:pPr>
        <w:pStyle w:val="a"/>
        <w:adjustRightInd/>
        <w:snapToGrid/>
        <w:spacing w:before="0" w:after="0" w:line="360" w:lineRule="auto"/>
        <w:jc w:val="both"/>
        <w:rPr>
          <w:rFonts w:ascii="SimSun" w:hAnsi="SimSun"/>
        </w:rPr>
      </w:pPr>
    </w:p>
    <w:p w14:paraId="01FFB0C4" w14:textId="77777777" w:rsidR="00911ECC" w:rsidRDefault="00993F28">
      <w:pPr>
        <w:pStyle w:val="Heading2"/>
        <w:rPr>
          <w:rFonts w:ascii="SimHei"/>
          <w:sz w:val="28"/>
        </w:rPr>
      </w:pPr>
      <w:bookmarkStart w:id="75" w:name="_Toc263248536"/>
      <w:r>
        <w:rPr>
          <w:rFonts w:ascii="SimHei"/>
          <w:noProof/>
          <w:sz w:val="20"/>
          <w:lang w:val="en-US" w:eastAsia="zh-CN"/>
        </w:rPr>
        <mc:AlternateContent>
          <mc:Choice Requires="wps">
            <w:drawing>
              <wp:anchor distT="0" distB="0" distL="114300" distR="114300" simplePos="0" relativeHeight="251647488" behindDoc="0" locked="0" layoutInCell="1" allowOverlap="1" wp14:anchorId="315D0F60" wp14:editId="5A23AF6A">
                <wp:simplePos x="0" y="0"/>
                <wp:positionH relativeFrom="column">
                  <wp:posOffset>1600200</wp:posOffset>
                </wp:positionH>
                <wp:positionV relativeFrom="paragraph">
                  <wp:posOffset>9525</wp:posOffset>
                </wp:positionV>
                <wp:extent cx="1714500" cy="495300"/>
                <wp:effectExtent l="9525" t="8890" r="9525" b="114935"/>
                <wp:wrapNone/>
                <wp:docPr id="4"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495300"/>
                        </a:xfrm>
                        <a:prstGeom prst="wedgeRoundRectCallout">
                          <a:avLst>
                            <a:gd name="adj1" fmla="val -43750"/>
                            <a:gd name="adj2" fmla="val 70000"/>
                            <a:gd name="adj3" fmla="val 16667"/>
                          </a:avLst>
                        </a:prstGeom>
                        <a:solidFill>
                          <a:srgbClr val="FFFFFF"/>
                        </a:solidFill>
                        <a:ln w="9525">
                          <a:solidFill>
                            <a:srgbClr val="000000"/>
                          </a:solidFill>
                          <a:miter lim="800000"/>
                          <a:headEnd/>
                          <a:tailEnd/>
                        </a:ln>
                      </wps:spPr>
                      <wps:txbx>
                        <w:txbxContent>
                          <w:p w14:paraId="7D92C310" w14:textId="77777777" w:rsidR="00F007AA" w:rsidRDefault="00F007AA">
                            <w:r>
                              <w:rPr>
                                <w:rFonts w:hint="eastAsia"/>
                              </w:rPr>
                              <w:t>指出存在的问题，提出可以进一步开展的工作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5D0F60" id="AutoShape 37" o:spid="_x0000_s1034" type="#_x0000_t62" style="position:absolute;left:0;text-align:left;margin-left:126pt;margin-top:.75pt;width:135pt;height:39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">
                <v:textbox>
                  <w:txbxContent>
                    <w:p w14:paraId="7D92C310" w14:textId="77777777" w:rsidR="00F007AA" w:rsidRDefault="00F007AA">
                      <w:r>
                        <w:rPr>
                          <w:rFonts w:hint="eastAsia"/>
                        </w:rPr>
                        <w:t>指出存在的问题，提出可以进一步开展的工作</w:t>
                      </w:r>
                    </w:p>
                  </w:txbxContent>
                </v:textbox>
              </v:shape>
            </w:pict>
          </mc:Fallback>
        </mc:AlternateContent>
      </w:r>
      <w:r w:rsidR="00911ECC">
        <w:rPr>
          <w:rFonts w:ascii="SimHei" w:hint="eastAsia"/>
          <w:sz w:val="28"/>
        </w:rPr>
        <w:t>N．2 问题和展望</w:t>
      </w:r>
      <w:bookmarkEnd w:id="75"/>
    </w:p>
    <w:p w14:paraId="492CF125" w14:textId="77777777" w:rsidR="00911ECC" w:rsidRDefault="00911ECC">
      <w:pPr>
        <w:pStyle w:val="a"/>
        <w:adjustRightInd/>
        <w:snapToGrid/>
        <w:spacing w:before="0" w:after="0" w:line="400" w:lineRule="exact"/>
        <w:jc w:val="both"/>
        <w:rPr>
          <w:rFonts w:ascii="SimSun" w:hAnsi="SimSun"/>
          <w:sz w:val="24"/>
        </w:rPr>
      </w:pPr>
    </w:p>
    <w:p w14:paraId="5C2BFD25" w14:textId="77777777" w:rsidR="00911ECC" w:rsidRDefault="00911ECC">
      <w:pPr>
        <w:pStyle w:val="a"/>
        <w:adjustRightInd/>
        <w:snapToGrid/>
        <w:spacing w:before="0" w:after="0" w:line="400" w:lineRule="exact"/>
        <w:jc w:val="both"/>
        <w:rPr>
          <w:rFonts w:ascii="SimSun" w:hAnsi="SimSun"/>
          <w:sz w:val="24"/>
        </w:rPr>
      </w:pPr>
    </w:p>
    <w:p w14:paraId="1E9B6A15" w14:textId="77777777" w:rsidR="00911ECC" w:rsidRDefault="00911ECC">
      <w:pPr>
        <w:pStyle w:val="a"/>
        <w:adjustRightInd/>
        <w:snapToGrid/>
        <w:spacing w:before="0" w:after="0" w:line="360" w:lineRule="auto"/>
        <w:jc w:val="both"/>
        <w:rPr>
          <w:rFonts w:ascii="SimSun" w:hAnsi="SimSun"/>
        </w:rPr>
      </w:pPr>
    </w:p>
    <w:p w14:paraId="4B4161D9" w14:textId="77777777" w:rsidR="00911ECC" w:rsidRDefault="00911ECC">
      <w:pPr>
        <w:pStyle w:val="a"/>
        <w:adjustRightInd/>
        <w:snapToGrid/>
        <w:spacing w:before="0" w:after="0" w:line="360" w:lineRule="auto"/>
        <w:rPr>
          <w:rFonts w:ascii="SimHei" w:eastAsia="SimHei" w:hAnsi="SimSun"/>
          <w:sz w:val="32"/>
        </w:rPr>
      </w:pPr>
      <w:r>
        <w:rPr>
          <w:rFonts w:ascii="SimSun"/>
        </w:rPr>
        <w:br w:type="page"/>
      </w:r>
      <w:r>
        <w:rPr>
          <w:rFonts w:ascii="SimHei" w:eastAsia="SimHei" w:hAnsi="SimSun" w:hint="eastAsia"/>
          <w:sz w:val="32"/>
        </w:rPr>
        <w:lastRenderedPageBreak/>
        <w:t>参考文献</w:t>
      </w:r>
    </w:p>
    <w:p w14:paraId="2653A0D8" w14:textId="77777777" w:rsidR="00911ECC" w:rsidRDefault="00911ECC">
      <w:pPr>
        <w:pStyle w:val="a"/>
        <w:adjustRightInd/>
        <w:snapToGrid/>
        <w:spacing w:before="0" w:after="0" w:line="240" w:lineRule="auto"/>
        <w:jc w:val="both"/>
        <w:rPr>
          <w:rFonts w:ascii="SimSun" w:hAnsi="SimSun"/>
        </w:rPr>
      </w:pPr>
    </w:p>
    <w:p w14:paraId="714E3E3B" w14:textId="77777777" w:rsidR="00911ECC" w:rsidRDefault="00911ECC">
      <w:pPr>
        <w:spacing w:line="360" w:lineRule="auto"/>
        <w:ind w:firstLine="420"/>
        <w:rPr>
          <w:rFonts w:ascii="SimSun" w:hAnsi="SimSun"/>
          <w:sz w:val="24"/>
        </w:rPr>
      </w:pPr>
      <w:r>
        <w:rPr>
          <w:rFonts w:ascii="SimSun" w:hAnsi="SimSun" w:hint="eastAsia"/>
          <w:sz w:val="24"/>
        </w:rPr>
        <w:t>参考文献内容中文字采用五号宋体、英文采用“</w:t>
      </w:r>
      <w:r>
        <w:rPr>
          <w:rFonts w:hint="eastAsia"/>
          <w:sz w:val="24"/>
        </w:rPr>
        <w:t>Times New Roman</w:t>
      </w:r>
      <w:r>
        <w:rPr>
          <w:rFonts w:ascii="SimSun" w:hAnsi="SimSun"/>
          <w:sz w:val="24"/>
        </w:rPr>
        <w:t>”</w:t>
      </w:r>
      <w:r>
        <w:rPr>
          <w:rFonts w:ascii="SimSun" w:hAnsi="SimSun" w:hint="eastAsia"/>
          <w:sz w:val="24"/>
        </w:rPr>
        <w:t>五号字体，行间距为20磅，段间距为段前0行，段后0行。按照参考文献在文中出现的顺序采用阿拉伯数字连续编号，其排列格式为：</w:t>
      </w:r>
    </w:p>
    <w:p w14:paraId="61B64D60" w14:textId="77777777" w:rsidR="00911ECC" w:rsidRDefault="00911ECC">
      <w:pPr>
        <w:spacing w:line="400" w:lineRule="exact"/>
        <w:ind w:firstLine="420"/>
        <w:rPr>
          <w:rFonts w:ascii="SimSun" w:hAnsi="SimSun"/>
          <w:szCs w:val="21"/>
        </w:rPr>
      </w:pPr>
      <w:r>
        <w:rPr>
          <w:rFonts w:ascii="SimSun" w:hAnsi="SimSun" w:hint="eastAsia"/>
          <w:szCs w:val="21"/>
        </w:rPr>
        <w:t>（1）专著中的文献</w:t>
      </w:r>
    </w:p>
    <w:p w14:paraId="29C3441A" w14:textId="77777777" w:rsidR="00911ECC" w:rsidRDefault="00911ECC">
      <w:pPr>
        <w:spacing w:line="400" w:lineRule="exact"/>
        <w:ind w:firstLine="420"/>
        <w:rPr>
          <w:rFonts w:ascii="SimSun" w:hAnsi="SimSun"/>
          <w:szCs w:val="21"/>
        </w:rPr>
      </w:pPr>
      <w:r>
        <w:rPr>
          <w:rFonts w:ascii="SimSun" w:hAnsi="SimSun" w:hint="eastAsia"/>
          <w:szCs w:val="21"/>
        </w:rPr>
        <w:t>[序号]  作者  专著名称  版本</w:t>
      </w:r>
      <w:r>
        <w:rPr>
          <w:rFonts w:ascii="SimSun" w:hAnsi="SimSun"/>
          <w:szCs w:val="21"/>
        </w:rPr>
        <w:t>(</w:t>
      </w:r>
      <w:r>
        <w:rPr>
          <w:rFonts w:ascii="SimSun" w:hAnsi="SimSun" w:hint="eastAsia"/>
          <w:szCs w:val="21"/>
        </w:rPr>
        <w:t>第１版不加标注</w:t>
      </w:r>
      <w:r>
        <w:rPr>
          <w:rFonts w:ascii="SimSun" w:hAnsi="SimSun"/>
          <w:szCs w:val="21"/>
        </w:rPr>
        <w:t>)</w:t>
      </w:r>
      <w:r>
        <w:rPr>
          <w:rFonts w:ascii="SimSun" w:hAnsi="SimSun" w:hint="eastAsia"/>
          <w:szCs w:val="21"/>
        </w:rPr>
        <w:t xml:space="preserve">  出版者 出版年  参考页码</w:t>
      </w:r>
    </w:p>
    <w:p w14:paraId="43186652" w14:textId="77777777" w:rsidR="00911ECC" w:rsidRDefault="00911ECC">
      <w:pPr>
        <w:spacing w:line="400" w:lineRule="exact"/>
        <w:ind w:firstLine="420"/>
        <w:rPr>
          <w:rFonts w:ascii="SimSun" w:hAnsi="SimSun"/>
          <w:szCs w:val="21"/>
        </w:rPr>
      </w:pPr>
      <w:r>
        <w:rPr>
          <w:rFonts w:ascii="SimSun" w:hAnsi="SimSun" w:hint="eastAsia"/>
          <w:szCs w:val="21"/>
        </w:rPr>
        <w:t>（2）期刊中的文献</w:t>
      </w:r>
    </w:p>
    <w:p w14:paraId="1A1A3F91" w14:textId="77777777" w:rsidR="00911ECC" w:rsidRDefault="00911ECC">
      <w:pPr>
        <w:spacing w:line="400" w:lineRule="exact"/>
        <w:ind w:left="420"/>
        <w:rPr>
          <w:rFonts w:ascii="SimSun" w:hAnsi="SimSun"/>
          <w:szCs w:val="21"/>
        </w:rPr>
      </w:pPr>
      <w:r>
        <w:rPr>
          <w:rFonts w:ascii="SimSun" w:hAnsi="SimSun" w:hint="eastAsia"/>
          <w:szCs w:val="21"/>
        </w:rPr>
        <w:t>[序号]  作者  文献名称  期刊名称  卷号（期号）  年月  页码范围</w:t>
      </w:r>
    </w:p>
    <w:p w14:paraId="7C05671A" w14:textId="77777777" w:rsidR="00911ECC" w:rsidRDefault="00911ECC">
      <w:pPr>
        <w:spacing w:line="400" w:lineRule="exact"/>
        <w:ind w:left="420"/>
        <w:rPr>
          <w:rFonts w:ascii="SimSun" w:hAnsi="SimSun"/>
          <w:szCs w:val="21"/>
        </w:rPr>
      </w:pPr>
      <w:r>
        <w:rPr>
          <w:rFonts w:ascii="SimSun" w:hAnsi="SimSun" w:hint="eastAsia"/>
          <w:szCs w:val="21"/>
        </w:rPr>
        <w:t>（3）论文集</w:t>
      </w:r>
    </w:p>
    <w:p w14:paraId="765150F2" w14:textId="77777777" w:rsidR="00911ECC" w:rsidRDefault="00911ECC">
      <w:pPr>
        <w:spacing w:line="400" w:lineRule="exact"/>
        <w:ind w:left="420"/>
        <w:rPr>
          <w:rFonts w:ascii="SimSun" w:hAnsi="SimSun"/>
          <w:szCs w:val="21"/>
        </w:rPr>
      </w:pPr>
      <w:r>
        <w:rPr>
          <w:rFonts w:ascii="SimSun" w:hAnsi="SimSun" w:hint="eastAsia"/>
          <w:szCs w:val="21"/>
        </w:rPr>
        <w:t>[序号]  作者  论文题目  见</w:t>
      </w:r>
      <w:r>
        <w:rPr>
          <w:rFonts w:ascii="SimSun" w:hAnsi="SimSun"/>
          <w:szCs w:val="21"/>
        </w:rPr>
        <w:t>(</w:t>
      </w:r>
      <w:r>
        <w:rPr>
          <w:rFonts w:ascii="SimSun" w:hAnsi="SimSun" w:hint="eastAsia"/>
          <w:szCs w:val="21"/>
        </w:rPr>
        <w:t>英文用</w:t>
      </w:r>
      <w:r>
        <w:rPr>
          <w:rFonts w:ascii="SimSun" w:hAnsi="SimSun"/>
          <w:szCs w:val="21"/>
        </w:rPr>
        <w:t>In)</w:t>
      </w:r>
      <w:r>
        <w:rPr>
          <w:rFonts w:ascii="SimSun" w:hAnsi="SimSun" w:hint="eastAsia"/>
          <w:szCs w:val="21"/>
        </w:rPr>
        <w:t xml:space="preserve">  主编  论文集名  出版地  出版年  页码范围</w:t>
      </w:r>
    </w:p>
    <w:p w14:paraId="289B4189" w14:textId="77777777" w:rsidR="00911ECC" w:rsidRDefault="00911ECC">
      <w:pPr>
        <w:spacing w:line="400" w:lineRule="exact"/>
        <w:ind w:left="420"/>
        <w:rPr>
          <w:rFonts w:ascii="SimSun" w:hAnsi="SimSun"/>
          <w:szCs w:val="21"/>
        </w:rPr>
      </w:pPr>
      <w:r>
        <w:rPr>
          <w:rFonts w:ascii="SimSun" w:hAnsi="SimSun" w:hint="eastAsia"/>
          <w:szCs w:val="21"/>
        </w:rPr>
        <w:t>（4）学位论文</w:t>
      </w:r>
    </w:p>
    <w:p w14:paraId="672DF4B7" w14:textId="77777777" w:rsidR="00911ECC" w:rsidRDefault="00911ECC">
      <w:pPr>
        <w:spacing w:line="400" w:lineRule="exact"/>
        <w:ind w:firstLine="420"/>
        <w:rPr>
          <w:rFonts w:ascii="SimSun" w:hAnsi="SimSun"/>
          <w:szCs w:val="21"/>
        </w:rPr>
      </w:pPr>
      <w:r>
        <w:rPr>
          <w:rFonts w:ascii="SimSun" w:hAnsi="SimSun" w:hint="eastAsia"/>
          <w:szCs w:val="21"/>
        </w:rPr>
        <w:t>[序号]  作者  题目  ［学位论文］</w:t>
      </w:r>
      <w:r>
        <w:rPr>
          <w:rFonts w:ascii="SimSun" w:hAnsi="SimSun"/>
          <w:szCs w:val="21"/>
        </w:rPr>
        <w:t>(</w:t>
      </w:r>
      <w:r>
        <w:rPr>
          <w:rFonts w:ascii="SimSun" w:hAnsi="SimSun" w:hint="eastAsia"/>
          <w:szCs w:val="21"/>
        </w:rPr>
        <w:t>英文用［</w:t>
      </w:r>
      <w:r>
        <w:rPr>
          <w:rFonts w:ascii="SimSun" w:hAnsi="SimSun"/>
          <w:szCs w:val="21"/>
        </w:rPr>
        <w:t>Dissertation</w:t>
      </w:r>
      <w:r>
        <w:rPr>
          <w:rFonts w:ascii="SimSun" w:hAnsi="SimSun" w:hint="eastAsia"/>
          <w:szCs w:val="21"/>
        </w:rPr>
        <w:t>］</w:t>
      </w:r>
      <w:r>
        <w:rPr>
          <w:rFonts w:ascii="SimSun" w:hAnsi="SimSun"/>
          <w:szCs w:val="21"/>
        </w:rPr>
        <w:t>)</w:t>
      </w:r>
      <w:r>
        <w:rPr>
          <w:rFonts w:ascii="SimSun" w:hAnsi="SimSun" w:hint="eastAsia"/>
          <w:szCs w:val="21"/>
        </w:rPr>
        <w:t>，保存地点，保存单位，年份</w:t>
      </w:r>
    </w:p>
    <w:p w14:paraId="6912096A" w14:textId="77777777" w:rsidR="00911ECC" w:rsidRDefault="00911ECC">
      <w:pPr>
        <w:spacing w:line="400" w:lineRule="exact"/>
        <w:ind w:left="420"/>
        <w:rPr>
          <w:rFonts w:ascii="SimSun" w:hAnsi="SimSun"/>
          <w:szCs w:val="21"/>
        </w:rPr>
      </w:pPr>
      <w:r>
        <w:rPr>
          <w:rFonts w:ascii="SimSun" w:hAnsi="SimSun" w:hint="eastAsia"/>
          <w:szCs w:val="21"/>
        </w:rPr>
        <w:t>（5）专利</w:t>
      </w:r>
    </w:p>
    <w:p w14:paraId="740007CA" w14:textId="77777777" w:rsidR="00911ECC" w:rsidRDefault="00911ECC">
      <w:pPr>
        <w:spacing w:line="400" w:lineRule="exact"/>
        <w:ind w:firstLine="420"/>
        <w:rPr>
          <w:rFonts w:ascii="SimSun" w:hAnsi="SimSun"/>
          <w:szCs w:val="21"/>
        </w:rPr>
      </w:pPr>
      <w:r>
        <w:rPr>
          <w:rFonts w:ascii="SimSun" w:hAnsi="SimSun" w:hint="eastAsia"/>
          <w:szCs w:val="21"/>
        </w:rPr>
        <w:t>[序号]  专利申请者  题目  国别  专利文献种类  专利号  批准日期</w:t>
      </w:r>
    </w:p>
    <w:p w14:paraId="4037B9E2" w14:textId="77777777" w:rsidR="00911ECC" w:rsidRDefault="00911ECC">
      <w:pPr>
        <w:spacing w:line="400" w:lineRule="exact"/>
        <w:ind w:left="420"/>
        <w:rPr>
          <w:rFonts w:ascii="SimSun" w:hAnsi="SimSun"/>
          <w:szCs w:val="21"/>
        </w:rPr>
      </w:pPr>
      <w:r>
        <w:rPr>
          <w:rFonts w:ascii="SimSun" w:hAnsi="SimSun" w:hint="eastAsia"/>
          <w:szCs w:val="21"/>
        </w:rPr>
        <w:t>（6）技术标准</w:t>
      </w:r>
    </w:p>
    <w:p w14:paraId="34E2E35A" w14:textId="77777777" w:rsidR="00911ECC" w:rsidRDefault="00911ECC">
      <w:pPr>
        <w:spacing w:line="400" w:lineRule="exact"/>
        <w:ind w:firstLine="420"/>
        <w:rPr>
          <w:rFonts w:ascii="SimSun" w:hAnsi="SimSun"/>
          <w:szCs w:val="21"/>
        </w:rPr>
      </w:pPr>
      <w:r>
        <w:rPr>
          <w:rFonts w:ascii="SimSun" w:hAnsi="SimSun" w:hint="eastAsia"/>
          <w:szCs w:val="21"/>
        </w:rPr>
        <w:t xml:space="preserve">[序号] </w:t>
      </w:r>
      <w:r>
        <w:rPr>
          <w:rFonts w:ascii="SimSun" w:hAnsi="SimSun"/>
          <w:szCs w:val="21"/>
        </w:rPr>
        <w:t xml:space="preserve"> </w:t>
      </w:r>
      <w:r>
        <w:rPr>
          <w:rFonts w:ascii="SimSun" w:hAnsi="SimSun" w:hint="eastAsia"/>
          <w:szCs w:val="21"/>
        </w:rPr>
        <w:t>起草责任者  标准代号  标准顺序号－发布年  标准名称  出版地，出版者，出版年度</w:t>
      </w:r>
    </w:p>
    <w:p w14:paraId="7F38BBC6" w14:textId="77777777" w:rsidR="00911ECC" w:rsidRDefault="00911ECC">
      <w:pPr>
        <w:pStyle w:val="BodyText"/>
        <w:tabs>
          <w:tab w:val="clear" w:pos="1245"/>
        </w:tabs>
        <w:ind w:firstLine="420"/>
        <w:rPr>
          <w:sz w:val="24"/>
          <w:szCs w:val="24"/>
        </w:rPr>
      </w:pPr>
      <w:r>
        <w:rPr>
          <w:rFonts w:hint="eastAsia"/>
          <w:sz w:val="24"/>
          <w:szCs w:val="24"/>
        </w:rPr>
        <w:t>注：文献中的作者数量低于三位时全部列出；超过三位时只列前三位，其后加“等”字即可；作者姓名之间用逗号分开；中外人名一律采用姓在前，名在后的著录法。</w:t>
      </w:r>
    </w:p>
    <w:p w14:paraId="3E889118" w14:textId="77777777" w:rsidR="00911ECC" w:rsidRDefault="00911ECC">
      <w:pPr>
        <w:pStyle w:val="a"/>
        <w:adjustRightInd/>
        <w:snapToGrid/>
        <w:spacing w:before="0" w:after="0" w:line="240" w:lineRule="auto"/>
        <w:jc w:val="both"/>
        <w:rPr>
          <w:rFonts w:ascii="SimSun" w:hAnsi="SimSun"/>
          <w:sz w:val="24"/>
        </w:rPr>
      </w:pPr>
    </w:p>
    <w:p w14:paraId="18330A6E" w14:textId="77777777" w:rsidR="00911ECC" w:rsidRDefault="00911ECC">
      <w:pPr>
        <w:pStyle w:val="a"/>
        <w:adjustRightInd/>
        <w:snapToGrid/>
        <w:spacing w:before="0" w:after="0" w:line="360" w:lineRule="auto"/>
        <w:jc w:val="both"/>
        <w:rPr>
          <w:rFonts w:ascii="SimSun" w:hAnsi="SimSun"/>
          <w:sz w:val="24"/>
        </w:rPr>
      </w:pPr>
      <w:r>
        <w:rPr>
          <w:rFonts w:ascii="SimSun" w:hAnsi="SimSun" w:hint="eastAsia"/>
          <w:sz w:val="24"/>
        </w:rPr>
        <w:t>在学位论文中引用参考文献时，应在引出处的右上方用方括号标注阿拉伯数字编排的序号。</w:t>
      </w:r>
    </w:p>
    <w:p w14:paraId="7923E716" w14:textId="77777777" w:rsidR="00911ECC" w:rsidRDefault="00911ECC">
      <w:pPr>
        <w:pStyle w:val="a"/>
        <w:adjustRightInd/>
        <w:snapToGrid/>
        <w:spacing w:before="0" w:after="0" w:line="360" w:lineRule="auto"/>
        <w:jc w:val="both"/>
        <w:rPr>
          <w:rFonts w:ascii="SimSun" w:hAnsi="SimSun"/>
          <w:b/>
          <w:bCs/>
          <w:sz w:val="24"/>
        </w:rPr>
      </w:pPr>
      <w:r>
        <w:rPr>
          <w:rFonts w:ascii="SimSun" w:hAnsi="SimSun" w:hint="eastAsia"/>
          <w:b/>
          <w:bCs/>
          <w:sz w:val="24"/>
        </w:rPr>
        <w:t>例如：</w:t>
      </w:r>
    </w:p>
    <w:p w14:paraId="716541FB" w14:textId="77777777" w:rsidR="00911ECC" w:rsidRDefault="00911ECC">
      <w:pPr>
        <w:spacing w:line="400" w:lineRule="exact"/>
        <w:ind w:left="420"/>
        <w:rPr>
          <w:rFonts w:ascii="SimSun" w:hAnsi="SimSun"/>
          <w:szCs w:val="21"/>
        </w:rPr>
      </w:pPr>
      <w:r>
        <w:rPr>
          <w:rFonts w:ascii="SimSun" w:hAnsi="SimSun" w:hint="eastAsia"/>
          <w:szCs w:val="21"/>
        </w:rPr>
        <w:t>[1]  XXX  文献名称  期刊名称  卷号（期号）  年月  页码范围</w:t>
      </w:r>
    </w:p>
    <w:p w14:paraId="54A13849" w14:textId="77777777" w:rsidR="00911ECC" w:rsidRDefault="00911ECC">
      <w:pPr>
        <w:spacing w:line="400" w:lineRule="exact"/>
        <w:ind w:firstLine="420"/>
        <w:rPr>
          <w:rFonts w:ascii="SimSun" w:hAnsi="SimSun"/>
          <w:szCs w:val="21"/>
        </w:rPr>
      </w:pPr>
      <w:r>
        <w:rPr>
          <w:rFonts w:ascii="SimSun" w:hAnsi="SimSun" w:hint="eastAsia"/>
          <w:szCs w:val="21"/>
        </w:rPr>
        <w:t>[2]  XXX，XXX  专著名称  第二版  出版者 出版年  参考页码</w:t>
      </w:r>
    </w:p>
    <w:p w14:paraId="47F93D55" w14:textId="77777777" w:rsidR="00911ECC" w:rsidRDefault="00911ECC">
      <w:pPr>
        <w:spacing w:line="400" w:lineRule="exact"/>
        <w:ind w:firstLine="420"/>
        <w:rPr>
          <w:szCs w:val="21"/>
        </w:rPr>
      </w:pPr>
      <w:r>
        <w:rPr>
          <w:rFonts w:hint="eastAsia"/>
          <w:szCs w:val="21"/>
        </w:rPr>
        <w:t>[3]  XXX</w:t>
      </w:r>
      <w:r>
        <w:rPr>
          <w:rFonts w:hint="eastAsia"/>
          <w:szCs w:val="21"/>
        </w:rPr>
        <w:t>，</w:t>
      </w:r>
      <w:r>
        <w:rPr>
          <w:rFonts w:hint="eastAsia"/>
          <w:szCs w:val="21"/>
        </w:rPr>
        <w:t>XXX</w:t>
      </w:r>
      <w:r>
        <w:rPr>
          <w:rFonts w:hint="eastAsia"/>
          <w:szCs w:val="21"/>
        </w:rPr>
        <w:t>，</w:t>
      </w:r>
      <w:r>
        <w:rPr>
          <w:rFonts w:hint="eastAsia"/>
          <w:szCs w:val="21"/>
        </w:rPr>
        <w:t>XX</w:t>
      </w:r>
      <w:r>
        <w:rPr>
          <w:rFonts w:hint="eastAsia"/>
          <w:szCs w:val="21"/>
        </w:rPr>
        <w:t>等</w:t>
      </w:r>
      <w:r>
        <w:rPr>
          <w:rFonts w:hint="eastAsia"/>
          <w:szCs w:val="21"/>
        </w:rPr>
        <w:t xml:space="preserve">  </w:t>
      </w:r>
      <w:r>
        <w:rPr>
          <w:rFonts w:hint="eastAsia"/>
          <w:szCs w:val="21"/>
        </w:rPr>
        <w:t>专著名称</w:t>
      </w:r>
      <w:r>
        <w:rPr>
          <w:rFonts w:hint="eastAsia"/>
          <w:szCs w:val="21"/>
        </w:rPr>
        <w:t xml:space="preserve">   </w:t>
      </w:r>
      <w:r>
        <w:rPr>
          <w:rFonts w:hint="eastAsia"/>
          <w:szCs w:val="21"/>
        </w:rPr>
        <w:t>出版者</w:t>
      </w:r>
      <w:r>
        <w:rPr>
          <w:rFonts w:hint="eastAsia"/>
          <w:szCs w:val="21"/>
        </w:rPr>
        <w:t xml:space="preserve"> </w:t>
      </w:r>
      <w:r>
        <w:rPr>
          <w:rFonts w:hint="eastAsia"/>
          <w:szCs w:val="21"/>
        </w:rPr>
        <w:t>出版年</w:t>
      </w:r>
      <w:r>
        <w:rPr>
          <w:rFonts w:hint="eastAsia"/>
          <w:szCs w:val="21"/>
        </w:rPr>
        <w:t xml:space="preserve">  </w:t>
      </w:r>
      <w:r>
        <w:rPr>
          <w:rFonts w:hint="eastAsia"/>
          <w:szCs w:val="21"/>
        </w:rPr>
        <w:t>参考页码</w:t>
      </w:r>
    </w:p>
    <w:p w14:paraId="3FB2C689" w14:textId="77777777" w:rsidR="00911ECC" w:rsidRDefault="00911ECC">
      <w:pPr>
        <w:pStyle w:val="Heading1"/>
        <w:jc w:val="center"/>
        <w:rPr>
          <w:rFonts w:ascii="SimHei" w:eastAsia="SimHei"/>
          <w:sz w:val="32"/>
        </w:rPr>
      </w:pPr>
      <w:r>
        <w:rPr>
          <w:rFonts w:ascii="SimSun" w:hAnsi="SimSun"/>
        </w:rPr>
        <w:br w:type="page"/>
      </w:r>
      <w:bookmarkStart w:id="76" w:name="_Toc263248537"/>
      <w:r>
        <w:rPr>
          <w:rFonts w:ascii="SimHei" w:eastAsia="SimHei" w:hint="eastAsia"/>
          <w:sz w:val="32"/>
        </w:rPr>
        <w:lastRenderedPageBreak/>
        <w:t>附录1：</w:t>
      </w:r>
      <w:bookmarkEnd w:id="76"/>
    </w:p>
    <w:p w14:paraId="48775BBF" w14:textId="77777777" w:rsidR="00911ECC" w:rsidRDefault="00911ECC">
      <w:pPr>
        <w:spacing w:line="400" w:lineRule="exact"/>
        <w:rPr>
          <w:rFonts w:ascii="SimSun" w:hAnsi="SimSun"/>
          <w:sz w:val="24"/>
        </w:rPr>
      </w:pPr>
      <w:r>
        <w:rPr>
          <w:rFonts w:ascii="SimSun" w:hAnsi="SimSun" w:hint="eastAsia"/>
          <w:sz w:val="24"/>
        </w:rPr>
        <w:t>（如果没有附录，删掉本页。如果还有附录2、附录3，换页给出）</w:t>
      </w:r>
    </w:p>
    <w:p w14:paraId="26079065" w14:textId="77777777" w:rsidR="00911ECC" w:rsidRDefault="00911ECC">
      <w:pPr>
        <w:spacing w:line="400" w:lineRule="exact"/>
        <w:ind w:firstLine="420"/>
        <w:rPr>
          <w:rFonts w:ascii="SimSun" w:hAnsi="SimSun"/>
          <w:sz w:val="24"/>
        </w:rPr>
      </w:pPr>
    </w:p>
    <w:p w14:paraId="0B3B3CA6" w14:textId="77777777" w:rsidR="00911ECC" w:rsidRDefault="00911ECC">
      <w:pPr>
        <w:spacing w:line="400" w:lineRule="exact"/>
        <w:ind w:firstLine="420"/>
        <w:rPr>
          <w:rFonts w:ascii="SimSun" w:hAnsi="SimSun"/>
          <w:sz w:val="24"/>
        </w:rPr>
      </w:pPr>
      <w:r>
        <w:rPr>
          <w:rFonts w:ascii="SimSun" w:hAnsi="SimSun" w:hint="eastAsia"/>
          <w:sz w:val="24"/>
        </w:rPr>
        <w:t>附录一般作为学位论文主体的补充，主要包括：正文内过于冗长的公式推导；供读者阅读方便所需要的辅助性的数学工具或重复性数据图表；本专业内具有参考价值的资料；论文使用的缩写说明等。附录编于正文后，其页码与正文连续编排。</w:t>
      </w:r>
    </w:p>
    <w:p w14:paraId="7A926A7E" w14:textId="77777777" w:rsidR="00911ECC" w:rsidRDefault="00911ECC">
      <w:pPr>
        <w:pStyle w:val="a"/>
        <w:adjustRightInd/>
        <w:snapToGrid/>
        <w:spacing w:before="0" w:after="0" w:line="360" w:lineRule="auto"/>
        <w:jc w:val="both"/>
        <w:rPr>
          <w:rFonts w:ascii="SimSun" w:hAnsi="SimSun"/>
        </w:rPr>
      </w:pPr>
    </w:p>
    <w:p w14:paraId="5E0C5AD5" w14:textId="77777777" w:rsidR="00911ECC" w:rsidRDefault="00911ECC">
      <w:pPr>
        <w:pStyle w:val="a"/>
        <w:adjustRightInd/>
        <w:snapToGrid/>
        <w:spacing w:before="0" w:after="0" w:line="360" w:lineRule="auto"/>
        <w:rPr>
          <w:rFonts w:ascii="SimHei" w:eastAsia="SimHei" w:hAnsi="SimSun"/>
          <w:sz w:val="32"/>
        </w:rPr>
        <w:sectPr w:rsidR="00911ECC">
          <w:headerReference w:type="default" r:id="rId43"/>
          <w:footerReference w:type="default" r:id="rId44"/>
          <w:pgSz w:w="11906" w:h="16838"/>
          <w:pgMar w:top="1440" w:right="1800" w:bottom="1440" w:left="1800" w:header="851" w:footer="992" w:gutter="0"/>
          <w:pgNumType w:start="1"/>
          <w:cols w:space="720"/>
          <w:docGrid w:type="lines" w:linePitch="312"/>
        </w:sectPr>
      </w:pPr>
    </w:p>
    <w:p w14:paraId="1B058F59" w14:textId="77777777" w:rsidR="00911ECC" w:rsidRDefault="00911ECC">
      <w:pPr>
        <w:pStyle w:val="a"/>
        <w:adjustRightInd/>
        <w:snapToGrid/>
        <w:spacing w:before="0" w:after="0" w:line="360" w:lineRule="auto"/>
        <w:rPr>
          <w:rFonts w:ascii="SimHei" w:eastAsia="SimHei" w:hAnsi="SimSun"/>
          <w:sz w:val="32"/>
        </w:rPr>
      </w:pPr>
      <w:r>
        <w:rPr>
          <w:rFonts w:ascii="SimHei" w:eastAsia="SimHei" w:hAnsi="SimSun" w:hint="eastAsia"/>
          <w:sz w:val="32"/>
        </w:rPr>
        <w:lastRenderedPageBreak/>
        <w:t>致  谢</w:t>
      </w:r>
    </w:p>
    <w:p w14:paraId="3F59075F" w14:textId="77777777" w:rsidR="00911ECC" w:rsidRDefault="00911ECC">
      <w:pPr>
        <w:pStyle w:val="a"/>
        <w:adjustRightInd/>
        <w:snapToGrid/>
        <w:spacing w:before="0" w:after="0" w:line="240" w:lineRule="auto"/>
        <w:jc w:val="both"/>
        <w:rPr>
          <w:rFonts w:ascii="SimSun" w:hAnsi="SimSun"/>
        </w:rPr>
      </w:pPr>
    </w:p>
    <w:p w14:paraId="557CB0A3" w14:textId="77777777" w:rsidR="00911ECC" w:rsidRDefault="00911ECC">
      <w:pPr>
        <w:pStyle w:val="a"/>
        <w:adjustRightInd/>
        <w:snapToGrid/>
        <w:spacing w:before="0" w:after="0" w:line="240" w:lineRule="auto"/>
        <w:jc w:val="both"/>
        <w:rPr>
          <w:rFonts w:ascii="SimSun" w:hAnsi="SimSun"/>
        </w:rPr>
      </w:pPr>
    </w:p>
    <w:p w14:paraId="2B9130FC" w14:textId="77777777" w:rsidR="00911ECC" w:rsidRDefault="00911ECC">
      <w:pPr>
        <w:spacing w:line="400" w:lineRule="exact"/>
        <w:ind w:firstLine="420"/>
        <w:rPr>
          <w:rFonts w:ascii="SimSun" w:hAnsi="SimSun"/>
          <w:sz w:val="24"/>
        </w:rPr>
      </w:pPr>
      <w:r>
        <w:rPr>
          <w:rFonts w:ascii="SimSun" w:hAnsi="SimSun" w:hint="eastAsia"/>
          <w:sz w:val="24"/>
        </w:rPr>
        <w:t>对于提供各类资助、指导和协助完成论文研究工作的单位及个人表示感谢。致谢应实事求是，切忌浮夸与庸俗之词。（用小四宋体）</w:t>
      </w:r>
    </w:p>
    <w:p w14:paraId="7C11103B" w14:textId="77777777" w:rsidR="00911ECC" w:rsidRDefault="00911ECC">
      <w:pPr>
        <w:pStyle w:val="a"/>
        <w:adjustRightInd/>
        <w:snapToGrid/>
        <w:spacing w:before="0" w:after="0" w:line="240" w:lineRule="auto"/>
        <w:jc w:val="both"/>
        <w:rPr>
          <w:rFonts w:ascii="SimSun" w:hAnsi="SimSun"/>
        </w:rPr>
      </w:pPr>
    </w:p>
    <w:p w14:paraId="35A89BB9" w14:textId="77777777" w:rsidR="00911ECC" w:rsidRDefault="00911ECC">
      <w:pPr>
        <w:pStyle w:val="a"/>
        <w:adjustRightInd/>
        <w:snapToGrid/>
        <w:spacing w:before="0" w:after="0" w:line="360" w:lineRule="auto"/>
        <w:rPr>
          <w:rFonts w:ascii="SimHei" w:eastAsia="SimHei" w:hAnsi="SimSun"/>
          <w:sz w:val="32"/>
        </w:rPr>
      </w:pPr>
      <w:r>
        <w:rPr>
          <w:rFonts w:ascii="SimSun" w:hAnsi="SimSun"/>
        </w:rPr>
        <w:br w:type="page"/>
      </w:r>
      <w:r>
        <w:rPr>
          <w:rFonts w:ascii="SimHei" w:eastAsia="SimHei" w:hAnsi="SimSun" w:hint="eastAsia"/>
          <w:sz w:val="32"/>
        </w:rPr>
        <w:lastRenderedPageBreak/>
        <w:t>攻读学位期间发表的学术论文</w:t>
      </w:r>
    </w:p>
    <w:p w14:paraId="206ADE74" w14:textId="77777777" w:rsidR="00911ECC" w:rsidRDefault="00911ECC">
      <w:pPr>
        <w:pStyle w:val="a"/>
        <w:adjustRightInd/>
        <w:snapToGrid/>
        <w:spacing w:before="0" w:after="0" w:line="360" w:lineRule="auto"/>
        <w:jc w:val="both"/>
        <w:rPr>
          <w:rFonts w:ascii="SimSun" w:hAnsi="SimSun"/>
          <w:sz w:val="24"/>
        </w:rPr>
      </w:pPr>
      <w:r>
        <w:rPr>
          <w:rFonts w:ascii="SimSun" w:hAnsi="SimSun" w:hint="eastAsia"/>
          <w:sz w:val="24"/>
        </w:rPr>
        <w:t>（如果没有发表过论文，删掉本页）</w:t>
      </w:r>
    </w:p>
    <w:p w14:paraId="3EE4BE3D" w14:textId="77777777" w:rsidR="00911ECC" w:rsidRDefault="00911ECC">
      <w:pPr>
        <w:pStyle w:val="a"/>
        <w:adjustRightInd/>
        <w:snapToGrid/>
        <w:spacing w:before="0" w:after="0" w:line="360" w:lineRule="auto"/>
        <w:jc w:val="both"/>
        <w:rPr>
          <w:rFonts w:ascii="SimSun" w:hAnsi="SimSun"/>
          <w:sz w:val="24"/>
        </w:rPr>
      </w:pPr>
    </w:p>
    <w:p w14:paraId="6863098B" w14:textId="77777777" w:rsidR="00911ECC" w:rsidRDefault="00911ECC">
      <w:pPr>
        <w:pStyle w:val="a"/>
        <w:adjustRightInd/>
        <w:snapToGrid/>
        <w:spacing w:before="0" w:after="0" w:line="360" w:lineRule="auto"/>
        <w:jc w:val="both"/>
        <w:rPr>
          <w:rFonts w:ascii="SimSun" w:hAnsi="SimSun"/>
          <w:sz w:val="24"/>
        </w:rPr>
      </w:pPr>
      <w:r>
        <w:rPr>
          <w:rFonts w:ascii="SimSun" w:hAnsi="SimSun" w:hint="eastAsia"/>
          <w:sz w:val="24"/>
        </w:rPr>
        <w:t>其学术论文目录应按照学术论文发表的时间顺序，列明作者在攻读期间发表的或已录用的学术论文清单：包括期刊名称、卷册号、页码、年月及论文署名的排名，并对发表期刊类别、录用以及检索情况做出具体说明。如：是否属于规定的核心学术期刊，论文署名单位是否为北京邮电大学等。</w:t>
      </w:r>
    </w:p>
    <w:sectPr w:rsidR="00911ECC">
      <w:pgSz w:w="11906" w:h="16838"/>
      <w:pgMar w:top="1440" w:right="1800" w:bottom="1440" w:left="1800" w:header="851" w:footer="992" w:gutter="0"/>
      <w:cols w:space="720"/>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Administrator" w:date="2015-01-08T14:33:00Z" w:initials="A">
    <w:p w14:paraId="6802F6FE" w14:textId="77777777" w:rsidR="00F007AA" w:rsidRDefault="00F007AA">
      <w:pPr>
        <w:spacing w:line="400" w:lineRule="exact"/>
        <w:ind w:firstLineChars="200" w:firstLine="480"/>
        <w:rPr>
          <w:rFonts w:ascii="SimSun" w:hAnsi="SimSun"/>
          <w:sz w:val="24"/>
        </w:rPr>
      </w:pPr>
      <w:r>
        <w:rPr>
          <w:rFonts w:ascii="SimSun" w:hAnsi="SimSun" w:hint="eastAsia"/>
          <w:sz w:val="24"/>
        </w:rPr>
        <w:t>从该页起往后添加页眉，</w:t>
      </w:r>
      <w:r>
        <w:rPr>
          <w:rFonts w:ascii="SimSun" w:hAnsi="SimSun"/>
          <w:sz w:val="24"/>
        </w:rPr>
        <w:t>页眉</w:t>
      </w:r>
      <w:r>
        <w:rPr>
          <w:rFonts w:ascii="SimSun" w:hAnsi="SimSun" w:hint="eastAsia"/>
          <w:sz w:val="24"/>
        </w:rPr>
        <w:t>分奇、偶页标注，其中奇数页</w:t>
      </w:r>
      <w:r>
        <w:rPr>
          <w:rFonts w:ascii="SimSun" w:hAnsi="SimSun"/>
          <w:sz w:val="24"/>
        </w:rPr>
        <w:t>的</w:t>
      </w:r>
      <w:r>
        <w:rPr>
          <w:rFonts w:ascii="SimSun" w:hAnsi="SimSun" w:hint="eastAsia"/>
          <w:sz w:val="24"/>
        </w:rPr>
        <w:t>页眉</w:t>
      </w:r>
      <w:r>
        <w:rPr>
          <w:rFonts w:ascii="SimSun" w:hAnsi="SimSun"/>
          <w:sz w:val="24"/>
        </w:rPr>
        <w:t>为</w:t>
      </w:r>
      <w:r>
        <w:rPr>
          <w:rFonts w:ascii="SimSun" w:hAnsi="SimSun" w:hint="eastAsia"/>
          <w:sz w:val="24"/>
        </w:rPr>
        <w:t>章序及章标题；偶数页的页眉为，</w:t>
      </w:r>
      <w:r>
        <w:rPr>
          <w:rFonts w:ascii="SimSun" w:hAnsi="SimSun"/>
          <w:sz w:val="24"/>
        </w:rPr>
        <w:t>“北京</w:t>
      </w:r>
      <w:r>
        <w:rPr>
          <w:rFonts w:ascii="SimSun" w:hAnsi="SimSun" w:hint="eastAsia"/>
          <w:sz w:val="24"/>
        </w:rPr>
        <w:t>邮电</w:t>
      </w:r>
      <w:r>
        <w:rPr>
          <w:rFonts w:ascii="SimSun" w:hAnsi="SimSun"/>
          <w:sz w:val="24"/>
        </w:rPr>
        <w:t>大学</w:t>
      </w:r>
      <w:r>
        <w:rPr>
          <w:rFonts w:ascii="SimSun" w:hAnsi="SimSun" w:hint="eastAsia"/>
          <w:sz w:val="24"/>
        </w:rPr>
        <w:t>硕士</w:t>
      </w:r>
      <w:r>
        <w:rPr>
          <w:rFonts w:ascii="SimSun" w:hAnsi="SimSun"/>
          <w:sz w:val="24"/>
        </w:rPr>
        <w:t>学位论文”</w:t>
      </w:r>
      <w:r>
        <w:rPr>
          <w:rFonts w:ascii="SimSun" w:hAnsi="SimSun" w:hint="eastAsia"/>
          <w:sz w:val="24"/>
        </w:rPr>
        <w:t>。</w:t>
      </w:r>
    </w:p>
    <w:p w14:paraId="54CA615D" w14:textId="77777777" w:rsidR="00F007AA" w:rsidRDefault="00F007AA">
      <w:pPr>
        <w:spacing w:line="400" w:lineRule="exact"/>
        <w:ind w:firstLineChars="200" w:firstLine="480"/>
        <w:rPr>
          <w:rFonts w:ascii="SimSun" w:hAnsi="SimSun"/>
          <w:sz w:val="24"/>
        </w:rPr>
      </w:pPr>
      <w:r>
        <w:rPr>
          <w:rFonts w:ascii="SimSun" w:hAnsi="SimSun" w:hint="eastAsia"/>
          <w:sz w:val="24"/>
        </w:rPr>
        <w:t>页眉</w:t>
      </w:r>
      <w:r>
        <w:rPr>
          <w:rFonts w:ascii="SimSun" w:hAnsi="SimSun"/>
          <w:sz w:val="24"/>
        </w:rPr>
        <w:t>用小五号宋体字。</w:t>
      </w:r>
    </w:p>
    <w:p w14:paraId="7306069F" w14:textId="77777777" w:rsidR="00F007AA" w:rsidRDefault="00F007AA">
      <w:pPr>
        <w:pStyle w:val="CommentText"/>
      </w:pP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306069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0F597A" w14:textId="77777777" w:rsidR="00F007AA" w:rsidRDefault="00F007AA">
      <w:r>
        <w:separator/>
      </w:r>
    </w:p>
  </w:endnote>
  <w:endnote w:type="continuationSeparator" w:id="0">
    <w:p w14:paraId="55BB5BEE" w14:textId="77777777" w:rsidR="00F007AA" w:rsidRDefault="00F007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SimHei">
    <w:panose1 w:val="02010609060101010101"/>
    <w:charset w:val="86"/>
    <w:family w:val="auto"/>
    <w:pitch w:val="variable"/>
    <w:sig w:usb0="800002BF" w:usb1="38CF7CFA"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等线 Light">
    <w:charset w:val="86"/>
    <w:family w:val="auto"/>
    <w:pitch w:val="variable"/>
    <w:sig w:usb0="A00002BF" w:usb1="38CF7CFA" w:usb2="00000016" w:usb3="00000000" w:csb0="0004000F" w:csb1="00000000"/>
  </w:font>
  <w:font w:name="Cambria">
    <w:panose1 w:val="02040503050406030204"/>
    <w:charset w:val="00"/>
    <w:family w:val="auto"/>
    <w:pitch w:val="variable"/>
    <w:sig w:usb0="E00002FF" w:usb1="400004FF" w:usb2="00000000" w:usb3="00000000" w:csb0="0000019F" w:csb1="00000000"/>
  </w:font>
  <w:font w:name="Consolas">
    <w:panose1 w:val="020B0609020204030204"/>
    <w:charset w:val="00"/>
    <w:family w:val="auto"/>
    <w:pitch w:val="variable"/>
    <w:sig w:usb0="E10002FF" w:usb1="4000FCFF" w:usb2="00000009" w:usb3="00000000" w:csb0="0000019F" w:csb1="00000000"/>
  </w:font>
  <w:font w:name="Monaco">
    <w:altName w:val="Courier New"/>
    <w:panose1 w:val="02000500000000000000"/>
    <w:charset w:val="00"/>
    <w:family w:val="auto"/>
    <w:pitch w:val="variable"/>
    <w:sig w:usb0="00000003" w:usb1="00000000" w:usb2="00000000" w:usb3="00000000" w:csb0="00000001" w:csb1="00000000"/>
  </w:font>
  <w:font w:name="STXihei">
    <w:charset w:val="86"/>
    <w:family w:val="auto"/>
    <w:pitch w:val="variable"/>
    <w:sig w:usb0="00000287" w:usb1="080F0000" w:usb2="00000010" w:usb3="00000000" w:csb0="00040001" w:csb1="00000000"/>
  </w:font>
  <w:font w:name="等线">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9DFA8F" w14:textId="77777777" w:rsidR="00F007AA" w:rsidRDefault="00F007AA">
    <w:pPr>
      <w:pStyle w:val="Footer"/>
      <w:framePr w:wrap="around" w:vAnchor="text" w:hAnchor="margin" w:xAlign="center" w:y="1"/>
      <w:rPr>
        <w:rStyle w:val="PageNumber"/>
      </w:rPr>
    </w:pPr>
    <w:r>
      <w:fldChar w:fldCharType="begin"/>
    </w:r>
    <w:r>
      <w:rPr>
        <w:rStyle w:val="PageNumber"/>
      </w:rPr>
      <w:instrText xml:space="preserve">PAGE  </w:instrText>
    </w:r>
    <w:r>
      <w:fldChar w:fldCharType="separate"/>
    </w:r>
    <w:r>
      <w:rPr>
        <w:rStyle w:val="PageNumber"/>
      </w:rPr>
      <w:t>2</w:t>
    </w:r>
    <w:r>
      <w:fldChar w:fldCharType="end"/>
    </w:r>
  </w:p>
  <w:p w14:paraId="63A226D4" w14:textId="77777777" w:rsidR="00F007AA" w:rsidRDefault="00F007A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295FBF" w14:textId="77777777" w:rsidR="00F007AA" w:rsidRDefault="00F007AA">
    <w:pPr>
      <w:pStyle w:val="Footer"/>
      <w:framePr w:wrap="around" w:vAnchor="text" w:hAnchor="margin" w:xAlign="center" w:y="1"/>
      <w:rPr>
        <w:rStyle w:val="PageNumber"/>
      </w:rPr>
    </w:pPr>
  </w:p>
  <w:p w14:paraId="224B0C43" w14:textId="77777777" w:rsidR="00F007AA" w:rsidRDefault="00F007AA">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DED04" w14:textId="77777777" w:rsidR="00F007AA" w:rsidRDefault="00F007AA">
    <w:pPr>
      <w:pStyle w:val="Footer"/>
      <w:framePr w:wrap="around" w:vAnchor="text" w:hAnchor="margin" w:xAlign="center" w:y="1"/>
      <w:rPr>
        <w:rStyle w:val="PageNumber"/>
      </w:rPr>
    </w:pPr>
  </w:p>
  <w:p w14:paraId="744A841F" w14:textId="77777777" w:rsidR="00F007AA" w:rsidRDefault="00F007AA">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E9FCC0" w14:textId="77777777" w:rsidR="00F007AA" w:rsidRDefault="00F007AA">
    <w:pPr>
      <w:pStyle w:val="Footer"/>
      <w:framePr w:wrap="around" w:vAnchor="text" w:hAnchor="margin" w:xAlign="center" w:y="1"/>
      <w:rPr>
        <w:rStyle w:val="PageNumber"/>
        <w:rFonts w:ascii="SimSun" w:hAnsi="SimSun" w:cs="SimSun"/>
      </w:rPr>
    </w:pPr>
    <w:r>
      <w:rPr>
        <w:rStyle w:val="PageNumber"/>
        <w:rFonts w:ascii="SimSun" w:hAnsi="SimSun" w:cs="SimSun" w:hint="eastAsia"/>
      </w:rPr>
      <w:t>Ⅰ</w:t>
    </w:r>
  </w:p>
  <w:p w14:paraId="17924AD6" w14:textId="77777777" w:rsidR="00F007AA" w:rsidRDefault="00F007AA">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9276D8" w14:textId="4AE95E35" w:rsidR="00F007AA" w:rsidRDefault="00F007AA">
    <w:pPr>
      <w:pStyle w:val="Footer"/>
      <w:framePr w:wrap="around" w:vAnchor="text" w:hAnchor="margin" w:xAlign="center" w:y="1"/>
      <w:rPr>
        <w:rStyle w:val="PageNumber"/>
      </w:rPr>
    </w:pPr>
    <w:r>
      <w:fldChar w:fldCharType="begin"/>
    </w:r>
    <w:r>
      <w:rPr>
        <w:rStyle w:val="PageNumber"/>
      </w:rPr>
      <w:instrText xml:space="preserve">PAGE  </w:instrText>
    </w:r>
    <w:r>
      <w:fldChar w:fldCharType="separate"/>
    </w:r>
    <w:r w:rsidR="00CE558A">
      <w:rPr>
        <w:rStyle w:val="PageNumber"/>
        <w:noProof/>
      </w:rPr>
      <w:t>72</w:t>
    </w:r>
    <w:r>
      <w:fldChar w:fldCharType="end"/>
    </w:r>
  </w:p>
  <w:p w14:paraId="6DE62FC8" w14:textId="77777777" w:rsidR="00F007AA" w:rsidRDefault="00F007A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9B8F4F" w14:textId="77777777" w:rsidR="00F007AA" w:rsidRDefault="00F007AA">
      <w:r>
        <w:separator/>
      </w:r>
    </w:p>
  </w:footnote>
  <w:footnote w:type="continuationSeparator" w:id="0">
    <w:p w14:paraId="24B896CF" w14:textId="77777777" w:rsidR="00F007AA" w:rsidRDefault="00F007A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2BDD6" w14:textId="77777777" w:rsidR="00F007AA" w:rsidRDefault="00F007AA">
    <w:pPr>
      <w:pStyle w:val="Header"/>
    </w:pPr>
    <w:r>
      <w:rPr>
        <w:rFonts w:hint="eastAsia"/>
      </w:rPr>
      <w:t>第一章引言</w:t>
    </w:r>
    <w:r>
      <w:rPr>
        <w:rFonts w:hint="eastAsia"/>
      </w:rPr>
      <w:t xml:space="preserve">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D"/>
    <w:multiLevelType w:val="multilevel"/>
    <w:tmpl w:val="0000000D"/>
    <w:lvl w:ilvl="0">
      <w:start w:val="1"/>
      <w:numFmt w:val="decimal"/>
      <w:lvlText w:val="%1、"/>
      <w:lvlJc w:val="left"/>
      <w:pPr>
        <w:tabs>
          <w:tab w:val="num" w:pos="840"/>
        </w:tabs>
        <w:ind w:left="840" w:hanging="36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2">
    <w:nsid w:val="0CB10AFA"/>
    <w:multiLevelType w:val="hybridMultilevel"/>
    <w:tmpl w:val="96361A78"/>
    <w:lvl w:ilvl="0" w:tplc="7CEE19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1150485"/>
    <w:multiLevelType w:val="hybridMultilevel"/>
    <w:tmpl w:val="46DA7EE2"/>
    <w:lvl w:ilvl="0" w:tplc="04090011">
      <w:start w:val="1"/>
      <w:numFmt w:val="decimal"/>
      <w:lvlText w:val="%1)"/>
      <w:lvlJc w:val="left"/>
      <w:pPr>
        <w:ind w:left="780" w:hanging="420"/>
      </w:pPr>
    </w:lvl>
    <w:lvl w:ilvl="1" w:tplc="79CC1E9E">
      <w:start w:val="1"/>
      <w:numFmt w:val="decimal"/>
      <w:lvlText w:val="%2、"/>
      <w:lvlJc w:val="left"/>
      <w:pPr>
        <w:ind w:left="114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11906A53"/>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15DB1B74"/>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1A6256E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34042FB8"/>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35B10442"/>
    <w:multiLevelType w:val="hybridMultilevel"/>
    <w:tmpl w:val="FFC6DCDC"/>
    <w:lvl w:ilvl="0" w:tplc="04090001">
      <w:start w:val="1"/>
      <w:numFmt w:val="bullet"/>
      <w:lvlText w:val=""/>
      <w:lvlJc w:val="left"/>
      <w:pPr>
        <w:ind w:left="1200" w:hanging="420"/>
      </w:pPr>
      <w:rPr>
        <w:rFonts w:ascii="Wingdings" w:hAnsi="Wingdings" w:hint="default"/>
      </w:rPr>
    </w:lvl>
    <w:lvl w:ilvl="1" w:tplc="0409001B">
      <w:start w:val="1"/>
      <w:numFmt w:val="lowerRoman"/>
      <w:lvlText w:val="%2."/>
      <w:lvlJc w:val="right"/>
      <w:pPr>
        <w:ind w:left="1620" w:hanging="420"/>
      </w:pPr>
      <w:rPr>
        <w:rFont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9">
    <w:nsid w:val="373B1FEC"/>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3A797EC7"/>
    <w:multiLevelType w:val="hybridMultilevel"/>
    <w:tmpl w:val="AC361074"/>
    <w:lvl w:ilvl="0" w:tplc="7CEE19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06E0308"/>
    <w:multiLevelType w:val="hybridMultilevel"/>
    <w:tmpl w:val="599899C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4132553C"/>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45F51496"/>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47152E00"/>
    <w:multiLevelType w:val="hybridMultilevel"/>
    <w:tmpl w:val="96361A78"/>
    <w:lvl w:ilvl="0" w:tplc="7CEE19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0CC66AB"/>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nsid w:val="54214808"/>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5AB4074C"/>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9">
    <w:nsid w:val="5DB81DEF"/>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nsid w:val="5EE54996"/>
    <w:multiLevelType w:val="hybridMultilevel"/>
    <w:tmpl w:val="46DA7EE2"/>
    <w:lvl w:ilvl="0" w:tplc="04090011">
      <w:start w:val="1"/>
      <w:numFmt w:val="decimal"/>
      <w:lvlText w:val="%1)"/>
      <w:lvlJc w:val="left"/>
      <w:pPr>
        <w:ind w:left="780" w:hanging="420"/>
      </w:pPr>
    </w:lvl>
    <w:lvl w:ilvl="1" w:tplc="79CC1E9E">
      <w:start w:val="1"/>
      <w:numFmt w:val="decimal"/>
      <w:lvlText w:val="%2、"/>
      <w:lvlJc w:val="left"/>
      <w:pPr>
        <w:ind w:left="114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nsid w:val="5EEE1D3A"/>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nsid w:val="65192B3F"/>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nsid w:val="65F11721"/>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nsid w:val="6B2C5159"/>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nsid w:val="6FF25518"/>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nsid w:val="7BAD7BA5"/>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1"/>
  </w:num>
  <w:num w:numId="3">
    <w:abstractNumId w:val="6"/>
  </w:num>
  <w:num w:numId="4">
    <w:abstractNumId w:val="18"/>
  </w:num>
  <w:num w:numId="5">
    <w:abstractNumId w:val="25"/>
  </w:num>
  <w:num w:numId="6">
    <w:abstractNumId w:val="2"/>
  </w:num>
  <w:num w:numId="7">
    <w:abstractNumId w:val="17"/>
  </w:num>
  <w:num w:numId="8">
    <w:abstractNumId w:val="15"/>
  </w:num>
  <w:num w:numId="9">
    <w:abstractNumId w:val="13"/>
  </w:num>
  <w:num w:numId="10">
    <w:abstractNumId w:val="22"/>
  </w:num>
  <w:num w:numId="11">
    <w:abstractNumId w:val="7"/>
  </w:num>
  <w:num w:numId="12">
    <w:abstractNumId w:val="20"/>
  </w:num>
  <w:num w:numId="13">
    <w:abstractNumId w:val="8"/>
  </w:num>
  <w:num w:numId="14">
    <w:abstractNumId w:val="3"/>
  </w:num>
  <w:num w:numId="15">
    <w:abstractNumId w:val="23"/>
  </w:num>
  <w:num w:numId="16">
    <w:abstractNumId w:val="16"/>
  </w:num>
  <w:num w:numId="17">
    <w:abstractNumId w:val="24"/>
  </w:num>
  <w:num w:numId="18">
    <w:abstractNumId w:val="5"/>
  </w:num>
  <w:num w:numId="19">
    <w:abstractNumId w:val="9"/>
  </w:num>
  <w:num w:numId="20">
    <w:abstractNumId w:val="11"/>
  </w:num>
  <w:num w:numId="21">
    <w:abstractNumId w:val="26"/>
  </w:num>
  <w:num w:numId="22">
    <w:abstractNumId w:val="10"/>
  </w:num>
  <w:num w:numId="23">
    <w:abstractNumId w:val="4"/>
  </w:num>
  <w:num w:numId="24">
    <w:abstractNumId w:val="21"/>
  </w:num>
  <w:num w:numId="25">
    <w:abstractNumId w:val="12"/>
  </w:num>
  <w:num w:numId="26">
    <w:abstractNumId w:val="14"/>
  </w:num>
  <w:num w:numId="27">
    <w:abstractNumId w:val="1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B5AA5"/>
    <w:rsid w:val="000D05B2"/>
    <w:rsid w:val="001133B9"/>
    <w:rsid w:val="00172A27"/>
    <w:rsid w:val="00193FBA"/>
    <w:rsid w:val="001B014D"/>
    <w:rsid w:val="001C1E64"/>
    <w:rsid w:val="001C7BDA"/>
    <w:rsid w:val="001E22D4"/>
    <w:rsid w:val="001F618B"/>
    <w:rsid w:val="00242196"/>
    <w:rsid w:val="00246924"/>
    <w:rsid w:val="00281974"/>
    <w:rsid w:val="003A0D42"/>
    <w:rsid w:val="003C3DA4"/>
    <w:rsid w:val="004029C9"/>
    <w:rsid w:val="0041204D"/>
    <w:rsid w:val="00412262"/>
    <w:rsid w:val="00417E82"/>
    <w:rsid w:val="004443DF"/>
    <w:rsid w:val="0045497D"/>
    <w:rsid w:val="00456055"/>
    <w:rsid w:val="00487283"/>
    <w:rsid w:val="004A3DC9"/>
    <w:rsid w:val="004B2754"/>
    <w:rsid w:val="004B32EF"/>
    <w:rsid w:val="004D01B4"/>
    <w:rsid w:val="00501918"/>
    <w:rsid w:val="00516B3F"/>
    <w:rsid w:val="0054199E"/>
    <w:rsid w:val="005949C0"/>
    <w:rsid w:val="005F6DA2"/>
    <w:rsid w:val="005F7C00"/>
    <w:rsid w:val="006340F6"/>
    <w:rsid w:val="00642494"/>
    <w:rsid w:val="00683343"/>
    <w:rsid w:val="006A4B30"/>
    <w:rsid w:val="006B0DE0"/>
    <w:rsid w:val="006E438C"/>
    <w:rsid w:val="0076776F"/>
    <w:rsid w:val="007C2508"/>
    <w:rsid w:val="007E2E39"/>
    <w:rsid w:val="007E5FCD"/>
    <w:rsid w:val="00813BC1"/>
    <w:rsid w:val="00856853"/>
    <w:rsid w:val="00862D67"/>
    <w:rsid w:val="008933E1"/>
    <w:rsid w:val="00911ECC"/>
    <w:rsid w:val="00993F28"/>
    <w:rsid w:val="009A26C4"/>
    <w:rsid w:val="009A76FB"/>
    <w:rsid w:val="009B63AE"/>
    <w:rsid w:val="009C1A83"/>
    <w:rsid w:val="009C55D5"/>
    <w:rsid w:val="009E2125"/>
    <w:rsid w:val="009E5E2F"/>
    <w:rsid w:val="009F1B4C"/>
    <w:rsid w:val="009F2E6F"/>
    <w:rsid w:val="00A265F9"/>
    <w:rsid w:val="00A3546B"/>
    <w:rsid w:val="00A370F6"/>
    <w:rsid w:val="00A60CEC"/>
    <w:rsid w:val="00A67151"/>
    <w:rsid w:val="00A80E2F"/>
    <w:rsid w:val="00AC4C8A"/>
    <w:rsid w:val="00B0057B"/>
    <w:rsid w:val="00BD50DA"/>
    <w:rsid w:val="00BE025C"/>
    <w:rsid w:val="00C0148C"/>
    <w:rsid w:val="00C62268"/>
    <w:rsid w:val="00CB529C"/>
    <w:rsid w:val="00CC1B0B"/>
    <w:rsid w:val="00CE558A"/>
    <w:rsid w:val="00D112AC"/>
    <w:rsid w:val="00DA6E37"/>
    <w:rsid w:val="00DC243B"/>
    <w:rsid w:val="00DD6799"/>
    <w:rsid w:val="00DF2A92"/>
    <w:rsid w:val="00E55A10"/>
    <w:rsid w:val="00E85E62"/>
    <w:rsid w:val="00E87E06"/>
    <w:rsid w:val="00F007AA"/>
    <w:rsid w:val="00F10FA1"/>
    <w:rsid w:val="00F909BC"/>
    <w:rsid w:val="00F94575"/>
    <w:rsid w:val="308D5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40"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76001C97"/>
  <w15:chartTrackingRefBased/>
  <w15:docId w15:val="{6A2B2497-BA26-4346-B97A-8A3B2B564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semiHidden="1" w:unhideWhenUsed="1"/>
    <w:lsdException w:name="annotation text" w:uiPriority="0" w:unhideWhenUsed="1"/>
    <w:lsdException w:name="header" w:uiPriority="0"/>
    <w:lsdException w:name="foot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Hyperlink" w:uiPriority="0"/>
    <w:lsdException w:name="FollowedHyperlink" w:semiHidden="1" w:unhideWhenUsed="1"/>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kern w:val="2"/>
      <w:sz w:val="21"/>
      <w:szCs w:val="24"/>
    </w:rPr>
  </w:style>
  <w:style w:type="paragraph" w:styleId="Heading1">
    <w:name w:val="heading 1"/>
    <w:basedOn w:val="Normal"/>
    <w:next w:val="Normal"/>
    <w:link w:val="Heading1Char"/>
    <w:qFormat/>
    <w:pPr>
      <w:keepNext/>
      <w:keepLines/>
      <w:numPr>
        <w:numId w:val="3"/>
      </w:numPr>
      <w:spacing w:before="340" w:after="330" w:line="578" w:lineRule="auto"/>
      <w:outlineLvl w:val="0"/>
    </w:pPr>
    <w:rPr>
      <w:b/>
      <w:bCs/>
      <w:kern w:val="44"/>
      <w:sz w:val="44"/>
      <w:szCs w:val="44"/>
      <w:lang w:val="x-none" w:eastAsia="x-none"/>
    </w:rPr>
  </w:style>
  <w:style w:type="paragraph" w:styleId="Heading2">
    <w:name w:val="heading 2"/>
    <w:basedOn w:val="Normal"/>
    <w:next w:val="Normal"/>
    <w:link w:val="Heading2Char"/>
    <w:qFormat/>
    <w:pPr>
      <w:keepNext/>
      <w:keepLines/>
      <w:numPr>
        <w:ilvl w:val="1"/>
        <w:numId w:val="3"/>
      </w:numPr>
      <w:spacing w:before="260" w:after="260" w:line="416" w:lineRule="auto"/>
      <w:outlineLvl w:val="1"/>
    </w:pPr>
    <w:rPr>
      <w:rFonts w:ascii="Arial" w:eastAsia="SimHei" w:hAnsi="Arial"/>
      <w:b/>
      <w:bCs/>
      <w:sz w:val="32"/>
      <w:szCs w:val="32"/>
      <w:lang w:val="x-none" w:eastAsia="x-none"/>
    </w:rPr>
  </w:style>
  <w:style w:type="paragraph" w:styleId="Heading3">
    <w:name w:val="heading 3"/>
    <w:basedOn w:val="Normal"/>
    <w:next w:val="NormalIndent"/>
    <w:link w:val="Heading3Char"/>
    <w:qFormat/>
    <w:pPr>
      <w:keepNext/>
      <w:keepLines/>
      <w:numPr>
        <w:ilvl w:val="2"/>
        <w:numId w:val="3"/>
      </w:numPr>
      <w:tabs>
        <w:tab w:val="left" w:pos="709"/>
      </w:tabs>
      <w:outlineLvl w:val="2"/>
    </w:pPr>
    <w:rPr>
      <w:rFonts w:ascii="Arial" w:eastAsia="SimHei" w:hAnsi="Arial"/>
      <w:b/>
      <w:sz w:val="28"/>
      <w:lang w:val="x-none" w:eastAsia="x-none"/>
    </w:rPr>
  </w:style>
  <w:style w:type="paragraph" w:styleId="Heading4">
    <w:name w:val="heading 4"/>
    <w:basedOn w:val="Normal"/>
    <w:next w:val="Normal"/>
    <w:qFormat/>
    <w:pPr>
      <w:keepNext/>
      <w:keepLines/>
      <w:numPr>
        <w:ilvl w:val="3"/>
        <w:numId w:val="3"/>
      </w:numPr>
      <w:tabs>
        <w:tab w:val="left" w:pos="851"/>
      </w:tabs>
      <w:spacing w:before="280" w:after="290" w:line="376" w:lineRule="auto"/>
      <w:outlineLvl w:val="3"/>
    </w:pPr>
    <w:rPr>
      <w:b/>
      <w:bCs/>
      <w:sz w:val="28"/>
      <w:szCs w:val="28"/>
    </w:rPr>
  </w:style>
  <w:style w:type="paragraph" w:styleId="Heading5">
    <w:name w:val="heading 5"/>
    <w:basedOn w:val="Normal"/>
    <w:next w:val="Normal"/>
    <w:qFormat/>
    <w:pPr>
      <w:keepNext/>
      <w:keepLines/>
      <w:numPr>
        <w:ilvl w:val="4"/>
        <w:numId w:val="3"/>
      </w:numPr>
      <w:tabs>
        <w:tab w:val="left" w:pos="992"/>
      </w:tabs>
      <w:spacing w:before="280" w:after="290" w:line="376" w:lineRule="auto"/>
      <w:outlineLvl w:val="4"/>
    </w:pPr>
    <w:rPr>
      <w:b/>
      <w:bCs/>
      <w:sz w:val="24"/>
      <w:szCs w:val="28"/>
    </w:rPr>
  </w:style>
  <w:style w:type="paragraph" w:styleId="Heading6">
    <w:name w:val="heading 6"/>
    <w:basedOn w:val="Normal"/>
    <w:next w:val="Normal"/>
    <w:link w:val="Heading6Char"/>
    <w:uiPriority w:val="9"/>
    <w:semiHidden/>
    <w:unhideWhenUsed/>
    <w:qFormat/>
    <w:rsid w:val="00246924"/>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46924"/>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46924"/>
    <w:pPr>
      <w:keepNext/>
      <w:keepLines/>
      <w:numPr>
        <w:ilvl w:val="7"/>
        <w:numId w:val="3"/>
      </w:numPr>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46924"/>
    <w:pPr>
      <w:keepNext/>
      <w:keepLines/>
      <w:numPr>
        <w:ilvl w:val="8"/>
        <w:numId w:val="3"/>
      </w:numPr>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SimHei" w:hAnsi="Arial"/>
      <w:b/>
      <w:bCs/>
      <w:kern w:val="2"/>
      <w:sz w:val="32"/>
      <w:szCs w:val="32"/>
      <w:lang w:val="x-none" w:eastAsia="x-none"/>
    </w:rPr>
  </w:style>
  <w:style w:type="character" w:customStyle="1" w:styleId="CommentTextChar">
    <w:name w:val="Comment Text Char"/>
    <w:link w:val="CommentText"/>
    <w:uiPriority w:val="99"/>
    <w:rPr>
      <w:kern w:val="2"/>
      <w:sz w:val="21"/>
      <w:szCs w:val="24"/>
    </w:rPr>
  </w:style>
  <w:style w:type="character" w:styleId="Hyperlink">
    <w:name w:val="Hyperlink"/>
    <w:rPr>
      <w:color w:val="0000FF"/>
      <w:u w:val="single"/>
    </w:rPr>
  </w:style>
  <w:style w:type="character" w:styleId="CommentReference">
    <w:name w:val="annotation reference"/>
    <w:unhideWhenUsed/>
    <w:rPr>
      <w:sz w:val="21"/>
      <w:szCs w:val="21"/>
    </w:rPr>
  </w:style>
  <w:style w:type="character" w:styleId="PageNumber">
    <w:name w:val="page number"/>
    <w:basedOn w:val="DefaultParagraphFont"/>
  </w:style>
  <w:style w:type="character" w:customStyle="1" w:styleId="Heading1Char">
    <w:name w:val="Heading 1 Char"/>
    <w:link w:val="Heading1"/>
    <w:rPr>
      <w:b/>
      <w:bCs/>
      <w:kern w:val="44"/>
      <w:sz w:val="44"/>
      <w:szCs w:val="44"/>
      <w:lang w:val="x-none" w:eastAsia="x-none"/>
    </w:rPr>
  </w:style>
  <w:style w:type="character" w:customStyle="1" w:styleId="Heading3Char">
    <w:name w:val="Heading 3 Char"/>
    <w:link w:val="Heading3"/>
    <w:rPr>
      <w:rFonts w:ascii="Arial" w:eastAsia="SimHei" w:hAnsi="Arial"/>
      <w:b/>
      <w:kern w:val="2"/>
      <w:sz w:val="28"/>
      <w:szCs w:val="24"/>
      <w:lang w:val="x-none" w:eastAsia="x-none"/>
    </w:rPr>
  </w:style>
  <w:style w:type="character" w:customStyle="1" w:styleId="CommentSubjectChar">
    <w:name w:val="Comment Subject Char"/>
    <w:basedOn w:val="CommentTextChar"/>
    <w:link w:val="CommentSubject"/>
    <w:rPr>
      <w:kern w:val="2"/>
      <w:sz w:val="21"/>
      <w:szCs w:val="24"/>
    </w:rPr>
  </w:style>
  <w:style w:type="paragraph" w:customStyle="1" w:styleId="p16">
    <w:name w:val="p16"/>
    <w:basedOn w:val="Normal"/>
    <w:pPr>
      <w:widowControl/>
    </w:pPr>
    <w:rPr>
      <w:kern w:val="0"/>
      <w:sz w:val="24"/>
    </w:rPr>
  </w:style>
  <w:style w:type="paragraph" w:styleId="TOC7">
    <w:name w:val="toc 7"/>
    <w:basedOn w:val="Normal"/>
    <w:next w:val="Normal"/>
    <w:pPr>
      <w:ind w:left="1260"/>
      <w:jc w:val="left"/>
    </w:pPr>
    <w:rPr>
      <w:szCs w:val="21"/>
    </w:rPr>
  </w:style>
  <w:style w:type="paragraph" w:styleId="CommentText">
    <w:name w:val="annotation text"/>
    <w:basedOn w:val="Normal"/>
    <w:link w:val="CommentTextChar"/>
    <w:unhideWhenUsed/>
    <w:pPr>
      <w:jc w:val="left"/>
    </w:pPr>
  </w:style>
  <w:style w:type="paragraph" w:styleId="TOC4">
    <w:name w:val="toc 4"/>
    <w:basedOn w:val="Normal"/>
    <w:next w:val="Normal"/>
    <w:pPr>
      <w:ind w:left="630"/>
      <w:jc w:val="left"/>
    </w:pPr>
    <w:rPr>
      <w:szCs w:val="21"/>
    </w:rPr>
  </w:style>
  <w:style w:type="paragraph" w:styleId="BodyTextIndent">
    <w:name w:val="Body Text Indent"/>
    <w:basedOn w:val="Normal"/>
    <w:pPr>
      <w:spacing w:line="360" w:lineRule="auto"/>
      <w:ind w:firstLine="420"/>
    </w:pPr>
    <w:rPr>
      <w:rFonts w:ascii="SimSun" w:hAnsi="SimSun"/>
    </w:rPr>
  </w:style>
  <w:style w:type="paragraph" w:styleId="CommentSubject">
    <w:name w:val="annotation subject"/>
    <w:basedOn w:val="CommentText"/>
    <w:next w:val="CommentText"/>
    <w:link w:val="CommentSubjectChar"/>
    <w:uiPriority w:val="99"/>
    <w:unhideWhenUsed/>
    <w:rPr>
      <w:b/>
      <w:bCs/>
    </w:rPr>
  </w:style>
  <w:style w:type="paragraph" w:styleId="BodyText">
    <w:name w:val="Body Text"/>
    <w:basedOn w:val="Normal"/>
    <w:pPr>
      <w:tabs>
        <w:tab w:val="left" w:pos="1245"/>
      </w:tabs>
      <w:spacing w:line="360" w:lineRule="auto"/>
      <w:jc w:val="left"/>
    </w:pPr>
    <w:rPr>
      <w:rFonts w:ascii="SimSun" w:hAnsi="SimSun"/>
      <w:szCs w:val="21"/>
    </w:rPr>
  </w:style>
  <w:style w:type="paragraph" w:customStyle="1" w:styleId="p0">
    <w:name w:val="p0"/>
    <w:basedOn w:val="Normal"/>
    <w:pPr>
      <w:widowControl/>
    </w:pPr>
    <w:rPr>
      <w:kern w:val="0"/>
      <w:szCs w:val="21"/>
    </w:rPr>
  </w:style>
  <w:style w:type="paragraph" w:styleId="NormalIndent">
    <w:name w:val="Normal Indent"/>
    <w:basedOn w:val="Normal"/>
    <w:pPr>
      <w:ind w:firstLineChars="200" w:firstLine="420"/>
    </w:pPr>
  </w:style>
  <w:style w:type="paragraph" w:styleId="BalloonText">
    <w:name w:val="Balloon Text"/>
    <w:basedOn w:val="Normal"/>
    <w:rPr>
      <w:sz w:val="18"/>
      <w:szCs w:val="18"/>
    </w:rPr>
  </w:style>
  <w:style w:type="paragraph" w:styleId="TOC5">
    <w:name w:val="toc 5"/>
    <w:basedOn w:val="Normal"/>
    <w:next w:val="Normal"/>
    <w:pPr>
      <w:ind w:left="840"/>
      <w:jc w:val="left"/>
    </w:pPr>
    <w:rPr>
      <w:szCs w:val="21"/>
    </w:rPr>
  </w:style>
  <w:style w:type="paragraph" w:styleId="DocumentMap">
    <w:name w:val="Document Map"/>
    <w:basedOn w:val="Normal"/>
    <w:pPr>
      <w:shd w:val="clear" w:color="auto" w:fill="000080"/>
    </w:pPr>
  </w:style>
  <w:style w:type="paragraph" w:styleId="Caption">
    <w:name w:val="caption"/>
    <w:basedOn w:val="Normal"/>
    <w:next w:val="Normal"/>
    <w:qFormat/>
    <w:pPr>
      <w:spacing w:line="440" w:lineRule="exact"/>
    </w:pPr>
    <w:rPr>
      <w:rFonts w:ascii="Cambria" w:eastAsia="SimHei" w:hAnsi="Cambria"/>
      <w:sz w:val="20"/>
      <w:szCs w:val="20"/>
    </w:rPr>
  </w:style>
  <w:style w:type="paragraph" w:styleId="Header">
    <w:name w:val="header"/>
    <w:basedOn w:val="Normal"/>
    <w:pPr>
      <w:pBdr>
        <w:bottom w:val="single" w:sz="6" w:space="1" w:color="auto"/>
      </w:pBdr>
      <w:tabs>
        <w:tab w:val="center" w:pos="4153"/>
        <w:tab w:val="right" w:pos="8306"/>
      </w:tabs>
      <w:snapToGrid w:val="0"/>
      <w:jc w:val="center"/>
    </w:pPr>
    <w:rPr>
      <w:sz w:val="18"/>
      <w:szCs w:val="18"/>
    </w:rPr>
  </w:style>
  <w:style w:type="paragraph" w:styleId="TOC3">
    <w:name w:val="toc 3"/>
    <w:basedOn w:val="Normal"/>
    <w:next w:val="Normal"/>
    <w:pPr>
      <w:ind w:left="420"/>
      <w:jc w:val="left"/>
    </w:pPr>
    <w:rPr>
      <w:i/>
      <w:iCs/>
    </w:rPr>
  </w:style>
  <w:style w:type="paragraph" w:styleId="Footer">
    <w:name w:val="footer"/>
    <w:basedOn w:val="Normal"/>
    <w:pPr>
      <w:tabs>
        <w:tab w:val="center" w:pos="4153"/>
        <w:tab w:val="right" w:pos="8306"/>
      </w:tabs>
      <w:snapToGrid w:val="0"/>
      <w:jc w:val="left"/>
    </w:pPr>
    <w:rPr>
      <w:sz w:val="18"/>
      <w:szCs w:val="18"/>
    </w:rPr>
  </w:style>
  <w:style w:type="paragraph" w:styleId="TOC8">
    <w:name w:val="toc 8"/>
    <w:basedOn w:val="Normal"/>
    <w:next w:val="Normal"/>
    <w:pPr>
      <w:ind w:left="1470"/>
      <w:jc w:val="left"/>
    </w:pPr>
    <w:rPr>
      <w:szCs w:val="21"/>
    </w:rPr>
  </w:style>
  <w:style w:type="paragraph" w:styleId="ListParagraph">
    <w:name w:val="List Paragraph"/>
    <w:basedOn w:val="Normal"/>
    <w:link w:val="ListParagraphChar"/>
    <w:uiPriority w:val="34"/>
    <w:qFormat/>
    <w:pPr>
      <w:spacing w:line="440" w:lineRule="exact"/>
      <w:ind w:firstLineChars="200" w:firstLine="420"/>
    </w:pPr>
  </w:style>
  <w:style w:type="paragraph" w:styleId="TOC6">
    <w:name w:val="toc 6"/>
    <w:basedOn w:val="Normal"/>
    <w:next w:val="Normal"/>
    <w:pPr>
      <w:ind w:left="1050"/>
      <w:jc w:val="left"/>
    </w:pPr>
    <w:rPr>
      <w:szCs w:val="21"/>
    </w:rPr>
  </w:style>
  <w:style w:type="paragraph" w:styleId="BodyTextIndent2">
    <w:name w:val="Body Text Indent 2"/>
    <w:basedOn w:val="Normal"/>
    <w:pPr>
      <w:spacing w:line="360" w:lineRule="auto"/>
      <w:ind w:left="420" w:hangingChars="200" w:hanging="420"/>
    </w:pPr>
  </w:style>
  <w:style w:type="paragraph" w:styleId="TOC1">
    <w:name w:val="toc 1"/>
    <w:basedOn w:val="Normal"/>
    <w:next w:val="Normal"/>
    <w:pPr>
      <w:spacing w:before="120" w:after="120"/>
      <w:jc w:val="left"/>
    </w:pPr>
    <w:rPr>
      <w:b/>
      <w:bCs/>
      <w:caps/>
    </w:rPr>
  </w:style>
  <w:style w:type="paragraph" w:styleId="TOC9">
    <w:name w:val="toc 9"/>
    <w:basedOn w:val="Normal"/>
    <w:next w:val="Normal"/>
    <w:pPr>
      <w:ind w:left="1680"/>
      <w:jc w:val="left"/>
    </w:pPr>
    <w:rPr>
      <w:szCs w:val="21"/>
    </w:rPr>
  </w:style>
  <w:style w:type="paragraph" w:styleId="TOC2">
    <w:name w:val="toc 2"/>
    <w:basedOn w:val="Normal"/>
    <w:next w:val="Normal"/>
    <w:pPr>
      <w:ind w:left="210"/>
      <w:jc w:val="left"/>
    </w:pPr>
    <w:rPr>
      <w:smallCaps/>
    </w:rPr>
  </w:style>
  <w:style w:type="paragraph" w:customStyle="1" w:styleId="a">
    <w:name w:val="图"/>
    <w:basedOn w:val="Normal"/>
    <w:pPr>
      <w:adjustRightInd w:val="0"/>
      <w:snapToGrid w:val="0"/>
      <w:spacing w:before="200" w:after="40" w:line="320" w:lineRule="atLeast"/>
      <w:jc w:val="center"/>
    </w:pPr>
  </w:style>
  <w:style w:type="character" w:customStyle="1" w:styleId="Heading6Char">
    <w:name w:val="Heading 6 Char"/>
    <w:basedOn w:val="DefaultParagraphFont"/>
    <w:link w:val="Heading6"/>
    <w:uiPriority w:val="9"/>
    <w:semiHidden/>
    <w:rsid w:val="00246924"/>
    <w:rPr>
      <w:rFonts w:asciiTheme="majorHAnsi" w:eastAsiaTheme="majorEastAsia" w:hAnsiTheme="majorHAnsi" w:cstheme="majorBidi"/>
      <w:color w:val="1F4D78" w:themeColor="accent1" w:themeShade="7F"/>
      <w:kern w:val="2"/>
      <w:sz w:val="21"/>
      <w:szCs w:val="24"/>
    </w:rPr>
  </w:style>
  <w:style w:type="character" w:customStyle="1" w:styleId="Heading7Char">
    <w:name w:val="Heading 7 Char"/>
    <w:basedOn w:val="DefaultParagraphFont"/>
    <w:link w:val="Heading7"/>
    <w:uiPriority w:val="9"/>
    <w:semiHidden/>
    <w:rsid w:val="00246924"/>
    <w:rPr>
      <w:rFonts w:asciiTheme="majorHAnsi" w:eastAsiaTheme="majorEastAsia" w:hAnsiTheme="majorHAnsi" w:cstheme="majorBidi"/>
      <w:i/>
      <w:iCs/>
      <w:color w:val="1F4D78" w:themeColor="accent1" w:themeShade="7F"/>
      <w:kern w:val="2"/>
      <w:sz w:val="21"/>
      <w:szCs w:val="24"/>
    </w:rPr>
  </w:style>
  <w:style w:type="character" w:customStyle="1" w:styleId="Heading8Char">
    <w:name w:val="Heading 8 Char"/>
    <w:basedOn w:val="DefaultParagraphFont"/>
    <w:link w:val="Heading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Heading9Char">
    <w:name w:val="Heading 9 Char"/>
    <w:basedOn w:val="DefaultParagraphFont"/>
    <w:link w:val="Heading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ListParagraphChar">
    <w:name w:val="List Paragraph Char"/>
    <w:link w:val="ListParagraph"/>
    <w:uiPriority w:val="34"/>
    <w:rsid w:val="00DD6799"/>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5.emf"/><Relationship Id="rId21" Type="http://schemas.openxmlformats.org/officeDocument/2006/relationships/package" Target="embeddings/Microsoft_Visio_Drawing12.vsdx"/><Relationship Id="rId22" Type="http://schemas.openxmlformats.org/officeDocument/2006/relationships/image" Target="media/image6.emf"/><Relationship Id="rId23" Type="http://schemas.openxmlformats.org/officeDocument/2006/relationships/oleObject" Target="embeddings/Microsoft_Visio_2003-2010_Drawing12.vsd"/><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oleObject" Target="embeddings/Microsoft_Visio_2003-2010_Drawing23.vsd"/><Relationship Id="rId31" Type="http://schemas.openxmlformats.org/officeDocument/2006/relationships/image" Target="media/image13.png"/><Relationship Id="rId32" Type="http://schemas.openxmlformats.org/officeDocument/2006/relationships/image" Target="media/image14.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hyperlink" Target="mailto:&#36755;&#20837;&#23436;&#25972;&#37038;&#31665;&#22320;&#22336;*@*.*&#65288;&#26368;&#38271;50"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image" Target="media/image3.emf"/><Relationship Id="rId17" Type="http://schemas.openxmlformats.org/officeDocument/2006/relationships/oleObject" Target="embeddings/Microsoft_Visio_2003-2010_Drawing1.vsd"/><Relationship Id="rId18" Type="http://schemas.openxmlformats.org/officeDocument/2006/relationships/image" Target="media/image4.emf"/><Relationship Id="rId19" Type="http://schemas.openxmlformats.org/officeDocument/2006/relationships/package" Target="embeddings/Microsoft_Visio_Drawing1.vsdx"/><Relationship Id="rId37" Type="http://schemas.openxmlformats.org/officeDocument/2006/relationships/image" Target="media/image18.png"/><Relationship Id="rId38" Type="http://schemas.openxmlformats.org/officeDocument/2006/relationships/image" Target="media/image19.emf"/><Relationship Id="rId39" Type="http://schemas.openxmlformats.org/officeDocument/2006/relationships/image" Target="media/image20.emf"/><Relationship Id="rId40" Type="http://schemas.openxmlformats.org/officeDocument/2006/relationships/oleObject" Target="embeddings/Microsoft_Visio_2003-2010_Drawing34.vsd"/><Relationship Id="rId41" Type="http://schemas.openxmlformats.org/officeDocument/2006/relationships/image" Target="media/image21.emf"/><Relationship Id="rId42" Type="http://schemas.openxmlformats.org/officeDocument/2006/relationships/oleObject" Target="embeddings/Microsoft_Visio_2003-2010_Drawing45.vsd"/><Relationship Id="rId43" Type="http://schemas.openxmlformats.org/officeDocument/2006/relationships/header" Target="header1.xml"/><Relationship Id="rId44" Type="http://schemas.openxmlformats.org/officeDocument/2006/relationships/footer" Target="footer5.xml"/><Relationship Id="rId4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404C4-92B9-FD4F-8D84-9AC9DB238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1255</TotalTime>
  <Pages>77</Pages>
  <Words>6302</Words>
  <Characters>35924</Characters>
  <Application>Microsoft Macintosh Word</Application>
  <DocSecurity>0</DocSecurity>
  <PresentationFormat/>
  <Lines>299</Lines>
  <Paragraphs>84</Paragraphs>
  <Slides>0</Slides>
  <Notes>0</Notes>
  <HiddenSlides>0</HiddenSlides>
  <MMClips>0</MMClips>
  <ScaleCrop>false</ScaleCrop>
  <Manager/>
  <Company>bupt</Company>
  <LinksUpToDate>false</LinksUpToDate>
  <CharactersWithSpaces>42142</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subject/>
  <dc:creator>song</dc:creator>
  <cp:keywords/>
  <dc:description/>
  <cp:lastModifiedBy>zw_bn赵炜</cp:lastModifiedBy>
  <cp:revision>63</cp:revision>
  <dcterms:created xsi:type="dcterms:W3CDTF">2016-05-02T06:24:00Z</dcterms:created>
  <dcterms:modified xsi:type="dcterms:W3CDTF">2016-05-11T13:09:00Z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
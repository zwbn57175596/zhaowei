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1ECC" w:rsidRDefault="00911ECC">
      <w:pPr>
        <w:wordWrap w:val="0"/>
        <w:jc w:val="right"/>
        <w:rPr>
          <w:b/>
          <w:sz w:val="28"/>
          <w:szCs w:val="28"/>
        </w:rPr>
      </w:pPr>
      <w:r>
        <w:rPr>
          <w:rFonts w:hint="eastAsia"/>
          <w:b/>
          <w:sz w:val="28"/>
          <w:szCs w:val="28"/>
        </w:rPr>
        <w:t>密级：保密期限：</w:t>
      </w:r>
      <w:r>
        <w:rPr>
          <w:rFonts w:hint="eastAsia"/>
          <w:b/>
          <w:sz w:val="28"/>
          <w:szCs w:val="28"/>
        </w:rPr>
        <w:t xml:space="preserve">  </w:t>
      </w:r>
    </w:p>
    <w:p w:rsidR="00911ECC" w:rsidRDefault="00911ECC">
      <w:pPr>
        <w:rPr>
          <w:b/>
          <w:sz w:val="28"/>
          <w:szCs w:val="28"/>
        </w:rPr>
      </w:pPr>
    </w:p>
    <w:p w:rsidR="00911ECC" w:rsidRDefault="00911ECC">
      <w:pPr>
        <w:jc w:val="center"/>
      </w:pPr>
      <w:r>
        <w:rPr>
          <w:rFonts w:hint="eastAsia"/>
        </w:rPr>
        <w:t xml:space="preserve"> </w:t>
      </w:r>
      <w:r w:rsidR="00993F28">
        <w:rPr>
          <w:rFonts w:hint="eastAsia"/>
          <w:noProof/>
        </w:rPr>
        <w:drawing>
          <wp:inline distT="0" distB="0" distL="0" distR="0">
            <wp:extent cx="4709160" cy="1143000"/>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rsidR="00911ECC" w:rsidRDefault="00911ECC">
      <w:pPr>
        <w:jc w:val="center"/>
        <w:rPr>
          <w:rFonts w:ascii="黑体" w:eastAsia="黑体"/>
          <w:b/>
          <w:sz w:val="64"/>
          <w:szCs w:val="52"/>
        </w:rPr>
      </w:pPr>
      <w:r>
        <w:rPr>
          <w:rFonts w:ascii="黑体" w:eastAsia="黑体" w:hint="eastAsia"/>
          <w:b/>
          <w:sz w:val="64"/>
          <w:szCs w:val="52"/>
        </w:rPr>
        <w:t>硕士学位论文</w:t>
      </w:r>
    </w:p>
    <w:p w:rsidR="00911ECC" w:rsidRDefault="00911ECC">
      <w:pPr>
        <w:jc w:val="center"/>
      </w:pPr>
    </w:p>
    <w:p w:rsidR="00911ECC" w:rsidRDefault="00993F28">
      <w:pPr>
        <w:jc w:val="center"/>
      </w:pPr>
      <w:r>
        <w:rPr>
          <w:rFonts w:hint="eastAsia"/>
          <w:noProof/>
        </w:rPr>
        <w:drawing>
          <wp:inline distT="0" distB="0" distL="0" distR="0">
            <wp:extent cx="1120140"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rsidR="00911ECC" w:rsidRDefault="00911ECC">
      <w:pPr>
        <w:jc w:val="center"/>
        <w:rPr>
          <w:rFonts w:ascii="黑体" w:eastAsia="黑体"/>
          <w:b/>
          <w:sz w:val="52"/>
          <w:szCs w:val="52"/>
        </w:rPr>
      </w:pPr>
      <w:r>
        <w:rPr>
          <w:rFonts w:ascii="黑体" w:eastAsia="黑体" w:hint="eastAsia"/>
          <w:b/>
          <w:sz w:val="52"/>
          <w:szCs w:val="52"/>
        </w:rPr>
        <w:t xml:space="preserve">  </w:t>
      </w:r>
    </w:p>
    <w:p w:rsidR="00911ECC" w:rsidRDefault="00911ECC"/>
    <w:p w:rsidR="00911ECC" w:rsidRDefault="00911ECC" w:rsidP="00F81FE8">
      <w:pPr>
        <w:ind w:firstLineChars="300" w:firstLine="1084"/>
        <w:rPr>
          <w:b/>
          <w:sz w:val="36"/>
          <w:szCs w:val="32"/>
          <w:u w:val="single"/>
        </w:rPr>
      </w:pPr>
      <w:r>
        <w:rPr>
          <w:rFonts w:hint="eastAsia"/>
          <w:b/>
          <w:sz w:val="36"/>
          <w:szCs w:val="32"/>
        </w:rPr>
        <w:t>题目：</w:t>
      </w:r>
      <w:r w:rsidR="00D43AEF" w:rsidRPr="00D43AEF">
        <w:rPr>
          <w:rFonts w:hint="eastAsia"/>
          <w:b/>
          <w:sz w:val="36"/>
          <w:szCs w:val="32"/>
        </w:rPr>
        <w:t>基于分布式开源技术下的企业移动协同</w:t>
      </w:r>
      <w:r w:rsidR="00C12868">
        <w:rPr>
          <w:rFonts w:hint="eastAsia"/>
          <w:b/>
          <w:sz w:val="36"/>
          <w:szCs w:val="32"/>
        </w:rPr>
        <w:t>云</w:t>
      </w:r>
      <w:r w:rsidR="00D43AEF" w:rsidRPr="00D43AEF">
        <w:rPr>
          <w:rFonts w:hint="eastAsia"/>
          <w:b/>
          <w:sz w:val="36"/>
          <w:szCs w:val="32"/>
        </w:rPr>
        <w:t>办公服务的设计与实现</w:t>
      </w:r>
    </w:p>
    <w:p w:rsidR="00911ECC" w:rsidRDefault="00911ECC" w:rsidP="00F81FE8">
      <w:pPr>
        <w:ind w:firstLineChars="495" w:firstLine="1590"/>
        <w:rPr>
          <w:b/>
          <w:sz w:val="32"/>
          <w:szCs w:val="32"/>
          <w:u w:val="single"/>
        </w:rPr>
      </w:pPr>
    </w:p>
    <w:p w:rsidR="00911ECC" w:rsidRDefault="00911ECC"/>
    <w:p w:rsidR="00911ECC" w:rsidRDefault="00911ECC" w:rsidP="008314C6">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号：</w:t>
      </w:r>
      <w:r>
        <w:rPr>
          <w:rFonts w:hint="eastAsia"/>
          <w:b/>
          <w:sz w:val="28"/>
          <w:szCs w:val="28"/>
          <w:u w:val="single"/>
        </w:rPr>
        <w:t xml:space="preserve"> </w:t>
      </w:r>
      <w:r w:rsidR="008314C6">
        <w:rPr>
          <w:rFonts w:hint="eastAsia"/>
          <w:b/>
          <w:sz w:val="28"/>
          <w:szCs w:val="28"/>
          <w:u w:val="single"/>
        </w:rPr>
        <w:t xml:space="preserve">  2011127136    </w:t>
      </w:r>
    </w:p>
    <w:p w:rsidR="00911ECC" w:rsidRDefault="00911ECC" w:rsidP="008314C6">
      <w:pPr>
        <w:ind w:firstLineChars="890" w:firstLine="2502"/>
        <w:jc w:val="left"/>
        <w:rPr>
          <w:b/>
          <w:sz w:val="28"/>
          <w:szCs w:val="28"/>
          <w:u w:val="single"/>
        </w:rPr>
      </w:pPr>
      <w:r>
        <w:rPr>
          <w:rFonts w:hint="eastAsia"/>
          <w:b/>
          <w:sz w:val="28"/>
          <w:szCs w:val="28"/>
        </w:rPr>
        <w:t>姓</w:t>
      </w:r>
      <w:r w:rsidR="008314C6">
        <w:rPr>
          <w:rFonts w:hint="eastAsia"/>
          <w:b/>
          <w:sz w:val="28"/>
          <w:szCs w:val="28"/>
        </w:rPr>
        <w:t xml:space="preserve">  </w:t>
      </w:r>
      <w:r>
        <w:rPr>
          <w:rFonts w:hint="eastAsia"/>
          <w:b/>
          <w:sz w:val="28"/>
          <w:szCs w:val="28"/>
        </w:rPr>
        <w:t>名：</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赵炜</w:t>
      </w:r>
      <w:r w:rsidR="008314C6">
        <w:rPr>
          <w:rFonts w:hint="eastAsia"/>
          <w:b/>
          <w:sz w:val="28"/>
          <w:szCs w:val="28"/>
          <w:u w:val="single"/>
        </w:rPr>
        <w:t xml:space="preserve">       </w:t>
      </w:r>
    </w:p>
    <w:p w:rsidR="00911ECC" w:rsidRDefault="00911ECC" w:rsidP="008314C6">
      <w:pPr>
        <w:ind w:firstLineChars="890" w:firstLine="2502"/>
        <w:jc w:val="left"/>
        <w:rPr>
          <w:b/>
          <w:sz w:val="28"/>
          <w:szCs w:val="28"/>
          <w:u w:val="single"/>
        </w:rPr>
      </w:pPr>
      <w:r>
        <w:rPr>
          <w:rFonts w:hint="eastAsia"/>
          <w:b/>
          <w:sz w:val="28"/>
          <w:szCs w:val="28"/>
        </w:rPr>
        <w:t>专</w:t>
      </w:r>
      <w:r w:rsidR="008314C6">
        <w:rPr>
          <w:rFonts w:hint="eastAsia"/>
          <w:b/>
          <w:sz w:val="28"/>
          <w:szCs w:val="28"/>
        </w:rPr>
        <w:t xml:space="preserve">  </w:t>
      </w:r>
      <w:r>
        <w:rPr>
          <w:rFonts w:hint="eastAsia"/>
          <w:b/>
          <w:sz w:val="28"/>
          <w:szCs w:val="28"/>
        </w:rPr>
        <w:t>业：</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软件工程</w:t>
      </w:r>
      <w:r w:rsidR="008314C6">
        <w:rPr>
          <w:rFonts w:hint="eastAsia"/>
          <w:b/>
          <w:sz w:val="28"/>
          <w:szCs w:val="28"/>
          <w:u w:val="single"/>
        </w:rPr>
        <w:t xml:space="preserve">     </w:t>
      </w:r>
    </w:p>
    <w:p w:rsidR="00911ECC" w:rsidRDefault="00911ECC" w:rsidP="008314C6">
      <w:pPr>
        <w:ind w:firstLineChars="890" w:firstLine="2502"/>
        <w:jc w:val="left"/>
        <w:rPr>
          <w:b/>
          <w:sz w:val="28"/>
          <w:szCs w:val="28"/>
          <w:u w:val="single"/>
        </w:rPr>
      </w:pPr>
      <w:r>
        <w:rPr>
          <w:rFonts w:hint="eastAsia"/>
          <w:b/>
          <w:sz w:val="28"/>
          <w:szCs w:val="28"/>
        </w:rPr>
        <w:t>导</w:t>
      </w:r>
      <w:r w:rsidR="008314C6">
        <w:rPr>
          <w:rFonts w:hint="eastAsia"/>
          <w:b/>
          <w:sz w:val="28"/>
          <w:szCs w:val="28"/>
        </w:rPr>
        <w:t xml:space="preserve">  </w:t>
      </w:r>
      <w:r>
        <w:rPr>
          <w:rFonts w:hint="eastAsia"/>
          <w:b/>
          <w:sz w:val="28"/>
          <w:szCs w:val="28"/>
        </w:rPr>
        <w:t>师：</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吴国仕</w:t>
      </w:r>
      <w:r w:rsidR="008314C6">
        <w:rPr>
          <w:rFonts w:hint="eastAsia"/>
          <w:b/>
          <w:sz w:val="28"/>
          <w:szCs w:val="28"/>
          <w:u w:val="single"/>
        </w:rPr>
        <w:t xml:space="preserve">      </w:t>
      </w:r>
    </w:p>
    <w:p w:rsidR="00911ECC" w:rsidRDefault="00911ECC" w:rsidP="008314C6">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院：</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软件学院</w:t>
      </w:r>
      <w:r w:rsidR="008314C6">
        <w:rPr>
          <w:rFonts w:hint="eastAsia"/>
          <w:b/>
          <w:sz w:val="28"/>
          <w:szCs w:val="28"/>
          <w:u w:val="single"/>
        </w:rPr>
        <w:t xml:space="preserve">     </w:t>
      </w:r>
    </w:p>
    <w:p w:rsidR="00911ECC" w:rsidRDefault="00911ECC" w:rsidP="008314C6">
      <w:pPr>
        <w:ind w:firstLineChars="890" w:firstLine="2502"/>
        <w:jc w:val="left"/>
        <w:rPr>
          <w:b/>
          <w:sz w:val="28"/>
          <w:szCs w:val="28"/>
          <w:u w:val="single"/>
        </w:rPr>
      </w:pPr>
    </w:p>
    <w:p w:rsidR="00911ECC" w:rsidRDefault="003B1D36" w:rsidP="00F81FE8">
      <w:pPr>
        <w:ind w:firstLineChars="1490" w:firstLine="4188"/>
        <w:rPr>
          <w:b/>
          <w:sz w:val="28"/>
          <w:szCs w:val="28"/>
        </w:rPr>
      </w:pPr>
      <w:r>
        <w:rPr>
          <w:rFonts w:hint="eastAsia"/>
          <w:b/>
          <w:sz w:val="28"/>
          <w:szCs w:val="28"/>
        </w:rPr>
        <w:t>2016</w:t>
      </w:r>
      <w:r w:rsidR="00911ECC">
        <w:rPr>
          <w:rFonts w:hint="eastAsia"/>
          <w:b/>
          <w:sz w:val="28"/>
          <w:szCs w:val="28"/>
        </w:rPr>
        <w:t>年</w:t>
      </w:r>
      <w:r>
        <w:rPr>
          <w:rFonts w:hint="eastAsia"/>
          <w:b/>
          <w:sz w:val="28"/>
          <w:szCs w:val="28"/>
        </w:rPr>
        <w:t xml:space="preserve"> 6</w:t>
      </w:r>
      <w:r w:rsidR="00911ECC">
        <w:rPr>
          <w:rFonts w:hint="eastAsia"/>
          <w:b/>
          <w:sz w:val="28"/>
          <w:szCs w:val="28"/>
        </w:rPr>
        <w:t>月</w:t>
      </w:r>
      <w:r>
        <w:rPr>
          <w:rFonts w:hint="eastAsia"/>
          <w:b/>
          <w:sz w:val="28"/>
          <w:szCs w:val="28"/>
        </w:rPr>
        <w:t>10</w:t>
      </w:r>
      <w:r w:rsidR="00911ECC">
        <w:rPr>
          <w:rFonts w:hint="eastAsia"/>
          <w:b/>
          <w:sz w:val="28"/>
          <w:szCs w:val="28"/>
        </w:rPr>
        <w:t>日</w:t>
      </w:r>
    </w:p>
    <w:p w:rsidR="00911ECC" w:rsidRDefault="00911ECC">
      <w:pPr>
        <w:spacing w:line="0" w:lineRule="atLeast"/>
        <w:rPr>
          <w:b/>
          <w:bCs/>
          <w:sz w:val="30"/>
        </w:rPr>
        <w:sectPr w:rsidR="00911ECC">
          <w:footerReference w:type="even" r:id="rId11"/>
          <w:footerReference w:type="default" r:id="rId12"/>
          <w:pgSz w:w="11906" w:h="16838"/>
          <w:pgMar w:top="1440" w:right="1800" w:bottom="1440" w:left="1800" w:header="851" w:footer="992" w:gutter="0"/>
          <w:cols w:space="720"/>
          <w:docGrid w:type="lines" w:linePitch="312"/>
        </w:sectPr>
      </w:pPr>
    </w:p>
    <w:p w:rsidR="00911ECC" w:rsidRDefault="00911ECC">
      <w:pPr>
        <w:pStyle w:val="p0"/>
        <w:spacing w:line="400" w:lineRule="atLeast"/>
        <w:jc w:val="center"/>
        <w:rPr>
          <w:rFonts w:ascii="宋体" w:hAnsi="宋体"/>
          <w:sz w:val="24"/>
          <w:szCs w:val="24"/>
        </w:rPr>
      </w:pPr>
      <w:r>
        <w:rPr>
          <w:rFonts w:ascii="宋体" w:hAnsi="宋体" w:hint="eastAsia"/>
          <w:sz w:val="24"/>
          <w:szCs w:val="24"/>
        </w:rPr>
        <w:lastRenderedPageBreak/>
        <w:t>独创性（或创新性）声明</w:t>
      </w:r>
    </w:p>
    <w:p w:rsidR="00911ECC" w:rsidRDefault="00911ECC">
      <w:pPr>
        <w:pStyle w:val="p0"/>
        <w:spacing w:line="400" w:lineRule="atLeast"/>
        <w:jc w:val="center"/>
        <w:rPr>
          <w:rFonts w:ascii="宋体" w:hAnsi="宋体"/>
          <w:sz w:val="24"/>
          <w:szCs w:val="24"/>
        </w:rPr>
      </w:pPr>
    </w:p>
    <w:p w:rsidR="00911ECC" w:rsidRDefault="00911ECC">
      <w:pPr>
        <w:pStyle w:val="p16"/>
        <w:spacing w:line="400" w:lineRule="atLeast"/>
        <w:ind w:firstLine="420"/>
        <w:rPr>
          <w:rFonts w:ascii="宋体" w:hAnsi="宋体"/>
        </w:rPr>
      </w:pPr>
      <w:r>
        <w:rPr>
          <w:rFonts w:ascii="宋体" w:hAnsi="宋体"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911ECC" w:rsidRDefault="00911ECC">
      <w:pPr>
        <w:pStyle w:val="p0"/>
        <w:spacing w:line="400" w:lineRule="atLeast"/>
        <w:ind w:firstLine="480"/>
        <w:rPr>
          <w:rFonts w:ascii="宋体" w:hAnsi="宋体"/>
          <w:sz w:val="24"/>
          <w:szCs w:val="24"/>
        </w:rPr>
      </w:pPr>
      <w:r>
        <w:rPr>
          <w:rFonts w:ascii="宋体" w:hAnsi="宋体" w:hint="eastAsia"/>
          <w:sz w:val="24"/>
          <w:szCs w:val="24"/>
        </w:rPr>
        <w:t>申请学位论文与资料若有不实之处，本人承担一切相关责任。</w:t>
      </w:r>
    </w:p>
    <w:p w:rsidR="00911ECC" w:rsidRDefault="00911ECC">
      <w:pPr>
        <w:pStyle w:val="p0"/>
        <w:spacing w:line="400" w:lineRule="atLeast"/>
        <w:ind w:firstLine="480"/>
        <w:rPr>
          <w:rFonts w:ascii="宋体" w:hAnsi="宋体"/>
          <w:sz w:val="24"/>
          <w:szCs w:val="24"/>
        </w:rPr>
      </w:pPr>
    </w:p>
    <w:p w:rsidR="00911ECC" w:rsidRDefault="00911ECC">
      <w:pPr>
        <w:pStyle w:val="p0"/>
        <w:spacing w:line="400" w:lineRule="atLeast"/>
        <w:ind w:firstLine="480"/>
        <w:rPr>
          <w:rFonts w:ascii="宋体" w:hAnsi="宋体"/>
          <w:sz w:val="24"/>
          <w:szCs w:val="24"/>
        </w:rPr>
      </w:pPr>
      <w:r>
        <w:rPr>
          <w:rFonts w:ascii="宋体" w:hAnsi="宋体" w:hint="eastAsia"/>
          <w:sz w:val="24"/>
          <w:szCs w:val="24"/>
        </w:rPr>
        <w:t>本人签名：  日期：</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911ECC" w:rsidRDefault="00911ECC">
      <w:pPr>
        <w:spacing w:line="400" w:lineRule="exact"/>
        <w:jc w:val="center"/>
        <w:rPr>
          <w:sz w:val="24"/>
        </w:rPr>
      </w:pPr>
      <w:r>
        <w:rPr>
          <w:rFonts w:hint="eastAsia"/>
          <w:sz w:val="24"/>
        </w:rPr>
        <w:t>关于论文使用授权的说明</w:t>
      </w:r>
    </w:p>
    <w:p w:rsidR="00911ECC" w:rsidRDefault="00911ECC">
      <w:pPr>
        <w:spacing w:line="400" w:lineRule="exact"/>
        <w:jc w:val="center"/>
        <w:rPr>
          <w:sz w:val="24"/>
        </w:rPr>
      </w:pPr>
    </w:p>
    <w:p w:rsidR="00911ECC" w:rsidRDefault="00911ECC">
      <w:pPr>
        <w:pStyle w:val="aa"/>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r>
        <w:rPr>
          <w:rFonts w:hint="eastAsia"/>
          <w:sz w:val="24"/>
        </w:rPr>
        <w:t>本学位论文不属于保密范围，适用本授权书。</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u w:val="single"/>
        </w:rPr>
      </w:pPr>
      <w:r>
        <w:rPr>
          <w:rFonts w:hint="eastAsia"/>
          <w:sz w:val="24"/>
        </w:rPr>
        <w:t>本人签名：</w:t>
      </w:r>
      <w:r>
        <w:rPr>
          <w:rFonts w:hint="eastAsia"/>
          <w:sz w:val="24"/>
        </w:rPr>
        <w:t xml:space="preserve">   </w:t>
      </w:r>
      <w:r>
        <w:rPr>
          <w:rFonts w:hint="eastAsia"/>
          <w:sz w:val="24"/>
        </w:rPr>
        <w:t>日期：</w:t>
      </w:r>
      <w:r>
        <w:rPr>
          <w:rFonts w:hint="eastAsia"/>
          <w:sz w:val="24"/>
          <w:u w:val="single"/>
        </w:rPr>
        <w:t xml:space="preserve">   </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u w:val="single"/>
        </w:rPr>
      </w:pPr>
      <w:r>
        <w:rPr>
          <w:rFonts w:hint="eastAsia"/>
          <w:sz w:val="24"/>
        </w:rPr>
        <w:t>导师签名：</w:t>
      </w:r>
      <w:r>
        <w:rPr>
          <w:rFonts w:hint="eastAsia"/>
          <w:sz w:val="24"/>
        </w:rPr>
        <w:t xml:space="preserve">   </w:t>
      </w:r>
      <w:r>
        <w:rPr>
          <w:rFonts w:hint="eastAsia"/>
          <w:sz w:val="24"/>
        </w:rPr>
        <w:t>日期：</w:t>
      </w:r>
      <w:r>
        <w:rPr>
          <w:rFonts w:hint="eastAsia"/>
          <w:sz w:val="24"/>
          <w:u w:val="single"/>
        </w:rPr>
        <w:t xml:space="preserve">   </w:t>
      </w:r>
    </w:p>
    <w:p w:rsidR="00911ECC" w:rsidRDefault="00911ECC">
      <w:pPr>
        <w:spacing w:line="0" w:lineRule="atLeast"/>
        <w:rPr>
          <w:b/>
          <w:bCs/>
          <w:sz w:val="32"/>
        </w:rPr>
      </w:pPr>
    </w:p>
    <w:p w:rsidR="00911ECC" w:rsidRDefault="00911ECC">
      <w:pPr>
        <w:sectPr w:rsidR="00911ECC">
          <w:pgSz w:w="11906" w:h="16838"/>
          <w:pgMar w:top="1440" w:right="1800" w:bottom="1440" w:left="1800" w:header="851" w:footer="992" w:gutter="0"/>
          <w:cols w:space="720"/>
          <w:docGrid w:type="lines" w:linePitch="312"/>
        </w:sectPr>
      </w:pPr>
    </w:p>
    <w:p w:rsidR="00911ECC" w:rsidRDefault="00D22DB6">
      <w:pPr>
        <w:spacing w:line="520" w:lineRule="exact"/>
        <w:jc w:val="center"/>
        <w:rPr>
          <w:bCs/>
          <w:sz w:val="32"/>
          <w:szCs w:val="36"/>
        </w:rPr>
      </w:pPr>
      <w:r w:rsidRPr="00D22DB6">
        <w:rPr>
          <w:rFonts w:eastAsia="黑体" w:hint="eastAsia"/>
          <w:bCs/>
          <w:sz w:val="32"/>
          <w:szCs w:val="36"/>
        </w:rPr>
        <w:lastRenderedPageBreak/>
        <w:t>基于分布式开源技术下的企业移动协同云办公服务的设计与实现</w:t>
      </w:r>
    </w:p>
    <w:p w:rsidR="00911ECC" w:rsidRDefault="00911ECC">
      <w:pPr>
        <w:pStyle w:val="a9"/>
        <w:ind w:left="420" w:firstLine="0"/>
      </w:pPr>
    </w:p>
    <w:p w:rsidR="00911ECC" w:rsidRDefault="00911ECC">
      <w:pPr>
        <w:pStyle w:val="a9"/>
        <w:ind w:firstLine="0"/>
        <w:jc w:val="center"/>
        <w:rPr>
          <w:rFonts w:ascii="黑体" w:eastAsia="黑体"/>
          <w:sz w:val="30"/>
        </w:rPr>
      </w:pPr>
      <w:r>
        <w:rPr>
          <w:rFonts w:ascii="黑体" w:eastAsia="黑体" w:hint="eastAsia"/>
          <w:sz w:val="30"/>
        </w:rPr>
        <w:t>摘 要</w:t>
      </w:r>
    </w:p>
    <w:p w:rsidR="00911ECC" w:rsidRDefault="00911ECC">
      <w:pPr>
        <w:pStyle w:val="a9"/>
        <w:ind w:left="420" w:firstLine="0"/>
      </w:pPr>
    </w:p>
    <w:p w:rsidR="00597750" w:rsidRPr="00597750" w:rsidRDefault="00597750" w:rsidP="00597750">
      <w:pPr>
        <w:pStyle w:val="a9"/>
        <w:spacing w:line="400" w:lineRule="exact"/>
        <w:ind w:firstLine="573"/>
        <w:rPr>
          <w:sz w:val="28"/>
          <w:szCs w:val="28"/>
        </w:rPr>
      </w:pPr>
      <w:r w:rsidRPr="00597750">
        <w:rPr>
          <w:rFonts w:hint="eastAsia"/>
          <w:sz w:val="28"/>
          <w:szCs w:val="28"/>
        </w:rPr>
        <w:t>近几年，随着智能终端迅速的普及，移动互联网用户呈现爆炸式的增长。移动互联网服务极大丰富了我们的日常生活。移动社交（微信、微博）、掌上购物（淘宝、京东、天猫）、移动支付（支付宝、微信、ApplePay）等等。现在很多的行业都在谋求能够赶上移动互联网这趟高速列车。但是想要转型移动互联网，企业的管理首先就要跟的上。首先，大部分的企业在企业协同的软件上投入很少，之前使用的大多数是ERP、CRM类型的软件，而且软件更新的速度也很慢，大部分的软件是半年或者一年一次更新，两年或更长时间才有一个大版本的发布，这样的更新速度是远远赶不上用户的需求，赶不上业务的发展的；其次，国内高速的经济发展催生了一大批创业者，他们成立的小微企业人数较少但是数量却已经达到千万级别，对于小微企业的协同软件市场国内也是刚刚起步，还很简陋；数据孤岛也式现代企业急需解决的问题，部门与部门之间难协同，企业上下游数据不同都阻碍了企业的成长。现在的企业协同市场急需符合现在移动互联网浪潮的一款企业协同服务。</w:t>
      </w:r>
    </w:p>
    <w:p w:rsidR="00911ECC" w:rsidRDefault="00597750" w:rsidP="00597750">
      <w:pPr>
        <w:pStyle w:val="a9"/>
        <w:spacing w:line="400" w:lineRule="exact"/>
        <w:ind w:firstLine="573"/>
        <w:rPr>
          <w:sz w:val="28"/>
          <w:szCs w:val="28"/>
        </w:rPr>
      </w:pPr>
      <w:r w:rsidRPr="00597750">
        <w:rPr>
          <w:rFonts w:hint="eastAsia"/>
          <w:sz w:val="28"/>
          <w:szCs w:val="28"/>
        </w:rPr>
        <w:t>云服务的出现让人们看到了解决这些问题希望。将企业协同的服务云化，把业务都放到云端将有效的打通企业内，企业与企业之间的数据；将企业协同移动化，让企业协同具备一定的社交属性，将极大的加强了企业内、企业与企业之间的协同能力，减低协同的成本。同时云化能加快软件服务的更新，使得企业协同服务能力的提升速度能够赶上社会的发展。然而，云化也对企业协同服务提出了新的挑战。将上千万的企业协同服务由云端来提供，无疑对云端的服务是一个很大的压力。本文以Apache开源社区的两大开源项目Zookeeper和Thrift为基础，结合分布式的思想设计式和实现一个高性能，高可用的一个企业协同云服务来满足需求。</w:t>
      </w:r>
    </w:p>
    <w:p w:rsidR="00911ECC" w:rsidRDefault="00911ECC">
      <w:pPr>
        <w:pStyle w:val="a9"/>
        <w:spacing w:line="400" w:lineRule="exact"/>
        <w:ind w:firstLine="0"/>
        <w:rPr>
          <w:sz w:val="28"/>
          <w:szCs w:val="28"/>
        </w:rPr>
      </w:pPr>
      <w:r>
        <w:rPr>
          <w:rFonts w:ascii="黑体" w:eastAsia="黑体"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r w:rsidR="000C217C" w:rsidRPr="000C217C">
        <w:rPr>
          <w:rFonts w:hint="eastAsia"/>
          <w:sz w:val="28"/>
          <w:szCs w:val="28"/>
        </w:rPr>
        <w:t>分布式服务</w:t>
      </w:r>
      <w:r>
        <w:rPr>
          <w:rFonts w:hint="eastAsia"/>
          <w:sz w:val="28"/>
          <w:szCs w:val="28"/>
        </w:rPr>
        <w:t xml:space="preserve">  </w:t>
      </w:r>
      <w:r w:rsidR="000C217C" w:rsidRPr="000C217C">
        <w:rPr>
          <w:rFonts w:hint="eastAsia"/>
          <w:sz w:val="28"/>
          <w:szCs w:val="28"/>
        </w:rPr>
        <w:t>开源技术</w:t>
      </w:r>
    </w:p>
    <w:p w:rsidR="00911ECC" w:rsidRDefault="00911ECC">
      <w:pPr>
        <w:pStyle w:val="a9"/>
        <w:ind w:firstLine="0"/>
        <w:jc w:val="center"/>
        <w:rPr>
          <w:rFonts w:ascii="Times New Roman" w:hAnsi="Times New Roman"/>
          <w:sz w:val="32"/>
        </w:rPr>
      </w:pPr>
      <w:r>
        <w:rPr>
          <w:sz w:val="28"/>
        </w:rPr>
        <w:br w:type="page"/>
      </w:r>
      <w:r w:rsidR="00901D9E">
        <w:rPr>
          <w:rFonts w:ascii="Times New Roman" w:hAnsi="Times New Roman" w:hint="eastAsia"/>
          <w:sz w:val="32"/>
        </w:rPr>
        <w:lastRenderedPageBreak/>
        <w:t>DESIGN AND IMPLEMENTATION OF TECHNOLOGY-BASED ENTERPRISE MOBILE DISTRIBUTED UNDER OPEN SOURCE COLLABORATIVE CLOUD OFFICE SERVICES</w:t>
      </w:r>
    </w:p>
    <w:p w:rsidR="00911ECC" w:rsidRDefault="00911ECC" w:rsidP="00626322">
      <w:pPr>
        <w:pStyle w:val="a9"/>
        <w:spacing w:line="240" w:lineRule="auto"/>
        <w:ind w:firstLine="0"/>
        <w:jc w:val="center"/>
        <w:outlineLvl w:val="0"/>
        <w:rPr>
          <w:rFonts w:ascii="Times New Roman" w:hAnsi="Times New Roman"/>
          <w:sz w:val="30"/>
        </w:rPr>
      </w:pPr>
      <w:r>
        <w:rPr>
          <w:rFonts w:ascii="Times New Roman" w:hAnsi="Times New Roman" w:hint="eastAsia"/>
          <w:sz w:val="30"/>
        </w:rPr>
        <w:t>ABSTRACT</w:t>
      </w:r>
    </w:p>
    <w:p w:rsidR="00636CE0" w:rsidRPr="00545E6B" w:rsidRDefault="00636CE0" w:rsidP="00545E6B">
      <w:pPr>
        <w:pStyle w:val="a9"/>
        <w:spacing w:line="240" w:lineRule="auto"/>
        <w:rPr>
          <w:rFonts w:ascii="Times New Roman" w:hAnsi="Times New Roman"/>
          <w:sz w:val="24"/>
        </w:rPr>
      </w:pPr>
      <w:r w:rsidRPr="00545E6B">
        <w:rPr>
          <w:rFonts w:ascii="Times New Roman" w:hAnsi="Times New Roman"/>
          <w:sz w:val="24"/>
        </w:rPr>
        <w:t>In recent years, with the rapid popularization of intelligent terminals, mobile Internet users show explosive growth. Mobile Internet services greatly enrich our daily lives. Mobile social (micro-channel, microblogging), handheld shopping (Taobao, Jingdong, Lynx), mobile payment (Alipay, micro letter, ApplePay) and so on. Now many industries are seeking to catch up with high-speed mobile Internet tour train. But want transformation of the mobile Internet, the company's management with the first thing. First, most of the enterprises in the enterprise collaboration software into small, previously used mostly ERP, CRM types of software, and software update speed is very slow, most of the software is updated once a year or six months, two years or more have a big release, this update rate is far behind the needs of users, behind the development of the business; secondly, high-speed development of the domestic economy spawned a large number of entrepreneurs, they set up a small the number of small and micro enterprises but the number has already reached the million level for small and micro enterprises in the domestic collaboration software market is just beginning, very simple; synergy between data silos also difficult formula urgent problems of modern enterprises, departments, enterprises have different upstream and downstream data hinders the growth of enterprises. Now the enterprise collaboration market now meet the urgent need of a wave of mobile Internet business collaboration services.</w:t>
      </w:r>
    </w:p>
    <w:p w:rsidR="00911ECC" w:rsidRPr="00545E6B" w:rsidRDefault="00636CE0" w:rsidP="00636CE0">
      <w:pPr>
        <w:pStyle w:val="a9"/>
        <w:spacing w:line="240" w:lineRule="auto"/>
        <w:rPr>
          <w:rFonts w:ascii="Times New Roman" w:hAnsi="Times New Roman"/>
          <w:sz w:val="24"/>
        </w:rPr>
      </w:pPr>
      <w:r w:rsidRPr="00545E6B">
        <w:rPr>
          <w:rFonts w:ascii="Times New Roman" w:hAnsi="Times New Roman"/>
          <w:sz w:val="24"/>
        </w:rPr>
        <w:t>The emergence of cloud services let people see the hope to solve these problems. The cloud of enterprise collaboration services, the business to the cloud will effectively open up the enterprise, the data between enterprises; enterprise collaborative move, let the enterprise collaboration with certain social property, will greatly enhance enterprise, synergy between enterprises, and reduce the cost of collaboration. At the same time can accelerate cloud-based software update service, making enterprise collaboration service capabilities to enhance the speed to catch up with the development of society. However, the cloud-based enterprise collaboration services also presents new challenges. The tens of millions of enterprise collaboration services provided by the cloud, the cloud service is undoubtedly a lot of pressure. In this paper, two open source project Zookeeper Apache open source community and Thrift, combined with the idea of distributed design and implement a high-performance formula, a highly available enterprise cloud collaboration services to meet demand.</w:t>
      </w:r>
    </w:p>
    <w:p w:rsidR="00911ECC" w:rsidRDefault="00911ECC">
      <w:pPr>
        <w:pStyle w:val="a9"/>
        <w:spacing w:line="240" w:lineRule="auto"/>
      </w:pPr>
    </w:p>
    <w:p w:rsidR="00911ECC" w:rsidRDefault="00911ECC">
      <w:pPr>
        <w:pStyle w:val="a9"/>
        <w:spacing w:line="240" w:lineRule="auto"/>
      </w:pPr>
    </w:p>
    <w:p w:rsidR="00911ECC" w:rsidRDefault="00911ECC" w:rsidP="00752CED">
      <w:pPr>
        <w:pStyle w:val="a9"/>
        <w:spacing w:line="240" w:lineRule="auto"/>
        <w:ind w:firstLine="0"/>
        <w:rPr>
          <w:sz w:val="24"/>
        </w:rPr>
        <w:sectPr w:rsidR="00911ECC">
          <w:footerReference w:type="default" r:id="rId13"/>
          <w:pgSz w:w="11906" w:h="16838"/>
          <w:pgMar w:top="1440" w:right="1800" w:bottom="1440" w:left="1800" w:header="851" w:footer="992" w:gutter="0"/>
          <w:cols w:space="720"/>
          <w:docGrid w:type="lines" w:linePitch="312"/>
        </w:sectPr>
      </w:pPr>
      <w:r>
        <w:rPr>
          <w:rFonts w:ascii="Times New Roman" w:hAnsi="Times New Roman" w:hint="eastAsia"/>
          <w:b/>
          <w:sz w:val="24"/>
        </w:rPr>
        <w:t>KEY WORDS</w:t>
      </w:r>
      <w:r>
        <w:rPr>
          <w:rFonts w:ascii="Times New Roman" w:hAnsi="Times New Roman" w:hint="eastAsia"/>
          <w:sz w:val="24"/>
        </w:rPr>
        <w:t>：</w:t>
      </w:r>
      <w:r w:rsidR="00525C77" w:rsidRPr="00525C77">
        <w:rPr>
          <w:rFonts w:ascii="Times New Roman" w:hAnsi="Times New Roman"/>
          <w:sz w:val="24"/>
        </w:rPr>
        <w:t>Enterprise collaboration</w:t>
      </w:r>
      <w:r w:rsidR="00525C77">
        <w:rPr>
          <w:rFonts w:ascii="Times New Roman" w:hAnsi="Times New Roman" w:hint="eastAsia"/>
          <w:sz w:val="24"/>
        </w:rPr>
        <w:t xml:space="preserve">, </w:t>
      </w:r>
      <w:r w:rsidR="00525C77">
        <w:rPr>
          <w:rFonts w:ascii="微软雅黑" w:eastAsia="微软雅黑" w:hAnsi="微软雅黑" w:hint="eastAsia"/>
          <w:sz w:val="22"/>
          <w:szCs w:val="22"/>
        </w:rPr>
        <w:t>Mobile Internet</w:t>
      </w:r>
      <w:r w:rsidR="00525C77">
        <w:rPr>
          <w:rFonts w:ascii="Times New Roman" w:hAnsi="Times New Roman" w:hint="eastAsia"/>
          <w:sz w:val="24"/>
        </w:rPr>
        <w:t xml:space="preserve">, </w:t>
      </w:r>
      <w:r w:rsidR="00525C77">
        <w:rPr>
          <w:rFonts w:ascii="微软雅黑" w:eastAsia="微软雅黑" w:hAnsi="微软雅黑" w:hint="eastAsia"/>
          <w:sz w:val="22"/>
          <w:szCs w:val="22"/>
        </w:rPr>
        <w:t>Distributed Services</w:t>
      </w:r>
      <w:r w:rsidR="00525C77">
        <w:rPr>
          <w:rFonts w:ascii="Times New Roman" w:hAnsi="Times New Roman" w:hint="eastAsia"/>
          <w:sz w:val="24"/>
        </w:rPr>
        <w:t>，</w:t>
      </w:r>
      <w:r w:rsidR="00525C77">
        <w:rPr>
          <w:rFonts w:ascii="Times New Roman" w:hAnsi="Times New Roman" w:hint="eastAsia"/>
          <w:sz w:val="24"/>
        </w:rPr>
        <w:t xml:space="preserve"> </w:t>
      </w:r>
      <w:r w:rsidR="00525C77">
        <w:rPr>
          <w:rFonts w:ascii="Times New Roman" w:hAnsi="Times New Roman"/>
          <w:sz w:val="24"/>
        </w:rPr>
        <w:t>OpenSource</w:t>
      </w:r>
      <w:r w:rsidR="00525C77">
        <w:rPr>
          <w:rFonts w:ascii="Times New Roman" w:hAnsi="Times New Roman"/>
          <w:sz w:val="24"/>
        </w:rPr>
        <w:tab/>
      </w:r>
      <w:r w:rsidR="00525C77">
        <w:rPr>
          <w:sz w:val="24"/>
        </w:rPr>
        <w:t xml:space="preserve"> </w:t>
      </w:r>
      <w:r w:rsidR="00525C77">
        <w:rPr>
          <w:sz w:val="24"/>
        </w:rPr>
        <w:tab/>
      </w:r>
    </w:p>
    <w:p w:rsidR="00911ECC" w:rsidRDefault="00911ECC">
      <w:pPr>
        <w:pStyle w:val="a9"/>
        <w:spacing w:line="240" w:lineRule="auto"/>
        <w:ind w:firstLine="0"/>
        <w:jc w:val="center"/>
        <w:rPr>
          <w:rFonts w:ascii="黑体" w:eastAsia="黑体"/>
          <w:sz w:val="32"/>
        </w:rPr>
      </w:pPr>
      <w:r>
        <w:rPr>
          <w:rFonts w:ascii="黑体" w:eastAsia="黑体" w:hint="eastAsia"/>
          <w:sz w:val="32"/>
        </w:rPr>
        <w:lastRenderedPageBreak/>
        <w:t>目  录</w:t>
      </w:r>
    </w:p>
    <w:p w:rsidR="00911ECC" w:rsidRDefault="00911ECC">
      <w:pPr>
        <w:ind w:left="420"/>
        <w:rPr>
          <w:rFonts w:ascii="宋体" w:hAnsi="宋体"/>
        </w:rPr>
      </w:pPr>
    </w:p>
    <w:p w:rsidR="00911ECC" w:rsidRDefault="00911ECC">
      <w:pPr>
        <w:ind w:left="420"/>
        <w:rPr>
          <w:rFonts w:ascii="宋体" w:hAnsi="宋体"/>
        </w:rPr>
      </w:pPr>
    </w:p>
    <w:p w:rsidR="00B23C7E" w:rsidRDefault="004F036D">
      <w:pPr>
        <w:pStyle w:val="10"/>
        <w:tabs>
          <w:tab w:val="right" w:leader="dot" w:pos="8296"/>
        </w:tabs>
        <w:rPr>
          <w:rFonts w:asciiTheme="minorHAnsi" w:eastAsiaTheme="minorEastAsia" w:hAnsiTheme="minorHAnsi" w:cstheme="minorBidi"/>
          <w:b w:val="0"/>
          <w:bCs w:val="0"/>
          <w:caps w:val="0"/>
          <w:noProof/>
          <w:szCs w:val="22"/>
        </w:rPr>
      </w:pPr>
      <w:r>
        <w:rPr>
          <w:rFonts w:ascii="宋体" w:hAnsi="宋体"/>
          <w:b w:val="0"/>
          <w:bCs w:val="0"/>
          <w:caps w:val="0"/>
          <w:sz w:val="24"/>
        </w:rPr>
        <w:fldChar w:fldCharType="begin"/>
      </w:r>
      <w:r w:rsidR="00911ECC">
        <w:rPr>
          <w:rFonts w:ascii="宋体" w:hAnsi="宋体"/>
          <w:b w:val="0"/>
          <w:bCs w:val="0"/>
          <w:caps w:val="0"/>
          <w:sz w:val="24"/>
        </w:rPr>
        <w:instrText xml:space="preserve"> TOC \o "1-3" \h \z </w:instrText>
      </w:r>
      <w:r>
        <w:rPr>
          <w:rFonts w:ascii="宋体" w:hAnsi="宋体"/>
          <w:b w:val="0"/>
          <w:bCs w:val="0"/>
          <w:caps w:val="0"/>
          <w:sz w:val="24"/>
        </w:rPr>
        <w:fldChar w:fldCharType="separate"/>
      </w:r>
      <w:hyperlink w:anchor="_Toc453429934" w:history="1">
        <w:r w:rsidR="00B23C7E" w:rsidRPr="00233C35">
          <w:rPr>
            <w:rStyle w:val="a5"/>
            <w:rFonts w:eastAsia="黑体" w:hint="eastAsia"/>
            <w:noProof/>
          </w:rPr>
          <w:t>第一章</w:t>
        </w:r>
        <w:r w:rsidR="00B23C7E" w:rsidRPr="00233C35">
          <w:rPr>
            <w:rStyle w:val="a5"/>
            <w:rFonts w:eastAsia="黑体"/>
            <w:noProof/>
          </w:rPr>
          <w:t xml:space="preserve"> </w:t>
        </w:r>
        <w:r w:rsidR="00B23C7E" w:rsidRPr="00233C35">
          <w:rPr>
            <w:rStyle w:val="a5"/>
            <w:rFonts w:eastAsia="黑体" w:hint="eastAsia"/>
            <w:noProof/>
          </w:rPr>
          <w:t>引言</w:t>
        </w:r>
        <w:r w:rsidR="00B23C7E">
          <w:rPr>
            <w:noProof/>
            <w:webHidden/>
          </w:rPr>
          <w:tab/>
        </w:r>
        <w:r>
          <w:rPr>
            <w:noProof/>
            <w:webHidden/>
          </w:rPr>
          <w:fldChar w:fldCharType="begin"/>
        </w:r>
        <w:r w:rsidR="00B23C7E">
          <w:rPr>
            <w:noProof/>
            <w:webHidden/>
          </w:rPr>
          <w:instrText xml:space="preserve"> PAGEREF _Toc453429934 \h </w:instrText>
        </w:r>
        <w:r>
          <w:rPr>
            <w:noProof/>
            <w:webHidden/>
          </w:rPr>
        </w:r>
        <w:r>
          <w:rPr>
            <w:noProof/>
            <w:webHidden/>
          </w:rPr>
          <w:fldChar w:fldCharType="separate"/>
        </w:r>
        <w:r w:rsidR="00B23C7E">
          <w:rPr>
            <w:noProof/>
            <w:webHidden/>
          </w:rPr>
          <w:t>1</w:t>
        </w:r>
        <w:r>
          <w:rPr>
            <w:noProof/>
            <w:webHidden/>
          </w:rPr>
          <w:fldChar w:fldCharType="end"/>
        </w:r>
      </w:hyperlink>
    </w:p>
    <w:p w:rsidR="00B23C7E" w:rsidRDefault="00E07273">
      <w:pPr>
        <w:pStyle w:val="21"/>
        <w:tabs>
          <w:tab w:val="left" w:pos="840"/>
          <w:tab w:val="right" w:leader="dot" w:pos="8296"/>
        </w:tabs>
        <w:rPr>
          <w:rFonts w:asciiTheme="minorHAnsi" w:eastAsiaTheme="minorEastAsia" w:hAnsiTheme="minorHAnsi" w:cstheme="minorBidi"/>
          <w:smallCaps w:val="0"/>
          <w:noProof/>
          <w:szCs w:val="22"/>
        </w:rPr>
      </w:pPr>
      <w:hyperlink w:anchor="_Toc453429935" w:history="1">
        <w:r w:rsidR="00B23C7E" w:rsidRPr="00233C35">
          <w:rPr>
            <w:rStyle w:val="a5"/>
            <w:rFonts w:ascii="黑体"/>
            <w:noProof/>
          </w:rPr>
          <w:t>1.1</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背景</w:t>
        </w:r>
        <w:r w:rsidR="00B23C7E">
          <w:rPr>
            <w:noProof/>
            <w:webHidden/>
          </w:rPr>
          <w:tab/>
        </w:r>
        <w:r w:rsidR="004F036D">
          <w:rPr>
            <w:noProof/>
            <w:webHidden/>
          </w:rPr>
          <w:fldChar w:fldCharType="begin"/>
        </w:r>
        <w:r w:rsidR="00B23C7E">
          <w:rPr>
            <w:noProof/>
            <w:webHidden/>
          </w:rPr>
          <w:instrText xml:space="preserve"> PAGEREF _Toc453429935 \h </w:instrText>
        </w:r>
        <w:r w:rsidR="004F036D">
          <w:rPr>
            <w:noProof/>
            <w:webHidden/>
          </w:rPr>
        </w:r>
        <w:r w:rsidR="004F036D">
          <w:rPr>
            <w:noProof/>
            <w:webHidden/>
          </w:rPr>
          <w:fldChar w:fldCharType="separate"/>
        </w:r>
        <w:r w:rsidR="00B23C7E">
          <w:rPr>
            <w:noProof/>
            <w:webHidden/>
          </w:rPr>
          <w:t>1</w:t>
        </w:r>
        <w:r w:rsidR="004F036D">
          <w:rPr>
            <w:noProof/>
            <w:webHidden/>
          </w:rPr>
          <w:fldChar w:fldCharType="end"/>
        </w:r>
      </w:hyperlink>
    </w:p>
    <w:p w:rsidR="00B23C7E" w:rsidRDefault="00E07273">
      <w:pPr>
        <w:pStyle w:val="21"/>
        <w:tabs>
          <w:tab w:val="left" w:pos="840"/>
          <w:tab w:val="right" w:leader="dot" w:pos="8296"/>
        </w:tabs>
        <w:rPr>
          <w:rFonts w:asciiTheme="minorHAnsi" w:eastAsiaTheme="minorEastAsia" w:hAnsiTheme="minorHAnsi" w:cstheme="minorBidi"/>
          <w:smallCaps w:val="0"/>
          <w:noProof/>
          <w:szCs w:val="22"/>
        </w:rPr>
      </w:pPr>
      <w:hyperlink w:anchor="_Toc453429936" w:history="1">
        <w:r w:rsidR="00B23C7E" w:rsidRPr="00233C35">
          <w:rPr>
            <w:rStyle w:val="a5"/>
            <w:rFonts w:ascii="黑体"/>
            <w:noProof/>
          </w:rPr>
          <w:t>1.2</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课题任务</w:t>
        </w:r>
        <w:r w:rsidR="00B23C7E">
          <w:rPr>
            <w:noProof/>
            <w:webHidden/>
          </w:rPr>
          <w:tab/>
        </w:r>
        <w:r w:rsidR="004F036D">
          <w:rPr>
            <w:noProof/>
            <w:webHidden/>
          </w:rPr>
          <w:fldChar w:fldCharType="begin"/>
        </w:r>
        <w:r w:rsidR="00B23C7E">
          <w:rPr>
            <w:noProof/>
            <w:webHidden/>
          </w:rPr>
          <w:instrText xml:space="preserve"> PAGEREF _Toc453429936 \h </w:instrText>
        </w:r>
        <w:r w:rsidR="004F036D">
          <w:rPr>
            <w:noProof/>
            <w:webHidden/>
          </w:rPr>
        </w:r>
        <w:r w:rsidR="004F036D">
          <w:rPr>
            <w:noProof/>
            <w:webHidden/>
          </w:rPr>
          <w:fldChar w:fldCharType="separate"/>
        </w:r>
        <w:r w:rsidR="00B23C7E">
          <w:rPr>
            <w:noProof/>
            <w:webHidden/>
          </w:rPr>
          <w:t>3</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29937" w:history="1">
        <w:r w:rsidR="00B23C7E" w:rsidRPr="00233C35">
          <w:rPr>
            <w:rStyle w:val="a5"/>
            <w:noProof/>
          </w:rPr>
          <w:t>1.2.1</w:t>
        </w:r>
        <w:r w:rsidR="00B23C7E">
          <w:rPr>
            <w:rFonts w:asciiTheme="minorHAnsi" w:eastAsiaTheme="minorEastAsia" w:hAnsiTheme="minorHAnsi" w:cstheme="minorBidi"/>
            <w:i w:val="0"/>
            <w:iCs w:val="0"/>
            <w:noProof/>
            <w:szCs w:val="22"/>
          </w:rPr>
          <w:tab/>
        </w:r>
        <w:r w:rsidR="00B23C7E" w:rsidRPr="00233C35">
          <w:rPr>
            <w:rStyle w:val="a5"/>
            <w:rFonts w:hint="eastAsia"/>
            <w:noProof/>
          </w:rPr>
          <w:t>课题内容</w:t>
        </w:r>
        <w:r w:rsidR="00B23C7E">
          <w:rPr>
            <w:noProof/>
            <w:webHidden/>
          </w:rPr>
          <w:tab/>
        </w:r>
        <w:r w:rsidR="004F036D">
          <w:rPr>
            <w:noProof/>
            <w:webHidden/>
          </w:rPr>
          <w:fldChar w:fldCharType="begin"/>
        </w:r>
        <w:r w:rsidR="00B23C7E">
          <w:rPr>
            <w:noProof/>
            <w:webHidden/>
          </w:rPr>
          <w:instrText xml:space="preserve"> PAGEREF _Toc453429937 \h </w:instrText>
        </w:r>
        <w:r w:rsidR="004F036D">
          <w:rPr>
            <w:noProof/>
            <w:webHidden/>
          </w:rPr>
        </w:r>
        <w:r w:rsidR="004F036D">
          <w:rPr>
            <w:noProof/>
            <w:webHidden/>
          </w:rPr>
          <w:fldChar w:fldCharType="separate"/>
        </w:r>
        <w:r w:rsidR="00B23C7E">
          <w:rPr>
            <w:noProof/>
            <w:webHidden/>
          </w:rPr>
          <w:t>3</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29938" w:history="1">
        <w:r w:rsidR="00B23C7E" w:rsidRPr="00233C35">
          <w:rPr>
            <w:rStyle w:val="a5"/>
            <w:noProof/>
          </w:rPr>
          <w:t>1.2.2</w:t>
        </w:r>
        <w:r w:rsidR="00B23C7E">
          <w:rPr>
            <w:rFonts w:asciiTheme="minorHAnsi" w:eastAsiaTheme="minorEastAsia" w:hAnsiTheme="minorHAnsi" w:cstheme="minorBidi"/>
            <w:i w:val="0"/>
            <w:iCs w:val="0"/>
            <w:noProof/>
            <w:szCs w:val="22"/>
          </w:rPr>
          <w:tab/>
        </w:r>
        <w:r w:rsidR="00B23C7E" w:rsidRPr="00233C35">
          <w:rPr>
            <w:rStyle w:val="a5"/>
            <w:rFonts w:hint="eastAsia"/>
            <w:noProof/>
          </w:rPr>
          <w:t>本人承担任务</w:t>
        </w:r>
        <w:r w:rsidR="00B23C7E">
          <w:rPr>
            <w:noProof/>
            <w:webHidden/>
          </w:rPr>
          <w:tab/>
        </w:r>
        <w:r w:rsidR="004F036D">
          <w:rPr>
            <w:noProof/>
            <w:webHidden/>
          </w:rPr>
          <w:fldChar w:fldCharType="begin"/>
        </w:r>
        <w:r w:rsidR="00B23C7E">
          <w:rPr>
            <w:noProof/>
            <w:webHidden/>
          </w:rPr>
          <w:instrText xml:space="preserve"> PAGEREF _Toc453429938 \h </w:instrText>
        </w:r>
        <w:r w:rsidR="004F036D">
          <w:rPr>
            <w:noProof/>
            <w:webHidden/>
          </w:rPr>
        </w:r>
        <w:r w:rsidR="004F036D">
          <w:rPr>
            <w:noProof/>
            <w:webHidden/>
          </w:rPr>
          <w:fldChar w:fldCharType="separate"/>
        </w:r>
        <w:r w:rsidR="00B23C7E">
          <w:rPr>
            <w:noProof/>
            <w:webHidden/>
          </w:rPr>
          <w:t>3</w:t>
        </w:r>
        <w:r w:rsidR="004F036D">
          <w:rPr>
            <w:noProof/>
            <w:webHidden/>
          </w:rPr>
          <w:fldChar w:fldCharType="end"/>
        </w:r>
      </w:hyperlink>
    </w:p>
    <w:p w:rsidR="00B23C7E" w:rsidRDefault="00E07273">
      <w:pPr>
        <w:pStyle w:val="21"/>
        <w:tabs>
          <w:tab w:val="left" w:pos="840"/>
          <w:tab w:val="right" w:leader="dot" w:pos="8296"/>
        </w:tabs>
        <w:rPr>
          <w:rFonts w:asciiTheme="minorHAnsi" w:eastAsiaTheme="minorEastAsia" w:hAnsiTheme="minorHAnsi" w:cstheme="minorBidi"/>
          <w:smallCaps w:val="0"/>
          <w:noProof/>
          <w:szCs w:val="22"/>
        </w:rPr>
      </w:pPr>
      <w:hyperlink w:anchor="_Toc453429939" w:history="1">
        <w:r w:rsidR="00B23C7E" w:rsidRPr="00233C35">
          <w:rPr>
            <w:rStyle w:val="a5"/>
            <w:rFonts w:ascii="黑体"/>
            <w:noProof/>
          </w:rPr>
          <w:t>1.3</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论文结构</w:t>
        </w:r>
        <w:r w:rsidR="00B23C7E">
          <w:rPr>
            <w:noProof/>
            <w:webHidden/>
          </w:rPr>
          <w:tab/>
        </w:r>
        <w:r w:rsidR="004F036D">
          <w:rPr>
            <w:noProof/>
            <w:webHidden/>
          </w:rPr>
          <w:fldChar w:fldCharType="begin"/>
        </w:r>
        <w:r w:rsidR="00B23C7E">
          <w:rPr>
            <w:noProof/>
            <w:webHidden/>
          </w:rPr>
          <w:instrText xml:space="preserve"> PAGEREF _Toc453429939 \h </w:instrText>
        </w:r>
        <w:r w:rsidR="004F036D">
          <w:rPr>
            <w:noProof/>
            <w:webHidden/>
          </w:rPr>
        </w:r>
        <w:r w:rsidR="004F036D">
          <w:rPr>
            <w:noProof/>
            <w:webHidden/>
          </w:rPr>
          <w:fldChar w:fldCharType="separate"/>
        </w:r>
        <w:r w:rsidR="00B23C7E">
          <w:rPr>
            <w:noProof/>
            <w:webHidden/>
          </w:rPr>
          <w:t>3</w:t>
        </w:r>
        <w:r w:rsidR="004F036D">
          <w:rPr>
            <w:noProof/>
            <w:webHidden/>
          </w:rPr>
          <w:fldChar w:fldCharType="end"/>
        </w:r>
      </w:hyperlink>
    </w:p>
    <w:p w:rsidR="00B23C7E" w:rsidRDefault="00E07273">
      <w:pPr>
        <w:pStyle w:val="10"/>
        <w:tabs>
          <w:tab w:val="right" w:leader="dot" w:pos="8296"/>
        </w:tabs>
        <w:rPr>
          <w:rFonts w:asciiTheme="minorHAnsi" w:eastAsiaTheme="minorEastAsia" w:hAnsiTheme="minorHAnsi" w:cstheme="minorBidi"/>
          <w:b w:val="0"/>
          <w:bCs w:val="0"/>
          <w:caps w:val="0"/>
          <w:noProof/>
          <w:szCs w:val="22"/>
        </w:rPr>
      </w:pPr>
      <w:hyperlink w:anchor="_Toc453429940" w:history="1">
        <w:r w:rsidR="00B23C7E" w:rsidRPr="00233C35">
          <w:rPr>
            <w:rStyle w:val="a5"/>
            <w:rFonts w:ascii="黑体" w:eastAsia="黑体" w:hint="eastAsia"/>
            <w:noProof/>
          </w:rPr>
          <w:t>第二章</w:t>
        </w:r>
        <w:r w:rsidR="00B23C7E" w:rsidRPr="00233C35">
          <w:rPr>
            <w:rStyle w:val="a5"/>
            <w:rFonts w:ascii="黑体" w:eastAsia="黑体"/>
            <w:noProof/>
          </w:rPr>
          <w:t xml:space="preserve"> </w:t>
        </w:r>
        <w:r w:rsidR="00B23C7E" w:rsidRPr="00233C35">
          <w:rPr>
            <w:rStyle w:val="a5"/>
            <w:rFonts w:ascii="黑体" w:eastAsia="黑体" w:hint="eastAsia"/>
            <w:noProof/>
          </w:rPr>
          <w:t>关键技术介绍</w:t>
        </w:r>
        <w:r w:rsidR="00B23C7E">
          <w:rPr>
            <w:noProof/>
            <w:webHidden/>
          </w:rPr>
          <w:tab/>
        </w:r>
        <w:r w:rsidR="004F036D">
          <w:rPr>
            <w:noProof/>
            <w:webHidden/>
          </w:rPr>
          <w:fldChar w:fldCharType="begin"/>
        </w:r>
        <w:r w:rsidR="00B23C7E">
          <w:rPr>
            <w:noProof/>
            <w:webHidden/>
          </w:rPr>
          <w:instrText xml:space="preserve"> PAGEREF _Toc453429940 \h </w:instrText>
        </w:r>
        <w:r w:rsidR="004F036D">
          <w:rPr>
            <w:noProof/>
            <w:webHidden/>
          </w:rPr>
        </w:r>
        <w:r w:rsidR="004F036D">
          <w:rPr>
            <w:noProof/>
            <w:webHidden/>
          </w:rPr>
          <w:fldChar w:fldCharType="separate"/>
        </w:r>
        <w:r w:rsidR="00B23C7E">
          <w:rPr>
            <w:noProof/>
            <w:webHidden/>
          </w:rPr>
          <w:t>4</w:t>
        </w:r>
        <w:r w:rsidR="004F036D">
          <w:rPr>
            <w:noProof/>
            <w:webHidden/>
          </w:rPr>
          <w:fldChar w:fldCharType="end"/>
        </w:r>
      </w:hyperlink>
    </w:p>
    <w:p w:rsidR="00B23C7E" w:rsidRDefault="00E07273">
      <w:pPr>
        <w:pStyle w:val="21"/>
        <w:tabs>
          <w:tab w:val="left" w:pos="840"/>
          <w:tab w:val="right" w:leader="dot" w:pos="8296"/>
        </w:tabs>
        <w:rPr>
          <w:rFonts w:asciiTheme="minorHAnsi" w:eastAsiaTheme="minorEastAsia" w:hAnsiTheme="minorHAnsi" w:cstheme="minorBidi"/>
          <w:smallCaps w:val="0"/>
          <w:noProof/>
          <w:szCs w:val="22"/>
        </w:rPr>
      </w:pPr>
      <w:hyperlink w:anchor="_Toc453429941" w:history="1">
        <w:r w:rsidR="00B23C7E" w:rsidRPr="00233C35">
          <w:rPr>
            <w:rStyle w:val="a5"/>
            <w:noProof/>
          </w:rPr>
          <w:t>2.1</w:t>
        </w:r>
        <w:r w:rsidR="00B23C7E">
          <w:rPr>
            <w:rFonts w:asciiTheme="minorHAnsi" w:eastAsiaTheme="minorEastAsia" w:hAnsiTheme="minorHAnsi" w:cstheme="minorBidi"/>
            <w:smallCaps w:val="0"/>
            <w:noProof/>
            <w:szCs w:val="22"/>
          </w:rPr>
          <w:tab/>
        </w:r>
        <w:r w:rsidR="00B23C7E" w:rsidRPr="00233C35">
          <w:rPr>
            <w:rStyle w:val="a5"/>
            <w:rFonts w:hint="eastAsia"/>
            <w:noProof/>
          </w:rPr>
          <w:t>分布式系统</w:t>
        </w:r>
        <w:r w:rsidR="00B23C7E">
          <w:rPr>
            <w:noProof/>
            <w:webHidden/>
          </w:rPr>
          <w:tab/>
        </w:r>
        <w:r w:rsidR="004F036D">
          <w:rPr>
            <w:noProof/>
            <w:webHidden/>
          </w:rPr>
          <w:fldChar w:fldCharType="begin"/>
        </w:r>
        <w:r w:rsidR="00B23C7E">
          <w:rPr>
            <w:noProof/>
            <w:webHidden/>
          </w:rPr>
          <w:instrText xml:space="preserve"> PAGEREF _Toc453429941 \h </w:instrText>
        </w:r>
        <w:r w:rsidR="004F036D">
          <w:rPr>
            <w:noProof/>
            <w:webHidden/>
          </w:rPr>
        </w:r>
        <w:r w:rsidR="004F036D">
          <w:rPr>
            <w:noProof/>
            <w:webHidden/>
          </w:rPr>
          <w:fldChar w:fldCharType="separate"/>
        </w:r>
        <w:r w:rsidR="00B23C7E">
          <w:rPr>
            <w:noProof/>
            <w:webHidden/>
          </w:rPr>
          <w:t>4</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29942" w:history="1">
        <w:r w:rsidR="00B23C7E" w:rsidRPr="00233C35">
          <w:rPr>
            <w:rStyle w:val="a5"/>
            <w:noProof/>
          </w:rPr>
          <w:t>2.1.1</w:t>
        </w:r>
        <w:r w:rsidR="00B23C7E">
          <w:rPr>
            <w:rFonts w:asciiTheme="minorHAnsi" w:eastAsiaTheme="minorEastAsia" w:hAnsiTheme="minorHAnsi" w:cstheme="minorBidi"/>
            <w:i w:val="0"/>
            <w:iCs w:val="0"/>
            <w:noProof/>
            <w:szCs w:val="22"/>
          </w:rPr>
          <w:tab/>
        </w:r>
        <w:r w:rsidR="00B23C7E" w:rsidRPr="00233C35">
          <w:rPr>
            <w:rStyle w:val="a5"/>
            <w:rFonts w:hint="eastAsia"/>
            <w:noProof/>
          </w:rPr>
          <w:t>分布式系统的定义</w:t>
        </w:r>
        <w:r w:rsidR="00B23C7E">
          <w:rPr>
            <w:noProof/>
            <w:webHidden/>
          </w:rPr>
          <w:tab/>
        </w:r>
        <w:r w:rsidR="004F036D">
          <w:rPr>
            <w:noProof/>
            <w:webHidden/>
          </w:rPr>
          <w:fldChar w:fldCharType="begin"/>
        </w:r>
        <w:r w:rsidR="00B23C7E">
          <w:rPr>
            <w:noProof/>
            <w:webHidden/>
          </w:rPr>
          <w:instrText xml:space="preserve"> PAGEREF _Toc453429942 \h </w:instrText>
        </w:r>
        <w:r w:rsidR="004F036D">
          <w:rPr>
            <w:noProof/>
            <w:webHidden/>
          </w:rPr>
        </w:r>
        <w:r w:rsidR="004F036D">
          <w:rPr>
            <w:noProof/>
            <w:webHidden/>
          </w:rPr>
          <w:fldChar w:fldCharType="separate"/>
        </w:r>
        <w:r w:rsidR="00B23C7E">
          <w:rPr>
            <w:noProof/>
            <w:webHidden/>
          </w:rPr>
          <w:t>4</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29943" w:history="1">
        <w:r w:rsidR="00B23C7E" w:rsidRPr="00233C35">
          <w:rPr>
            <w:rStyle w:val="a5"/>
            <w:noProof/>
          </w:rPr>
          <w:t>2.1.2</w:t>
        </w:r>
        <w:r w:rsidR="00B23C7E">
          <w:rPr>
            <w:rFonts w:asciiTheme="minorHAnsi" w:eastAsiaTheme="minorEastAsia" w:hAnsiTheme="minorHAnsi" w:cstheme="minorBidi"/>
            <w:i w:val="0"/>
            <w:iCs w:val="0"/>
            <w:noProof/>
            <w:szCs w:val="22"/>
          </w:rPr>
          <w:tab/>
        </w:r>
        <w:r w:rsidR="00B23C7E" w:rsidRPr="00233C35">
          <w:rPr>
            <w:rStyle w:val="a5"/>
            <w:noProof/>
          </w:rPr>
          <w:t>CAP</w:t>
        </w:r>
        <w:r w:rsidR="00B23C7E" w:rsidRPr="00233C35">
          <w:rPr>
            <w:rStyle w:val="a5"/>
            <w:rFonts w:hint="eastAsia"/>
            <w:noProof/>
          </w:rPr>
          <w:t>定律</w:t>
        </w:r>
        <w:r w:rsidR="00B23C7E">
          <w:rPr>
            <w:noProof/>
            <w:webHidden/>
          </w:rPr>
          <w:tab/>
        </w:r>
        <w:r w:rsidR="004F036D">
          <w:rPr>
            <w:noProof/>
            <w:webHidden/>
          </w:rPr>
          <w:fldChar w:fldCharType="begin"/>
        </w:r>
        <w:r w:rsidR="00B23C7E">
          <w:rPr>
            <w:noProof/>
            <w:webHidden/>
          </w:rPr>
          <w:instrText xml:space="preserve"> PAGEREF _Toc453429943 \h </w:instrText>
        </w:r>
        <w:r w:rsidR="004F036D">
          <w:rPr>
            <w:noProof/>
            <w:webHidden/>
          </w:rPr>
        </w:r>
        <w:r w:rsidR="004F036D">
          <w:rPr>
            <w:noProof/>
            <w:webHidden/>
          </w:rPr>
          <w:fldChar w:fldCharType="separate"/>
        </w:r>
        <w:r w:rsidR="00B23C7E">
          <w:rPr>
            <w:noProof/>
            <w:webHidden/>
          </w:rPr>
          <w:t>5</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29944" w:history="1">
        <w:r w:rsidR="00B23C7E" w:rsidRPr="00233C35">
          <w:rPr>
            <w:rStyle w:val="a5"/>
            <w:noProof/>
          </w:rPr>
          <w:t>2.1.3</w:t>
        </w:r>
        <w:r w:rsidR="00B23C7E">
          <w:rPr>
            <w:rFonts w:asciiTheme="minorHAnsi" w:eastAsiaTheme="minorEastAsia" w:hAnsiTheme="minorHAnsi" w:cstheme="minorBidi"/>
            <w:i w:val="0"/>
            <w:iCs w:val="0"/>
            <w:noProof/>
            <w:szCs w:val="22"/>
          </w:rPr>
          <w:tab/>
        </w:r>
        <w:r w:rsidR="00B23C7E" w:rsidRPr="00233C35">
          <w:rPr>
            <w:rStyle w:val="a5"/>
            <w:rFonts w:hint="eastAsia"/>
            <w:noProof/>
          </w:rPr>
          <w:t>现代分布式系统的特点</w:t>
        </w:r>
        <w:r w:rsidR="00B23C7E">
          <w:rPr>
            <w:noProof/>
            <w:webHidden/>
          </w:rPr>
          <w:tab/>
        </w:r>
        <w:r w:rsidR="004F036D">
          <w:rPr>
            <w:noProof/>
            <w:webHidden/>
          </w:rPr>
          <w:fldChar w:fldCharType="begin"/>
        </w:r>
        <w:r w:rsidR="00B23C7E">
          <w:rPr>
            <w:noProof/>
            <w:webHidden/>
          </w:rPr>
          <w:instrText xml:space="preserve"> PAGEREF _Toc453429944 \h </w:instrText>
        </w:r>
        <w:r w:rsidR="004F036D">
          <w:rPr>
            <w:noProof/>
            <w:webHidden/>
          </w:rPr>
        </w:r>
        <w:r w:rsidR="004F036D">
          <w:rPr>
            <w:noProof/>
            <w:webHidden/>
          </w:rPr>
          <w:fldChar w:fldCharType="separate"/>
        </w:r>
        <w:r w:rsidR="00B23C7E">
          <w:rPr>
            <w:noProof/>
            <w:webHidden/>
          </w:rPr>
          <w:t>6</w:t>
        </w:r>
        <w:r w:rsidR="004F036D">
          <w:rPr>
            <w:noProof/>
            <w:webHidden/>
          </w:rPr>
          <w:fldChar w:fldCharType="end"/>
        </w:r>
      </w:hyperlink>
    </w:p>
    <w:p w:rsidR="00B23C7E" w:rsidRDefault="00E07273">
      <w:pPr>
        <w:pStyle w:val="21"/>
        <w:tabs>
          <w:tab w:val="left" w:pos="840"/>
          <w:tab w:val="right" w:leader="dot" w:pos="8296"/>
        </w:tabs>
        <w:rPr>
          <w:rFonts w:asciiTheme="minorHAnsi" w:eastAsiaTheme="minorEastAsia" w:hAnsiTheme="minorHAnsi" w:cstheme="minorBidi"/>
          <w:smallCaps w:val="0"/>
          <w:noProof/>
          <w:szCs w:val="22"/>
        </w:rPr>
      </w:pPr>
      <w:hyperlink w:anchor="_Toc453429945" w:history="1">
        <w:r w:rsidR="00B23C7E" w:rsidRPr="00233C35">
          <w:rPr>
            <w:rStyle w:val="a5"/>
            <w:rFonts w:ascii="黑体"/>
            <w:noProof/>
          </w:rPr>
          <w:t>2.2</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开源技术</w:t>
        </w:r>
        <w:r w:rsidR="00B23C7E">
          <w:rPr>
            <w:noProof/>
            <w:webHidden/>
          </w:rPr>
          <w:tab/>
        </w:r>
        <w:r w:rsidR="004F036D">
          <w:rPr>
            <w:noProof/>
            <w:webHidden/>
          </w:rPr>
          <w:fldChar w:fldCharType="begin"/>
        </w:r>
        <w:r w:rsidR="00B23C7E">
          <w:rPr>
            <w:noProof/>
            <w:webHidden/>
          </w:rPr>
          <w:instrText xml:space="preserve"> PAGEREF _Toc453429945 \h </w:instrText>
        </w:r>
        <w:r w:rsidR="004F036D">
          <w:rPr>
            <w:noProof/>
            <w:webHidden/>
          </w:rPr>
        </w:r>
        <w:r w:rsidR="004F036D">
          <w:rPr>
            <w:noProof/>
            <w:webHidden/>
          </w:rPr>
          <w:fldChar w:fldCharType="separate"/>
        </w:r>
        <w:r w:rsidR="00B23C7E">
          <w:rPr>
            <w:noProof/>
            <w:webHidden/>
          </w:rPr>
          <w:t>7</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29946" w:history="1">
        <w:r w:rsidR="00B23C7E" w:rsidRPr="00233C35">
          <w:rPr>
            <w:rStyle w:val="a5"/>
            <w:noProof/>
          </w:rPr>
          <w:t>2.2.1</w:t>
        </w:r>
        <w:r w:rsidR="00B23C7E">
          <w:rPr>
            <w:rFonts w:asciiTheme="minorHAnsi" w:eastAsiaTheme="minorEastAsia" w:hAnsiTheme="minorHAnsi" w:cstheme="minorBidi"/>
            <w:i w:val="0"/>
            <w:iCs w:val="0"/>
            <w:noProof/>
            <w:szCs w:val="22"/>
          </w:rPr>
          <w:tab/>
        </w:r>
        <w:r w:rsidR="00B23C7E" w:rsidRPr="00233C35">
          <w:rPr>
            <w:rStyle w:val="a5"/>
            <w:noProof/>
          </w:rPr>
          <w:t>Thrift — RPC Framework</w:t>
        </w:r>
        <w:r w:rsidR="00B23C7E">
          <w:rPr>
            <w:noProof/>
            <w:webHidden/>
          </w:rPr>
          <w:tab/>
        </w:r>
        <w:r w:rsidR="004F036D">
          <w:rPr>
            <w:noProof/>
            <w:webHidden/>
          </w:rPr>
          <w:fldChar w:fldCharType="begin"/>
        </w:r>
        <w:r w:rsidR="00B23C7E">
          <w:rPr>
            <w:noProof/>
            <w:webHidden/>
          </w:rPr>
          <w:instrText xml:space="preserve"> PAGEREF _Toc453429946 \h </w:instrText>
        </w:r>
        <w:r w:rsidR="004F036D">
          <w:rPr>
            <w:noProof/>
            <w:webHidden/>
          </w:rPr>
        </w:r>
        <w:r w:rsidR="004F036D">
          <w:rPr>
            <w:noProof/>
            <w:webHidden/>
          </w:rPr>
          <w:fldChar w:fldCharType="separate"/>
        </w:r>
        <w:r w:rsidR="00B23C7E">
          <w:rPr>
            <w:noProof/>
            <w:webHidden/>
          </w:rPr>
          <w:t>7</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29947" w:history="1">
        <w:r w:rsidR="00B23C7E" w:rsidRPr="00233C35">
          <w:rPr>
            <w:rStyle w:val="a5"/>
            <w:noProof/>
          </w:rPr>
          <w:t>2.2.2</w:t>
        </w:r>
        <w:r w:rsidR="00B23C7E">
          <w:rPr>
            <w:rFonts w:asciiTheme="minorHAnsi" w:eastAsiaTheme="minorEastAsia" w:hAnsiTheme="minorHAnsi" w:cstheme="minorBidi"/>
            <w:i w:val="0"/>
            <w:iCs w:val="0"/>
            <w:noProof/>
            <w:szCs w:val="22"/>
          </w:rPr>
          <w:tab/>
        </w:r>
        <w:r w:rsidR="00B23C7E" w:rsidRPr="00233C35">
          <w:rPr>
            <w:rStyle w:val="a5"/>
            <w:rFonts w:hint="eastAsia"/>
            <w:noProof/>
          </w:rPr>
          <w:t>分布式服务框架</w:t>
        </w:r>
        <w:r w:rsidR="00B23C7E" w:rsidRPr="00233C35">
          <w:rPr>
            <w:rStyle w:val="a5"/>
            <w:noProof/>
          </w:rPr>
          <w:t xml:space="preserve"> Zookeeper</w:t>
        </w:r>
        <w:r w:rsidR="00B23C7E">
          <w:rPr>
            <w:noProof/>
            <w:webHidden/>
          </w:rPr>
          <w:tab/>
        </w:r>
        <w:r w:rsidR="004F036D">
          <w:rPr>
            <w:noProof/>
            <w:webHidden/>
          </w:rPr>
          <w:fldChar w:fldCharType="begin"/>
        </w:r>
        <w:r w:rsidR="00B23C7E">
          <w:rPr>
            <w:noProof/>
            <w:webHidden/>
          </w:rPr>
          <w:instrText xml:space="preserve"> PAGEREF _Toc453429947 \h </w:instrText>
        </w:r>
        <w:r w:rsidR="004F036D">
          <w:rPr>
            <w:noProof/>
            <w:webHidden/>
          </w:rPr>
        </w:r>
        <w:r w:rsidR="004F036D">
          <w:rPr>
            <w:noProof/>
            <w:webHidden/>
          </w:rPr>
          <w:fldChar w:fldCharType="separate"/>
        </w:r>
        <w:r w:rsidR="00B23C7E">
          <w:rPr>
            <w:noProof/>
            <w:webHidden/>
          </w:rPr>
          <w:t>8</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29948" w:history="1">
        <w:r w:rsidR="00B23C7E" w:rsidRPr="00233C35">
          <w:rPr>
            <w:rStyle w:val="a5"/>
            <w:noProof/>
          </w:rPr>
          <w:t>2.2.3</w:t>
        </w:r>
        <w:r w:rsidR="00B23C7E">
          <w:rPr>
            <w:rFonts w:asciiTheme="minorHAnsi" w:eastAsiaTheme="minorEastAsia" w:hAnsiTheme="minorHAnsi" w:cstheme="minorBidi"/>
            <w:i w:val="0"/>
            <w:iCs w:val="0"/>
            <w:noProof/>
            <w:szCs w:val="22"/>
          </w:rPr>
          <w:tab/>
        </w:r>
        <w:r w:rsidR="00B23C7E" w:rsidRPr="00233C35">
          <w:rPr>
            <w:rStyle w:val="a5"/>
            <w:rFonts w:hint="eastAsia"/>
            <w:noProof/>
          </w:rPr>
          <w:t>服务器缓存服务</w:t>
        </w:r>
        <w:r w:rsidR="00B23C7E" w:rsidRPr="00233C35">
          <w:rPr>
            <w:rStyle w:val="a5"/>
            <w:noProof/>
          </w:rPr>
          <w:t xml:space="preserve">  Redis</w:t>
        </w:r>
        <w:r w:rsidR="00B23C7E">
          <w:rPr>
            <w:noProof/>
            <w:webHidden/>
          </w:rPr>
          <w:tab/>
        </w:r>
        <w:r w:rsidR="004F036D">
          <w:rPr>
            <w:noProof/>
            <w:webHidden/>
          </w:rPr>
          <w:fldChar w:fldCharType="begin"/>
        </w:r>
        <w:r w:rsidR="00B23C7E">
          <w:rPr>
            <w:noProof/>
            <w:webHidden/>
          </w:rPr>
          <w:instrText xml:space="preserve"> PAGEREF _Toc453429948 \h </w:instrText>
        </w:r>
        <w:r w:rsidR="004F036D">
          <w:rPr>
            <w:noProof/>
            <w:webHidden/>
          </w:rPr>
        </w:r>
        <w:r w:rsidR="004F036D">
          <w:rPr>
            <w:noProof/>
            <w:webHidden/>
          </w:rPr>
          <w:fldChar w:fldCharType="separate"/>
        </w:r>
        <w:r w:rsidR="00B23C7E">
          <w:rPr>
            <w:noProof/>
            <w:webHidden/>
          </w:rPr>
          <w:t>9</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29949" w:history="1">
        <w:r w:rsidR="00B23C7E" w:rsidRPr="00233C35">
          <w:rPr>
            <w:rStyle w:val="a5"/>
            <w:noProof/>
          </w:rPr>
          <w:t>2.2.4</w:t>
        </w:r>
        <w:r w:rsidR="00B23C7E">
          <w:rPr>
            <w:rFonts w:asciiTheme="minorHAnsi" w:eastAsiaTheme="minorEastAsia" w:hAnsiTheme="minorHAnsi" w:cstheme="minorBidi"/>
            <w:i w:val="0"/>
            <w:iCs w:val="0"/>
            <w:noProof/>
            <w:szCs w:val="22"/>
          </w:rPr>
          <w:tab/>
        </w:r>
        <w:r w:rsidR="00B23C7E" w:rsidRPr="00233C35">
          <w:rPr>
            <w:rStyle w:val="a5"/>
            <w:noProof/>
          </w:rPr>
          <w:t>NoSql</w:t>
        </w:r>
        <w:r w:rsidR="00B23C7E" w:rsidRPr="00233C35">
          <w:rPr>
            <w:rStyle w:val="a5"/>
            <w:rFonts w:hint="eastAsia"/>
            <w:noProof/>
          </w:rPr>
          <w:t>数据库</w:t>
        </w:r>
        <w:r w:rsidR="00B23C7E" w:rsidRPr="00233C35">
          <w:rPr>
            <w:rStyle w:val="a5"/>
            <w:noProof/>
          </w:rPr>
          <w:t xml:space="preserve"> MongoDB</w:t>
        </w:r>
        <w:r w:rsidR="00B23C7E">
          <w:rPr>
            <w:noProof/>
            <w:webHidden/>
          </w:rPr>
          <w:tab/>
        </w:r>
        <w:r w:rsidR="004F036D">
          <w:rPr>
            <w:noProof/>
            <w:webHidden/>
          </w:rPr>
          <w:fldChar w:fldCharType="begin"/>
        </w:r>
        <w:r w:rsidR="00B23C7E">
          <w:rPr>
            <w:noProof/>
            <w:webHidden/>
          </w:rPr>
          <w:instrText xml:space="preserve"> PAGEREF _Toc453429949 \h </w:instrText>
        </w:r>
        <w:r w:rsidR="004F036D">
          <w:rPr>
            <w:noProof/>
            <w:webHidden/>
          </w:rPr>
        </w:r>
        <w:r w:rsidR="004F036D">
          <w:rPr>
            <w:noProof/>
            <w:webHidden/>
          </w:rPr>
          <w:fldChar w:fldCharType="separate"/>
        </w:r>
        <w:r w:rsidR="00B23C7E">
          <w:rPr>
            <w:noProof/>
            <w:webHidden/>
          </w:rPr>
          <w:t>10</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29950" w:history="1">
        <w:r w:rsidR="00B23C7E" w:rsidRPr="00233C35">
          <w:rPr>
            <w:rStyle w:val="a5"/>
            <w:noProof/>
          </w:rPr>
          <w:t>2.2.5</w:t>
        </w:r>
        <w:r w:rsidR="00B23C7E">
          <w:rPr>
            <w:rFonts w:asciiTheme="minorHAnsi" w:eastAsiaTheme="minorEastAsia" w:hAnsiTheme="minorHAnsi" w:cstheme="minorBidi"/>
            <w:i w:val="0"/>
            <w:iCs w:val="0"/>
            <w:noProof/>
            <w:szCs w:val="22"/>
          </w:rPr>
          <w:tab/>
        </w:r>
        <w:r w:rsidR="00B23C7E" w:rsidRPr="00233C35">
          <w:rPr>
            <w:rStyle w:val="a5"/>
            <w:rFonts w:hint="eastAsia"/>
            <w:noProof/>
          </w:rPr>
          <w:t>高性能</w:t>
        </w:r>
        <w:r w:rsidR="00B23C7E" w:rsidRPr="00233C35">
          <w:rPr>
            <w:rStyle w:val="a5"/>
            <w:noProof/>
          </w:rPr>
          <w:t>HTTP</w:t>
        </w:r>
        <w:r w:rsidR="00B23C7E" w:rsidRPr="00233C35">
          <w:rPr>
            <w:rStyle w:val="a5"/>
            <w:rFonts w:hint="eastAsia"/>
            <w:noProof/>
          </w:rPr>
          <w:t>服务器</w:t>
        </w:r>
        <w:r w:rsidR="00B23C7E" w:rsidRPr="00233C35">
          <w:rPr>
            <w:rStyle w:val="a5"/>
            <w:noProof/>
          </w:rPr>
          <w:t>Nginx</w:t>
        </w:r>
        <w:r w:rsidR="00B23C7E">
          <w:rPr>
            <w:noProof/>
            <w:webHidden/>
          </w:rPr>
          <w:tab/>
        </w:r>
        <w:r w:rsidR="004F036D">
          <w:rPr>
            <w:noProof/>
            <w:webHidden/>
          </w:rPr>
          <w:fldChar w:fldCharType="begin"/>
        </w:r>
        <w:r w:rsidR="00B23C7E">
          <w:rPr>
            <w:noProof/>
            <w:webHidden/>
          </w:rPr>
          <w:instrText xml:space="preserve"> PAGEREF _Toc453429950 \h </w:instrText>
        </w:r>
        <w:r w:rsidR="004F036D">
          <w:rPr>
            <w:noProof/>
            <w:webHidden/>
          </w:rPr>
        </w:r>
        <w:r w:rsidR="004F036D">
          <w:rPr>
            <w:noProof/>
            <w:webHidden/>
          </w:rPr>
          <w:fldChar w:fldCharType="separate"/>
        </w:r>
        <w:r w:rsidR="00B23C7E">
          <w:rPr>
            <w:noProof/>
            <w:webHidden/>
          </w:rPr>
          <w:t>11</w:t>
        </w:r>
        <w:r w:rsidR="004F036D">
          <w:rPr>
            <w:noProof/>
            <w:webHidden/>
          </w:rPr>
          <w:fldChar w:fldCharType="end"/>
        </w:r>
      </w:hyperlink>
    </w:p>
    <w:p w:rsidR="00B23C7E" w:rsidRDefault="00E07273">
      <w:pPr>
        <w:pStyle w:val="21"/>
        <w:tabs>
          <w:tab w:val="left" w:pos="840"/>
          <w:tab w:val="right" w:leader="dot" w:pos="8296"/>
        </w:tabs>
        <w:rPr>
          <w:rFonts w:asciiTheme="minorHAnsi" w:eastAsiaTheme="minorEastAsia" w:hAnsiTheme="minorHAnsi" w:cstheme="minorBidi"/>
          <w:smallCaps w:val="0"/>
          <w:noProof/>
          <w:szCs w:val="22"/>
        </w:rPr>
      </w:pPr>
      <w:hyperlink w:anchor="_Toc453429951" w:history="1">
        <w:r w:rsidR="00B23C7E" w:rsidRPr="00233C35">
          <w:rPr>
            <w:rStyle w:val="a5"/>
            <w:rFonts w:ascii="黑体"/>
            <w:noProof/>
          </w:rPr>
          <w:t>2.3</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本章小结</w:t>
        </w:r>
        <w:r w:rsidR="00B23C7E">
          <w:rPr>
            <w:noProof/>
            <w:webHidden/>
          </w:rPr>
          <w:tab/>
        </w:r>
        <w:r w:rsidR="004F036D">
          <w:rPr>
            <w:noProof/>
            <w:webHidden/>
          </w:rPr>
          <w:fldChar w:fldCharType="begin"/>
        </w:r>
        <w:r w:rsidR="00B23C7E">
          <w:rPr>
            <w:noProof/>
            <w:webHidden/>
          </w:rPr>
          <w:instrText xml:space="preserve"> PAGEREF _Toc453429951 \h </w:instrText>
        </w:r>
        <w:r w:rsidR="004F036D">
          <w:rPr>
            <w:noProof/>
            <w:webHidden/>
          </w:rPr>
        </w:r>
        <w:r w:rsidR="004F036D">
          <w:rPr>
            <w:noProof/>
            <w:webHidden/>
          </w:rPr>
          <w:fldChar w:fldCharType="separate"/>
        </w:r>
        <w:r w:rsidR="00B23C7E">
          <w:rPr>
            <w:noProof/>
            <w:webHidden/>
          </w:rPr>
          <w:t>12</w:t>
        </w:r>
        <w:r w:rsidR="004F036D">
          <w:rPr>
            <w:noProof/>
            <w:webHidden/>
          </w:rPr>
          <w:fldChar w:fldCharType="end"/>
        </w:r>
      </w:hyperlink>
    </w:p>
    <w:p w:rsidR="00B23C7E" w:rsidRDefault="00E07273">
      <w:pPr>
        <w:pStyle w:val="10"/>
        <w:tabs>
          <w:tab w:val="right" w:leader="dot" w:pos="8296"/>
        </w:tabs>
        <w:rPr>
          <w:rFonts w:asciiTheme="minorHAnsi" w:eastAsiaTheme="minorEastAsia" w:hAnsiTheme="minorHAnsi" w:cstheme="minorBidi"/>
          <w:b w:val="0"/>
          <w:bCs w:val="0"/>
          <w:caps w:val="0"/>
          <w:noProof/>
          <w:szCs w:val="22"/>
        </w:rPr>
      </w:pPr>
      <w:hyperlink w:anchor="_Toc453429952" w:history="1">
        <w:r w:rsidR="00B23C7E" w:rsidRPr="00233C35">
          <w:rPr>
            <w:rStyle w:val="a5"/>
            <w:rFonts w:ascii="黑体" w:eastAsia="黑体" w:hint="eastAsia"/>
            <w:noProof/>
          </w:rPr>
          <w:t>第三章</w:t>
        </w:r>
        <w:r w:rsidR="00B23C7E" w:rsidRPr="00233C35">
          <w:rPr>
            <w:rStyle w:val="a5"/>
            <w:rFonts w:ascii="黑体" w:eastAsia="黑体"/>
            <w:noProof/>
          </w:rPr>
          <w:t xml:space="preserve"> </w:t>
        </w:r>
        <w:r w:rsidR="00B23C7E" w:rsidRPr="00233C35">
          <w:rPr>
            <w:rStyle w:val="a5"/>
            <w:rFonts w:ascii="黑体" w:eastAsia="黑体" w:hint="eastAsia"/>
            <w:noProof/>
          </w:rPr>
          <w:t>企业协同办公云服务的需求分析</w:t>
        </w:r>
        <w:r w:rsidR="00B23C7E">
          <w:rPr>
            <w:noProof/>
            <w:webHidden/>
          </w:rPr>
          <w:tab/>
        </w:r>
        <w:r w:rsidR="004F036D">
          <w:rPr>
            <w:noProof/>
            <w:webHidden/>
          </w:rPr>
          <w:fldChar w:fldCharType="begin"/>
        </w:r>
        <w:r w:rsidR="00B23C7E">
          <w:rPr>
            <w:noProof/>
            <w:webHidden/>
          </w:rPr>
          <w:instrText xml:space="preserve"> PAGEREF _Toc453429952 \h </w:instrText>
        </w:r>
        <w:r w:rsidR="004F036D">
          <w:rPr>
            <w:noProof/>
            <w:webHidden/>
          </w:rPr>
        </w:r>
        <w:r w:rsidR="004F036D">
          <w:rPr>
            <w:noProof/>
            <w:webHidden/>
          </w:rPr>
          <w:fldChar w:fldCharType="separate"/>
        </w:r>
        <w:r w:rsidR="00B23C7E">
          <w:rPr>
            <w:noProof/>
            <w:webHidden/>
          </w:rPr>
          <w:t>13</w:t>
        </w:r>
        <w:r w:rsidR="004F036D">
          <w:rPr>
            <w:noProof/>
            <w:webHidden/>
          </w:rPr>
          <w:fldChar w:fldCharType="end"/>
        </w:r>
      </w:hyperlink>
    </w:p>
    <w:p w:rsidR="00B23C7E" w:rsidRDefault="00E07273">
      <w:pPr>
        <w:pStyle w:val="21"/>
        <w:tabs>
          <w:tab w:val="left" w:pos="840"/>
          <w:tab w:val="right" w:leader="dot" w:pos="8296"/>
        </w:tabs>
        <w:rPr>
          <w:rFonts w:asciiTheme="minorHAnsi" w:eastAsiaTheme="minorEastAsia" w:hAnsiTheme="minorHAnsi" w:cstheme="minorBidi"/>
          <w:smallCaps w:val="0"/>
          <w:noProof/>
          <w:szCs w:val="22"/>
        </w:rPr>
      </w:pPr>
      <w:hyperlink w:anchor="_Toc453429953" w:history="1">
        <w:r w:rsidR="00B23C7E" w:rsidRPr="00233C35">
          <w:rPr>
            <w:rStyle w:val="a5"/>
            <w:rFonts w:ascii="黑体"/>
            <w:noProof/>
          </w:rPr>
          <w:t>3.1</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系统用户角色分析</w:t>
        </w:r>
        <w:r w:rsidR="00B23C7E">
          <w:rPr>
            <w:noProof/>
            <w:webHidden/>
          </w:rPr>
          <w:tab/>
        </w:r>
        <w:r w:rsidR="004F036D">
          <w:rPr>
            <w:noProof/>
            <w:webHidden/>
          </w:rPr>
          <w:fldChar w:fldCharType="begin"/>
        </w:r>
        <w:r w:rsidR="00B23C7E">
          <w:rPr>
            <w:noProof/>
            <w:webHidden/>
          </w:rPr>
          <w:instrText xml:space="preserve"> PAGEREF _Toc453429953 \h </w:instrText>
        </w:r>
        <w:r w:rsidR="004F036D">
          <w:rPr>
            <w:noProof/>
            <w:webHidden/>
          </w:rPr>
        </w:r>
        <w:r w:rsidR="004F036D">
          <w:rPr>
            <w:noProof/>
            <w:webHidden/>
          </w:rPr>
          <w:fldChar w:fldCharType="separate"/>
        </w:r>
        <w:r w:rsidR="00B23C7E">
          <w:rPr>
            <w:noProof/>
            <w:webHidden/>
          </w:rPr>
          <w:t>14</w:t>
        </w:r>
        <w:r w:rsidR="004F036D">
          <w:rPr>
            <w:noProof/>
            <w:webHidden/>
          </w:rPr>
          <w:fldChar w:fldCharType="end"/>
        </w:r>
      </w:hyperlink>
    </w:p>
    <w:p w:rsidR="00B23C7E" w:rsidRDefault="00E07273">
      <w:pPr>
        <w:pStyle w:val="21"/>
        <w:tabs>
          <w:tab w:val="left" w:pos="840"/>
          <w:tab w:val="right" w:leader="dot" w:pos="8296"/>
        </w:tabs>
        <w:rPr>
          <w:rFonts w:asciiTheme="minorHAnsi" w:eastAsiaTheme="minorEastAsia" w:hAnsiTheme="minorHAnsi" w:cstheme="minorBidi"/>
          <w:smallCaps w:val="0"/>
          <w:noProof/>
          <w:szCs w:val="22"/>
        </w:rPr>
      </w:pPr>
      <w:hyperlink w:anchor="_Toc453429954" w:history="1">
        <w:r w:rsidR="00B23C7E" w:rsidRPr="00233C35">
          <w:rPr>
            <w:rStyle w:val="a5"/>
            <w:rFonts w:ascii="黑体"/>
            <w:noProof/>
          </w:rPr>
          <w:t>3.2</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系统功能需求分析</w:t>
        </w:r>
        <w:r w:rsidR="00B23C7E">
          <w:rPr>
            <w:noProof/>
            <w:webHidden/>
          </w:rPr>
          <w:tab/>
        </w:r>
        <w:r w:rsidR="004F036D">
          <w:rPr>
            <w:noProof/>
            <w:webHidden/>
          </w:rPr>
          <w:fldChar w:fldCharType="begin"/>
        </w:r>
        <w:r w:rsidR="00B23C7E">
          <w:rPr>
            <w:noProof/>
            <w:webHidden/>
          </w:rPr>
          <w:instrText xml:space="preserve"> PAGEREF _Toc453429954 \h </w:instrText>
        </w:r>
        <w:r w:rsidR="004F036D">
          <w:rPr>
            <w:noProof/>
            <w:webHidden/>
          </w:rPr>
        </w:r>
        <w:r w:rsidR="004F036D">
          <w:rPr>
            <w:noProof/>
            <w:webHidden/>
          </w:rPr>
          <w:fldChar w:fldCharType="separate"/>
        </w:r>
        <w:r w:rsidR="00B23C7E">
          <w:rPr>
            <w:noProof/>
            <w:webHidden/>
          </w:rPr>
          <w:t>15</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29955" w:history="1">
        <w:r w:rsidR="00B23C7E" w:rsidRPr="00233C35">
          <w:rPr>
            <w:rStyle w:val="a5"/>
            <w:noProof/>
          </w:rPr>
          <w:t>3.2.1</w:t>
        </w:r>
        <w:r w:rsidR="00B23C7E">
          <w:rPr>
            <w:rFonts w:asciiTheme="minorHAnsi" w:eastAsiaTheme="minorEastAsia" w:hAnsiTheme="minorHAnsi" w:cstheme="minorBidi"/>
            <w:i w:val="0"/>
            <w:iCs w:val="0"/>
            <w:noProof/>
            <w:szCs w:val="22"/>
          </w:rPr>
          <w:tab/>
        </w:r>
        <w:r w:rsidR="00B23C7E" w:rsidRPr="00233C35">
          <w:rPr>
            <w:rStyle w:val="a5"/>
            <w:rFonts w:hint="eastAsia"/>
            <w:noProof/>
          </w:rPr>
          <w:t>用户账户管理与企业管理</w:t>
        </w:r>
        <w:r w:rsidR="00B23C7E">
          <w:rPr>
            <w:noProof/>
            <w:webHidden/>
          </w:rPr>
          <w:tab/>
        </w:r>
        <w:r w:rsidR="004F036D">
          <w:rPr>
            <w:noProof/>
            <w:webHidden/>
          </w:rPr>
          <w:fldChar w:fldCharType="begin"/>
        </w:r>
        <w:r w:rsidR="00B23C7E">
          <w:rPr>
            <w:noProof/>
            <w:webHidden/>
          </w:rPr>
          <w:instrText xml:space="preserve"> PAGEREF _Toc453429955 \h </w:instrText>
        </w:r>
        <w:r w:rsidR="004F036D">
          <w:rPr>
            <w:noProof/>
            <w:webHidden/>
          </w:rPr>
        </w:r>
        <w:r w:rsidR="004F036D">
          <w:rPr>
            <w:noProof/>
            <w:webHidden/>
          </w:rPr>
          <w:fldChar w:fldCharType="separate"/>
        </w:r>
        <w:r w:rsidR="00B23C7E">
          <w:rPr>
            <w:noProof/>
            <w:webHidden/>
          </w:rPr>
          <w:t>15</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29956" w:history="1">
        <w:r w:rsidR="00B23C7E" w:rsidRPr="00233C35">
          <w:rPr>
            <w:rStyle w:val="a5"/>
            <w:noProof/>
          </w:rPr>
          <w:t>3.2.2</w:t>
        </w:r>
        <w:r w:rsidR="00B23C7E">
          <w:rPr>
            <w:rFonts w:asciiTheme="minorHAnsi" w:eastAsiaTheme="minorEastAsia" w:hAnsiTheme="minorHAnsi" w:cstheme="minorBidi"/>
            <w:i w:val="0"/>
            <w:iCs w:val="0"/>
            <w:noProof/>
            <w:szCs w:val="22"/>
          </w:rPr>
          <w:tab/>
        </w:r>
        <w:r w:rsidR="00B23C7E" w:rsidRPr="00233C35">
          <w:rPr>
            <w:rStyle w:val="a5"/>
            <w:rFonts w:hint="eastAsia"/>
            <w:noProof/>
          </w:rPr>
          <w:t>圈子与帖子</w:t>
        </w:r>
        <w:r w:rsidR="00B23C7E">
          <w:rPr>
            <w:noProof/>
            <w:webHidden/>
          </w:rPr>
          <w:tab/>
        </w:r>
        <w:r w:rsidR="004F036D">
          <w:rPr>
            <w:noProof/>
            <w:webHidden/>
          </w:rPr>
          <w:fldChar w:fldCharType="begin"/>
        </w:r>
        <w:r w:rsidR="00B23C7E">
          <w:rPr>
            <w:noProof/>
            <w:webHidden/>
          </w:rPr>
          <w:instrText xml:space="preserve"> PAGEREF _Toc453429956 \h </w:instrText>
        </w:r>
        <w:r w:rsidR="004F036D">
          <w:rPr>
            <w:noProof/>
            <w:webHidden/>
          </w:rPr>
        </w:r>
        <w:r w:rsidR="004F036D">
          <w:rPr>
            <w:noProof/>
            <w:webHidden/>
          </w:rPr>
          <w:fldChar w:fldCharType="separate"/>
        </w:r>
        <w:r w:rsidR="00B23C7E">
          <w:rPr>
            <w:noProof/>
            <w:webHidden/>
          </w:rPr>
          <w:t>15</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29957" w:history="1">
        <w:r w:rsidR="00B23C7E" w:rsidRPr="00233C35">
          <w:rPr>
            <w:rStyle w:val="a5"/>
            <w:noProof/>
          </w:rPr>
          <w:t>3.2.3</w:t>
        </w:r>
        <w:r w:rsidR="00B23C7E">
          <w:rPr>
            <w:rFonts w:asciiTheme="minorHAnsi" w:eastAsiaTheme="minorEastAsia" w:hAnsiTheme="minorHAnsi" w:cstheme="minorBidi"/>
            <w:i w:val="0"/>
            <w:iCs w:val="0"/>
            <w:noProof/>
            <w:szCs w:val="22"/>
          </w:rPr>
          <w:tab/>
        </w:r>
        <w:r w:rsidR="00B23C7E" w:rsidRPr="00233C35">
          <w:rPr>
            <w:rStyle w:val="a5"/>
            <w:rFonts w:hint="eastAsia"/>
            <w:noProof/>
          </w:rPr>
          <w:t>评论</w:t>
        </w:r>
        <w:r w:rsidR="00B23C7E">
          <w:rPr>
            <w:noProof/>
            <w:webHidden/>
          </w:rPr>
          <w:tab/>
        </w:r>
        <w:r w:rsidR="004F036D">
          <w:rPr>
            <w:noProof/>
            <w:webHidden/>
          </w:rPr>
          <w:fldChar w:fldCharType="begin"/>
        </w:r>
        <w:r w:rsidR="00B23C7E">
          <w:rPr>
            <w:noProof/>
            <w:webHidden/>
          </w:rPr>
          <w:instrText xml:space="preserve"> PAGEREF _Toc453429957 \h </w:instrText>
        </w:r>
        <w:r w:rsidR="004F036D">
          <w:rPr>
            <w:noProof/>
            <w:webHidden/>
          </w:rPr>
        </w:r>
        <w:r w:rsidR="004F036D">
          <w:rPr>
            <w:noProof/>
            <w:webHidden/>
          </w:rPr>
          <w:fldChar w:fldCharType="separate"/>
        </w:r>
        <w:r w:rsidR="00B23C7E">
          <w:rPr>
            <w:noProof/>
            <w:webHidden/>
          </w:rPr>
          <w:t>16</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29958" w:history="1">
        <w:r w:rsidR="00B23C7E" w:rsidRPr="00233C35">
          <w:rPr>
            <w:rStyle w:val="a5"/>
            <w:noProof/>
          </w:rPr>
          <w:t>3.2.4</w:t>
        </w:r>
        <w:r w:rsidR="00B23C7E">
          <w:rPr>
            <w:rFonts w:asciiTheme="minorHAnsi" w:eastAsiaTheme="minorEastAsia" w:hAnsiTheme="minorHAnsi" w:cstheme="minorBidi"/>
            <w:i w:val="0"/>
            <w:iCs w:val="0"/>
            <w:noProof/>
            <w:szCs w:val="22"/>
          </w:rPr>
          <w:tab/>
        </w:r>
        <w:r w:rsidR="00B23C7E" w:rsidRPr="00233C35">
          <w:rPr>
            <w:rStyle w:val="a5"/>
            <w:rFonts w:hint="eastAsia"/>
            <w:noProof/>
          </w:rPr>
          <w:t>赞</w:t>
        </w:r>
        <w:r w:rsidR="00B23C7E">
          <w:rPr>
            <w:noProof/>
            <w:webHidden/>
          </w:rPr>
          <w:tab/>
        </w:r>
        <w:r w:rsidR="004F036D">
          <w:rPr>
            <w:noProof/>
            <w:webHidden/>
          </w:rPr>
          <w:fldChar w:fldCharType="begin"/>
        </w:r>
        <w:r w:rsidR="00B23C7E">
          <w:rPr>
            <w:noProof/>
            <w:webHidden/>
          </w:rPr>
          <w:instrText xml:space="preserve"> PAGEREF _Toc453429958 \h </w:instrText>
        </w:r>
        <w:r w:rsidR="004F036D">
          <w:rPr>
            <w:noProof/>
            <w:webHidden/>
          </w:rPr>
        </w:r>
        <w:r w:rsidR="004F036D">
          <w:rPr>
            <w:noProof/>
            <w:webHidden/>
          </w:rPr>
          <w:fldChar w:fldCharType="separate"/>
        </w:r>
        <w:r w:rsidR="00B23C7E">
          <w:rPr>
            <w:noProof/>
            <w:webHidden/>
          </w:rPr>
          <w:t>17</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29959" w:history="1">
        <w:r w:rsidR="00B23C7E" w:rsidRPr="00233C35">
          <w:rPr>
            <w:rStyle w:val="a5"/>
            <w:noProof/>
          </w:rPr>
          <w:t>3.2.5</w:t>
        </w:r>
        <w:r w:rsidR="00B23C7E">
          <w:rPr>
            <w:rFonts w:asciiTheme="minorHAnsi" w:eastAsiaTheme="minorEastAsia" w:hAnsiTheme="minorHAnsi" w:cstheme="minorBidi"/>
            <w:i w:val="0"/>
            <w:iCs w:val="0"/>
            <w:noProof/>
            <w:szCs w:val="22"/>
          </w:rPr>
          <w:tab/>
        </w:r>
        <w:r w:rsidR="00B23C7E" w:rsidRPr="00233C35">
          <w:rPr>
            <w:rStyle w:val="a5"/>
            <w:rFonts w:hint="eastAsia"/>
            <w:noProof/>
          </w:rPr>
          <w:t>工作功能</w:t>
        </w:r>
        <w:r w:rsidR="00B23C7E">
          <w:rPr>
            <w:noProof/>
            <w:webHidden/>
          </w:rPr>
          <w:tab/>
        </w:r>
        <w:r w:rsidR="004F036D">
          <w:rPr>
            <w:noProof/>
            <w:webHidden/>
          </w:rPr>
          <w:fldChar w:fldCharType="begin"/>
        </w:r>
        <w:r w:rsidR="00B23C7E">
          <w:rPr>
            <w:noProof/>
            <w:webHidden/>
          </w:rPr>
          <w:instrText xml:space="preserve"> PAGEREF _Toc453429959 \h </w:instrText>
        </w:r>
        <w:r w:rsidR="004F036D">
          <w:rPr>
            <w:noProof/>
            <w:webHidden/>
          </w:rPr>
        </w:r>
        <w:r w:rsidR="004F036D">
          <w:rPr>
            <w:noProof/>
            <w:webHidden/>
          </w:rPr>
          <w:fldChar w:fldCharType="separate"/>
        </w:r>
        <w:r w:rsidR="00B23C7E">
          <w:rPr>
            <w:noProof/>
            <w:webHidden/>
          </w:rPr>
          <w:t>17</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29960" w:history="1">
        <w:r w:rsidR="00B23C7E" w:rsidRPr="00233C35">
          <w:rPr>
            <w:rStyle w:val="a5"/>
            <w:noProof/>
          </w:rPr>
          <w:t>3.2.6</w:t>
        </w:r>
        <w:r w:rsidR="00B23C7E">
          <w:rPr>
            <w:rFonts w:asciiTheme="minorHAnsi" w:eastAsiaTheme="minorEastAsia" w:hAnsiTheme="minorHAnsi" w:cstheme="minorBidi"/>
            <w:i w:val="0"/>
            <w:iCs w:val="0"/>
            <w:noProof/>
            <w:szCs w:val="22"/>
          </w:rPr>
          <w:tab/>
        </w:r>
        <w:r w:rsidR="00B23C7E" w:rsidRPr="00233C35">
          <w:rPr>
            <w:rStyle w:val="a5"/>
            <w:rFonts w:hint="eastAsia"/>
            <w:noProof/>
          </w:rPr>
          <w:t>即时通信（</w:t>
        </w:r>
        <w:r w:rsidR="00B23C7E" w:rsidRPr="00233C35">
          <w:rPr>
            <w:rStyle w:val="a5"/>
            <w:noProof/>
          </w:rPr>
          <w:t>IM</w:t>
        </w:r>
        <w:r w:rsidR="00B23C7E" w:rsidRPr="00233C35">
          <w:rPr>
            <w:rStyle w:val="a5"/>
            <w:rFonts w:hint="eastAsia"/>
            <w:noProof/>
          </w:rPr>
          <w:t>）</w:t>
        </w:r>
        <w:r w:rsidR="00B23C7E">
          <w:rPr>
            <w:noProof/>
            <w:webHidden/>
          </w:rPr>
          <w:tab/>
        </w:r>
        <w:r w:rsidR="004F036D">
          <w:rPr>
            <w:noProof/>
            <w:webHidden/>
          </w:rPr>
          <w:fldChar w:fldCharType="begin"/>
        </w:r>
        <w:r w:rsidR="00B23C7E">
          <w:rPr>
            <w:noProof/>
            <w:webHidden/>
          </w:rPr>
          <w:instrText xml:space="preserve"> PAGEREF _Toc453429960 \h </w:instrText>
        </w:r>
        <w:r w:rsidR="004F036D">
          <w:rPr>
            <w:noProof/>
            <w:webHidden/>
          </w:rPr>
        </w:r>
        <w:r w:rsidR="004F036D">
          <w:rPr>
            <w:noProof/>
            <w:webHidden/>
          </w:rPr>
          <w:fldChar w:fldCharType="separate"/>
        </w:r>
        <w:r w:rsidR="00B23C7E">
          <w:rPr>
            <w:noProof/>
            <w:webHidden/>
          </w:rPr>
          <w:t>17</w:t>
        </w:r>
        <w:r w:rsidR="004F036D">
          <w:rPr>
            <w:noProof/>
            <w:webHidden/>
          </w:rPr>
          <w:fldChar w:fldCharType="end"/>
        </w:r>
      </w:hyperlink>
    </w:p>
    <w:p w:rsidR="00B23C7E" w:rsidRDefault="00E07273">
      <w:pPr>
        <w:pStyle w:val="21"/>
        <w:tabs>
          <w:tab w:val="left" w:pos="840"/>
          <w:tab w:val="right" w:leader="dot" w:pos="8296"/>
        </w:tabs>
        <w:rPr>
          <w:rFonts w:asciiTheme="minorHAnsi" w:eastAsiaTheme="minorEastAsia" w:hAnsiTheme="minorHAnsi" w:cstheme="minorBidi"/>
          <w:smallCaps w:val="0"/>
          <w:noProof/>
          <w:szCs w:val="22"/>
        </w:rPr>
      </w:pPr>
      <w:hyperlink w:anchor="_Toc453429961" w:history="1">
        <w:r w:rsidR="00B23C7E" w:rsidRPr="00233C35">
          <w:rPr>
            <w:rStyle w:val="a5"/>
            <w:rFonts w:ascii="黑体"/>
            <w:noProof/>
          </w:rPr>
          <w:t>3.3</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系统的非功能需求分析</w:t>
        </w:r>
        <w:r w:rsidR="00B23C7E">
          <w:rPr>
            <w:noProof/>
            <w:webHidden/>
          </w:rPr>
          <w:tab/>
        </w:r>
        <w:r w:rsidR="004F036D">
          <w:rPr>
            <w:noProof/>
            <w:webHidden/>
          </w:rPr>
          <w:fldChar w:fldCharType="begin"/>
        </w:r>
        <w:r w:rsidR="00B23C7E">
          <w:rPr>
            <w:noProof/>
            <w:webHidden/>
          </w:rPr>
          <w:instrText xml:space="preserve"> PAGEREF _Toc453429961 \h </w:instrText>
        </w:r>
        <w:r w:rsidR="004F036D">
          <w:rPr>
            <w:noProof/>
            <w:webHidden/>
          </w:rPr>
        </w:r>
        <w:r w:rsidR="004F036D">
          <w:rPr>
            <w:noProof/>
            <w:webHidden/>
          </w:rPr>
          <w:fldChar w:fldCharType="separate"/>
        </w:r>
        <w:r w:rsidR="00B23C7E">
          <w:rPr>
            <w:noProof/>
            <w:webHidden/>
          </w:rPr>
          <w:t>18</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29962" w:history="1">
        <w:r w:rsidR="00B23C7E" w:rsidRPr="00233C35">
          <w:rPr>
            <w:rStyle w:val="a5"/>
            <w:noProof/>
          </w:rPr>
          <w:t>3.3.1</w:t>
        </w:r>
        <w:r w:rsidR="00B23C7E">
          <w:rPr>
            <w:rFonts w:asciiTheme="minorHAnsi" w:eastAsiaTheme="minorEastAsia" w:hAnsiTheme="minorHAnsi" w:cstheme="minorBidi"/>
            <w:i w:val="0"/>
            <w:iCs w:val="0"/>
            <w:noProof/>
            <w:szCs w:val="22"/>
          </w:rPr>
          <w:tab/>
        </w:r>
        <w:r w:rsidR="00B23C7E" w:rsidRPr="00233C35">
          <w:rPr>
            <w:rStyle w:val="a5"/>
            <w:rFonts w:hint="eastAsia"/>
            <w:noProof/>
          </w:rPr>
          <w:t>数据存储持久性</w:t>
        </w:r>
        <w:r w:rsidR="00B23C7E">
          <w:rPr>
            <w:noProof/>
            <w:webHidden/>
          </w:rPr>
          <w:tab/>
        </w:r>
        <w:r w:rsidR="004F036D">
          <w:rPr>
            <w:noProof/>
            <w:webHidden/>
          </w:rPr>
          <w:fldChar w:fldCharType="begin"/>
        </w:r>
        <w:r w:rsidR="00B23C7E">
          <w:rPr>
            <w:noProof/>
            <w:webHidden/>
          </w:rPr>
          <w:instrText xml:space="preserve"> PAGEREF _Toc453429962 \h </w:instrText>
        </w:r>
        <w:r w:rsidR="004F036D">
          <w:rPr>
            <w:noProof/>
            <w:webHidden/>
          </w:rPr>
        </w:r>
        <w:r w:rsidR="004F036D">
          <w:rPr>
            <w:noProof/>
            <w:webHidden/>
          </w:rPr>
          <w:fldChar w:fldCharType="separate"/>
        </w:r>
        <w:r w:rsidR="00B23C7E">
          <w:rPr>
            <w:noProof/>
            <w:webHidden/>
          </w:rPr>
          <w:t>18</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29963" w:history="1">
        <w:r w:rsidR="00B23C7E" w:rsidRPr="00233C35">
          <w:rPr>
            <w:rStyle w:val="a5"/>
            <w:noProof/>
          </w:rPr>
          <w:t>3.3.2</w:t>
        </w:r>
        <w:r w:rsidR="00B23C7E">
          <w:rPr>
            <w:rFonts w:asciiTheme="minorHAnsi" w:eastAsiaTheme="minorEastAsia" w:hAnsiTheme="minorHAnsi" w:cstheme="minorBidi"/>
            <w:i w:val="0"/>
            <w:iCs w:val="0"/>
            <w:noProof/>
            <w:szCs w:val="22"/>
          </w:rPr>
          <w:tab/>
        </w:r>
        <w:r w:rsidR="00B23C7E" w:rsidRPr="00233C35">
          <w:rPr>
            <w:rStyle w:val="a5"/>
            <w:rFonts w:hint="eastAsia"/>
            <w:noProof/>
          </w:rPr>
          <w:t>数据可迁移性</w:t>
        </w:r>
        <w:r w:rsidR="00B23C7E">
          <w:rPr>
            <w:noProof/>
            <w:webHidden/>
          </w:rPr>
          <w:tab/>
        </w:r>
        <w:r w:rsidR="004F036D">
          <w:rPr>
            <w:noProof/>
            <w:webHidden/>
          </w:rPr>
          <w:fldChar w:fldCharType="begin"/>
        </w:r>
        <w:r w:rsidR="00B23C7E">
          <w:rPr>
            <w:noProof/>
            <w:webHidden/>
          </w:rPr>
          <w:instrText xml:space="preserve"> PAGEREF _Toc453429963 \h </w:instrText>
        </w:r>
        <w:r w:rsidR="004F036D">
          <w:rPr>
            <w:noProof/>
            <w:webHidden/>
          </w:rPr>
        </w:r>
        <w:r w:rsidR="004F036D">
          <w:rPr>
            <w:noProof/>
            <w:webHidden/>
          </w:rPr>
          <w:fldChar w:fldCharType="separate"/>
        </w:r>
        <w:r w:rsidR="00B23C7E">
          <w:rPr>
            <w:noProof/>
            <w:webHidden/>
          </w:rPr>
          <w:t>18</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29964" w:history="1">
        <w:r w:rsidR="00B23C7E" w:rsidRPr="00233C35">
          <w:rPr>
            <w:rStyle w:val="a5"/>
            <w:noProof/>
          </w:rPr>
          <w:t>3.3.3</w:t>
        </w:r>
        <w:r w:rsidR="00B23C7E">
          <w:rPr>
            <w:rFonts w:asciiTheme="minorHAnsi" w:eastAsiaTheme="minorEastAsia" w:hAnsiTheme="minorHAnsi" w:cstheme="minorBidi"/>
            <w:i w:val="0"/>
            <w:iCs w:val="0"/>
            <w:noProof/>
            <w:szCs w:val="22"/>
          </w:rPr>
          <w:tab/>
        </w:r>
        <w:r w:rsidR="00B23C7E" w:rsidRPr="00233C35">
          <w:rPr>
            <w:rStyle w:val="a5"/>
            <w:rFonts w:hint="eastAsia"/>
            <w:noProof/>
          </w:rPr>
          <w:t>数据私密性</w:t>
        </w:r>
        <w:r w:rsidR="00B23C7E">
          <w:rPr>
            <w:noProof/>
            <w:webHidden/>
          </w:rPr>
          <w:tab/>
        </w:r>
        <w:r w:rsidR="004F036D">
          <w:rPr>
            <w:noProof/>
            <w:webHidden/>
          </w:rPr>
          <w:fldChar w:fldCharType="begin"/>
        </w:r>
        <w:r w:rsidR="00B23C7E">
          <w:rPr>
            <w:noProof/>
            <w:webHidden/>
          </w:rPr>
          <w:instrText xml:space="preserve"> PAGEREF _Toc453429964 \h </w:instrText>
        </w:r>
        <w:r w:rsidR="004F036D">
          <w:rPr>
            <w:noProof/>
            <w:webHidden/>
          </w:rPr>
        </w:r>
        <w:r w:rsidR="004F036D">
          <w:rPr>
            <w:noProof/>
            <w:webHidden/>
          </w:rPr>
          <w:fldChar w:fldCharType="separate"/>
        </w:r>
        <w:r w:rsidR="00B23C7E">
          <w:rPr>
            <w:noProof/>
            <w:webHidden/>
          </w:rPr>
          <w:t>18</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29965" w:history="1">
        <w:r w:rsidR="00B23C7E" w:rsidRPr="00233C35">
          <w:rPr>
            <w:rStyle w:val="a5"/>
            <w:noProof/>
          </w:rPr>
          <w:t>3.3.4</w:t>
        </w:r>
        <w:r w:rsidR="00B23C7E">
          <w:rPr>
            <w:rFonts w:asciiTheme="minorHAnsi" w:eastAsiaTheme="minorEastAsia" w:hAnsiTheme="minorHAnsi" w:cstheme="minorBidi"/>
            <w:i w:val="0"/>
            <w:iCs w:val="0"/>
            <w:noProof/>
            <w:szCs w:val="22"/>
          </w:rPr>
          <w:tab/>
        </w:r>
        <w:r w:rsidR="00B23C7E" w:rsidRPr="00233C35">
          <w:rPr>
            <w:rStyle w:val="a5"/>
            <w:rFonts w:hint="eastAsia"/>
            <w:noProof/>
          </w:rPr>
          <w:t>服务可用性</w:t>
        </w:r>
        <w:r w:rsidR="00B23C7E">
          <w:rPr>
            <w:noProof/>
            <w:webHidden/>
          </w:rPr>
          <w:tab/>
        </w:r>
        <w:r w:rsidR="004F036D">
          <w:rPr>
            <w:noProof/>
            <w:webHidden/>
          </w:rPr>
          <w:fldChar w:fldCharType="begin"/>
        </w:r>
        <w:r w:rsidR="00B23C7E">
          <w:rPr>
            <w:noProof/>
            <w:webHidden/>
          </w:rPr>
          <w:instrText xml:space="preserve"> PAGEREF _Toc453429965 \h </w:instrText>
        </w:r>
        <w:r w:rsidR="004F036D">
          <w:rPr>
            <w:noProof/>
            <w:webHidden/>
          </w:rPr>
        </w:r>
        <w:r w:rsidR="004F036D">
          <w:rPr>
            <w:noProof/>
            <w:webHidden/>
          </w:rPr>
          <w:fldChar w:fldCharType="separate"/>
        </w:r>
        <w:r w:rsidR="00B23C7E">
          <w:rPr>
            <w:noProof/>
            <w:webHidden/>
          </w:rPr>
          <w:t>18</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29966" w:history="1">
        <w:r w:rsidR="00B23C7E" w:rsidRPr="00233C35">
          <w:rPr>
            <w:rStyle w:val="a5"/>
            <w:noProof/>
          </w:rPr>
          <w:t>3.3.5</w:t>
        </w:r>
        <w:r w:rsidR="00B23C7E">
          <w:rPr>
            <w:rFonts w:asciiTheme="minorHAnsi" w:eastAsiaTheme="minorEastAsia" w:hAnsiTheme="minorHAnsi" w:cstheme="minorBidi"/>
            <w:i w:val="0"/>
            <w:iCs w:val="0"/>
            <w:noProof/>
            <w:szCs w:val="22"/>
          </w:rPr>
          <w:tab/>
        </w:r>
        <w:r w:rsidR="00B23C7E" w:rsidRPr="00233C35">
          <w:rPr>
            <w:rStyle w:val="a5"/>
            <w:rFonts w:hint="eastAsia"/>
            <w:noProof/>
          </w:rPr>
          <w:t>故障恢复能力</w:t>
        </w:r>
        <w:r w:rsidR="00B23C7E">
          <w:rPr>
            <w:noProof/>
            <w:webHidden/>
          </w:rPr>
          <w:tab/>
        </w:r>
        <w:r w:rsidR="004F036D">
          <w:rPr>
            <w:noProof/>
            <w:webHidden/>
          </w:rPr>
          <w:fldChar w:fldCharType="begin"/>
        </w:r>
        <w:r w:rsidR="00B23C7E">
          <w:rPr>
            <w:noProof/>
            <w:webHidden/>
          </w:rPr>
          <w:instrText xml:space="preserve"> PAGEREF _Toc453429966 \h </w:instrText>
        </w:r>
        <w:r w:rsidR="004F036D">
          <w:rPr>
            <w:noProof/>
            <w:webHidden/>
          </w:rPr>
        </w:r>
        <w:r w:rsidR="004F036D">
          <w:rPr>
            <w:noProof/>
            <w:webHidden/>
          </w:rPr>
          <w:fldChar w:fldCharType="separate"/>
        </w:r>
        <w:r w:rsidR="00B23C7E">
          <w:rPr>
            <w:noProof/>
            <w:webHidden/>
          </w:rPr>
          <w:t>19</w:t>
        </w:r>
        <w:r w:rsidR="004F036D">
          <w:rPr>
            <w:noProof/>
            <w:webHidden/>
          </w:rPr>
          <w:fldChar w:fldCharType="end"/>
        </w:r>
      </w:hyperlink>
    </w:p>
    <w:p w:rsidR="00B23C7E" w:rsidRDefault="00E07273">
      <w:pPr>
        <w:pStyle w:val="21"/>
        <w:tabs>
          <w:tab w:val="left" w:pos="840"/>
          <w:tab w:val="right" w:leader="dot" w:pos="8296"/>
        </w:tabs>
        <w:rPr>
          <w:rFonts w:asciiTheme="minorHAnsi" w:eastAsiaTheme="minorEastAsia" w:hAnsiTheme="minorHAnsi" w:cstheme="minorBidi"/>
          <w:smallCaps w:val="0"/>
          <w:noProof/>
          <w:szCs w:val="22"/>
        </w:rPr>
      </w:pPr>
      <w:hyperlink w:anchor="_Toc453429967" w:history="1">
        <w:r w:rsidR="00B23C7E" w:rsidRPr="00233C35">
          <w:rPr>
            <w:rStyle w:val="a5"/>
            <w:rFonts w:ascii="黑体"/>
            <w:noProof/>
          </w:rPr>
          <w:t>3.4</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本章小结</w:t>
        </w:r>
        <w:r w:rsidR="00B23C7E">
          <w:rPr>
            <w:noProof/>
            <w:webHidden/>
          </w:rPr>
          <w:tab/>
        </w:r>
        <w:r w:rsidR="004F036D">
          <w:rPr>
            <w:noProof/>
            <w:webHidden/>
          </w:rPr>
          <w:fldChar w:fldCharType="begin"/>
        </w:r>
        <w:r w:rsidR="00B23C7E">
          <w:rPr>
            <w:noProof/>
            <w:webHidden/>
          </w:rPr>
          <w:instrText xml:space="preserve"> PAGEREF _Toc453429967 \h </w:instrText>
        </w:r>
        <w:r w:rsidR="004F036D">
          <w:rPr>
            <w:noProof/>
            <w:webHidden/>
          </w:rPr>
        </w:r>
        <w:r w:rsidR="004F036D">
          <w:rPr>
            <w:noProof/>
            <w:webHidden/>
          </w:rPr>
          <w:fldChar w:fldCharType="separate"/>
        </w:r>
        <w:r w:rsidR="00B23C7E">
          <w:rPr>
            <w:noProof/>
            <w:webHidden/>
          </w:rPr>
          <w:t>19</w:t>
        </w:r>
        <w:r w:rsidR="004F036D">
          <w:rPr>
            <w:noProof/>
            <w:webHidden/>
          </w:rPr>
          <w:fldChar w:fldCharType="end"/>
        </w:r>
      </w:hyperlink>
    </w:p>
    <w:p w:rsidR="00B23C7E" w:rsidRDefault="00E07273">
      <w:pPr>
        <w:pStyle w:val="10"/>
        <w:tabs>
          <w:tab w:val="right" w:leader="dot" w:pos="8296"/>
        </w:tabs>
        <w:rPr>
          <w:rFonts w:asciiTheme="minorHAnsi" w:eastAsiaTheme="minorEastAsia" w:hAnsiTheme="minorHAnsi" w:cstheme="minorBidi"/>
          <w:b w:val="0"/>
          <w:bCs w:val="0"/>
          <w:caps w:val="0"/>
          <w:noProof/>
          <w:szCs w:val="22"/>
        </w:rPr>
      </w:pPr>
      <w:hyperlink w:anchor="_Toc453429968" w:history="1">
        <w:r w:rsidR="00B23C7E" w:rsidRPr="00233C35">
          <w:rPr>
            <w:rStyle w:val="a5"/>
            <w:rFonts w:eastAsia="黑体" w:hint="eastAsia"/>
            <w:noProof/>
          </w:rPr>
          <w:t>第四章</w:t>
        </w:r>
        <w:r w:rsidR="00B23C7E" w:rsidRPr="00233C35">
          <w:rPr>
            <w:rStyle w:val="a5"/>
            <w:rFonts w:eastAsia="黑体"/>
            <w:noProof/>
          </w:rPr>
          <w:t xml:space="preserve"> </w:t>
        </w:r>
        <w:r w:rsidR="00B23C7E" w:rsidRPr="00233C35">
          <w:rPr>
            <w:rStyle w:val="a5"/>
            <w:rFonts w:eastAsia="黑体" w:hint="eastAsia"/>
            <w:noProof/>
          </w:rPr>
          <w:t>企业协同办公云服务的总体设计与实现</w:t>
        </w:r>
        <w:r w:rsidR="00B23C7E">
          <w:rPr>
            <w:noProof/>
            <w:webHidden/>
          </w:rPr>
          <w:tab/>
        </w:r>
        <w:r w:rsidR="004F036D">
          <w:rPr>
            <w:noProof/>
            <w:webHidden/>
          </w:rPr>
          <w:fldChar w:fldCharType="begin"/>
        </w:r>
        <w:r w:rsidR="00B23C7E">
          <w:rPr>
            <w:noProof/>
            <w:webHidden/>
          </w:rPr>
          <w:instrText xml:space="preserve"> PAGEREF _Toc453429968 \h </w:instrText>
        </w:r>
        <w:r w:rsidR="004F036D">
          <w:rPr>
            <w:noProof/>
            <w:webHidden/>
          </w:rPr>
        </w:r>
        <w:r w:rsidR="004F036D">
          <w:rPr>
            <w:noProof/>
            <w:webHidden/>
          </w:rPr>
          <w:fldChar w:fldCharType="separate"/>
        </w:r>
        <w:r w:rsidR="00B23C7E">
          <w:rPr>
            <w:noProof/>
            <w:webHidden/>
          </w:rPr>
          <w:t>20</w:t>
        </w:r>
        <w:r w:rsidR="004F036D">
          <w:rPr>
            <w:noProof/>
            <w:webHidden/>
          </w:rPr>
          <w:fldChar w:fldCharType="end"/>
        </w:r>
      </w:hyperlink>
    </w:p>
    <w:p w:rsidR="00B23C7E" w:rsidRDefault="00E07273">
      <w:pPr>
        <w:pStyle w:val="21"/>
        <w:tabs>
          <w:tab w:val="left" w:pos="840"/>
          <w:tab w:val="right" w:leader="dot" w:pos="8296"/>
        </w:tabs>
        <w:rPr>
          <w:rFonts w:asciiTheme="minorHAnsi" w:eastAsiaTheme="minorEastAsia" w:hAnsiTheme="minorHAnsi" w:cstheme="minorBidi"/>
          <w:smallCaps w:val="0"/>
          <w:noProof/>
          <w:szCs w:val="22"/>
        </w:rPr>
      </w:pPr>
      <w:hyperlink w:anchor="_Toc453429969" w:history="1">
        <w:r w:rsidR="00B23C7E" w:rsidRPr="00233C35">
          <w:rPr>
            <w:rStyle w:val="a5"/>
            <w:rFonts w:ascii="黑体"/>
            <w:noProof/>
          </w:rPr>
          <w:t>4.1</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工作圈的设计目标</w:t>
        </w:r>
        <w:r w:rsidR="00B23C7E">
          <w:rPr>
            <w:noProof/>
            <w:webHidden/>
          </w:rPr>
          <w:tab/>
        </w:r>
        <w:r w:rsidR="004F036D">
          <w:rPr>
            <w:noProof/>
            <w:webHidden/>
          </w:rPr>
          <w:fldChar w:fldCharType="begin"/>
        </w:r>
        <w:r w:rsidR="00B23C7E">
          <w:rPr>
            <w:noProof/>
            <w:webHidden/>
          </w:rPr>
          <w:instrText xml:space="preserve"> PAGEREF _Toc453429969 \h </w:instrText>
        </w:r>
        <w:r w:rsidR="004F036D">
          <w:rPr>
            <w:noProof/>
            <w:webHidden/>
          </w:rPr>
        </w:r>
        <w:r w:rsidR="004F036D">
          <w:rPr>
            <w:noProof/>
            <w:webHidden/>
          </w:rPr>
          <w:fldChar w:fldCharType="separate"/>
        </w:r>
        <w:r w:rsidR="00B23C7E">
          <w:rPr>
            <w:noProof/>
            <w:webHidden/>
          </w:rPr>
          <w:t>20</w:t>
        </w:r>
        <w:r w:rsidR="004F036D">
          <w:rPr>
            <w:noProof/>
            <w:webHidden/>
          </w:rPr>
          <w:fldChar w:fldCharType="end"/>
        </w:r>
      </w:hyperlink>
    </w:p>
    <w:p w:rsidR="00B23C7E" w:rsidRDefault="00E07273">
      <w:pPr>
        <w:pStyle w:val="21"/>
        <w:tabs>
          <w:tab w:val="left" w:pos="840"/>
          <w:tab w:val="right" w:leader="dot" w:pos="8296"/>
        </w:tabs>
        <w:rPr>
          <w:rFonts w:asciiTheme="minorHAnsi" w:eastAsiaTheme="minorEastAsia" w:hAnsiTheme="minorHAnsi" w:cstheme="minorBidi"/>
          <w:smallCaps w:val="0"/>
          <w:noProof/>
          <w:szCs w:val="22"/>
        </w:rPr>
      </w:pPr>
      <w:hyperlink w:anchor="_Toc453429970" w:history="1">
        <w:r w:rsidR="00B23C7E" w:rsidRPr="00233C35">
          <w:rPr>
            <w:rStyle w:val="a5"/>
            <w:rFonts w:ascii="黑体"/>
            <w:noProof/>
          </w:rPr>
          <w:t>4.2</w:t>
        </w:r>
        <w:r w:rsidR="00B23C7E">
          <w:rPr>
            <w:rFonts w:asciiTheme="minorHAnsi" w:eastAsiaTheme="minorEastAsia" w:hAnsiTheme="minorHAnsi" w:cstheme="minorBidi"/>
            <w:smallCaps w:val="0"/>
            <w:noProof/>
            <w:szCs w:val="22"/>
          </w:rPr>
          <w:tab/>
        </w:r>
        <w:r w:rsidR="00B23C7E" w:rsidRPr="00233C35">
          <w:rPr>
            <w:rStyle w:val="a5"/>
            <w:rFonts w:ascii="黑体"/>
            <w:noProof/>
          </w:rPr>
          <w:t>Rest server</w:t>
        </w:r>
        <w:r w:rsidR="00B23C7E" w:rsidRPr="00233C35">
          <w:rPr>
            <w:rStyle w:val="a5"/>
            <w:rFonts w:ascii="黑体" w:hint="eastAsia"/>
            <w:noProof/>
          </w:rPr>
          <w:t>设计</w:t>
        </w:r>
        <w:r w:rsidR="00B23C7E">
          <w:rPr>
            <w:noProof/>
            <w:webHidden/>
          </w:rPr>
          <w:tab/>
        </w:r>
        <w:r w:rsidR="004F036D">
          <w:rPr>
            <w:noProof/>
            <w:webHidden/>
          </w:rPr>
          <w:fldChar w:fldCharType="begin"/>
        </w:r>
        <w:r w:rsidR="00B23C7E">
          <w:rPr>
            <w:noProof/>
            <w:webHidden/>
          </w:rPr>
          <w:instrText xml:space="preserve"> PAGEREF _Toc453429970 \h </w:instrText>
        </w:r>
        <w:r w:rsidR="004F036D">
          <w:rPr>
            <w:noProof/>
            <w:webHidden/>
          </w:rPr>
        </w:r>
        <w:r w:rsidR="004F036D">
          <w:rPr>
            <w:noProof/>
            <w:webHidden/>
          </w:rPr>
          <w:fldChar w:fldCharType="separate"/>
        </w:r>
        <w:r w:rsidR="00B23C7E">
          <w:rPr>
            <w:noProof/>
            <w:webHidden/>
          </w:rPr>
          <w:t>20</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29971" w:history="1">
        <w:r w:rsidR="00B23C7E" w:rsidRPr="00233C35">
          <w:rPr>
            <w:rStyle w:val="a5"/>
            <w:noProof/>
          </w:rPr>
          <w:t>4.2.1</w:t>
        </w:r>
        <w:r w:rsidR="00B23C7E">
          <w:rPr>
            <w:rFonts w:asciiTheme="minorHAnsi" w:eastAsiaTheme="minorEastAsia" w:hAnsiTheme="minorHAnsi" w:cstheme="minorBidi"/>
            <w:i w:val="0"/>
            <w:iCs w:val="0"/>
            <w:noProof/>
            <w:szCs w:val="22"/>
          </w:rPr>
          <w:tab/>
        </w:r>
        <w:r w:rsidR="00B23C7E" w:rsidRPr="00233C35">
          <w:rPr>
            <w:rStyle w:val="a5"/>
            <w:noProof/>
          </w:rPr>
          <w:t>Nginx</w:t>
        </w:r>
        <w:r w:rsidR="00B23C7E" w:rsidRPr="00233C35">
          <w:rPr>
            <w:rStyle w:val="a5"/>
            <w:rFonts w:hint="eastAsia"/>
            <w:noProof/>
          </w:rPr>
          <w:t>负载均衡</w:t>
        </w:r>
        <w:r w:rsidR="00B23C7E">
          <w:rPr>
            <w:noProof/>
            <w:webHidden/>
          </w:rPr>
          <w:tab/>
        </w:r>
        <w:r w:rsidR="004F036D">
          <w:rPr>
            <w:noProof/>
            <w:webHidden/>
          </w:rPr>
          <w:fldChar w:fldCharType="begin"/>
        </w:r>
        <w:r w:rsidR="00B23C7E">
          <w:rPr>
            <w:noProof/>
            <w:webHidden/>
          </w:rPr>
          <w:instrText xml:space="preserve"> PAGEREF _Toc453429971 \h </w:instrText>
        </w:r>
        <w:r w:rsidR="004F036D">
          <w:rPr>
            <w:noProof/>
            <w:webHidden/>
          </w:rPr>
        </w:r>
        <w:r w:rsidR="004F036D">
          <w:rPr>
            <w:noProof/>
            <w:webHidden/>
          </w:rPr>
          <w:fldChar w:fldCharType="separate"/>
        </w:r>
        <w:r w:rsidR="00B23C7E">
          <w:rPr>
            <w:noProof/>
            <w:webHidden/>
          </w:rPr>
          <w:t>21</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29972" w:history="1">
        <w:r w:rsidR="00B23C7E" w:rsidRPr="00233C35">
          <w:rPr>
            <w:rStyle w:val="a5"/>
            <w:noProof/>
          </w:rPr>
          <w:t>4.2.2</w:t>
        </w:r>
        <w:r w:rsidR="00B23C7E">
          <w:rPr>
            <w:rFonts w:asciiTheme="minorHAnsi" w:eastAsiaTheme="minorEastAsia" w:hAnsiTheme="minorHAnsi" w:cstheme="minorBidi"/>
            <w:i w:val="0"/>
            <w:iCs w:val="0"/>
            <w:noProof/>
            <w:szCs w:val="22"/>
          </w:rPr>
          <w:tab/>
        </w:r>
        <w:r w:rsidR="00B23C7E" w:rsidRPr="00233C35">
          <w:rPr>
            <w:rStyle w:val="a5"/>
            <w:rFonts w:hint="eastAsia"/>
            <w:noProof/>
          </w:rPr>
          <w:t>无状态的服务设计</w:t>
        </w:r>
        <w:r w:rsidR="00B23C7E">
          <w:rPr>
            <w:noProof/>
            <w:webHidden/>
          </w:rPr>
          <w:tab/>
        </w:r>
        <w:r w:rsidR="004F036D">
          <w:rPr>
            <w:noProof/>
            <w:webHidden/>
          </w:rPr>
          <w:fldChar w:fldCharType="begin"/>
        </w:r>
        <w:r w:rsidR="00B23C7E">
          <w:rPr>
            <w:noProof/>
            <w:webHidden/>
          </w:rPr>
          <w:instrText xml:space="preserve"> PAGEREF _Toc453429972 \h </w:instrText>
        </w:r>
        <w:r w:rsidR="004F036D">
          <w:rPr>
            <w:noProof/>
            <w:webHidden/>
          </w:rPr>
        </w:r>
        <w:r w:rsidR="004F036D">
          <w:rPr>
            <w:noProof/>
            <w:webHidden/>
          </w:rPr>
          <w:fldChar w:fldCharType="separate"/>
        </w:r>
        <w:r w:rsidR="00B23C7E">
          <w:rPr>
            <w:noProof/>
            <w:webHidden/>
          </w:rPr>
          <w:t>22</w:t>
        </w:r>
        <w:r w:rsidR="004F036D">
          <w:rPr>
            <w:noProof/>
            <w:webHidden/>
          </w:rPr>
          <w:fldChar w:fldCharType="end"/>
        </w:r>
      </w:hyperlink>
    </w:p>
    <w:p w:rsidR="00B23C7E" w:rsidRDefault="00E07273">
      <w:pPr>
        <w:pStyle w:val="21"/>
        <w:tabs>
          <w:tab w:val="left" w:pos="840"/>
          <w:tab w:val="right" w:leader="dot" w:pos="8296"/>
        </w:tabs>
        <w:rPr>
          <w:rFonts w:asciiTheme="minorHAnsi" w:eastAsiaTheme="minorEastAsia" w:hAnsiTheme="minorHAnsi" w:cstheme="minorBidi"/>
          <w:smallCaps w:val="0"/>
          <w:noProof/>
          <w:szCs w:val="22"/>
        </w:rPr>
      </w:pPr>
      <w:hyperlink w:anchor="_Toc453429973" w:history="1">
        <w:r w:rsidR="00B23C7E" w:rsidRPr="00233C35">
          <w:rPr>
            <w:rStyle w:val="a5"/>
            <w:rFonts w:ascii="黑体"/>
            <w:noProof/>
          </w:rPr>
          <w:t>4.3</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服务模块化的设计</w:t>
        </w:r>
        <w:r w:rsidR="00B23C7E">
          <w:rPr>
            <w:noProof/>
            <w:webHidden/>
          </w:rPr>
          <w:tab/>
        </w:r>
        <w:r w:rsidR="004F036D">
          <w:rPr>
            <w:noProof/>
            <w:webHidden/>
          </w:rPr>
          <w:fldChar w:fldCharType="begin"/>
        </w:r>
        <w:r w:rsidR="00B23C7E">
          <w:rPr>
            <w:noProof/>
            <w:webHidden/>
          </w:rPr>
          <w:instrText xml:space="preserve"> PAGEREF _Toc453429973 \h </w:instrText>
        </w:r>
        <w:r w:rsidR="004F036D">
          <w:rPr>
            <w:noProof/>
            <w:webHidden/>
          </w:rPr>
        </w:r>
        <w:r w:rsidR="004F036D">
          <w:rPr>
            <w:noProof/>
            <w:webHidden/>
          </w:rPr>
          <w:fldChar w:fldCharType="separate"/>
        </w:r>
        <w:r w:rsidR="00B23C7E">
          <w:rPr>
            <w:noProof/>
            <w:webHidden/>
          </w:rPr>
          <w:t>22</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29974" w:history="1">
        <w:r w:rsidR="00B23C7E" w:rsidRPr="00233C35">
          <w:rPr>
            <w:rStyle w:val="a5"/>
            <w:noProof/>
          </w:rPr>
          <w:t>4.3.1</w:t>
        </w:r>
        <w:r w:rsidR="00B23C7E">
          <w:rPr>
            <w:rFonts w:asciiTheme="minorHAnsi" w:eastAsiaTheme="minorEastAsia" w:hAnsiTheme="minorHAnsi" w:cstheme="minorBidi"/>
            <w:i w:val="0"/>
            <w:iCs w:val="0"/>
            <w:noProof/>
            <w:szCs w:val="22"/>
          </w:rPr>
          <w:tab/>
        </w:r>
        <w:r w:rsidR="00B23C7E" w:rsidRPr="00233C35">
          <w:rPr>
            <w:rStyle w:val="a5"/>
            <w:rFonts w:hint="eastAsia"/>
            <w:noProof/>
          </w:rPr>
          <w:t>功能模块划分</w:t>
        </w:r>
        <w:r w:rsidR="00B23C7E">
          <w:rPr>
            <w:noProof/>
            <w:webHidden/>
          </w:rPr>
          <w:tab/>
        </w:r>
        <w:r w:rsidR="004F036D">
          <w:rPr>
            <w:noProof/>
            <w:webHidden/>
          </w:rPr>
          <w:fldChar w:fldCharType="begin"/>
        </w:r>
        <w:r w:rsidR="00B23C7E">
          <w:rPr>
            <w:noProof/>
            <w:webHidden/>
          </w:rPr>
          <w:instrText xml:space="preserve"> PAGEREF _Toc453429974 \h </w:instrText>
        </w:r>
        <w:r w:rsidR="004F036D">
          <w:rPr>
            <w:noProof/>
            <w:webHidden/>
          </w:rPr>
        </w:r>
        <w:r w:rsidR="004F036D">
          <w:rPr>
            <w:noProof/>
            <w:webHidden/>
          </w:rPr>
          <w:fldChar w:fldCharType="separate"/>
        </w:r>
        <w:r w:rsidR="00B23C7E">
          <w:rPr>
            <w:noProof/>
            <w:webHidden/>
          </w:rPr>
          <w:t>22</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29975" w:history="1">
        <w:r w:rsidR="00B23C7E" w:rsidRPr="00233C35">
          <w:rPr>
            <w:rStyle w:val="a5"/>
            <w:noProof/>
          </w:rPr>
          <w:t>4.3.2</w:t>
        </w:r>
        <w:r w:rsidR="00B23C7E">
          <w:rPr>
            <w:rFonts w:asciiTheme="minorHAnsi" w:eastAsiaTheme="minorEastAsia" w:hAnsiTheme="minorHAnsi" w:cstheme="minorBidi"/>
            <w:i w:val="0"/>
            <w:iCs w:val="0"/>
            <w:noProof/>
            <w:szCs w:val="22"/>
          </w:rPr>
          <w:tab/>
        </w:r>
        <w:r w:rsidR="00B23C7E" w:rsidRPr="00233C35">
          <w:rPr>
            <w:rStyle w:val="a5"/>
            <w:rFonts w:hint="eastAsia"/>
            <w:noProof/>
          </w:rPr>
          <w:t>公共模块划分</w:t>
        </w:r>
        <w:r w:rsidR="00B23C7E">
          <w:rPr>
            <w:noProof/>
            <w:webHidden/>
          </w:rPr>
          <w:tab/>
        </w:r>
        <w:r w:rsidR="004F036D">
          <w:rPr>
            <w:noProof/>
            <w:webHidden/>
          </w:rPr>
          <w:fldChar w:fldCharType="begin"/>
        </w:r>
        <w:r w:rsidR="00B23C7E">
          <w:rPr>
            <w:noProof/>
            <w:webHidden/>
          </w:rPr>
          <w:instrText xml:space="preserve"> PAGEREF _Toc453429975 \h </w:instrText>
        </w:r>
        <w:r w:rsidR="004F036D">
          <w:rPr>
            <w:noProof/>
            <w:webHidden/>
          </w:rPr>
        </w:r>
        <w:r w:rsidR="004F036D">
          <w:rPr>
            <w:noProof/>
            <w:webHidden/>
          </w:rPr>
          <w:fldChar w:fldCharType="separate"/>
        </w:r>
        <w:r w:rsidR="00B23C7E">
          <w:rPr>
            <w:noProof/>
            <w:webHidden/>
          </w:rPr>
          <w:t>23</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29976" w:history="1">
        <w:r w:rsidR="00B23C7E" w:rsidRPr="00233C35">
          <w:rPr>
            <w:rStyle w:val="a5"/>
            <w:noProof/>
          </w:rPr>
          <w:t>4.3.3</w:t>
        </w:r>
        <w:r w:rsidR="00B23C7E">
          <w:rPr>
            <w:rFonts w:asciiTheme="minorHAnsi" w:eastAsiaTheme="minorEastAsia" w:hAnsiTheme="minorHAnsi" w:cstheme="minorBidi"/>
            <w:i w:val="0"/>
            <w:iCs w:val="0"/>
            <w:noProof/>
            <w:szCs w:val="22"/>
          </w:rPr>
          <w:tab/>
        </w:r>
        <w:r w:rsidR="00B23C7E" w:rsidRPr="00233C35">
          <w:rPr>
            <w:rStyle w:val="a5"/>
            <w:rFonts w:hint="eastAsia"/>
            <w:noProof/>
          </w:rPr>
          <w:t>核心模块服务</w:t>
        </w:r>
        <w:r w:rsidR="00B23C7E">
          <w:rPr>
            <w:noProof/>
            <w:webHidden/>
          </w:rPr>
          <w:tab/>
        </w:r>
        <w:r w:rsidR="004F036D">
          <w:rPr>
            <w:noProof/>
            <w:webHidden/>
          </w:rPr>
          <w:fldChar w:fldCharType="begin"/>
        </w:r>
        <w:r w:rsidR="00B23C7E">
          <w:rPr>
            <w:noProof/>
            <w:webHidden/>
          </w:rPr>
          <w:instrText xml:space="preserve"> PAGEREF _Toc453429976 \h </w:instrText>
        </w:r>
        <w:r w:rsidR="004F036D">
          <w:rPr>
            <w:noProof/>
            <w:webHidden/>
          </w:rPr>
        </w:r>
        <w:r w:rsidR="004F036D">
          <w:rPr>
            <w:noProof/>
            <w:webHidden/>
          </w:rPr>
          <w:fldChar w:fldCharType="separate"/>
        </w:r>
        <w:r w:rsidR="00B23C7E">
          <w:rPr>
            <w:noProof/>
            <w:webHidden/>
          </w:rPr>
          <w:t>24</w:t>
        </w:r>
        <w:r w:rsidR="004F036D">
          <w:rPr>
            <w:noProof/>
            <w:webHidden/>
          </w:rPr>
          <w:fldChar w:fldCharType="end"/>
        </w:r>
      </w:hyperlink>
    </w:p>
    <w:p w:rsidR="00B23C7E" w:rsidRDefault="00E07273">
      <w:pPr>
        <w:pStyle w:val="21"/>
        <w:tabs>
          <w:tab w:val="left" w:pos="840"/>
          <w:tab w:val="right" w:leader="dot" w:pos="8296"/>
        </w:tabs>
        <w:rPr>
          <w:rFonts w:asciiTheme="minorHAnsi" w:eastAsiaTheme="minorEastAsia" w:hAnsiTheme="minorHAnsi" w:cstheme="minorBidi"/>
          <w:smallCaps w:val="0"/>
          <w:noProof/>
          <w:szCs w:val="22"/>
        </w:rPr>
      </w:pPr>
      <w:hyperlink w:anchor="_Toc453429977" w:history="1">
        <w:r w:rsidR="00B23C7E" w:rsidRPr="00233C35">
          <w:rPr>
            <w:rStyle w:val="a5"/>
            <w:rFonts w:ascii="黑体"/>
            <w:noProof/>
          </w:rPr>
          <w:t>4.4</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分布式服务与自动化配置中心</w:t>
        </w:r>
        <w:r w:rsidR="00B23C7E">
          <w:rPr>
            <w:noProof/>
            <w:webHidden/>
          </w:rPr>
          <w:tab/>
        </w:r>
        <w:r w:rsidR="004F036D">
          <w:rPr>
            <w:noProof/>
            <w:webHidden/>
          </w:rPr>
          <w:fldChar w:fldCharType="begin"/>
        </w:r>
        <w:r w:rsidR="00B23C7E">
          <w:rPr>
            <w:noProof/>
            <w:webHidden/>
          </w:rPr>
          <w:instrText xml:space="preserve"> PAGEREF _Toc453429977 \h </w:instrText>
        </w:r>
        <w:r w:rsidR="004F036D">
          <w:rPr>
            <w:noProof/>
            <w:webHidden/>
          </w:rPr>
        </w:r>
        <w:r w:rsidR="004F036D">
          <w:rPr>
            <w:noProof/>
            <w:webHidden/>
          </w:rPr>
          <w:fldChar w:fldCharType="separate"/>
        </w:r>
        <w:r w:rsidR="00B23C7E">
          <w:rPr>
            <w:noProof/>
            <w:webHidden/>
          </w:rPr>
          <w:t>24</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29978" w:history="1">
        <w:r w:rsidR="00B23C7E" w:rsidRPr="00233C35">
          <w:rPr>
            <w:rStyle w:val="a5"/>
            <w:noProof/>
          </w:rPr>
          <w:t>4.4.1</w:t>
        </w:r>
        <w:r w:rsidR="00B23C7E">
          <w:rPr>
            <w:rFonts w:asciiTheme="minorHAnsi" w:eastAsiaTheme="minorEastAsia" w:hAnsiTheme="minorHAnsi" w:cstheme="minorBidi"/>
            <w:i w:val="0"/>
            <w:iCs w:val="0"/>
            <w:noProof/>
            <w:szCs w:val="22"/>
          </w:rPr>
          <w:tab/>
        </w:r>
        <w:r w:rsidR="00B23C7E" w:rsidRPr="00233C35">
          <w:rPr>
            <w:rStyle w:val="a5"/>
            <w:rFonts w:hint="eastAsia"/>
            <w:noProof/>
          </w:rPr>
          <w:t>分布式服务远程调用（</w:t>
        </w:r>
        <w:r w:rsidR="00B23C7E" w:rsidRPr="00233C35">
          <w:rPr>
            <w:rStyle w:val="a5"/>
            <w:noProof/>
          </w:rPr>
          <w:t>RPC</w:t>
        </w:r>
        <w:r w:rsidR="00B23C7E" w:rsidRPr="00233C35">
          <w:rPr>
            <w:rStyle w:val="a5"/>
            <w:rFonts w:hint="eastAsia"/>
            <w:noProof/>
          </w:rPr>
          <w:t>）</w:t>
        </w:r>
        <w:r w:rsidR="00B23C7E">
          <w:rPr>
            <w:noProof/>
            <w:webHidden/>
          </w:rPr>
          <w:tab/>
        </w:r>
        <w:r w:rsidR="004F036D">
          <w:rPr>
            <w:noProof/>
            <w:webHidden/>
          </w:rPr>
          <w:fldChar w:fldCharType="begin"/>
        </w:r>
        <w:r w:rsidR="00B23C7E">
          <w:rPr>
            <w:noProof/>
            <w:webHidden/>
          </w:rPr>
          <w:instrText xml:space="preserve"> PAGEREF _Toc453429978 \h </w:instrText>
        </w:r>
        <w:r w:rsidR="004F036D">
          <w:rPr>
            <w:noProof/>
            <w:webHidden/>
          </w:rPr>
        </w:r>
        <w:r w:rsidR="004F036D">
          <w:rPr>
            <w:noProof/>
            <w:webHidden/>
          </w:rPr>
          <w:fldChar w:fldCharType="separate"/>
        </w:r>
        <w:r w:rsidR="00B23C7E">
          <w:rPr>
            <w:noProof/>
            <w:webHidden/>
          </w:rPr>
          <w:t>24</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29979" w:history="1">
        <w:r w:rsidR="00B23C7E" w:rsidRPr="00233C35">
          <w:rPr>
            <w:rStyle w:val="a5"/>
            <w:noProof/>
          </w:rPr>
          <w:t>4.4.2</w:t>
        </w:r>
        <w:r w:rsidR="00B23C7E">
          <w:rPr>
            <w:rFonts w:asciiTheme="minorHAnsi" w:eastAsiaTheme="minorEastAsia" w:hAnsiTheme="minorHAnsi" w:cstheme="minorBidi"/>
            <w:i w:val="0"/>
            <w:iCs w:val="0"/>
            <w:noProof/>
            <w:szCs w:val="22"/>
          </w:rPr>
          <w:tab/>
        </w:r>
        <w:r w:rsidR="00B23C7E" w:rsidRPr="00233C35">
          <w:rPr>
            <w:rStyle w:val="a5"/>
            <w:rFonts w:ascii="宋体" w:hAnsi="宋体" w:hint="eastAsia"/>
            <w:noProof/>
          </w:rPr>
          <w:t>横向可扩展性（</w:t>
        </w:r>
        <w:r w:rsidR="00B23C7E" w:rsidRPr="00233C35">
          <w:rPr>
            <w:rStyle w:val="a5"/>
            <w:rFonts w:ascii="宋体" w:hAnsi="宋体"/>
            <w:noProof/>
          </w:rPr>
          <w:t>Scale Out</w:t>
        </w:r>
        <w:r w:rsidR="00B23C7E" w:rsidRPr="00233C35">
          <w:rPr>
            <w:rStyle w:val="a5"/>
            <w:rFonts w:ascii="宋体" w:hAnsi="宋体" w:hint="eastAsia"/>
            <w:noProof/>
          </w:rPr>
          <w:t>）</w:t>
        </w:r>
        <w:r w:rsidR="00B23C7E">
          <w:rPr>
            <w:noProof/>
            <w:webHidden/>
          </w:rPr>
          <w:tab/>
        </w:r>
        <w:r w:rsidR="004F036D">
          <w:rPr>
            <w:noProof/>
            <w:webHidden/>
          </w:rPr>
          <w:fldChar w:fldCharType="begin"/>
        </w:r>
        <w:r w:rsidR="00B23C7E">
          <w:rPr>
            <w:noProof/>
            <w:webHidden/>
          </w:rPr>
          <w:instrText xml:space="preserve"> PAGEREF _Toc453429979 \h </w:instrText>
        </w:r>
        <w:r w:rsidR="004F036D">
          <w:rPr>
            <w:noProof/>
            <w:webHidden/>
          </w:rPr>
        </w:r>
        <w:r w:rsidR="004F036D">
          <w:rPr>
            <w:noProof/>
            <w:webHidden/>
          </w:rPr>
          <w:fldChar w:fldCharType="separate"/>
        </w:r>
        <w:r w:rsidR="00B23C7E">
          <w:rPr>
            <w:noProof/>
            <w:webHidden/>
          </w:rPr>
          <w:t>25</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29980" w:history="1">
        <w:r w:rsidR="00B23C7E" w:rsidRPr="00233C35">
          <w:rPr>
            <w:rStyle w:val="a5"/>
            <w:noProof/>
          </w:rPr>
          <w:t>4.4.3</w:t>
        </w:r>
        <w:r w:rsidR="00B23C7E">
          <w:rPr>
            <w:rFonts w:asciiTheme="minorHAnsi" w:eastAsiaTheme="minorEastAsia" w:hAnsiTheme="minorHAnsi" w:cstheme="minorBidi"/>
            <w:i w:val="0"/>
            <w:iCs w:val="0"/>
            <w:noProof/>
            <w:szCs w:val="22"/>
          </w:rPr>
          <w:tab/>
        </w:r>
        <w:r w:rsidR="00B23C7E" w:rsidRPr="00233C35">
          <w:rPr>
            <w:rStyle w:val="a5"/>
            <w:rFonts w:ascii="宋体" w:hAnsi="宋体" w:hint="eastAsia"/>
            <w:noProof/>
          </w:rPr>
          <w:t>不允许单点失效（</w:t>
        </w:r>
        <w:r w:rsidR="00B23C7E" w:rsidRPr="00233C35">
          <w:rPr>
            <w:rStyle w:val="a5"/>
            <w:rFonts w:ascii="宋体" w:hAnsi="宋体"/>
            <w:noProof/>
          </w:rPr>
          <w:t>No Single Point Failure</w:t>
        </w:r>
        <w:r w:rsidR="00B23C7E" w:rsidRPr="00233C35">
          <w:rPr>
            <w:rStyle w:val="a5"/>
            <w:rFonts w:ascii="宋体" w:hAnsi="宋体" w:hint="eastAsia"/>
            <w:noProof/>
          </w:rPr>
          <w:t>）</w:t>
        </w:r>
        <w:r w:rsidR="00B23C7E">
          <w:rPr>
            <w:noProof/>
            <w:webHidden/>
          </w:rPr>
          <w:tab/>
        </w:r>
        <w:r w:rsidR="004F036D">
          <w:rPr>
            <w:noProof/>
            <w:webHidden/>
          </w:rPr>
          <w:fldChar w:fldCharType="begin"/>
        </w:r>
        <w:r w:rsidR="00B23C7E">
          <w:rPr>
            <w:noProof/>
            <w:webHidden/>
          </w:rPr>
          <w:instrText xml:space="preserve"> PAGEREF _Toc453429980 \h </w:instrText>
        </w:r>
        <w:r w:rsidR="004F036D">
          <w:rPr>
            <w:noProof/>
            <w:webHidden/>
          </w:rPr>
        </w:r>
        <w:r w:rsidR="004F036D">
          <w:rPr>
            <w:noProof/>
            <w:webHidden/>
          </w:rPr>
          <w:fldChar w:fldCharType="separate"/>
        </w:r>
        <w:r w:rsidR="00B23C7E">
          <w:rPr>
            <w:noProof/>
            <w:webHidden/>
          </w:rPr>
          <w:t>26</w:t>
        </w:r>
        <w:r w:rsidR="004F036D">
          <w:rPr>
            <w:noProof/>
            <w:webHidden/>
          </w:rPr>
          <w:fldChar w:fldCharType="end"/>
        </w:r>
      </w:hyperlink>
    </w:p>
    <w:p w:rsidR="00B23C7E" w:rsidRDefault="00E07273">
      <w:pPr>
        <w:pStyle w:val="21"/>
        <w:tabs>
          <w:tab w:val="left" w:pos="840"/>
          <w:tab w:val="right" w:leader="dot" w:pos="8296"/>
        </w:tabs>
        <w:rPr>
          <w:rFonts w:asciiTheme="minorHAnsi" w:eastAsiaTheme="minorEastAsia" w:hAnsiTheme="minorHAnsi" w:cstheme="minorBidi"/>
          <w:smallCaps w:val="0"/>
          <w:noProof/>
          <w:szCs w:val="22"/>
        </w:rPr>
      </w:pPr>
      <w:hyperlink w:anchor="_Toc453429981" w:history="1">
        <w:r w:rsidR="00B23C7E" w:rsidRPr="00233C35">
          <w:rPr>
            <w:rStyle w:val="a5"/>
            <w:rFonts w:ascii="黑体"/>
            <w:noProof/>
          </w:rPr>
          <w:t>4.5</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数据分片</w:t>
        </w:r>
        <w:r w:rsidR="00B23C7E" w:rsidRPr="00233C35">
          <w:rPr>
            <w:rStyle w:val="a5"/>
            <w:rFonts w:ascii="黑体"/>
            <w:noProof/>
          </w:rPr>
          <w:t>(Data Sharding)</w:t>
        </w:r>
        <w:r w:rsidR="00B23C7E" w:rsidRPr="00233C35">
          <w:rPr>
            <w:rStyle w:val="a5"/>
            <w:rFonts w:ascii="黑体" w:hint="eastAsia"/>
            <w:noProof/>
          </w:rPr>
          <w:t>与数据索引中心</w:t>
        </w:r>
        <w:r w:rsidR="00B23C7E">
          <w:rPr>
            <w:noProof/>
            <w:webHidden/>
          </w:rPr>
          <w:tab/>
        </w:r>
        <w:r w:rsidR="004F036D">
          <w:rPr>
            <w:noProof/>
            <w:webHidden/>
          </w:rPr>
          <w:fldChar w:fldCharType="begin"/>
        </w:r>
        <w:r w:rsidR="00B23C7E">
          <w:rPr>
            <w:noProof/>
            <w:webHidden/>
          </w:rPr>
          <w:instrText xml:space="preserve"> PAGEREF _Toc453429981 \h </w:instrText>
        </w:r>
        <w:r w:rsidR="004F036D">
          <w:rPr>
            <w:noProof/>
            <w:webHidden/>
          </w:rPr>
        </w:r>
        <w:r w:rsidR="004F036D">
          <w:rPr>
            <w:noProof/>
            <w:webHidden/>
          </w:rPr>
          <w:fldChar w:fldCharType="separate"/>
        </w:r>
        <w:r w:rsidR="00B23C7E">
          <w:rPr>
            <w:noProof/>
            <w:webHidden/>
          </w:rPr>
          <w:t>27</w:t>
        </w:r>
        <w:r w:rsidR="004F036D">
          <w:rPr>
            <w:noProof/>
            <w:webHidden/>
          </w:rPr>
          <w:fldChar w:fldCharType="end"/>
        </w:r>
      </w:hyperlink>
    </w:p>
    <w:p w:rsidR="00B23C7E" w:rsidRDefault="00E07273">
      <w:pPr>
        <w:pStyle w:val="21"/>
        <w:tabs>
          <w:tab w:val="left" w:pos="840"/>
          <w:tab w:val="right" w:leader="dot" w:pos="8296"/>
        </w:tabs>
        <w:rPr>
          <w:rFonts w:asciiTheme="minorHAnsi" w:eastAsiaTheme="minorEastAsia" w:hAnsiTheme="minorHAnsi" w:cstheme="minorBidi"/>
          <w:smallCaps w:val="0"/>
          <w:noProof/>
          <w:szCs w:val="22"/>
        </w:rPr>
      </w:pPr>
      <w:hyperlink w:anchor="_Toc453429982" w:history="1">
        <w:r w:rsidR="00B23C7E" w:rsidRPr="00233C35">
          <w:rPr>
            <w:rStyle w:val="a5"/>
            <w:rFonts w:ascii="黑体"/>
            <w:noProof/>
          </w:rPr>
          <w:t>4.6</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最终架构图</w:t>
        </w:r>
        <w:r w:rsidR="00B23C7E">
          <w:rPr>
            <w:noProof/>
            <w:webHidden/>
          </w:rPr>
          <w:tab/>
        </w:r>
        <w:r w:rsidR="004F036D">
          <w:rPr>
            <w:noProof/>
            <w:webHidden/>
          </w:rPr>
          <w:fldChar w:fldCharType="begin"/>
        </w:r>
        <w:r w:rsidR="00B23C7E">
          <w:rPr>
            <w:noProof/>
            <w:webHidden/>
          </w:rPr>
          <w:instrText xml:space="preserve"> PAGEREF _Toc453429982 \h </w:instrText>
        </w:r>
        <w:r w:rsidR="004F036D">
          <w:rPr>
            <w:noProof/>
            <w:webHidden/>
          </w:rPr>
        </w:r>
        <w:r w:rsidR="004F036D">
          <w:rPr>
            <w:noProof/>
            <w:webHidden/>
          </w:rPr>
          <w:fldChar w:fldCharType="separate"/>
        </w:r>
        <w:r w:rsidR="00B23C7E">
          <w:rPr>
            <w:noProof/>
            <w:webHidden/>
          </w:rPr>
          <w:t>28</w:t>
        </w:r>
        <w:r w:rsidR="004F036D">
          <w:rPr>
            <w:noProof/>
            <w:webHidden/>
          </w:rPr>
          <w:fldChar w:fldCharType="end"/>
        </w:r>
      </w:hyperlink>
    </w:p>
    <w:p w:rsidR="00B23C7E" w:rsidRDefault="00E07273">
      <w:pPr>
        <w:pStyle w:val="21"/>
        <w:tabs>
          <w:tab w:val="left" w:pos="840"/>
          <w:tab w:val="right" w:leader="dot" w:pos="8296"/>
        </w:tabs>
        <w:rPr>
          <w:rFonts w:asciiTheme="minorHAnsi" w:eastAsiaTheme="minorEastAsia" w:hAnsiTheme="minorHAnsi" w:cstheme="minorBidi"/>
          <w:smallCaps w:val="0"/>
          <w:noProof/>
          <w:szCs w:val="22"/>
        </w:rPr>
      </w:pPr>
      <w:hyperlink w:anchor="_Toc453429983" w:history="1">
        <w:r w:rsidR="00B23C7E" w:rsidRPr="00233C35">
          <w:rPr>
            <w:rStyle w:val="a5"/>
            <w:rFonts w:ascii="黑体"/>
            <w:noProof/>
          </w:rPr>
          <w:t>4.7</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本章小节</w:t>
        </w:r>
        <w:r w:rsidR="00B23C7E">
          <w:rPr>
            <w:noProof/>
            <w:webHidden/>
          </w:rPr>
          <w:tab/>
        </w:r>
        <w:r w:rsidR="004F036D">
          <w:rPr>
            <w:noProof/>
            <w:webHidden/>
          </w:rPr>
          <w:fldChar w:fldCharType="begin"/>
        </w:r>
        <w:r w:rsidR="00B23C7E">
          <w:rPr>
            <w:noProof/>
            <w:webHidden/>
          </w:rPr>
          <w:instrText xml:space="preserve"> PAGEREF _Toc453429983 \h </w:instrText>
        </w:r>
        <w:r w:rsidR="004F036D">
          <w:rPr>
            <w:noProof/>
            <w:webHidden/>
          </w:rPr>
        </w:r>
        <w:r w:rsidR="004F036D">
          <w:rPr>
            <w:noProof/>
            <w:webHidden/>
          </w:rPr>
          <w:fldChar w:fldCharType="separate"/>
        </w:r>
        <w:r w:rsidR="00B23C7E">
          <w:rPr>
            <w:noProof/>
            <w:webHidden/>
          </w:rPr>
          <w:t>29</w:t>
        </w:r>
        <w:r w:rsidR="004F036D">
          <w:rPr>
            <w:noProof/>
            <w:webHidden/>
          </w:rPr>
          <w:fldChar w:fldCharType="end"/>
        </w:r>
      </w:hyperlink>
    </w:p>
    <w:p w:rsidR="00B23C7E" w:rsidRDefault="00E07273">
      <w:pPr>
        <w:pStyle w:val="10"/>
        <w:tabs>
          <w:tab w:val="right" w:leader="dot" w:pos="8296"/>
        </w:tabs>
        <w:rPr>
          <w:rFonts w:asciiTheme="minorHAnsi" w:eastAsiaTheme="minorEastAsia" w:hAnsiTheme="minorHAnsi" w:cstheme="minorBidi"/>
          <w:b w:val="0"/>
          <w:bCs w:val="0"/>
          <w:caps w:val="0"/>
          <w:noProof/>
          <w:szCs w:val="22"/>
        </w:rPr>
      </w:pPr>
      <w:hyperlink w:anchor="_Toc453429984" w:history="1">
        <w:r w:rsidR="00B23C7E" w:rsidRPr="00233C35">
          <w:rPr>
            <w:rStyle w:val="a5"/>
            <w:rFonts w:eastAsia="黑体" w:hint="eastAsia"/>
            <w:noProof/>
          </w:rPr>
          <w:t>第五章</w:t>
        </w:r>
        <w:r w:rsidR="00B23C7E" w:rsidRPr="00233C35">
          <w:rPr>
            <w:rStyle w:val="a5"/>
            <w:rFonts w:eastAsia="黑体"/>
            <w:noProof/>
          </w:rPr>
          <w:t xml:space="preserve"> </w:t>
        </w:r>
        <w:r w:rsidR="00B23C7E" w:rsidRPr="00233C35">
          <w:rPr>
            <w:rStyle w:val="a5"/>
            <w:rFonts w:eastAsia="黑体" w:hint="eastAsia"/>
            <w:noProof/>
          </w:rPr>
          <w:t>企业协同办公云服务核心模块的设计与实现</w:t>
        </w:r>
        <w:r w:rsidR="00B23C7E">
          <w:rPr>
            <w:noProof/>
            <w:webHidden/>
          </w:rPr>
          <w:tab/>
        </w:r>
        <w:r w:rsidR="004F036D">
          <w:rPr>
            <w:noProof/>
            <w:webHidden/>
          </w:rPr>
          <w:fldChar w:fldCharType="begin"/>
        </w:r>
        <w:r w:rsidR="00B23C7E">
          <w:rPr>
            <w:noProof/>
            <w:webHidden/>
          </w:rPr>
          <w:instrText xml:space="preserve"> PAGEREF _Toc453429984 \h </w:instrText>
        </w:r>
        <w:r w:rsidR="004F036D">
          <w:rPr>
            <w:noProof/>
            <w:webHidden/>
          </w:rPr>
        </w:r>
        <w:r w:rsidR="004F036D">
          <w:rPr>
            <w:noProof/>
            <w:webHidden/>
          </w:rPr>
          <w:fldChar w:fldCharType="separate"/>
        </w:r>
        <w:r w:rsidR="00B23C7E">
          <w:rPr>
            <w:noProof/>
            <w:webHidden/>
          </w:rPr>
          <w:t>31</w:t>
        </w:r>
        <w:r w:rsidR="004F036D">
          <w:rPr>
            <w:noProof/>
            <w:webHidden/>
          </w:rPr>
          <w:fldChar w:fldCharType="end"/>
        </w:r>
      </w:hyperlink>
    </w:p>
    <w:p w:rsidR="00B23C7E" w:rsidRDefault="00E07273">
      <w:pPr>
        <w:pStyle w:val="21"/>
        <w:tabs>
          <w:tab w:val="left" w:pos="840"/>
          <w:tab w:val="right" w:leader="dot" w:pos="8296"/>
        </w:tabs>
        <w:rPr>
          <w:rFonts w:asciiTheme="minorHAnsi" w:eastAsiaTheme="minorEastAsia" w:hAnsiTheme="minorHAnsi" w:cstheme="minorBidi"/>
          <w:smallCaps w:val="0"/>
          <w:noProof/>
          <w:szCs w:val="22"/>
        </w:rPr>
      </w:pPr>
      <w:hyperlink w:anchor="_Toc453429985" w:history="1">
        <w:r w:rsidR="00B23C7E" w:rsidRPr="00233C35">
          <w:rPr>
            <w:rStyle w:val="a5"/>
            <w:rFonts w:ascii="黑体"/>
            <w:noProof/>
          </w:rPr>
          <w:t>5.1</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自动化配置管理中心模块（</w:t>
        </w:r>
        <w:r w:rsidR="00B23C7E" w:rsidRPr="00233C35">
          <w:rPr>
            <w:rStyle w:val="a5"/>
            <w:rFonts w:ascii="黑体"/>
            <w:noProof/>
          </w:rPr>
          <w:t>configcenter</w:t>
        </w:r>
        <w:r w:rsidR="00B23C7E" w:rsidRPr="00233C35">
          <w:rPr>
            <w:rStyle w:val="a5"/>
            <w:rFonts w:ascii="黑体" w:hint="eastAsia"/>
            <w:noProof/>
          </w:rPr>
          <w:t>）</w:t>
        </w:r>
        <w:r w:rsidR="00B23C7E">
          <w:rPr>
            <w:noProof/>
            <w:webHidden/>
          </w:rPr>
          <w:tab/>
        </w:r>
        <w:r w:rsidR="004F036D">
          <w:rPr>
            <w:noProof/>
            <w:webHidden/>
          </w:rPr>
          <w:fldChar w:fldCharType="begin"/>
        </w:r>
        <w:r w:rsidR="00B23C7E">
          <w:rPr>
            <w:noProof/>
            <w:webHidden/>
          </w:rPr>
          <w:instrText xml:space="preserve"> PAGEREF _Toc453429985 \h </w:instrText>
        </w:r>
        <w:r w:rsidR="004F036D">
          <w:rPr>
            <w:noProof/>
            <w:webHidden/>
          </w:rPr>
        </w:r>
        <w:r w:rsidR="004F036D">
          <w:rPr>
            <w:noProof/>
            <w:webHidden/>
          </w:rPr>
          <w:fldChar w:fldCharType="separate"/>
        </w:r>
        <w:r w:rsidR="00B23C7E">
          <w:rPr>
            <w:noProof/>
            <w:webHidden/>
          </w:rPr>
          <w:t>31</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29986" w:history="1">
        <w:r w:rsidR="00B23C7E" w:rsidRPr="00233C35">
          <w:rPr>
            <w:rStyle w:val="a5"/>
            <w:noProof/>
          </w:rPr>
          <w:t>5.1.1</w:t>
        </w:r>
        <w:r w:rsidR="00B23C7E">
          <w:rPr>
            <w:rFonts w:asciiTheme="minorHAnsi" w:eastAsiaTheme="minorEastAsia" w:hAnsiTheme="minorHAnsi" w:cstheme="minorBidi"/>
            <w:i w:val="0"/>
            <w:iCs w:val="0"/>
            <w:noProof/>
            <w:szCs w:val="22"/>
          </w:rPr>
          <w:tab/>
        </w:r>
        <w:r w:rsidR="00B23C7E" w:rsidRPr="00233C35">
          <w:rPr>
            <w:rStyle w:val="a5"/>
            <w:rFonts w:hint="eastAsia"/>
            <w:noProof/>
          </w:rPr>
          <w:t>自动化配置管理中心模块概述</w:t>
        </w:r>
        <w:r w:rsidR="00B23C7E">
          <w:rPr>
            <w:noProof/>
            <w:webHidden/>
          </w:rPr>
          <w:tab/>
        </w:r>
        <w:r w:rsidR="004F036D">
          <w:rPr>
            <w:noProof/>
            <w:webHidden/>
          </w:rPr>
          <w:fldChar w:fldCharType="begin"/>
        </w:r>
        <w:r w:rsidR="00B23C7E">
          <w:rPr>
            <w:noProof/>
            <w:webHidden/>
          </w:rPr>
          <w:instrText xml:space="preserve"> PAGEREF _Toc453429986 \h </w:instrText>
        </w:r>
        <w:r w:rsidR="004F036D">
          <w:rPr>
            <w:noProof/>
            <w:webHidden/>
          </w:rPr>
        </w:r>
        <w:r w:rsidR="004F036D">
          <w:rPr>
            <w:noProof/>
            <w:webHidden/>
          </w:rPr>
          <w:fldChar w:fldCharType="separate"/>
        </w:r>
        <w:r w:rsidR="00B23C7E">
          <w:rPr>
            <w:noProof/>
            <w:webHidden/>
          </w:rPr>
          <w:t>31</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29987" w:history="1">
        <w:r w:rsidR="00B23C7E" w:rsidRPr="00233C35">
          <w:rPr>
            <w:rStyle w:val="a5"/>
            <w:noProof/>
          </w:rPr>
          <w:t>5.1.2</w:t>
        </w:r>
        <w:r w:rsidR="00B23C7E">
          <w:rPr>
            <w:rFonts w:asciiTheme="minorHAnsi" w:eastAsiaTheme="minorEastAsia" w:hAnsiTheme="minorHAnsi" w:cstheme="minorBidi"/>
            <w:i w:val="0"/>
            <w:iCs w:val="0"/>
            <w:noProof/>
            <w:szCs w:val="22"/>
          </w:rPr>
          <w:tab/>
        </w:r>
        <w:r w:rsidR="00B23C7E" w:rsidRPr="00233C35">
          <w:rPr>
            <w:rStyle w:val="a5"/>
            <w:rFonts w:hint="eastAsia"/>
            <w:noProof/>
          </w:rPr>
          <w:t>自动化配置管理中心模块类图</w:t>
        </w:r>
        <w:r w:rsidR="00B23C7E">
          <w:rPr>
            <w:noProof/>
            <w:webHidden/>
          </w:rPr>
          <w:tab/>
        </w:r>
        <w:r w:rsidR="004F036D">
          <w:rPr>
            <w:noProof/>
            <w:webHidden/>
          </w:rPr>
          <w:fldChar w:fldCharType="begin"/>
        </w:r>
        <w:r w:rsidR="00B23C7E">
          <w:rPr>
            <w:noProof/>
            <w:webHidden/>
          </w:rPr>
          <w:instrText xml:space="preserve"> PAGEREF _Toc453429987 \h </w:instrText>
        </w:r>
        <w:r w:rsidR="004F036D">
          <w:rPr>
            <w:noProof/>
            <w:webHidden/>
          </w:rPr>
        </w:r>
        <w:r w:rsidR="004F036D">
          <w:rPr>
            <w:noProof/>
            <w:webHidden/>
          </w:rPr>
          <w:fldChar w:fldCharType="separate"/>
        </w:r>
        <w:r w:rsidR="00B23C7E">
          <w:rPr>
            <w:noProof/>
            <w:webHidden/>
          </w:rPr>
          <w:t>31</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29988" w:history="1">
        <w:r w:rsidR="00B23C7E" w:rsidRPr="00233C35">
          <w:rPr>
            <w:rStyle w:val="a5"/>
            <w:noProof/>
          </w:rPr>
          <w:t>5.1.3</w:t>
        </w:r>
        <w:r w:rsidR="00B23C7E">
          <w:rPr>
            <w:rFonts w:asciiTheme="minorHAnsi" w:eastAsiaTheme="minorEastAsia" w:hAnsiTheme="minorHAnsi" w:cstheme="minorBidi"/>
            <w:i w:val="0"/>
            <w:iCs w:val="0"/>
            <w:noProof/>
            <w:szCs w:val="22"/>
          </w:rPr>
          <w:tab/>
        </w:r>
        <w:r w:rsidR="00B23C7E" w:rsidRPr="00233C35">
          <w:rPr>
            <w:rStyle w:val="a5"/>
            <w:noProof/>
          </w:rPr>
          <w:t>Env</w:t>
        </w:r>
        <w:r w:rsidR="00B23C7E" w:rsidRPr="00233C35">
          <w:rPr>
            <w:rStyle w:val="a5"/>
            <w:rFonts w:hint="eastAsia"/>
            <w:noProof/>
          </w:rPr>
          <w:t>类概述</w:t>
        </w:r>
        <w:r w:rsidR="00B23C7E">
          <w:rPr>
            <w:noProof/>
            <w:webHidden/>
          </w:rPr>
          <w:tab/>
        </w:r>
        <w:r w:rsidR="004F036D">
          <w:rPr>
            <w:noProof/>
            <w:webHidden/>
          </w:rPr>
          <w:fldChar w:fldCharType="begin"/>
        </w:r>
        <w:r w:rsidR="00B23C7E">
          <w:rPr>
            <w:noProof/>
            <w:webHidden/>
          </w:rPr>
          <w:instrText xml:space="preserve"> PAGEREF _Toc453429988 \h </w:instrText>
        </w:r>
        <w:r w:rsidR="004F036D">
          <w:rPr>
            <w:noProof/>
            <w:webHidden/>
          </w:rPr>
        </w:r>
        <w:r w:rsidR="004F036D">
          <w:rPr>
            <w:noProof/>
            <w:webHidden/>
          </w:rPr>
          <w:fldChar w:fldCharType="separate"/>
        </w:r>
        <w:r w:rsidR="00B23C7E">
          <w:rPr>
            <w:noProof/>
            <w:webHidden/>
          </w:rPr>
          <w:t>31</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29989" w:history="1">
        <w:r w:rsidR="00B23C7E" w:rsidRPr="00233C35">
          <w:rPr>
            <w:rStyle w:val="a5"/>
            <w:noProof/>
          </w:rPr>
          <w:t>5.1.4</w:t>
        </w:r>
        <w:r w:rsidR="00B23C7E">
          <w:rPr>
            <w:rFonts w:asciiTheme="minorHAnsi" w:eastAsiaTheme="minorEastAsia" w:hAnsiTheme="minorHAnsi" w:cstheme="minorBidi"/>
            <w:i w:val="0"/>
            <w:iCs w:val="0"/>
            <w:noProof/>
            <w:szCs w:val="22"/>
          </w:rPr>
          <w:tab/>
        </w:r>
        <w:r w:rsidR="00B23C7E" w:rsidRPr="00233C35">
          <w:rPr>
            <w:rStyle w:val="a5"/>
            <w:noProof/>
          </w:rPr>
          <w:t>ZkHelper</w:t>
        </w:r>
        <w:r w:rsidR="00B23C7E" w:rsidRPr="00233C35">
          <w:rPr>
            <w:rStyle w:val="a5"/>
            <w:rFonts w:hint="eastAsia"/>
            <w:noProof/>
          </w:rPr>
          <w:t>类概述</w:t>
        </w:r>
        <w:r w:rsidR="00B23C7E">
          <w:rPr>
            <w:noProof/>
            <w:webHidden/>
          </w:rPr>
          <w:tab/>
        </w:r>
        <w:r w:rsidR="004F036D">
          <w:rPr>
            <w:noProof/>
            <w:webHidden/>
          </w:rPr>
          <w:fldChar w:fldCharType="begin"/>
        </w:r>
        <w:r w:rsidR="00B23C7E">
          <w:rPr>
            <w:noProof/>
            <w:webHidden/>
          </w:rPr>
          <w:instrText xml:space="preserve"> PAGEREF _Toc453429989 \h </w:instrText>
        </w:r>
        <w:r w:rsidR="004F036D">
          <w:rPr>
            <w:noProof/>
            <w:webHidden/>
          </w:rPr>
        </w:r>
        <w:r w:rsidR="004F036D">
          <w:rPr>
            <w:noProof/>
            <w:webHidden/>
          </w:rPr>
          <w:fldChar w:fldCharType="separate"/>
        </w:r>
        <w:r w:rsidR="00B23C7E">
          <w:rPr>
            <w:noProof/>
            <w:webHidden/>
          </w:rPr>
          <w:t>31</w:t>
        </w:r>
        <w:r w:rsidR="004F036D">
          <w:rPr>
            <w:noProof/>
            <w:webHidden/>
          </w:rPr>
          <w:fldChar w:fldCharType="end"/>
        </w:r>
      </w:hyperlink>
    </w:p>
    <w:p w:rsidR="00B23C7E" w:rsidRDefault="00E07273">
      <w:pPr>
        <w:pStyle w:val="21"/>
        <w:tabs>
          <w:tab w:val="left" w:pos="840"/>
          <w:tab w:val="right" w:leader="dot" w:pos="8296"/>
        </w:tabs>
        <w:rPr>
          <w:rFonts w:asciiTheme="minorHAnsi" w:eastAsiaTheme="minorEastAsia" w:hAnsiTheme="minorHAnsi" w:cstheme="minorBidi"/>
          <w:smallCaps w:val="0"/>
          <w:noProof/>
          <w:szCs w:val="22"/>
        </w:rPr>
      </w:pPr>
      <w:hyperlink w:anchor="_Toc453429990" w:history="1">
        <w:r w:rsidR="00B23C7E" w:rsidRPr="00233C35">
          <w:rPr>
            <w:rStyle w:val="a5"/>
            <w:rFonts w:ascii="黑体"/>
            <w:noProof/>
          </w:rPr>
          <w:t>5.2</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数据库操作模块（</w:t>
        </w:r>
        <w:r w:rsidR="00B23C7E" w:rsidRPr="00233C35">
          <w:rPr>
            <w:rStyle w:val="a5"/>
            <w:rFonts w:ascii="黑体"/>
            <w:noProof/>
          </w:rPr>
          <w:t>mongo</w:t>
        </w:r>
        <w:r w:rsidR="00B23C7E" w:rsidRPr="00233C35">
          <w:rPr>
            <w:rStyle w:val="a5"/>
            <w:rFonts w:ascii="黑体" w:hint="eastAsia"/>
            <w:noProof/>
          </w:rPr>
          <w:t>）</w:t>
        </w:r>
        <w:r w:rsidR="00B23C7E">
          <w:rPr>
            <w:noProof/>
            <w:webHidden/>
          </w:rPr>
          <w:tab/>
        </w:r>
        <w:r w:rsidR="004F036D">
          <w:rPr>
            <w:noProof/>
            <w:webHidden/>
          </w:rPr>
          <w:fldChar w:fldCharType="begin"/>
        </w:r>
        <w:r w:rsidR="00B23C7E">
          <w:rPr>
            <w:noProof/>
            <w:webHidden/>
          </w:rPr>
          <w:instrText xml:space="preserve"> PAGEREF _Toc453429990 \h </w:instrText>
        </w:r>
        <w:r w:rsidR="004F036D">
          <w:rPr>
            <w:noProof/>
            <w:webHidden/>
          </w:rPr>
        </w:r>
        <w:r w:rsidR="004F036D">
          <w:rPr>
            <w:noProof/>
            <w:webHidden/>
          </w:rPr>
          <w:fldChar w:fldCharType="separate"/>
        </w:r>
        <w:r w:rsidR="00B23C7E">
          <w:rPr>
            <w:noProof/>
            <w:webHidden/>
          </w:rPr>
          <w:t>32</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29991" w:history="1">
        <w:r w:rsidR="00B23C7E" w:rsidRPr="00233C35">
          <w:rPr>
            <w:rStyle w:val="a5"/>
            <w:noProof/>
          </w:rPr>
          <w:t>5.2.1</w:t>
        </w:r>
        <w:r w:rsidR="00B23C7E">
          <w:rPr>
            <w:rFonts w:asciiTheme="minorHAnsi" w:eastAsiaTheme="minorEastAsia" w:hAnsiTheme="minorHAnsi" w:cstheme="minorBidi"/>
            <w:i w:val="0"/>
            <w:iCs w:val="0"/>
            <w:noProof/>
            <w:szCs w:val="22"/>
          </w:rPr>
          <w:tab/>
        </w:r>
        <w:r w:rsidR="00B23C7E" w:rsidRPr="00233C35">
          <w:rPr>
            <w:rStyle w:val="a5"/>
            <w:rFonts w:hint="eastAsia"/>
            <w:noProof/>
          </w:rPr>
          <w:t>数据库操作模块概述</w:t>
        </w:r>
        <w:r w:rsidR="00B23C7E">
          <w:rPr>
            <w:noProof/>
            <w:webHidden/>
          </w:rPr>
          <w:tab/>
        </w:r>
        <w:r w:rsidR="004F036D">
          <w:rPr>
            <w:noProof/>
            <w:webHidden/>
          </w:rPr>
          <w:fldChar w:fldCharType="begin"/>
        </w:r>
        <w:r w:rsidR="00B23C7E">
          <w:rPr>
            <w:noProof/>
            <w:webHidden/>
          </w:rPr>
          <w:instrText xml:space="preserve"> PAGEREF _Toc453429991 \h </w:instrText>
        </w:r>
        <w:r w:rsidR="004F036D">
          <w:rPr>
            <w:noProof/>
            <w:webHidden/>
          </w:rPr>
        </w:r>
        <w:r w:rsidR="004F036D">
          <w:rPr>
            <w:noProof/>
            <w:webHidden/>
          </w:rPr>
          <w:fldChar w:fldCharType="separate"/>
        </w:r>
        <w:r w:rsidR="00B23C7E">
          <w:rPr>
            <w:noProof/>
            <w:webHidden/>
          </w:rPr>
          <w:t>32</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29992" w:history="1">
        <w:r w:rsidR="00B23C7E" w:rsidRPr="00233C35">
          <w:rPr>
            <w:rStyle w:val="a5"/>
            <w:noProof/>
          </w:rPr>
          <w:t>5.2.2</w:t>
        </w:r>
        <w:r w:rsidR="00B23C7E">
          <w:rPr>
            <w:rFonts w:asciiTheme="minorHAnsi" w:eastAsiaTheme="minorEastAsia" w:hAnsiTheme="minorHAnsi" w:cstheme="minorBidi"/>
            <w:i w:val="0"/>
            <w:iCs w:val="0"/>
            <w:noProof/>
            <w:szCs w:val="22"/>
          </w:rPr>
          <w:tab/>
        </w:r>
        <w:r w:rsidR="00B23C7E" w:rsidRPr="00233C35">
          <w:rPr>
            <w:rStyle w:val="a5"/>
            <w:rFonts w:hint="eastAsia"/>
            <w:noProof/>
          </w:rPr>
          <w:t>数据库操作模块类图</w:t>
        </w:r>
        <w:r w:rsidR="00B23C7E">
          <w:rPr>
            <w:noProof/>
            <w:webHidden/>
          </w:rPr>
          <w:tab/>
        </w:r>
        <w:r w:rsidR="004F036D">
          <w:rPr>
            <w:noProof/>
            <w:webHidden/>
          </w:rPr>
          <w:fldChar w:fldCharType="begin"/>
        </w:r>
        <w:r w:rsidR="00B23C7E">
          <w:rPr>
            <w:noProof/>
            <w:webHidden/>
          </w:rPr>
          <w:instrText xml:space="preserve"> PAGEREF _Toc453429992 \h </w:instrText>
        </w:r>
        <w:r w:rsidR="004F036D">
          <w:rPr>
            <w:noProof/>
            <w:webHidden/>
          </w:rPr>
        </w:r>
        <w:r w:rsidR="004F036D">
          <w:rPr>
            <w:noProof/>
            <w:webHidden/>
          </w:rPr>
          <w:fldChar w:fldCharType="separate"/>
        </w:r>
        <w:r w:rsidR="00B23C7E">
          <w:rPr>
            <w:noProof/>
            <w:webHidden/>
          </w:rPr>
          <w:t>32</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29993" w:history="1">
        <w:r w:rsidR="00B23C7E" w:rsidRPr="00233C35">
          <w:rPr>
            <w:rStyle w:val="a5"/>
            <w:noProof/>
          </w:rPr>
          <w:t>5.2.3</w:t>
        </w:r>
        <w:r w:rsidR="00B23C7E">
          <w:rPr>
            <w:rFonts w:asciiTheme="minorHAnsi" w:eastAsiaTheme="minorEastAsia" w:hAnsiTheme="minorHAnsi" w:cstheme="minorBidi"/>
            <w:i w:val="0"/>
            <w:iCs w:val="0"/>
            <w:noProof/>
            <w:szCs w:val="22"/>
          </w:rPr>
          <w:tab/>
        </w:r>
        <w:r w:rsidR="00B23C7E" w:rsidRPr="00233C35">
          <w:rPr>
            <w:rStyle w:val="a5"/>
            <w:noProof/>
          </w:rPr>
          <w:t>DbPool</w:t>
        </w:r>
        <w:r w:rsidR="00B23C7E" w:rsidRPr="00233C35">
          <w:rPr>
            <w:rStyle w:val="a5"/>
            <w:rFonts w:hint="eastAsia"/>
            <w:noProof/>
          </w:rPr>
          <w:t>类概述</w:t>
        </w:r>
        <w:r w:rsidR="00B23C7E">
          <w:rPr>
            <w:noProof/>
            <w:webHidden/>
          </w:rPr>
          <w:tab/>
        </w:r>
        <w:r w:rsidR="004F036D">
          <w:rPr>
            <w:noProof/>
            <w:webHidden/>
          </w:rPr>
          <w:fldChar w:fldCharType="begin"/>
        </w:r>
        <w:r w:rsidR="00B23C7E">
          <w:rPr>
            <w:noProof/>
            <w:webHidden/>
          </w:rPr>
          <w:instrText xml:space="preserve"> PAGEREF _Toc453429993 \h </w:instrText>
        </w:r>
        <w:r w:rsidR="004F036D">
          <w:rPr>
            <w:noProof/>
            <w:webHidden/>
          </w:rPr>
        </w:r>
        <w:r w:rsidR="004F036D">
          <w:rPr>
            <w:noProof/>
            <w:webHidden/>
          </w:rPr>
          <w:fldChar w:fldCharType="separate"/>
        </w:r>
        <w:r w:rsidR="00B23C7E">
          <w:rPr>
            <w:noProof/>
            <w:webHidden/>
          </w:rPr>
          <w:t>32</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29994" w:history="1">
        <w:r w:rsidR="00B23C7E" w:rsidRPr="00233C35">
          <w:rPr>
            <w:rStyle w:val="a5"/>
            <w:noProof/>
          </w:rPr>
          <w:t>5.2.4</w:t>
        </w:r>
        <w:r w:rsidR="00B23C7E">
          <w:rPr>
            <w:rFonts w:asciiTheme="minorHAnsi" w:eastAsiaTheme="minorEastAsia" w:hAnsiTheme="minorHAnsi" w:cstheme="minorBidi"/>
            <w:i w:val="0"/>
            <w:iCs w:val="0"/>
            <w:noProof/>
            <w:szCs w:val="22"/>
          </w:rPr>
          <w:tab/>
        </w:r>
        <w:r w:rsidR="00B23C7E" w:rsidRPr="00233C35">
          <w:rPr>
            <w:rStyle w:val="a5"/>
            <w:noProof/>
          </w:rPr>
          <w:t>TBaseDao</w:t>
        </w:r>
        <w:r w:rsidR="00B23C7E" w:rsidRPr="00233C35">
          <w:rPr>
            <w:rStyle w:val="a5"/>
            <w:rFonts w:hint="eastAsia"/>
            <w:noProof/>
          </w:rPr>
          <w:t>类概述</w:t>
        </w:r>
        <w:r w:rsidR="00B23C7E">
          <w:rPr>
            <w:noProof/>
            <w:webHidden/>
          </w:rPr>
          <w:tab/>
        </w:r>
        <w:r w:rsidR="004F036D">
          <w:rPr>
            <w:noProof/>
            <w:webHidden/>
          </w:rPr>
          <w:fldChar w:fldCharType="begin"/>
        </w:r>
        <w:r w:rsidR="00B23C7E">
          <w:rPr>
            <w:noProof/>
            <w:webHidden/>
          </w:rPr>
          <w:instrText xml:space="preserve"> PAGEREF _Toc453429994 \h </w:instrText>
        </w:r>
        <w:r w:rsidR="004F036D">
          <w:rPr>
            <w:noProof/>
            <w:webHidden/>
          </w:rPr>
        </w:r>
        <w:r w:rsidR="004F036D">
          <w:rPr>
            <w:noProof/>
            <w:webHidden/>
          </w:rPr>
          <w:fldChar w:fldCharType="separate"/>
        </w:r>
        <w:r w:rsidR="00B23C7E">
          <w:rPr>
            <w:noProof/>
            <w:webHidden/>
          </w:rPr>
          <w:t>33</w:t>
        </w:r>
        <w:r w:rsidR="004F036D">
          <w:rPr>
            <w:noProof/>
            <w:webHidden/>
          </w:rPr>
          <w:fldChar w:fldCharType="end"/>
        </w:r>
      </w:hyperlink>
    </w:p>
    <w:p w:rsidR="00B23C7E" w:rsidRDefault="00E07273">
      <w:pPr>
        <w:pStyle w:val="21"/>
        <w:tabs>
          <w:tab w:val="left" w:pos="840"/>
          <w:tab w:val="right" w:leader="dot" w:pos="8296"/>
        </w:tabs>
        <w:rPr>
          <w:rFonts w:asciiTheme="minorHAnsi" w:eastAsiaTheme="minorEastAsia" w:hAnsiTheme="minorHAnsi" w:cstheme="minorBidi"/>
          <w:smallCaps w:val="0"/>
          <w:noProof/>
          <w:szCs w:val="22"/>
        </w:rPr>
      </w:pPr>
      <w:hyperlink w:anchor="_Toc453429995" w:history="1">
        <w:r w:rsidR="00B23C7E" w:rsidRPr="00233C35">
          <w:rPr>
            <w:rStyle w:val="a5"/>
            <w:rFonts w:ascii="黑体"/>
            <w:noProof/>
          </w:rPr>
          <w:t>5.3</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缓存操作模块（</w:t>
        </w:r>
        <w:r w:rsidR="00B23C7E" w:rsidRPr="00233C35">
          <w:rPr>
            <w:rStyle w:val="a5"/>
            <w:rFonts w:ascii="黑体"/>
            <w:noProof/>
          </w:rPr>
          <w:t>cache</w:t>
        </w:r>
        <w:r w:rsidR="00B23C7E" w:rsidRPr="00233C35">
          <w:rPr>
            <w:rStyle w:val="a5"/>
            <w:rFonts w:ascii="黑体" w:hint="eastAsia"/>
            <w:noProof/>
          </w:rPr>
          <w:t>）</w:t>
        </w:r>
        <w:r w:rsidR="00B23C7E">
          <w:rPr>
            <w:noProof/>
            <w:webHidden/>
          </w:rPr>
          <w:tab/>
        </w:r>
        <w:r w:rsidR="004F036D">
          <w:rPr>
            <w:noProof/>
            <w:webHidden/>
          </w:rPr>
          <w:fldChar w:fldCharType="begin"/>
        </w:r>
        <w:r w:rsidR="00B23C7E">
          <w:rPr>
            <w:noProof/>
            <w:webHidden/>
          </w:rPr>
          <w:instrText xml:space="preserve"> PAGEREF _Toc453429995 \h </w:instrText>
        </w:r>
        <w:r w:rsidR="004F036D">
          <w:rPr>
            <w:noProof/>
            <w:webHidden/>
          </w:rPr>
        </w:r>
        <w:r w:rsidR="004F036D">
          <w:rPr>
            <w:noProof/>
            <w:webHidden/>
          </w:rPr>
          <w:fldChar w:fldCharType="separate"/>
        </w:r>
        <w:r w:rsidR="00B23C7E">
          <w:rPr>
            <w:noProof/>
            <w:webHidden/>
          </w:rPr>
          <w:t>34</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29996" w:history="1">
        <w:r w:rsidR="00B23C7E" w:rsidRPr="00233C35">
          <w:rPr>
            <w:rStyle w:val="a5"/>
            <w:noProof/>
          </w:rPr>
          <w:t>5.3.1</w:t>
        </w:r>
        <w:r w:rsidR="00B23C7E">
          <w:rPr>
            <w:rFonts w:asciiTheme="minorHAnsi" w:eastAsiaTheme="minorEastAsia" w:hAnsiTheme="minorHAnsi" w:cstheme="minorBidi"/>
            <w:i w:val="0"/>
            <w:iCs w:val="0"/>
            <w:noProof/>
            <w:szCs w:val="22"/>
          </w:rPr>
          <w:tab/>
        </w:r>
        <w:r w:rsidR="00B23C7E" w:rsidRPr="00233C35">
          <w:rPr>
            <w:rStyle w:val="a5"/>
            <w:rFonts w:hint="eastAsia"/>
            <w:noProof/>
          </w:rPr>
          <w:t>缓存操作模块概述</w:t>
        </w:r>
        <w:r w:rsidR="00B23C7E">
          <w:rPr>
            <w:noProof/>
            <w:webHidden/>
          </w:rPr>
          <w:tab/>
        </w:r>
        <w:r w:rsidR="004F036D">
          <w:rPr>
            <w:noProof/>
            <w:webHidden/>
          </w:rPr>
          <w:fldChar w:fldCharType="begin"/>
        </w:r>
        <w:r w:rsidR="00B23C7E">
          <w:rPr>
            <w:noProof/>
            <w:webHidden/>
          </w:rPr>
          <w:instrText xml:space="preserve"> PAGEREF _Toc453429996 \h </w:instrText>
        </w:r>
        <w:r w:rsidR="004F036D">
          <w:rPr>
            <w:noProof/>
            <w:webHidden/>
          </w:rPr>
        </w:r>
        <w:r w:rsidR="004F036D">
          <w:rPr>
            <w:noProof/>
            <w:webHidden/>
          </w:rPr>
          <w:fldChar w:fldCharType="separate"/>
        </w:r>
        <w:r w:rsidR="00B23C7E">
          <w:rPr>
            <w:noProof/>
            <w:webHidden/>
          </w:rPr>
          <w:t>34</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29997" w:history="1">
        <w:r w:rsidR="00B23C7E" w:rsidRPr="00233C35">
          <w:rPr>
            <w:rStyle w:val="a5"/>
            <w:noProof/>
          </w:rPr>
          <w:t>5.3.2</w:t>
        </w:r>
        <w:r w:rsidR="00B23C7E">
          <w:rPr>
            <w:rFonts w:asciiTheme="minorHAnsi" w:eastAsiaTheme="minorEastAsia" w:hAnsiTheme="minorHAnsi" w:cstheme="minorBidi"/>
            <w:i w:val="0"/>
            <w:iCs w:val="0"/>
            <w:noProof/>
            <w:szCs w:val="22"/>
          </w:rPr>
          <w:tab/>
        </w:r>
        <w:r w:rsidR="00B23C7E" w:rsidRPr="00233C35">
          <w:rPr>
            <w:rStyle w:val="a5"/>
            <w:rFonts w:hint="eastAsia"/>
            <w:noProof/>
          </w:rPr>
          <w:t>缓存操作模块类图</w:t>
        </w:r>
        <w:r w:rsidR="00B23C7E">
          <w:rPr>
            <w:noProof/>
            <w:webHidden/>
          </w:rPr>
          <w:tab/>
        </w:r>
        <w:r w:rsidR="004F036D">
          <w:rPr>
            <w:noProof/>
            <w:webHidden/>
          </w:rPr>
          <w:fldChar w:fldCharType="begin"/>
        </w:r>
        <w:r w:rsidR="00B23C7E">
          <w:rPr>
            <w:noProof/>
            <w:webHidden/>
          </w:rPr>
          <w:instrText xml:space="preserve"> PAGEREF _Toc453429997 \h </w:instrText>
        </w:r>
        <w:r w:rsidR="004F036D">
          <w:rPr>
            <w:noProof/>
            <w:webHidden/>
          </w:rPr>
        </w:r>
        <w:r w:rsidR="004F036D">
          <w:rPr>
            <w:noProof/>
            <w:webHidden/>
          </w:rPr>
          <w:fldChar w:fldCharType="separate"/>
        </w:r>
        <w:r w:rsidR="00B23C7E">
          <w:rPr>
            <w:noProof/>
            <w:webHidden/>
          </w:rPr>
          <w:t>34</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29998" w:history="1">
        <w:r w:rsidR="00B23C7E" w:rsidRPr="00233C35">
          <w:rPr>
            <w:rStyle w:val="a5"/>
            <w:noProof/>
          </w:rPr>
          <w:t>5.3.3</w:t>
        </w:r>
        <w:r w:rsidR="00B23C7E">
          <w:rPr>
            <w:rFonts w:asciiTheme="minorHAnsi" w:eastAsiaTheme="minorEastAsia" w:hAnsiTheme="minorHAnsi" w:cstheme="minorBidi"/>
            <w:i w:val="0"/>
            <w:iCs w:val="0"/>
            <w:noProof/>
            <w:szCs w:val="22"/>
          </w:rPr>
          <w:tab/>
        </w:r>
        <w:r w:rsidR="00B23C7E" w:rsidRPr="00233C35">
          <w:rPr>
            <w:rStyle w:val="a5"/>
            <w:noProof/>
          </w:rPr>
          <w:t>NutcrackerCenter</w:t>
        </w:r>
        <w:r w:rsidR="00B23C7E" w:rsidRPr="00233C35">
          <w:rPr>
            <w:rStyle w:val="a5"/>
            <w:rFonts w:hint="eastAsia"/>
            <w:noProof/>
          </w:rPr>
          <w:t>类概述</w:t>
        </w:r>
        <w:r w:rsidR="00B23C7E">
          <w:rPr>
            <w:noProof/>
            <w:webHidden/>
          </w:rPr>
          <w:tab/>
        </w:r>
        <w:r w:rsidR="004F036D">
          <w:rPr>
            <w:noProof/>
            <w:webHidden/>
          </w:rPr>
          <w:fldChar w:fldCharType="begin"/>
        </w:r>
        <w:r w:rsidR="00B23C7E">
          <w:rPr>
            <w:noProof/>
            <w:webHidden/>
          </w:rPr>
          <w:instrText xml:space="preserve"> PAGEREF _Toc453429998 \h </w:instrText>
        </w:r>
        <w:r w:rsidR="004F036D">
          <w:rPr>
            <w:noProof/>
            <w:webHidden/>
          </w:rPr>
        </w:r>
        <w:r w:rsidR="004F036D">
          <w:rPr>
            <w:noProof/>
            <w:webHidden/>
          </w:rPr>
          <w:fldChar w:fldCharType="separate"/>
        </w:r>
        <w:r w:rsidR="00B23C7E">
          <w:rPr>
            <w:noProof/>
            <w:webHidden/>
          </w:rPr>
          <w:t>34</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29999" w:history="1">
        <w:r w:rsidR="00B23C7E" w:rsidRPr="00233C35">
          <w:rPr>
            <w:rStyle w:val="a5"/>
            <w:noProof/>
          </w:rPr>
          <w:t>5.3.4</w:t>
        </w:r>
        <w:r w:rsidR="00B23C7E">
          <w:rPr>
            <w:rFonts w:asciiTheme="minorHAnsi" w:eastAsiaTheme="minorEastAsia" w:hAnsiTheme="minorHAnsi" w:cstheme="minorBidi"/>
            <w:i w:val="0"/>
            <w:iCs w:val="0"/>
            <w:noProof/>
            <w:szCs w:val="22"/>
          </w:rPr>
          <w:tab/>
        </w:r>
        <w:r w:rsidR="00B23C7E" w:rsidRPr="00233C35">
          <w:rPr>
            <w:rStyle w:val="a5"/>
            <w:noProof/>
          </w:rPr>
          <w:t>NutcrackerCenterAop</w:t>
        </w:r>
        <w:r w:rsidR="00B23C7E" w:rsidRPr="00233C35">
          <w:rPr>
            <w:rStyle w:val="a5"/>
            <w:rFonts w:hint="eastAsia"/>
            <w:noProof/>
          </w:rPr>
          <w:t>类概述</w:t>
        </w:r>
        <w:r w:rsidR="00B23C7E">
          <w:rPr>
            <w:noProof/>
            <w:webHidden/>
          </w:rPr>
          <w:tab/>
        </w:r>
        <w:r w:rsidR="004F036D">
          <w:rPr>
            <w:noProof/>
            <w:webHidden/>
          </w:rPr>
          <w:fldChar w:fldCharType="begin"/>
        </w:r>
        <w:r w:rsidR="00B23C7E">
          <w:rPr>
            <w:noProof/>
            <w:webHidden/>
          </w:rPr>
          <w:instrText xml:space="preserve"> PAGEREF _Toc453429999 \h </w:instrText>
        </w:r>
        <w:r w:rsidR="004F036D">
          <w:rPr>
            <w:noProof/>
            <w:webHidden/>
          </w:rPr>
        </w:r>
        <w:r w:rsidR="004F036D">
          <w:rPr>
            <w:noProof/>
            <w:webHidden/>
          </w:rPr>
          <w:fldChar w:fldCharType="separate"/>
        </w:r>
        <w:r w:rsidR="00B23C7E">
          <w:rPr>
            <w:noProof/>
            <w:webHidden/>
          </w:rPr>
          <w:t>34</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30000" w:history="1">
        <w:r w:rsidR="00B23C7E" w:rsidRPr="00233C35">
          <w:rPr>
            <w:rStyle w:val="a5"/>
            <w:noProof/>
          </w:rPr>
          <w:t>5.3.5</w:t>
        </w:r>
        <w:r w:rsidR="00B23C7E">
          <w:rPr>
            <w:rFonts w:asciiTheme="minorHAnsi" w:eastAsiaTheme="minorEastAsia" w:hAnsiTheme="minorHAnsi" w:cstheme="minorBidi"/>
            <w:i w:val="0"/>
            <w:iCs w:val="0"/>
            <w:noProof/>
            <w:szCs w:val="22"/>
          </w:rPr>
          <w:tab/>
        </w:r>
        <w:r w:rsidR="00B23C7E" w:rsidRPr="00233C35">
          <w:rPr>
            <w:rStyle w:val="a5"/>
            <w:noProof/>
          </w:rPr>
          <w:t>ModRedisCenterAop</w:t>
        </w:r>
        <w:r w:rsidR="00B23C7E" w:rsidRPr="00233C35">
          <w:rPr>
            <w:rStyle w:val="a5"/>
            <w:rFonts w:hint="eastAsia"/>
            <w:noProof/>
          </w:rPr>
          <w:t>类概述</w:t>
        </w:r>
        <w:r w:rsidR="00B23C7E">
          <w:rPr>
            <w:noProof/>
            <w:webHidden/>
          </w:rPr>
          <w:tab/>
        </w:r>
        <w:r w:rsidR="004F036D">
          <w:rPr>
            <w:noProof/>
            <w:webHidden/>
          </w:rPr>
          <w:fldChar w:fldCharType="begin"/>
        </w:r>
        <w:r w:rsidR="00B23C7E">
          <w:rPr>
            <w:noProof/>
            <w:webHidden/>
          </w:rPr>
          <w:instrText xml:space="preserve"> PAGEREF _Toc453430000 \h </w:instrText>
        </w:r>
        <w:r w:rsidR="004F036D">
          <w:rPr>
            <w:noProof/>
            <w:webHidden/>
          </w:rPr>
        </w:r>
        <w:r w:rsidR="004F036D">
          <w:rPr>
            <w:noProof/>
            <w:webHidden/>
          </w:rPr>
          <w:fldChar w:fldCharType="separate"/>
        </w:r>
        <w:r w:rsidR="00B23C7E">
          <w:rPr>
            <w:noProof/>
            <w:webHidden/>
          </w:rPr>
          <w:t>35</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30001" w:history="1">
        <w:r w:rsidR="00B23C7E" w:rsidRPr="00233C35">
          <w:rPr>
            <w:rStyle w:val="a5"/>
            <w:noProof/>
          </w:rPr>
          <w:t>5.3.6</w:t>
        </w:r>
        <w:r w:rsidR="00B23C7E">
          <w:rPr>
            <w:rFonts w:asciiTheme="minorHAnsi" w:eastAsiaTheme="minorEastAsia" w:hAnsiTheme="minorHAnsi" w:cstheme="minorBidi"/>
            <w:i w:val="0"/>
            <w:iCs w:val="0"/>
            <w:noProof/>
            <w:szCs w:val="22"/>
          </w:rPr>
          <w:tab/>
        </w:r>
        <w:r w:rsidR="00B23C7E" w:rsidRPr="00233C35">
          <w:rPr>
            <w:rStyle w:val="a5"/>
            <w:noProof/>
          </w:rPr>
          <w:t>ModRedisCenterAop</w:t>
        </w:r>
        <w:r w:rsidR="00B23C7E" w:rsidRPr="00233C35">
          <w:rPr>
            <w:rStyle w:val="a5"/>
            <w:rFonts w:hint="eastAsia"/>
            <w:noProof/>
          </w:rPr>
          <w:t>类概述</w:t>
        </w:r>
        <w:r w:rsidR="00B23C7E">
          <w:rPr>
            <w:noProof/>
            <w:webHidden/>
          </w:rPr>
          <w:tab/>
        </w:r>
        <w:r w:rsidR="004F036D">
          <w:rPr>
            <w:noProof/>
            <w:webHidden/>
          </w:rPr>
          <w:fldChar w:fldCharType="begin"/>
        </w:r>
        <w:r w:rsidR="00B23C7E">
          <w:rPr>
            <w:noProof/>
            <w:webHidden/>
          </w:rPr>
          <w:instrText xml:space="preserve"> PAGEREF _Toc453430001 \h </w:instrText>
        </w:r>
        <w:r w:rsidR="004F036D">
          <w:rPr>
            <w:noProof/>
            <w:webHidden/>
          </w:rPr>
        </w:r>
        <w:r w:rsidR="004F036D">
          <w:rPr>
            <w:noProof/>
            <w:webHidden/>
          </w:rPr>
          <w:fldChar w:fldCharType="separate"/>
        </w:r>
        <w:r w:rsidR="00B23C7E">
          <w:rPr>
            <w:noProof/>
            <w:webHidden/>
          </w:rPr>
          <w:t>35</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30002" w:history="1">
        <w:r w:rsidR="00B23C7E" w:rsidRPr="00233C35">
          <w:rPr>
            <w:rStyle w:val="a5"/>
            <w:noProof/>
          </w:rPr>
          <w:t>5.3.7</w:t>
        </w:r>
        <w:r w:rsidR="00B23C7E">
          <w:rPr>
            <w:rFonts w:asciiTheme="minorHAnsi" w:eastAsiaTheme="minorEastAsia" w:hAnsiTheme="minorHAnsi" w:cstheme="minorBidi"/>
            <w:i w:val="0"/>
            <w:iCs w:val="0"/>
            <w:noProof/>
            <w:szCs w:val="22"/>
          </w:rPr>
          <w:tab/>
        </w:r>
        <w:r w:rsidR="00B23C7E" w:rsidRPr="00233C35">
          <w:rPr>
            <w:rStyle w:val="a5"/>
            <w:noProof/>
          </w:rPr>
          <w:t>LockCacheCenter</w:t>
        </w:r>
        <w:r w:rsidR="00B23C7E" w:rsidRPr="00233C35">
          <w:rPr>
            <w:rStyle w:val="a5"/>
            <w:rFonts w:hint="eastAsia"/>
            <w:noProof/>
          </w:rPr>
          <w:t>类概述</w:t>
        </w:r>
        <w:r w:rsidR="00B23C7E">
          <w:rPr>
            <w:noProof/>
            <w:webHidden/>
          </w:rPr>
          <w:tab/>
        </w:r>
        <w:r w:rsidR="004F036D">
          <w:rPr>
            <w:noProof/>
            <w:webHidden/>
          </w:rPr>
          <w:fldChar w:fldCharType="begin"/>
        </w:r>
        <w:r w:rsidR="00B23C7E">
          <w:rPr>
            <w:noProof/>
            <w:webHidden/>
          </w:rPr>
          <w:instrText xml:space="preserve"> PAGEREF _Toc453430002 \h </w:instrText>
        </w:r>
        <w:r w:rsidR="004F036D">
          <w:rPr>
            <w:noProof/>
            <w:webHidden/>
          </w:rPr>
        </w:r>
        <w:r w:rsidR="004F036D">
          <w:rPr>
            <w:noProof/>
            <w:webHidden/>
          </w:rPr>
          <w:fldChar w:fldCharType="separate"/>
        </w:r>
        <w:r w:rsidR="00B23C7E">
          <w:rPr>
            <w:noProof/>
            <w:webHidden/>
          </w:rPr>
          <w:t>36</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30003" w:history="1">
        <w:r w:rsidR="00B23C7E" w:rsidRPr="00233C35">
          <w:rPr>
            <w:rStyle w:val="a5"/>
            <w:noProof/>
          </w:rPr>
          <w:t>5.3.8</w:t>
        </w:r>
        <w:r w:rsidR="00B23C7E">
          <w:rPr>
            <w:rFonts w:asciiTheme="minorHAnsi" w:eastAsiaTheme="minorEastAsia" w:hAnsiTheme="minorHAnsi" w:cstheme="minorBidi"/>
            <w:i w:val="0"/>
            <w:iCs w:val="0"/>
            <w:noProof/>
            <w:szCs w:val="22"/>
          </w:rPr>
          <w:tab/>
        </w:r>
        <w:r w:rsidR="00B23C7E" w:rsidRPr="00233C35">
          <w:rPr>
            <w:rStyle w:val="a5"/>
            <w:noProof/>
          </w:rPr>
          <w:t>LockCache</w:t>
        </w:r>
        <w:r w:rsidR="00B23C7E" w:rsidRPr="00233C35">
          <w:rPr>
            <w:rStyle w:val="a5"/>
            <w:rFonts w:hint="eastAsia"/>
            <w:noProof/>
          </w:rPr>
          <w:t>类概述</w:t>
        </w:r>
        <w:r w:rsidR="00B23C7E">
          <w:rPr>
            <w:noProof/>
            <w:webHidden/>
          </w:rPr>
          <w:tab/>
        </w:r>
        <w:r w:rsidR="004F036D">
          <w:rPr>
            <w:noProof/>
            <w:webHidden/>
          </w:rPr>
          <w:fldChar w:fldCharType="begin"/>
        </w:r>
        <w:r w:rsidR="00B23C7E">
          <w:rPr>
            <w:noProof/>
            <w:webHidden/>
          </w:rPr>
          <w:instrText xml:space="preserve"> PAGEREF _Toc453430003 \h </w:instrText>
        </w:r>
        <w:r w:rsidR="004F036D">
          <w:rPr>
            <w:noProof/>
            <w:webHidden/>
          </w:rPr>
        </w:r>
        <w:r w:rsidR="004F036D">
          <w:rPr>
            <w:noProof/>
            <w:webHidden/>
          </w:rPr>
          <w:fldChar w:fldCharType="separate"/>
        </w:r>
        <w:r w:rsidR="00B23C7E">
          <w:rPr>
            <w:noProof/>
            <w:webHidden/>
          </w:rPr>
          <w:t>36</w:t>
        </w:r>
        <w:r w:rsidR="004F036D">
          <w:rPr>
            <w:noProof/>
            <w:webHidden/>
          </w:rPr>
          <w:fldChar w:fldCharType="end"/>
        </w:r>
      </w:hyperlink>
    </w:p>
    <w:p w:rsidR="00B23C7E" w:rsidRDefault="00E07273">
      <w:pPr>
        <w:pStyle w:val="21"/>
        <w:tabs>
          <w:tab w:val="left" w:pos="840"/>
          <w:tab w:val="right" w:leader="dot" w:pos="8296"/>
        </w:tabs>
        <w:rPr>
          <w:rFonts w:asciiTheme="minorHAnsi" w:eastAsiaTheme="minorEastAsia" w:hAnsiTheme="minorHAnsi" w:cstheme="minorBidi"/>
          <w:smallCaps w:val="0"/>
          <w:noProof/>
          <w:szCs w:val="22"/>
        </w:rPr>
      </w:pPr>
      <w:hyperlink w:anchor="_Toc453430004" w:history="1">
        <w:r w:rsidR="00B23C7E" w:rsidRPr="00233C35">
          <w:rPr>
            <w:rStyle w:val="a5"/>
            <w:rFonts w:ascii="黑体"/>
            <w:noProof/>
          </w:rPr>
          <w:t>5.4</w:t>
        </w:r>
        <w:r w:rsidR="00B23C7E">
          <w:rPr>
            <w:rFonts w:asciiTheme="minorHAnsi" w:eastAsiaTheme="minorEastAsia" w:hAnsiTheme="minorHAnsi" w:cstheme="minorBidi"/>
            <w:smallCaps w:val="0"/>
            <w:noProof/>
            <w:szCs w:val="22"/>
          </w:rPr>
          <w:tab/>
        </w:r>
        <w:r w:rsidR="00B23C7E" w:rsidRPr="00233C35">
          <w:rPr>
            <w:rStyle w:val="a5"/>
            <w:rFonts w:ascii="黑体"/>
            <w:noProof/>
          </w:rPr>
          <w:t>Id</w:t>
        </w:r>
        <w:r w:rsidR="00B23C7E" w:rsidRPr="00233C35">
          <w:rPr>
            <w:rStyle w:val="a5"/>
            <w:rFonts w:ascii="黑体" w:hint="eastAsia"/>
            <w:noProof/>
          </w:rPr>
          <w:t>列表基础服务（</w:t>
        </w:r>
        <w:r w:rsidR="00B23C7E" w:rsidRPr="00233C35">
          <w:rPr>
            <w:rStyle w:val="a5"/>
            <w:rFonts w:ascii="黑体"/>
            <w:noProof/>
          </w:rPr>
          <w:t>IdList</w:t>
        </w:r>
        <w:r w:rsidR="00B23C7E" w:rsidRPr="00233C35">
          <w:rPr>
            <w:rStyle w:val="a5"/>
            <w:rFonts w:ascii="黑体" w:hint="eastAsia"/>
            <w:noProof/>
          </w:rPr>
          <w:t>）</w:t>
        </w:r>
        <w:r w:rsidR="00B23C7E">
          <w:rPr>
            <w:noProof/>
            <w:webHidden/>
          </w:rPr>
          <w:tab/>
        </w:r>
        <w:r w:rsidR="004F036D">
          <w:rPr>
            <w:noProof/>
            <w:webHidden/>
          </w:rPr>
          <w:fldChar w:fldCharType="begin"/>
        </w:r>
        <w:r w:rsidR="00B23C7E">
          <w:rPr>
            <w:noProof/>
            <w:webHidden/>
          </w:rPr>
          <w:instrText xml:space="preserve"> PAGEREF _Toc453430004 \h </w:instrText>
        </w:r>
        <w:r w:rsidR="004F036D">
          <w:rPr>
            <w:noProof/>
            <w:webHidden/>
          </w:rPr>
        </w:r>
        <w:r w:rsidR="004F036D">
          <w:rPr>
            <w:noProof/>
            <w:webHidden/>
          </w:rPr>
          <w:fldChar w:fldCharType="separate"/>
        </w:r>
        <w:r w:rsidR="00B23C7E">
          <w:rPr>
            <w:noProof/>
            <w:webHidden/>
          </w:rPr>
          <w:t>36</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30005" w:history="1">
        <w:r w:rsidR="00B23C7E" w:rsidRPr="00233C35">
          <w:rPr>
            <w:rStyle w:val="a5"/>
            <w:noProof/>
          </w:rPr>
          <w:t>5.4.1</w:t>
        </w:r>
        <w:r w:rsidR="00B23C7E">
          <w:rPr>
            <w:rFonts w:asciiTheme="minorHAnsi" w:eastAsiaTheme="minorEastAsia" w:hAnsiTheme="minorHAnsi" w:cstheme="minorBidi"/>
            <w:i w:val="0"/>
            <w:iCs w:val="0"/>
            <w:noProof/>
            <w:szCs w:val="22"/>
          </w:rPr>
          <w:tab/>
        </w:r>
        <w:r w:rsidR="00B23C7E" w:rsidRPr="00233C35">
          <w:rPr>
            <w:rStyle w:val="a5"/>
            <w:noProof/>
          </w:rPr>
          <w:t>Id</w:t>
        </w:r>
        <w:r w:rsidR="00B23C7E" w:rsidRPr="00233C35">
          <w:rPr>
            <w:rStyle w:val="a5"/>
            <w:rFonts w:hint="eastAsia"/>
            <w:noProof/>
          </w:rPr>
          <w:t>列表基础服务概述</w:t>
        </w:r>
        <w:r w:rsidR="00B23C7E">
          <w:rPr>
            <w:noProof/>
            <w:webHidden/>
          </w:rPr>
          <w:tab/>
        </w:r>
        <w:r w:rsidR="004F036D">
          <w:rPr>
            <w:noProof/>
            <w:webHidden/>
          </w:rPr>
          <w:fldChar w:fldCharType="begin"/>
        </w:r>
        <w:r w:rsidR="00B23C7E">
          <w:rPr>
            <w:noProof/>
            <w:webHidden/>
          </w:rPr>
          <w:instrText xml:space="preserve"> PAGEREF _Toc453430005 \h </w:instrText>
        </w:r>
        <w:r w:rsidR="004F036D">
          <w:rPr>
            <w:noProof/>
            <w:webHidden/>
          </w:rPr>
        </w:r>
        <w:r w:rsidR="004F036D">
          <w:rPr>
            <w:noProof/>
            <w:webHidden/>
          </w:rPr>
          <w:fldChar w:fldCharType="separate"/>
        </w:r>
        <w:r w:rsidR="00B23C7E">
          <w:rPr>
            <w:noProof/>
            <w:webHidden/>
          </w:rPr>
          <w:t>36</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30006" w:history="1">
        <w:r w:rsidR="00B23C7E" w:rsidRPr="00233C35">
          <w:rPr>
            <w:rStyle w:val="a5"/>
            <w:noProof/>
          </w:rPr>
          <w:t>5.4.2</w:t>
        </w:r>
        <w:r w:rsidR="00B23C7E">
          <w:rPr>
            <w:rFonts w:asciiTheme="minorHAnsi" w:eastAsiaTheme="minorEastAsia" w:hAnsiTheme="minorHAnsi" w:cstheme="minorBidi"/>
            <w:i w:val="0"/>
            <w:iCs w:val="0"/>
            <w:noProof/>
            <w:szCs w:val="22"/>
          </w:rPr>
          <w:tab/>
        </w:r>
        <w:r w:rsidR="00B23C7E" w:rsidRPr="00233C35">
          <w:rPr>
            <w:rStyle w:val="a5"/>
            <w:noProof/>
          </w:rPr>
          <w:t>IdList</w:t>
        </w:r>
        <w:r w:rsidR="00B23C7E" w:rsidRPr="00233C35">
          <w:rPr>
            <w:rStyle w:val="a5"/>
            <w:rFonts w:hint="eastAsia"/>
            <w:noProof/>
          </w:rPr>
          <w:t>服务类图</w:t>
        </w:r>
        <w:r w:rsidR="00B23C7E">
          <w:rPr>
            <w:noProof/>
            <w:webHidden/>
          </w:rPr>
          <w:tab/>
        </w:r>
        <w:r w:rsidR="004F036D">
          <w:rPr>
            <w:noProof/>
            <w:webHidden/>
          </w:rPr>
          <w:fldChar w:fldCharType="begin"/>
        </w:r>
        <w:r w:rsidR="00B23C7E">
          <w:rPr>
            <w:noProof/>
            <w:webHidden/>
          </w:rPr>
          <w:instrText xml:space="preserve"> PAGEREF _Toc453430006 \h </w:instrText>
        </w:r>
        <w:r w:rsidR="004F036D">
          <w:rPr>
            <w:noProof/>
            <w:webHidden/>
          </w:rPr>
        </w:r>
        <w:r w:rsidR="004F036D">
          <w:rPr>
            <w:noProof/>
            <w:webHidden/>
          </w:rPr>
          <w:fldChar w:fldCharType="separate"/>
        </w:r>
        <w:r w:rsidR="00B23C7E">
          <w:rPr>
            <w:noProof/>
            <w:webHidden/>
          </w:rPr>
          <w:t>37</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30007" w:history="1">
        <w:r w:rsidR="00B23C7E" w:rsidRPr="00233C35">
          <w:rPr>
            <w:rStyle w:val="a5"/>
            <w:noProof/>
          </w:rPr>
          <w:t>5.4.3</w:t>
        </w:r>
        <w:r w:rsidR="00B23C7E">
          <w:rPr>
            <w:rFonts w:asciiTheme="minorHAnsi" w:eastAsiaTheme="minorEastAsia" w:hAnsiTheme="minorHAnsi" w:cstheme="minorBidi"/>
            <w:i w:val="0"/>
            <w:iCs w:val="0"/>
            <w:noProof/>
            <w:szCs w:val="22"/>
          </w:rPr>
          <w:tab/>
        </w:r>
        <w:r w:rsidR="00B23C7E" w:rsidRPr="00233C35">
          <w:rPr>
            <w:rStyle w:val="a5"/>
            <w:noProof/>
          </w:rPr>
          <w:t xml:space="preserve">IdListClient </w:t>
        </w:r>
        <w:r w:rsidR="00B23C7E" w:rsidRPr="00233C35">
          <w:rPr>
            <w:rStyle w:val="a5"/>
            <w:rFonts w:hint="eastAsia"/>
            <w:noProof/>
          </w:rPr>
          <w:t>类概述</w:t>
        </w:r>
        <w:r w:rsidR="00B23C7E">
          <w:rPr>
            <w:noProof/>
            <w:webHidden/>
          </w:rPr>
          <w:tab/>
        </w:r>
        <w:r w:rsidR="004F036D">
          <w:rPr>
            <w:noProof/>
            <w:webHidden/>
          </w:rPr>
          <w:fldChar w:fldCharType="begin"/>
        </w:r>
        <w:r w:rsidR="00B23C7E">
          <w:rPr>
            <w:noProof/>
            <w:webHidden/>
          </w:rPr>
          <w:instrText xml:space="preserve"> PAGEREF _Toc453430007 \h </w:instrText>
        </w:r>
        <w:r w:rsidR="004F036D">
          <w:rPr>
            <w:noProof/>
            <w:webHidden/>
          </w:rPr>
        </w:r>
        <w:r w:rsidR="004F036D">
          <w:rPr>
            <w:noProof/>
            <w:webHidden/>
          </w:rPr>
          <w:fldChar w:fldCharType="separate"/>
        </w:r>
        <w:r w:rsidR="00B23C7E">
          <w:rPr>
            <w:noProof/>
            <w:webHidden/>
          </w:rPr>
          <w:t>37</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30008" w:history="1">
        <w:r w:rsidR="00B23C7E" w:rsidRPr="00233C35">
          <w:rPr>
            <w:rStyle w:val="a5"/>
            <w:noProof/>
          </w:rPr>
          <w:t>5.4.4</w:t>
        </w:r>
        <w:r w:rsidR="00B23C7E">
          <w:rPr>
            <w:rFonts w:asciiTheme="minorHAnsi" w:eastAsiaTheme="minorEastAsia" w:hAnsiTheme="minorHAnsi" w:cstheme="minorBidi"/>
            <w:i w:val="0"/>
            <w:iCs w:val="0"/>
            <w:noProof/>
            <w:szCs w:val="22"/>
          </w:rPr>
          <w:tab/>
        </w:r>
        <w:r w:rsidR="00B23C7E" w:rsidRPr="00233C35">
          <w:rPr>
            <w:rStyle w:val="a5"/>
            <w:noProof/>
          </w:rPr>
          <w:t xml:space="preserve">IdListServiceImpl </w:t>
        </w:r>
        <w:r w:rsidR="00B23C7E" w:rsidRPr="00233C35">
          <w:rPr>
            <w:rStyle w:val="a5"/>
            <w:rFonts w:hint="eastAsia"/>
            <w:noProof/>
          </w:rPr>
          <w:t>类概述</w:t>
        </w:r>
        <w:r w:rsidR="00B23C7E">
          <w:rPr>
            <w:noProof/>
            <w:webHidden/>
          </w:rPr>
          <w:tab/>
        </w:r>
        <w:r w:rsidR="004F036D">
          <w:rPr>
            <w:noProof/>
            <w:webHidden/>
          </w:rPr>
          <w:fldChar w:fldCharType="begin"/>
        </w:r>
        <w:r w:rsidR="00B23C7E">
          <w:rPr>
            <w:noProof/>
            <w:webHidden/>
          </w:rPr>
          <w:instrText xml:space="preserve"> PAGEREF _Toc453430008 \h </w:instrText>
        </w:r>
        <w:r w:rsidR="004F036D">
          <w:rPr>
            <w:noProof/>
            <w:webHidden/>
          </w:rPr>
        </w:r>
        <w:r w:rsidR="004F036D">
          <w:rPr>
            <w:noProof/>
            <w:webHidden/>
          </w:rPr>
          <w:fldChar w:fldCharType="separate"/>
        </w:r>
        <w:r w:rsidR="00B23C7E">
          <w:rPr>
            <w:noProof/>
            <w:webHidden/>
          </w:rPr>
          <w:t>38</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30009" w:history="1">
        <w:r w:rsidR="00B23C7E" w:rsidRPr="00233C35">
          <w:rPr>
            <w:rStyle w:val="a5"/>
            <w:noProof/>
          </w:rPr>
          <w:t>5.4.5</w:t>
        </w:r>
        <w:r w:rsidR="00B23C7E">
          <w:rPr>
            <w:rFonts w:asciiTheme="minorHAnsi" w:eastAsiaTheme="minorEastAsia" w:hAnsiTheme="minorHAnsi" w:cstheme="minorBidi"/>
            <w:i w:val="0"/>
            <w:iCs w:val="0"/>
            <w:noProof/>
            <w:szCs w:val="22"/>
          </w:rPr>
          <w:tab/>
        </w:r>
        <w:r w:rsidR="00B23C7E" w:rsidRPr="00233C35">
          <w:rPr>
            <w:rStyle w:val="a5"/>
            <w:noProof/>
          </w:rPr>
          <w:t>CommonCache</w:t>
        </w:r>
        <w:r w:rsidR="00B23C7E" w:rsidRPr="00233C35">
          <w:rPr>
            <w:rStyle w:val="a5"/>
            <w:rFonts w:hint="eastAsia"/>
            <w:noProof/>
          </w:rPr>
          <w:t>类概述</w:t>
        </w:r>
        <w:r w:rsidR="00B23C7E">
          <w:rPr>
            <w:noProof/>
            <w:webHidden/>
          </w:rPr>
          <w:tab/>
        </w:r>
        <w:r w:rsidR="004F036D">
          <w:rPr>
            <w:noProof/>
            <w:webHidden/>
          </w:rPr>
          <w:fldChar w:fldCharType="begin"/>
        </w:r>
        <w:r w:rsidR="00B23C7E">
          <w:rPr>
            <w:noProof/>
            <w:webHidden/>
          </w:rPr>
          <w:instrText xml:space="preserve"> PAGEREF _Toc453430009 \h </w:instrText>
        </w:r>
        <w:r w:rsidR="004F036D">
          <w:rPr>
            <w:noProof/>
            <w:webHidden/>
          </w:rPr>
        </w:r>
        <w:r w:rsidR="004F036D">
          <w:rPr>
            <w:noProof/>
            <w:webHidden/>
          </w:rPr>
          <w:fldChar w:fldCharType="separate"/>
        </w:r>
        <w:r w:rsidR="00B23C7E">
          <w:rPr>
            <w:noProof/>
            <w:webHidden/>
          </w:rPr>
          <w:t>39</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30010" w:history="1">
        <w:r w:rsidR="00B23C7E" w:rsidRPr="00233C35">
          <w:rPr>
            <w:rStyle w:val="a5"/>
            <w:noProof/>
          </w:rPr>
          <w:t>5.4.6</w:t>
        </w:r>
        <w:r w:rsidR="00B23C7E">
          <w:rPr>
            <w:rFonts w:asciiTheme="minorHAnsi" w:eastAsiaTheme="minorEastAsia" w:hAnsiTheme="minorHAnsi" w:cstheme="minorBidi"/>
            <w:i w:val="0"/>
            <w:iCs w:val="0"/>
            <w:noProof/>
            <w:szCs w:val="22"/>
          </w:rPr>
          <w:tab/>
        </w:r>
        <w:r w:rsidR="00B23C7E" w:rsidRPr="00233C35">
          <w:rPr>
            <w:rStyle w:val="a5"/>
            <w:noProof/>
          </w:rPr>
          <w:t>IdListCache</w:t>
        </w:r>
        <w:r w:rsidR="00B23C7E" w:rsidRPr="00233C35">
          <w:rPr>
            <w:rStyle w:val="a5"/>
            <w:rFonts w:hint="eastAsia"/>
            <w:noProof/>
          </w:rPr>
          <w:t>类概述</w:t>
        </w:r>
        <w:r w:rsidR="00B23C7E">
          <w:rPr>
            <w:noProof/>
            <w:webHidden/>
          </w:rPr>
          <w:tab/>
        </w:r>
        <w:r w:rsidR="004F036D">
          <w:rPr>
            <w:noProof/>
            <w:webHidden/>
          </w:rPr>
          <w:fldChar w:fldCharType="begin"/>
        </w:r>
        <w:r w:rsidR="00B23C7E">
          <w:rPr>
            <w:noProof/>
            <w:webHidden/>
          </w:rPr>
          <w:instrText xml:space="preserve"> PAGEREF _Toc453430010 \h </w:instrText>
        </w:r>
        <w:r w:rsidR="004F036D">
          <w:rPr>
            <w:noProof/>
            <w:webHidden/>
          </w:rPr>
        </w:r>
        <w:r w:rsidR="004F036D">
          <w:rPr>
            <w:noProof/>
            <w:webHidden/>
          </w:rPr>
          <w:fldChar w:fldCharType="separate"/>
        </w:r>
        <w:r w:rsidR="00B23C7E">
          <w:rPr>
            <w:noProof/>
            <w:webHidden/>
          </w:rPr>
          <w:t>39</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30011" w:history="1">
        <w:r w:rsidR="00B23C7E" w:rsidRPr="00233C35">
          <w:rPr>
            <w:rStyle w:val="a5"/>
            <w:noProof/>
          </w:rPr>
          <w:t>5.4.7</w:t>
        </w:r>
        <w:r w:rsidR="00B23C7E">
          <w:rPr>
            <w:rFonts w:asciiTheme="minorHAnsi" w:eastAsiaTheme="minorEastAsia" w:hAnsiTheme="minorHAnsi" w:cstheme="minorBidi"/>
            <w:i w:val="0"/>
            <w:iCs w:val="0"/>
            <w:noProof/>
            <w:szCs w:val="22"/>
          </w:rPr>
          <w:tab/>
        </w:r>
        <w:r w:rsidR="00B23C7E" w:rsidRPr="00233C35">
          <w:rPr>
            <w:rStyle w:val="a5"/>
            <w:noProof/>
          </w:rPr>
          <w:t>IdListDao</w:t>
        </w:r>
        <w:r w:rsidR="00B23C7E" w:rsidRPr="00233C35">
          <w:rPr>
            <w:rStyle w:val="a5"/>
            <w:rFonts w:hint="eastAsia"/>
            <w:noProof/>
          </w:rPr>
          <w:t>类概述</w:t>
        </w:r>
        <w:r w:rsidR="00B23C7E">
          <w:rPr>
            <w:noProof/>
            <w:webHidden/>
          </w:rPr>
          <w:tab/>
        </w:r>
        <w:r w:rsidR="004F036D">
          <w:rPr>
            <w:noProof/>
            <w:webHidden/>
          </w:rPr>
          <w:fldChar w:fldCharType="begin"/>
        </w:r>
        <w:r w:rsidR="00B23C7E">
          <w:rPr>
            <w:noProof/>
            <w:webHidden/>
          </w:rPr>
          <w:instrText xml:space="preserve"> PAGEREF _Toc453430011 \h </w:instrText>
        </w:r>
        <w:r w:rsidR="004F036D">
          <w:rPr>
            <w:noProof/>
            <w:webHidden/>
          </w:rPr>
        </w:r>
        <w:r w:rsidR="004F036D">
          <w:rPr>
            <w:noProof/>
            <w:webHidden/>
          </w:rPr>
          <w:fldChar w:fldCharType="separate"/>
        </w:r>
        <w:r w:rsidR="00B23C7E">
          <w:rPr>
            <w:noProof/>
            <w:webHidden/>
          </w:rPr>
          <w:t>40</w:t>
        </w:r>
        <w:r w:rsidR="004F036D">
          <w:rPr>
            <w:noProof/>
            <w:webHidden/>
          </w:rPr>
          <w:fldChar w:fldCharType="end"/>
        </w:r>
      </w:hyperlink>
    </w:p>
    <w:p w:rsidR="00B23C7E" w:rsidRDefault="00E07273">
      <w:pPr>
        <w:pStyle w:val="21"/>
        <w:tabs>
          <w:tab w:val="left" w:pos="840"/>
          <w:tab w:val="right" w:leader="dot" w:pos="8296"/>
        </w:tabs>
        <w:rPr>
          <w:rFonts w:asciiTheme="minorHAnsi" w:eastAsiaTheme="minorEastAsia" w:hAnsiTheme="minorHAnsi" w:cstheme="minorBidi"/>
          <w:smallCaps w:val="0"/>
          <w:noProof/>
          <w:szCs w:val="22"/>
        </w:rPr>
      </w:pPr>
      <w:hyperlink w:anchor="_Toc453430012" w:history="1">
        <w:r w:rsidR="00B23C7E" w:rsidRPr="00233C35">
          <w:rPr>
            <w:rStyle w:val="a5"/>
            <w:rFonts w:ascii="黑体"/>
            <w:noProof/>
          </w:rPr>
          <w:t>5.5</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用户账户系统（</w:t>
        </w:r>
        <w:r w:rsidR="00B23C7E" w:rsidRPr="00233C35">
          <w:rPr>
            <w:rStyle w:val="a5"/>
            <w:rFonts w:ascii="黑体"/>
            <w:noProof/>
          </w:rPr>
          <w:t>Acount</w:t>
        </w:r>
        <w:r w:rsidR="00B23C7E" w:rsidRPr="00233C35">
          <w:rPr>
            <w:rStyle w:val="a5"/>
            <w:rFonts w:ascii="黑体" w:hint="eastAsia"/>
            <w:noProof/>
          </w:rPr>
          <w:t>）模块</w:t>
        </w:r>
        <w:r w:rsidR="00B23C7E">
          <w:rPr>
            <w:noProof/>
            <w:webHidden/>
          </w:rPr>
          <w:tab/>
        </w:r>
        <w:r w:rsidR="004F036D">
          <w:rPr>
            <w:noProof/>
            <w:webHidden/>
          </w:rPr>
          <w:fldChar w:fldCharType="begin"/>
        </w:r>
        <w:r w:rsidR="00B23C7E">
          <w:rPr>
            <w:noProof/>
            <w:webHidden/>
          </w:rPr>
          <w:instrText xml:space="preserve"> PAGEREF _Toc453430012 \h </w:instrText>
        </w:r>
        <w:r w:rsidR="004F036D">
          <w:rPr>
            <w:noProof/>
            <w:webHidden/>
          </w:rPr>
        </w:r>
        <w:r w:rsidR="004F036D">
          <w:rPr>
            <w:noProof/>
            <w:webHidden/>
          </w:rPr>
          <w:fldChar w:fldCharType="separate"/>
        </w:r>
        <w:r w:rsidR="00B23C7E">
          <w:rPr>
            <w:noProof/>
            <w:webHidden/>
          </w:rPr>
          <w:t>40</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30013" w:history="1">
        <w:r w:rsidR="00B23C7E" w:rsidRPr="00233C35">
          <w:rPr>
            <w:rStyle w:val="a5"/>
            <w:noProof/>
          </w:rPr>
          <w:t>5.5.1</w:t>
        </w:r>
        <w:r w:rsidR="00B23C7E">
          <w:rPr>
            <w:rFonts w:asciiTheme="minorHAnsi" w:eastAsiaTheme="minorEastAsia" w:hAnsiTheme="minorHAnsi" w:cstheme="minorBidi"/>
            <w:i w:val="0"/>
            <w:iCs w:val="0"/>
            <w:noProof/>
            <w:szCs w:val="22"/>
          </w:rPr>
          <w:tab/>
        </w:r>
        <w:r w:rsidR="00B23C7E" w:rsidRPr="00233C35">
          <w:rPr>
            <w:rStyle w:val="a5"/>
            <w:rFonts w:hint="eastAsia"/>
            <w:noProof/>
          </w:rPr>
          <w:t>用户账户系统模块概述</w:t>
        </w:r>
        <w:r w:rsidR="00B23C7E">
          <w:rPr>
            <w:noProof/>
            <w:webHidden/>
          </w:rPr>
          <w:tab/>
        </w:r>
        <w:r w:rsidR="004F036D">
          <w:rPr>
            <w:noProof/>
            <w:webHidden/>
          </w:rPr>
          <w:fldChar w:fldCharType="begin"/>
        </w:r>
        <w:r w:rsidR="00B23C7E">
          <w:rPr>
            <w:noProof/>
            <w:webHidden/>
          </w:rPr>
          <w:instrText xml:space="preserve"> PAGEREF _Toc453430013 \h </w:instrText>
        </w:r>
        <w:r w:rsidR="004F036D">
          <w:rPr>
            <w:noProof/>
            <w:webHidden/>
          </w:rPr>
        </w:r>
        <w:r w:rsidR="004F036D">
          <w:rPr>
            <w:noProof/>
            <w:webHidden/>
          </w:rPr>
          <w:fldChar w:fldCharType="separate"/>
        </w:r>
        <w:r w:rsidR="00B23C7E">
          <w:rPr>
            <w:noProof/>
            <w:webHidden/>
          </w:rPr>
          <w:t>40</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30014" w:history="1">
        <w:r w:rsidR="00B23C7E" w:rsidRPr="00233C35">
          <w:rPr>
            <w:rStyle w:val="a5"/>
            <w:noProof/>
          </w:rPr>
          <w:t>5.5.2</w:t>
        </w:r>
        <w:r w:rsidR="00B23C7E">
          <w:rPr>
            <w:rFonts w:asciiTheme="minorHAnsi" w:eastAsiaTheme="minorEastAsia" w:hAnsiTheme="minorHAnsi" w:cstheme="minorBidi"/>
            <w:i w:val="0"/>
            <w:iCs w:val="0"/>
            <w:noProof/>
            <w:szCs w:val="22"/>
          </w:rPr>
          <w:tab/>
        </w:r>
        <w:r w:rsidR="00B23C7E" w:rsidRPr="00233C35">
          <w:rPr>
            <w:rStyle w:val="a5"/>
            <w:rFonts w:hint="eastAsia"/>
            <w:noProof/>
          </w:rPr>
          <w:t>账户系统模块类图</w:t>
        </w:r>
        <w:r w:rsidR="00B23C7E">
          <w:rPr>
            <w:noProof/>
            <w:webHidden/>
          </w:rPr>
          <w:tab/>
        </w:r>
        <w:r w:rsidR="004F036D">
          <w:rPr>
            <w:noProof/>
            <w:webHidden/>
          </w:rPr>
          <w:fldChar w:fldCharType="begin"/>
        </w:r>
        <w:r w:rsidR="00B23C7E">
          <w:rPr>
            <w:noProof/>
            <w:webHidden/>
          </w:rPr>
          <w:instrText xml:space="preserve"> PAGEREF _Toc453430014 \h </w:instrText>
        </w:r>
        <w:r w:rsidR="004F036D">
          <w:rPr>
            <w:noProof/>
            <w:webHidden/>
          </w:rPr>
        </w:r>
        <w:r w:rsidR="004F036D">
          <w:rPr>
            <w:noProof/>
            <w:webHidden/>
          </w:rPr>
          <w:fldChar w:fldCharType="separate"/>
        </w:r>
        <w:r w:rsidR="00B23C7E">
          <w:rPr>
            <w:noProof/>
            <w:webHidden/>
          </w:rPr>
          <w:t>41</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30015" w:history="1">
        <w:r w:rsidR="00B23C7E" w:rsidRPr="00233C35">
          <w:rPr>
            <w:rStyle w:val="a5"/>
            <w:noProof/>
          </w:rPr>
          <w:t>5.5.3</w:t>
        </w:r>
        <w:r w:rsidR="00B23C7E">
          <w:rPr>
            <w:rFonts w:asciiTheme="minorHAnsi" w:eastAsiaTheme="minorEastAsia" w:hAnsiTheme="minorHAnsi" w:cstheme="minorBidi"/>
            <w:i w:val="0"/>
            <w:iCs w:val="0"/>
            <w:noProof/>
            <w:szCs w:val="22"/>
          </w:rPr>
          <w:tab/>
        </w:r>
        <w:r w:rsidR="00B23C7E" w:rsidRPr="00233C35">
          <w:rPr>
            <w:rStyle w:val="a5"/>
            <w:noProof/>
          </w:rPr>
          <w:t>JsonController</w:t>
        </w:r>
        <w:r w:rsidR="00B23C7E" w:rsidRPr="00233C35">
          <w:rPr>
            <w:rStyle w:val="a5"/>
            <w:rFonts w:hint="eastAsia"/>
            <w:noProof/>
          </w:rPr>
          <w:t>类概述</w:t>
        </w:r>
        <w:r w:rsidR="00B23C7E">
          <w:rPr>
            <w:noProof/>
            <w:webHidden/>
          </w:rPr>
          <w:tab/>
        </w:r>
        <w:r w:rsidR="004F036D">
          <w:rPr>
            <w:noProof/>
            <w:webHidden/>
          </w:rPr>
          <w:fldChar w:fldCharType="begin"/>
        </w:r>
        <w:r w:rsidR="00B23C7E">
          <w:rPr>
            <w:noProof/>
            <w:webHidden/>
          </w:rPr>
          <w:instrText xml:space="preserve"> PAGEREF _Toc453430015 \h </w:instrText>
        </w:r>
        <w:r w:rsidR="004F036D">
          <w:rPr>
            <w:noProof/>
            <w:webHidden/>
          </w:rPr>
        </w:r>
        <w:r w:rsidR="004F036D">
          <w:rPr>
            <w:noProof/>
            <w:webHidden/>
          </w:rPr>
          <w:fldChar w:fldCharType="separate"/>
        </w:r>
        <w:r w:rsidR="00B23C7E">
          <w:rPr>
            <w:noProof/>
            <w:webHidden/>
          </w:rPr>
          <w:t>41</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30016" w:history="1">
        <w:r w:rsidR="00B23C7E" w:rsidRPr="00233C35">
          <w:rPr>
            <w:rStyle w:val="a5"/>
            <w:noProof/>
          </w:rPr>
          <w:t>5.5.4</w:t>
        </w:r>
        <w:r w:rsidR="00B23C7E">
          <w:rPr>
            <w:rFonts w:asciiTheme="minorHAnsi" w:eastAsiaTheme="minorEastAsia" w:hAnsiTheme="minorHAnsi" w:cstheme="minorBidi"/>
            <w:i w:val="0"/>
            <w:iCs w:val="0"/>
            <w:noProof/>
            <w:szCs w:val="22"/>
          </w:rPr>
          <w:tab/>
        </w:r>
        <w:r w:rsidR="00B23C7E" w:rsidRPr="00233C35">
          <w:rPr>
            <w:rStyle w:val="a5"/>
            <w:noProof/>
          </w:rPr>
          <w:t>AccountWebController</w:t>
        </w:r>
        <w:r w:rsidR="00B23C7E" w:rsidRPr="00233C35">
          <w:rPr>
            <w:rStyle w:val="a5"/>
            <w:rFonts w:hint="eastAsia"/>
            <w:noProof/>
          </w:rPr>
          <w:t>类概述</w:t>
        </w:r>
        <w:r w:rsidR="00B23C7E">
          <w:rPr>
            <w:noProof/>
            <w:webHidden/>
          </w:rPr>
          <w:tab/>
        </w:r>
        <w:r w:rsidR="004F036D">
          <w:rPr>
            <w:noProof/>
            <w:webHidden/>
          </w:rPr>
          <w:fldChar w:fldCharType="begin"/>
        </w:r>
        <w:r w:rsidR="00B23C7E">
          <w:rPr>
            <w:noProof/>
            <w:webHidden/>
          </w:rPr>
          <w:instrText xml:space="preserve"> PAGEREF _Toc453430016 \h </w:instrText>
        </w:r>
        <w:r w:rsidR="004F036D">
          <w:rPr>
            <w:noProof/>
            <w:webHidden/>
          </w:rPr>
        </w:r>
        <w:r w:rsidR="004F036D">
          <w:rPr>
            <w:noProof/>
            <w:webHidden/>
          </w:rPr>
          <w:fldChar w:fldCharType="separate"/>
        </w:r>
        <w:r w:rsidR="00B23C7E">
          <w:rPr>
            <w:noProof/>
            <w:webHidden/>
          </w:rPr>
          <w:t>42</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30017" w:history="1">
        <w:r w:rsidR="00B23C7E" w:rsidRPr="00233C35">
          <w:rPr>
            <w:rStyle w:val="a5"/>
            <w:noProof/>
          </w:rPr>
          <w:t>5.5.5</w:t>
        </w:r>
        <w:r w:rsidR="00B23C7E">
          <w:rPr>
            <w:rFonts w:asciiTheme="minorHAnsi" w:eastAsiaTheme="minorEastAsia" w:hAnsiTheme="minorHAnsi" w:cstheme="minorBidi"/>
            <w:i w:val="0"/>
            <w:iCs w:val="0"/>
            <w:noProof/>
            <w:szCs w:val="22"/>
          </w:rPr>
          <w:tab/>
        </w:r>
        <w:r w:rsidR="00B23C7E" w:rsidRPr="00233C35">
          <w:rPr>
            <w:rStyle w:val="a5"/>
            <w:noProof/>
          </w:rPr>
          <w:t>AccountRestController</w:t>
        </w:r>
        <w:r w:rsidR="00B23C7E" w:rsidRPr="00233C35">
          <w:rPr>
            <w:rStyle w:val="a5"/>
            <w:rFonts w:hint="eastAsia"/>
            <w:noProof/>
          </w:rPr>
          <w:t>类概述</w:t>
        </w:r>
        <w:r w:rsidR="00B23C7E">
          <w:rPr>
            <w:noProof/>
            <w:webHidden/>
          </w:rPr>
          <w:tab/>
        </w:r>
        <w:r w:rsidR="004F036D">
          <w:rPr>
            <w:noProof/>
            <w:webHidden/>
          </w:rPr>
          <w:fldChar w:fldCharType="begin"/>
        </w:r>
        <w:r w:rsidR="00B23C7E">
          <w:rPr>
            <w:noProof/>
            <w:webHidden/>
          </w:rPr>
          <w:instrText xml:space="preserve"> PAGEREF _Toc453430017 \h </w:instrText>
        </w:r>
        <w:r w:rsidR="004F036D">
          <w:rPr>
            <w:noProof/>
            <w:webHidden/>
          </w:rPr>
        </w:r>
        <w:r w:rsidR="004F036D">
          <w:rPr>
            <w:noProof/>
            <w:webHidden/>
          </w:rPr>
          <w:fldChar w:fldCharType="separate"/>
        </w:r>
        <w:r w:rsidR="00B23C7E">
          <w:rPr>
            <w:noProof/>
            <w:webHidden/>
          </w:rPr>
          <w:t>42</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30018" w:history="1">
        <w:r w:rsidR="00B23C7E" w:rsidRPr="00233C35">
          <w:rPr>
            <w:rStyle w:val="a5"/>
            <w:noProof/>
          </w:rPr>
          <w:t>5.5.6</w:t>
        </w:r>
        <w:r w:rsidR="00B23C7E">
          <w:rPr>
            <w:rFonts w:asciiTheme="minorHAnsi" w:eastAsiaTheme="minorEastAsia" w:hAnsiTheme="minorHAnsi" w:cstheme="minorBidi"/>
            <w:i w:val="0"/>
            <w:iCs w:val="0"/>
            <w:noProof/>
            <w:szCs w:val="22"/>
          </w:rPr>
          <w:tab/>
        </w:r>
        <w:r w:rsidR="00B23C7E" w:rsidRPr="00233C35">
          <w:rPr>
            <w:rStyle w:val="a5"/>
            <w:noProof/>
          </w:rPr>
          <w:t>Client</w:t>
        </w:r>
        <w:r w:rsidR="00B23C7E" w:rsidRPr="00233C35">
          <w:rPr>
            <w:rStyle w:val="a5"/>
            <w:rFonts w:hint="eastAsia"/>
            <w:noProof/>
          </w:rPr>
          <w:t>类概述</w:t>
        </w:r>
        <w:r w:rsidR="00B23C7E">
          <w:rPr>
            <w:noProof/>
            <w:webHidden/>
          </w:rPr>
          <w:tab/>
        </w:r>
        <w:r w:rsidR="004F036D">
          <w:rPr>
            <w:noProof/>
            <w:webHidden/>
          </w:rPr>
          <w:fldChar w:fldCharType="begin"/>
        </w:r>
        <w:r w:rsidR="00B23C7E">
          <w:rPr>
            <w:noProof/>
            <w:webHidden/>
          </w:rPr>
          <w:instrText xml:space="preserve"> PAGEREF _Toc453430018 \h </w:instrText>
        </w:r>
        <w:r w:rsidR="004F036D">
          <w:rPr>
            <w:noProof/>
            <w:webHidden/>
          </w:rPr>
        </w:r>
        <w:r w:rsidR="004F036D">
          <w:rPr>
            <w:noProof/>
            <w:webHidden/>
          </w:rPr>
          <w:fldChar w:fldCharType="separate"/>
        </w:r>
        <w:r w:rsidR="00B23C7E">
          <w:rPr>
            <w:noProof/>
            <w:webHidden/>
          </w:rPr>
          <w:t>43</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30019" w:history="1">
        <w:r w:rsidR="00B23C7E" w:rsidRPr="00233C35">
          <w:rPr>
            <w:rStyle w:val="a5"/>
            <w:noProof/>
          </w:rPr>
          <w:t>5.5.7</w:t>
        </w:r>
        <w:r w:rsidR="00B23C7E">
          <w:rPr>
            <w:rFonts w:asciiTheme="minorHAnsi" w:eastAsiaTheme="minorEastAsia" w:hAnsiTheme="minorHAnsi" w:cstheme="minorBidi"/>
            <w:i w:val="0"/>
            <w:iCs w:val="0"/>
            <w:noProof/>
            <w:szCs w:val="22"/>
          </w:rPr>
          <w:tab/>
        </w:r>
        <w:r w:rsidR="00B23C7E" w:rsidRPr="00233C35">
          <w:rPr>
            <w:rStyle w:val="a5"/>
            <w:noProof/>
          </w:rPr>
          <w:t>AccountServiceImpl</w:t>
        </w:r>
        <w:r w:rsidR="00B23C7E" w:rsidRPr="00233C35">
          <w:rPr>
            <w:rStyle w:val="a5"/>
            <w:rFonts w:hint="eastAsia"/>
            <w:noProof/>
          </w:rPr>
          <w:t>类概述</w:t>
        </w:r>
        <w:r w:rsidR="00B23C7E">
          <w:rPr>
            <w:noProof/>
            <w:webHidden/>
          </w:rPr>
          <w:tab/>
        </w:r>
        <w:r w:rsidR="004F036D">
          <w:rPr>
            <w:noProof/>
            <w:webHidden/>
          </w:rPr>
          <w:fldChar w:fldCharType="begin"/>
        </w:r>
        <w:r w:rsidR="00B23C7E">
          <w:rPr>
            <w:noProof/>
            <w:webHidden/>
          </w:rPr>
          <w:instrText xml:space="preserve"> PAGEREF _Toc453430019 \h </w:instrText>
        </w:r>
        <w:r w:rsidR="004F036D">
          <w:rPr>
            <w:noProof/>
            <w:webHidden/>
          </w:rPr>
        </w:r>
        <w:r w:rsidR="004F036D">
          <w:rPr>
            <w:noProof/>
            <w:webHidden/>
          </w:rPr>
          <w:fldChar w:fldCharType="separate"/>
        </w:r>
        <w:r w:rsidR="00B23C7E">
          <w:rPr>
            <w:noProof/>
            <w:webHidden/>
          </w:rPr>
          <w:t>43</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30020" w:history="1">
        <w:r w:rsidR="00B23C7E" w:rsidRPr="00233C35">
          <w:rPr>
            <w:rStyle w:val="a5"/>
            <w:noProof/>
          </w:rPr>
          <w:t>5.5.8</w:t>
        </w:r>
        <w:r w:rsidR="00B23C7E">
          <w:rPr>
            <w:rFonts w:asciiTheme="minorHAnsi" w:eastAsiaTheme="minorEastAsia" w:hAnsiTheme="minorHAnsi" w:cstheme="minorBidi"/>
            <w:i w:val="0"/>
            <w:iCs w:val="0"/>
            <w:noProof/>
            <w:szCs w:val="22"/>
          </w:rPr>
          <w:tab/>
        </w:r>
        <w:r w:rsidR="00B23C7E" w:rsidRPr="00233C35">
          <w:rPr>
            <w:rStyle w:val="a5"/>
            <w:noProof/>
          </w:rPr>
          <w:t>CspService</w:t>
        </w:r>
        <w:r w:rsidR="00B23C7E" w:rsidRPr="00233C35">
          <w:rPr>
            <w:rStyle w:val="a5"/>
            <w:rFonts w:hint="eastAsia"/>
            <w:noProof/>
          </w:rPr>
          <w:t>类概述</w:t>
        </w:r>
        <w:r w:rsidR="00B23C7E">
          <w:rPr>
            <w:noProof/>
            <w:webHidden/>
          </w:rPr>
          <w:tab/>
        </w:r>
        <w:r w:rsidR="004F036D">
          <w:rPr>
            <w:noProof/>
            <w:webHidden/>
          </w:rPr>
          <w:fldChar w:fldCharType="begin"/>
        </w:r>
        <w:r w:rsidR="00B23C7E">
          <w:rPr>
            <w:noProof/>
            <w:webHidden/>
          </w:rPr>
          <w:instrText xml:space="preserve"> PAGEREF _Toc453430020 \h </w:instrText>
        </w:r>
        <w:r w:rsidR="004F036D">
          <w:rPr>
            <w:noProof/>
            <w:webHidden/>
          </w:rPr>
        </w:r>
        <w:r w:rsidR="004F036D">
          <w:rPr>
            <w:noProof/>
            <w:webHidden/>
          </w:rPr>
          <w:fldChar w:fldCharType="separate"/>
        </w:r>
        <w:r w:rsidR="00B23C7E">
          <w:rPr>
            <w:noProof/>
            <w:webHidden/>
          </w:rPr>
          <w:t>44</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30021" w:history="1">
        <w:r w:rsidR="00B23C7E" w:rsidRPr="00233C35">
          <w:rPr>
            <w:rStyle w:val="a5"/>
            <w:noProof/>
          </w:rPr>
          <w:t>5.5.9</w:t>
        </w:r>
        <w:r w:rsidR="00B23C7E">
          <w:rPr>
            <w:rFonts w:asciiTheme="minorHAnsi" w:eastAsiaTheme="minorEastAsia" w:hAnsiTheme="minorHAnsi" w:cstheme="minorBidi"/>
            <w:i w:val="0"/>
            <w:iCs w:val="0"/>
            <w:noProof/>
            <w:szCs w:val="22"/>
          </w:rPr>
          <w:tab/>
        </w:r>
        <w:r w:rsidR="00B23C7E" w:rsidRPr="00233C35">
          <w:rPr>
            <w:rStyle w:val="a5"/>
            <w:noProof/>
          </w:rPr>
          <w:t>TokenCache</w:t>
        </w:r>
        <w:r w:rsidR="00B23C7E" w:rsidRPr="00233C35">
          <w:rPr>
            <w:rStyle w:val="a5"/>
            <w:rFonts w:hint="eastAsia"/>
            <w:noProof/>
          </w:rPr>
          <w:t>类概述</w:t>
        </w:r>
        <w:r w:rsidR="00B23C7E">
          <w:rPr>
            <w:noProof/>
            <w:webHidden/>
          </w:rPr>
          <w:tab/>
        </w:r>
        <w:r w:rsidR="004F036D">
          <w:rPr>
            <w:noProof/>
            <w:webHidden/>
          </w:rPr>
          <w:fldChar w:fldCharType="begin"/>
        </w:r>
        <w:r w:rsidR="00B23C7E">
          <w:rPr>
            <w:noProof/>
            <w:webHidden/>
          </w:rPr>
          <w:instrText xml:space="preserve"> PAGEREF _Toc453430021 \h </w:instrText>
        </w:r>
        <w:r w:rsidR="004F036D">
          <w:rPr>
            <w:noProof/>
            <w:webHidden/>
          </w:rPr>
        </w:r>
        <w:r w:rsidR="004F036D">
          <w:rPr>
            <w:noProof/>
            <w:webHidden/>
          </w:rPr>
          <w:fldChar w:fldCharType="separate"/>
        </w:r>
        <w:r w:rsidR="00B23C7E">
          <w:rPr>
            <w:noProof/>
            <w:webHidden/>
          </w:rPr>
          <w:t>44</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30022" w:history="1">
        <w:r w:rsidR="00B23C7E" w:rsidRPr="00233C35">
          <w:rPr>
            <w:rStyle w:val="a5"/>
            <w:noProof/>
          </w:rPr>
          <w:t>5.5.10</w:t>
        </w:r>
        <w:r w:rsidR="00B23C7E">
          <w:rPr>
            <w:rFonts w:asciiTheme="minorHAnsi" w:eastAsiaTheme="minorEastAsia" w:hAnsiTheme="minorHAnsi" w:cstheme="minorBidi"/>
            <w:i w:val="0"/>
            <w:iCs w:val="0"/>
            <w:noProof/>
            <w:szCs w:val="22"/>
          </w:rPr>
          <w:tab/>
        </w:r>
        <w:r w:rsidR="00B23C7E" w:rsidRPr="00233C35">
          <w:rPr>
            <w:rStyle w:val="a5"/>
            <w:noProof/>
          </w:rPr>
          <w:t>UserMongoDao</w:t>
        </w:r>
        <w:r w:rsidR="00B23C7E" w:rsidRPr="00233C35">
          <w:rPr>
            <w:rStyle w:val="a5"/>
            <w:rFonts w:hint="eastAsia"/>
            <w:noProof/>
          </w:rPr>
          <w:t>类概述</w:t>
        </w:r>
        <w:r w:rsidR="00B23C7E">
          <w:rPr>
            <w:noProof/>
            <w:webHidden/>
          </w:rPr>
          <w:tab/>
        </w:r>
        <w:r w:rsidR="004F036D">
          <w:rPr>
            <w:noProof/>
            <w:webHidden/>
          </w:rPr>
          <w:fldChar w:fldCharType="begin"/>
        </w:r>
        <w:r w:rsidR="00B23C7E">
          <w:rPr>
            <w:noProof/>
            <w:webHidden/>
          </w:rPr>
          <w:instrText xml:space="preserve"> PAGEREF _Toc453430022 \h </w:instrText>
        </w:r>
        <w:r w:rsidR="004F036D">
          <w:rPr>
            <w:noProof/>
            <w:webHidden/>
          </w:rPr>
        </w:r>
        <w:r w:rsidR="004F036D">
          <w:rPr>
            <w:noProof/>
            <w:webHidden/>
          </w:rPr>
          <w:fldChar w:fldCharType="separate"/>
        </w:r>
        <w:r w:rsidR="00B23C7E">
          <w:rPr>
            <w:noProof/>
            <w:webHidden/>
          </w:rPr>
          <w:t>45</w:t>
        </w:r>
        <w:r w:rsidR="004F036D">
          <w:rPr>
            <w:noProof/>
            <w:webHidden/>
          </w:rPr>
          <w:fldChar w:fldCharType="end"/>
        </w:r>
      </w:hyperlink>
    </w:p>
    <w:p w:rsidR="00B23C7E" w:rsidRDefault="00E07273">
      <w:pPr>
        <w:pStyle w:val="21"/>
        <w:tabs>
          <w:tab w:val="left" w:pos="840"/>
          <w:tab w:val="right" w:leader="dot" w:pos="8296"/>
        </w:tabs>
        <w:rPr>
          <w:rFonts w:asciiTheme="minorHAnsi" w:eastAsiaTheme="minorEastAsia" w:hAnsiTheme="minorHAnsi" w:cstheme="minorBidi"/>
          <w:smallCaps w:val="0"/>
          <w:noProof/>
          <w:szCs w:val="22"/>
        </w:rPr>
      </w:pPr>
      <w:hyperlink w:anchor="_Toc453430023" w:history="1">
        <w:r w:rsidR="00B23C7E" w:rsidRPr="00233C35">
          <w:rPr>
            <w:rStyle w:val="a5"/>
            <w:rFonts w:ascii="黑体"/>
            <w:noProof/>
          </w:rPr>
          <w:t>5.6</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圈子系统（</w:t>
        </w:r>
        <w:r w:rsidR="00B23C7E" w:rsidRPr="00233C35">
          <w:rPr>
            <w:rStyle w:val="a5"/>
            <w:rFonts w:ascii="黑体"/>
            <w:noProof/>
          </w:rPr>
          <w:t>quan</w:t>
        </w:r>
        <w:r w:rsidR="00B23C7E" w:rsidRPr="00233C35">
          <w:rPr>
            <w:rStyle w:val="a5"/>
            <w:rFonts w:ascii="黑体" w:hint="eastAsia"/>
            <w:noProof/>
          </w:rPr>
          <w:t>）模块</w:t>
        </w:r>
        <w:r w:rsidR="00B23C7E">
          <w:rPr>
            <w:noProof/>
            <w:webHidden/>
          </w:rPr>
          <w:tab/>
        </w:r>
        <w:r w:rsidR="004F036D">
          <w:rPr>
            <w:noProof/>
            <w:webHidden/>
          </w:rPr>
          <w:fldChar w:fldCharType="begin"/>
        </w:r>
        <w:r w:rsidR="00B23C7E">
          <w:rPr>
            <w:noProof/>
            <w:webHidden/>
          </w:rPr>
          <w:instrText xml:space="preserve"> PAGEREF _Toc453430023 \h </w:instrText>
        </w:r>
        <w:r w:rsidR="004F036D">
          <w:rPr>
            <w:noProof/>
            <w:webHidden/>
          </w:rPr>
        </w:r>
        <w:r w:rsidR="004F036D">
          <w:rPr>
            <w:noProof/>
            <w:webHidden/>
          </w:rPr>
          <w:fldChar w:fldCharType="separate"/>
        </w:r>
        <w:r w:rsidR="00B23C7E">
          <w:rPr>
            <w:noProof/>
            <w:webHidden/>
          </w:rPr>
          <w:t>45</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30024" w:history="1">
        <w:r w:rsidR="00B23C7E" w:rsidRPr="00233C35">
          <w:rPr>
            <w:rStyle w:val="a5"/>
            <w:noProof/>
          </w:rPr>
          <w:t>5.6.1</w:t>
        </w:r>
        <w:r w:rsidR="00B23C7E">
          <w:rPr>
            <w:rFonts w:asciiTheme="minorHAnsi" w:eastAsiaTheme="minorEastAsia" w:hAnsiTheme="minorHAnsi" w:cstheme="minorBidi"/>
            <w:i w:val="0"/>
            <w:iCs w:val="0"/>
            <w:noProof/>
            <w:szCs w:val="22"/>
          </w:rPr>
          <w:tab/>
        </w:r>
        <w:r w:rsidR="00B23C7E" w:rsidRPr="00233C35">
          <w:rPr>
            <w:rStyle w:val="a5"/>
            <w:rFonts w:hint="eastAsia"/>
            <w:noProof/>
          </w:rPr>
          <w:t>圈子系统模块概述</w:t>
        </w:r>
        <w:r w:rsidR="00B23C7E">
          <w:rPr>
            <w:noProof/>
            <w:webHidden/>
          </w:rPr>
          <w:tab/>
        </w:r>
        <w:r w:rsidR="004F036D">
          <w:rPr>
            <w:noProof/>
            <w:webHidden/>
          </w:rPr>
          <w:fldChar w:fldCharType="begin"/>
        </w:r>
        <w:r w:rsidR="00B23C7E">
          <w:rPr>
            <w:noProof/>
            <w:webHidden/>
          </w:rPr>
          <w:instrText xml:space="preserve"> PAGEREF _Toc453430024 \h </w:instrText>
        </w:r>
        <w:r w:rsidR="004F036D">
          <w:rPr>
            <w:noProof/>
            <w:webHidden/>
          </w:rPr>
        </w:r>
        <w:r w:rsidR="004F036D">
          <w:rPr>
            <w:noProof/>
            <w:webHidden/>
          </w:rPr>
          <w:fldChar w:fldCharType="separate"/>
        </w:r>
        <w:r w:rsidR="00B23C7E">
          <w:rPr>
            <w:noProof/>
            <w:webHidden/>
          </w:rPr>
          <w:t>45</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30025" w:history="1">
        <w:r w:rsidR="00B23C7E" w:rsidRPr="00233C35">
          <w:rPr>
            <w:rStyle w:val="a5"/>
            <w:noProof/>
          </w:rPr>
          <w:t>5.6.2</w:t>
        </w:r>
        <w:r w:rsidR="00B23C7E">
          <w:rPr>
            <w:rFonts w:asciiTheme="minorHAnsi" w:eastAsiaTheme="minorEastAsia" w:hAnsiTheme="minorHAnsi" w:cstheme="minorBidi"/>
            <w:i w:val="0"/>
            <w:iCs w:val="0"/>
            <w:noProof/>
            <w:szCs w:val="22"/>
          </w:rPr>
          <w:tab/>
        </w:r>
        <w:r w:rsidR="00B23C7E" w:rsidRPr="00233C35">
          <w:rPr>
            <w:rStyle w:val="a5"/>
            <w:rFonts w:hint="eastAsia"/>
            <w:noProof/>
          </w:rPr>
          <w:t>圈子系统模块流程图</w:t>
        </w:r>
        <w:r w:rsidR="00B23C7E">
          <w:rPr>
            <w:noProof/>
            <w:webHidden/>
          </w:rPr>
          <w:tab/>
        </w:r>
        <w:r w:rsidR="004F036D">
          <w:rPr>
            <w:noProof/>
            <w:webHidden/>
          </w:rPr>
          <w:fldChar w:fldCharType="begin"/>
        </w:r>
        <w:r w:rsidR="00B23C7E">
          <w:rPr>
            <w:noProof/>
            <w:webHidden/>
          </w:rPr>
          <w:instrText xml:space="preserve"> PAGEREF _Toc453430025 \h </w:instrText>
        </w:r>
        <w:r w:rsidR="004F036D">
          <w:rPr>
            <w:noProof/>
            <w:webHidden/>
          </w:rPr>
        </w:r>
        <w:r w:rsidR="004F036D">
          <w:rPr>
            <w:noProof/>
            <w:webHidden/>
          </w:rPr>
          <w:fldChar w:fldCharType="separate"/>
        </w:r>
        <w:r w:rsidR="00B23C7E">
          <w:rPr>
            <w:noProof/>
            <w:webHidden/>
          </w:rPr>
          <w:t>46</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30026" w:history="1">
        <w:r w:rsidR="00B23C7E" w:rsidRPr="00233C35">
          <w:rPr>
            <w:rStyle w:val="a5"/>
            <w:noProof/>
          </w:rPr>
          <w:t>5.6.3</w:t>
        </w:r>
        <w:r w:rsidR="00B23C7E">
          <w:rPr>
            <w:rFonts w:asciiTheme="minorHAnsi" w:eastAsiaTheme="minorEastAsia" w:hAnsiTheme="minorHAnsi" w:cstheme="minorBidi"/>
            <w:i w:val="0"/>
            <w:iCs w:val="0"/>
            <w:noProof/>
            <w:szCs w:val="22"/>
          </w:rPr>
          <w:tab/>
        </w:r>
        <w:r w:rsidR="00B23C7E" w:rsidRPr="00233C35">
          <w:rPr>
            <w:rStyle w:val="a5"/>
            <w:noProof/>
          </w:rPr>
          <w:t>JsonController</w:t>
        </w:r>
        <w:r w:rsidR="00B23C7E" w:rsidRPr="00233C35">
          <w:rPr>
            <w:rStyle w:val="a5"/>
            <w:rFonts w:hint="eastAsia"/>
            <w:noProof/>
          </w:rPr>
          <w:t>类概述</w:t>
        </w:r>
        <w:r w:rsidR="00B23C7E">
          <w:rPr>
            <w:noProof/>
            <w:webHidden/>
          </w:rPr>
          <w:tab/>
        </w:r>
        <w:r w:rsidR="004F036D">
          <w:rPr>
            <w:noProof/>
            <w:webHidden/>
          </w:rPr>
          <w:fldChar w:fldCharType="begin"/>
        </w:r>
        <w:r w:rsidR="00B23C7E">
          <w:rPr>
            <w:noProof/>
            <w:webHidden/>
          </w:rPr>
          <w:instrText xml:space="preserve"> PAGEREF _Toc453430026 \h </w:instrText>
        </w:r>
        <w:r w:rsidR="004F036D">
          <w:rPr>
            <w:noProof/>
            <w:webHidden/>
          </w:rPr>
        </w:r>
        <w:r w:rsidR="004F036D">
          <w:rPr>
            <w:noProof/>
            <w:webHidden/>
          </w:rPr>
          <w:fldChar w:fldCharType="separate"/>
        </w:r>
        <w:r w:rsidR="00B23C7E">
          <w:rPr>
            <w:noProof/>
            <w:webHidden/>
          </w:rPr>
          <w:t>47</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30027" w:history="1">
        <w:r w:rsidR="00B23C7E" w:rsidRPr="00233C35">
          <w:rPr>
            <w:rStyle w:val="a5"/>
            <w:noProof/>
          </w:rPr>
          <w:t>5.6.4</w:t>
        </w:r>
        <w:r w:rsidR="00B23C7E">
          <w:rPr>
            <w:rFonts w:asciiTheme="minorHAnsi" w:eastAsiaTheme="minorEastAsia" w:hAnsiTheme="minorHAnsi" w:cstheme="minorBidi"/>
            <w:i w:val="0"/>
            <w:iCs w:val="0"/>
            <w:noProof/>
            <w:szCs w:val="22"/>
          </w:rPr>
          <w:tab/>
        </w:r>
        <w:r w:rsidR="00B23C7E" w:rsidRPr="00233C35">
          <w:rPr>
            <w:rStyle w:val="a5"/>
            <w:noProof/>
          </w:rPr>
          <w:t>RestTeamController</w:t>
        </w:r>
        <w:r w:rsidR="00B23C7E" w:rsidRPr="00233C35">
          <w:rPr>
            <w:rStyle w:val="a5"/>
            <w:rFonts w:hint="eastAsia"/>
            <w:noProof/>
          </w:rPr>
          <w:t>类概述</w:t>
        </w:r>
        <w:r w:rsidR="00B23C7E">
          <w:rPr>
            <w:noProof/>
            <w:webHidden/>
          </w:rPr>
          <w:tab/>
        </w:r>
        <w:r w:rsidR="004F036D">
          <w:rPr>
            <w:noProof/>
            <w:webHidden/>
          </w:rPr>
          <w:fldChar w:fldCharType="begin"/>
        </w:r>
        <w:r w:rsidR="00B23C7E">
          <w:rPr>
            <w:noProof/>
            <w:webHidden/>
          </w:rPr>
          <w:instrText xml:space="preserve"> PAGEREF _Toc453430027 \h </w:instrText>
        </w:r>
        <w:r w:rsidR="004F036D">
          <w:rPr>
            <w:noProof/>
            <w:webHidden/>
          </w:rPr>
        </w:r>
        <w:r w:rsidR="004F036D">
          <w:rPr>
            <w:noProof/>
            <w:webHidden/>
          </w:rPr>
          <w:fldChar w:fldCharType="separate"/>
        </w:r>
        <w:r w:rsidR="00B23C7E">
          <w:rPr>
            <w:noProof/>
            <w:webHidden/>
          </w:rPr>
          <w:t>48</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30028" w:history="1">
        <w:r w:rsidR="00B23C7E" w:rsidRPr="00233C35">
          <w:rPr>
            <w:rStyle w:val="a5"/>
            <w:noProof/>
          </w:rPr>
          <w:t>5.6.5</w:t>
        </w:r>
        <w:r w:rsidR="00B23C7E">
          <w:rPr>
            <w:rFonts w:asciiTheme="minorHAnsi" w:eastAsiaTheme="minorEastAsia" w:hAnsiTheme="minorHAnsi" w:cstheme="minorBidi"/>
            <w:i w:val="0"/>
            <w:iCs w:val="0"/>
            <w:noProof/>
            <w:szCs w:val="22"/>
          </w:rPr>
          <w:tab/>
        </w:r>
        <w:r w:rsidR="00B23C7E" w:rsidRPr="00233C35">
          <w:rPr>
            <w:rStyle w:val="a5"/>
            <w:noProof/>
          </w:rPr>
          <w:t>WebTeamController</w:t>
        </w:r>
        <w:r w:rsidR="00B23C7E" w:rsidRPr="00233C35">
          <w:rPr>
            <w:rStyle w:val="a5"/>
            <w:rFonts w:hint="eastAsia"/>
            <w:noProof/>
          </w:rPr>
          <w:t>类概述</w:t>
        </w:r>
        <w:r w:rsidR="00B23C7E">
          <w:rPr>
            <w:noProof/>
            <w:webHidden/>
          </w:rPr>
          <w:tab/>
        </w:r>
        <w:r w:rsidR="004F036D">
          <w:rPr>
            <w:noProof/>
            <w:webHidden/>
          </w:rPr>
          <w:fldChar w:fldCharType="begin"/>
        </w:r>
        <w:r w:rsidR="00B23C7E">
          <w:rPr>
            <w:noProof/>
            <w:webHidden/>
          </w:rPr>
          <w:instrText xml:space="preserve"> PAGEREF _Toc453430028 \h </w:instrText>
        </w:r>
        <w:r w:rsidR="004F036D">
          <w:rPr>
            <w:noProof/>
            <w:webHidden/>
          </w:rPr>
        </w:r>
        <w:r w:rsidR="004F036D">
          <w:rPr>
            <w:noProof/>
            <w:webHidden/>
          </w:rPr>
          <w:fldChar w:fldCharType="separate"/>
        </w:r>
        <w:r w:rsidR="00B23C7E">
          <w:rPr>
            <w:noProof/>
            <w:webHidden/>
          </w:rPr>
          <w:t>48</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30029" w:history="1">
        <w:r w:rsidR="00B23C7E" w:rsidRPr="00233C35">
          <w:rPr>
            <w:rStyle w:val="a5"/>
            <w:noProof/>
          </w:rPr>
          <w:t>5.6.6</w:t>
        </w:r>
        <w:r w:rsidR="00B23C7E">
          <w:rPr>
            <w:rFonts w:asciiTheme="minorHAnsi" w:eastAsiaTheme="minorEastAsia" w:hAnsiTheme="minorHAnsi" w:cstheme="minorBidi"/>
            <w:i w:val="0"/>
            <w:iCs w:val="0"/>
            <w:noProof/>
            <w:szCs w:val="22"/>
          </w:rPr>
          <w:tab/>
        </w:r>
        <w:r w:rsidR="00B23C7E" w:rsidRPr="00233C35">
          <w:rPr>
            <w:rStyle w:val="a5"/>
            <w:noProof/>
          </w:rPr>
          <w:t>RestTopicController</w:t>
        </w:r>
        <w:r w:rsidR="00B23C7E" w:rsidRPr="00233C35">
          <w:rPr>
            <w:rStyle w:val="a5"/>
            <w:rFonts w:hint="eastAsia"/>
            <w:noProof/>
          </w:rPr>
          <w:t>类概述</w:t>
        </w:r>
        <w:r w:rsidR="00B23C7E">
          <w:rPr>
            <w:noProof/>
            <w:webHidden/>
          </w:rPr>
          <w:tab/>
        </w:r>
        <w:r w:rsidR="004F036D">
          <w:rPr>
            <w:noProof/>
            <w:webHidden/>
          </w:rPr>
          <w:fldChar w:fldCharType="begin"/>
        </w:r>
        <w:r w:rsidR="00B23C7E">
          <w:rPr>
            <w:noProof/>
            <w:webHidden/>
          </w:rPr>
          <w:instrText xml:space="preserve"> PAGEREF _Toc453430029 \h </w:instrText>
        </w:r>
        <w:r w:rsidR="004F036D">
          <w:rPr>
            <w:noProof/>
            <w:webHidden/>
          </w:rPr>
        </w:r>
        <w:r w:rsidR="004F036D">
          <w:rPr>
            <w:noProof/>
            <w:webHidden/>
          </w:rPr>
          <w:fldChar w:fldCharType="separate"/>
        </w:r>
        <w:r w:rsidR="00B23C7E">
          <w:rPr>
            <w:noProof/>
            <w:webHidden/>
          </w:rPr>
          <w:t>49</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30030" w:history="1">
        <w:r w:rsidR="00B23C7E" w:rsidRPr="00233C35">
          <w:rPr>
            <w:rStyle w:val="a5"/>
            <w:noProof/>
          </w:rPr>
          <w:t>5.6.7</w:t>
        </w:r>
        <w:r w:rsidR="00B23C7E">
          <w:rPr>
            <w:rFonts w:asciiTheme="minorHAnsi" w:eastAsiaTheme="minorEastAsia" w:hAnsiTheme="minorHAnsi" w:cstheme="minorBidi"/>
            <w:i w:val="0"/>
            <w:iCs w:val="0"/>
            <w:noProof/>
            <w:szCs w:val="22"/>
          </w:rPr>
          <w:tab/>
        </w:r>
        <w:r w:rsidR="00B23C7E" w:rsidRPr="00233C35">
          <w:rPr>
            <w:rStyle w:val="a5"/>
            <w:noProof/>
          </w:rPr>
          <w:t>WebTopicController</w:t>
        </w:r>
        <w:r w:rsidR="00B23C7E" w:rsidRPr="00233C35">
          <w:rPr>
            <w:rStyle w:val="a5"/>
            <w:rFonts w:hint="eastAsia"/>
            <w:noProof/>
          </w:rPr>
          <w:t>类概述</w:t>
        </w:r>
        <w:r w:rsidR="00B23C7E">
          <w:rPr>
            <w:noProof/>
            <w:webHidden/>
          </w:rPr>
          <w:tab/>
        </w:r>
        <w:r w:rsidR="004F036D">
          <w:rPr>
            <w:noProof/>
            <w:webHidden/>
          </w:rPr>
          <w:fldChar w:fldCharType="begin"/>
        </w:r>
        <w:r w:rsidR="00B23C7E">
          <w:rPr>
            <w:noProof/>
            <w:webHidden/>
          </w:rPr>
          <w:instrText xml:space="preserve"> PAGEREF _Toc453430030 \h </w:instrText>
        </w:r>
        <w:r w:rsidR="004F036D">
          <w:rPr>
            <w:noProof/>
            <w:webHidden/>
          </w:rPr>
        </w:r>
        <w:r w:rsidR="004F036D">
          <w:rPr>
            <w:noProof/>
            <w:webHidden/>
          </w:rPr>
          <w:fldChar w:fldCharType="separate"/>
        </w:r>
        <w:r w:rsidR="00B23C7E">
          <w:rPr>
            <w:noProof/>
            <w:webHidden/>
          </w:rPr>
          <w:t>49</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30031" w:history="1">
        <w:r w:rsidR="00B23C7E" w:rsidRPr="00233C35">
          <w:rPr>
            <w:rStyle w:val="a5"/>
            <w:noProof/>
          </w:rPr>
          <w:t>5.6.8</w:t>
        </w:r>
        <w:r w:rsidR="00B23C7E">
          <w:rPr>
            <w:rFonts w:asciiTheme="minorHAnsi" w:eastAsiaTheme="minorEastAsia" w:hAnsiTheme="minorHAnsi" w:cstheme="minorBidi"/>
            <w:i w:val="0"/>
            <w:iCs w:val="0"/>
            <w:noProof/>
            <w:szCs w:val="22"/>
          </w:rPr>
          <w:tab/>
        </w:r>
        <w:r w:rsidR="00B23C7E" w:rsidRPr="00233C35">
          <w:rPr>
            <w:rStyle w:val="a5"/>
            <w:noProof/>
          </w:rPr>
          <w:t>RestMemberController</w:t>
        </w:r>
        <w:r w:rsidR="00B23C7E" w:rsidRPr="00233C35">
          <w:rPr>
            <w:rStyle w:val="a5"/>
            <w:rFonts w:hint="eastAsia"/>
            <w:noProof/>
          </w:rPr>
          <w:t>类概述</w:t>
        </w:r>
        <w:r w:rsidR="00B23C7E">
          <w:rPr>
            <w:noProof/>
            <w:webHidden/>
          </w:rPr>
          <w:tab/>
        </w:r>
        <w:r w:rsidR="004F036D">
          <w:rPr>
            <w:noProof/>
            <w:webHidden/>
          </w:rPr>
          <w:fldChar w:fldCharType="begin"/>
        </w:r>
        <w:r w:rsidR="00B23C7E">
          <w:rPr>
            <w:noProof/>
            <w:webHidden/>
          </w:rPr>
          <w:instrText xml:space="preserve"> PAGEREF _Toc453430031 \h </w:instrText>
        </w:r>
        <w:r w:rsidR="004F036D">
          <w:rPr>
            <w:noProof/>
            <w:webHidden/>
          </w:rPr>
        </w:r>
        <w:r w:rsidR="004F036D">
          <w:rPr>
            <w:noProof/>
            <w:webHidden/>
          </w:rPr>
          <w:fldChar w:fldCharType="separate"/>
        </w:r>
        <w:r w:rsidR="00B23C7E">
          <w:rPr>
            <w:noProof/>
            <w:webHidden/>
          </w:rPr>
          <w:t>49</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30032" w:history="1">
        <w:r w:rsidR="00B23C7E" w:rsidRPr="00233C35">
          <w:rPr>
            <w:rStyle w:val="a5"/>
            <w:noProof/>
          </w:rPr>
          <w:t>5.6.9</w:t>
        </w:r>
        <w:r w:rsidR="00B23C7E">
          <w:rPr>
            <w:rFonts w:asciiTheme="minorHAnsi" w:eastAsiaTheme="minorEastAsia" w:hAnsiTheme="minorHAnsi" w:cstheme="minorBidi"/>
            <w:i w:val="0"/>
            <w:iCs w:val="0"/>
            <w:noProof/>
            <w:szCs w:val="22"/>
          </w:rPr>
          <w:tab/>
        </w:r>
        <w:r w:rsidR="00B23C7E" w:rsidRPr="00233C35">
          <w:rPr>
            <w:rStyle w:val="a5"/>
            <w:noProof/>
          </w:rPr>
          <w:t>WebMemberController</w:t>
        </w:r>
        <w:r w:rsidR="00B23C7E" w:rsidRPr="00233C35">
          <w:rPr>
            <w:rStyle w:val="a5"/>
            <w:rFonts w:hint="eastAsia"/>
            <w:noProof/>
          </w:rPr>
          <w:t>类概述</w:t>
        </w:r>
        <w:r w:rsidR="00B23C7E">
          <w:rPr>
            <w:noProof/>
            <w:webHidden/>
          </w:rPr>
          <w:tab/>
        </w:r>
        <w:r w:rsidR="004F036D">
          <w:rPr>
            <w:noProof/>
            <w:webHidden/>
          </w:rPr>
          <w:fldChar w:fldCharType="begin"/>
        </w:r>
        <w:r w:rsidR="00B23C7E">
          <w:rPr>
            <w:noProof/>
            <w:webHidden/>
          </w:rPr>
          <w:instrText xml:space="preserve"> PAGEREF _Toc453430032 \h </w:instrText>
        </w:r>
        <w:r w:rsidR="004F036D">
          <w:rPr>
            <w:noProof/>
            <w:webHidden/>
          </w:rPr>
        </w:r>
        <w:r w:rsidR="004F036D">
          <w:rPr>
            <w:noProof/>
            <w:webHidden/>
          </w:rPr>
          <w:fldChar w:fldCharType="separate"/>
        </w:r>
        <w:r w:rsidR="00B23C7E">
          <w:rPr>
            <w:noProof/>
            <w:webHidden/>
          </w:rPr>
          <w:t>50</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30033" w:history="1">
        <w:r w:rsidR="00B23C7E" w:rsidRPr="00233C35">
          <w:rPr>
            <w:rStyle w:val="a5"/>
            <w:noProof/>
          </w:rPr>
          <w:t>5.6.10</w:t>
        </w:r>
        <w:r w:rsidR="00B23C7E">
          <w:rPr>
            <w:rFonts w:asciiTheme="minorHAnsi" w:eastAsiaTheme="minorEastAsia" w:hAnsiTheme="minorHAnsi" w:cstheme="minorBidi"/>
            <w:i w:val="0"/>
            <w:iCs w:val="0"/>
            <w:noProof/>
            <w:szCs w:val="22"/>
          </w:rPr>
          <w:tab/>
        </w:r>
        <w:r w:rsidR="00B23C7E" w:rsidRPr="00233C35">
          <w:rPr>
            <w:rStyle w:val="a5"/>
            <w:noProof/>
          </w:rPr>
          <w:t>TeamServiceImp</w:t>
        </w:r>
        <w:r w:rsidR="00B23C7E" w:rsidRPr="00233C35">
          <w:rPr>
            <w:rStyle w:val="a5"/>
            <w:rFonts w:hint="eastAsia"/>
            <w:noProof/>
          </w:rPr>
          <w:t>类概述</w:t>
        </w:r>
        <w:r w:rsidR="00B23C7E">
          <w:rPr>
            <w:noProof/>
            <w:webHidden/>
          </w:rPr>
          <w:tab/>
        </w:r>
        <w:r w:rsidR="004F036D">
          <w:rPr>
            <w:noProof/>
            <w:webHidden/>
          </w:rPr>
          <w:fldChar w:fldCharType="begin"/>
        </w:r>
        <w:r w:rsidR="00B23C7E">
          <w:rPr>
            <w:noProof/>
            <w:webHidden/>
          </w:rPr>
          <w:instrText xml:space="preserve"> PAGEREF _Toc453430033 \h </w:instrText>
        </w:r>
        <w:r w:rsidR="004F036D">
          <w:rPr>
            <w:noProof/>
            <w:webHidden/>
          </w:rPr>
        </w:r>
        <w:r w:rsidR="004F036D">
          <w:rPr>
            <w:noProof/>
            <w:webHidden/>
          </w:rPr>
          <w:fldChar w:fldCharType="separate"/>
        </w:r>
        <w:r w:rsidR="00B23C7E">
          <w:rPr>
            <w:noProof/>
            <w:webHidden/>
          </w:rPr>
          <w:t>50</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30034" w:history="1">
        <w:r w:rsidR="00B23C7E" w:rsidRPr="00233C35">
          <w:rPr>
            <w:rStyle w:val="a5"/>
            <w:noProof/>
          </w:rPr>
          <w:t>5.6.11</w:t>
        </w:r>
        <w:r w:rsidR="00B23C7E">
          <w:rPr>
            <w:rFonts w:asciiTheme="minorHAnsi" w:eastAsiaTheme="minorEastAsia" w:hAnsiTheme="minorHAnsi" w:cstheme="minorBidi"/>
            <w:i w:val="0"/>
            <w:iCs w:val="0"/>
            <w:noProof/>
            <w:szCs w:val="22"/>
          </w:rPr>
          <w:tab/>
        </w:r>
        <w:r w:rsidR="00B23C7E" w:rsidRPr="00233C35">
          <w:rPr>
            <w:rStyle w:val="a5"/>
            <w:noProof/>
          </w:rPr>
          <w:t>TopicServiceImp</w:t>
        </w:r>
        <w:r w:rsidR="00B23C7E" w:rsidRPr="00233C35">
          <w:rPr>
            <w:rStyle w:val="a5"/>
            <w:rFonts w:hint="eastAsia"/>
            <w:noProof/>
          </w:rPr>
          <w:t>类概述</w:t>
        </w:r>
        <w:r w:rsidR="00B23C7E">
          <w:rPr>
            <w:noProof/>
            <w:webHidden/>
          </w:rPr>
          <w:tab/>
        </w:r>
        <w:r w:rsidR="004F036D">
          <w:rPr>
            <w:noProof/>
            <w:webHidden/>
          </w:rPr>
          <w:fldChar w:fldCharType="begin"/>
        </w:r>
        <w:r w:rsidR="00B23C7E">
          <w:rPr>
            <w:noProof/>
            <w:webHidden/>
          </w:rPr>
          <w:instrText xml:space="preserve"> PAGEREF _Toc453430034 \h </w:instrText>
        </w:r>
        <w:r w:rsidR="004F036D">
          <w:rPr>
            <w:noProof/>
            <w:webHidden/>
          </w:rPr>
        </w:r>
        <w:r w:rsidR="004F036D">
          <w:rPr>
            <w:noProof/>
            <w:webHidden/>
          </w:rPr>
          <w:fldChar w:fldCharType="separate"/>
        </w:r>
        <w:r w:rsidR="00B23C7E">
          <w:rPr>
            <w:noProof/>
            <w:webHidden/>
          </w:rPr>
          <w:t>51</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30035" w:history="1">
        <w:r w:rsidR="00B23C7E" w:rsidRPr="00233C35">
          <w:rPr>
            <w:rStyle w:val="a5"/>
            <w:noProof/>
          </w:rPr>
          <w:t>5.6.12</w:t>
        </w:r>
        <w:r w:rsidR="00B23C7E">
          <w:rPr>
            <w:rFonts w:asciiTheme="minorHAnsi" w:eastAsiaTheme="minorEastAsia" w:hAnsiTheme="minorHAnsi" w:cstheme="minorBidi"/>
            <w:i w:val="0"/>
            <w:iCs w:val="0"/>
            <w:noProof/>
            <w:szCs w:val="22"/>
          </w:rPr>
          <w:tab/>
        </w:r>
        <w:r w:rsidR="00B23C7E" w:rsidRPr="00233C35">
          <w:rPr>
            <w:rStyle w:val="a5"/>
            <w:noProof/>
          </w:rPr>
          <w:t>MemberServiceImp</w:t>
        </w:r>
        <w:r w:rsidR="00B23C7E" w:rsidRPr="00233C35">
          <w:rPr>
            <w:rStyle w:val="a5"/>
            <w:rFonts w:hint="eastAsia"/>
            <w:noProof/>
          </w:rPr>
          <w:t>类概述</w:t>
        </w:r>
        <w:r w:rsidR="00B23C7E">
          <w:rPr>
            <w:noProof/>
            <w:webHidden/>
          </w:rPr>
          <w:tab/>
        </w:r>
        <w:r w:rsidR="004F036D">
          <w:rPr>
            <w:noProof/>
            <w:webHidden/>
          </w:rPr>
          <w:fldChar w:fldCharType="begin"/>
        </w:r>
        <w:r w:rsidR="00B23C7E">
          <w:rPr>
            <w:noProof/>
            <w:webHidden/>
          </w:rPr>
          <w:instrText xml:space="preserve"> PAGEREF _Toc453430035 \h </w:instrText>
        </w:r>
        <w:r w:rsidR="004F036D">
          <w:rPr>
            <w:noProof/>
            <w:webHidden/>
          </w:rPr>
        </w:r>
        <w:r w:rsidR="004F036D">
          <w:rPr>
            <w:noProof/>
            <w:webHidden/>
          </w:rPr>
          <w:fldChar w:fldCharType="separate"/>
        </w:r>
        <w:r w:rsidR="00B23C7E">
          <w:rPr>
            <w:noProof/>
            <w:webHidden/>
          </w:rPr>
          <w:t>51</w:t>
        </w:r>
        <w:r w:rsidR="004F036D">
          <w:rPr>
            <w:noProof/>
            <w:webHidden/>
          </w:rPr>
          <w:fldChar w:fldCharType="end"/>
        </w:r>
      </w:hyperlink>
    </w:p>
    <w:p w:rsidR="00B23C7E" w:rsidRDefault="00E07273">
      <w:pPr>
        <w:pStyle w:val="21"/>
        <w:tabs>
          <w:tab w:val="left" w:pos="840"/>
          <w:tab w:val="right" w:leader="dot" w:pos="8296"/>
        </w:tabs>
        <w:rPr>
          <w:rFonts w:asciiTheme="minorHAnsi" w:eastAsiaTheme="minorEastAsia" w:hAnsiTheme="minorHAnsi" w:cstheme="minorBidi"/>
          <w:smallCaps w:val="0"/>
          <w:noProof/>
          <w:szCs w:val="22"/>
        </w:rPr>
      </w:pPr>
      <w:hyperlink w:anchor="_Toc453430036" w:history="1">
        <w:r w:rsidR="00B23C7E" w:rsidRPr="00233C35">
          <w:rPr>
            <w:rStyle w:val="a5"/>
            <w:rFonts w:ascii="黑体"/>
            <w:noProof/>
          </w:rPr>
          <w:t>5.7</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评论系统（</w:t>
        </w:r>
        <w:r w:rsidR="00B23C7E" w:rsidRPr="00233C35">
          <w:rPr>
            <w:rStyle w:val="a5"/>
            <w:rFonts w:ascii="黑体"/>
            <w:noProof/>
          </w:rPr>
          <w:t>Comment</w:t>
        </w:r>
        <w:r w:rsidR="00B23C7E" w:rsidRPr="00233C35">
          <w:rPr>
            <w:rStyle w:val="a5"/>
            <w:rFonts w:ascii="黑体" w:hint="eastAsia"/>
            <w:noProof/>
          </w:rPr>
          <w:t>）模块</w:t>
        </w:r>
        <w:r w:rsidR="00B23C7E">
          <w:rPr>
            <w:noProof/>
            <w:webHidden/>
          </w:rPr>
          <w:tab/>
        </w:r>
        <w:r w:rsidR="004F036D">
          <w:rPr>
            <w:noProof/>
            <w:webHidden/>
          </w:rPr>
          <w:fldChar w:fldCharType="begin"/>
        </w:r>
        <w:r w:rsidR="00B23C7E">
          <w:rPr>
            <w:noProof/>
            <w:webHidden/>
          </w:rPr>
          <w:instrText xml:space="preserve"> PAGEREF _Toc453430036 \h </w:instrText>
        </w:r>
        <w:r w:rsidR="004F036D">
          <w:rPr>
            <w:noProof/>
            <w:webHidden/>
          </w:rPr>
        </w:r>
        <w:r w:rsidR="004F036D">
          <w:rPr>
            <w:noProof/>
            <w:webHidden/>
          </w:rPr>
          <w:fldChar w:fldCharType="separate"/>
        </w:r>
        <w:r w:rsidR="00B23C7E">
          <w:rPr>
            <w:noProof/>
            <w:webHidden/>
          </w:rPr>
          <w:t>52</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30037" w:history="1">
        <w:r w:rsidR="00B23C7E" w:rsidRPr="00233C35">
          <w:rPr>
            <w:rStyle w:val="a5"/>
            <w:noProof/>
          </w:rPr>
          <w:t>5.7.1</w:t>
        </w:r>
        <w:r w:rsidR="00B23C7E">
          <w:rPr>
            <w:rFonts w:asciiTheme="minorHAnsi" w:eastAsiaTheme="minorEastAsia" w:hAnsiTheme="minorHAnsi" w:cstheme="minorBidi"/>
            <w:i w:val="0"/>
            <w:iCs w:val="0"/>
            <w:noProof/>
            <w:szCs w:val="22"/>
          </w:rPr>
          <w:tab/>
        </w:r>
        <w:r w:rsidR="00B23C7E" w:rsidRPr="00233C35">
          <w:rPr>
            <w:rStyle w:val="a5"/>
            <w:rFonts w:hint="eastAsia"/>
            <w:noProof/>
          </w:rPr>
          <w:t>评论系统模块概述</w:t>
        </w:r>
        <w:r w:rsidR="00B23C7E">
          <w:rPr>
            <w:noProof/>
            <w:webHidden/>
          </w:rPr>
          <w:tab/>
        </w:r>
        <w:r w:rsidR="004F036D">
          <w:rPr>
            <w:noProof/>
            <w:webHidden/>
          </w:rPr>
          <w:fldChar w:fldCharType="begin"/>
        </w:r>
        <w:r w:rsidR="00B23C7E">
          <w:rPr>
            <w:noProof/>
            <w:webHidden/>
          </w:rPr>
          <w:instrText xml:space="preserve"> PAGEREF _Toc453430037 \h </w:instrText>
        </w:r>
        <w:r w:rsidR="004F036D">
          <w:rPr>
            <w:noProof/>
            <w:webHidden/>
          </w:rPr>
        </w:r>
        <w:r w:rsidR="004F036D">
          <w:rPr>
            <w:noProof/>
            <w:webHidden/>
          </w:rPr>
          <w:fldChar w:fldCharType="separate"/>
        </w:r>
        <w:r w:rsidR="00B23C7E">
          <w:rPr>
            <w:noProof/>
            <w:webHidden/>
          </w:rPr>
          <w:t>52</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30038" w:history="1">
        <w:r w:rsidR="00B23C7E" w:rsidRPr="00233C35">
          <w:rPr>
            <w:rStyle w:val="a5"/>
            <w:noProof/>
          </w:rPr>
          <w:t>5.7.2</w:t>
        </w:r>
        <w:r w:rsidR="00B23C7E">
          <w:rPr>
            <w:rFonts w:asciiTheme="minorHAnsi" w:eastAsiaTheme="minorEastAsia" w:hAnsiTheme="minorHAnsi" w:cstheme="minorBidi"/>
            <w:i w:val="0"/>
            <w:iCs w:val="0"/>
            <w:noProof/>
            <w:szCs w:val="22"/>
          </w:rPr>
          <w:tab/>
        </w:r>
        <w:r w:rsidR="00B23C7E" w:rsidRPr="00233C35">
          <w:rPr>
            <w:rStyle w:val="a5"/>
            <w:rFonts w:hint="eastAsia"/>
            <w:noProof/>
          </w:rPr>
          <w:t>评论系统模块类图</w:t>
        </w:r>
        <w:r w:rsidR="00B23C7E">
          <w:rPr>
            <w:noProof/>
            <w:webHidden/>
          </w:rPr>
          <w:tab/>
        </w:r>
        <w:r w:rsidR="004F036D">
          <w:rPr>
            <w:noProof/>
            <w:webHidden/>
          </w:rPr>
          <w:fldChar w:fldCharType="begin"/>
        </w:r>
        <w:r w:rsidR="00B23C7E">
          <w:rPr>
            <w:noProof/>
            <w:webHidden/>
          </w:rPr>
          <w:instrText xml:space="preserve"> PAGEREF _Toc453430038 \h </w:instrText>
        </w:r>
        <w:r w:rsidR="004F036D">
          <w:rPr>
            <w:noProof/>
            <w:webHidden/>
          </w:rPr>
        </w:r>
        <w:r w:rsidR="004F036D">
          <w:rPr>
            <w:noProof/>
            <w:webHidden/>
          </w:rPr>
          <w:fldChar w:fldCharType="separate"/>
        </w:r>
        <w:r w:rsidR="00B23C7E">
          <w:rPr>
            <w:noProof/>
            <w:webHidden/>
          </w:rPr>
          <w:t>53</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30039" w:history="1">
        <w:r w:rsidR="00B23C7E" w:rsidRPr="00233C35">
          <w:rPr>
            <w:rStyle w:val="a5"/>
            <w:noProof/>
          </w:rPr>
          <w:t>5.7.3</w:t>
        </w:r>
        <w:r w:rsidR="00B23C7E">
          <w:rPr>
            <w:rFonts w:asciiTheme="minorHAnsi" w:eastAsiaTheme="minorEastAsia" w:hAnsiTheme="minorHAnsi" w:cstheme="minorBidi"/>
            <w:i w:val="0"/>
            <w:iCs w:val="0"/>
            <w:noProof/>
            <w:szCs w:val="22"/>
          </w:rPr>
          <w:tab/>
        </w:r>
        <w:r w:rsidR="00B23C7E" w:rsidRPr="00233C35">
          <w:rPr>
            <w:rStyle w:val="a5"/>
            <w:noProof/>
          </w:rPr>
          <w:t>JsonController</w:t>
        </w:r>
        <w:r w:rsidR="00B23C7E" w:rsidRPr="00233C35">
          <w:rPr>
            <w:rStyle w:val="a5"/>
            <w:rFonts w:hint="eastAsia"/>
            <w:noProof/>
          </w:rPr>
          <w:t>类概述</w:t>
        </w:r>
        <w:r w:rsidR="00B23C7E">
          <w:rPr>
            <w:noProof/>
            <w:webHidden/>
          </w:rPr>
          <w:tab/>
        </w:r>
        <w:r w:rsidR="004F036D">
          <w:rPr>
            <w:noProof/>
            <w:webHidden/>
          </w:rPr>
          <w:fldChar w:fldCharType="begin"/>
        </w:r>
        <w:r w:rsidR="00B23C7E">
          <w:rPr>
            <w:noProof/>
            <w:webHidden/>
          </w:rPr>
          <w:instrText xml:space="preserve"> PAGEREF _Toc453430039 \h </w:instrText>
        </w:r>
        <w:r w:rsidR="004F036D">
          <w:rPr>
            <w:noProof/>
            <w:webHidden/>
          </w:rPr>
        </w:r>
        <w:r w:rsidR="004F036D">
          <w:rPr>
            <w:noProof/>
            <w:webHidden/>
          </w:rPr>
          <w:fldChar w:fldCharType="separate"/>
        </w:r>
        <w:r w:rsidR="00B23C7E">
          <w:rPr>
            <w:noProof/>
            <w:webHidden/>
          </w:rPr>
          <w:t>53</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30040" w:history="1">
        <w:r w:rsidR="00B23C7E" w:rsidRPr="00233C35">
          <w:rPr>
            <w:rStyle w:val="a5"/>
            <w:noProof/>
          </w:rPr>
          <w:t>5.7.4</w:t>
        </w:r>
        <w:r w:rsidR="00B23C7E">
          <w:rPr>
            <w:rFonts w:asciiTheme="minorHAnsi" w:eastAsiaTheme="minorEastAsia" w:hAnsiTheme="minorHAnsi" w:cstheme="minorBidi"/>
            <w:i w:val="0"/>
            <w:iCs w:val="0"/>
            <w:noProof/>
            <w:szCs w:val="22"/>
          </w:rPr>
          <w:tab/>
        </w:r>
        <w:r w:rsidR="00B23C7E" w:rsidRPr="00233C35">
          <w:rPr>
            <w:rStyle w:val="a5"/>
            <w:noProof/>
          </w:rPr>
          <w:t>WebController</w:t>
        </w:r>
        <w:r w:rsidR="00B23C7E" w:rsidRPr="00233C35">
          <w:rPr>
            <w:rStyle w:val="a5"/>
            <w:rFonts w:hint="eastAsia"/>
            <w:noProof/>
          </w:rPr>
          <w:t>类概述</w:t>
        </w:r>
        <w:r w:rsidR="00B23C7E">
          <w:rPr>
            <w:noProof/>
            <w:webHidden/>
          </w:rPr>
          <w:tab/>
        </w:r>
        <w:r w:rsidR="004F036D">
          <w:rPr>
            <w:noProof/>
            <w:webHidden/>
          </w:rPr>
          <w:fldChar w:fldCharType="begin"/>
        </w:r>
        <w:r w:rsidR="00B23C7E">
          <w:rPr>
            <w:noProof/>
            <w:webHidden/>
          </w:rPr>
          <w:instrText xml:space="preserve"> PAGEREF _Toc453430040 \h </w:instrText>
        </w:r>
        <w:r w:rsidR="004F036D">
          <w:rPr>
            <w:noProof/>
            <w:webHidden/>
          </w:rPr>
        </w:r>
        <w:r w:rsidR="004F036D">
          <w:rPr>
            <w:noProof/>
            <w:webHidden/>
          </w:rPr>
          <w:fldChar w:fldCharType="separate"/>
        </w:r>
        <w:r w:rsidR="00B23C7E">
          <w:rPr>
            <w:noProof/>
            <w:webHidden/>
          </w:rPr>
          <w:t>54</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30041" w:history="1">
        <w:r w:rsidR="00B23C7E" w:rsidRPr="00233C35">
          <w:rPr>
            <w:rStyle w:val="a5"/>
            <w:noProof/>
          </w:rPr>
          <w:t>5.7.5</w:t>
        </w:r>
        <w:r w:rsidR="00B23C7E">
          <w:rPr>
            <w:rFonts w:asciiTheme="minorHAnsi" w:eastAsiaTheme="minorEastAsia" w:hAnsiTheme="minorHAnsi" w:cstheme="minorBidi"/>
            <w:i w:val="0"/>
            <w:iCs w:val="0"/>
            <w:noProof/>
            <w:szCs w:val="22"/>
          </w:rPr>
          <w:tab/>
        </w:r>
        <w:r w:rsidR="00B23C7E" w:rsidRPr="00233C35">
          <w:rPr>
            <w:rStyle w:val="a5"/>
            <w:noProof/>
          </w:rPr>
          <w:t>RestController</w:t>
        </w:r>
        <w:r w:rsidR="00B23C7E" w:rsidRPr="00233C35">
          <w:rPr>
            <w:rStyle w:val="a5"/>
            <w:rFonts w:hint="eastAsia"/>
            <w:noProof/>
          </w:rPr>
          <w:t>类概述</w:t>
        </w:r>
        <w:r w:rsidR="00B23C7E">
          <w:rPr>
            <w:noProof/>
            <w:webHidden/>
          </w:rPr>
          <w:tab/>
        </w:r>
        <w:r w:rsidR="004F036D">
          <w:rPr>
            <w:noProof/>
            <w:webHidden/>
          </w:rPr>
          <w:fldChar w:fldCharType="begin"/>
        </w:r>
        <w:r w:rsidR="00B23C7E">
          <w:rPr>
            <w:noProof/>
            <w:webHidden/>
          </w:rPr>
          <w:instrText xml:space="preserve"> PAGEREF _Toc453430041 \h </w:instrText>
        </w:r>
        <w:r w:rsidR="004F036D">
          <w:rPr>
            <w:noProof/>
            <w:webHidden/>
          </w:rPr>
        </w:r>
        <w:r w:rsidR="004F036D">
          <w:rPr>
            <w:noProof/>
            <w:webHidden/>
          </w:rPr>
          <w:fldChar w:fldCharType="separate"/>
        </w:r>
        <w:r w:rsidR="00B23C7E">
          <w:rPr>
            <w:noProof/>
            <w:webHidden/>
          </w:rPr>
          <w:t>54</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30042" w:history="1">
        <w:r w:rsidR="00B23C7E" w:rsidRPr="00233C35">
          <w:rPr>
            <w:rStyle w:val="a5"/>
            <w:noProof/>
          </w:rPr>
          <w:t>5.7.6</w:t>
        </w:r>
        <w:r w:rsidR="00B23C7E">
          <w:rPr>
            <w:rFonts w:asciiTheme="minorHAnsi" w:eastAsiaTheme="minorEastAsia" w:hAnsiTheme="minorHAnsi" w:cstheme="minorBidi"/>
            <w:i w:val="0"/>
            <w:iCs w:val="0"/>
            <w:noProof/>
            <w:szCs w:val="22"/>
          </w:rPr>
          <w:tab/>
        </w:r>
        <w:r w:rsidR="00B23C7E" w:rsidRPr="00233C35">
          <w:rPr>
            <w:rStyle w:val="a5"/>
            <w:noProof/>
          </w:rPr>
          <w:t>Client</w:t>
        </w:r>
        <w:r w:rsidR="00B23C7E" w:rsidRPr="00233C35">
          <w:rPr>
            <w:rStyle w:val="a5"/>
            <w:rFonts w:hint="eastAsia"/>
            <w:noProof/>
          </w:rPr>
          <w:t>类概述</w:t>
        </w:r>
        <w:r w:rsidR="00B23C7E">
          <w:rPr>
            <w:noProof/>
            <w:webHidden/>
          </w:rPr>
          <w:tab/>
        </w:r>
        <w:r w:rsidR="004F036D">
          <w:rPr>
            <w:noProof/>
            <w:webHidden/>
          </w:rPr>
          <w:fldChar w:fldCharType="begin"/>
        </w:r>
        <w:r w:rsidR="00B23C7E">
          <w:rPr>
            <w:noProof/>
            <w:webHidden/>
          </w:rPr>
          <w:instrText xml:space="preserve"> PAGEREF _Toc453430042 \h </w:instrText>
        </w:r>
        <w:r w:rsidR="004F036D">
          <w:rPr>
            <w:noProof/>
            <w:webHidden/>
          </w:rPr>
        </w:r>
        <w:r w:rsidR="004F036D">
          <w:rPr>
            <w:noProof/>
            <w:webHidden/>
          </w:rPr>
          <w:fldChar w:fldCharType="separate"/>
        </w:r>
        <w:r w:rsidR="00B23C7E">
          <w:rPr>
            <w:noProof/>
            <w:webHidden/>
          </w:rPr>
          <w:t>54</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30043" w:history="1">
        <w:r w:rsidR="00B23C7E" w:rsidRPr="00233C35">
          <w:rPr>
            <w:rStyle w:val="a5"/>
            <w:noProof/>
          </w:rPr>
          <w:t>5.7.7</w:t>
        </w:r>
        <w:r w:rsidR="00B23C7E">
          <w:rPr>
            <w:rFonts w:asciiTheme="minorHAnsi" w:eastAsiaTheme="minorEastAsia" w:hAnsiTheme="minorHAnsi" w:cstheme="minorBidi"/>
            <w:i w:val="0"/>
            <w:iCs w:val="0"/>
            <w:noProof/>
            <w:szCs w:val="22"/>
          </w:rPr>
          <w:tab/>
        </w:r>
        <w:r w:rsidR="00B23C7E" w:rsidRPr="00233C35">
          <w:rPr>
            <w:rStyle w:val="a5"/>
            <w:noProof/>
          </w:rPr>
          <w:t>CommentServiceImpl</w:t>
        </w:r>
        <w:r w:rsidR="00B23C7E" w:rsidRPr="00233C35">
          <w:rPr>
            <w:rStyle w:val="a5"/>
            <w:rFonts w:hint="eastAsia"/>
            <w:noProof/>
          </w:rPr>
          <w:t>类概述</w:t>
        </w:r>
        <w:r w:rsidR="00B23C7E">
          <w:rPr>
            <w:noProof/>
            <w:webHidden/>
          </w:rPr>
          <w:tab/>
        </w:r>
        <w:r w:rsidR="004F036D">
          <w:rPr>
            <w:noProof/>
            <w:webHidden/>
          </w:rPr>
          <w:fldChar w:fldCharType="begin"/>
        </w:r>
        <w:r w:rsidR="00B23C7E">
          <w:rPr>
            <w:noProof/>
            <w:webHidden/>
          </w:rPr>
          <w:instrText xml:space="preserve"> PAGEREF _Toc453430043 \h </w:instrText>
        </w:r>
        <w:r w:rsidR="004F036D">
          <w:rPr>
            <w:noProof/>
            <w:webHidden/>
          </w:rPr>
        </w:r>
        <w:r w:rsidR="004F036D">
          <w:rPr>
            <w:noProof/>
            <w:webHidden/>
          </w:rPr>
          <w:fldChar w:fldCharType="separate"/>
        </w:r>
        <w:r w:rsidR="00B23C7E">
          <w:rPr>
            <w:noProof/>
            <w:webHidden/>
          </w:rPr>
          <w:t>55</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30044" w:history="1">
        <w:r w:rsidR="00B23C7E" w:rsidRPr="00233C35">
          <w:rPr>
            <w:rStyle w:val="a5"/>
            <w:noProof/>
          </w:rPr>
          <w:t>5.7.8</w:t>
        </w:r>
        <w:r w:rsidR="00B23C7E">
          <w:rPr>
            <w:rFonts w:asciiTheme="minorHAnsi" w:eastAsiaTheme="minorEastAsia" w:hAnsiTheme="minorHAnsi" w:cstheme="minorBidi"/>
            <w:i w:val="0"/>
            <w:iCs w:val="0"/>
            <w:noProof/>
            <w:szCs w:val="22"/>
          </w:rPr>
          <w:tab/>
        </w:r>
        <w:r w:rsidR="00B23C7E" w:rsidRPr="00233C35">
          <w:rPr>
            <w:rStyle w:val="a5"/>
            <w:noProof/>
          </w:rPr>
          <w:t>CommentAsyncService</w:t>
        </w:r>
        <w:r w:rsidR="00B23C7E" w:rsidRPr="00233C35">
          <w:rPr>
            <w:rStyle w:val="a5"/>
            <w:rFonts w:hint="eastAsia"/>
            <w:noProof/>
          </w:rPr>
          <w:t>类概述</w:t>
        </w:r>
        <w:r w:rsidR="00B23C7E">
          <w:rPr>
            <w:noProof/>
            <w:webHidden/>
          </w:rPr>
          <w:tab/>
        </w:r>
        <w:r w:rsidR="004F036D">
          <w:rPr>
            <w:noProof/>
            <w:webHidden/>
          </w:rPr>
          <w:fldChar w:fldCharType="begin"/>
        </w:r>
        <w:r w:rsidR="00B23C7E">
          <w:rPr>
            <w:noProof/>
            <w:webHidden/>
          </w:rPr>
          <w:instrText xml:space="preserve"> PAGEREF _Toc453430044 \h </w:instrText>
        </w:r>
        <w:r w:rsidR="004F036D">
          <w:rPr>
            <w:noProof/>
            <w:webHidden/>
          </w:rPr>
        </w:r>
        <w:r w:rsidR="004F036D">
          <w:rPr>
            <w:noProof/>
            <w:webHidden/>
          </w:rPr>
          <w:fldChar w:fldCharType="separate"/>
        </w:r>
        <w:r w:rsidR="00B23C7E">
          <w:rPr>
            <w:noProof/>
            <w:webHidden/>
          </w:rPr>
          <w:t>55</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30045" w:history="1">
        <w:r w:rsidR="00B23C7E" w:rsidRPr="00233C35">
          <w:rPr>
            <w:rStyle w:val="a5"/>
            <w:noProof/>
          </w:rPr>
          <w:t>5.7.9</w:t>
        </w:r>
        <w:r w:rsidR="00B23C7E">
          <w:rPr>
            <w:rFonts w:asciiTheme="minorHAnsi" w:eastAsiaTheme="minorEastAsia" w:hAnsiTheme="minorHAnsi" w:cstheme="minorBidi"/>
            <w:i w:val="0"/>
            <w:iCs w:val="0"/>
            <w:noProof/>
            <w:szCs w:val="22"/>
          </w:rPr>
          <w:tab/>
        </w:r>
        <w:r w:rsidR="00B23C7E" w:rsidRPr="00233C35">
          <w:rPr>
            <w:rStyle w:val="a5"/>
            <w:noProof/>
          </w:rPr>
          <w:t>ICommentCache</w:t>
        </w:r>
        <w:r w:rsidR="00B23C7E" w:rsidRPr="00233C35">
          <w:rPr>
            <w:rStyle w:val="a5"/>
            <w:rFonts w:hint="eastAsia"/>
            <w:noProof/>
          </w:rPr>
          <w:t>类概述</w:t>
        </w:r>
        <w:r w:rsidR="00B23C7E">
          <w:rPr>
            <w:noProof/>
            <w:webHidden/>
          </w:rPr>
          <w:tab/>
        </w:r>
        <w:r w:rsidR="004F036D">
          <w:rPr>
            <w:noProof/>
            <w:webHidden/>
          </w:rPr>
          <w:fldChar w:fldCharType="begin"/>
        </w:r>
        <w:r w:rsidR="00B23C7E">
          <w:rPr>
            <w:noProof/>
            <w:webHidden/>
          </w:rPr>
          <w:instrText xml:space="preserve"> PAGEREF _Toc453430045 \h </w:instrText>
        </w:r>
        <w:r w:rsidR="004F036D">
          <w:rPr>
            <w:noProof/>
            <w:webHidden/>
          </w:rPr>
        </w:r>
        <w:r w:rsidR="004F036D">
          <w:rPr>
            <w:noProof/>
            <w:webHidden/>
          </w:rPr>
          <w:fldChar w:fldCharType="separate"/>
        </w:r>
        <w:r w:rsidR="00B23C7E">
          <w:rPr>
            <w:noProof/>
            <w:webHidden/>
          </w:rPr>
          <w:t>55</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30046" w:history="1">
        <w:r w:rsidR="00B23C7E" w:rsidRPr="00233C35">
          <w:rPr>
            <w:rStyle w:val="a5"/>
            <w:noProof/>
          </w:rPr>
          <w:t>5.7.10</w:t>
        </w:r>
        <w:r w:rsidR="00B23C7E">
          <w:rPr>
            <w:rFonts w:asciiTheme="minorHAnsi" w:eastAsiaTheme="minorEastAsia" w:hAnsiTheme="minorHAnsi" w:cstheme="minorBidi"/>
            <w:i w:val="0"/>
            <w:iCs w:val="0"/>
            <w:noProof/>
            <w:szCs w:val="22"/>
          </w:rPr>
          <w:tab/>
        </w:r>
        <w:r w:rsidR="00B23C7E" w:rsidRPr="00233C35">
          <w:rPr>
            <w:rStyle w:val="a5"/>
            <w:noProof/>
          </w:rPr>
          <w:t>ICommentSortCache</w:t>
        </w:r>
        <w:r w:rsidR="00B23C7E" w:rsidRPr="00233C35">
          <w:rPr>
            <w:rStyle w:val="a5"/>
            <w:rFonts w:hint="eastAsia"/>
            <w:noProof/>
          </w:rPr>
          <w:t>类概述</w:t>
        </w:r>
        <w:r w:rsidR="00B23C7E">
          <w:rPr>
            <w:noProof/>
            <w:webHidden/>
          </w:rPr>
          <w:tab/>
        </w:r>
        <w:r w:rsidR="004F036D">
          <w:rPr>
            <w:noProof/>
            <w:webHidden/>
          </w:rPr>
          <w:fldChar w:fldCharType="begin"/>
        </w:r>
        <w:r w:rsidR="00B23C7E">
          <w:rPr>
            <w:noProof/>
            <w:webHidden/>
          </w:rPr>
          <w:instrText xml:space="preserve"> PAGEREF _Toc453430046 \h </w:instrText>
        </w:r>
        <w:r w:rsidR="004F036D">
          <w:rPr>
            <w:noProof/>
            <w:webHidden/>
          </w:rPr>
        </w:r>
        <w:r w:rsidR="004F036D">
          <w:rPr>
            <w:noProof/>
            <w:webHidden/>
          </w:rPr>
          <w:fldChar w:fldCharType="separate"/>
        </w:r>
        <w:r w:rsidR="00B23C7E">
          <w:rPr>
            <w:noProof/>
            <w:webHidden/>
          </w:rPr>
          <w:t>56</w:t>
        </w:r>
        <w:r w:rsidR="004F036D">
          <w:rPr>
            <w:noProof/>
            <w:webHidden/>
          </w:rPr>
          <w:fldChar w:fldCharType="end"/>
        </w:r>
      </w:hyperlink>
    </w:p>
    <w:p w:rsidR="00B23C7E" w:rsidRDefault="00E07273">
      <w:pPr>
        <w:pStyle w:val="30"/>
        <w:tabs>
          <w:tab w:val="left" w:pos="1260"/>
          <w:tab w:val="right" w:leader="dot" w:pos="8296"/>
        </w:tabs>
        <w:rPr>
          <w:rFonts w:asciiTheme="minorHAnsi" w:eastAsiaTheme="minorEastAsia" w:hAnsiTheme="minorHAnsi" w:cstheme="minorBidi"/>
          <w:i w:val="0"/>
          <w:iCs w:val="0"/>
          <w:noProof/>
          <w:szCs w:val="22"/>
        </w:rPr>
      </w:pPr>
      <w:hyperlink w:anchor="_Toc453430047" w:history="1">
        <w:r w:rsidR="00B23C7E" w:rsidRPr="00233C35">
          <w:rPr>
            <w:rStyle w:val="a5"/>
            <w:noProof/>
          </w:rPr>
          <w:t>5.7.11</w:t>
        </w:r>
        <w:r w:rsidR="00B23C7E">
          <w:rPr>
            <w:rFonts w:asciiTheme="minorHAnsi" w:eastAsiaTheme="minorEastAsia" w:hAnsiTheme="minorHAnsi" w:cstheme="minorBidi"/>
            <w:i w:val="0"/>
            <w:iCs w:val="0"/>
            <w:noProof/>
            <w:szCs w:val="22"/>
          </w:rPr>
          <w:tab/>
        </w:r>
        <w:r w:rsidR="00B23C7E" w:rsidRPr="00233C35">
          <w:rPr>
            <w:rStyle w:val="a5"/>
            <w:noProof/>
          </w:rPr>
          <w:t>CommentDao</w:t>
        </w:r>
        <w:r w:rsidR="00B23C7E" w:rsidRPr="00233C35">
          <w:rPr>
            <w:rStyle w:val="a5"/>
            <w:rFonts w:hint="eastAsia"/>
            <w:noProof/>
          </w:rPr>
          <w:t>类概述</w:t>
        </w:r>
        <w:r w:rsidR="00B23C7E">
          <w:rPr>
            <w:noProof/>
            <w:webHidden/>
          </w:rPr>
          <w:tab/>
        </w:r>
        <w:r w:rsidR="004F036D">
          <w:rPr>
            <w:noProof/>
            <w:webHidden/>
          </w:rPr>
          <w:fldChar w:fldCharType="begin"/>
        </w:r>
        <w:r w:rsidR="00B23C7E">
          <w:rPr>
            <w:noProof/>
            <w:webHidden/>
          </w:rPr>
          <w:instrText xml:space="preserve"> PAGEREF _Toc453430047 \h </w:instrText>
        </w:r>
        <w:r w:rsidR="004F036D">
          <w:rPr>
            <w:noProof/>
            <w:webHidden/>
          </w:rPr>
        </w:r>
        <w:r w:rsidR="004F036D">
          <w:rPr>
            <w:noProof/>
            <w:webHidden/>
          </w:rPr>
          <w:fldChar w:fldCharType="separate"/>
        </w:r>
        <w:r w:rsidR="00B23C7E">
          <w:rPr>
            <w:noProof/>
            <w:webHidden/>
          </w:rPr>
          <w:t>56</w:t>
        </w:r>
        <w:r w:rsidR="004F036D">
          <w:rPr>
            <w:noProof/>
            <w:webHidden/>
          </w:rPr>
          <w:fldChar w:fldCharType="end"/>
        </w:r>
      </w:hyperlink>
    </w:p>
    <w:p w:rsidR="00B23C7E" w:rsidRDefault="00E07273">
      <w:pPr>
        <w:pStyle w:val="21"/>
        <w:tabs>
          <w:tab w:val="left" w:pos="840"/>
          <w:tab w:val="right" w:leader="dot" w:pos="8296"/>
        </w:tabs>
        <w:rPr>
          <w:rFonts w:asciiTheme="minorHAnsi" w:eastAsiaTheme="minorEastAsia" w:hAnsiTheme="minorHAnsi" w:cstheme="minorBidi"/>
          <w:smallCaps w:val="0"/>
          <w:noProof/>
          <w:szCs w:val="22"/>
        </w:rPr>
      </w:pPr>
      <w:hyperlink w:anchor="_Toc453430048" w:history="1">
        <w:r w:rsidR="00B23C7E" w:rsidRPr="00233C35">
          <w:rPr>
            <w:rStyle w:val="a5"/>
            <w:rFonts w:ascii="黑体"/>
            <w:noProof/>
          </w:rPr>
          <w:t>5.8</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本章小结</w:t>
        </w:r>
        <w:r w:rsidR="00B23C7E">
          <w:rPr>
            <w:noProof/>
            <w:webHidden/>
          </w:rPr>
          <w:tab/>
        </w:r>
        <w:r w:rsidR="004F036D">
          <w:rPr>
            <w:noProof/>
            <w:webHidden/>
          </w:rPr>
          <w:fldChar w:fldCharType="begin"/>
        </w:r>
        <w:r w:rsidR="00B23C7E">
          <w:rPr>
            <w:noProof/>
            <w:webHidden/>
          </w:rPr>
          <w:instrText xml:space="preserve"> PAGEREF _Toc453430048 \h </w:instrText>
        </w:r>
        <w:r w:rsidR="004F036D">
          <w:rPr>
            <w:noProof/>
            <w:webHidden/>
          </w:rPr>
        </w:r>
        <w:r w:rsidR="004F036D">
          <w:rPr>
            <w:noProof/>
            <w:webHidden/>
          </w:rPr>
          <w:fldChar w:fldCharType="separate"/>
        </w:r>
        <w:r w:rsidR="00B23C7E">
          <w:rPr>
            <w:noProof/>
            <w:webHidden/>
          </w:rPr>
          <w:t>56</w:t>
        </w:r>
        <w:r w:rsidR="004F036D">
          <w:rPr>
            <w:noProof/>
            <w:webHidden/>
          </w:rPr>
          <w:fldChar w:fldCharType="end"/>
        </w:r>
      </w:hyperlink>
    </w:p>
    <w:p w:rsidR="00B23C7E" w:rsidRDefault="00E07273">
      <w:pPr>
        <w:pStyle w:val="10"/>
        <w:tabs>
          <w:tab w:val="right" w:leader="dot" w:pos="8296"/>
        </w:tabs>
        <w:rPr>
          <w:rFonts w:asciiTheme="minorHAnsi" w:eastAsiaTheme="minorEastAsia" w:hAnsiTheme="minorHAnsi" w:cstheme="minorBidi"/>
          <w:b w:val="0"/>
          <w:bCs w:val="0"/>
          <w:caps w:val="0"/>
          <w:noProof/>
          <w:szCs w:val="22"/>
        </w:rPr>
      </w:pPr>
      <w:hyperlink w:anchor="_Toc453430049" w:history="1">
        <w:r w:rsidR="00B23C7E" w:rsidRPr="00233C35">
          <w:rPr>
            <w:rStyle w:val="a5"/>
            <w:rFonts w:eastAsia="黑体" w:hint="eastAsia"/>
            <w:noProof/>
          </w:rPr>
          <w:t>第六章</w:t>
        </w:r>
        <w:r w:rsidR="00B23C7E" w:rsidRPr="00233C35">
          <w:rPr>
            <w:rStyle w:val="a5"/>
            <w:rFonts w:eastAsia="黑体"/>
            <w:noProof/>
          </w:rPr>
          <w:t xml:space="preserve"> </w:t>
        </w:r>
        <w:r w:rsidR="00B23C7E" w:rsidRPr="00233C35">
          <w:rPr>
            <w:rStyle w:val="a5"/>
            <w:rFonts w:eastAsia="黑体" w:hint="eastAsia"/>
            <w:noProof/>
          </w:rPr>
          <w:t>结束语</w:t>
        </w:r>
        <w:r w:rsidR="00B23C7E">
          <w:rPr>
            <w:noProof/>
            <w:webHidden/>
          </w:rPr>
          <w:tab/>
        </w:r>
        <w:r w:rsidR="004F036D">
          <w:rPr>
            <w:noProof/>
            <w:webHidden/>
          </w:rPr>
          <w:fldChar w:fldCharType="begin"/>
        </w:r>
        <w:r w:rsidR="00B23C7E">
          <w:rPr>
            <w:noProof/>
            <w:webHidden/>
          </w:rPr>
          <w:instrText xml:space="preserve"> PAGEREF _Toc453430049 \h </w:instrText>
        </w:r>
        <w:r w:rsidR="004F036D">
          <w:rPr>
            <w:noProof/>
            <w:webHidden/>
          </w:rPr>
        </w:r>
        <w:r w:rsidR="004F036D">
          <w:rPr>
            <w:noProof/>
            <w:webHidden/>
          </w:rPr>
          <w:fldChar w:fldCharType="separate"/>
        </w:r>
        <w:r w:rsidR="00B23C7E">
          <w:rPr>
            <w:noProof/>
            <w:webHidden/>
          </w:rPr>
          <w:t>57</w:t>
        </w:r>
        <w:r w:rsidR="004F036D">
          <w:rPr>
            <w:noProof/>
            <w:webHidden/>
          </w:rPr>
          <w:fldChar w:fldCharType="end"/>
        </w:r>
      </w:hyperlink>
    </w:p>
    <w:p w:rsidR="00B23C7E" w:rsidRDefault="00E07273">
      <w:pPr>
        <w:pStyle w:val="21"/>
        <w:tabs>
          <w:tab w:val="left" w:pos="840"/>
          <w:tab w:val="right" w:leader="dot" w:pos="8296"/>
        </w:tabs>
        <w:rPr>
          <w:rFonts w:asciiTheme="minorHAnsi" w:eastAsiaTheme="minorEastAsia" w:hAnsiTheme="minorHAnsi" w:cstheme="minorBidi"/>
          <w:smallCaps w:val="0"/>
          <w:noProof/>
          <w:szCs w:val="22"/>
        </w:rPr>
      </w:pPr>
      <w:hyperlink w:anchor="_Toc453430050" w:history="1">
        <w:r w:rsidR="00B23C7E" w:rsidRPr="00233C35">
          <w:rPr>
            <w:rStyle w:val="a5"/>
            <w:rFonts w:ascii="黑体"/>
            <w:noProof/>
          </w:rPr>
          <w:t>6.1</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论文工作总结</w:t>
        </w:r>
        <w:r w:rsidR="00B23C7E">
          <w:rPr>
            <w:noProof/>
            <w:webHidden/>
          </w:rPr>
          <w:tab/>
        </w:r>
        <w:r w:rsidR="004F036D">
          <w:rPr>
            <w:noProof/>
            <w:webHidden/>
          </w:rPr>
          <w:fldChar w:fldCharType="begin"/>
        </w:r>
        <w:r w:rsidR="00B23C7E">
          <w:rPr>
            <w:noProof/>
            <w:webHidden/>
          </w:rPr>
          <w:instrText xml:space="preserve"> PAGEREF _Toc453430050 \h </w:instrText>
        </w:r>
        <w:r w:rsidR="004F036D">
          <w:rPr>
            <w:noProof/>
            <w:webHidden/>
          </w:rPr>
        </w:r>
        <w:r w:rsidR="004F036D">
          <w:rPr>
            <w:noProof/>
            <w:webHidden/>
          </w:rPr>
          <w:fldChar w:fldCharType="separate"/>
        </w:r>
        <w:r w:rsidR="00B23C7E">
          <w:rPr>
            <w:noProof/>
            <w:webHidden/>
          </w:rPr>
          <w:t>57</w:t>
        </w:r>
        <w:r w:rsidR="004F036D">
          <w:rPr>
            <w:noProof/>
            <w:webHidden/>
          </w:rPr>
          <w:fldChar w:fldCharType="end"/>
        </w:r>
      </w:hyperlink>
    </w:p>
    <w:p w:rsidR="00B23C7E" w:rsidRDefault="00E07273">
      <w:pPr>
        <w:pStyle w:val="21"/>
        <w:tabs>
          <w:tab w:val="left" w:pos="840"/>
          <w:tab w:val="right" w:leader="dot" w:pos="8296"/>
        </w:tabs>
        <w:rPr>
          <w:rFonts w:asciiTheme="minorHAnsi" w:eastAsiaTheme="minorEastAsia" w:hAnsiTheme="minorHAnsi" w:cstheme="minorBidi"/>
          <w:smallCaps w:val="0"/>
          <w:noProof/>
          <w:szCs w:val="22"/>
        </w:rPr>
      </w:pPr>
      <w:hyperlink w:anchor="_Toc453430051" w:history="1">
        <w:r w:rsidR="00B23C7E" w:rsidRPr="00233C35">
          <w:rPr>
            <w:rStyle w:val="a5"/>
            <w:rFonts w:ascii="黑体"/>
            <w:noProof/>
          </w:rPr>
          <w:t>6.2</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问题和展望</w:t>
        </w:r>
        <w:r w:rsidR="00B23C7E">
          <w:rPr>
            <w:noProof/>
            <w:webHidden/>
          </w:rPr>
          <w:tab/>
        </w:r>
        <w:r w:rsidR="004F036D">
          <w:rPr>
            <w:noProof/>
            <w:webHidden/>
          </w:rPr>
          <w:fldChar w:fldCharType="begin"/>
        </w:r>
        <w:r w:rsidR="00B23C7E">
          <w:rPr>
            <w:noProof/>
            <w:webHidden/>
          </w:rPr>
          <w:instrText xml:space="preserve"> PAGEREF _Toc453430051 \h </w:instrText>
        </w:r>
        <w:r w:rsidR="004F036D">
          <w:rPr>
            <w:noProof/>
            <w:webHidden/>
          </w:rPr>
        </w:r>
        <w:r w:rsidR="004F036D">
          <w:rPr>
            <w:noProof/>
            <w:webHidden/>
          </w:rPr>
          <w:fldChar w:fldCharType="separate"/>
        </w:r>
        <w:r w:rsidR="00B23C7E">
          <w:rPr>
            <w:noProof/>
            <w:webHidden/>
          </w:rPr>
          <w:t>57</w:t>
        </w:r>
        <w:r w:rsidR="004F036D">
          <w:rPr>
            <w:noProof/>
            <w:webHidden/>
          </w:rPr>
          <w:fldChar w:fldCharType="end"/>
        </w:r>
      </w:hyperlink>
    </w:p>
    <w:p w:rsidR="00911ECC" w:rsidRDefault="004F036D">
      <w:pPr>
        <w:spacing w:line="400" w:lineRule="exact"/>
        <w:rPr>
          <w:rFonts w:ascii="宋体" w:hAnsi="宋体"/>
        </w:rPr>
      </w:pPr>
      <w:r>
        <w:rPr>
          <w:rFonts w:ascii="宋体" w:hAnsi="宋体"/>
          <w:bCs/>
          <w:caps/>
          <w:sz w:val="24"/>
        </w:rPr>
        <w:fldChar w:fldCharType="end"/>
      </w:r>
    </w:p>
    <w:p w:rsidR="00911ECC" w:rsidRDefault="00911ECC">
      <w:pPr>
        <w:sectPr w:rsidR="00911ECC">
          <w:footerReference w:type="default" r:id="rId14"/>
          <w:pgSz w:w="11906" w:h="16838"/>
          <w:pgMar w:top="1440" w:right="1800" w:bottom="1440" w:left="1800" w:header="851" w:footer="992" w:gutter="0"/>
          <w:pgNumType w:fmt="lowerRoman" w:start="1"/>
          <w:cols w:space="720"/>
          <w:docGrid w:type="lines" w:linePitch="312"/>
        </w:sectPr>
      </w:pPr>
    </w:p>
    <w:p w:rsidR="00911ECC" w:rsidRDefault="00911ECC" w:rsidP="00626322">
      <w:pPr>
        <w:pStyle w:val="1"/>
        <w:numPr>
          <w:ilvl w:val="0"/>
          <w:numId w:val="0"/>
        </w:numPr>
        <w:jc w:val="center"/>
        <w:rPr>
          <w:rFonts w:eastAsia="黑体"/>
          <w:sz w:val="32"/>
        </w:rPr>
      </w:pPr>
      <w:bookmarkStart w:id="0" w:name="_Toc453429934"/>
      <w:r>
        <w:rPr>
          <w:rFonts w:eastAsia="黑体" w:hint="eastAsia"/>
          <w:sz w:val="32"/>
        </w:rPr>
        <w:lastRenderedPageBreak/>
        <w:t>第一章</w:t>
      </w:r>
      <w:r>
        <w:rPr>
          <w:rFonts w:eastAsia="黑体" w:hint="eastAsia"/>
          <w:sz w:val="32"/>
        </w:rPr>
        <w:t xml:space="preserve"> </w:t>
      </w:r>
      <w:r>
        <w:rPr>
          <w:rFonts w:eastAsia="黑体" w:hint="eastAsia"/>
          <w:sz w:val="32"/>
        </w:rPr>
        <w:t>引言</w:t>
      </w:r>
      <w:bookmarkEnd w:id="0"/>
    </w:p>
    <w:p w:rsidR="00911ECC" w:rsidRDefault="00911ECC" w:rsidP="00626322">
      <w:pPr>
        <w:pStyle w:val="2"/>
        <w:rPr>
          <w:rFonts w:ascii="黑体"/>
          <w:sz w:val="28"/>
          <w:szCs w:val="28"/>
        </w:rPr>
      </w:pPr>
      <w:bookmarkStart w:id="1" w:name="_Toc453429935"/>
      <w:r>
        <w:rPr>
          <w:rFonts w:ascii="黑体" w:hint="eastAsia"/>
          <w:sz w:val="28"/>
          <w:szCs w:val="28"/>
        </w:rPr>
        <w:t>背景</w:t>
      </w:r>
      <w:bookmarkEnd w:id="1"/>
    </w:p>
    <w:p w:rsidR="008C1316" w:rsidRPr="008C1316" w:rsidRDefault="002E28AD" w:rsidP="008C1316">
      <w:pPr>
        <w:pStyle w:val="af2"/>
        <w:spacing w:line="400" w:lineRule="exact"/>
        <w:ind w:firstLine="432"/>
        <w:rPr>
          <w:rFonts w:ascii="宋体" w:eastAsia="宋体" w:hAnsi="宋体"/>
        </w:rPr>
      </w:pPr>
      <w:r w:rsidRPr="002E28AD">
        <w:rPr>
          <w:rFonts w:ascii="宋体" w:eastAsia="宋体" w:hAnsi="宋体" w:hint="eastAsia"/>
        </w:rPr>
        <w:t>原始社会到工业作坊到现代企业都存在一定的制度和规矩来协同整个组织的运作，这就是所谓的管理（没有规矩不成方圆）；管理的目的是让每一个人发挥所长而不是限制每一个人，而每一个人的特长发挥需要更好的协同。协同在任何组织天然存在：因为人类社会存在专业分工、既有分工必然需要协同。从远古时代的飞鸽传信、烽火台、飞马传书、驿站、官员奏章、朝廷颁令，到近代的书信邮局、电报传真、电话、红头文件、内部会议，再到现代电子邮件、即时通讯、移动手机、视频通讯、微博微信……所有这些都是为了满足更高效实现一个组织目标而发明的协同工具。从现代文明开始，随着电脑科技的发展、企业组织的发达，也就产生了现在的</w:t>
      </w:r>
      <w:r w:rsidR="00AA7E0C">
        <w:rPr>
          <w:rFonts w:ascii="宋体" w:eastAsia="宋体" w:hAnsi="宋体" w:hint="eastAsia"/>
        </w:rPr>
        <w:t>协同办公</w:t>
      </w:r>
      <w:r w:rsidR="003020B2">
        <w:rPr>
          <w:rFonts w:ascii="宋体" w:eastAsia="宋体" w:hAnsi="宋体" w:hint="eastAsia"/>
        </w:rPr>
        <w:t>软件。</w:t>
      </w:r>
      <w:r w:rsidR="00AA7E0C">
        <w:rPr>
          <w:rFonts w:ascii="宋体" w:eastAsia="宋体" w:hAnsi="宋体" w:hint="eastAsia"/>
        </w:rPr>
        <w:t>协同办公</w:t>
      </w:r>
      <w:r w:rsidR="008C1316" w:rsidRPr="008C1316">
        <w:rPr>
          <w:rFonts w:ascii="宋体" w:eastAsia="宋体" w:hAnsi="宋体" w:hint="eastAsia"/>
        </w:rPr>
        <w:t>软件的发展与互联网的发展基本保持一致，从刚开始有邮件、电子公告板、BBS，到独立网站的出现、到分类搜索网站、到门户网站（新浪、网易）、到全局搜索引擎的出现、到强化个人分享的博客出现、到实时个人分享的社交化微博出现，到目前微信的兴起，社会互联网的发展一直带动着</w:t>
      </w:r>
      <w:r w:rsidR="00AA7E0C">
        <w:rPr>
          <w:rFonts w:ascii="宋体" w:eastAsia="宋体" w:hAnsi="宋体" w:hint="eastAsia"/>
        </w:rPr>
        <w:t>协同办公</w:t>
      </w:r>
      <w:r w:rsidR="008C1316" w:rsidRPr="008C1316">
        <w:rPr>
          <w:rFonts w:ascii="宋体" w:eastAsia="宋体" w:hAnsi="宋体" w:hint="eastAsia"/>
        </w:rPr>
        <w:t>软件的发展。互联网的发展脉络是从点对</w:t>
      </w:r>
      <w:r w:rsidR="008C1316">
        <w:rPr>
          <w:rFonts w:ascii="宋体" w:eastAsia="宋体" w:hAnsi="宋体" w:hint="eastAsia"/>
        </w:rPr>
        <w:t>点、点对面、面对面、面对点、点对点直到回归以每一个人为核心的应。</w:t>
      </w:r>
    </w:p>
    <w:p w:rsidR="008C1316" w:rsidRPr="008C1316" w:rsidRDefault="00AA7E0C" w:rsidP="008C1316">
      <w:pPr>
        <w:pStyle w:val="af2"/>
        <w:spacing w:line="400" w:lineRule="exact"/>
        <w:ind w:firstLine="432"/>
        <w:rPr>
          <w:rFonts w:ascii="宋体" w:eastAsia="宋体" w:hAnsi="宋体"/>
        </w:rPr>
      </w:pPr>
      <w:r>
        <w:rPr>
          <w:rFonts w:ascii="宋体" w:eastAsia="宋体" w:hAnsi="宋体" w:hint="eastAsia"/>
        </w:rPr>
        <w:t>协同办公</w:t>
      </w:r>
      <w:r w:rsidR="008C1316" w:rsidRPr="008C1316">
        <w:rPr>
          <w:rFonts w:ascii="宋体" w:eastAsia="宋体" w:hAnsi="宋体" w:hint="eastAsia"/>
        </w:rPr>
        <w:t>软件以应用为核心的阶段发展：</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第一阶段：文档电子化（1991-1997）</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第二阶段：电子邮件的普及（1998-2003）</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第三阶段：公文行政办公和内网建设为核心（2003-2008）</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第四阶段：工作流程管理为核心（2007-2013）</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第五阶段：信息门户阶段（集成为核心）（</w:t>
      </w:r>
      <w:r>
        <w:rPr>
          <w:rFonts w:ascii="宋体" w:eastAsia="宋体" w:hAnsi="宋体" w:hint="eastAsia"/>
        </w:rPr>
        <w:t>2012-？</w:t>
      </w:r>
      <w:r w:rsidRPr="008C1316">
        <w:rPr>
          <w:rFonts w:ascii="宋体" w:eastAsia="宋体" w:hAnsi="宋体" w:hint="eastAsia"/>
        </w:rPr>
        <w:t>）</w:t>
      </w:r>
    </w:p>
    <w:p w:rsidR="002E28AD"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第六阶段：</w:t>
      </w:r>
      <w:r>
        <w:rPr>
          <w:rFonts w:ascii="宋体" w:eastAsia="宋体" w:hAnsi="宋体" w:hint="eastAsia"/>
        </w:rPr>
        <w:t>？</w:t>
      </w:r>
    </w:p>
    <w:p w:rsidR="008C1316" w:rsidRDefault="008C1316" w:rsidP="008C1316">
      <w:pPr>
        <w:pStyle w:val="af2"/>
        <w:spacing w:line="400" w:lineRule="exact"/>
        <w:ind w:firstLine="432"/>
        <w:rPr>
          <w:rFonts w:ascii="宋体" w:eastAsia="宋体" w:hAnsi="宋体"/>
        </w:rPr>
      </w:pPr>
      <w:r>
        <w:rPr>
          <w:rFonts w:ascii="宋体" w:eastAsia="宋体" w:hAnsi="宋体" w:hint="eastAsia"/>
        </w:rPr>
        <w:t>我们看到，</w:t>
      </w:r>
      <w:r w:rsidR="00AA7E0C">
        <w:rPr>
          <w:rFonts w:ascii="宋体" w:eastAsia="宋体" w:hAnsi="宋体" w:hint="eastAsia"/>
        </w:rPr>
        <w:t>协同办公</w:t>
      </w:r>
      <w:r w:rsidRPr="008C1316">
        <w:rPr>
          <w:rFonts w:ascii="宋体" w:eastAsia="宋体" w:hAnsi="宋体" w:hint="eastAsia"/>
        </w:rPr>
        <w:t>软件</w:t>
      </w:r>
      <w:r>
        <w:rPr>
          <w:rFonts w:ascii="宋体" w:eastAsia="宋体" w:hAnsi="宋体" w:hint="eastAsia"/>
        </w:rPr>
        <w:t>发展的前几个阶段中</w:t>
      </w:r>
      <w:r w:rsidR="00F26FCB">
        <w:rPr>
          <w:rFonts w:ascii="宋体" w:eastAsia="宋体" w:hAnsi="宋体" w:hint="eastAsia"/>
        </w:rPr>
        <w:t>是以PC为主要的产生工具，而且数据主要的载体也是在PC端。从应用的部署来看，不管是C/S结构的方式</w:t>
      </w:r>
      <w:r w:rsidR="00F26FCB">
        <w:rPr>
          <w:rFonts w:ascii="宋体" w:eastAsia="宋体" w:hAnsi="宋体" w:hint="eastAsia"/>
        </w:rPr>
        <w:lastRenderedPageBreak/>
        <w:t>还是B/S结构的方式，目前都是以PC端为主来部署和应用的。PC的优点，计算速度快，可视面积大；缺点，不便携，自备电源待机时间短，不适应长时间的外出工作。这样就提出了智能移动终端的需求，我们需要一个可以随身携带，使用和待机时间长而且功能丰富的终端来代替PC</w:t>
      </w:r>
      <w:r w:rsidR="00A665D8">
        <w:rPr>
          <w:rFonts w:ascii="宋体" w:eastAsia="宋体" w:hAnsi="宋体" w:hint="eastAsia"/>
        </w:rPr>
        <w:t>，</w:t>
      </w:r>
      <w:r w:rsidR="00F26FCB">
        <w:rPr>
          <w:rFonts w:ascii="宋体" w:eastAsia="宋体" w:hAnsi="宋体" w:hint="eastAsia"/>
        </w:rPr>
        <w:t>智能手机无疑就是最佳的选择了。</w:t>
      </w:r>
      <w:r w:rsidR="00A665D8">
        <w:rPr>
          <w:rFonts w:ascii="宋体" w:eastAsia="宋体" w:hAnsi="宋体" w:hint="eastAsia"/>
        </w:rPr>
        <w:t>接下来我们以管理的内容来看看</w:t>
      </w:r>
      <w:r w:rsidR="00AA7E0C">
        <w:rPr>
          <w:rFonts w:ascii="宋体" w:eastAsia="宋体" w:hAnsi="宋体" w:hint="eastAsia"/>
        </w:rPr>
        <w:t>协同办公</w:t>
      </w:r>
      <w:r w:rsidR="00A665D8" w:rsidRPr="008C1316">
        <w:rPr>
          <w:rFonts w:ascii="宋体" w:eastAsia="宋体" w:hAnsi="宋体" w:hint="eastAsia"/>
        </w:rPr>
        <w:t>软件</w:t>
      </w:r>
      <w:r w:rsidR="00A665D8">
        <w:rPr>
          <w:rFonts w:ascii="宋体" w:eastAsia="宋体" w:hAnsi="宋体" w:hint="eastAsia"/>
        </w:rPr>
        <w:t>的发展。前三个阶段，管理的内容主要有：文档、邮件、公告、内部新闻等</w:t>
      </w:r>
      <w:r w:rsidR="008A781C">
        <w:rPr>
          <w:rFonts w:ascii="宋体" w:eastAsia="宋体" w:hAnsi="宋体" w:hint="eastAsia"/>
        </w:rPr>
        <w:t>一些静态的资源</w:t>
      </w:r>
      <w:r w:rsidR="00A665D8">
        <w:rPr>
          <w:rFonts w:ascii="宋体" w:eastAsia="宋体" w:hAnsi="宋体" w:hint="eastAsia"/>
        </w:rPr>
        <w:t>。第四个阶段，提出了一个新概念：工作流程管理。</w:t>
      </w:r>
      <w:r w:rsidR="008A781C">
        <w:rPr>
          <w:rFonts w:ascii="宋体" w:eastAsia="宋体" w:hAnsi="宋体" w:hint="eastAsia"/>
        </w:rPr>
        <w:t>此时企业的内部就有了</w:t>
      </w:r>
      <w:r w:rsidR="00042B0B">
        <w:rPr>
          <w:rFonts w:ascii="宋体" w:eastAsia="宋体" w:hAnsi="宋体" w:hint="eastAsia"/>
        </w:rPr>
        <w:t>很多的</w:t>
      </w:r>
      <w:r w:rsidR="00AA7E0C">
        <w:rPr>
          <w:rFonts w:ascii="宋体" w:eastAsia="宋体" w:hAnsi="宋体" w:hint="eastAsia"/>
        </w:rPr>
        <w:t>协同办公</w:t>
      </w:r>
      <w:r w:rsidR="00042B0B" w:rsidRPr="008C1316">
        <w:rPr>
          <w:rFonts w:ascii="宋体" w:eastAsia="宋体" w:hAnsi="宋体" w:hint="eastAsia"/>
        </w:rPr>
        <w:t>软件</w:t>
      </w:r>
      <w:r w:rsidR="00042B0B">
        <w:rPr>
          <w:rFonts w:ascii="宋体" w:eastAsia="宋体" w:hAnsi="宋体" w:hint="eastAsia"/>
        </w:rPr>
        <w:t>。员工为了完成工作可能需要使用不只一种的协同办公软件，相当的繁锁。在第五阶段，为了解决这个问题，提出了信息门户，重点在于集成这之前提供的众多种类的</w:t>
      </w:r>
      <w:r w:rsidR="00AA7E0C">
        <w:rPr>
          <w:rFonts w:ascii="宋体" w:eastAsia="宋体" w:hAnsi="宋体" w:hint="eastAsia"/>
        </w:rPr>
        <w:t>协同办公</w:t>
      </w:r>
      <w:r w:rsidR="00042B0B" w:rsidRPr="008C1316">
        <w:rPr>
          <w:rFonts w:ascii="宋体" w:eastAsia="宋体" w:hAnsi="宋体" w:hint="eastAsia"/>
        </w:rPr>
        <w:t>软件</w:t>
      </w:r>
      <w:r w:rsidR="000A62F1">
        <w:rPr>
          <w:rFonts w:ascii="宋体" w:eastAsia="宋体" w:hAnsi="宋体" w:hint="eastAsia"/>
        </w:rPr>
        <w:t>。起到了一点成效，提高了员工的工作效率。</w:t>
      </w:r>
      <w:r w:rsidR="00042B0B">
        <w:rPr>
          <w:rFonts w:ascii="宋体" w:eastAsia="宋体" w:hAnsi="宋体" w:hint="eastAsia"/>
        </w:rPr>
        <w:t>在这个集成的门户中，数据孤岛的问题依然没有能很好的解决。</w:t>
      </w:r>
      <w:r w:rsidR="000A62F1">
        <w:rPr>
          <w:rFonts w:ascii="宋体" w:eastAsia="宋体" w:hAnsi="宋体" w:hint="eastAsia"/>
        </w:rPr>
        <w:t>现在</w:t>
      </w:r>
      <w:r w:rsidR="00042B0B">
        <w:rPr>
          <w:rFonts w:ascii="宋体" w:eastAsia="宋体" w:hAnsi="宋体" w:hint="eastAsia"/>
        </w:rPr>
        <w:t>，越来越多的企业意识到信息流通的重要性，不只在企业的内部打通信息解决孤岛，更想要加强企业上下游之间的沟通，提升企业的决策能力。云服务，成为了一个最优解决的方案。综上，一个基于云上的企业协同服务方案成为了现在移动互联网行业中的热门方向。</w:t>
      </w:r>
    </w:p>
    <w:p w:rsidR="00412DB6" w:rsidRDefault="000F5577" w:rsidP="00D5335C">
      <w:pPr>
        <w:pStyle w:val="af2"/>
        <w:spacing w:line="400" w:lineRule="exact"/>
        <w:ind w:firstLine="432"/>
        <w:rPr>
          <w:rFonts w:ascii="宋体" w:eastAsia="宋体" w:hAnsi="宋体"/>
        </w:rPr>
      </w:pPr>
      <w:r>
        <w:rPr>
          <w:rFonts w:ascii="宋体" w:eastAsia="宋体" w:hAnsi="宋体" w:hint="eastAsia"/>
        </w:rPr>
        <w:t>将所有的企业协同业务放在云上的优点很多，同样带来的挑战也很大。截止2015年下半年，国内的注册企业数已达7000</w:t>
      </w:r>
      <w:r w:rsidR="00F370BE">
        <w:rPr>
          <w:rFonts w:ascii="宋体" w:eastAsia="宋体" w:hAnsi="宋体" w:hint="eastAsia"/>
        </w:rPr>
        <w:t>万家，从业人员</w:t>
      </w:r>
      <w:r w:rsidR="00090C32">
        <w:rPr>
          <w:rFonts w:ascii="宋体" w:eastAsia="宋体" w:hAnsi="宋体" w:hint="eastAsia"/>
        </w:rPr>
        <w:t>还要番几番。为</w:t>
      </w:r>
      <w:r>
        <w:rPr>
          <w:rFonts w:ascii="宋体" w:eastAsia="宋体" w:hAnsi="宋体" w:hint="eastAsia"/>
        </w:rPr>
        <w:t>如此庞大</w:t>
      </w:r>
      <w:r w:rsidR="00D5335C">
        <w:rPr>
          <w:rFonts w:ascii="宋体" w:eastAsia="宋体" w:hAnsi="宋体" w:hint="eastAsia"/>
        </w:rPr>
        <w:t>的用户群提供服务，一几台</w:t>
      </w:r>
      <w:r w:rsidR="00090C32">
        <w:rPr>
          <w:rFonts w:ascii="宋体" w:eastAsia="宋体" w:hAnsi="宋体" w:hint="eastAsia"/>
        </w:rPr>
        <w:t>高性能</w:t>
      </w:r>
      <w:r w:rsidR="00D5335C">
        <w:rPr>
          <w:rFonts w:ascii="宋体" w:eastAsia="宋体" w:hAnsi="宋体" w:hint="eastAsia"/>
        </w:rPr>
        <w:t>服务器的</w:t>
      </w:r>
      <w:r w:rsidR="00090C32">
        <w:rPr>
          <w:rFonts w:ascii="宋体" w:eastAsia="宋体" w:hAnsi="宋体" w:hint="eastAsia"/>
        </w:rPr>
        <w:t>提供</w:t>
      </w:r>
      <w:r w:rsidR="00D5335C">
        <w:rPr>
          <w:rFonts w:ascii="宋体" w:eastAsia="宋体" w:hAnsi="宋体" w:hint="eastAsia"/>
        </w:rPr>
        <w:t>服务是远远不够的。</w:t>
      </w:r>
      <w:r w:rsidR="00ED7D97">
        <w:rPr>
          <w:rFonts w:ascii="宋体" w:eastAsia="宋体" w:hAnsi="宋体" w:hint="eastAsia"/>
        </w:rPr>
        <w:t>眼下服务器性能的增长已经到达一个瓶颈，而分布式服务越来越受到大家的重视。</w:t>
      </w:r>
      <w:r w:rsidR="00090C32">
        <w:rPr>
          <w:rFonts w:ascii="宋体" w:eastAsia="宋体" w:hAnsi="宋体" w:hint="eastAsia"/>
        </w:rPr>
        <w:t>基于分布式的思想，</w:t>
      </w:r>
      <w:r w:rsidR="00D5335C">
        <w:rPr>
          <w:rFonts w:ascii="宋体" w:eastAsia="宋体" w:hAnsi="宋体" w:hint="eastAsia"/>
        </w:rPr>
        <w:t>将服务部署在多个服务器</w:t>
      </w:r>
      <w:r w:rsidR="00090C32">
        <w:rPr>
          <w:rFonts w:ascii="宋体" w:eastAsia="宋体" w:hAnsi="宋体" w:hint="eastAsia"/>
        </w:rPr>
        <w:t>上，将用户的请求以一个固定的算法平均分布到不同的服务器上去处理。由于企业服务的特殊性，大部份员工不是7×24在线使用，所以这个服务还需要</w:t>
      </w:r>
      <w:r w:rsidR="00ED7D97">
        <w:rPr>
          <w:rFonts w:ascii="宋体" w:eastAsia="宋体" w:hAnsi="宋体" w:hint="eastAsia"/>
        </w:rPr>
        <w:t>具务弹性扩展的能力，不仅能随着用户的的增长来增加自己的服务能力，</w:t>
      </w:r>
      <w:r w:rsidR="00090C32">
        <w:rPr>
          <w:rFonts w:ascii="宋体" w:eastAsia="宋体" w:hAnsi="宋体" w:hint="eastAsia"/>
        </w:rPr>
        <w:t>同时又能在空闲时间来收缩服务器的数量达到对节约成本的目的。</w:t>
      </w:r>
    </w:p>
    <w:p w:rsidR="00ED7D97" w:rsidRPr="00C066C7" w:rsidRDefault="00ED7D97" w:rsidP="00D5335C">
      <w:pPr>
        <w:pStyle w:val="af2"/>
        <w:spacing w:line="400" w:lineRule="exact"/>
        <w:ind w:firstLine="432"/>
        <w:rPr>
          <w:rFonts w:ascii="宋体" w:eastAsia="宋体" w:hAnsi="宋体"/>
        </w:rPr>
      </w:pPr>
      <w:r>
        <w:rPr>
          <w:rFonts w:ascii="宋体" w:eastAsia="宋体" w:hAnsi="宋体" w:hint="eastAsia"/>
        </w:rPr>
        <w:t>本文的核心是通过</w:t>
      </w:r>
      <w:r w:rsidR="00F34386">
        <w:rPr>
          <w:rFonts w:ascii="宋体" w:eastAsia="宋体" w:hAnsi="宋体" w:hint="eastAsia"/>
        </w:rPr>
        <w:t>Zookeeper与Thrift技术来构建一个具有高性能以及高可用性的企业协同云服务。分布式服务的构建是一个相对复杂的过程，需要考虑数据</w:t>
      </w:r>
      <w:r w:rsidR="001C0BF9">
        <w:rPr>
          <w:rFonts w:ascii="宋体" w:eastAsia="宋体" w:hAnsi="宋体" w:hint="eastAsia"/>
        </w:rPr>
        <w:t>一致性、服务高可用性以及分区等特性的取舍以及实现方式。本文在对协同云服务进行设计的同时，采用分布式的策略来进行构建。使用Zookeeper与Thrift来实现分布式的服务，指出系统的设计难点与瓶颈，给出相应的解决方案。</w:t>
      </w:r>
    </w:p>
    <w:p w:rsidR="00911ECC" w:rsidRDefault="00911ECC" w:rsidP="00626322">
      <w:pPr>
        <w:pStyle w:val="2"/>
        <w:rPr>
          <w:rFonts w:ascii="黑体"/>
          <w:sz w:val="28"/>
        </w:rPr>
      </w:pPr>
      <w:bookmarkStart w:id="2" w:name="_Toc453429936"/>
      <w:r>
        <w:rPr>
          <w:rFonts w:ascii="黑体" w:hint="eastAsia"/>
          <w:sz w:val="28"/>
        </w:rPr>
        <w:lastRenderedPageBreak/>
        <w:t>课题任务</w:t>
      </w:r>
      <w:bookmarkEnd w:id="2"/>
    </w:p>
    <w:p w:rsidR="00911ECC" w:rsidRPr="00CA246A" w:rsidRDefault="00911ECC" w:rsidP="005032EC">
      <w:pPr>
        <w:pStyle w:val="3"/>
        <w:spacing w:line="400" w:lineRule="exact"/>
        <w:ind w:left="826" w:hangingChars="343" w:hanging="826"/>
        <w:rPr>
          <w:sz w:val="24"/>
        </w:rPr>
      </w:pPr>
      <w:bookmarkStart w:id="3" w:name="_Toc453429937"/>
      <w:r w:rsidRPr="00CA246A">
        <w:rPr>
          <w:rFonts w:hint="eastAsia"/>
          <w:sz w:val="24"/>
        </w:rPr>
        <w:t>课题内容</w:t>
      </w:r>
      <w:bookmarkEnd w:id="3"/>
    </w:p>
    <w:p w:rsidR="00911ECC" w:rsidRPr="00D5214D" w:rsidRDefault="00780455" w:rsidP="00D5214D">
      <w:pPr>
        <w:pStyle w:val="af2"/>
        <w:spacing w:line="400" w:lineRule="exact"/>
        <w:ind w:firstLine="432"/>
        <w:rPr>
          <w:rFonts w:ascii="宋体" w:eastAsia="宋体" w:hAnsi="宋体"/>
        </w:rPr>
      </w:pPr>
      <w:r>
        <w:rPr>
          <w:rFonts w:ascii="宋体" w:eastAsia="宋体" w:hAnsi="宋体" w:hint="eastAsia"/>
        </w:rPr>
        <w:t>本课题的主要目标是</w:t>
      </w:r>
      <w:r w:rsidR="00A27CBB">
        <w:rPr>
          <w:rFonts w:ascii="宋体" w:eastAsia="宋体" w:hAnsi="宋体" w:hint="eastAsia"/>
        </w:rPr>
        <w:t>基于畅捷通公司</w:t>
      </w:r>
      <w:r w:rsidR="00AC4226">
        <w:rPr>
          <w:rFonts w:ascii="宋体" w:eastAsia="宋体" w:hAnsi="宋体" w:hint="eastAsia"/>
        </w:rPr>
        <w:t>（以下简称为畅捷通）</w:t>
      </w:r>
      <w:r w:rsidR="00A27CBB">
        <w:rPr>
          <w:rFonts w:ascii="宋体" w:eastAsia="宋体" w:hAnsi="宋体" w:hint="eastAsia"/>
        </w:rPr>
        <w:t>的用户系统设计和实现了</w:t>
      </w:r>
      <w:r w:rsidR="008F4392">
        <w:rPr>
          <w:rFonts w:ascii="宋体" w:eastAsia="宋体" w:hAnsi="宋体" w:hint="eastAsia"/>
        </w:rPr>
        <w:t>一</w:t>
      </w:r>
      <w:r w:rsidR="00A27CBB">
        <w:rPr>
          <w:rFonts w:ascii="宋体" w:eastAsia="宋体" w:hAnsi="宋体" w:hint="eastAsia"/>
        </w:rPr>
        <w:t>款企业协同云服</w:t>
      </w:r>
      <w:r w:rsidR="00F21DCC">
        <w:rPr>
          <w:rFonts w:ascii="宋体" w:eastAsia="宋体" w:hAnsi="宋体" w:hint="eastAsia"/>
        </w:rPr>
        <w:t>务</w:t>
      </w:r>
      <w:r w:rsidR="0095050A">
        <w:rPr>
          <w:rFonts w:ascii="宋体" w:eastAsia="宋体" w:hAnsi="宋体" w:hint="eastAsia"/>
        </w:rPr>
        <w:t>——工作圈的后台服务。工作圈是一款基于云服务的协同办公软件，</w:t>
      </w:r>
      <w:r w:rsidR="00F21DCC">
        <w:rPr>
          <w:rFonts w:ascii="宋体" w:eastAsia="宋体" w:hAnsi="宋体" w:hint="eastAsia"/>
        </w:rPr>
        <w:t>它将为畅捷通公司的所有企业客户提供企业协同的云服务，包括：企业组织架构与员工的管理（企业通讯录）、</w:t>
      </w:r>
      <w:r w:rsidR="00A83129">
        <w:rPr>
          <w:rFonts w:ascii="宋体" w:eastAsia="宋体" w:hAnsi="宋体" w:hint="eastAsia"/>
        </w:rPr>
        <w:t>办公OA功能（轻应用下的公告，请示、审批、请假、报销、派活、签到等功能）、沟通功能（IM聊天，群聊等）、企业上下游协同能力（圈子、贴子，赞等）。工作圈有PC WEB、Android以及iOS平台的软件包。本文重点</w:t>
      </w:r>
      <w:r w:rsidR="00B33A72">
        <w:rPr>
          <w:rFonts w:ascii="宋体" w:eastAsia="宋体" w:hAnsi="宋体" w:hint="eastAsia"/>
        </w:rPr>
        <w:t>首先是设计一个满足上述所有功能的并同时为三个平台的软件包提供服务的协同云后台服务，着重于分析需求，设计服务整体框架与模块等。</w:t>
      </w:r>
    </w:p>
    <w:p w:rsidR="00911ECC" w:rsidRPr="00CA246A" w:rsidRDefault="00911ECC" w:rsidP="005032EC">
      <w:pPr>
        <w:pStyle w:val="3"/>
        <w:spacing w:line="400" w:lineRule="exact"/>
        <w:ind w:left="826" w:hangingChars="343" w:hanging="826"/>
        <w:rPr>
          <w:sz w:val="24"/>
        </w:rPr>
      </w:pPr>
      <w:bookmarkStart w:id="4" w:name="_Toc453429938"/>
      <w:r w:rsidRPr="00CA246A">
        <w:rPr>
          <w:rFonts w:hint="eastAsia"/>
          <w:sz w:val="24"/>
        </w:rPr>
        <w:t>本人承担任务</w:t>
      </w:r>
      <w:bookmarkEnd w:id="4"/>
    </w:p>
    <w:p w:rsidR="009D22A7" w:rsidRPr="00D5214D" w:rsidRDefault="0095050A" w:rsidP="00D5214D">
      <w:pPr>
        <w:pStyle w:val="af2"/>
        <w:spacing w:line="400" w:lineRule="exact"/>
        <w:ind w:firstLine="432"/>
        <w:rPr>
          <w:rFonts w:ascii="宋体" w:eastAsia="宋体" w:hAnsi="宋体"/>
        </w:rPr>
      </w:pPr>
      <w:r>
        <w:rPr>
          <w:rFonts w:ascii="宋体" w:eastAsia="宋体" w:hAnsi="宋体" w:hint="eastAsia"/>
        </w:rPr>
        <w:t>本人在项目中承担了对服务整体技术架构的设计与实现，开发了项目技术架构中一些核心的组件与服务。开发的组件有：数据持久化组件(gongzuoquan-mongo)，缓存服务存取组件(gongzuoquan-cache)。开发的核心服务有：全局唯一标识生成的服务(gongzuoquan-idcenter)，分布式数据索引服务(gongzuoquan-idlist)。</w:t>
      </w:r>
    </w:p>
    <w:p w:rsidR="00911ECC" w:rsidRDefault="00911ECC" w:rsidP="00626322">
      <w:pPr>
        <w:pStyle w:val="2"/>
        <w:rPr>
          <w:rFonts w:ascii="黑体"/>
          <w:sz w:val="28"/>
        </w:rPr>
      </w:pPr>
      <w:bookmarkStart w:id="5" w:name="_Toc453429939"/>
      <w:r>
        <w:rPr>
          <w:rFonts w:ascii="黑体" w:hint="eastAsia"/>
          <w:sz w:val="28"/>
        </w:rPr>
        <w:t>论文结构</w:t>
      </w:r>
      <w:bookmarkEnd w:id="5"/>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本文共分6章，内容安排如下：</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第一章 引言，主要介绍本课题的意义、主要任务、以及要达到的预期等。</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第二章 相关技术介绍，介绍本课题中使用到的所有关键技术。</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第三章</w:t>
      </w:r>
      <w:r>
        <w:rPr>
          <w:rFonts w:ascii="宋体" w:eastAsia="宋体" w:hAnsi="宋体" w:hint="eastAsia"/>
        </w:rPr>
        <w:t xml:space="preserve"> </w:t>
      </w:r>
      <w:r w:rsidRPr="000D3FEC">
        <w:rPr>
          <w:rFonts w:ascii="宋体" w:eastAsia="宋体" w:hAnsi="宋体" w:hint="eastAsia"/>
        </w:rPr>
        <w:t>企业协同办公云服务的需求分析，主要介绍企业协同办公云服务</w:t>
      </w:r>
      <w:r>
        <w:rPr>
          <w:rFonts w:ascii="宋体" w:eastAsia="宋体" w:hAnsi="宋体" w:hint="eastAsia"/>
        </w:rPr>
        <w:t>的发展以及当下的需求</w:t>
      </w:r>
      <w:r w:rsidRPr="000D3FEC">
        <w:rPr>
          <w:rFonts w:ascii="宋体" w:eastAsia="宋体" w:hAnsi="宋体" w:hint="eastAsia"/>
        </w:rPr>
        <w:t>。</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第四章</w:t>
      </w:r>
      <w:r w:rsidR="000C3821">
        <w:rPr>
          <w:rFonts w:ascii="宋体" w:eastAsia="宋体" w:hAnsi="宋体" w:hint="eastAsia"/>
        </w:rPr>
        <w:t xml:space="preserve"> </w:t>
      </w:r>
      <w:r w:rsidR="000C3821" w:rsidRPr="000C3821">
        <w:rPr>
          <w:rFonts w:ascii="宋体" w:eastAsia="宋体" w:hAnsi="宋体" w:hint="eastAsia"/>
        </w:rPr>
        <w:t>企业协同办公云服务的总体设计与实现</w:t>
      </w:r>
      <w:r w:rsidRPr="000D3FEC">
        <w:rPr>
          <w:rFonts w:ascii="宋体" w:eastAsia="宋体" w:hAnsi="宋体" w:hint="eastAsia"/>
        </w:rPr>
        <w:t>，</w:t>
      </w:r>
      <w:r w:rsidR="000C3821">
        <w:rPr>
          <w:rFonts w:ascii="宋体" w:eastAsia="宋体" w:hAnsi="宋体" w:hint="eastAsia"/>
        </w:rPr>
        <w:t>主要介绍该系统的整体框架设计与功能划分。</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lastRenderedPageBreak/>
        <w:t>第五章</w:t>
      </w:r>
      <w:r w:rsidR="00157426">
        <w:rPr>
          <w:rFonts w:ascii="宋体" w:eastAsia="宋体" w:hAnsi="宋体" w:hint="eastAsia"/>
        </w:rPr>
        <w:t xml:space="preserve"> </w:t>
      </w:r>
      <w:r w:rsidR="00157426" w:rsidRPr="00157426">
        <w:rPr>
          <w:rFonts w:ascii="宋体" w:eastAsia="宋体" w:hAnsi="宋体" w:hint="eastAsia"/>
        </w:rPr>
        <w:t>企业协同办公云服务核心模块的设计与实现</w:t>
      </w:r>
      <w:r w:rsidRPr="000D3FEC">
        <w:rPr>
          <w:rFonts w:ascii="宋体" w:eastAsia="宋体" w:hAnsi="宋体" w:hint="eastAsia"/>
        </w:rPr>
        <w:t>，</w:t>
      </w:r>
      <w:r w:rsidR="000C3821" w:rsidRPr="000D3FEC">
        <w:rPr>
          <w:rFonts w:ascii="宋体" w:eastAsia="宋体" w:hAnsi="宋体" w:hint="eastAsia"/>
        </w:rPr>
        <w:t>主要介绍该系统中核心模块的设计思路和实现过程。</w:t>
      </w:r>
    </w:p>
    <w:p w:rsidR="00911ECC" w:rsidRPr="00D5214D" w:rsidRDefault="000D3FEC" w:rsidP="000D3FEC">
      <w:pPr>
        <w:pStyle w:val="af2"/>
        <w:spacing w:line="400" w:lineRule="exact"/>
        <w:ind w:firstLine="432"/>
        <w:rPr>
          <w:rFonts w:ascii="宋体" w:eastAsia="宋体" w:hAnsi="宋体"/>
        </w:rPr>
      </w:pPr>
      <w:r w:rsidRPr="000D3FEC">
        <w:rPr>
          <w:rFonts w:ascii="宋体" w:eastAsia="宋体" w:hAnsi="宋体" w:hint="eastAsia"/>
        </w:rPr>
        <w:t>第六章 结束语，针对本文所设计到的工作进行总结，并对后期的改进和发展做出期望。</w:t>
      </w:r>
    </w:p>
    <w:p w:rsidR="001B24BB" w:rsidRDefault="001B24BB">
      <w:pPr>
        <w:widowControl/>
        <w:jc w:val="left"/>
        <w:rPr>
          <w:rFonts w:ascii="宋体" w:hAnsi="宋体"/>
          <w:sz w:val="24"/>
        </w:rPr>
      </w:pPr>
      <w:r>
        <w:rPr>
          <w:rFonts w:ascii="宋体" w:hAnsi="宋体"/>
          <w:sz w:val="24"/>
        </w:rPr>
        <w:br w:type="page"/>
      </w:r>
    </w:p>
    <w:p w:rsidR="00911ECC" w:rsidRDefault="00911ECC" w:rsidP="00626322">
      <w:pPr>
        <w:pStyle w:val="1"/>
        <w:numPr>
          <w:ilvl w:val="0"/>
          <w:numId w:val="0"/>
        </w:numPr>
        <w:ind w:left="432"/>
        <w:jc w:val="center"/>
        <w:rPr>
          <w:rFonts w:ascii="黑体" w:eastAsia="黑体"/>
          <w:sz w:val="32"/>
        </w:rPr>
      </w:pPr>
      <w:bookmarkStart w:id="6" w:name="_Toc453429940"/>
      <w:r>
        <w:rPr>
          <w:rFonts w:ascii="黑体" w:eastAsia="黑体" w:hint="eastAsia"/>
          <w:sz w:val="32"/>
        </w:rPr>
        <w:lastRenderedPageBreak/>
        <w:t xml:space="preserve">第二章 </w:t>
      </w:r>
      <w:r w:rsidR="005949C0" w:rsidRPr="005949C0">
        <w:rPr>
          <w:rFonts w:ascii="黑体" w:eastAsia="黑体" w:hint="eastAsia"/>
          <w:sz w:val="32"/>
        </w:rPr>
        <w:t>关键技术介绍</w:t>
      </w:r>
      <w:bookmarkEnd w:id="6"/>
    </w:p>
    <w:p w:rsidR="00B9337E" w:rsidRPr="00B9337E" w:rsidRDefault="00B9337E" w:rsidP="00B9337E">
      <w:pPr>
        <w:pStyle w:val="af2"/>
        <w:spacing w:line="400" w:lineRule="exact"/>
        <w:ind w:firstLine="432"/>
        <w:rPr>
          <w:rFonts w:ascii="宋体" w:eastAsia="宋体" w:hAnsi="宋体"/>
        </w:rPr>
      </w:pPr>
      <w:r w:rsidRPr="00B9337E">
        <w:rPr>
          <w:rFonts w:ascii="宋体" w:eastAsia="宋体" w:hAnsi="宋体" w:hint="eastAsia"/>
        </w:rPr>
        <w:t>本章将针对在该论文中涉及的分布式系统的思想与运用到的核心技术进行介绍。运用到的核心技术主要包括：Apache的两个顶级开源项目Zookeeper与Thrift，还有Redis服务与Mongo数据库。这些技术都是在最近十年的移动互联网中，应对上亿用户的高并发而开发的组件。</w:t>
      </w:r>
    </w:p>
    <w:p w:rsidR="005C6AF8" w:rsidRPr="005C6AF8" w:rsidRDefault="005C6AF8" w:rsidP="00F937CF">
      <w:pPr>
        <w:pStyle w:val="af0"/>
        <w:keepNext/>
        <w:keepLines/>
        <w:numPr>
          <w:ilvl w:val="0"/>
          <w:numId w:val="1"/>
        </w:numPr>
        <w:spacing w:before="340" w:after="330" w:line="578" w:lineRule="auto"/>
        <w:ind w:firstLineChars="0"/>
        <w:outlineLvl w:val="0"/>
        <w:rPr>
          <w:b/>
          <w:bCs/>
          <w:vanish/>
          <w:kern w:val="44"/>
          <w:sz w:val="44"/>
          <w:szCs w:val="44"/>
        </w:rPr>
      </w:pPr>
    </w:p>
    <w:p w:rsidR="005C6AF8" w:rsidRPr="00B31567" w:rsidRDefault="005C6AF8" w:rsidP="005C6AF8">
      <w:pPr>
        <w:pStyle w:val="2"/>
        <w:rPr>
          <w:sz w:val="28"/>
          <w:szCs w:val="28"/>
        </w:rPr>
      </w:pPr>
      <w:bookmarkStart w:id="7" w:name="_Toc453429941"/>
      <w:r w:rsidRPr="00B31567">
        <w:rPr>
          <w:rFonts w:hint="eastAsia"/>
          <w:sz w:val="28"/>
          <w:szCs w:val="28"/>
        </w:rPr>
        <w:t>分布式系统</w:t>
      </w:r>
      <w:bookmarkEnd w:id="7"/>
    </w:p>
    <w:p w:rsidR="005C6AF8" w:rsidRPr="005C6AF8" w:rsidRDefault="005C6AF8" w:rsidP="005C6AF8">
      <w:pPr>
        <w:pStyle w:val="af1"/>
        <w:spacing w:line="400" w:lineRule="exact"/>
        <w:ind w:firstLine="480"/>
        <w:jc w:val="left"/>
        <w:rPr>
          <w:rFonts w:ascii="宋体" w:hAnsi="宋体"/>
          <w:kern w:val="0"/>
          <w:sz w:val="24"/>
        </w:rPr>
      </w:pPr>
      <w:r w:rsidRPr="003B319F">
        <w:rPr>
          <w:rFonts w:ascii="宋体" w:hAnsi="宋体" w:hint="eastAsia"/>
          <w:sz w:val="24"/>
        </w:rPr>
        <w:t>分布式系统并不是什么新鲜词，在上个世纪七八十年代就已经有各种分布式</w:t>
      </w:r>
      <w:r w:rsidRPr="005C6AF8">
        <w:rPr>
          <w:rFonts w:ascii="宋体" w:hAnsi="宋体" w:hint="eastAsia"/>
          <w:kern w:val="0"/>
          <w:sz w:val="24"/>
        </w:rPr>
        <w:t>系统出现。只是在互联网时代，分布式系统才大放异彩，尤其是Google更是把分布式系统运用到了极致。Google整个的软件构架都是基于各种各样的分布式系统，诸如Borg、MapReduce、BigTable等。正是这些分布式系统，使得Google可以处理高并发请求响应以及海量数据处理等。Apache旗下的Hadoop、Spark、Mesos等分布式系统，把大数据处理相关技术变得非常亲民，让更多企业客户体会到了分布式系统的便利。</w:t>
      </w:r>
    </w:p>
    <w:p w:rsidR="005C6AF8" w:rsidRPr="00B31567" w:rsidRDefault="005C6AF8" w:rsidP="005032EC">
      <w:pPr>
        <w:pStyle w:val="3"/>
        <w:spacing w:line="400" w:lineRule="exact"/>
        <w:ind w:left="826" w:hangingChars="343" w:hanging="826"/>
        <w:rPr>
          <w:sz w:val="24"/>
        </w:rPr>
      </w:pPr>
      <w:bookmarkStart w:id="8" w:name="_Toc453429942"/>
      <w:r w:rsidRPr="00B31567">
        <w:rPr>
          <w:rFonts w:hint="eastAsia"/>
          <w:sz w:val="24"/>
        </w:rPr>
        <w:t>分布式系统的定义</w:t>
      </w:r>
      <w:bookmarkEnd w:id="8"/>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我们把分布式系统定义成一个其硬件或软件组件分布在连网的计算机上，组件之间通过传递消息进行通信和动作协调的系统。这个简单的定义覆盖了所有可有效部署连网计算机的系统。</w:t>
      </w:r>
      <w:r w:rsidRPr="008A0799">
        <w:rPr>
          <w:rFonts w:ascii="宋体" w:hAnsi="宋体" w:hint="eastAsia"/>
          <w:sz w:val="24"/>
          <w:vertAlign w:val="superscript"/>
        </w:rPr>
        <w:t>[6]</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由一个网络连接的计算机可能在空间上的距离不等。它们可能分布在地球上不同的洲，也可能在同一栋楼或同一个房间里。我们定义的分布式系统有如下显著特征：</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并发：在一个计算机网络中，执行并发程序是常见的行为。用户可以在各自的计算机上工作，在必要时共享诸如Web页面或文件之类的资源。系统处理共享资源的能力会随着网络资源（例如，计算机）的增加而提高。在本书的许多地方将描述有效部署这种额外能力的方法。</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缺乏全局时钟：在程序需要协作时，它们通过交换消息来协调它们的动作。密切的协作通常取决于对程序动作发生的时间的共识。但是，事实证明，网络上的计算机与时钟同步所达到的准确性是有限的，即没有一个正确时间的全局概念。这是通信仅仅是通过网络发送消息这个事实带来的直接结果。</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lastRenderedPageBreak/>
        <w:t>故障独立性：所有的计算机系统都可能出故障，一般由系统设计者负责为可能的故障设计结果。分布式系统可能以新的方式出现故障。网络故障导致网上互连的计算机的隔离，但这并不意味着它们停止运行，事实上，计算机上的程序不能够检测到网络是出现故障还是网络运行得比通常慢。类似的，计算机的故障或系统中程序的异常终止（崩溃），并不能马上使与它通信的其他组件了解。系统的每个组件会单独地出现故障，而其他组件还在运行。</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我们看一下现代分布式系统的几个例子，包括Web搜索、多人在线游戏和金融交易系统，也考察今天推动分布式系统发展的关键趋势：现代网络的泛在特性，移动和无处不在计算的出现，分布式多媒体系统不断增加的重要性，以及把分布式系统看成一种实用系统的趋势。接着本章强调资源共享是构造分布式系统的主要动机。资源可以被服务器管理，由客户访问，或者它们被封装成对象，由其他客户对象访问。</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构造分布式系统的挑战是处理其组件的异构性、开放性（允许增加或替换组件）、安全性、可伸缩性（用户的负载或数量增加时能正常运行的能力）、故障处理、组件的并发性、透明性和提供服务质量的问题。</w:t>
      </w:r>
    </w:p>
    <w:p w:rsidR="005C6AF8" w:rsidRPr="005C6AF8" w:rsidRDefault="005C6AF8" w:rsidP="005032EC">
      <w:pPr>
        <w:pStyle w:val="3"/>
        <w:spacing w:line="400" w:lineRule="exact"/>
        <w:ind w:left="826" w:hangingChars="343" w:hanging="826"/>
        <w:rPr>
          <w:sz w:val="24"/>
        </w:rPr>
      </w:pPr>
      <w:bookmarkStart w:id="9" w:name="_Toc453429943"/>
      <w:r w:rsidRPr="005C6AF8">
        <w:rPr>
          <w:rFonts w:hint="eastAsia"/>
          <w:sz w:val="24"/>
        </w:rPr>
        <w:t>CAP</w:t>
      </w:r>
      <w:r w:rsidRPr="005C6AF8">
        <w:rPr>
          <w:rFonts w:hint="eastAsia"/>
          <w:sz w:val="24"/>
        </w:rPr>
        <w:t>定律</w:t>
      </w:r>
      <w:bookmarkEnd w:id="9"/>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在理论计算机科学中，CAP定理（CAP theorem），又被称作布鲁尔定理（Brewer's theorem），它指出对于一个分布式计算系统来说，不可能同时满足以下三点：</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一致性（Consistence) (等同于所有节点访问同一份最新的数据副本）</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可用性（Availability）（对数据更新具备高可用性）</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容忍网络分区（Partition tolerance）（以实际效果而言，分区相当于对通信的时限要求。系统如果不能在时限内达成数据一致性，就意味着发生了分区的情况，必须就当前操作在C和A之间做出选择[3]。）</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根据定理，分布式系统只能满足三项中的两项而不可能满足全部三项[4]。理解CAP理论的最简单方式是想象两个节点分处分区两侧。允许至少一个节点更新状态会导致数据不一致，即丧失了C性质。如果为了保证数据一致性，将分区一侧的节点设置为不可用，那么又丧失了A性质。除非两个节点可以互相通信，才能既保证C又保证A，这又会导致丧失P性质。</w:t>
      </w:r>
      <w:r w:rsidRPr="008A0799">
        <w:rPr>
          <w:rFonts w:ascii="宋体" w:hAnsi="宋体" w:hint="eastAsia"/>
          <w:sz w:val="24"/>
          <w:vertAlign w:val="superscript"/>
        </w:rPr>
        <w:t>[7]</w:t>
      </w:r>
    </w:p>
    <w:p w:rsidR="005C6AF8" w:rsidRPr="005C6AF8" w:rsidRDefault="005C6AF8" w:rsidP="005032EC">
      <w:pPr>
        <w:pStyle w:val="3"/>
        <w:spacing w:line="400" w:lineRule="exact"/>
        <w:ind w:left="826" w:hangingChars="343" w:hanging="826"/>
        <w:rPr>
          <w:sz w:val="24"/>
        </w:rPr>
      </w:pPr>
      <w:bookmarkStart w:id="10" w:name="_Toc453429944"/>
      <w:r w:rsidRPr="005C6AF8">
        <w:rPr>
          <w:rFonts w:hint="eastAsia"/>
          <w:sz w:val="24"/>
        </w:rPr>
        <w:lastRenderedPageBreak/>
        <w:t>现代分布式系统的特点</w:t>
      </w:r>
      <w:bookmarkEnd w:id="10"/>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1</w:t>
      </w:r>
      <w:r>
        <w:rPr>
          <w:rFonts w:ascii="宋体" w:hAnsi="宋体" w:hint="eastAsia"/>
          <w:sz w:val="24"/>
        </w:rPr>
        <w:t>。</w:t>
      </w:r>
      <w:r w:rsidRPr="00A3546B">
        <w:rPr>
          <w:rFonts w:ascii="宋体" w:hAnsi="宋体" w:hint="eastAsia"/>
          <w:sz w:val="24"/>
        </w:rPr>
        <w:t>对服务器硬件要求低</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 对服务器硬件可靠性不做要求，允许服务器硬件发生故障，硬件的故障由软件来容错。所以分布式系统的高可靠性是由软件来保证。</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 对服务器的性能不做要求，不要求使用高频CPU、大容量内存、高性能存储等等。因为分布式系统的性能瓶颈在于节点间通讯带来的网络开销，单台服务器硬件性能再好，也要等待网络IO</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2</w:t>
      </w:r>
      <w:r>
        <w:rPr>
          <w:rFonts w:ascii="宋体" w:hAnsi="宋体" w:hint="eastAsia"/>
          <w:sz w:val="24"/>
        </w:rPr>
        <w:t>。</w:t>
      </w:r>
      <w:r w:rsidRPr="00A3546B">
        <w:rPr>
          <w:rFonts w:ascii="宋体" w:hAnsi="宋体" w:hint="eastAsia"/>
          <w:sz w:val="24"/>
        </w:rPr>
        <w:t>强调横向可扩展性</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横向可扩展性（Scale Out）是指通过增加服务器数量来提升集群整体性能。纵向可扩展性（Scale Up）是指提升每台服务器性能进而提升集群整体性能。纵向可扩展性的上限非常明显，单台服务器的性能不可能无限提升，而且跟服务器性能相比，网络开销才是分布式系统最大的瓶颈。横向可扩展性的上限空间比较大，集群总能很方便地增加服务器。而且分布式系统会尽可能保证横向扩展带来集群整体性能的（准）线性提升。比如有10台服务器组成的集群，横向扩展为100台同样服务器的集群，那么整体分布式系统性能会提升为接近原来的10倍。</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3</w:t>
      </w:r>
      <w:r>
        <w:rPr>
          <w:rFonts w:ascii="宋体" w:hAnsi="宋体" w:hint="eastAsia"/>
          <w:sz w:val="24"/>
        </w:rPr>
        <w:t>。</w:t>
      </w:r>
      <w:r w:rsidRPr="00A3546B">
        <w:rPr>
          <w:rFonts w:ascii="宋体" w:hAnsi="宋体" w:hint="eastAsia"/>
          <w:sz w:val="24"/>
        </w:rPr>
        <w:t>不允许单点失效（No Single Point Failure）</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单点失效是指，某个应用服务只有一份实例运行在某一台服务器上，这台服务器一旦挂掉，那么这个应用服务必然也受影响而挂掉，导致整个服务不可用。例如，某网站后台如果只在某一台服务器上运行一份，那这台服务器一旦宕机，该网站服务必然受影响而不可用。再比如，如果所有数据都存在某一台服务器上，那一旦这台服务器坏了，所有数据都不可访问。</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因为分布式系统的服务器都是廉价的PC服务器，硬件不能保证100%可靠，所以分布式系统默认每台服务器随时都可能发生故障挂掉。同时分布式系统必须要提供高可靠服务，不允许出现单点失效，因此分布式系统里运行的每个应用服务都有多个运行实例跑在多个节点上，每个数据点都有多个备份存在不同的节点上。这样一来，多个节点同时发生故障，导致某个应用服务的所有实例都挂掉、或某个数据点的多个备份都不可读的概率大大降低，进而有效防止单点失效。</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通常情况，不要让服务器满负荷运行，服务器长时间满负荷运行的话，出故障的概率显著升高。所以分布式系统采用一大堆中低性能的PC服务器，尽可能把负载均摊到所有服务器上，让每台服务器的负载都不高，保证集群整体稳定性。</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lastRenderedPageBreak/>
        <w:t>4</w:t>
      </w:r>
      <w:r>
        <w:rPr>
          <w:rFonts w:ascii="宋体" w:hAnsi="宋体" w:hint="eastAsia"/>
          <w:sz w:val="24"/>
        </w:rPr>
        <w:t>。</w:t>
      </w:r>
      <w:r w:rsidRPr="00A3546B">
        <w:rPr>
          <w:rFonts w:ascii="宋体" w:hAnsi="宋体" w:hint="eastAsia"/>
          <w:sz w:val="24"/>
        </w:rPr>
        <w:t>分布式系统尽可能减少节点间通讯开销</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如前所述，分布式系统的整体性能瓶颈在于内部网络开销。目前网络传输的速度还赶不上CPU读取内存或硬盘的速度，所以减少网络通讯开销，让CPU尽可能处理内存的数据或本地硬盘的数据，能显著提高分布式系统的性能。典型的例子就是Hadoop MapReduce，把计算任务分配到要处理的数据所在的节点上运行，从而避免在网络上传输数据。</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5</w:t>
      </w:r>
      <w:r>
        <w:rPr>
          <w:rFonts w:ascii="宋体" w:hAnsi="宋体" w:hint="eastAsia"/>
          <w:sz w:val="24"/>
        </w:rPr>
        <w:t>。</w:t>
      </w:r>
      <w:r w:rsidRPr="00A3546B">
        <w:rPr>
          <w:rFonts w:ascii="宋体" w:hAnsi="宋体" w:hint="eastAsia"/>
          <w:sz w:val="24"/>
        </w:rPr>
        <w:t>分布式系统应用服务最好做成无状态的</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应用服务的状态是指运行时程序因为处理服务请求而存在内存的数据。分布式应用服务最好是设计成无状态。因为如果应用程序是有状态的，那么一旦服务器宕机就会使得应用服务程序受影响而挂掉，那存在内存的数据也就丢失了，这显然不是高可靠的服务。把应用服务设计成无状态的，让程序把需要保存的数据都保存在专门的存储上，这样应用服务程序可以任意重启而不丢失数据，方便分布式系统在服务器宕机后恢复应用服务。</w:t>
      </w:r>
      <w:r w:rsidRPr="008A0799">
        <w:rPr>
          <w:rFonts w:ascii="宋体" w:hAnsi="宋体" w:hint="eastAsia"/>
          <w:sz w:val="24"/>
          <w:vertAlign w:val="superscript"/>
        </w:rPr>
        <w:t>[8]</w:t>
      </w:r>
    </w:p>
    <w:p w:rsidR="005C6AF8" w:rsidRDefault="005C6AF8" w:rsidP="005C6AF8">
      <w:pPr>
        <w:pStyle w:val="af1"/>
        <w:adjustRightInd/>
        <w:snapToGrid/>
        <w:spacing w:before="0" w:after="0" w:line="400" w:lineRule="exact"/>
        <w:ind w:firstLine="482"/>
        <w:jc w:val="both"/>
        <w:rPr>
          <w:rFonts w:ascii="黑体"/>
          <w:sz w:val="24"/>
        </w:rPr>
      </w:pPr>
      <w:r w:rsidRPr="00A3546B">
        <w:rPr>
          <w:rFonts w:ascii="宋体" w:hAnsi="宋体" w:hint="eastAsia"/>
          <w:sz w:val="24"/>
        </w:rPr>
        <w:t>比如，在设计网站后台的时候，对于用户登陆请求，可以把登陆用户的session相关信息保存在Redis或Memcache等缓存服务中，这样每个网站的后台实例不保存用户登录状态，这样即使重启网站后台程序也不丢失用户的登录状态信息；如果把用户的session相关信息保存在网站后台程序的内存里，那一旦受理用户登录的网站后台程序实例挂掉，必然有用户的登录状态信息会丢失。</w:t>
      </w:r>
    </w:p>
    <w:p w:rsidR="006140E1" w:rsidRPr="00CA246A" w:rsidRDefault="006140E1" w:rsidP="006140E1">
      <w:pPr>
        <w:pStyle w:val="2"/>
        <w:rPr>
          <w:rFonts w:ascii="黑体"/>
          <w:sz w:val="28"/>
        </w:rPr>
      </w:pPr>
      <w:bookmarkStart w:id="11" w:name="_Toc453429945"/>
      <w:r>
        <w:rPr>
          <w:rFonts w:ascii="黑体" w:hint="eastAsia"/>
          <w:sz w:val="28"/>
        </w:rPr>
        <w:t>开源技术</w:t>
      </w:r>
      <w:bookmarkEnd w:id="11"/>
    </w:p>
    <w:p w:rsidR="00911ECC" w:rsidRDefault="006B62A7">
      <w:pPr>
        <w:pStyle w:val="af1"/>
        <w:numPr>
          <w:ins w:id="12" w:author="ibm" w:date="2008-11-09T09:52:00Z"/>
        </w:numPr>
        <w:adjustRightInd/>
        <w:snapToGrid/>
        <w:spacing w:before="0" w:after="0" w:line="400" w:lineRule="exact"/>
        <w:ind w:firstLine="482"/>
        <w:jc w:val="both"/>
        <w:rPr>
          <w:rFonts w:ascii="黑体"/>
          <w:sz w:val="24"/>
        </w:rPr>
      </w:pPr>
      <w:r>
        <w:rPr>
          <w:rFonts w:ascii="黑体" w:hint="eastAsia"/>
          <w:sz w:val="24"/>
        </w:rPr>
        <w:t>随着开源社区的兴起，开源成为了计算行业中的一股中间力量。越来越多的优秀技术诞生于开源社区，成长于开源社区，开源社区给了程序以更多的选择。本章选择介绍</w:t>
      </w:r>
      <w:r>
        <w:rPr>
          <w:rFonts w:ascii="黑体" w:hint="eastAsia"/>
          <w:sz w:val="24"/>
        </w:rPr>
        <w:t>Apache</w:t>
      </w:r>
      <w:r>
        <w:rPr>
          <w:rFonts w:ascii="黑体" w:hint="eastAsia"/>
          <w:sz w:val="24"/>
        </w:rPr>
        <w:t>社区的两个顶级项目</w:t>
      </w:r>
      <w:r>
        <w:rPr>
          <w:rFonts w:ascii="黑体" w:hint="eastAsia"/>
          <w:sz w:val="24"/>
        </w:rPr>
        <w:t>Thrift</w:t>
      </w:r>
      <w:r>
        <w:rPr>
          <w:rFonts w:ascii="黑体" w:hint="eastAsia"/>
          <w:sz w:val="24"/>
        </w:rPr>
        <w:t>和</w:t>
      </w:r>
      <w:r>
        <w:rPr>
          <w:rFonts w:ascii="黑体" w:hint="eastAsia"/>
          <w:sz w:val="24"/>
        </w:rPr>
        <w:t>Zookeeper</w:t>
      </w:r>
      <w:r>
        <w:rPr>
          <w:rFonts w:ascii="黑体" w:hint="eastAsia"/>
          <w:sz w:val="24"/>
        </w:rPr>
        <w:t>，还有优秀的</w:t>
      </w:r>
      <w:r>
        <w:rPr>
          <w:rFonts w:ascii="黑体" w:hint="eastAsia"/>
          <w:sz w:val="24"/>
        </w:rPr>
        <w:t>Redis</w:t>
      </w:r>
      <w:r>
        <w:rPr>
          <w:rFonts w:ascii="黑体" w:hint="eastAsia"/>
          <w:sz w:val="24"/>
        </w:rPr>
        <w:t>与</w:t>
      </w:r>
      <w:r>
        <w:rPr>
          <w:rFonts w:ascii="黑体" w:hint="eastAsia"/>
          <w:sz w:val="24"/>
        </w:rPr>
        <w:t>MongoDB</w:t>
      </w:r>
      <w:r>
        <w:rPr>
          <w:rFonts w:ascii="黑体" w:hint="eastAsia"/>
          <w:sz w:val="24"/>
        </w:rPr>
        <w:t>。</w:t>
      </w:r>
    </w:p>
    <w:p w:rsidR="00911ECC" w:rsidRPr="00B31567" w:rsidRDefault="005949C0" w:rsidP="005032EC">
      <w:pPr>
        <w:pStyle w:val="3"/>
        <w:spacing w:line="400" w:lineRule="exact"/>
        <w:ind w:left="826" w:hangingChars="343" w:hanging="826"/>
        <w:rPr>
          <w:sz w:val="24"/>
        </w:rPr>
      </w:pPr>
      <w:bookmarkStart w:id="13" w:name="_Toc453429946"/>
      <w:r w:rsidRPr="00B31567">
        <w:rPr>
          <w:sz w:val="24"/>
        </w:rPr>
        <w:t>Thrift — RPC Framework</w:t>
      </w:r>
      <w:bookmarkEnd w:id="13"/>
    </w:p>
    <w:p w:rsidR="005949C0" w:rsidRPr="00246924" w:rsidRDefault="005949C0" w:rsidP="005949C0">
      <w:pPr>
        <w:pStyle w:val="af1"/>
        <w:spacing w:line="400" w:lineRule="exact"/>
        <w:ind w:firstLine="480"/>
        <w:jc w:val="left"/>
        <w:rPr>
          <w:rFonts w:ascii="宋体" w:hAnsi="宋体"/>
          <w:sz w:val="24"/>
        </w:rPr>
      </w:pPr>
      <w:r w:rsidRPr="00246924">
        <w:rPr>
          <w:rFonts w:ascii="宋体" w:hAnsi="宋体" w:hint="eastAsia"/>
          <w:sz w:val="24"/>
        </w:rPr>
        <w:t>Apache Thrift 是 Facebook 实现的一种高效的、支持多种编程语言的远程服务调用的框架。</w:t>
      </w:r>
    </w:p>
    <w:p w:rsidR="009C55D5" w:rsidRDefault="005949C0" w:rsidP="00F81FE8">
      <w:pPr>
        <w:pStyle w:val="af1"/>
        <w:spacing w:line="400" w:lineRule="exact"/>
        <w:ind w:firstLine="480"/>
        <w:jc w:val="left"/>
        <w:rPr>
          <w:rFonts w:ascii="宋体" w:hAnsi="宋体"/>
          <w:sz w:val="24"/>
        </w:rPr>
      </w:pPr>
      <w:r w:rsidRPr="00246924">
        <w:rPr>
          <w:rFonts w:ascii="宋体" w:hAnsi="宋体" w:hint="eastAsia"/>
          <w:sz w:val="24"/>
        </w:rPr>
        <w:t xml:space="preserve">目前流行的服务调用方式有很多种，例如基于 SOAP 消息格式的 Web Service，基于 JSON 消息格式的 RESTful 服务等。其中所用到的数据传输方式包括 XML，JSON 等，然而 XML 相对体积太大，传输效率低，JSON 体积较小，新颖，但还不够完善。本文将介绍由 Facebook 开发的远程服务调用框架 Apache </w:t>
      </w:r>
      <w:r w:rsidRPr="00246924">
        <w:rPr>
          <w:rFonts w:ascii="宋体" w:hAnsi="宋体" w:hint="eastAsia"/>
          <w:sz w:val="24"/>
        </w:rPr>
        <w:lastRenderedPageBreak/>
        <w:t>Thrift，它采用接口描述语言定义并创建服务，支持可扩展的跨语言服务开发，所包含的代码生成引擎可以在多种语言中，如 C++</w:t>
      </w:r>
      <w:r w:rsidR="00DF1BBB">
        <w:rPr>
          <w:rFonts w:ascii="宋体" w:hAnsi="宋体" w:hint="eastAsia"/>
          <w:sz w:val="24"/>
        </w:rPr>
        <w:t>，</w:t>
      </w:r>
      <w:r w:rsidRPr="00246924">
        <w:rPr>
          <w:rFonts w:ascii="宋体" w:hAnsi="宋体" w:hint="eastAsia"/>
          <w:sz w:val="24"/>
        </w:rPr>
        <w:t>Java</w:t>
      </w:r>
      <w:r w:rsidR="00DF1BBB">
        <w:rPr>
          <w:rFonts w:ascii="宋体" w:hAnsi="宋体" w:hint="eastAsia"/>
          <w:sz w:val="24"/>
        </w:rPr>
        <w:t>，</w:t>
      </w:r>
      <w:r w:rsidRPr="00246924">
        <w:rPr>
          <w:rFonts w:ascii="宋体" w:hAnsi="宋体" w:hint="eastAsia"/>
          <w:sz w:val="24"/>
        </w:rPr>
        <w:t>Python</w:t>
      </w:r>
      <w:r w:rsidR="00DF1BBB">
        <w:rPr>
          <w:rFonts w:ascii="宋体" w:hAnsi="宋体" w:hint="eastAsia"/>
          <w:sz w:val="24"/>
        </w:rPr>
        <w:t>，</w:t>
      </w:r>
      <w:r w:rsidRPr="00246924">
        <w:rPr>
          <w:rFonts w:ascii="宋体" w:hAnsi="宋体" w:hint="eastAsia"/>
          <w:sz w:val="24"/>
        </w:rPr>
        <w:t>PHP</w:t>
      </w:r>
      <w:r w:rsidR="00DF1BBB">
        <w:rPr>
          <w:rFonts w:ascii="宋体" w:hAnsi="宋体" w:hint="eastAsia"/>
          <w:sz w:val="24"/>
        </w:rPr>
        <w:t>，</w:t>
      </w:r>
      <w:r w:rsidRPr="00246924">
        <w:rPr>
          <w:rFonts w:ascii="宋体" w:hAnsi="宋体" w:hint="eastAsia"/>
          <w:sz w:val="24"/>
        </w:rPr>
        <w:t>Ruby</w:t>
      </w:r>
      <w:r w:rsidR="00DF1BBB">
        <w:rPr>
          <w:rFonts w:ascii="宋体" w:hAnsi="宋体" w:hint="eastAsia"/>
          <w:sz w:val="24"/>
        </w:rPr>
        <w:t>，</w:t>
      </w:r>
      <w:r w:rsidRPr="00246924">
        <w:rPr>
          <w:rFonts w:ascii="宋体" w:hAnsi="宋体" w:hint="eastAsia"/>
          <w:sz w:val="24"/>
        </w:rPr>
        <w:t>Erlang</w:t>
      </w:r>
      <w:r w:rsidR="00DF1BBB">
        <w:rPr>
          <w:rFonts w:ascii="宋体" w:hAnsi="宋体" w:hint="eastAsia"/>
          <w:sz w:val="24"/>
        </w:rPr>
        <w:t>，</w:t>
      </w:r>
      <w:r w:rsidRPr="00246924">
        <w:rPr>
          <w:rFonts w:ascii="宋体" w:hAnsi="宋体" w:hint="eastAsia"/>
          <w:sz w:val="24"/>
        </w:rPr>
        <w:t>Perl</w:t>
      </w:r>
      <w:r w:rsidR="00DF1BBB">
        <w:rPr>
          <w:rFonts w:ascii="宋体" w:hAnsi="宋体" w:hint="eastAsia"/>
          <w:sz w:val="24"/>
        </w:rPr>
        <w:t>，</w:t>
      </w:r>
      <w:r w:rsidRPr="00246924">
        <w:rPr>
          <w:rFonts w:ascii="宋体" w:hAnsi="宋体" w:hint="eastAsia"/>
          <w:sz w:val="24"/>
        </w:rPr>
        <w:t>Haskell</w:t>
      </w:r>
      <w:r w:rsidR="00DF1BBB">
        <w:rPr>
          <w:rFonts w:ascii="宋体" w:hAnsi="宋体" w:hint="eastAsia"/>
          <w:sz w:val="24"/>
        </w:rPr>
        <w:t>，</w:t>
      </w:r>
      <w:r w:rsidRPr="00246924">
        <w:rPr>
          <w:rFonts w:ascii="宋体" w:hAnsi="宋体" w:hint="eastAsia"/>
          <w:sz w:val="24"/>
        </w:rPr>
        <w:t>C#</w:t>
      </w:r>
      <w:r w:rsidR="00DF1BBB">
        <w:rPr>
          <w:rFonts w:ascii="宋体" w:hAnsi="宋体" w:hint="eastAsia"/>
          <w:sz w:val="24"/>
        </w:rPr>
        <w:t>，</w:t>
      </w:r>
      <w:r w:rsidRPr="00246924">
        <w:rPr>
          <w:rFonts w:ascii="宋体" w:hAnsi="宋体" w:hint="eastAsia"/>
          <w:sz w:val="24"/>
        </w:rPr>
        <w:t>Cocoa</w:t>
      </w:r>
      <w:r w:rsidR="00DF1BBB">
        <w:rPr>
          <w:rFonts w:ascii="宋体" w:hAnsi="宋体" w:hint="eastAsia"/>
          <w:sz w:val="24"/>
        </w:rPr>
        <w:t>，</w:t>
      </w:r>
      <w:r w:rsidRPr="00246924">
        <w:rPr>
          <w:rFonts w:ascii="宋体" w:hAnsi="宋体" w:hint="eastAsia"/>
          <w:sz w:val="24"/>
        </w:rPr>
        <w:t>Smalltalk 等创建高效的、无缝的服务，其传输数据采用二进制格式，相对 XML 和 JSON 体积更小，对于高并发、大数据量和多语言的环境更有优势。</w:t>
      </w:r>
      <w:r w:rsidR="00F81FE8" w:rsidRPr="00F81FE8">
        <w:rPr>
          <w:rFonts w:ascii="宋体" w:hAnsi="宋体" w:hint="eastAsia"/>
          <w:sz w:val="24"/>
          <w:vertAlign w:val="superscript"/>
        </w:rPr>
        <w:t>[2]</w:t>
      </w:r>
    </w:p>
    <w:p w:rsidR="009C55D5" w:rsidRPr="00B31567" w:rsidRDefault="009C55D5" w:rsidP="005032EC">
      <w:pPr>
        <w:pStyle w:val="3"/>
        <w:spacing w:line="400" w:lineRule="exact"/>
        <w:ind w:left="826" w:hangingChars="343" w:hanging="826"/>
        <w:rPr>
          <w:sz w:val="24"/>
        </w:rPr>
      </w:pPr>
      <w:bookmarkStart w:id="14" w:name="_Toc453429947"/>
      <w:r w:rsidRPr="00B31567">
        <w:rPr>
          <w:rFonts w:hint="eastAsia"/>
          <w:sz w:val="24"/>
        </w:rPr>
        <w:t>分布式服务框架</w:t>
      </w:r>
      <w:r w:rsidRPr="00B31567">
        <w:rPr>
          <w:rFonts w:hint="eastAsia"/>
          <w:sz w:val="24"/>
        </w:rPr>
        <w:t xml:space="preserve"> Zookeepe</w:t>
      </w:r>
      <w:r w:rsidRPr="00B31567">
        <w:rPr>
          <w:sz w:val="24"/>
        </w:rPr>
        <w:t>r</w:t>
      </w:r>
      <w:bookmarkEnd w:id="14"/>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分布式服务框架是 Apache Hadoop 的一个子项目，它主要是用来解决分布式应用中经常遇到的一些数据管理问题，如：统一命名服务、状态同步服务、集群管理、分布式应用配置项的管理等。</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数据模型</w:t>
      </w:r>
    </w:p>
    <w:p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会维护一个具有层次关系的数据结构，它非常类似于一个标准的文件系统，如图 1 所示：</w:t>
      </w:r>
    </w:p>
    <w:p w:rsidR="006B62A7" w:rsidRDefault="006B62A7" w:rsidP="009C55D5">
      <w:pPr>
        <w:pStyle w:val="af1"/>
        <w:spacing w:line="400" w:lineRule="exact"/>
        <w:ind w:firstLine="480"/>
        <w:jc w:val="left"/>
        <w:rPr>
          <w:rFonts w:ascii="宋体" w:hAnsi="宋体"/>
          <w:noProof/>
          <w:sz w:val="24"/>
        </w:rPr>
      </w:pPr>
    </w:p>
    <w:p w:rsidR="006B62A7" w:rsidRDefault="006B62A7" w:rsidP="009C55D5">
      <w:pPr>
        <w:pStyle w:val="af1"/>
        <w:spacing w:line="400" w:lineRule="exact"/>
        <w:ind w:firstLine="480"/>
        <w:jc w:val="left"/>
        <w:rPr>
          <w:rFonts w:ascii="宋体" w:hAnsi="宋体"/>
          <w:sz w:val="24"/>
        </w:rPr>
      </w:pPr>
      <w:r>
        <w:rPr>
          <w:rFonts w:ascii="宋体" w:hAnsi="宋体" w:hint="eastAsia"/>
          <w:noProof/>
          <w:sz w:val="24"/>
        </w:rPr>
        <w:drawing>
          <wp:anchor distT="0" distB="0" distL="114300" distR="114300" simplePos="0" relativeHeight="251665408" behindDoc="0" locked="0" layoutInCell="1" allowOverlap="1">
            <wp:simplePos x="0" y="0"/>
            <wp:positionH relativeFrom="column">
              <wp:posOffset>304800</wp:posOffset>
            </wp:positionH>
            <wp:positionV relativeFrom="paragraph">
              <wp:posOffset>0</wp:posOffset>
            </wp:positionV>
            <wp:extent cx="3533775" cy="4410075"/>
            <wp:effectExtent l="0" t="0" r="9525"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33775" cy="4410075"/>
                    </a:xfrm>
                    <a:prstGeom prst="rect">
                      <a:avLst/>
                    </a:prstGeom>
                  </pic:spPr>
                </pic:pic>
              </a:graphicData>
            </a:graphic>
          </wp:anchor>
        </w:drawing>
      </w:r>
      <w:r w:rsidR="009C55D5" w:rsidRPr="009C55D5">
        <w:rPr>
          <w:rFonts w:ascii="宋体" w:hAnsi="宋体" w:hint="eastAsia"/>
          <w:sz w:val="24"/>
        </w:rPr>
        <w:t>图 1 Zookeeper 数据结构</w:t>
      </w:r>
      <w:r w:rsidR="00F81FE8" w:rsidRPr="00F81FE8">
        <w:rPr>
          <w:rFonts w:ascii="宋体" w:hAnsi="宋体" w:hint="eastAsia"/>
          <w:sz w:val="24"/>
          <w:vertAlign w:val="superscript"/>
        </w:rPr>
        <w:t>[3]</w:t>
      </w:r>
    </w:p>
    <w:p w:rsidR="00323E05" w:rsidRPr="009C55D5" w:rsidRDefault="00323E05" w:rsidP="009C55D5">
      <w:pPr>
        <w:pStyle w:val="af1"/>
        <w:spacing w:line="400" w:lineRule="exact"/>
        <w:ind w:firstLine="480"/>
        <w:jc w:val="left"/>
        <w:rPr>
          <w:rFonts w:ascii="宋体" w:hAnsi="宋体"/>
          <w:sz w:val="24"/>
        </w:rPr>
      </w:pP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这种数据结构有如下这些特点：</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每个子目录项如 NameService 都被称作为 znode，这个 znode 是被它所在的路径唯一标识，如 Server1 这个 znode 的标识为 /NameService/Server1</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可以有子节点目录，并且每个 znode 可以存储数据，注意 EPHEMERAL 类型的目录节点不能有子节点目录</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是有版本的，每个 znode 中存储的数据可以有多个版本，也就是一个访问路径中可以存储多份数据</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可以是临时节点，一旦创建这个 znode 的客户端与服务器失去联系，这个 znode 也将自动删除，Zookeeper 的客户端和服务器通信采用长连接方式，每个客户端和服务器通过心跳来保持连接，这个连接状态称为 session，如果 znode 是临时节点，这个 session 失效，znode 也就删除了</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的目录名可以自动编号，如 App1 已经存在，再创建的话，将会自动命名为 App2</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可以被监控</w:t>
      </w:r>
      <w:r w:rsidR="009665D9">
        <w:rPr>
          <w:rFonts w:ascii="宋体" w:hAnsi="宋体" w:hint="eastAsia"/>
          <w:sz w:val="24"/>
        </w:rPr>
        <w:t>，</w:t>
      </w:r>
      <w:r w:rsidRPr="009C55D5">
        <w:rPr>
          <w:rFonts w:ascii="宋体" w:hAnsi="宋体" w:hint="eastAsia"/>
          <w:sz w:val="24"/>
        </w:rPr>
        <w:t xml:space="preserve">包括这个目录节点中存储的数据的修改，子节点目录的变化等，一旦变化可以通知设置监控的客户端，这个是 Zookeeper 的核心特性，Zookeeper </w:t>
      </w:r>
      <w:r w:rsidR="009665D9">
        <w:rPr>
          <w:rFonts w:ascii="宋体" w:hAnsi="宋体" w:hint="eastAsia"/>
          <w:sz w:val="24"/>
        </w:rPr>
        <w:t>的很多功能都是基于这个特性实现的。</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作为一个分布式的服务框架，主要用来解决分布式集群中应用系统的一致性问题，它能提供基于类似于文件系统的目录节点树方式的数据存储，但是 Zookeeper 并不是用来专门存储数据的，它的作用主要是用来维护和监控你存储的数据的状态变化。通过监控这些数据状态的变化，从而可以达到基于数据的集群管理</w:t>
      </w:r>
      <w:r w:rsidR="009665D9">
        <w:rPr>
          <w:rFonts w:ascii="宋体" w:hAnsi="宋体" w:hint="eastAsia"/>
          <w:sz w:val="24"/>
        </w:rPr>
        <w:t>。</w:t>
      </w:r>
    </w:p>
    <w:p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 Hadoop 项目中的一个子项目，是 Hadoop 集群管理的一个必不可少的模块，它主要用来控制集群中的数据，如它管理 Hadoop 集群中的 NameNode，还有 Hbase 中 Master Election、Server 之间状态同步等。</w:t>
      </w:r>
    </w:p>
    <w:p w:rsidR="009C55D5" w:rsidRPr="00B31567" w:rsidRDefault="00246924" w:rsidP="005032EC">
      <w:pPr>
        <w:pStyle w:val="3"/>
        <w:spacing w:line="400" w:lineRule="exact"/>
        <w:ind w:left="826" w:hangingChars="343" w:hanging="826"/>
        <w:rPr>
          <w:sz w:val="24"/>
        </w:rPr>
      </w:pPr>
      <w:bookmarkStart w:id="15" w:name="_Toc453429948"/>
      <w:r w:rsidRPr="00B31567">
        <w:rPr>
          <w:rFonts w:hint="eastAsia"/>
          <w:sz w:val="24"/>
        </w:rPr>
        <w:t>服务器缓存服务</w:t>
      </w:r>
      <w:r w:rsidRPr="00B31567">
        <w:rPr>
          <w:rFonts w:hint="eastAsia"/>
          <w:sz w:val="24"/>
        </w:rPr>
        <w:t xml:space="preserve">  Redis</w:t>
      </w:r>
      <w:bookmarkEnd w:id="15"/>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Redis 是一个开源（BSD许可）的</w:t>
      </w:r>
      <w:r w:rsidR="00121695">
        <w:rPr>
          <w:rFonts w:ascii="宋体" w:hAnsi="宋体" w:hint="eastAsia"/>
          <w:sz w:val="24"/>
        </w:rPr>
        <w:t>，</w:t>
      </w:r>
      <w:r w:rsidRPr="009C55D5">
        <w:rPr>
          <w:rFonts w:ascii="宋体" w:hAnsi="宋体" w:hint="eastAsia"/>
          <w:sz w:val="24"/>
        </w:rPr>
        <w:t>内存中的数据结构存储系统，它可以用作数据库、缓存和消息中间件</w:t>
      </w:r>
      <w:r w:rsidR="00121695">
        <w:rPr>
          <w:rFonts w:ascii="宋体" w:hAnsi="宋体" w:hint="eastAsia"/>
          <w:sz w:val="24"/>
        </w:rPr>
        <w:t>。</w:t>
      </w:r>
      <w:r w:rsidRPr="009C55D5">
        <w:rPr>
          <w:rFonts w:ascii="宋体" w:hAnsi="宋体" w:hint="eastAsia"/>
          <w:sz w:val="24"/>
        </w:rPr>
        <w:t>它支持多种类型的数据结构，如字符串（strings），散列（hashes），列表（lists），集合（sets），有序集合（sorted sets）与范</w:t>
      </w:r>
      <w:r w:rsidRPr="009C55D5">
        <w:rPr>
          <w:rFonts w:ascii="宋体" w:hAnsi="宋体" w:hint="eastAsia"/>
          <w:sz w:val="24"/>
        </w:rPr>
        <w:lastRenderedPageBreak/>
        <w:t>围查询，bitmaps，hyperloglogs和地理空间（geospatial）索引半径查询</w:t>
      </w:r>
      <w:r w:rsidR="00121695">
        <w:rPr>
          <w:rFonts w:ascii="宋体" w:hAnsi="宋体" w:hint="eastAsia"/>
          <w:sz w:val="24"/>
        </w:rPr>
        <w:t>。</w:t>
      </w:r>
      <w:r w:rsidRPr="009C55D5">
        <w:rPr>
          <w:rFonts w:ascii="宋体" w:hAnsi="宋体" w:hint="eastAsia"/>
          <w:sz w:val="24"/>
        </w:rPr>
        <w:t>Redis 内置了复制（replication），LUA脚本（Lua scripting），LRU驱动事件（LRU eviction），事务（transactions）和不同级别的磁盘持久化（persistence）</w:t>
      </w:r>
      <w:r w:rsidR="00DF1BBB">
        <w:rPr>
          <w:rFonts w:ascii="宋体" w:hAnsi="宋体" w:hint="eastAsia"/>
          <w:sz w:val="24"/>
        </w:rPr>
        <w:t>，</w:t>
      </w:r>
      <w:r w:rsidRPr="009C55D5">
        <w:rPr>
          <w:rFonts w:ascii="宋体" w:hAnsi="宋体" w:hint="eastAsia"/>
          <w:sz w:val="24"/>
        </w:rPr>
        <w:t>并通过Redis哨兵（Sentinel）和自动分区（Cluster）提供高可用性（high availability）</w:t>
      </w:r>
      <w:r w:rsidR="00121695">
        <w:rPr>
          <w:rFonts w:ascii="宋体" w:hAnsi="宋体" w:hint="eastAsia"/>
          <w:sz w:val="24"/>
        </w:rPr>
        <w:t>。</w:t>
      </w:r>
    </w:p>
    <w:p w:rsidR="009C55D5" w:rsidRPr="009C55D5" w:rsidRDefault="007E2E39" w:rsidP="009C55D5">
      <w:pPr>
        <w:pStyle w:val="af1"/>
        <w:spacing w:line="400" w:lineRule="exact"/>
        <w:ind w:firstLine="480"/>
        <w:jc w:val="left"/>
        <w:rPr>
          <w:rFonts w:ascii="宋体" w:hAnsi="宋体"/>
          <w:sz w:val="24"/>
        </w:rPr>
      </w:pPr>
      <w:r>
        <w:rPr>
          <w:rFonts w:ascii="宋体" w:hAnsi="宋体" w:hint="eastAsia"/>
          <w:sz w:val="24"/>
        </w:rPr>
        <w:t>你可以对这些类型执行原子操作，例</w:t>
      </w:r>
      <w:r w:rsidR="009C55D5" w:rsidRPr="009C55D5">
        <w:rPr>
          <w:rFonts w:ascii="宋体" w:hAnsi="宋体" w:hint="eastAsia"/>
          <w:sz w:val="24"/>
        </w:rPr>
        <w:t>如：字符串（strings）的append 命令</w:t>
      </w:r>
      <w:r w:rsidR="00121695">
        <w:rPr>
          <w:rFonts w:ascii="宋体" w:hAnsi="宋体" w:hint="eastAsia"/>
          <w:sz w:val="24"/>
        </w:rPr>
        <w:t>；</w:t>
      </w:r>
      <w:r w:rsidR="009C55D5" w:rsidRPr="009C55D5">
        <w:rPr>
          <w:rFonts w:ascii="宋体" w:hAnsi="宋体" w:hint="eastAsia"/>
          <w:sz w:val="24"/>
        </w:rPr>
        <w:t>散列（hashes）的hincrby命令</w:t>
      </w:r>
      <w:r w:rsidR="00121695">
        <w:rPr>
          <w:rFonts w:ascii="宋体" w:hAnsi="宋体" w:hint="eastAsia"/>
          <w:sz w:val="24"/>
        </w:rPr>
        <w:t>；</w:t>
      </w:r>
      <w:r w:rsidR="009C55D5" w:rsidRPr="009C55D5">
        <w:rPr>
          <w:rFonts w:ascii="宋体" w:hAnsi="宋体" w:hint="eastAsia"/>
          <w:sz w:val="24"/>
        </w:rPr>
        <w:t>列表（lists）的lpush命令</w:t>
      </w:r>
      <w:r w:rsidR="00121695">
        <w:rPr>
          <w:rFonts w:ascii="宋体" w:hAnsi="宋体" w:hint="eastAsia"/>
          <w:sz w:val="24"/>
        </w:rPr>
        <w:t>；</w:t>
      </w:r>
      <w:r w:rsidR="009C55D5" w:rsidRPr="009C55D5">
        <w:rPr>
          <w:rFonts w:ascii="宋体" w:hAnsi="宋体" w:hint="eastAsia"/>
          <w:sz w:val="24"/>
        </w:rPr>
        <w:t>集合（sets）计算交集sinter命令，计算并集union命令和计算差集sdiff命令</w:t>
      </w:r>
      <w:r w:rsidR="00121695">
        <w:rPr>
          <w:rFonts w:ascii="宋体" w:hAnsi="宋体" w:hint="eastAsia"/>
          <w:sz w:val="24"/>
        </w:rPr>
        <w:t>；</w:t>
      </w:r>
      <w:r w:rsidR="009C55D5" w:rsidRPr="009C55D5">
        <w:rPr>
          <w:rFonts w:ascii="宋体" w:hAnsi="宋体" w:hint="eastAsia"/>
          <w:sz w:val="24"/>
        </w:rPr>
        <w:t>或者在有序集合（sorted sets）里面获取成员的最高排名zrangebyscore命令</w:t>
      </w:r>
      <w:r w:rsidR="00121695">
        <w:rPr>
          <w:rFonts w:ascii="宋体" w:hAnsi="宋体" w:hint="eastAsia"/>
          <w:sz w:val="24"/>
        </w:rPr>
        <w:t>。</w:t>
      </w:r>
    </w:p>
    <w:p w:rsidR="00246924" w:rsidRDefault="009C55D5" w:rsidP="009C55D5">
      <w:pPr>
        <w:pStyle w:val="af1"/>
        <w:spacing w:line="400" w:lineRule="exact"/>
        <w:ind w:firstLine="480"/>
        <w:jc w:val="left"/>
        <w:rPr>
          <w:rFonts w:ascii="宋体" w:hAnsi="宋体"/>
          <w:sz w:val="24"/>
        </w:rPr>
      </w:pPr>
      <w:r w:rsidRPr="009C55D5">
        <w:rPr>
          <w:rFonts w:ascii="宋体" w:hAnsi="宋体" w:hint="eastAsia"/>
          <w:sz w:val="24"/>
        </w:rPr>
        <w:t>为了实现其卓越的性能</w:t>
      </w:r>
      <w:r w:rsidR="00DF1BBB">
        <w:rPr>
          <w:rFonts w:ascii="宋体" w:hAnsi="宋体" w:hint="eastAsia"/>
          <w:sz w:val="24"/>
        </w:rPr>
        <w:t>，</w:t>
      </w:r>
      <w:r w:rsidRPr="009C55D5">
        <w:rPr>
          <w:rFonts w:ascii="宋体" w:hAnsi="宋体" w:hint="eastAsia"/>
          <w:sz w:val="24"/>
        </w:rPr>
        <w:t>Redis 采用运行在内存中的数据集工作方式</w:t>
      </w:r>
      <w:r w:rsidR="00121695">
        <w:rPr>
          <w:rFonts w:ascii="宋体" w:hAnsi="宋体" w:hint="eastAsia"/>
          <w:sz w:val="24"/>
        </w:rPr>
        <w:t>。</w:t>
      </w:r>
      <w:r w:rsidRPr="009C55D5">
        <w:rPr>
          <w:rFonts w:ascii="宋体" w:hAnsi="宋体" w:hint="eastAsia"/>
          <w:sz w:val="24"/>
        </w:rPr>
        <w:t>根据您的使用情况</w:t>
      </w:r>
      <w:r w:rsidR="00DF1BBB">
        <w:rPr>
          <w:rFonts w:ascii="宋体" w:hAnsi="宋体" w:hint="eastAsia"/>
          <w:sz w:val="24"/>
        </w:rPr>
        <w:t>，</w:t>
      </w:r>
      <w:r w:rsidRPr="009C55D5">
        <w:rPr>
          <w:rFonts w:ascii="宋体" w:hAnsi="宋体" w:hint="eastAsia"/>
          <w:sz w:val="24"/>
        </w:rPr>
        <w:t>您可以每隔一定时间将数据集导出到磁盘</w:t>
      </w:r>
      <w:r w:rsidR="00DF1BBB">
        <w:rPr>
          <w:rFonts w:ascii="宋体" w:hAnsi="宋体" w:hint="eastAsia"/>
          <w:sz w:val="24"/>
        </w:rPr>
        <w:t>，</w:t>
      </w:r>
      <w:r w:rsidRPr="009C55D5">
        <w:rPr>
          <w:rFonts w:ascii="宋体" w:hAnsi="宋体" w:hint="eastAsia"/>
          <w:sz w:val="24"/>
        </w:rPr>
        <w:t>或者追加到命令日志中</w:t>
      </w:r>
      <w:r w:rsidR="00121695">
        <w:rPr>
          <w:rFonts w:ascii="宋体" w:hAnsi="宋体" w:hint="eastAsia"/>
          <w:sz w:val="24"/>
        </w:rPr>
        <w:t>。</w:t>
      </w:r>
      <w:r w:rsidRPr="009C55D5">
        <w:rPr>
          <w:rFonts w:ascii="宋体" w:hAnsi="宋体" w:hint="eastAsia"/>
          <w:sz w:val="24"/>
        </w:rPr>
        <w:t>您也可以关闭持久化功能，将Redis作为一个高效的网络的缓存数据功能使用</w:t>
      </w:r>
      <w:r w:rsidR="00121695">
        <w:rPr>
          <w:rFonts w:ascii="宋体" w:hAnsi="宋体" w:hint="eastAsia"/>
          <w:sz w:val="24"/>
        </w:rPr>
        <w:t>。</w:t>
      </w:r>
      <w:r w:rsidRPr="009C55D5">
        <w:rPr>
          <w:rFonts w:ascii="宋体" w:hAnsi="宋体" w:hint="eastAsia"/>
          <w:sz w:val="24"/>
        </w:rPr>
        <w:t>Redis 同样支持主从复制（能自动重连和网络断开时自动重新同步），并且第一次同步是快速的非阻塞试的同步</w:t>
      </w:r>
      <w:r w:rsidR="00121695">
        <w:rPr>
          <w:rFonts w:ascii="宋体" w:hAnsi="宋体" w:hint="eastAsia"/>
          <w:sz w:val="24"/>
        </w:rPr>
        <w:t>。</w:t>
      </w:r>
      <w:r w:rsidR="00A02BE8" w:rsidRPr="00A02BE8">
        <w:rPr>
          <w:rFonts w:ascii="宋体" w:hAnsi="宋体" w:hint="eastAsia"/>
          <w:sz w:val="24"/>
          <w:vertAlign w:val="superscript"/>
        </w:rPr>
        <w:t>[5]</w:t>
      </w:r>
    </w:p>
    <w:p w:rsidR="004029C9" w:rsidRPr="005032EC" w:rsidRDefault="004029C9" w:rsidP="005032EC">
      <w:pPr>
        <w:pStyle w:val="3"/>
        <w:spacing w:line="400" w:lineRule="exact"/>
        <w:ind w:left="826" w:hangingChars="343" w:hanging="826"/>
        <w:rPr>
          <w:sz w:val="24"/>
        </w:rPr>
      </w:pPr>
      <w:bookmarkStart w:id="16" w:name="_Toc453429949"/>
      <w:r w:rsidRPr="005032EC">
        <w:rPr>
          <w:rFonts w:hint="eastAsia"/>
          <w:sz w:val="24"/>
        </w:rPr>
        <w:t>NoSql</w:t>
      </w:r>
      <w:r w:rsidRPr="005032EC">
        <w:rPr>
          <w:rFonts w:hint="eastAsia"/>
          <w:sz w:val="24"/>
        </w:rPr>
        <w:t>数据库</w:t>
      </w:r>
      <w:r w:rsidRPr="005032EC">
        <w:rPr>
          <w:rFonts w:hint="eastAsia"/>
          <w:sz w:val="24"/>
        </w:rPr>
        <w:t xml:space="preserve"> MongoDB</w:t>
      </w:r>
      <w:bookmarkEnd w:id="16"/>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1、存储形式，相较于传统的关系型数据库，它可以使用一个表存储原来需要使用多表关联才能存储的数据库。</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2、存储动态性，相较于传统的数据库当要增加一个属性值的时候要对表大动，mongodb的面向文档的形式可以使其属性值轻意的增加和删除。而原来 的关系型数据库要实现这个需要有很多的属性表来支持。</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Mongodb存储特点</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3、Mongodb有两种数据写入模式，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一种是高效的fire-and-forget模式就是只管向数据库服务器提交数据不等数据库服务器的回应。这个是数据库默认模式。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另外一种是安全模式，就是写入的同时还要与服务器同步，当数据的安全性要求高的时候适合用安全模式。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4、Mongodb的日志功能。</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日志功能是帮助在系统Down机的时候恢复数据完整性做的，默认情况下Mongodb是开启日志功能的。每一个数据库操作都会先记录日志，所以当down</w:t>
      </w:r>
      <w:r w:rsidRPr="004029C9">
        <w:rPr>
          <w:rFonts w:ascii="宋体" w:hAnsi="宋体" w:hint="eastAsia"/>
          <w:sz w:val="24"/>
        </w:rPr>
        <w:lastRenderedPageBreak/>
        <w:t>机重启动服务器的时候数据库服务器能够通过日志文件恢复之前未完成的操作。</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当然，开启日志必然影响性能，所以用户需要根据自己的实际应用来选择一个合适的工作模式。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如果你打算使用无日志模式，最好使用拷贝集群模式，这样可以降低数据丢失的风险。</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Mongodb的索引</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5、Mongodb支持关系型数据库的所有索引模式（升序，降序，唯一，复合，地理空间索引），同时也支持二级索引（通过B-tree实现）。每一个collection支持64个索引</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6、支持ad hoc queries用户自己可以定义自己的查询。</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Mongodb的集群</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7、Mongodb的集群模式是主从模式的集群，其中主服务器只有一个，支持读写，而从服务器可以有多个只支持读取操作。集群的主要目的是通过数据的冗余实现failover模式，从而提高数据库服务器的可用性。当主服务器断掉后其中的一个从服务器会自动升级为主服务器，其它drive client只要通过failover就可以自动切换到新的主服务器，正常工作。而当原来的主服务器再恢复工作的时候，它将自动转为从服务器。</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Mongodb的可扩展性</w:t>
      </w:r>
    </w:p>
    <w:p w:rsidR="00246924" w:rsidRDefault="004029C9" w:rsidP="004029C9">
      <w:pPr>
        <w:pStyle w:val="af1"/>
        <w:spacing w:line="400" w:lineRule="exact"/>
        <w:ind w:firstLine="480"/>
        <w:jc w:val="left"/>
        <w:rPr>
          <w:rFonts w:ascii="宋体" w:hAnsi="宋体"/>
          <w:sz w:val="24"/>
        </w:rPr>
      </w:pPr>
      <w:r w:rsidRPr="004029C9">
        <w:rPr>
          <w:rFonts w:ascii="宋体" w:hAnsi="宋体" w:hint="eastAsia"/>
          <w:sz w:val="24"/>
        </w:rPr>
        <w:t>8、Mongodb采用了最新的低成本的横向扩展模式，相对于传统的单结点纵向扩展，可以节约成功，而且有更好的可靠性，更好的数据处理性能。</w:t>
      </w:r>
    </w:p>
    <w:p w:rsidR="005D2F41" w:rsidRPr="00CF268D" w:rsidRDefault="00CF268D" w:rsidP="00CF268D">
      <w:pPr>
        <w:pStyle w:val="3"/>
        <w:spacing w:line="400" w:lineRule="exact"/>
        <w:ind w:left="826" w:hangingChars="343" w:hanging="826"/>
        <w:rPr>
          <w:sz w:val="24"/>
        </w:rPr>
      </w:pPr>
      <w:bookmarkStart w:id="17" w:name="_Toc453429950"/>
      <w:r>
        <w:rPr>
          <w:rFonts w:hint="eastAsia"/>
          <w:sz w:val="24"/>
        </w:rPr>
        <w:t>高性能</w:t>
      </w:r>
      <w:r>
        <w:rPr>
          <w:rFonts w:hint="eastAsia"/>
          <w:sz w:val="24"/>
        </w:rPr>
        <w:t>HTTP</w:t>
      </w:r>
      <w:r>
        <w:rPr>
          <w:rFonts w:hint="eastAsia"/>
          <w:sz w:val="24"/>
        </w:rPr>
        <w:t>服务器</w:t>
      </w:r>
      <w:r w:rsidR="002B0939" w:rsidRPr="00CF268D">
        <w:rPr>
          <w:rFonts w:hint="eastAsia"/>
          <w:sz w:val="24"/>
        </w:rPr>
        <w:t>Nginx</w:t>
      </w:r>
      <w:bookmarkEnd w:id="17"/>
    </w:p>
    <w:p w:rsidR="005D2F41" w:rsidRPr="005949C0" w:rsidRDefault="005D2F41" w:rsidP="004029C9">
      <w:pPr>
        <w:pStyle w:val="af1"/>
        <w:spacing w:line="400" w:lineRule="exact"/>
        <w:ind w:firstLine="480"/>
        <w:jc w:val="left"/>
        <w:rPr>
          <w:rFonts w:ascii="宋体" w:hAnsi="宋体"/>
          <w:sz w:val="24"/>
        </w:rPr>
      </w:pPr>
      <w:r w:rsidRPr="005D2F41">
        <w:rPr>
          <w:rFonts w:ascii="宋体" w:hAnsi="宋体" w:hint="eastAsia"/>
          <w:sz w:val="24"/>
        </w:rPr>
        <w:t>Nginx ("engine x") 是一个高性能的 HTTP 和 反向代理 服务器，也是一个 IMAP/POP3/SMTP 代理服务器。 Nginx 是由 Igor Sysoev 为俄罗斯访问量第二的 Rambler.ru 站点开发的，它已经在该站点运行超过两年半了。 Igor 将源代码以类 BSD 许可证的形式发布。尽管还是测试版，但是，Nginx 已经因为它的稳定性、丰富的功能集、示例配置文件和低系统资源的消耗而闻名了。</w:t>
      </w:r>
      <w:r w:rsidR="00BD7B3B">
        <w:rPr>
          <w:rFonts w:ascii="宋体" w:hAnsi="宋体" w:hint="eastAsia"/>
          <w:sz w:val="24"/>
        </w:rPr>
        <w:t>在本文中将使用Nginx作为云服务的前端请求的代理与负载均衡。</w:t>
      </w:r>
    </w:p>
    <w:p w:rsidR="00911ECC" w:rsidRPr="00CA246A" w:rsidRDefault="00911ECC" w:rsidP="00626322">
      <w:pPr>
        <w:pStyle w:val="2"/>
        <w:rPr>
          <w:rFonts w:ascii="黑体"/>
          <w:sz w:val="28"/>
        </w:rPr>
      </w:pPr>
      <w:bookmarkStart w:id="18" w:name="_Toc453429951"/>
      <w:r w:rsidRPr="00CA246A">
        <w:rPr>
          <w:rFonts w:ascii="黑体" w:hint="eastAsia"/>
          <w:sz w:val="28"/>
        </w:rPr>
        <w:lastRenderedPageBreak/>
        <w:t>本章小结</w:t>
      </w:r>
      <w:bookmarkEnd w:id="18"/>
    </w:p>
    <w:p w:rsidR="001B24BB" w:rsidRDefault="0025196A">
      <w:pPr>
        <w:pStyle w:val="af1"/>
        <w:adjustRightInd/>
        <w:snapToGrid/>
        <w:spacing w:before="0" w:after="0" w:line="400" w:lineRule="exact"/>
        <w:ind w:firstLine="482"/>
        <w:jc w:val="both"/>
        <w:rPr>
          <w:rFonts w:ascii="宋体" w:hAnsi="宋体"/>
          <w:sz w:val="24"/>
        </w:rPr>
      </w:pPr>
      <w:r w:rsidRPr="00A3546B">
        <w:rPr>
          <w:rFonts w:ascii="宋体" w:hAnsi="宋体" w:hint="eastAsia"/>
          <w:sz w:val="24"/>
        </w:rPr>
        <w:t>总而言之，分布式系统是大数据时代企业级应用的首选平台，它有良好的可扩展性，尤其是横向可扩展性（Scale Out），使得分布式系统非常灵活，能应对千变万化的企业级需求，而且降低了企业客户对服务器硬件的要求，真正能做到应用服务层面的弹性扩展（auto-scaling）。</w:t>
      </w:r>
      <w:r w:rsidR="0026357C">
        <w:rPr>
          <w:rFonts w:ascii="宋体" w:hAnsi="宋体" w:hint="eastAsia"/>
          <w:sz w:val="24"/>
        </w:rPr>
        <w:t>随着开源社区的蓬勃发展，开源的框架也越来越多。在开源的世界里有一句名言：不要重复发明轮子。我们要充分利用开源的力量来提高我们的工作效率与工作质量。本章所述的组件都是开源社区的优秀成果，本文论述的分布式框架设计，其思想与实现都是与这些开源的组件紧密结合的。</w:t>
      </w:r>
    </w:p>
    <w:p w:rsidR="001B24BB" w:rsidRDefault="001B24BB">
      <w:pPr>
        <w:widowControl/>
        <w:jc w:val="left"/>
        <w:rPr>
          <w:rFonts w:ascii="宋体" w:hAnsi="宋体"/>
          <w:sz w:val="24"/>
        </w:rPr>
      </w:pPr>
      <w:r>
        <w:rPr>
          <w:rFonts w:ascii="宋体" w:hAnsi="宋体"/>
          <w:sz w:val="24"/>
        </w:rPr>
        <w:br w:type="page"/>
      </w:r>
    </w:p>
    <w:p w:rsidR="00911ECC" w:rsidRDefault="00CB529C" w:rsidP="005B0838">
      <w:pPr>
        <w:pStyle w:val="1"/>
        <w:numPr>
          <w:ilvl w:val="0"/>
          <w:numId w:val="0"/>
        </w:numPr>
        <w:ind w:left="432"/>
        <w:jc w:val="center"/>
        <w:rPr>
          <w:rFonts w:ascii="黑体" w:eastAsia="黑体"/>
          <w:sz w:val="32"/>
        </w:rPr>
      </w:pPr>
      <w:bookmarkStart w:id="19" w:name="_Toc453429952"/>
      <w:r>
        <w:rPr>
          <w:rFonts w:ascii="黑体" w:eastAsia="黑体" w:hint="eastAsia"/>
          <w:sz w:val="32"/>
        </w:rPr>
        <w:lastRenderedPageBreak/>
        <w:t>第</w:t>
      </w:r>
      <w:r w:rsidR="0025196A">
        <w:rPr>
          <w:rFonts w:ascii="黑体" w:eastAsia="黑体" w:hint="eastAsia"/>
          <w:sz w:val="32"/>
        </w:rPr>
        <w:t>三</w:t>
      </w:r>
      <w:r>
        <w:rPr>
          <w:rFonts w:ascii="黑体" w:eastAsia="黑体" w:hint="eastAsia"/>
          <w:sz w:val="32"/>
        </w:rPr>
        <w:t>章</w:t>
      </w:r>
      <w:r w:rsidR="004B2754">
        <w:rPr>
          <w:rFonts w:ascii="黑体" w:eastAsia="黑体" w:hint="eastAsia"/>
          <w:sz w:val="32"/>
        </w:rPr>
        <w:t xml:space="preserve"> </w:t>
      </w:r>
      <w:r w:rsidR="00AC274B">
        <w:rPr>
          <w:rFonts w:ascii="黑体" w:eastAsia="黑体" w:hint="eastAsia"/>
          <w:sz w:val="32"/>
        </w:rPr>
        <w:t>企业协同</w:t>
      </w:r>
      <w:r w:rsidR="00D43AEF">
        <w:rPr>
          <w:rFonts w:ascii="黑体" w:eastAsia="黑体" w:hint="eastAsia"/>
          <w:sz w:val="32"/>
        </w:rPr>
        <w:t>办公</w:t>
      </w:r>
      <w:r w:rsidR="00AC274B">
        <w:rPr>
          <w:rFonts w:ascii="黑体" w:eastAsia="黑体" w:hint="eastAsia"/>
          <w:sz w:val="32"/>
        </w:rPr>
        <w:t>云服务</w:t>
      </w:r>
      <w:r w:rsidR="00911ECC">
        <w:rPr>
          <w:rFonts w:ascii="黑体" w:eastAsia="黑体" w:hint="eastAsia"/>
          <w:sz w:val="32"/>
        </w:rPr>
        <w:t>的需求分析</w:t>
      </w:r>
      <w:bookmarkEnd w:id="19"/>
    </w:p>
    <w:p w:rsidR="002D13D8" w:rsidRPr="002D13D8" w:rsidRDefault="002D13D8" w:rsidP="002D13D8">
      <w:pPr>
        <w:pStyle w:val="af1"/>
        <w:spacing w:line="400" w:lineRule="exact"/>
        <w:ind w:firstLine="480"/>
        <w:jc w:val="left"/>
        <w:rPr>
          <w:rFonts w:ascii="宋体" w:hAnsi="宋体"/>
          <w:sz w:val="24"/>
        </w:rPr>
      </w:pPr>
      <w:r w:rsidRPr="002D13D8">
        <w:rPr>
          <w:rFonts w:ascii="宋体" w:hAnsi="宋体" w:hint="eastAsia"/>
          <w:sz w:val="24"/>
        </w:rPr>
        <w:t>在企业中，除了办公自动化系统之外，还有财务、库存、生产、销售、人力等管理系统。由于大量的信息孤岛式的建设，系统之间很少能够紧密协调起来，用户经常需要进行退出一个系统然后再进入另一个系统，并且常常发现数据不一致……因此，利用</w:t>
      </w:r>
      <w:r w:rsidR="00AA7E0C">
        <w:rPr>
          <w:rFonts w:ascii="宋体" w:hAnsi="宋体" w:hint="eastAsia"/>
          <w:sz w:val="24"/>
        </w:rPr>
        <w:t>协同办公</w:t>
      </w:r>
      <w:r w:rsidRPr="002D13D8">
        <w:rPr>
          <w:rFonts w:ascii="宋体" w:hAnsi="宋体" w:hint="eastAsia"/>
          <w:sz w:val="24"/>
        </w:rPr>
        <w:t>软件的信息门户与信息协同优势，通过集成的理念去构建岗位工作门户、以及面向对象的OA理念开始盛行。同时，</w:t>
      </w:r>
      <w:r w:rsidR="00AA7E0C">
        <w:rPr>
          <w:rFonts w:ascii="宋体" w:hAnsi="宋体" w:hint="eastAsia"/>
          <w:sz w:val="24"/>
        </w:rPr>
        <w:t>协同办公</w:t>
      </w:r>
      <w:r w:rsidRPr="002D13D8">
        <w:rPr>
          <w:rFonts w:ascii="宋体" w:hAnsi="宋体" w:hint="eastAsia"/>
          <w:sz w:val="24"/>
        </w:rPr>
        <w:t>软件在移动信息化方面也是首当其冲。并且随着移动互联带来的组织模式的变革，社交化的管理需求开始显露出来，</w:t>
      </w:r>
      <w:r w:rsidR="00AA7E0C">
        <w:rPr>
          <w:rFonts w:ascii="宋体" w:hAnsi="宋体" w:hint="eastAsia"/>
          <w:sz w:val="24"/>
        </w:rPr>
        <w:t>协同办公</w:t>
      </w:r>
      <w:r w:rsidRPr="002D13D8">
        <w:rPr>
          <w:rFonts w:ascii="宋体" w:hAnsi="宋体" w:hint="eastAsia"/>
          <w:sz w:val="24"/>
        </w:rPr>
        <w:t>软件也正在进入自我变革期。作为</w:t>
      </w:r>
      <w:r w:rsidR="00AA7E0C">
        <w:rPr>
          <w:rFonts w:ascii="宋体" w:hAnsi="宋体" w:hint="eastAsia"/>
          <w:sz w:val="24"/>
        </w:rPr>
        <w:t>协同办公</w:t>
      </w:r>
      <w:r w:rsidRPr="002D13D8">
        <w:rPr>
          <w:rFonts w:ascii="宋体" w:hAnsi="宋体" w:hint="eastAsia"/>
          <w:sz w:val="24"/>
        </w:rPr>
        <w:t>软件在当下最为根本的几个特征我们可以概括如下：基于组织的</w:t>
      </w:r>
      <w:r>
        <w:rPr>
          <w:rFonts w:ascii="宋体" w:hAnsi="宋体" w:hint="eastAsia"/>
          <w:sz w:val="24"/>
        </w:rPr>
        <w:t>、</w:t>
      </w:r>
      <w:r w:rsidRPr="002D13D8">
        <w:rPr>
          <w:rFonts w:ascii="宋体" w:hAnsi="宋体" w:hint="eastAsia"/>
          <w:sz w:val="24"/>
        </w:rPr>
        <w:t>基于web的</w:t>
      </w:r>
      <w:r>
        <w:rPr>
          <w:rFonts w:ascii="宋体" w:hAnsi="宋体" w:hint="eastAsia"/>
          <w:sz w:val="24"/>
        </w:rPr>
        <w:t>、</w:t>
      </w:r>
      <w:r w:rsidRPr="002D13D8">
        <w:rPr>
          <w:rFonts w:ascii="宋体" w:hAnsi="宋体" w:hint="eastAsia"/>
          <w:sz w:val="24"/>
        </w:rPr>
        <w:t>基于流程的</w:t>
      </w:r>
      <w:r>
        <w:rPr>
          <w:rFonts w:ascii="宋体" w:hAnsi="宋体" w:hint="eastAsia"/>
          <w:sz w:val="24"/>
        </w:rPr>
        <w:t>、</w:t>
      </w:r>
      <w:r w:rsidRPr="002D13D8">
        <w:rPr>
          <w:rFonts w:ascii="宋体" w:hAnsi="宋体" w:hint="eastAsia"/>
          <w:sz w:val="24"/>
        </w:rPr>
        <w:t>基于知识的</w:t>
      </w:r>
      <w:r>
        <w:rPr>
          <w:rFonts w:ascii="宋体" w:hAnsi="宋体" w:hint="eastAsia"/>
          <w:sz w:val="24"/>
        </w:rPr>
        <w:t>、</w:t>
      </w:r>
      <w:r w:rsidRPr="002D13D8">
        <w:rPr>
          <w:rFonts w:ascii="宋体" w:hAnsi="宋体" w:hint="eastAsia"/>
          <w:sz w:val="24"/>
        </w:rPr>
        <w:t>基于集成的</w:t>
      </w:r>
      <w:r>
        <w:rPr>
          <w:rFonts w:ascii="宋体" w:hAnsi="宋体" w:hint="eastAsia"/>
          <w:sz w:val="24"/>
        </w:rPr>
        <w:t>。</w:t>
      </w:r>
      <w:r w:rsidR="00AA7E0C">
        <w:rPr>
          <w:rFonts w:ascii="宋体" w:hAnsi="宋体" w:hint="eastAsia"/>
          <w:sz w:val="24"/>
        </w:rPr>
        <w:t>协同办公</w:t>
      </w:r>
      <w:r w:rsidRPr="002D13D8">
        <w:rPr>
          <w:rFonts w:ascii="宋体" w:hAnsi="宋体" w:hint="eastAsia"/>
          <w:sz w:val="24"/>
        </w:rPr>
        <w:t>软件的绝大多数用户关注点聚焦在：流程管理、知识管理、信息门户、沟通协助和移动应用等方面，现阶段的</w:t>
      </w:r>
      <w:r w:rsidR="00AA7E0C">
        <w:rPr>
          <w:rFonts w:ascii="宋体" w:hAnsi="宋体" w:hint="eastAsia"/>
          <w:sz w:val="24"/>
        </w:rPr>
        <w:t>协同办公</w:t>
      </w:r>
      <w:r w:rsidRPr="002D13D8">
        <w:rPr>
          <w:rFonts w:ascii="宋体" w:hAnsi="宋体" w:hint="eastAsia"/>
          <w:sz w:val="24"/>
        </w:rPr>
        <w:t>软件主流厂商也是多以工作流程为核心；但，历史永远是动态发展，目前还有不少用户在关注：行政办公、邮件管理和内部信息发布；一些走的前面的用户已经十分关注信息门户和业务数据集成、移动办公；更进一步地，部分的厂商正在开始打造以岗位工作目标为核心的信息门户、流程引擎、内容管理、目标任务、移动引擎、融合集成、报表引擎，引导</w:t>
      </w:r>
      <w:r w:rsidR="00AA7E0C">
        <w:rPr>
          <w:rFonts w:ascii="宋体" w:hAnsi="宋体" w:hint="eastAsia"/>
          <w:sz w:val="24"/>
        </w:rPr>
        <w:t>协同办公</w:t>
      </w:r>
      <w:r>
        <w:rPr>
          <w:rFonts w:ascii="宋体" w:hAnsi="宋体" w:hint="eastAsia"/>
          <w:sz w:val="24"/>
        </w:rPr>
        <w:t>软件向社交化转型。</w:t>
      </w:r>
    </w:p>
    <w:p w:rsidR="002D13D8" w:rsidRPr="002D13D8" w:rsidRDefault="00AA7E0C" w:rsidP="002D13D8">
      <w:pPr>
        <w:pStyle w:val="af1"/>
        <w:spacing w:line="400" w:lineRule="exact"/>
        <w:ind w:firstLine="480"/>
        <w:jc w:val="left"/>
        <w:rPr>
          <w:rFonts w:ascii="宋体" w:hAnsi="宋体"/>
          <w:sz w:val="24"/>
        </w:rPr>
      </w:pPr>
      <w:r>
        <w:rPr>
          <w:rFonts w:ascii="宋体" w:hAnsi="宋体" w:hint="eastAsia"/>
          <w:sz w:val="24"/>
        </w:rPr>
        <w:t>协同办公</w:t>
      </w:r>
      <w:r w:rsidR="002D13D8" w:rsidRPr="002D13D8">
        <w:rPr>
          <w:rFonts w:ascii="宋体" w:hAnsi="宋体" w:hint="eastAsia"/>
          <w:sz w:val="24"/>
        </w:rPr>
        <w:t>软件绝大多数的用户关心流程管理、知识管理、信息门户和沟通协作等应用，主流</w:t>
      </w:r>
      <w:r>
        <w:rPr>
          <w:rFonts w:ascii="宋体" w:hAnsi="宋体" w:hint="eastAsia"/>
          <w:sz w:val="24"/>
        </w:rPr>
        <w:t>协同办公</w:t>
      </w:r>
      <w:r w:rsidR="002D13D8" w:rsidRPr="002D13D8">
        <w:rPr>
          <w:rFonts w:ascii="宋体" w:hAnsi="宋体" w:hint="eastAsia"/>
          <w:sz w:val="24"/>
        </w:rPr>
        <w:t>软件也已经形成以工作流程为核心的共识，并且以此为基础，开始引入目标绩效、计划任务、管理报表等与组织管理、日常办公息息相关的内容和方案实现；而与此同时，以个人工作门户为标志的平台集成理念，以及依托移动互联的移动办公平台开始引领协同OA未来的发展趋势，如移动APP、微信企业号集成应用等等。</w:t>
      </w:r>
      <w:r w:rsidR="00CF43F9">
        <w:rPr>
          <w:rFonts w:ascii="宋体" w:hAnsi="宋体" w:hint="eastAsia"/>
          <w:sz w:val="24"/>
        </w:rPr>
        <w:t>所以现代的</w:t>
      </w:r>
      <w:r w:rsidR="002D13D8">
        <w:rPr>
          <w:rFonts w:ascii="宋体" w:hAnsi="宋体" w:hint="eastAsia"/>
          <w:sz w:val="24"/>
        </w:rPr>
        <w:t>协同办公</w:t>
      </w:r>
      <w:r w:rsidR="00CF43F9">
        <w:rPr>
          <w:rFonts w:ascii="宋体" w:hAnsi="宋体" w:hint="eastAsia"/>
          <w:sz w:val="24"/>
        </w:rPr>
        <w:t>服务</w:t>
      </w:r>
      <w:r w:rsidR="002D13D8">
        <w:rPr>
          <w:rFonts w:ascii="宋体" w:hAnsi="宋体" w:hint="eastAsia"/>
          <w:sz w:val="24"/>
        </w:rPr>
        <w:t>应该是这样</w:t>
      </w:r>
      <w:r w:rsidR="002D13D8" w:rsidRPr="002D13D8">
        <w:rPr>
          <w:rFonts w:ascii="宋体" w:hAnsi="宋体" w:hint="eastAsia"/>
          <w:sz w:val="24"/>
        </w:rPr>
        <w:t>：移动应用为第一媒介</w:t>
      </w:r>
      <w:r w:rsidR="002D13D8">
        <w:rPr>
          <w:rFonts w:ascii="宋体" w:hAnsi="宋体" w:hint="eastAsia"/>
          <w:sz w:val="24"/>
        </w:rPr>
        <w:t>；</w:t>
      </w:r>
      <w:r w:rsidR="002D13D8" w:rsidRPr="002D13D8">
        <w:rPr>
          <w:rFonts w:ascii="宋体" w:hAnsi="宋体" w:hint="eastAsia"/>
          <w:sz w:val="24"/>
        </w:rPr>
        <w:t>组织战略目标落地为第一要义</w:t>
      </w:r>
      <w:r w:rsidR="002D13D8">
        <w:rPr>
          <w:rFonts w:ascii="宋体" w:hAnsi="宋体" w:hint="eastAsia"/>
          <w:sz w:val="24"/>
        </w:rPr>
        <w:t>；</w:t>
      </w:r>
      <w:r w:rsidR="002D13D8" w:rsidRPr="002D13D8">
        <w:rPr>
          <w:rFonts w:ascii="宋体" w:hAnsi="宋体" w:hint="eastAsia"/>
          <w:sz w:val="24"/>
        </w:rPr>
        <w:t>流程引擎、内容引擎、集成引擎、报表引擎、建模引擎、消息引擎六大引擎必备</w:t>
      </w:r>
      <w:r w:rsidR="002D13D8">
        <w:rPr>
          <w:rFonts w:ascii="宋体" w:hAnsi="宋体" w:hint="eastAsia"/>
          <w:sz w:val="24"/>
        </w:rPr>
        <w:t>；</w:t>
      </w:r>
      <w:r w:rsidR="002D13D8" w:rsidRPr="002D13D8">
        <w:rPr>
          <w:rFonts w:ascii="宋体" w:hAnsi="宋体" w:hint="eastAsia"/>
          <w:sz w:val="24"/>
        </w:rPr>
        <w:t>各种应用云端采集部署：降低部署成本，加强智力交换</w:t>
      </w:r>
      <w:r w:rsidR="002D13D8">
        <w:rPr>
          <w:rFonts w:ascii="宋体" w:hAnsi="宋体" w:hint="eastAsia"/>
          <w:sz w:val="24"/>
        </w:rPr>
        <w:t>；</w:t>
      </w:r>
      <w:r w:rsidR="002D13D8" w:rsidRPr="002D13D8">
        <w:rPr>
          <w:rFonts w:ascii="宋体" w:hAnsi="宋体" w:hint="eastAsia"/>
          <w:sz w:val="24"/>
        </w:rPr>
        <w:t>平台化是大趋势：个性化与标准化的有效统一</w:t>
      </w:r>
      <w:r w:rsidR="002D13D8">
        <w:rPr>
          <w:rFonts w:ascii="宋体" w:hAnsi="宋体" w:hint="eastAsia"/>
          <w:sz w:val="24"/>
        </w:rPr>
        <w:t>；</w:t>
      </w:r>
      <w:r w:rsidR="002D13D8" w:rsidRPr="002D13D8">
        <w:rPr>
          <w:rFonts w:ascii="宋体" w:hAnsi="宋体" w:hint="eastAsia"/>
          <w:sz w:val="24"/>
        </w:rPr>
        <w:t>更加凸显人为核心的社交化自我管理模式</w:t>
      </w:r>
      <w:r w:rsidR="002D13D8">
        <w:rPr>
          <w:rFonts w:ascii="宋体" w:hAnsi="宋体" w:hint="eastAsia"/>
          <w:sz w:val="24"/>
        </w:rPr>
        <w:t>；</w:t>
      </w:r>
      <w:r w:rsidR="002D13D8" w:rsidRPr="002D13D8">
        <w:rPr>
          <w:rFonts w:ascii="宋体" w:hAnsi="宋体" w:hint="eastAsia"/>
          <w:sz w:val="24"/>
        </w:rPr>
        <w:t>柔性组织、扩大组织边界：从组织应用为核心到个人发展为核心的模式---任何人都有自己终生唯一的网络办公空间ID，随时可以和任何企业组织进行对接</w:t>
      </w:r>
      <w:r w:rsidR="00CF43F9">
        <w:rPr>
          <w:rFonts w:ascii="宋体" w:hAnsi="宋体" w:hint="eastAsia"/>
          <w:sz w:val="24"/>
        </w:rPr>
        <w:t>。</w:t>
      </w:r>
    </w:p>
    <w:p w:rsidR="00911ECC" w:rsidRDefault="002D13D8" w:rsidP="002D13D8">
      <w:pPr>
        <w:pStyle w:val="af1"/>
        <w:spacing w:line="400" w:lineRule="exact"/>
        <w:ind w:firstLine="480"/>
        <w:jc w:val="left"/>
        <w:rPr>
          <w:rFonts w:ascii="宋体" w:hAnsi="宋体"/>
          <w:sz w:val="24"/>
        </w:rPr>
      </w:pPr>
      <w:r w:rsidRPr="002D13D8">
        <w:rPr>
          <w:rFonts w:ascii="宋体" w:hAnsi="宋体" w:hint="eastAsia"/>
          <w:sz w:val="24"/>
        </w:rPr>
        <w:t>随着人类电脑科技的进步，</w:t>
      </w:r>
      <w:r w:rsidR="00AA7E0C">
        <w:rPr>
          <w:rFonts w:ascii="宋体" w:hAnsi="宋体" w:hint="eastAsia"/>
          <w:sz w:val="24"/>
        </w:rPr>
        <w:t>协同办公</w:t>
      </w:r>
      <w:r w:rsidRPr="002D13D8">
        <w:rPr>
          <w:rFonts w:ascii="宋体" w:hAnsi="宋体" w:hint="eastAsia"/>
          <w:sz w:val="24"/>
        </w:rPr>
        <w:t>软件一定是向着更加还原协同工作自然原貌的方向发展：如果我想请假、报销、出差，只要对着手机说一下就可以了</w:t>
      </w:r>
      <w:r>
        <w:rPr>
          <w:rFonts w:ascii="宋体" w:hAnsi="宋体" w:hint="eastAsia"/>
          <w:sz w:val="24"/>
        </w:rPr>
        <w:t>；</w:t>
      </w:r>
      <w:r w:rsidRPr="002D13D8">
        <w:rPr>
          <w:rFonts w:ascii="宋体" w:hAnsi="宋体" w:hint="eastAsia"/>
          <w:sz w:val="24"/>
        </w:rPr>
        <w:t>如果我想获得某些经验，手机上马上有人跳出来告诉我做好这个事情的关键知识点—我可以不用打扰到当前的他，历史的他会来告诉我如何做</w:t>
      </w:r>
      <w:r>
        <w:rPr>
          <w:rFonts w:ascii="宋体" w:hAnsi="宋体" w:hint="eastAsia"/>
          <w:sz w:val="24"/>
        </w:rPr>
        <w:t>；</w:t>
      </w:r>
      <w:r w:rsidRPr="002D13D8">
        <w:rPr>
          <w:rFonts w:ascii="宋体" w:hAnsi="宋体" w:hint="eastAsia"/>
          <w:sz w:val="24"/>
        </w:rPr>
        <w:t>如果我想召开会</w:t>
      </w:r>
      <w:r w:rsidRPr="002D13D8">
        <w:rPr>
          <w:rFonts w:ascii="宋体" w:hAnsi="宋体" w:hint="eastAsia"/>
          <w:sz w:val="24"/>
        </w:rPr>
        <w:lastRenderedPageBreak/>
        <w:t>议，大家马上可以通过移动设备进行会面交流，系统自动帮助梳理出会议纪要并自动提醒每一个人要做的事情</w:t>
      </w:r>
      <w:r>
        <w:rPr>
          <w:rFonts w:ascii="宋体" w:hAnsi="宋体" w:hint="eastAsia"/>
          <w:sz w:val="24"/>
        </w:rPr>
        <w:t>；</w:t>
      </w:r>
      <w:r w:rsidRPr="002D13D8">
        <w:rPr>
          <w:rFonts w:ascii="宋体" w:hAnsi="宋体" w:hint="eastAsia"/>
          <w:sz w:val="24"/>
        </w:rPr>
        <w:t>任何人所做的事情都可以通过移动设备自动记录下来，并很快反馈到每一个人每一天的工作目标和工作成效中，并告知与整个公司目标的一致性和推进成效</w:t>
      </w:r>
      <w:r>
        <w:rPr>
          <w:rFonts w:ascii="宋体" w:hAnsi="宋体" w:hint="eastAsia"/>
          <w:sz w:val="24"/>
        </w:rPr>
        <w:t>；</w:t>
      </w:r>
      <w:r w:rsidRPr="002D13D8">
        <w:rPr>
          <w:rFonts w:ascii="宋体" w:hAnsi="宋体" w:hint="eastAsia"/>
          <w:sz w:val="24"/>
        </w:rPr>
        <w:t>手持设备能够自动记录我对事件的想法和判断，并针对这些想法和判断提供一些信息依据和人员支持</w:t>
      </w:r>
      <w:r w:rsidR="00CF43F9">
        <w:rPr>
          <w:rFonts w:ascii="宋体" w:hAnsi="宋体" w:hint="eastAsia"/>
          <w:sz w:val="24"/>
        </w:rPr>
        <w:t>。</w:t>
      </w:r>
    </w:p>
    <w:p w:rsidR="00AC4226" w:rsidRPr="005B0838" w:rsidRDefault="00AC4226" w:rsidP="002D13D8">
      <w:pPr>
        <w:pStyle w:val="af1"/>
        <w:spacing w:line="400" w:lineRule="exact"/>
        <w:ind w:firstLine="480"/>
        <w:jc w:val="left"/>
        <w:rPr>
          <w:rFonts w:ascii="宋体" w:hAnsi="宋体"/>
          <w:sz w:val="24"/>
        </w:rPr>
      </w:pPr>
      <w:r>
        <w:rPr>
          <w:rFonts w:ascii="宋体" w:hAnsi="宋体" w:hint="eastAsia"/>
          <w:sz w:val="24"/>
        </w:rPr>
        <w:t>上述的内容不仅是企业协同的现在的需求，也是未来发展的方向。</w:t>
      </w:r>
      <w:r w:rsidR="003E243E">
        <w:rPr>
          <w:rFonts w:ascii="宋体" w:hAnsi="宋体" w:hint="eastAsia"/>
          <w:sz w:val="24"/>
        </w:rPr>
        <w:t>本章接下来就会以这些点切入，来简述工作圈这</w:t>
      </w:r>
      <w:r w:rsidR="008E2231">
        <w:rPr>
          <w:rFonts w:ascii="宋体" w:hAnsi="宋体" w:hint="eastAsia"/>
          <w:sz w:val="24"/>
        </w:rPr>
        <w:t>样</w:t>
      </w:r>
      <w:r w:rsidR="003E243E">
        <w:rPr>
          <w:rFonts w:ascii="宋体" w:hAnsi="宋体" w:hint="eastAsia"/>
          <w:sz w:val="24"/>
        </w:rPr>
        <w:t>一个基于移动云服务的企业协同软件是怎么去满足这些需求的。</w:t>
      </w:r>
    </w:p>
    <w:p w:rsidR="004029C9" w:rsidRPr="004029C9" w:rsidRDefault="004029C9" w:rsidP="00F937CF">
      <w:pPr>
        <w:pStyle w:val="af0"/>
        <w:keepNext/>
        <w:keepLines/>
        <w:numPr>
          <w:ilvl w:val="0"/>
          <w:numId w:val="1"/>
        </w:numPr>
        <w:spacing w:before="340" w:after="330" w:line="578" w:lineRule="auto"/>
        <w:ind w:firstLineChars="0"/>
        <w:outlineLvl w:val="0"/>
        <w:rPr>
          <w:b/>
          <w:bCs/>
          <w:noProof/>
          <w:vanish/>
          <w:kern w:val="44"/>
          <w:sz w:val="44"/>
          <w:szCs w:val="44"/>
        </w:rPr>
      </w:pPr>
    </w:p>
    <w:p w:rsidR="00911ECC" w:rsidRPr="00CA246A" w:rsidRDefault="00A80E2F" w:rsidP="00626322">
      <w:pPr>
        <w:pStyle w:val="2"/>
        <w:rPr>
          <w:rFonts w:ascii="黑体"/>
          <w:sz w:val="28"/>
        </w:rPr>
      </w:pPr>
      <w:bookmarkStart w:id="20" w:name="_Toc453429953"/>
      <w:r w:rsidRPr="00CA246A">
        <w:rPr>
          <w:rFonts w:ascii="黑体" w:hint="eastAsia"/>
          <w:sz w:val="28"/>
        </w:rPr>
        <w:t>系统用户角色分析</w:t>
      </w:r>
      <w:bookmarkEnd w:id="20"/>
    </w:p>
    <w:p w:rsidR="006B0DE0" w:rsidRDefault="00F14A55" w:rsidP="006B0DE0">
      <w:pPr>
        <w:pStyle w:val="af1"/>
        <w:spacing w:line="400" w:lineRule="exact"/>
        <w:ind w:firstLine="480"/>
        <w:jc w:val="left"/>
        <w:rPr>
          <w:rFonts w:ascii="宋体" w:hAnsi="宋体"/>
          <w:sz w:val="24"/>
        </w:rPr>
      </w:pPr>
      <w:r>
        <w:rPr>
          <w:rFonts w:ascii="宋体" w:hAnsi="宋体" w:hint="eastAsia"/>
          <w:sz w:val="24"/>
        </w:rPr>
        <w:t>企业内的角色划分，一般分为：决策者、管理者、员工</w:t>
      </w:r>
      <w:r w:rsidR="00AC4226">
        <w:rPr>
          <w:rFonts w:ascii="宋体" w:hAnsi="宋体" w:hint="eastAsia"/>
          <w:sz w:val="24"/>
        </w:rPr>
        <w:t>。他们在企业中起到一个什么样的作用，决定了他们在这个系统之中的能力大小。</w:t>
      </w:r>
    </w:p>
    <w:p w:rsidR="00AC4226" w:rsidRDefault="00AC4226" w:rsidP="006B0DE0">
      <w:pPr>
        <w:pStyle w:val="af1"/>
        <w:spacing w:line="400" w:lineRule="exact"/>
        <w:ind w:firstLine="480"/>
        <w:jc w:val="left"/>
        <w:rPr>
          <w:rFonts w:ascii="宋体" w:hAnsi="宋体"/>
          <w:sz w:val="24"/>
        </w:rPr>
      </w:pPr>
      <w:r>
        <w:rPr>
          <w:rFonts w:ascii="宋体" w:hAnsi="宋体" w:hint="eastAsia"/>
          <w:sz w:val="24"/>
        </w:rPr>
        <w:t>决策者：一般指的就是企业的领导。他们在企业中仅是很少的一部份人，但是确是企业的头脑。他们主要的工作就是决定企业发展的方向，决定企业的主要目的与制定企业的管理方式。</w:t>
      </w:r>
      <w:r w:rsidR="00F14A55">
        <w:rPr>
          <w:rFonts w:ascii="宋体" w:hAnsi="宋体" w:hint="eastAsia"/>
          <w:sz w:val="24"/>
        </w:rPr>
        <w:t>在工作圈中，他们定位应该是权限最大的一部份用户。做为信息企业内信息的发布者和企业人员的管理者。因为还需要对企业的发展方向做决策，所以他们还是企业运营数据，分析的查看者。</w:t>
      </w:r>
    </w:p>
    <w:p w:rsidR="00F14A55" w:rsidRDefault="00F14A55" w:rsidP="006B0DE0">
      <w:pPr>
        <w:pStyle w:val="af1"/>
        <w:spacing w:line="400" w:lineRule="exact"/>
        <w:ind w:firstLine="480"/>
        <w:jc w:val="left"/>
        <w:rPr>
          <w:rFonts w:ascii="宋体" w:hAnsi="宋体"/>
          <w:sz w:val="24"/>
        </w:rPr>
      </w:pPr>
      <w:r>
        <w:rPr>
          <w:rFonts w:ascii="宋体" w:hAnsi="宋体" w:hint="eastAsia"/>
          <w:sz w:val="24"/>
        </w:rPr>
        <w:t>管理者：一般是企业员工的管理人员。主要工作是管理员工的日常工作，转达决策者的一些信息。</w:t>
      </w:r>
      <w:r w:rsidR="00522875">
        <w:rPr>
          <w:rFonts w:ascii="宋体" w:hAnsi="宋体" w:hint="eastAsia"/>
          <w:sz w:val="24"/>
        </w:rPr>
        <w:t>在工作圈中，对他们的定位就是企业内部各功能模块的管理员。比如：签到查看人，圈子管理员等角色。</w:t>
      </w:r>
    </w:p>
    <w:p w:rsidR="00A93168" w:rsidRDefault="00522875" w:rsidP="001939CB">
      <w:pPr>
        <w:pStyle w:val="af1"/>
        <w:spacing w:line="400" w:lineRule="exact"/>
        <w:ind w:firstLine="480"/>
        <w:jc w:val="left"/>
        <w:rPr>
          <w:rFonts w:ascii="宋体" w:hAnsi="宋体"/>
          <w:sz w:val="24"/>
        </w:rPr>
      </w:pPr>
      <w:r>
        <w:rPr>
          <w:rFonts w:ascii="宋体" w:hAnsi="宋体" w:hint="eastAsia"/>
          <w:sz w:val="24"/>
        </w:rPr>
        <w:t>员工：就是企业中具本工作的执行者了。他们代表企业的绝大多数人。主要工作就是完成管理者传达的工作，汇报工作结果。在工作圈中，对他们的定位就是数据的主要生产者。上、下班打卡，每日、每周、每月工作总结、发布工作进度、问题或是解决方案等。</w:t>
      </w:r>
    </w:p>
    <w:p w:rsidR="001939CB" w:rsidRPr="001939CB" w:rsidRDefault="001939CB" w:rsidP="001939CB">
      <w:pPr>
        <w:pStyle w:val="af1"/>
        <w:spacing w:line="400" w:lineRule="exact"/>
        <w:ind w:firstLine="480"/>
        <w:jc w:val="left"/>
        <w:rPr>
          <w:rFonts w:ascii="宋体" w:hAnsi="宋体"/>
          <w:sz w:val="24"/>
        </w:rPr>
      </w:pPr>
      <w:r>
        <w:rPr>
          <w:rFonts w:ascii="宋体" w:hAnsi="宋体" w:hint="eastAsia"/>
          <w:sz w:val="24"/>
        </w:rPr>
        <w:t>对于大型企业，国有企业来说，他们有完整的OA办公系统，同时也有很多的专用服务商为他们提供构件基于他们业务场景下的协同办公系统。也就是说他们使用的系统大多数都是针对他们量身定制的。他们不是工作圈的主要目标。工作圈的主要用户群是一些没有雄厚财力，而且管理流程和主要业务相对简单的中小企业或者是小微企业。相对简单的管理和业务使得他们的需求更加容易抽象，这样工作圈的适用面就会更加广。同时企业人数相对大型企业要少的多，员工的转型相对要更加的容易，这样有助于软件的推广。</w:t>
      </w:r>
    </w:p>
    <w:p w:rsidR="00911ECC" w:rsidRPr="00CA246A" w:rsidRDefault="00911ECC" w:rsidP="00626322">
      <w:pPr>
        <w:pStyle w:val="2"/>
        <w:rPr>
          <w:rFonts w:ascii="黑体"/>
          <w:sz w:val="28"/>
        </w:rPr>
      </w:pPr>
      <w:bookmarkStart w:id="21" w:name="_Toc453429954"/>
      <w:r w:rsidRPr="00CA246A">
        <w:rPr>
          <w:rFonts w:ascii="黑体" w:hint="eastAsia"/>
          <w:sz w:val="28"/>
        </w:rPr>
        <w:lastRenderedPageBreak/>
        <w:t>系统功能需求分析</w:t>
      </w:r>
      <w:bookmarkEnd w:id="21"/>
    </w:p>
    <w:p w:rsidR="00E37E58" w:rsidRDefault="00E37E58" w:rsidP="005032EC">
      <w:pPr>
        <w:pStyle w:val="3"/>
        <w:spacing w:line="400" w:lineRule="exact"/>
        <w:ind w:left="826" w:hangingChars="343" w:hanging="826"/>
        <w:rPr>
          <w:sz w:val="24"/>
        </w:rPr>
      </w:pPr>
      <w:bookmarkStart w:id="22" w:name="_Toc453429955"/>
      <w:r>
        <w:rPr>
          <w:rFonts w:hint="eastAsia"/>
          <w:sz w:val="24"/>
        </w:rPr>
        <w:t>用户账户管理</w:t>
      </w:r>
      <w:r w:rsidR="005032EC">
        <w:rPr>
          <w:rFonts w:hint="eastAsia"/>
          <w:sz w:val="24"/>
        </w:rPr>
        <w:t>与企业管理</w:t>
      </w:r>
      <w:bookmarkEnd w:id="22"/>
    </w:p>
    <w:p w:rsidR="00AF6D02" w:rsidRDefault="00E37E58" w:rsidP="00AF6D02">
      <w:pPr>
        <w:pStyle w:val="af1"/>
        <w:spacing w:line="400" w:lineRule="exact"/>
        <w:ind w:firstLine="480"/>
        <w:jc w:val="left"/>
        <w:rPr>
          <w:rFonts w:ascii="宋体" w:hAnsi="宋体"/>
          <w:sz w:val="24"/>
        </w:rPr>
      </w:pPr>
      <w:r w:rsidRPr="00E37E58">
        <w:rPr>
          <w:rFonts w:ascii="宋体" w:hAnsi="宋体" w:hint="eastAsia"/>
          <w:sz w:val="24"/>
        </w:rPr>
        <w:t>工作圈的账户系统是畅捷通CIA云平台的子系统，用户数据与CIA通过消息总线保持同步；CIA云平台下所有子系统注册的账号均可在工作圈直接登录。</w:t>
      </w:r>
      <w:r w:rsidR="0024726C">
        <w:rPr>
          <w:rFonts w:ascii="宋体" w:hAnsi="宋体" w:hint="eastAsia"/>
          <w:sz w:val="24"/>
        </w:rPr>
        <w:t>之所以采用公司的CIA云平台用户账户，其一是为了消除数据弧岛，其二是为了工作圈将来的平台化做准备。畅捷通的在企业办公自动化上有很多的优秀的软件和云服务，需要一个协同云服务来帮助它们打通这些数据，而打通</w:t>
      </w:r>
      <w:r w:rsidR="00A4239A">
        <w:rPr>
          <w:rFonts w:ascii="宋体" w:hAnsi="宋体" w:hint="eastAsia"/>
          <w:sz w:val="24"/>
        </w:rPr>
        <w:t>数据的第一步就是需要用户模型统一。</w:t>
      </w:r>
      <w:r w:rsidR="005032EC">
        <w:rPr>
          <w:rFonts w:ascii="宋体" w:hAnsi="宋体" w:hint="eastAsia"/>
          <w:sz w:val="24"/>
        </w:rPr>
        <w:t>用户的账户在CIA云平台都有一个唯一的ID值叫userId，可以在不同的系统，不同的业务功能中以userId识别用户信息。</w:t>
      </w:r>
      <w:r w:rsidR="00824DAA">
        <w:rPr>
          <w:rFonts w:ascii="宋体" w:hAnsi="宋体" w:hint="eastAsia"/>
          <w:sz w:val="24"/>
        </w:rPr>
        <w:t>账户管理模块的主要功能是为工作圈</w:t>
      </w:r>
      <w:r w:rsidR="00824DAA" w:rsidRPr="00AF6D02">
        <w:rPr>
          <w:rFonts w:ascii="宋体" w:hAnsi="宋体" w:hint="eastAsia"/>
          <w:sz w:val="24"/>
        </w:rPr>
        <w:t>各个</w:t>
      </w:r>
      <w:r w:rsidR="00824DAA">
        <w:rPr>
          <w:rFonts w:ascii="宋体" w:hAnsi="宋体" w:hint="eastAsia"/>
          <w:sz w:val="24"/>
        </w:rPr>
        <w:t>终端提供</w:t>
      </w:r>
      <w:r w:rsidR="00824DAA" w:rsidRPr="00AF6D02">
        <w:rPr>
          <w:rFonts w:ascii="宋体" w:hAnsi="宋体" w:hint="eastAsia"/>
          <w:sz w:val="24"/>
        </w:rPr>
        <w:t>单点登录、权限校验用户/</w:t>
      </w:r>
      <w:r w:rsidR="00824DAA">
        <w:rPr>
          <w:rFonts w:ascii="宋体" w:hAnsi="宋体" w:hint="eastAsia"/>
          <w:sz w:val="24"/>
        </w:rPr>
        <w:t>企业信息查询和变更等功能。</w:t>
      </w:r>
      <w:r w:rsidR="00824DAA" w:rsidRPr="00AF6D02">
        <w:rPr>
          <w:rFonts w:ascii="宋体" w:hAnsi="宋体" w:hint="eastAsia"/>
          <w:sz w:val="24"/>
        </w:rPr>
        <w:t>并且基于畅捷通云平台的智能平台，为工作圈用户提供智能推荐、搜索服务。</w:t>
      </w:r>
    </w:p>
    <w:p w:rsidR="00AF6D02" w:rsidRDefault="00AF6D02" w:rsidP="00AF6D02">
      <w:pPr>
        <w:pStyle w:val="af1"/>
        <w:spacing w:line="400" w:lineRule="exact"/>
        <w:ind w:firstLine="480"/>
        <w:jc w:val="left"/>
        <w:rPr>
          <w:rFonts w:ascii="宋体" w:hAnsi="宋体"/>
          <w:sz w:val="24"/>
        </w:rPr>
      </w:pPr>
      <w:r>
        <w:rPr>
          <w:rFonts w:ascii="宋体" w:hAnsi="宋体" w:hint="eastAsia"/>
          <w:sz w:val="24"/>
        </w:rPr>
        <w:t>工作圈的企业</w:t>
      </w:r>
      <w:r w:rsidR="005032EC">
        <w:rPr>
          <w:rFonts w:ascii="宋体" w:hAnsi="宋体" w:hint="eastAsia"/>
          <w:sz w:val="24"/>
        </w:rPr>
        <w:t>也是沿用了畅捷通CIA</w:t>
      </w:r>
      <w:r>
        <w:rPr>
          <w:rFonts w:ascii="宋体" w:hAnsi="宋体" w:hint="eastAsia"/>
          <w:sz w:val="24"/>
        </w:rPr>
        <w:t>云平台的模型，企业的数据同用户一样通过消息总线与CIA保持同步。</w:t>
      </w:r>
      <w:r w:rsidR="00F937CF">
        <w:rPr>
          <w:rFonts w:ascii="宋体" w:hAnsi="宋体" w:hint="eastAsia"/>
          <w:sz w:val="24"/>
        </w:rPr>
        <w:t>工作圈的企业是以orgId这个值做为企业在系统中的唯一标识，同时企业的名称也不能重复。这样可以便于用户在注册进入工作圈的时候，可以直接加入企业。</w:t>
      </w:r>
    </w:p>
    <w:p w:rsidR="00E37E58" w:rsidRDefault="00824DAA" w:rsidP="00803315">
      <w:pPr>
        <w:pStyle w:val="af1"/>
        <w:spacing w:line="400" w:lineRule="exact"/>
        <w:ind w:firstLine="480"/>
        <w:jc w:val="left"/>
        <w:rPr>
          <w:rFonts w:ascii="宋体" w:hAnsi="宋体"/>
          <w:sz w:val="24"/>
        </w:rPr>
      </w:pPr>
      <w:r>
        <w:rPr>
          <w:rFonts w:ascii="宋体" w:hAnsi="宋体" w:hint="eastAsia"/>
          <w:sz w:val="24"/>
        </w:rPr>
        <w:t>工作圈企业管理的最主要功能就是企业通讯录。微信就是以手机通讯录为入口，占据了移动互联网时代的入口。</w:t>
      </w:r>
      <w:r w:rsidR="00F50900">
        <w:rPr>
          <w:rFonts w:ascii="宋体" w:hAnsi="宋体" w:hint="eastAsia"/>
          <w:sz w:val="24"/>
        </w:rPr>
        <w:t>这个案例在企业协同市场依然有效，可以说做好了企业的通讯录管理，企业协同能力就完成了一大半。提交审批单的时候，需要企业通讯录才能知道提交给哪个领导；提交报销单，请假单，工作报告也是类似的；开会时发起电话会议需要企业通讯录才能知道参与人的联系方式；更不用提在工作中找人的便利性。最重要的，是挖掘企业与企业之前的关系这种跨企业之间的协同关系。而这个目前没有能够提供这样能力的服务。</w:t>
      </w:r>
    </w:p>
    <w:p w:rsidR="006B0DE0" w:rsidRPr="006B0DE0" w:rsidRDefault="00803315" w:rsidP="00803315">
      <w:pPr>
        <w:pStyle w:val="af1"/>
        <w:spacing w:line="400" w:lineRule="exact"/>
        <w:ind w:firstLine="480"/>
        <w:jc w:val="left"/>
        <w:rPr>
          <w:rFonts w:ascii="宋体" w:hAnsi="宋体"/>
          <w:sz w:val="24"/>
        </w:rPr>
      </w:pPr>
      <w:r>
        <w:rPr>
          <w:rFonts w:ascii="宋体" w:hAnsi="宋体" w:hint="eastAsia"/>
          <w:sz w:val="24"/>
        </w:rPr>
        <w:t>企业通讯录主要的功能：展现企业一个清晰简单的组织结构树；可以通过姓名、电话或是邮件等关键信息的搜索公司中同事的信息；也可以将同事的电子名片转发给相关的人；可以很方便的和同事通过电话，工作邮件，短信，消息方式进行联系；</w:t>
      </w:r>
      <w:r w:rsidR="006B0DE0" w:rsidRPr="006B0DE0">
        <w:rPr>
          <w:rFonts w:ascii="宋体" w:hAnsi="宋体" w:hint="eastAsia"/>
          <w:sz w:val="24"/>
        </w:rPr>
        <w:t>也可以通过工作圈提供的即时通讯功能联系或是多个人一同发起会话。</w:t>
      </w:r>
    </w:p>
    <w:p w:rsid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企业管理员可以新增，删除员工，调整部门组织结构。</w:t>
      </w:r>
    </w:p>
    <w:p w:rsidR="006B0DE0" w:rsidRPr="00453740" w:rsidRDefault="006B0DE0" w:rsidP="005032EC">
      <w:pPr>
        <w:pStyle w:val="3"/>
        <w:spacing w:line="400" w:lineRule="exact"/>
        <w:ind w:left="826" w:hangingChars="343" w:hanging="826"/>
        <w:rPr>
          <w:sz w:val="24"/>
        </w:rPr>
      </w:pPr>
      <w:bookmarkStart w:id="23" w:name="_Toc453429956"/>
      <w:r w:rsidRPr="00453740">
        <w:rPr>
          <w:rFonts w:hint="eastAsia"/>
          <w:sz w:val="24"/>
        </w:rPr>
        <w:t>圈子</w:t>
      </w:r>
      <w:r w:rsidR="00506070">
        <w:rPr>
          <w:rFonts w:hint="eastAsia"/>
          <w:sz w:val="24"/>
        </w:rPr>
        <w:t>与帖子</w:t>
      </w:r>
      <w:bookmarkEnd w:id="23"/>
    </w:p>
    <w:p w:rsidR="006B0DE0" w:rsidRDefault="00506070" w:rsidP="006B0DE0">
      <w:pPr>
        <w:pStyle w:val="af1"/>
        <w:spacing w:line="400" w:lineRule="exact"/>
        <w:ind w:firstLine="480"/>
        <w:jc w:val="left"/>
        <w:rPr>
          <w:rFonts w:ascii="宋体" w:hAnsi="宋体"/>
          <w:sz w:val="24"/>
        </w:rPr>
      </w:pPr>
      <w:r>
        <w:rPr>
          <w:rFonts w:ascii="宋体" w:hAnsi="宋体" w:hint="eastAsia"/>
          <w:sz w:val="24"/>
        </w:rPr>
        <w:t>圈子在工作圈中的定位是一组关系相对松散的集合，这个集合的创建是以一</w:t>
      </w:r>
      <w:r>
        <w:rPr>
          <w:rFonts w:ascii="宋体" w:hAnsi="宋体" w:hint="eastAsia"/>
          <w:sz w:val="24"/>
        </w:rPr>
        <w:lastRenderedPageBreak/>
        <w:t>个工作上共同的目标为关系来创建的，比如一个项目，一个目标或者是一个团队等。没有严格的限制只有一家公司的同事才可以进入。</w:t>
      </w:r>
      <w:r w:rsidR="00BE2A50">
        <w:rPr>
          <w:rFonts w:ascii="宋体" w:hAnsi="宋体" w:hint="eastAsia"/>
          <w:sz w:val="24"/>
        </w:rPr>
        <w:t>在圈子中，</w:t>
      </w:r>
      <w:r w:rsidR="006B0DE0" w:rsidRPr="006B0DE0">
        <w:rPr>
          <w:rFonts w:ascii="宋体" w:hAnsi="宋体" w:hint="eastAsia"/>
          <w:sz w:val="24"/>
        </w:rPr>
        <w:t>大家可以平等的在圈子中发表在公司的一些工作成果或是发起一项讨论等。圈子中的角色有圈子管理员与圈子成员。</w:t>
      </w:r>
    </w:p>
    <w:p w:rsidR="006B0DE0" w:rsidRDefault="00BE2A50" w:rsidP="00BE2A50">
      <w:pPr>
        <w:pStyle w:val="af1"/>
        <w:spacing w:line="400" w:lineRule="exact"/>
        <w:ind w:firstLine="480"/>
        <w:jc w:val="left"/>
        <w:rPr>
          <w:rFonts w:ascii="宋体" w:hAnsi="宋体"/>
          <w:sz w:val="24"/>
        </w:rPr>
      </w:pPr>
      <w:r>
        <w:rPr>
          <w:rFonts w:ascii="宋体" w:hAnsi="宋体" w:hint="eastAsia"/>
          <w:sz w:val="24"/>
        </w:rPr>
        <w:t>帖子承载了圈子中最关键的信息，主要是以文字来构成，辅以图片文件等，同时可以@其他圈子成员关注。</w:t>
      </w:r>
      <w:r w:rsidR="006B0DE0" w:rsidRPr="006B0DE0">
        <w:rPr>
          <w:rFonts w:ascii="宋体" w:hAnsi="宋体" w:hint="eastAsia"/>
          <w:sz w:val="24"/>
        </w:rPr>
        <w:t>贴子可以发表500字的文章，可以被评论，可以被点赞。在贴子中可以@圈子中的用户，被@到的用户会收到一条关于这篇贴子的提醒。</w:t>
      </w:r>
    </w:p>
    <w:p w:rsidR="009A1986" w:rsidRPr="009A1986" w:rsidRDefault="009A1986" w:rsidP="00BE2A50">
      <w:pPr>
        <w:pStyle w:val="af1"/>
        <w:spacing w:line="400" w:lineRule="exact"/>
        <w:ind w:firstLine="480"/>
        <w:jc w:val="left"/>
        <w:rPr>
          <w:rFonts w:ascii="宋体" w:hAnsi="宋体"/>
          <w:sz w:val="24"/>
        </w:rPr>
      </w:pPr>
      <w:r>
        <w:rPr>
          <w:rFonts w:ascii="宋体" w:hAnsi="宋体" w:hint="eastAsia"/>
          <w:sz w:val="24"/>
        </w:rPr>
        <w:t>圈子的设计思想是一种开放式的功能，对圈子的功能没有一个严格的定义与约束，意味着每家企业，每个员工对这个都可以有不同的使用方式。</w:t>
      </w:r>
      <w:r w:rsidR="00322892">
        <w:rPr>
          <w:rFonts w:ascii="宋体" w:hAnsi="宋体" w:hint="eastAsia"/>
          <w:sz w:val="24"/>
        </w:rPr>
        <w:t>比如建立一个公司圈，全公司的同事都在里面，领导传达信息、员工分享成果等等会；又比如建立一个客户圈，成员由销售与客户组成，销售就可以很方便的在圈子中推出自己的新产品、或是和客户更加直接的沟通等。</w:t>
      </w:r>
      <w:r w:rsidR="008F2B4E">
        <w:rPr>
          <w:rFonts w:ascii="宋体" w:hAnsi="宋体" w:hint="eastAsia"/>
          <w:sz w:val="24"/>
        </w:rPr>
        <w:t>个性化非常高的圈子模块，在协同办公中承担着一个不可或缺的作用。下面我们会介绍到工作圈中企业内的办公应用，它们主要承担着企业的自动化办公与管理的功能，它们的特点就是功能很明确。然而工作应用的数量毕竟是有限的，总是有一些工作场景不能覆盖，开放式的圈子就很好的为这个做了互补</w:t>
      </w:r>
      <w:r w:rsidR="000614AC">
        <w:rPr>
          <w:rFonts w:ascii="宋体" w:hAnsi="宋体" w:hint="eastAsia"/>
          <w:sz w:val="24"/>
        </w:rPr>
        <w:t>。</w:t>
      </w:r>
    </w:p>
    <w:p w:rsidR="00EC206C" w:rsidRPr="006B0DE0" w:rsidRDefault="00877E24" w:rsidP="00EC206C">
      <w:pPr>
        <w:pStyle w:val="af1"/>
        <w:spacing w:line="400" w:lineRule="exact"/>
        <w:ind w:firstLine="480"/>
        <w:jc w:val="left"/>
        <w:rPr>
          <w:rFonts w:ascii="宋体" w:hAnsi="宋体"/>
          <w:sz w:val="24"/>
        </w:rPr>
      </w:pPr>
      <w:r>
        <w:rPr>
          <w:rFonts w:ascii="宋体" w:hAnsi="宋体" w:hint="eastAsia"/>
          <w:sz w:val="24"/>
        </w:rPr>
        <w:t>圈子中人人平等的特性</w:t>
      </w:r>
      <w:r w:rsidR="00EC206C">
        <w:rPr>
          <w:rFonts w:ascii="宋体" w:hAnsi="宋体" w:hint="eastAsia"/>
          <w:sz w:val="24"/>
        </w:rPr>
        <w:t>会为企业带来一种新的管理模型：扁平化管理。在这样的管理模式中领导的指令下达不再是层层下传，而可直达所有的员工。这样的做法有利也有弊。针对小微企业人数少，若在层层传达信息容易缺失；对于大型企业，如果有很多的员工在里面容易造成信息淹没难以分辨有价值的信息。所以圈子内的人员数不是无限增长的。</w:t>
      </w:r>
      <w:r w:rsidR="00967AB5">
        <w:rPr>
          <w:rFonts w:ascii="宋体" w:hAnsi="宋体" w:hint="eastAsia"/>
          <w:sz w:val="24"/>
        </w:rPr>
        <w:t>根据公司在小微企业调研的结果，暂时定为一个圈子人数上限不会超过1000人。这个设定，在将来工作圈的运行过程中还会根据用户的活跃程度和需求调整。</w:t>
      </w:r>
    </w:p>
    <w:p w:rsidR="006B0DE0" w:rsidRPr="005032EC" w:rsidRDefault="006B0DE0" w:rsidP="005032EC">
      <w:pPr>
        <w:pStyle w:val="3"/>
        <w:spacing w:line="400" w:lineRule="exact"/>
        <w:ind w:left="826" w:hangingChars="343" w:hanging="826"/>
        <w:rPr>
          <w:sz w:val="24"/>
        </w:rPr>
      </w:pPr>
      <w:bookmarkStart w:id="24" w:name="_Toc453429957"/>
      <w:r w:rsidRPr="005032EC">
        <w:rPr>
          <w:rFonts w:hint="eastAsia"/>
          <w:sz w:val="24"/>
        </w:rPr>
        <w:t>评论</w:t>
      </w:r>
      <w:bookmarkEnd w:id="24"/>
    </w:p>
    <w:p w:rsidR="001D7FF4" w:rsidRDefault="001D7FF4" w:rsidP="006B0DE0">
      <w:pPr>
        <w:pStyle w:val="af1"/>
        <w:spacing w:line="400" w:lineRule="exact"/>
        <w:ind w:firstLine="480"/>
        <w:jc w:val="left"/>
        <w:rPr>
          <w:rFonts w:ascii="宋体" w:hAnsi="宋体"/>
          <w:sz w:val="24"/>
        </w:rPr>
      </w:pPr>
      <w:r>
        <w:rPr>
          <w:rFonts w:ascii="宋体" w:hAnsi="宋体" w:hint="eastAsia"/>
          <w:sz w:val="24"/>
        </w:rPr>
        <w:t>评论的功能</w:t>
      </w:r>
      <w:r w:rsidRPr="006B0DE0">
        <w:rPr>
          <w:rFonts w:ascii="宋体" w:hAnsi="宋体" w:hint="eastAsia"/>
          <w:sz w:val="24"/>
        </w:rPr>
        <w:t>可以对圈子中的贴子发表评论。评论中也可以上传图片或是附件。评论也可以用来回复他人的评论</w:t>
      </w:r>
      <w:r>
        <w:rPr>
          <w:rFonts w:ascii="宋体" w:hAnsi="宋体" w:hint="eastAsia"/>
          <w:sz w:val="24"/>
        </w:rPr>
        <w:t>。</w:t>
      </w:r>
      <w:r w:rsidRPr="006B0DE0">
        <w:rPr>
          <w:rFonts w:ascii="宋体" w:hAnsi="宋体" w:hint="eastAsia"/>
          <w:sz w:val="24"/>
        </w:rPr>
        <w:t>当用户评论贴子的时候，发贴人会收到提醒。回复他人的评论时，被回复用户也会收到提醒。评论中可以@圈子中的用户。被@到的用户会收到一条关于这条评论的提醒。</w:t>
      </w:r>
    </w:p>
    <w:p w:rsidR="00E3489E" w:rsidRDefault="001D7FF4" w:rsidP="006B0DE0">
      <w:pPr>
        <w:pStyle w:val="af1"/>
        <w:spacing w:line="400" w:lineRule="exact"/>
        <w:ind w:firstLine="480"/>
        <w:jc w:val="left"/>
        <w:rPr>
          <w:rFonts w:ascii="宋体" w:hAnsi="宋体"/>
          <w:sz w:val="24"/>
        </w:rPr>
      </w:pPr>
      <w:r>
        <w:rPr>
          <w:rFonts w:ascii="宋体" w:hAnsi="宋体" w:hint="eastAsia"/>
          <w:sz w:val="24"/>
        </w:rPr>
        <w:t>评论的功能看似与帖子相同，然而在工作圈中却把它作为一个单独的</w:t>
      </w:r>
      <w:r w:rsidR="000B685D">
        <w:rPr>
          <w:rFonts w:ascii="宋体" w:hAnsi="宋体" w:hint="eastAsia"/>
          <w:sz w:val="24"/>
        </w:rPr>
        <w:t>服务提供出来是因为其价值需要。在本章的引言中提到了现代的企业协同的一大特点就是社交化，评论则是社交的一个主要的切入点，完成了信息的聚合与传播。在开</w:t>
      </w:r>
      <w:r w:rsidR="000B685D">
        <w:rPr>
          <w:rFonts w:ascii="宋体" w:hAnsi="宋体" w:hint="eastAsia"/>
          <w:sz w:val="24"/>
        </w:rPr>
        <w:lastRenderedPageBreak/>
        <w:t>放式的圈子模块中引入评论可以促进圈子成员之间的交流，同样在我们的工作日报或是报销单之类的其它电子办公的场景中引入评论同样也可以引入评论的机制让更多的用户参与进来。</w:t>
      </w:r>
    </w:p>
    <w:p w:rsidR="006B0DE0" w:rsidRPr="000B685D" w:rsidRDefault="00D0621B" w:rsidP="006B0DE0">
      <w:pPr>
        <w:pStyle w:val="af1"/>
        <w:spacing w:line="400" w:lineRule="exact"/>
        <w:ind w:firstLine="480"/>
        <w:jc w:val="left"/>
        <w:rPr>
          <w:rFonts w:ascii="宋体" w:hAnsi="宋体"/>
          <w:sz w:val="24"/>
        </w:rPr>
      </w:pPr>
      <w:r>
        <w:rPr>
          <w:rFonts w:ascii="宋体" w:hAnsi="宋体" w:hint="eastAsia"/>
          <w:sz w:val="24"/>
        </w:rPr>
        <w:t>可以看到在企业协同办公的很多场景中都需要评论功能，单独为了每个模块去写评论功能是不合适的。它不仅低效，而且分散</w:t>
      </w:r>
      <w:r w:rsidR="00F6714D">
        <w:rPr>
          <w:rFonts w:ascii="宋体" w:hAnsi="宋体" w:hint="eastAsia"/>
          <w:sz w:val="24"/>
        </w:rPr>
        <w:t>了评论的数据，不便于数据的聚合与挖掘。而提供一个独立的服务让所有</w:t>
      </w:r>
      <w:r>
        <w:rPr>
          <w:rFonts w:ascii="宋体" w:hAnsi="宋体" w:hint="eastAsia"/>
          <w:sz w:val="24"/>
        </w:rPr>
        <w:t>的模块复用则会提高开发的效率，促进数据的聚合。</w:t>
      </w:r>
    </w:p>
    <w:p w:rsidR="006B0DE0" w:rsidRPr="005032EC" w:rsidRDefault="006B0DE0" w:rsidP="005032EC">
      <w:pPr>
        <w:pStyle w:val="3"/>
        <w:spacing w:line="400" w:lineRule="exact"/>
        <w:ind w:left="826" w:hangingChars="343" w:hanging="826"/>
        <w:rPr>
          <w:sz w:val="24"/>
        </w:rPr>
      </w:pPr>
      <w:bookmarkStart w:id="25" w:name="_Toc453429958"/>
      <w:r w:rsidRPr="005032EC">
        <w:rPr>
          <w:rFonts w:hint="eastAsia"/>
          <w:sz w:val="24"/>
        </w:rPr>
        <w:t>赞</w:t>
      </w:r>
      <w:bookmarkEnd w:id="25"/>
    </w:p>
    <w:p w:rsidR="006B0DE0" w:rsidRPr="006B0DE0" w:rsidRDefault="00F6714D" w:rsidP="006B0DE0">
      <w:pPr>
        <w:pStyle w:val="af1"/>
        <w:spacing w:line="400" w:lineRule="exact"/>
        <w:ind w:firstLine="480"/>
        <w:jc w:val="left"/>
        <w:rPr>
          <w:rFonts w:ascii="宋体" w:hAnsi="宋体"/>
          <w:sz w:val="24"/>
        </w:rPr>
      </w:pPr>
      <w:r>
        <w:rPr>
          <w:rFonts w:ascii="宋体" w:hAnsi="宋体" w:hint="eastAsia"/>
          <w:sz w:val="24"/>
        </w:rPr>
        <w:t>赞与评论一样，是社交式应用的一个主要的切入点。操作简便而且更加容易吸引用户。同样的，用户的点赞数据也有很多可以挖掘的地方。所以这里也作为一个单独的服务模块提供服务。</w:t>
      </w:r>
    </w:p>
    <w:p w:rsidR="006B0DE0" w:rsidRPr="005032EC" w:rsidRDefault="006B0DE0" w:rsidP="005032EC">
      <w:pPr>
        <w:pStyle w:val="3"/>
        <w:spacing w:line="400" w:lineRule="exact"/>
        <w:ind w:left="826" w:hangingChars="343" w:hanging="826"/>
        <w:rPr>
          <w:sz w:val="24"/>
        </w:rPr>
      </w:pPr>
      <w:bookmarkStart w:id="26" w:name="_Toc453429959"/>
      <w:r w:rsidRPr="005032EC">
        <w:rPr>
          <w:rFonts w:hint="eastAsia"/>
          <w:sz w:val="24"/>
        </w:rPr>
        <w:t>工作功能</w:t>
      </w:r>
      <w:bookmarkEnd w:id="26"/>
    </w:p>
    <w:p w:rsidR="002863D9" w:rsidRDefault="006B0DE0" w:rsidP="006B0DE0">
      <w:pPr>
        <w:pStyle w:val="af1"/>
        <w:spacing w:line="400" w:lineRule="exact"/>
        <w:ind w:firstLine="480"/>
        <w:jc w:val="left"/>
        <w:rPr>
          <w:rFonts w:ascii="宋体" w:hAnsi="宋体"/>
          <w:sz w:val="24"/>
        </w:rPr>
      </w:pPr>
      <w:r w:rsidRPr="006B0DE0">
        <w:rPr>
          <w:rFonts w:ascii="宋体" w:hAnsi="宋体" w:hint="eastAsia"/>
          <w:sz w:val="24"/>
        </w:rPr>
        <w:t>工作功能是建立在企业通讯录之上，为企业员工用户提供协同办公功能的服务。</w:t>
      </w:r>
      <w:r w:rsidR="0086505A">
        <w:rPr>
          <w:rFonts w:ascii="宋体" w:hAnsi="宋体" w:hint="eastAsia"/>
          <w:sz w:val="24"/>
        </w:rPr>
        <w:t>可以说工作功能这个模块就是工作圈办公OA的入口。</w:t>
      </w:r>
      <w:r w:rsidR="002863D9">
        <w:rPr>
          <w:rFonts w:ascii="宋体" w:hAnsi="宋体" w:hint="eastAsia"/>
          <w:sz w:val="24"/>
        </w:rPr>
        <w:t>为了能覆盖办公场景，工作圈提供了办公应用有：</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1. 公告：</w:t>
      </w:r>
      <w:r w:rsidR="002C69C5">
        <w:rPr>
          <w:rFonts w:ascii="宋体" w:hAnsi="宋体" w:hint="eastAsia"/>
          <w:sz w:val="24"/>
        </w:rPr>
        <w:t>公司内部重大事项的广而告之功能。总是由公司的管理人员编写，通知给公司的所有员工查看。</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2. 审批</w:t>
      </w:r>
      <w:r w:rsidR="00BD565F">
        <w:rPr>
          <w:rFonts w:ascii="宋体" w:hAnsi="宋体" w:hint="eastAsia"/>
          <w:sz w:val="24"/>
        </w:rPr>
        <w:t>：公司的审批类的办公流程。主要是解决公司自动化，无纸化办公的需求。为了方便员工的办公，工作圈内置了四类常用的审批类型：请示、请假、报销、借款。以及每一类下都有一些常用的审批选项。审批的重要一点，就是审批流程的定义由后面会介绍工作圈的一个智能的、自由的审批流程服务模块——工作流引擎来实现。</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3. 任务</w:t>
      </w:r>
      <w:r w:rsidR="00BD565F">
        <w:rPr>
          <w:rFonts w:ascii="宋体" w:hAnsi="宋体" w:hint="eastAsia"/>
          <w:sz w:val="24"/>
        </w:rPr>
        <w:t xml:space="preserve">：为了解决对工作进度的跟踪问题。任务的一大特点就是和移动端上的日历提醒相关联，每接到一个限时的任务就自动的在手机的日历上加一个DeadLine的提醒项。 </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4. 签到</w:t>
      </w:r>
      <w:r w:rsidR="00BD565F">
        <w:rPr>
          <w:rFonts w:ascii="宋体" w:hAnsi="宋体" w:hint="eastAsia"/>
          <w:sz w:val="24"/>
        </w:rPr>
        <w:t>：内勤签到，方便了员工上下班的加卡，公司设定了办工地点与上下班时间，</w:t>
      </w:r>
      <w:r w:rsidR="006C292F">
        <w:rPr>
          <w:rFonts w:ascii="宋体" w:hAnsi="宋体" w:hint="eastAsia"/>
          <w:sz w:val="24"/>
        </w:rPr>
        <w:t>就可以通过工作圈来跟踪员工的考勤；外勤签到，方便了公司对外勤人员工作的跟踪。签到的主要功能就是利用手机的定位功能与GIS信息结合，方便公司对员工的工作情况的掌控。</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5. 工作报告</w:t>
      </w:r>
      <w:r w:rsidR="0003669C">
        <w:rPr>
          <w:rFonts w:ascii="宋体" w:hAnsi="宋体" w:hint="eastAsia"/>
          <w:sz w:val="24"/>
        </w:rPr>
        <w:t>：提供一个简易的工作日、周、月工作汇总的一个功能。员工</w:t>
      </w:r>
      <w:r w:rsidR="0003669C">
        <w:rPr>
          <w:rFonts w:ascii="宋体" w:hAnsi="宋体" w:hint="eastAsia"/>
          <w:sz w:val="24"/>
        </w:rPr>
        <w:lastRenderedPageBreak/>
        <w:t>填写，领导阅览。</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6. 文件柜</w:t>
      </w:r>
      <w:r w:rsidR="00043FE1">
        <w:rPr>
          <w:rFonts w:ascii="宋体" w:hAnsi="宋体" w:hint="eastAsia"/>
          <w:sz w:val="24"/>
        </w:rPr>
        <w:t>：为公司提供一个办公文件的云存储功能。由易美云提供。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7. 邮件</w:t>
      </w:r>
      <w:r w:rsidR="00043FE1">
        <w:rPr>
          <w:rFonts w:ascii="宋体" w:hAnsi="宋体" w:hint="eastAsia"/>
          <w:sz w:val="24"/>
        </w:rPr>
        <w:t>：为公司员工提供一个办公邮局，可为入职的员工开通一个基于公司域名下的电子邮箱。服务由263企业邮箱提供。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8. 电话会议</w:t>
      </w:r>
      <w:r w:rsidR="00043FE1">
        <w:rPr>
          <w:rFonts w:ascii="宋体" w:hAnsi="宋体" w:hint="eastAsia"/>
          <w:sz w:val="24"/>
        </w:rPr>
        <w:t>：</w:t>
      </w:r>
      <w:r w:rsidR="00B10027">
        <w:rPr>
          <w:rFonts w:ascii="宋体" w:hAnsi="宋体" w:hint="eastAsia"/>
          <w:sz w:val="24"/>
        </w:rPr>
        <w:t>办公电话会议功能，结合企业通讯录来发起一个电话会议。</w:t>
      </w:r>
      <w:r w:rsidR="00740C30">
        <w:rPr>
          <w:rFonts w:ascii="宋体" w:hAnsi="宋体" w:hint="eastAsia"/>
          <w:sz w:val="24"/>
        </w:rPr>
        <w:t>由用友通信公司提供。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9. 企业日报</w:t>
      </w:r>
      <w:r w:rsidR="0028164A">
        <w:rPr>
          <w:rFonts w:ascii="宋体" w:hAnsi="宋体" w:hint="eastAsia"/>
          <w:sz w:val="24"/>
        </w:rPr>
        <w:t>：工作圈每天统计请假、报销以及签到的数据，给公司的领导发送一份工作概要性质的报告。</w:t>
      </w:r>
    </w:p>
    <w:p w:rsidR="00574370" w:rsidRPr="006B0DE0" w:rsidRDefault="00574370" w:rsidP="006B0DE0">
      <w:pPr>
        <w:pStyle w:val="af1"/>
        <w:spacing w:line="400" w:lineRule="exact"/>
        <w:ind w:firstLine="480"/>
        <w:jc w:val="left"/>
        <w:rPr>
          <w:rFonts w:ascii="宋体" w:hAnsi="宋体"/>
          <w:sz w:val="24"/>
        </w:rPr>
      </w:pPr>
      <w:r>
        <w:rPr>
          <w:rFonts w:ascii="宋体" w:hAnsi="宋体" w:hint="eastAsia"/>
          <w:sz w:val="24"/>
        </w:rPr>
        <w:t>工作功能的入口，重点在于把控企业协同办公应用的入口。将来的规划可以把企业通讯录的服务能力以API的形式开放，提供其他厂商以内部轻应用的形式为工作圈开发一些企业协同办公的功能。上面提到的电话会议与文件柜就是试点应用。</w:t>
      </w:r>
      <w:r w:rsidR="008F5FD1">
        <w:rPr>
          <w:rFonts w:ascii="宋体" w:hAnsi="宋体" w:hint="eastAsia"/>
          <w:sz w:val="24"/>
        </w:rPr>
        <w:t>积累了足够的用户之后，更进一步的，可以以这个入口与企业通讯录为基础来打造畅捷通公司的企业协同办公生态圈。</w:t>
      </w:r>
    </w:p>
    <w:p w:rsidR="00C27B18" w:rsidRDefault="00C27B18" w:rsidP="005032EC">
      <w:pPr>
        <w:pStyle w:val="3"/>
        <w:spacing w:line="400" w:lineRule="exact"/>
        <w:ind w:left="826" w:hangingChars="343" w:hanging="826"/>
        <w:rPr>
          <w:sz w:val="24"/>
        </w:rPr>
      </w:pPr>
      <w:bookmarkStart w:id="27" w:name="_Toc453429960"/>
      <w:r>
        <w:rPr>
          <w:rFonts w:hint="eastAsia"/>
          <w:sz w:val="24"/>
        </w:rPr>
        <w:t>工作流引擎</w:t>
      </w:r>
    </w:p>
    <w:p w:rsidR="00C27B18" w:rsidRPr="00C27B18" w:rsidRDefault="00F433EB" w:rsidP="00754755">
      <w:pPr>
        <w:pStyle w:val="af1"/>
        <w:spacing w:line="400" w:lineRule="exact"/>
        <w:ind w:firstLine="480"/>
        <w:jc w:val="left"/>
        <w:rPr>
          <w:rFonts w:ascii="宋体" w:hAnsi="宋体"/>
          <w:sz w:val="24"/>
        </w:rPr>
      </w:pPr>
      <w:r>
        <w:rPr>
          <w:rFonts w:ascii="宋体" w:hAnsi="宋体" w:hint="eastAsia"/>
          <w:sz w:val="24"/>
        </w:rPr>
        <w:t>工作流管理一直以来都是办公系统中的一个核必业务。不同的业务，不同的企业对于工作流的定义也都不完全一样，从这个角度出发工作流管理的系统曾经也催生了一个很大的业务市场。然而现在在服务云化的背景下，大批量的企业入驻协同办公云服务以后，为一个一个企业单独定制工作流将变的不现实，需要的是一个尽可能通用的服务。于是工作圈设计了一个自由工作流引擎的服务，通过这个服务企业的员工可以自己定制任一流程化业务的处理流程，</w:t>
      </w:r>
      <w:r w:rsidR="003A7472">
        <w:rPr>
          <w:rFonts w:ascii="宋体" w:hAnsi="宋体" w:hint="eastAsia"/>
          <w:sz w:val="24"/>
        </w:rPr>
        <w:t>定制完之后工作圈会记住这个工作流，在下次使用中自动的为用户进行流程的选择。</w:t>
      </w:r>
    </w:p>
    <w:p w:rsidR="006B0DE0" w:rsidRPr="005032EC" w:rsidRDefault="006B0DE0" w:rsidP="005032EC">
      <w:pPr>
        <w:pStyle w:val="3"/>
        <w:spacing w:line="400" w:lineRule="exact"/>
        <w:ind w:left="826" w:hangingChars="343" w:hanging="826"/>
        <w:rPr>
          <w:sz w:val="24"/>
        </w:rPr>
      </w:pPr>
      <w:r w:rsidRPr="005032EC">
        <w:rPr>
          <w:rFonts w:hint="eastAsia"/>
          <w:sz w:val="24"/>
        </w:rPr>
        <w:t>即时通信（</w:t>
      </w:r>
      <w:r w:rsidRPr="005032EC">
        <w:rPr>
          <w:rFonts w:hint="eastAsia"/>
          <w:sz w:val="24"/>
        </w:rPr>
        <w:t>IM</w:t>
      </w:r>
      <w:r w:rsidRPr="005032EC">
        <w:rPr>
          <w:rFonts w:hint="eastAsia"/>
          <w:sz w:val="24"/>
        </w:rPr>
        <w:t>）</w:t>
      </w:r>
      <w:bookmarkEnd w:id="27"/>
    </w:p>
    <w:p w:rsidR="00911ECC" w:rsidRDefault="008F5FD1" w:rsidP="006B0DE0">
      <w:pPr>
        <w:pStyle w:val="af1"/>
        <w:spacing w:line="400" w:lineRule="exact"/>
        <w:ind w:firstLine="480"/>
        <w:jc w:val="left"/>
        <w:rPr>
          <w:rFonts w:ascii="宋体" w:hAnsi="宋体"/>
          <w:sz w:val="24"/>
        </w:rPr>
      </w:pPr>
      <w:r>
        <w:rPr>
          <w:rFonts w:ascii="宋体" w:hAnsi="宋体" w:hint="eastAsia"/>
          <w:sz w:val="24"/>
        </w:rPr>
        <w:t>即时通信服务，作为工作圈企业用户的一个</w:t>
      </w:r>
      <w:r w:rsidR="002E5B15">
        <w:rPr>
          <w:rFonts w:ascii="宋体" w:hAnsi="宋体" w:hint="eastAsia"/>
          <w:sz w:val="24"/>
        </w:rPr>
        <w:t>实时通道。可以进行用户之间点对点聊天，群聊、</w:t>
      </w:r>
      <w:r w:rsidR="006B0DE0" w:rsidRPr="006B0DE0">
        <w:rPr>
          <w:rFonts w:ascii="宋体" w:hAnsi="宋体" w:hint="eastAsia"/>
          <w:sz w:val="24"/>
        </w:rPr>
        <w:t>可以向用户发送文字、语音、表情、图片及文件等。工作圈的@人与评论帖子的通知也是通过即时通讯完成的。</w:t>
      </w:r>
      <w:r w:rsidR="002E5B15">
        <w:rPr>
          <w:rFonts w:ascii="宋体" w:hAnsi="宋体" w:hint="eastAsia"/>
          <w:sz w:val="24"/>
        </w:rPr>
        <w:t>即时通信服务还可以为工作功能提供相关的消息推送服务，</w:t>
      </w:r>
      <w:r w:rsidR="006B0DE0" w:rsidRPr="006B0DE0">
        <w:rPr>
          <w:rFonts w:ascii="宋体" w:hAnsi="宋体" w:hint="eastAsia"/>
          <w:sz w:val="24"/>
        </w:rPr>
        <w:t>比如发布公告，提交审批等等。</w:t>
      </w:r>
    </w:p>
    <w:p w:rsidR="002E5B15" w:rsidRDefault="002E5B15" w:rsidP="006B0DE0">
      <w:pPr>
        <w:pStyle w:val="af1"/>
        <w:spacing w:line="400" w:lineRule="exact"/>
        <w:ind w:firstLine="480"/>
        <w:jc w:val="left"/>
        <w:rPr>
          <w:rFonts w:ascii="宋体" w:hAnsi="宋体"/>
          <w:sz w:val="24"/>
        </w:rPr>
      </w:pPr>
      <w:r>
        <w:rPr>
          <w:rFonts w:ascii="宋体" w:hAnsi="宋体" w:hint="eastAsia"/>
          <w:sz w:val="24"/>
        </w:rPr>
        <w:t>即时通信，首先会让人们想到腾讯的两款标志性产品，QQ与微信。腾讯围绕这两款拳头软件打造了一个生态帝国，为我们揭示了现代移动互联网改变人们生活的原因。</w:t>
      </w:r>
      <w:r w:rsidR="00F44C1A">
        <w:rPr>
          <w:rFonts w:ascii="宋体" w:hAnsi="宋体" w:hint="eastAsia"/>
          <w:sz w:val="24"/>
        </w:rPr>
        <w:t>在企业协同的领域又如何，不妨来设想一个场景：员工出差或者是休假在外，老板突然有一个任务要下达员工却不能及时返回，此时这个任务如何</w:t>
      </w:r>
      <w:r w:rsidR="00F44C1A">
        <w:rPr>
          <w:rFonts w:ascii="宋体" w:hAnsi="宋体" w:hint="eastAsia"/>
          <w:sz w:val="24"/>
        </w:rPr>
        <w:lastRenderedPageBreak/>
        <w:t>完成？之前的做法，老板电话通知员工，然后在邮件告知细节，员工完成之后再邮件回老板，然而员工如果处在一个没有网络的环境怎么办？这个场景，每一个问号都是过去办公OA上的一个短板：异地办公，无网络环境等。所以，</w:t>
      </w:r>
      <w:r w:rsidR="00953927">
        <w:rPr>
          <w:rFonts w:ascii="宋体" w:hAnsi="宋体" w:hint="eastAsia"/>
          <w:sz w:val="24"/>
        </w:rPr>
        <w:t>移动互联网的即时通信</w:t>
      </w:r>
      <w:r w:rsidR="00F44C1A">
        <w:rPr>
          <w:rFonts w:ascii="宋体" w:hAnsi="宋体" w:hint="eastAsia"/>
          <w:sz w:val="24"/>
        </w:rPr>
        <w:t>对</w:t>
      </w:r>
      <w:r w:rsidR="00953927">
        <w:rPr>
          <w:rFonts w:ascii="宋体" w:hAnsi="宋体" w:hint="eastAsia"/>
          <w:sz w:val="24"/>
        </w:rPr>
        <w:t>现代的企业协同</w:t>
      </w:r>
      <w:r w:rsidR="00F44C1A">
        <w:rPr>
          <w:rFonts w:ascii="宋体" w:hAnsi="宋体" w:hint="eastAsia"/>
          <w:sz w:val="24"/>
        </w:rPr>
        <w:t>尤其重要。可以说是现代企业协同的基石。</w:t>
      </w:r>
    </w:p>
    <w:p w:rsidR="00911ECC" w:rsidRPr="00CA246A" w:rsidRDefault="00911ECC" w:rsidP="00626322">
      <w:pPr>
        <w:pStyle w:val="2"/>
        <w:rPr>
          <w:rFonts w:ascii="黑体"/>
          <w:sz w:val="28"/>
        </w:rPr>
      </w:pPr>
      <w:bookmarkStart w:id="28" w:name="_Toc453429961"/>
      <w:r w:rsidRPr="00CA246A">
        <w:rPr>
          <w:rFonts w:ascii="黑体" w:hint="eastAsia"/>
          <w:sz w:val="28"/>
        </w:rPr>
        <w:t>系统的非功能需求分析</w:t>
      </w:r>
      <w:bookmarkEnd w:id="28"/>
    </w:p>
    <w:p w:rsidR="007E14BE" w:rsidRPr="005032EC" w:rsidRDefault="007E14BE" w:rsidP="005032EC">
      <w:pPr>
        <w:pStyle w:val="3"/>
        <w:spacing w:line="400" w:lineRule="exact"/>
        <w:ind w:left="826" w:hangingChars="343" w:hanging="826"/>
        <w:rPr>
          <w:sz w:val="24"/>
        </w:rPr>
      </w:pPr>
      <w:bookmarkStart w:id="29" w:name="_Toc453429962"/>
      <w:r w:rsidRPr="005032EC">
        <w:rPr>
          <w:rFonts w:hint="eastAsia"/>
          <w:sz w:val="24"/>
        </w:rPr>
        <w:t>数据存储持久性</w:t>
      </w:r>
      <w:bookmarkEnd w:id="29"/>
    </w:p>
    <w:p w:rsid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定义：</w:t>
      </w:r>
      <w:r>
        <w:rPr>
          <w:rFonts w:ascii="宋体" w:hAnsi="宋体" w:hint="eastAsia"/>
          <w:sz w:val="24"/>
        </w:rPr>
        <w:t>承诺在合同期内数据保存不</w:t>
      </w:r>
      <w:r w:rsidRPr="007E14BE">
        <w:rPr>
          <w:rFonts w:ascii="宋体" w:hAnsi="宋体" w:hint="eastAsia"/>
          <w:sz w:val="24"/>
        </w:rPr>
        <w:t>丢的概率，即每月完好数据</w:t>
      </w:r>
      <w:r w:rsidRPr="007E14BE">
        <w:rPr>
          <w:rFonts w:ascii="宋体" w:hAnsi="宋体"/>
          <w:sz w:val="24"/>
        </w:rPr>
        <w:t>/_(_</w:t>
      </w:r>
      <w:r w:rsidRPr="007E14BE">
        <w:rPr>
          <w:rFonts w:ascii="宋体" w:hAnsi="宋体" w:hint="eastAsia"/>
          <w:sz w:val="24"/>
        </w:rPr>
        <w:t>每月完好数据</w:t>
      </w:r>
      <w:r w:rsidRPr="007E14BE">
        <w:rPr>
          <w:rFonts w:ascii="宋体" w:hAnsi="宋体"/>
          <w:sz w:val="24"/>
        </w:rPr>
        <w:t>+_</w:t>
      </w:r>
      <w:r w:rsidRPr="007E14BE">
        <w:rPr>
          <w:rFonts w:ascii="宋体" w:hAnsi="宋体" w:hint="eastAsia"/>
          <w:sz w:val="24"/>
        </w:rPr>
        <w:t>每月丢失数据</w:t>
      </w:r>
      <w:r w:rsidRPr="007E14BE">
        <w:rPr>
          <w:rFonts w:ascii="宋体" w:hAnsi="宋体"/>
          <w:sz w:val="24"/>
        </w:rPr>
        <w:t>)_</w:t>
      </w:r>
      <w:r w:rsidRPr="007E14BE">
        <w:rPr>
          <w:rFonts w:ascii="宋体" w:hAnsi="宋体" w:hint="eastAsia"/>
          <w:sz w:val="24"/>
        </w:rPr>
        <w:t>。</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的数据持久性不低于</w:t>
      </w:r>
      <w:r w:rsidRPr="007E14BE">
        <w:rPr>
          <w:rFonts w:ascii="宋体" w:hAnsi="宋体"/>
          <w:sz w:val="24"/>
        </w:rPr>
        <w:t>99.99999999%</w:t>
      </w:r>
      <w:r w:rsidRPr="007E14BE">
        <w:rPr>
          <w:rFonts w:ascii="宋体" w:hAnsi="宋体" w:hint="eastAsia"/>
          <w:sz w:val="24"/>
        </w:rPr>
        <w:t>。数据持久性按服务周期统计，一个服务周期为一个自然月，如不满一个月不计算为一个服务周期。</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按</w:t>
      </w:r>
      <w:r>
        <w:rPr>
          <w:rFonts w:ascii="宋体" w:hAnsi="宋体" w:hint="eastAsia"/>
          <w:sz w:val="24"/>
        </w:rPr>
        <w:t>工作圈</w:t>
      </w:r>
      <w:r w:rsidRPr="007E14BE">
        <w:rPr>
          <w:rFonts w:ascii="宋体" w:hAnsi="宋体" w:hint="eastAsia"/>
          <w:sz w:val="24"/>
        </w:rPr>
        <w:t>的数据持久性计算，如用户在</w:t>
      </w:r>
      <w:r>
        <w:rPr>
          <w:rFonts w:ascii="宋体" w:hAnsi="宋体" w:hint="eastAsia"/>
          <w:sz w:val="24"/>
        </w:rPr>
        <w:t>工作圈存储一百亿条工作或是圈子相关的业务数据</w:t>
      </w:r>
      <w:r w:rsidRPr="007E14BE">
        <w:rPr>
          <w:rFonts w:ascii="宋体" w:hAnsi="宋体" w:hint="eastAsia"/>
          <w:sz w:val="24"/>
        </w:rPr>
        <w:t>，每月最多只有</w:t>
      </w:r>
      <w:r w:rsidRPr="007E14BE">
        <w:rPr>
          <w:rFonts w:ascii="宋体" w:hAnsi="宋体"/>
          <w:sz w:val="24"/>
        </w:rPr>
        <w:t>1</w:t>
      </w:r>
      <w:r>
        <w:rPr>
          <w:rFonts w:ascii="宋体" w:hAnsi="宋体" w:hint="eastAsia"/>
          <w:sz w:val="24"/>
        </w:rPr>
        <w:t>条业务数据</w:t>
      </w:r>
      <w:r w:rsidRPr="007E14BE">
        <w:rPr>
          <w:rFonts w:ascii="宋体" w:hAnsi="宋体" w:hint="eastAsia"/>
          <w:sz w:val="24"/>
        </w:rPr>
        <w:t>发生数据丢失的可能性。</w:t>
      </w:r>
    </w:p>
    <w:p w:rsidR="00295DEE" w:rsidRPr="005032EC" w:rsidRDefault="00295DEE" w:rsidP="005032EC">
      <w:pPr>
        <w:pStyle w:val="3"/>
        <w:spacing w:line="400" w:lineRule="exact"/>
        <w:ind w:left="826" w:hangingChars="343" w:hanging="826"/>
        <w:rPr>
          <w:sz w:val="24"/>
        </w:rPr>
      </w:pPr>
      <w:bookmarkStart w:id="30" w:name="_Toc453429963"/>
      <w:r w:rsidRPr="005032EC">
        <w:rPr>
          <w:rFonts w:hint="eastAsia"/>
          <w:sz w:val="24"/>
        </w:rPr>
        <w:t>数据可迁移性</w:t>
      </w:r>
      <w:bookmarkEnd w:id="30"/>
    </w:p>
    <w:p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承诺用户能够控制数据或主机镜像的迁移，保证启用或弃用该云服务时，数据能迁入和迁出。</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用户可以通过API，SDK等工具对存储在</w:t>
      </w:r>
      <w:r>
        <w:rPr>
          <w:rFonts w:ascii="宋体" w:hAnsi="宋体" w:hint="eastAsia"/>
          <w:sz w:val="24"/>
        </w:rPr>
        <w:t>工作圈</w:t>
      </w:r>
      <w:r w:rsidRPr="007E14BE">
        <w:rPr>
          <w:rFonts w:ascii="宋体" w:hAnsi="宋体" w:hint="eastAsia"/>
          <w:sz w:val="24"/>
        </w:rPr>
        <w:t>上的数据进行读写操作，并根据需要进行迁移。</w:t>
      </w:r>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不会对用户上传的</w:t>
      </w:r>
      <w:r>
        <w:rPr>
          <w:rFonts w:ascii="宋体" w:hAnsi="宋体" w:hint="eastAsia"/>
          <w:sz w:val="24"/>
        </w:rPr>
        <w:t>数据</w:t>
      </w:r>
      <w:r w:rsidRPr="007E14BE">
        <w:rPr>
          <w:rFonts w:ascii="宋体" w:hAnsi="宋体" w:hint="eastAsia"/>
          <w:sz w:val="24"/>
        </w:rPr>
        <w:t>做任何的修改。</w:t>
      </w:r>
    </w:p>
    <w:p w:rsidR="0033755D" w:rsidRPr="005032EC" w:rsidRDefault="00295DEE" w:rsidP="005032EC">
      <w:pPr>
        <w:pStyle w:val="3"/>
        <w:spacing w:line="400" w:lineRule="exact"/>
        <w:ind w:left="826" w:hangingChars="343" w:hanging="826"/>
        <w:rPr>
          <w:sz w:val="24"/>
        </w:rPr>
      </w:pPr>
      <w:bookmarkStart w:id="31" w:name="_Toc453429964"/>
      <w:r w:rsidRPr="005032EC">
        <w:rPr>
          <w:rFonts w:hint="eastAsia"/>
          <w:sz w:val="24"/>
        </w:rPr>
        <w:t>数据私密性</w:t>
      </w:r>
      <w:bookmarkEnd w:id="31"/>
    </w:p>
    <w:p w:rsidR="007E14BE" w:rsidRDefault="007E14BE" w:rsidP="007E14BE">
      <w:pPr>
        <w:pStyle w:val="af1"/>
        <w:spacing w:line="400" w:lineRule="exact"/>
        <w:ind w:firstLine="480"/>
        <w:jc w:val="left"/>
        <w:rPr>
          <w:rFonts w:ascii="宋体" w:hAnsi="宋体"/>
          <w:sz w:val="24"/>
        </w:rPr>
      </w:pPr>
      <w:r>
        <w:rPr>
          <w:rFonts w:ascii="宋体" w:hAnsi="宋体" w:hint="eastAsia"/>
          <w:sz w:val="24"/>
        </w:rPr>
        <w:t>承诺用户应有加密或隔离等手段保证同一资源池用户数据互不可见，并且</w:t>
      </w:r>
      <w:r w:rsidR="00295DEE" w:rsidRPr="00295DEE">
        <w:rPr>
          <w:rFonts w:ascii="宋体" w:hAnsi="宋体" w:hint="eastAsia"/>
          <w:sz w:val="24"/>
        </w:rPr>
        <w:t>在用户授权的情况下，云服务商才能获得数据。</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用户存储在</w:t>
      </w:r>
      <w:r>
        <w:rPr>
          <w:rFonts w:ascii="宋体" w:hAnsi="宋体" w:hint="eastAsia"/>
          <w:sz w:val="24"/>
        </w:rPr>
        <w:t>工作圈</w:t>
      </w:r>
      <w:r w:rsidRPr="007E14BE">
        <w:rPr>
          <w:rFonts w:ascii="宋体" w:hAnsi="宋体" w:hint="eastAsia"/>
          <w:sz w:val="24"/>
        </w:rPr>
        <w:t>上的数据，在未经用户合法授权的情况下，其他用户无法访问其数据。</w:t>
      </w:r>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w:t>
      </w:r>
      <w:r>
        <w:rPr>
          <w:rFonts w:ascii="宋体" w:hAnsi="宋体" w:hint="eastAsia"/>
          <w:sz w:val="24"/>
        </w:rPr>
        <w:t>从</w:t>
      </w:r>
      <w:r w:rsidRPr="007E14BE">
        <w:rPr>
          <w:rFonts w:ascii="宋体" w:hAnsi="宋体" w:hint="eastAsia"/>
          <w:sz w:val="24"/>
        </w:rPr>
        <w:t>访问接口上进行权限控制和隔离，保障用户数据的私密性。</w:t>
      </w:r>
      <w:r w:rsidRPr="00295DEE">
        <w:rPr>
          <w:rFonts w:ascii="宋体" w:hAnsi="宋体" w:hint="eastAsia"/>
          <w:sz w:val="24"/>
        </w:rPr>
        <w:t xml:space="preserve"> </w:t>
      </w:r>
    </w:p>
    <w:p w:rsidR="0033755D" w:rsidRPr="005032EC" w:rsidRDefault="00295DEE" w:rsidP="005032EC">
      <w:pPr>
        <w:pStyle w:val="3"/>
        <w:spacing w:line="400" w:lineRule="exact"/>
        <w:ind w:left="826" w:hangingChars="343" w:hanging="826"/>
        <w:rPr>
          <w:sz w:val="24"/>
        </w:rPr>
      </w:pPr>
      <w:bookmarkStart w:id="32" w:name="_Toc453429965"/>
      <w:r w:rsidRPr="005032EC">
        <w:rPr>
          <w:rFonts w:hint="eastAsia"/>
          <w:sz w:val="24"/>
        </w:rPr>
        <w:t>服务可用性</w:t>
      </w:r>
      <w:bookmarkEnd w:id="32"/>
    </w:p>
    <w:p w:rsidR="00295DE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承诺用户业务可用性为合同期内每月单个用户云服务业务可用时间的概率，即每月实际可用时间/每月(实际可用时间+</w:t>
      </w:r>
      <w:r w:rsidR="007E14BE">
        <w:rPr>
          <w:rFonts w:ascii="宋体" w:hAnsi="宋体" w:hint="eastAsia"/>
          <w:sz w:val="24"/>
        </w:rPr>
        <w:t>不</w:t>
      </w:r>
      <w:r w:rsidRPr="00295DEE">
        <w:rPr>
          <w:rFonts w:ascii="宋体" w:hAnsi="宋体" w:hint="eastAsia"/>
          <w:sz w:val="24"/>
        </w:rPr>
        <w:t>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lastRenderedPageBreak/>
        <w:t>工作圈</w:t>
      </w:r>
      <w:r w:rsidRPr="007E14BE">
        <w:rPr>
          <w:rFonts w:ascii="宋体" w:hAnsi="宋体" w:hint="eastAsia"/>
          <w:sz w:val="24"/>
        </w:rPr>
        <w:t>的服务可用性不低于</w:t>
      </w:r>
      <w:r w:rsidRPr="007E14BE">
        <w:rPr>
          <w:rFonts w:ascii="宋体" w:hAnsi="宋体"/>
          <w:sz w:val="24"/>
        </w:rPr>
        <w:t>99.9</w:t>
      </w:r>
      <w:r>
        <w:rPr>
          <w:rFonts w:ascii="宋体" w:hAnsi="宋体" w:hint="eastAsia"/>
          <w:sz w:val="24"/>
        </w:rPr>
        <w:t>9</w:t>
      </w:r>
      <w:r w:rsidRPr="007E14BE">
        <w:rPr>
          <w:rFonts w:ascii="宋体" w:hAnsi="宋体"/>
          <w:sz w:val="24"/>
        </w:rPr>
        <w:t>%</w:t>
      </w:r>
      <w:r w:rsidRPr="007E14BE">
        <w:rPr>
          <w:rFonts w:ascii="宋体" w:hAnsi="宋体" w:hint="eastAsia"/>
          <w:sz w:val="24"/>
        </w:rPr>
        <w:t>。可用性按服务周期统计，一个服务周期为一个自然月，如不满一个月不计算为一个服务周期。</w:t>
      </w:r>
      <w:r>
        <w:rPr>
          <w:rFonts w:ascii="宋体" w:hAnsi="宋体" w:hint="eastAsia"/>
          <w:sz w:val="24"/>
        </w:rPr>
        <w:t>工作圈</w:t>
      </w:r>
      <w:r w:rsidRPr="007E14BE">
        <w:rPr>
          <w:rFonts w:ascii="宋体" w:hAnsi="宋体" w:hint="eastAsia"/>
          <w:sz w:val="24"/>
        </w:rPr>
        <w:t>所提供的服务在连续的</w:t>
      </w:r>
      <w:r w:rsidRPr="007E14BE">
        <w:rPr>
          <w:rFonts w:ascii="宋体" w:hAnsi="宋体"/>
          <w:sz w:val="24"/>
        </w:rPr>
        <w:t>5</w:t>
      </w:r>
      <w:r w:rsidRPr="007E14BE">
        <w:rPr>
          <w:rFonts w:ascii="宋体" w:hAnsi="宋体" w:hint="eastAsia"/>
          <w:sz w:val="24"/>
        </w:rPr>
        <w:t>分钟或更长时间不可使用方计为不可用时间，不可使用的服务时间低于</w:t>
      </w:r>
      <w:r w:rsidRPr="007E14BE">
        <w:rPr>
          <w:rFonts w:ascii="宋体" w:hAnsi="宋体"/>
          <w:sz w:val="24"/>
        </w:rPr>
        <w:t>5</w:t>
      </w:r>
      <w:r w:rsidRPr="007E14BE">
        <w:rPr>
          <w:rFonts w:ascii="宋体" w:hAnsi="宋体" w:hint="eastAsia"/>
          <w:sz w:val="24"/>
        </w:rPr>
        <w:t>分钟的，不计入不可用时间。</w:t>
      </w:r>
      <w:r>
        <w:rPr>
          <w:rFonts w:ascii="宋体" w:hAnsi="宋体" w:hint="eastAsia"/>
          <w:sz w:val="24"/>
        </w:rPr>
        <w:t>工作圈</w:t>
      </w:r>
      <w:r w:rsidRPr="007E14BE">
        <w:rPr>
          <w:rFonts w:ascii="宋体" w:hAnsi="宋体" w:hint="eastAsia"/>
          <w:sz w:val="24"/>
        </w:rPr>
        <w:t>不可用时间不包括日常系统维护时间、由用户原因、第三方原因或不可抗力导致的不可用时间。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服务可用性的计算方法如下：</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月总请求次数低于</w:t>
      </w:r>
      <w:r>
        <w:rPr>
          <w:rFonts w:ascii="宋体" w:hAnsi="宋体"/>
          <w:sz w:val="24"/>
        </w:rPr>
        <w:t>1</w:t>
      </w:r>
      <w:r w:rsidRPr="007E14BE">
        <w:rPr>
          <w:rFonts w:ascii="宋体" w:hAnsi="宋体" w:hint="eastAsia"/>
          <w:sz w:val="24"/>
        </w:rPr>
        <w:t>万的用户不做统计；</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失败请求数</w:t>
      </w:r>
      <w:r w:rsidRPr="007E14BE">
        <w:rPr>
          <w:rFonts w:ascii="宋体" w:hAnsi="宋体"/>
          <w:sz w:val="24"/>
        </w:rPr>
        <w:t xml:space="preserve"> = </w:t>
      </w:r>
      <w:r w:rsidRPr="007E14BE">
        <w:rPr>
          <w:rFonts w:ascii="宋体" w:hAnsi="宋体" w:hint="eastAsia"/>
          <w:sz w:val="24"/>
        </w:rPr>
        <w:t>返回错误</w:t>
      </w:r>
      <w:r w:rsidRPr="007E14BE">
        <w:rPr>
          <w:rFonts w:ascii="宋体" w:hAnsi="宋体"/>
          <w:sz w:val="24"/>
        </w:rPr>
        <w:t>5xx</w:t>
      </w:r>
      <w:r w:rsidRPr="007E14BE">
        <w:rPr>
          <w:rFonts w:ascii="宋体" w:hAnsi="宋体" w:hint="eastAsia"/>
          <w:sz w:val="24"/>
        </w:rPr>
        <w:t>的请求数量；</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估算的失败请求数</w:t>
      </w:r>
      <w:r w:rsidRPr="007E14BE">
        <w:rPr>
          <w:rFonts w:ascii="宋体" w:hAnsi="宋体"/>
          <w:sz w:val="24"/>
        </w:rPr>
        <w:t xml:space="preserve"> = </w:t>
      </w:r>
      <w:r w:rsidRPr="007E14BE">
        <w:rPr>
          <w:rFonts w:ascii="宋体" w:hAnsi="宋体" w:hint="eastAsia"/>
          <w:sz w:val="24"/>
        </w:rPr>
        <w:t>前</w:t>
      </w:r>
      <w:r w:rsidRPr="007E14BE">
        <w:rPr>
          <w:rFonts w:ascii="宋体" w:hAnsi="宋体"/>
          <w:sz w:val="24"/>
        </w:rPr>
        <w:t>7</w:t>
      </w:r>
      <w:r w:rsidRPr="007E14BE">
        <w:rPr>
          <w:rFonts w:ascii="宋体" w:hAnsi="宋体" w:hint="eastAsia"/>
          <w:sz w:val="24"/>
        </w:rPr>
        <w:t>天用户单位时间请求数的平均值</w:t>
      </w:r>
      <w:r w:rsidRPr="007E14BE">
        <w:rPr>
          <w:rFonts w:ascii="宋体" w:hAnsi="宋体"/>
          <w:sz w:val="24"/>
        </w:rPr>
        <w:t xml:space="preserve"> </w:t>
      </w:r>
      <w:r w:rsidRPr="007E14BE">
        <w:rPr>
          <w:rFonts w:ascii="宋体" w:hAnsi="宋体" w:hint="eastAsia"/>
          <w:sz w:val="24"/>
        </w:rPr>
        <w:t>×</w:t>
      </w:r>
      <w:r w:rsidRPr="007E14BE">
        <w:rPr>
          <w:rFonts w:ascii="宋体" w:hAnsi="宋体"/>
          <w:sz w:val="24"/>
        </w:rPr>
        <w:t xml:space="preserve"> </w:t>
      </w:r>
      <w:r w:rsidRPr="007E14BE">
        <w:rPr>
          <w:rFonts w:ascii="宋体" w:hAnsi="宋体" w:hint="eastAsia"/>
          <w:sz w:val="24"/>
        </w:rPr>
        <w:t>服务不可用时间</w:t>
      </w:r>
      <w:r w:rsidRPr="007E14BE">
        <w:rPr>
          <w:rFonts w:ascii="宋体" w:hAnsi="宋体"/>
          <w:sz w:val="24"/>
        </w:rPr>
        <w:t xml:space="preserve"> </w:t>
      </w:r>
      <w:r w:rsidRPr="007E14BE">
        <w:rPr>
          <w:rFonts w:ascii="宋体" w:hAnsi="宋体" w:hint="eastAsia"/>
          <w:sz w:val="24"/>
        </w:rPr>
        <w:t>（当出现服务不可用且无失败请求返回时）；</w:t>
      </w:r>
    </w:p>
    <w:p w:rsidR="007E14B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的可用性</w:t>
      </w:r>
      <w:r w:rsidRPr="007E14BE">
        <w:rPr>
          <w:rFonts w:ascii="宋体" w:hAnsi="宋体"/>
          <w:sz w:val="24"/>
        </w:rPr>
        <w:t xml:space="preserve"> =</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r w:rsidRPr="007E14BE">
        <w:rPr>
          <w:rFonts w:ascii="宋体" w:hAnsi="宋体"/>
          <w:sz w:val="24"/>
        </w:rPr>
        <w:t>/</w:t>
      </w:r>
      <w:r w:rsidRPr="007E14BE">
        <w:rPr>
          <w:rFonts w:ascii="宋体" w:hAnsi="宋体" w:hint="eastAsia"/>
          <w:sz w:val="24"/>
        </w:rPr>
        <w:t>总请求数（正常请求数</w:t>
      </w:r>
      <w:r w:rsidRPr="007E14BE">
        <w:rPr>
          <w:rFonts w:ascii="宋体" w:hAnsi="宋体"/>
          <w:sz w:val="24"/>
        </w:rPr>
        <w:t>+</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p>
    <w:p w:rsidR="0033755D" w:rsidRPr="005032EC" w:rsidRDefault="00295DEE" w:rsidP="005032EC">
      <w:pPr>
        <w:pStyle w:val="3"/>
        <w:spacing w:line="400" w:lineRule="exact"/>
        <w:ind w:left="826" w:hangingChars="343" w:hanging="826"/>
        <w:rPr>
          <w:sz w:val="24"/>
        </w:rPr>
      </w:pPr>
      <w:bookmarkStart w:id="33" w:name="_Toc453429966"/>
      <w:r w:rsidRPr="005032EC">
        <w:rPr>
          <w:rFonts w:hint="eastAsia"/>
          <w:sz w:val="24"/>
        </w:rPr>
        <w:t>故障恢复能力</w:t>
      </w:r>
      <w:bookmarkEnd w:id="33"/>
    </w:p>
    <w:p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告知用户如出现故障时，故障恢复的能力。</w:t>
      </w:r>
    </w:p>
    <w:p w:rsidR="00911ECC"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为付费用户的云服务提供7×24小时的运行维护，并以在线工单和电话报障等方式提供技术支持，具备完善的故障监控、自动告警、快速定位、快速恢复等一系列故障应急响应机制。</w:t>
      </w:r>
    </w:p>
    <w:p w:rsidR="00911ECC" w:rsidRPr="00CA246A" w:rsidRDefault="00911ECC" w:rsidP="00626322">
      <w:pPr>
        <w:pStyle w:val="2"/>
        <w:rPr>
          <w:rFonts w:ascii="黑体"/>
          <w:sz w:val="28"/>
        </w:rPr>
      </w:pPr>
      <w:bookmarkStart w:id="34" w:name="_Toc453429967"/>
      <w:r w:rsidRPr="00CA246A">
        <w:rPr>
          <w:rFonts w:ascii="黑体" w:hint="eastAsia"/>
          <w:sz w:val="28"/>
        </w:rPr>
        <w:t>本章小结</w:t>
      </w:r>
      <w:bookmarkEnd w:id="34"/>
    </w:p>
    <w:p w:rsidR="00911ECC" w:rsidRDefault="00A31853" w:rsidP="00AD39E8">
      <w:pPr>
        <w:pStyle w:val="af1"/>
        <w:spacing w:line="400" w:lineRule="exact"/>
        <w:ind w:firstLine="480"/>
        <w:jc w:val="left"/>
        <w:rPr>
          <w:rFonts w:ascii="宋体" w:hAnsi="宋体"/>
        </w:rPr>
      </w:pPr>
      <w:r w:rsidRPr="00A31853">
        <w:rPr>
          <w:rFonts w:ascii="宋体" w:hAnsi="宋体" w:hint="eastAsia"/>
          <w:sz w:val="24"/>
        </w:rPr>
        <w:t>本章</w:t>
      </w:r>
      <w:r w:rsidR="00AD39E8">
        <w:rPr>
          <w:rFonts w:ascii="宋体" w:hAnsi="宋体" w:hint="eastAsia"/>
          <w:sz w:val="24"/>
        </w:rPr>
        <w:t>通过分析企业协同办公发展的历史以及现代企业协同云的特点及诉求，来为我们的企业协同云服务——工作圈定义需求。在本章，我们揭示了企业协同行业的现状与移动互联网的发展，指出现代化的企业协同需要结合这两者才能满足现代企业对协同管理的需求。同时分析了即时通信，社交化办公的场景给出了如何将两者结合的方向</w:t>
      </w:r>
      <w:r w:rsidR="005E65B4">
        <w:rPr>
          <w:rFonts w:ascii="宋体" w:hAnsi="宋体" w:hint="eastAsia"/>
          <w:sz w:val="24"/>
        </w:rPr>
        <w:t>。给出了工作圈的模块需求，并且分析了这些模块需求在企业协同中起到的作用与价值</w:t>
      </w:r>
      <w:r w:rsidR="00953E69">
        <w:rPr>
          <w:rFonts w:ascii="宋体" w:hAnsi="宋体" w:hint="eastAsia"/>
          <w:sz w:val="24"/>
        </w:rPr>
        <w:t>，</w:t>
      </w:r>
      <w:r w:rsidR="00AD39E8">
        <w:rPr>
          <w:rFonts w:ascii="宋体" w:hAnsi="宋体" w:hint="eastAsia"/>
          <w:sz w:val="24"/>
        </w:rPr>
        <w:t>还提供了一些参考的数值。在3.3章节中给出了现代云服务的一些非功能性质的要求。</w:t>
      </w:r>
      <w:r w:rsidRPr="00A31853">
        <w:rPr>
          <w:rFonts w:ascii="宋体" w:hAnsi="宋体" w:hint="eastAsia"/>
          <w:sz w:val="24"/>
        </w:rPr>
        <w:t>下面我们就会结合之前的开源技术与分布式的思想来进行这个项目的设计，以期能实现本章中的各个需求</w:t>
      </w:r>
      <w:r>
        <w:rPr>
          <w:rFonts w:ascii="宋体" w:hAnsi="宋体" w:hint="eastAsia"/>
          <w:sz w:val="24"/>
        </w:rPr>
        <w:t>。</w:t>
      </w:r>
      <w:r w:rsidR="00911ECC">
        <w:rPr>
          <w:rFonts w:ascii="宋体" w:hAnsi="宋体" w:hint="eastAsia"/>
          <w:sz w:val="24"/>
        </w:rPr>
        <w:t xml:space="preserve"> </w:t>
      </w:r>
    </w:p>
    <w:p w:rsidR="00911ECC" w:rsidRDefault="00911ECC" w:rsidP="00626322">
      <w:pPr>
        <w:pStyle w:val="1"/>
        <w:numPr>
          <w:ilvl w:val="0"/>
          <w:numId w:val="0"/>
        </w:numPr>
        <w:ind w:left="432"/>
        <w:jc w:val="center"/>
        <w:rPr>
          <w:rFonts w:eastAsia="黑体"/>
          <w:sz w:val="32"/>
        </w:rPr>
      </w:pPr>
      <w:r>
        <w:rPr>
          <w:rFonts w:ascii="宋体" w:hAnsi="宋体"/>
        </w:rPr>
        <w:br w:type="page"/>
      </w:r>
      <w:bookmarkStart w:id="35" w:name="_Toc453429968"/>
      <w:r w:rsidR="006340F6">
        <w:rPr>
          <w:rFonts w:eastAsia="黑体" w:hint="eastAsia"/>
          <w:sz w:val="32"/>
        </w:rPr>
        <w:lastRenderedPageBreak/>
        <w:t>第</w:t>
      </w:r>
      <w:r w:rsidR="00A609FB">
        <w:rPr>
          <w:rFonts w:eastAsia="黑体" w:hint="eastAsia"/>
          <w:sz w:val="32"/>
        </w:rPr>
        <w:t>四</w:t>
      </w:r>
      <w:r>
        <w:rPr>
          <w:rFonts w:eastAsia="黑体" w:hint="eastAsia"/>
          <w:sz w:val="32"/>
        </w:rPr>
        <w:t>章</w:t>
      </w:r>
      <w:r w:rsidR="00430BE5">
        <w:rPr>
          <w:rFonts w:eastAsia="黑体" w:hint="eastAsia"/>
          <w:sz w:val="32"/>
        </w:rPr>
        <w:t xml:space="preserve"> </w:t>
      </w:r>
      <w:r w:rsidR="00430BE5" w:rsidRPr="00430BE5">
        <w:rPr>
          <w:rFonts w:eastAsia="黑体" w:hint="eastAsia"/>
          <w:sz w:val="32"/>
        </w:rPr>
        <w:t>企业协同办公云服务</w:t>
      </w:r>
      <w:r w:rsidR="00BD50DA" w:rsidRPr="00BD50DA">
        <w:rPr>
          <w:rFonts w:eastAsia="黑体" w:hint="eastAsia"/>
          <w:sz w:val="32"/>
        </w:rPr>
        <w:t>的</w:t>
      </w:r>
      <w:r w:rsidR="00430BE5">
        <w:rPr>
          <w:rFonts w:eastAsia="黑体" w:hint="eastAsia"/>
          <w:sz w:val="32"/>
        </w:rPr>
        <w:t>总体</w:t>
      </w:r>
      <w:r w:rsidR="00BD50DA" w:rsidRPr="00BD50DA">
        <w:rPr>
          <w:rFonts w:eastAsia="黑体" w:hint="eastAsia"/>
          <w:sz w:val="32"/>
        </w:rPr>
        <w:t>设计</w:t>
      </w:r>
      <w:r w:rsidR="00701501">
        <w:rPr>
          <w:rFonts w:eastAsia="黑体" w:hint="eastAsia"/>
          <w:sz w:val="32"/>
        </w:rPr>
        <w:t>与实现</w:t>
      </w:r>
      <w:bookmarkEnd w:id="35"/>
    </w:p>
    <w:p w:rsidR="008D2525" w:rsidRPr="008D2525" w:rsidRDefault="008D2525" w:rsidP="008D2525">
      <w:pPr>
        <w:pStyle w:val="af1"/>
        <w:spacing w:line="400" w:lineRule="exact"/>
        <w:ind w:firstLine="480"/>
        <w:jc w:val="left"/>
        <w:rPr>
          <w:rFonts w:ascii="宋体" w:hAnsi="宋体"/>
          <w:sz w:val="24"/>
        </w:rPr>
      </w:pPr>
      <w:r w:rsidRPr="008D2525">
        <w:rPr>
          <w:rFonts w:ascii="宋体" w:hAnsi="宋体" w:hint="eastAsia"/>
          <w:sz w:val="24"/>
        </w:rPr>
        <w:t>结合</w:t>
      </w:r>
      <w:r w:rsidR="00A93168">
        <w:rPr>
          <w:rFonts w:ascii="宋体" w:hAnsi="宋体" w:hint="eastAsia"/>
          <w:sz w:val="24"/>
        </w:rPr>
        <w:t>前两章的关键技术介绍与需求分析，本章我们将开始进行工作圈的</w:t>
      </w:r>
      <w:r>
        <w:rPr>
          <w:rFonts w:ascii="宋体" w:hAnsi="宋体" w:hint="eastAsia"/>
          <w:sz w:val="24"/>
        </w:rPr>
        <w:t>云服务总体设计阶段。这一阶段的主要目标是在满足功能性需求与非功能性需求的基础上完成云服务的整体架构设计。</w:t>
      </w:r>
      <w:r w:rsidR="00B63A9C">
        <w:rPr>
          <w:rFonts w:ascii="宋体" w:hAnsi="宋体" w:hint="eastAsia"/>
          <w:sz w:val="24"/>
        </w:rPr>
        <w:t>本章的主要内容，首先完成对企业协同办公云服务的业务设计，接下来针对服务的性能需求进行分布式框架的设计。</w:t>
      </w:r>
    </w:p>
    <w:p w:rsidR="00BD50DA" w:rsidRPr="00BD50DA" w:rsidRDefault="00BD50DA" w:rsidP="00F937CF">
      <w:pPr>
        <w:pStyle w:val="af0"/>
        <w:keepNext/>
        <w:keepLines/>
        <w:numPr>
          <w:ilvl w:val="0"/>
          <w:numId w:val="1"/>
        </w:numPr>
        <w:spacing w:before="340" w:after="330" w:line="578" w:lineRule="auto"/>
        <w:ind w:firstLineChars="0"/>
        <w:outlineLvl w:val="0"/>
        <w:rPr>
          <w:b/>
          <w:bCs/>
          <w:vanish/>
          <w:kern w:val="44"/>
          <w:sz w:val="44"/>
          <w:szCs w:val="44"/>
        </w:rPr>
      </w:pPr>
    </w:p>
    <w:p w:rsidR="004A5409" w:rsidRDefault="00A93168" w:rsidP="00626322">
      <w:pPr>
        <w:pStyle w:val="2"/>
        <w:rPr>
          <w:rFonts w:ascii="黑体"/>
          <w:sz w:val="28"/>
        </w:rPr>
      </w:pPr>
      <w:bookmarkStart w:id="36" w:name="_Toc453429969"/>
      <w:r>
        <w:rPr>
          <w:rFonts w:ascii="黑体" w:hint="eastAsia"/>
          <w:sz w:val="28"/>
        </w:rPr>
        <w:t>工作圈的设计目标</w:t>
      </w:r>
      <w:bookmarkEnd w:id="36"/>
    </w:p>
    <w:p w:rsidR="00610F9A" w:rsidRDefault="00287707" w:rsidP="009A7C08">
      <w:pPr>
        <w:pStyle w:val="af1"/>
        <w:spacing w:line="400" w:lineRule="exact"/>
        <w:ind w:firstLine="480"/>
        <w:jc w:val="left"/>
        <w:rPr>
          <w:rFonts w:ascii="宋体" w:hAnsi="宋体"/>
          <w:sz w:val="24"/>
        </w:rPr>
      </w:pPr>
      <w:r>
        <w:rPr>
          <w:rFonts w:ascii="宋体" w:hAnsi="宋体" w:hint="eastAsia"/>
          <w:sz w:val="24"/>
        </w:rPr>
        <w:t>之前我们提到了工作圈的针对的用户市场是中小型企业与小微企业。那么在国内这个市场有多大呢？</w:t>
      </w:r>
      <w:r w:rsidR="009A7C08">
        <w:rPr>
          <w:rFonts w:ascii="宋体" w:hAnsi="宋体" w:hint="eastAsia"/>
          <w:sz w:val="24"/>
        </w:rPr>
        <w:t>根据工伤总局2014年发布的《</w:t>
      </w:r>
      <w:r w:rsidR="009A7C08" w:rsidRPr="009A7C08">
        <w:rPr>
          <w:rFonts w:ascii="宋体" w:hAnsi="宋体" w:hint="eastAsia"/>
          <w:sz w:val="24"/>
        </w:rPr>
        <w:t>全国小型微型企业发展情况报告(摘要)</w:t>
      </w:r>
      <w:r w:rsidR="009A7C08">
        <w:rPr>
          <w:rFonts w:ascii="宋体" w:hAnsi="宋体" w:hint="eastAsia"/>
          <w:sz w:val="24"/>
        </w:rPr>
        <w:t>》：</w:t>
      </w:r>
      <w:r w:rsidR="009A7C08" w:rsidRPr="009A7C08">
        <w:rPr>
          <w:rFonts w:ascii="宋体" w:hAnsi="宋体" w:hint="eastAsia"/>
          <w:sz w:val="24"/>
        </w:rPr>
        <w:t>截至2013年年底，全国各类企业总数为1527.84万户。其中，小型微型企业1169.87万户，占到企业总数的76.57%。将4436.29万户个体工商户纳入统计后，小型微型企业所占比重达到94.15%。</w:t>
      </w:r>
      <w:r w:rsidR="009A7C08">
        <w:rPr>
          <w:rFonts w:ascii="宋体" w:hAnsi="宋体" w:hint="eastAsia"/>
          <w:sz w:val="24"/>
        </w:rPr>
        <w:t>可以看出工作圈面对的是一个有千万级企业，上亿用户的这么一个市场。所以，对于工作圈服务的规划已经不能再像以前</w:t>
      </w:r>
      <w:r w:rsidR="00610F9A">
        <w:rPr>
          <w:rFonts w:ascii="宋体" w:hAnsi="宋体" w:hint="eastAsia"/>
          <w:sz w:val="24"/>
        </w:rPr>
        <w:t>的企业门户那样只考虑几千人的用户去设计实现了，应该去像移动互联网服务那样去设计。</w:t>
      </w:r>
      <w:r w:rsidR="007168FD">
        <w:rPr>
          <w:rFonts w:ascii="宋体" w:hAnsi="宋体" w:hint="eastAsia"/>
          <w:sz w:val="24"/>
        </w:rPr>
        <w:t>在第二章的时候，提到了分布式的概念和技术</w:t>
      </w:r>
      <w:r w:rsidR="00A215CD">
        <w:rPr>
          <w:rFonts w:ascii="宋体" w:hAnsi="宋体" w:hint="eastAsia"/>
          <w:sz w:val="24"/>
        </w:rPr>
        <w:t>，就是近几年解决移动互联网并发问题的方案，现在同样也适用于工作圈。</w:t>
      </w:r>
      <w:r w:rsidR="00AC20E3">
        <w:rPr>
          <w:rFonts w:ascii="宋体" w:hAnsi="宋体" w:hint="eastAsia"/>
          <w:sz w:val="24"/>
        </w:rPr>
        <w:t>结合分布式几个显著特性开始设计工作圈整体的架构。</w:t>
      </w:r>
    </w:p>
    <w:p w:rsidR="00B63A9C" w:rsidRDefault="00352C60" w:rsidP="009475C5">
      <w:pPr>
        <w:pStyle w:val="2"/>
        <w:rPr>
          <w:rFonts w:ascii="黑体"/>
          <w:sz w:val="28"/>
        </w:rPr>
      </w:pPr>
      <w:bookmarkStart w:id="37" w:name="_Toc453429970"/>
      <w:r>
        <w:rPr>
          <w:rFonts w:ascii="黑体" w:hint="eastAsia"/>
          <w:sz w:val="28"/>
        </w:rPr>
        <w:t>工作圈业务需求设计</w:t>
      </w:r>
    </w:p>
    <w:p w:rsidR="008F19DB" w:rsidRDefault="00686BE9" w:rsidP="00686BE9">
      <w:pPr>
        <w:pStyle w:val="3"/>
        <w:spacing w:line="400" w:lineRule="exact"/>
        <w:ind w:left="826" w:hangingChars="343" w:hanging="826"/>
        <w:rPr>
          <w:sz w:val="24"/>
        </w:rPr>
      </w:pPr>
      <w:r w:rsidRPr="00686BE9">
        <w:rPr>
          <w:rFonts w:hint="eastAsia"/>
          <w:sz w:val="24"/>
        </w:rPr>
        <w:t>用户账户系统</w:t>
      </w:r>
    </w:p>
    <w:p w:rsidR="00686BE9" w:rsidRDefault="0072724A" w:rsidP="00686BE9">
      <w:pPr>
        <w:pStyle w:val="af1"/>
        <w:spacing w:line="400" w:lineRule="exact"/>
        <w:ind w:firstLine="480"/>
        <w:jc w:val="left"/>
        <w:rPr>
          <w:rFonts w:ascii="宋体" w:hAnsi="宋体"/>
          <w:sz w:val="24"/>
        </w:rPr>
      </w:pPr>
      <w:r>
        <w:rPr>
          <w:rFonts w:ascii="宋体" w:hAnsi="宋体" w:hint="eastAsia"/>
          <w:sz w:val="24"/>
        </w:rPr>
        <w:t>工作圈的云服务是公司几个云服务中的一个，为了能够在不同的云服务之间打通数据，打通用户信息是关键的第一步。打通用户信息，最简单而有效的做法就是在一开始设计的时候，就沿用通一个用户账户模型，工作圈正是这么做的。工作圈直接使用了公司统一的用户账户模型与数据，所有的用户信息以公司的用户中心服务</w:t>
      </w:r>
      <w:r w:rsidR="005F2EA4">
        <w:rPr>
          <w:rFonts w:ascii="宋体" w:hAnsi="宋体" w:hint="eastAsia"/>
          <w:sz w:val="24"/>
        </w:rPr>
        <w:t>（以下简称</w:t>
      </w:r>
      <w:r w:rsidR="00EF7476" w:rsidRPr="00E37E58">
        <w:rPr>
          <w:rFonts w:ascii="宋体" w:hAnsi="宋体" w:hint="eastAsia"/>
          <w:sz w:val="24"/>
        </w:rPr>
        <w:t>CIA</w:t>
      </w:r>
      <w:r w:rsidR="005F2EA4">
        <w:rPr>
          <w:rFonts w:ascii="宋体" w:hAnsi="宋体" w:hint="eastAsia"/>
          <w:sz w:val="24"/>
        </w:rPr>
        <w:t>）</w:t>
      </w:r>
      <w:r>
        <w:rPr>
          <w:rFonts w:ascii="宋体" w:hAnsi="宋体" w:hint="eastAsia"/>
          <w:sz w:val="24"/>
        </w:rPr>
        <w:t>为基准。</w:t>
      </w:r>
      <w:r w:rsidR="005F2EA4">
        <w:rPr>
          <w:rFonts w:ascii="宋体" w:hAnsi="宋体" w:hint="eastAsia"/>
          <w:sz w:val="24"/>
        </w:rPr>
        <w:t>企业数据与用户数据相同，都由公司的</w:t>
      </w:r>
      <w:r w:rsidR="00EF7476">
        <w:rPr>
          <w:rFonts w:ascii="宋体" w:hAnsi="宋体" w:hint="eastAsia"/>
          <w:sz w:val="24"/>
        </w:rPr>
        <w:t>CIA</w:t>
      </w:r>
      <w:r w:rsidR="005F2EA4">
        <w:rPr>
          <w:rFonts w:ascii="宋体" w:hAnsi="宋体" w:hint="eastAsia"/>
          <w:sz w:val="24"/>
        </w:rPr>
        <w:t>系统来维护</w:t>
      </w:r>
      <w:r w:rsidR="00016A9C">
        <w:rPr>
          <w:rFonts w:ascii="宋体" w:hAnsi="宋体" w:hint="eastAsia"/>
          <w:sz w:val="24"/>
        </w:rPr>
        <w:t>。</w:t>
      </w:r>
    </w:p>
    <w:p w:rsidR="00686BE9" w:rsidRDefault="00EF7476" w:rsidP="00EF7476">
      <w:pPr>
        <w:pStyle w:val="af1"/>
        <w:spacing w:line="400" w:lineRule="exact"/>
        <w:ind w:firstLine="480"/>
        <w:jc w:val="left"/>
        <w:rPr>
          <w:rFonts w:ascii="宋体" w:hAnsi="宋体"/>
          <w:sz w:val="24"/>
        </w:rPr>
      </w:pPr>
      <w:r>
        <w:rPr>
          <w:rFonts w:ascii="宋体" w:hAnsi="宋体" w:hint="eastAsia"/>
          <w:sz w:val="24"/>
        </w:rPr>
        <w:t>因为工作圈的用户体量较大，当在线用户数过多的时候会为CIA带来很大的压力。从另一个角度来讲，当CIA的压力变大的时候可能用户查询的性能会变得很慢，就会反过来影响工作圈的用户体验。所以这里需要采用一个本地缓存的策</w:t>
      </w:r>
      <w:r>
        <w:rPr>
          <w:rFonts w:ascii="宋体" w:hAnsi="宋体" w:hint="eastAsia"/>
          <w:sz w:val="24"/>
        </w:rPr>
        <w:lastRenderedPageBreak/>
        <w:t>略，将工作圈所需要的用户和企业的数据从CIA同步到工作圈的云上，然后与CIA通过一个订阅</w:t>
      </w:r>
      <w:r w:rsidR="004914F7">
        <w:rPr>
          <w:rFonts w:ascii="宋体" w:hAnsi="宋体" w:hint="eastAsia"/>
          <w:sz w:val="24"/>
        </w:rPr>
        <w:t>&amp;消费的模式订阅工作圈用户的数据更新，来达到数据同步的目的。更新的方式如下：</w:t>
      </w:r>
    </w:p>
    <w:p w:rsidR="004914F7" w:rsidRDefault="004914F7" w:rsidP="004914F7">
      <w:pPr>
        <w:pStyle w:val="af1"/>
        <w:numPr>
          <w:ilvl w:val="0"/>
          <w:numId w:val="16"/>
        </w:numPr>
        <w:spacing w:line="400" w:lineRule="exact"/>
        <w:jc w:val="left"/>
        <w:rPr>
          <w:rFonts w:ascii="宋体" w:hAnsi="宋体"/>
          <w:sz w:val="24"/>
        </w:rPr>
      </w:pPr>
      <w:r>
        <w:rPr>
          <w:rFonts w:ascii="宋体" w:hAnsi="宋体" w:hint="eastAsia"/>
          <w:sz w:val="24"/>
        </w:rPr>
        <w:t>CIA上的用户/企业中有一个字段的数据被更新。</w:t>
      </w:r>
    </w:p>
    <w:p w:rsidR="004914F7" w:rsidRDefault="004914F7" w:rsidP="004914F7">
      <w:pPr>
        <w:pStyle w:val="af1"/>
        <w:numPr>
          <w:ilvl w:val="0"/>
          <w:numId w:val="16"/>
        </w:numPr>
        <w:spacing w:line="400" w:lineRule="exact"/>
        <w:jc w:val="left"/>
        <w:rPr>
          <w:rFonts w:ascii="宋体" w:hAnsi="宋体"/>
          <w:sz w:val="24"/>
        </w:rPr>
      </w:pPr>
      <w:r>
        <w:rPr>
          <w:rFonts w:ascii="宋体" w:hAnsi="宋体" w:hint="eastAsia"/>
          <w:sz w:val="24"/>
        </w:rPr>
        <w:t>CIA将被更新的数据标识（ID），与更新的操作合在一起，发布一条更新消息。</w:t>
      </w:r>
    </w:p>
    <w:p w:rsidR="004914F7" w:rsidRPr="004914F7" w:rsidRDefault="004914F7" w:rsidP="004914F7">
      <w:pPr>
        <w:pStyle w:val="af1"/>
        <w:numPr>
          <w:ilvl w:val="0"/>
          <w:numId w:val="16"/>
        </w:numPr>
        <w:spacing w:line="400" w:lineRule="exact"/>
        <w:jc w:val="left"/>
        <w:rPr>
          <w:rFonts w:ascii="宋体" w:hAnsi="宋体"/>
          <w:sz w:val="24"/>
        </w:rPr>
      </w:pPr>
      <w:r>
        <w:rPr>
          <w:rFonts w:ascii="宋体" w:hAnsi="宋体" w:hint="eastAsia"/>
          <w:sz w:val="24"/>
        </w:rPr>
        <w:t>工作圈或是其它的云平台会收到更新的消息，在自己的缓存数据中定位然后更新指定的数据。</w:t>
      </w:r>
    </w:p>
    <w:p w:rsidR="004914F7" w:rsidRPr="004914F7" w:rsidRDefault="004914F7" w:rsidP="00EF7476">
      <w:pPr>
        <w:pStyle w:val="af1"/>
        <w:spacing w:line="400" w:lineRule="exact"/>
        <w:ind w:firstLine="480"/>
        <w:jc w:val="left"/>
        <w:rPr>
          <w:rFonts w:ascii="宋体" w:hAnsi="宋体"/>
          <w:sz w:val="24"/>
        </w:rPr>
      </w:pPr>
    </w:p>
    <w:p w:rsidR="00686BE9" w:rsidRDefault="00686BE9" w:rsidP="00686BE9">
      <w:pPr>
        <w:pStyle w:val="3"/>
        <w:spacing w:line="400" w:lineRule="exact"/>
        <w:ind w:left="826" w:hangingChars="343" w:hanging="826"/>
        <w:rPr>
          <w:sz w:val="24"/>
        </w:rPr>
      </w:pPr>
      <w:r w:rsidRPr="00686BE9">
        <w:rPr>
          <w:rFonts w:hint="eastAsia"/>
          <w:sz w:val="24"/>
        </w:rPr>
        <w:t>圈子与贴子</w:t>
      </w:r>
    </w:p>
    <w:p w:rsidR="006D0CDD" w:rsidRDefault="006D0CDD" w:rsidP="006D0CDD">
      <w:pPr>
        <w:pStyle w:val="af1"/>
        <w:spacing w:line="400" w:lineRule="exact"/>
        <w:ind w:firstLine="480"/>
        <w:jc w:val="left"/>
        <w:rPr>
          <w:rFonts w:ascii="宋体" w:hAnsi="宋体"/>
          <w:sz w:val="24"/>
        </w:rPr>
      </w:pPr>
      <w:r>
        <w:rPr>
          <w:rFonts w:ascii="宋体" w:hAnsi="宋体" w:hint="eastAsia"/>
          <w:sz w:val="24"/>
        </w:rPr>
        <w:t>圈子和帖子之所以设计在一个服务模块里，是因为</w:t>
      </w:r>
      <w:r w:rsidR="0052218B">
        <w:rPr>
          <w:rFonts w:ascii="宋体" w:hAnsi="宋体" w:hint="eastAsia"/>
          <w:sz w:val="24"/>
        </w:rPr>
        <w:t>它们</w:t>
      </w:r>
      <w:r>
        <w:rPr>
          <w:rFonts w:ascii="宋体" w:hAnsi="宋体" w:hint="eastAsia"/>
          <w:sz w:val="24"/>
        </w:rPr>
        <w:t>是相辅相成的两个功能。帖子不能离开圈子单独存在，圈子离开了帖子也失去了意义</w:t>
      </w:r>
      <w:r w:rsidR="0052218B">
        <w:rPr>
          <w:rFonts w:ascii="宋体" w:hAnsi="宋体" w:hint="eastAsia"/>
          <w:sz w:val="24"/>
        </w:rPr>
        <w:t>，它们没有必要单独成为一个服务，而且合并之后更为方便开发与维护。</w:t>
      </w:r>
    </w:p>
    <w:p w:rsidR="00686BE9" w:rsidRDefault="00D5296B" w:rsidP="00D5296B">
      <w:pPr>
        <w:pStyle w:val="af1"/>
        <w:spacing w:line="400" w:lineRule="exact"/>
        <w:ind w:firstLine="480"/>
        <w:jc w:val="left"/>
        <w:rPr>
          <w:rFonts w:ascii="宋体" w:hAnsi="宋体"/>
          <w:sz w:val="24"/>
        </w:rPr>
      </w:pPr>
      <w:r>
        <w:rPr>
          <w:rFonts w:ascii="宋体" w:hAnsi="宋体" w:hint="eastAsia"/>
          <w:sz w:val="24"/>
        </w:rPr>
        <w:t>圈子与用户是多</w:t>
      </w:r>
      <w:r w:rsidR="00044531">
        <w:rPr>
          <w:rFonts w:ascii="宋体" w:hAnsi="宋体" w:hint="eastAsia"/>
          <w:sz w:val="24"/>
        </w:rPr>
        <w:t>对多的关系模型，一个圈子可以有多个用户，同样一个用户也可以有多个圈子。这个关系模型很重要，这个关系是维系着圈子业务的重要一环。简单来讲，用户</w:t>
      </w:r>
      <w:r w:rsidR="00CC49B9">
        <w:rPr>
          <w:rFonts w:ascii="宋体" w:hAnsi="宋体" w:hint="eastAsia"/>
          <w:sz w:val="24"/>
        </w:rPr>
        <w:t>首先需要加入一个圈子，才可以在圈子中发贴、发评论、为他人点赞等。同样的，当一个用户发贴了之后，另一个用户可不可以查看、评论、点赞也需要根据这个关系来确定。所以对圈子的数据设计应该包含两部分，一个是圈子本身的实体数据，另一个是圈子与用户的关系数据。</w:t>
      </w:r>
    </w:p>
    <w:p w:rsidR="00D5296B" w:rsidRPr="00D5296B" w:rsidRDefault="00D5296B" w:rsidP="00D5296B">
      <w:pPr>
        <w:pStyle w:val="af1"/>
        <w:spacing w:line="400" w:lineRule="exact"/>
        <w:ind w:firstLine="480"/>
        <w:jc w:val="left"/>
      </w:pPr>
      <w:r>
        <w:rPr>
          <w:rFonts w:ascii="宋体" w:hAnsi="宋体" w:hint="eastAsia"/>
          <w:sz w:val="24"/>
        </w:rPr>
        <w:t>帖子是圈子信息流的主要组成部分，帖子与圈子的关系是多对一的关系模型。一个帖子只能从属一个圈子。帖子与用户之前的关系是通过圈子来维护的，所以这里设计的时候只需要考虑帖子的数据模型还有帖子与圈子之前的关系就好。</w:t>
      </w:r>
    </w:p>
    <w:p w:rsidR="00686BE9" w:rsidRDefault="00686BE9" w:rsidP="00686BE9">
      <w:pPr>
        <w:pStyle w:val="3"/>
        <w:spacing w:line="400" w:lineRule="exact"/>
        <w:ind w:left="826" w:hangingChars="343" w:hanging="826"/>
        <w:rPr>
          <w:sz w:val="24"/>
        </w:rPr>
      </w:pPr>
      <w:r w:rsidRPr="00686BE9">
        <w:rPr>
          <w:rFonts w:hint="eastAsia"/>
          <w:sz w:val="24"/>
        </w:rPr>
        <w:t>评论</w:t>
      </w:r>
    </w:p>
    <w:p w:rsidR="00432D48" w:rsidRPr="00162563" w:rsidRDefault="00162563" w:rsidP="00162563">
      <w:pPr>
        <w:pStyle w:val="af1"/>
        <w:spacing w:line="400" w:lineRule="exact"/>
        <w:ind w:firstLine="480"/>
        <w:jc w:val="left"/>
        <w:rPr>
          <w:rFonts w:ascii="宋体" w:hAnsi="宋体"/>
          <w:sz w:val="24"/>
        </w:rPr>
      </w:pPr>
      <w:r>
        <w:rPr>
          <w:rFonts w:ascii="宋体" w:hAnsi="宋体" w:hint="eastAsia"/>
          <w:sz w:val="24"/>
        </w:rPr>
        <w:t>评论，作为一个单独的服务模块提出来实现，是因为其通用性。帖子中需要评论的功能，在工作应用中同样可以引入评论功能。所以在评论的设计中，不能为每一个业务去维护一个评论与之相关的关系：比如帖子的评论列表；或者是审批的评论列表等。可以在这里做一个抽象的定义：任意一个引入评论功能的业务都视其为一种信息资源，评论是建立这个信息资源之上对其评论的一个信息列表。</w:t>
      </w:r>
      <w:r w:rsidR="00432D48">
        <w:rPr>
          <w:rFonts w:ascii="宋体" w:hAnsi="宋体" w:hint="eastAsia"/>
          <w:sz w:val="24"/>
        </w:rPr>
        <w:t>有了这么一个定义之后，可以看出不管是帖子，还是审批，还是员工提交的工作报告，在评论或者用评论功能批阅的时候，用户仅仅需要通过这个帖子或者是审</w:t>
      </w:r>
      <w:r w:rsidR="00432D48">
        <w:rPr>
          <w:rFonts w:ascii="宋体" w:hAnsi="宋体" w:hint="eastAsia"/>
          <w:sz w:val="24"/>
        </w:rPr>
        <w:lastRenderedPageBreak/>
        <w:t>批的数据就能发表对其的评论。</w:t>
      </w:r>
      <w:r w:rsidR="0006519F">
        <w:rPr>
          <w:rFonts w:ascii="宋体" w:hAnsi="宋体" w:hint="eastAsia"/>
          <w:sz w:val="24"/>
        </w:rPr>
        <w:t>这里有一个隐含的约束条件，在评论不关注资源类型的情况下，评论引用的资源其ID应该是在云平台全局唯一的。如果不是这样，就有可能出现评论的脏数据。</w:t>
      </w:r>
    </w:p>
    <w:p w:rsidR="00686BE9" w:rsidRDefault="00686BE9" w:rsidP="00686BE9">
      <w:pPr>
        <w:pStyle w:val="3"/>
        <w:spacing w:line="400" w:lineRule="exact"/>
        <w:ind w:left="826" w:hangingChars="343" w:hanging="826"/>
        <w:rPr>
          <w:sz w:val="24"/>
        </w:rPr>
      </w:pPr>
      <w:r w:rsidRPr="00686BE9">
        <w:rPr>
          <w:rFonts w:hint="eastAsia"/>
          <w:sz w:val="24"/>
        </w:rPr>
        <w:t>赞</w:t>
      </w:r>
    </w:p>
    <w:p w:rsidR="00686BE9" w:rsidRPr="00083A81" w:rsidRDefault="00083A81" w:rsidP="00083A81">
      <w:pPr>
        <w:pStyle w:val="af1"/>
        <w:spacing w:line="400" w:lineRule="exact"/>
        <w:ind w:firstLine="480"/>
        <w:jc w:val="left"/>
        <w:rPr>
          <w:rFonts w:ascii="宋体" w:hAnsi="宋体"/>
          <w:sz w:val="24"/>
        </w:rPr>
      </w:pPr>
      <w:r>
        <w:rPr>
          <w:rFonts w:ascii="宋体" w:hAnsi="宋体" w:hint="eastAsia"/>
          <w:sz w:val="24"/>
        </w:rPr>
        <w:t>赞的设计需要注意的要点基本等同于评论。</w:t>
      </w:r>
      <w:r w:rsidR="00A13224">
        <w:rPr>
          <w:rFonts w:ascii="宋体" w:hAnsi="宋体" w:hint="eastAsia"/>
          <w:sz w:val="24"/>
        </w:rPr>
        <w:t>对使用赞功能的业务进行抽象，注意引用的资源ID全局唯一。赞唯一的特点就是有一个最近点赞人的头像列表。这个功能的实现相对简单，</w:t>
      </w:r>
      <w:r w:rsidR="00E07273">
        <w:rPr>
          <w:rFonts w:ascii="宋体" w:hAnsi="宋体" w:hint="eastAsia"/>
          <w:sz w:val="24"/>
        </w:rPr>
        <w:t>维护一个最近点赞人的列表以点赞时间倒序排序即可。需要注意的是，这个列表是以资源ID为关键词来维护，不是以赞的ID维护。即这个数据不能保存在某一条赞当中。</w:t>
      </w:r>
      <w:bookmarkStart w:id="38" w:name="_GoBack"/>
      <w:bookmarkEnd w:id="38"/>
    </w:p>
    <w:p w:rsidR="00686BE9" w:rsidRDefault="00686BE9" w:rsidP="00686BE9">
      <w:pPr>
        <w:pStyle w:val="3"/>
        <w:spacing w:line="400" w:lineRule="exact"/>
        <w:ind w:left="826" w:hangingChars="343" w:hanging="826"/>
        <w:rPr>
          <w:sz w:val="24"/>
        </w:rPr>
      </w:pPr>
      <w:r w:rsidRPr="00686BE9">
        <w:rPr>
          <w:rFonts w:hint="eastAsia"/>
          <w:sz w:val="24"/>
        </w:rPr>
        <w:t>工作应用</w:t>
      </w:r>
    </w:p>
    <w:p w:rsidR="00686BE9" w:rsidRPr="00686BE9" w:rsidRDefault="00686BE9" w:rsidP="00686BE9">
      <w:pPr>
        <w:pStyle w:val="a0"/>
      </w:pPr>
    </w:p>
    <w:p w:rsidR="00686BE9" w:rsidRDefault="00686BE9" w:rsidP="00686BE9">
      <w:pPr>
        <w:pStyle w:val="3"/>
        <w:spacing w:line="400" w:lineRule="exact"/>
        <w:ind w:left="826" w:hangingChars="343" w:hanging="826"/>
        <w:rPr>
          <w:sz w:val="24"/>
        </w:rPr>
      </w:pPr>
      <w:r w:rsidRPr="00686BE9">
        <w:rPr>
          <w:rFonts w:hint="eastAsia"/>
          <w:sz w:val="24"/>
        </w:rPr>
        <w:t>工作流引擎</w:t>
      </w:r>
    </w:p>
    <w:p w:rsidR="00686BE9" w:rsidRPr="00686BE9" w:rsidRDefault="00686BE9" w:rsidP="00686BE9">
      <w:pPr>
        <w:pStyle w:val="a0"/>
      </w:pPr>
    </w:p>
    <w:p w:rsidR="00B63A9C" w:rsidRDefault="00352C60" w:rsidP="009475C5">
      <w:pPr>
        <w:pStyle w:val="2"/>
        <w:rPr>
          <w:rFonts w:ascii="黑体"/>
          <w:sz w:val="28"/>
        </w:rPr>
      </w:pPr>
      <w:r>
        <w:rPr>
          <w:rFonts w:ascii="黑体" w:hint="eastAsia"/>
          <w:sz w:val="28"/>
        </w:rPr>
        <w:t>工作圈分布式框架设计</w:t>
      </w:r>
    </w:p>
    <w:p w:rsidR="009475C5" w:rsidRPr="001877B8" w:rsidRDefault="009475C5" w:rsidP="001877B8">
      <w:pPr>
        <w:pStyle w:val="3"/>
        <w:spacing w:line="400" w:lineRule="exact"/>
        <w:ind w:left="826" w:hangingChars="343" w:hanging="826"/>
        <w:rPr>
          <w:sz w:val="24"/>
        </w:rPr>
      </w:pPr>
      <w:r w:rsidRPr="001877B8">
        <w:rPr>
          <w:rFonts w:hint="eastAsia"/>
          <w:sz w:val="24"/>
        </w:rPr>
        <w:t>Rest server</w:t>
      </w:r>
      <w:r w:rsidRPr="001877B8">
        <w:rPr>
          <w:rFonts w:hint="eastAsia"/>
          <w:sz w:val="24"/>
        </w:rPr>
        <w:t>设计</w:t>
      </w:r>
      <w:bookmarkEnd w:id="37"/>
    </w:p>
    <w:p w:rsidR="001877B8" w:rsidRDefault="009475C5" w:rsidP="001877B8">
      <w:pPr>
        <w:pStyle w:val="af1"/>
        <w:spacing w:line="400" w:lineRule="exact"/>
        <w:ind w:firstLine="480"/>
        <w:jc w:val="left"/>
        <w:rPr>
          <w:rFonts w:ascii="宋体" w:hAnsi="宋体"/>
          <w:sz w:val="24"/>
        </w:rPr>
      </w:pPr>
      <w:r>
        <w:rPr>
          <w:rFonts w:ascii="宋体" w:hAnsi="宋体" w:hint="eastAsia"/>
          <w:sz w:val="24"/>
        </w:rPr>
        <w:lastRenderedPageBreak/>
        <w:t>工作圈的用户终端有三种：Android、iOS和PC Web。这三个端可以简单的区分成为PC端和移动终端。这样区分是因为这两种端对应的场景和对后台的数据交互要求都是不一样的。</w:t>
      </w:r>
      <w:r w:rsidR="00EF322C">
        <w:rPr>
          <w:rFonts w:ascii="宋体" w:hAnsi="宋体" w:hint="eastAsia"/>
          <w:sz w:val="24"/>
        </w:rPr>
        <w:t>PC端的特点：运行在浏览器中</w:t>
      </w:r>
      <w:r w:rsidR="004E34DB">
        <w:rPr>
          <w:rFonts w:ascii="宋体" w:hAnsi="宋体" w:hint="eastAsia"/>
          <w:sz w:val="24"/>
        </w:rPr>
        <w:t>（B/S结构）</w:t>
      </w:r>
      <w:r w:rsidR="00EF322C">
        <w:rPr>
          <w:rFonts w:ascii="宋体" w:hAnsi="宋体" w:hint="eastAsia"/>
          <w:sz w:val="24"/>
        </w:rPr>
        <w:t>，网络环境信号较强，</w:t>
      </w:r>
      <w:r w:rsidR="00122230">
        <w:rPr>
          <w:rFonts w:ascii="宋体" w:hAnsi="宋体" w:hint="eastAsia"/>
          <w:sz w:val="24"/>
        </w:rPr>
        <w:t>数据传输几乎没有成本，</w:t>
      </w:r>
      <w:r w:rsidR="00EF322C">
        <w:rPr>
          <w:rFonts w:ascii="宋体" w:hAnsi="宋体" w:hint="eastAsia"/>
          <w:sz w:val="24"/>
        </w:rPr>
        <w:t>终端的尺寸较大可以展示的内容丰富，终端更换的频率较高；移动端特点：</w:t>
      </w:r>
      <w:r w:rsidR="004E34DB">
        <w:rPr>
          <w:rFonts w:ascii="宋体" w:hAnsi="宋体" w:hint="eastAsia"/>
          <w:sz w:val="24"/>
        </w:rPr>
        <w:t>原生的APP程序</w:t>
      </w:r>
      <w:r w:rsidR="00EF322C">
        <w:rPr>
          <w:rFonts w:ascii="宋体" w:hAnsi="宋体" w:hint="eastAsia"/>
          <w:sz w:val="24"/>
        </w:rPr>
        <w:t>运行在移动智能操作系统中</w:t>
      </w:r>
      <w:r w:rsidR="004E34DB">
        <w:rPr>
          <w:rFonts w:ascii="宋体" w:hAnsi="宋体" w:hint="eastAsia"/>
          <w:sz w:val="24"/>
        </w:rPr>
        <w:t>（C/S结构）</w:t>
      </w:r>
      <w:r w:rsidR="00EF322C">
        <w:rPr>
          <w:rFonts w:ascii="宋体" w:hAnsi="宋体" w:hint="eastAsia"/>
          <w:sz w:val="24"/>
        </w:rPr>
        <w:t>，容易处在弱网络环境中，</w:t>
      </w:r>
      <w:r w:rsidR="00122230">
        <w:rPr>
          <w:rFonts w:ascii="宋体" w:hAnsi="宋体" w:hint="eastAsia"/>
          <w:sz w:val="24"/>
        </w:rPr>
        <w:t>数据传输有成本，终端的尺寸有限，</w:t>
      </w:r>
      <w:r w:rsidR="00EF322C">
        <w:rPr>
          <w:rFonts w:ascii="宋体" w:hAnsi="宋体" w:hint="eastAsia"/>
          <w:sz w:val="24"/>
        </w:rPr>
        <w:t>终端不易更换。</w:t>
      </w:r>
      <w:r w:rsidR="004E34DB">
        <w:rPr>
          <w:rFonts w:ascii="宋体" w:hAnsi="宋体" w:hint="eastAsia"/>
          <w:sz w:val="24"/>
        </w:rPr>
        <w:t>从对比来看，移动端需要轻量级的增量更新接口，这样意味着移动端的数据在从服务端下行之后需要自行缓存在终端。这样可以避免在弱网环境下程序请求不到数据，同时节省的数据重复传输的成本。PC端应用因为是B/S结构不便于本地缓存数据，所以在查询数据的时候接口应该设计成为全量分页性的接口，根据页码来下行查询数据。</w:t>
      </w:r>
      <w:r w:rsidR="000F387D">
        <w:rPr>
          <w:rFonts w:ascii="宋体" w:hAnsi="宋体" w:hint="eastAsia"/>
          <w:sz w:val="24"/>
        </w:rPr>
        <w:t>然而站在具体的功能业务上，同一个功能的业务逻辑却又是相同的，只是对于不同类型的终端提供的数据交互接口不一样。后台的服务就不能只是一个server的设计了，首先应该把业务逻辑封装成为一层，</w:t>
      </w:r>
      <w:r w:rsidR="00E07273">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62.25pt;margin-top:85.6pt;width:230.2pt;height:192.25pt;z-index:251667456;mso-position-horizontal-relative:margin;mso-position-vertical-relative:margin">
            <v:imagedata r:id="rId16" o:title=""/>
            <w10:wrap type="topAndBottom" anchorx="margin" anchory="margin"/>
          </v:shape>
          <o:OLEObject Type="Embed" ProgID="Visio.Drawing.11" ShapeID="_x0000_s1027" DrawAspect="Content" ObjectID="_1527959016" r:id="rId17"/>
        </w:pict>
      </w:r>
      <w:r w:rsidR="000F387D">
        <w:rPr>
          <w:rFonts w:ascii="宋体" w:hAnsi="宋体" w:hint="eastAsia"/>
          <w:sz w:val="24"/>
        </w:rPr>
        <w:t>我们先简称为server层。然后在server层之上封装一个rest层，给不同的终端提供不同的服务。</w:t>
      </w:r>
      <w:bookmarkStart w:id="39" w:name="_Toc453429971"/>
    </w:p>
    <w:p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Nginx负载均衡</w:t>
      </w:r>
      <w:bookmarkEnd w:id="39"/>
    </w:p>
    <w:p w:rsidR="009475C5" w:rsidRDefault="004A7FDF" w:rsidP="004A7FDF">
      <w:pPr>
        <w:pStyle w:val="af1"/>
        <w:spacing w:line="400" w:lineRule="exact"/>
        <w:ind w:firstLine="480"/>
        <w:jc w:val="left"/>
        <w:rPr>
          <w:rFonts w:ascii="宋体" w:hAnsi="宋体"/>
          <w:sz w:val="24"/>
        </w:rPr>
      </w:pPr>
      <w:r w:rsidRPr="00516B3F">
        <w:rPr>
          <w:rFonts w:ascii="宋体" w:hAnsi="宋体" w:hint="eastAsia"/>
          <w:sz w:val="24"/>
        </w:rPr>
        <w:t>Rest server是整个工作圈服务的表现层，是和工作圈移动端或是WEB端通信的一层。工作圈终端借由Rest Server这一层提供的Rest api，来和工作圈服务进行数据的交换。</w:t>
      </w:r>
      <w:r>
        <w:rPr>
          <w:rFonts w:ascii="宋体" w:hAnsi="宋体" w:hint="eastAsia"/>
          <w:sz w:val="24"/>
        </w:rPr>
        <w:t>同样，在面对大规模用户高并发的访问时一台服务器的能力是有限的，我们需要多台服务器来分担压力。站在最前面的负载服务器就尤其重要，这里选择了前面介绍过的Nginx服务器来作为HTTP请求的代理网关与负载。</w:t>
      </w:r>
    </w:p>
    <w:p w:rsidR="00433F75" w:rsidRPr="00516B3F" w:rsidRDefault="00E07273" w:rsidP="004A7FDF">
      <w:pPr>
        <w:pStyle w:val="af1"/>
        <w:spacing w:line="400" w:lineRule="exact"/>
        <w:ind w:firstLine="480"/>
        <w:jc w:val="left"/>
        <w:rPr>
          <w:rFonts w:ascii="宋体" w:hAnsi="宋体"/>
          <w:sz w:val="24"/>
        </w:rPr>
      </w:pPr>
      <w:r>
        <w:rPr>
          <w:rFonts w:ascii="宋体" w:hAnsi="宋体"/>
          <w:noProof/>
          <w:sz w:val="24"/>
        </w:rPr>
        <w:lastRenderedPageBreak/>
        <w:pict>
          <v:shape id="_x0000_s1031" type="#_x0000_t75" style="position:absolute;left:0;text-align:left;margin-left:51.75pt;margin-top:30.7pt;width:302.25pt;height:194.7pt;z-index:251668480">
            <v:imagedata r:id="rId18" o:title=""/>
            <w10:wrap type="topAndBottom"/>
          </v:shape>
          <o:OLEObject Type="Embed" ProgID="Visio.Drawing.11" ShapeID="_x0000_s1031" DrawAspect="Content" ObjectID="_1527959017" r:id="rId19"/>
        </w:pict>
      </w:r>
    </w:p>
    <w:p w:rsidR="009475C5" w:rsidRPr="001877B8" w:rsidRDefault="009475C5" w:rsidP="001877B8">
      <w:pPr>
        <w:pStyle w:val="af1"/>
        <w:numPr>
          <w:ilvl w:val="0"/>
          <w:numId w:val="10"/>
        </w:numPr>
        <w:spacing w:line="400" w:lineRule="exact"/>
        <w:jc w:val="left"/>
        <w:rPr>
          <w:rFonts w:ascii="黑体" w:eastAsia="黑体" w:hAnsi="黑体"/>
          <w:b/>
          <w:sz w:val="24"/>
        </w:rPr>
      </w:pPr>
      <w:bookmarkStart w:id="40" w:name="_Toc453429972"/>
      <w:r w:rsidRPr="001877B8">
        <w:rPr>
          <w:rFonts w:ascii="黑体" w:eastAsia="黑体" w:hAnsi="黑体" w:hint="eastAsia"/>
          <w:b/>
          <w:sz w:val="24"/>
        </w:rPr>
        <w:t>无状态的服务设计</w:t>
      </w:r>
      <w:bookmarkEnd w:id="40"/>
    </w:p>
    <w:p w:rsidR="009475C5" w:rsidRPr="00516B3F" w:rsidRDefault="009475C5" w:rsidP="009475C5">
      <w:pPr>
        <w:pStyle w:val="af1"/>
        <w:spacing w:line="400" w:lineRule="exact"/>
        <w:ind w:firstLine="480"/>
        <w:jc w:val="left"/>
        <w:rPr>
          <w:rFonts w:ascii="宋体" w:hAnsi="宋体"/>
          <w:sz w:val="24"/>
        </w:rPr>
      </w:pPr>
      <w:r w:rsidRPr="00516B3F">
        <w:rPr>
          <w:rFonts w:ascii="宋体" w:hAnsi="宋体" w:hint="eastAsia"/>
          <w:sz w:val="24"/>
        </w:rPr>
        <w:t>其实提出这点反而是为了解决用户的登录状态问题，假设用户登录的请求发到了Rest A服务上，对用户的数据请求又发送到了Rest B服务上。那Rest B怎么能知道用户的登录状态呢。在以前的单点式系统中，有一个Session的概念。用户登录后建立在服务器，请求的时候服务端会查询这个Session，登出后销毁。但是在分布式的Rest server上主机之前内存的数据不共享，无法得知用户的Session状态。</w:t>
      </w:r>
    </w:p>
    <w:p w:rsidR="009475C5" w:rsidRPr="00610F9A" w:rsidRDefault="009475C5" w:rsidP="009475C5">
      <w:pPr>
        <w:pStyle w:val="af1"/>
        <w:spacing w:line="400" w:lineRule="exact"/>
        <w:ind w:firstLine="480"/>
        <w:jc w:val="left"/>
        <w:rPr>
          <w:rFonts w:ascii="宋体" w:hAnsi="宋体"/>
          <w:sz w:val="24"/>
        </w:rPr>
      </w:pPr>
      <w:r w:rsidRPr="00516B3F">
        <w:rPr>
          <w:rFonts w:ascii="宋体" w:hAnsi="宋体" w:hint="eastAsia"/>
          <w:sz w:val="24"/>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WEB因为没有数据库，将这个token保存在Cookie中。在每次请求的时候将WEB端会自动的带上Cookie供服务器查询，手机端的App需要程序从手机上读取这个请求加到Http Header中来便于服务检查。</w:t>
      </w:r>
    </w:p>
    <w:p w:rsidR="00BD50DA" w:rsidRPr="001877B8" w:rsidRDefault="00BD50DA" w:rsidP="001877B8">
      <w:pPr>
        <w:pStyle w:val="3"/>
        <w:spacing w:line="400" w:lineRule="exact"/>
        <w:ind w:left="826" w:hangingChars="343" w:hanging="826"/>
        <w:rPr>
          <w:sz w:val="24"/>
        </w:rPr>
      </w:pPr>
      <w:bookmarkStart w:id="41" w:name="_Toc453429973"/>
      <w:r w:rsidRPr="001877B8">
        <w:rPr>
          <w:rFonts w:hint="eastAsia"/>
          <w:sz w:val="24"/>
        </w:rPr>
        <w:t>服务模块化的设计</w:t>
      </w:r>
      <w:bookmarkEnd w:id="41"/>
    </w:p>
    <w:p w:rsidR="00574FB9" w:rsidRDefault="00027C49" w:rsidP="00BD50DA">
      <w:pPr>
        <w:pStyle w:val="af1"/>
        <w:spacing w:line="400" w:lineRule="exact"/>
        <w:ind w:firstLine="480"/>
        <w:jc w:val="left"/>
        <w:rPr>
          <w:rFonts w:ascii="宋体" w:hAnsi="宋体"/>
          <w:sz w:val="24"/>
        </w:rPr>
      </w:pPr>
      <w:r>
        <w:rPr>
          <w:rFonts w:ascii="宋体" w:hAnsi="宋体" w:hint="eastAsia"/>
          <w:sz w:val="24"/>
        </w:rPr>
        <w:t>模块划分是分布式服务设计重要的一环</w:t>
      </w:r>
      <w:r w:rsidRPr="00BD50DA">
        <w:rPr>
          <w:rFonts w:ascii="宋体" w:hAnsi="宋体" w:hint="eastAsia"/>
          <w:sz w:val="24"/>
        </w:rPr>
        <w:t>。</w:t>
      </w:r>
      <w:r>
        <w:rPr>
          <w:rFonts w:ascii="宋体" w:hAnsi="宋体" w:hint="eastAsia"/>
          <w:sz w:val="24"/>
        </w:rPr>
        <w:t>低成本，横向扩展是分布式服务的一个主要特点。从需求分析，可以预见的是工作圈服务的用户帐户、即时通信这两个相关的服务访问量会比其他的功能要大一些。为了能做到性能可以弹性扩展，就是在有个别服务的请求量比较大的时候对，为这个服务动态增加计算资源，需要对整个服务的功能合理的划分模块服务。</w:t>
      </w:r>
      <w:r w:rsidR="00BD50DA" w:rsidRPr="00BD50DA">
        <w:rPr>
          <w:rFonts w:ascii="宋体" w:hAnsi="宋体" w:hint="eastAsia"/>
          <w:sz w:val="24"/>
        </w:rPr>
        <w:t>对服务进行模块划分，有助于对业务进行更清晰的梳理。同时在软件设计的层面</w:t>
      </w:r>
      <w:r w:rsidR="0045719A">
        <w:rPr>
          <w:rFonts w:ascii="宋体" w:hAnsi="宋体" w:hint="eastAsia"/>
          <w:sz w:val="24"/>
        </w:rPr>
        <w:t>上，好的模块划分更有利于程序员架构师对项目的维护与扩展，减少开发</w:t>
      </w:r>
      <w:r w:rsidR="00BD50DA" w:rsidRPr="00BD50DA">
        <w:rPr>
          <w:rFonts w:ascii="宋体" w:hAnsi="宋体" w:hint="eastAsia"/>
          <w:sz w:val="24"/>
        </w:rPr>
        <w:t>的代码量。</w:t>
      </w:r>
      <w:r w:rsidR="00574FB9">
        <w:rPr>
          <w:rFonts w:ascii="宋体" w:hAnsi="宋体" w:hint="eastAsia"/>
          <w:sz w:val="24"/>
        </w:rPr>
        <w:t>每个模块专注与自己的功能实现，</w:t>
      </w:r>
      <w:r w:rsidR="00574FB9">
        <w:rPr>
          <w:rFonts w:ascii="宋体" w:hAnsi="宋体" w:hint="eastAsia"/>
          <w:sz w:val="24"/>
        </w:rPr>
        <w:lastRenderedPageBreak/>
        <w:t>如果有对于其他模块的依赖，则通过标准的RPC API调用，这符合软件工程中的高内聚，</w:t>
      </w:r>
      <w:r w:rsidR="00542A1B">
        <w:rPr>
          <w:rFonts w:ascii="宋体" w:hAnsi="宋体" w:hint="eastAsia"/>
          <w:sz w:val="24"/>
        </w:rPr>
        <w:t>低耦</w:t>
      </w:r>
      <w:r w:rsidR="00574FB9">
        <w:rPr>
          <w:rFonts w:ascii="宋体" w:hAnsi="宋体" w:hint="eastAsia"/>
          <w:sz w:val="24"/>
        </w:rPr>
        <w:t>合的要求。</w:t>
      </w:r>
    </w:p>
    <w:p w:rsidR="0007088D" w:rsidRPr="001877B8" w:rsidRDefault="0007088D" w:rsidP="001877B8">
      <w:pPr>
        <w:pStyle w:val="af1"/>
        <w:numPr>
          <w:ilvl w:val="0"/>
          <w:numId w:val="10"/>
        </w:numPr>
        <w:spacing w:line="400" w:lineRule="exact"/>
        <w:jc w:val="left"/>
        <w:rPr>
          <w:rFonts w:ascii="黑体" w:eastAsia="黑体" w:hAnsi="黑体"/>
          <w:b/>
          <w:sz w:val="24"/>
        </w:rPr>
      </w:pPr>
      <w:bookmarkStart w:id="42" w:name="_Toc453429974"/>
      <w:r w:rsidRPr="001877B8">
        <w:rPr>
          <w:rFonts w:ascii="黑体" w:eastAsia="黑体" w:hAnsi="黑体" w:hint="eastAsia"/>
          <w:b/>
          <w:sz w:val="24"/>
        </w:rPr>
        <w:t>功能模块划分</w:t>
      </w:r>
      <w:bookmarkEnd w:id="42"/>
    </w:p>
    <w:p w:rsidR="00C02B97" w:rsidRPr="00BD50DA" w:rsidRDefault="0007088D" w:rsidP="00C02B97">
      <w:pPr>
        <w:pStyle w:val="af1"/>
        <w:spacing w:line="400" w:lineRule="exact"/>
        <w:ind w:firstLine="480"/>
        <w:jc w:val="left"/>
        <w:rPr>
          <w:rFonts w:ascii="宋体" w:hAnsi="宋体"/>
          <w:sz w:val="24"/>
        </w:rPr>
      </w:pPr>
      <w:r>
        <w:rPr>
          <w:rFonts w:ascii="宋体" w:hAnsi="宋体" w:hint="eastAsia"/>
          <w:sz w:val="24"/>
        </w:rPr>
        <w:t>根据第三章的功能需求分析，可以进行功能模块划分。</w:t>
      </w:r>
      <w:r w:rsidR="00BD50DA" w:rsidRPr="00BD50DA">
        <w:rPr>
          <w:rFonts w:ascii="宋体" w:hAnsi="宋体" w:hint="eastAsia"/>
          <w:sz w:val="24"/>
        </w:rPr>
        <w:t>根据上面的需求功划分能得到：用户、圈子（贴子）、评论、赞、IM消息、工作功能等模块服务。因为贴子也是圈子的一个成员属性故划到圈子服务中。而评论和赞的服务，可以通用化用在其它的一些业务上，比如用在工作的审批中。所以做为一个基础的服务可以独立出来。</w:t>
      </w:r>
      <w:r w:rsidR="00C02B97" w:rsidRPr="00BD50DA">
        <w:rPr>
          <w:rFonts w:ascii="宋体" w:hAnsi="宋体" w:hint="eastAsia"/>
          <w:sz w:val="24"/>
        </w:rPr>
        <w:t>在进行</w:t>
      </w:r>
      <w:r w:rsidR="00C02B97">
        <w:rPr>
          <w:rFonts w:ascii="宋体" w:hAnsi="宋体" w:hint="eastAsia"/>
          <w:sz w:val="24"/>
        </w:rPr>
        <w:t>公共</w:t>
      </w:r>
      <w:r w:rsidR="00C02B97" w:rsidRPr="00BD50DA">
        <w:rPr>
          <w:rFonts w:ascii="宋体" w:hAnsi="宋体" w:hint="eastAsia"/>
          <w:sz w:val="24"/>
        </w:rPr>
        <w:t>模块划分设计需要考虑的要点：</w:t>
      </w:r>
    </w:p>
    <w:p w:rsidR="00C02B97" w:rsidRPr="00BD50DA" w:rsidRDefault="00C02B97" w:rsidP="00C02B97">
      <w:pPr>
        <w:pStyle w:val="af1"/>
        <w:spacing w:line="400" w:lineRule="exact"/>
        <w:ind w:firstLine="480"/>
        <w:jc w:val="left"/>
        <w:rPr>
          <w:rFonts w:ascii="宋体" w:hAnsi="宋体"/>
          <w:sz w:val="24"/>
        </w:rPr>
      </w:pPr>
      <w:r w:rsidRPr="00BD50DA">
        <w:rPr>
          <w:rFonts w:ascii="宋体" w:hAnsi="宋体" w:hint="eastAsia"/>
          <w:sz w:val="24"/>
        </w:rPr>
        <w:t>1.</w:t>
      </w:r>
      <w:r>
        <w:rPr>
          <w:rFonts w:ascii="宋体" w:hAnsi="宋体" w:hint="eastAsia"/>
          <w:sz w:val="24"/>
        </w:rPr>
        <w:t>高内聚，无</w:t>
      </w:r>
      <w:r w:rsidRPr="00BD50DA">
        <w:rPr>
          <w:rFonts w:ascii="宋体" w:hAnsi="宋体" w:hint="eastAsia"/>
          <w:sz w:val="24"/>
        </w:rPr>
        <w:t>耦合。模块之前要相互独立，仅数据耦合。</w:t>
      </w:r>
    </w:p>
    <w:p w:rsidR="00C02B97" w:rsidRPr="00BD50DA" w:rsidRDefault="00C02B97" w:rsidP="00C02B97">
      <w:pPr>
        <w:pStyle w:val="af1"/>
        <w:spacing w:line="400" w:lineRule="exact"/>
        <w:ind w:firstLine="480"/>
        <w:jc w:val="left"/>
        <w:rPr>
          <w:rFonts w:ascii="宋体" w:hAnsi="宋体"/>
          <w:sz w:val="24"/>
        </w:rPr>
      </w:pPr>
      <w:r w:rsidRPr="00BD50DA">
        <w:rPr>
          <w:rFonts w:ascii="宋体" w:hAnsi="宋体" w:hint="eastAsia"/>
          <w:sz w:val="24"/>
        </w:rPr>
        <w:t>2.提取功能相同的代码到一个公共服务包进封装。减少开发代码量。</w:t>
      </w:r>
    </w:p>
    <w:p w:rsidR="00C02B97" w:rsidRDefault="00C02B97" w:rsidP="00C02B97">
      <w:pPr>
        <w:pStyle w:val="af1"/>
        <w:spacing w:line="400" w:lineRule="exact"/>
        <w:ind w:firstLine="480"/>
        <w:jc w:val="left"/>
        <w:rPr>
          <w:rFonts w:ascii="宋体" w:hAnsi="宋体"/>
          <w:sz w:val="24"/>
        </w:rPr>
      </w:pPr>
      <w:r w:rsidRPr="00BD50DA">
        <w:rPr>
          <w:rFonts w:ascii="宋体" w:hAnsi="宋体" w:hint="eastAsia"/>
          <w:sz w:val="24"/>
        </w:rPr>
        <w:t>3.模块服务要是无状态的，便于模块服务的模向扩容，同时也为restful服务打基础</w:t>
      </w:r>
      <w:r>
        <w:rPr>
          <w:rFonts w:ascii="宋体" w:hAnsi="宋体" w:hint="eastAsia"/>
          <w:sz w:val="24"/>
        </w:rPr>
        <w:t>。</w:t>
      </w:r>
    </w:p>
    <w:p w:rsidR="0095440A" w:rsidRDefault="0095440A" w:rsidP="00C02B97">
      <w:pPr>
        <w:pStyle w:val="af1"/>
        <w:spacing w:line="400" w:lineRule="exact"/>
        <w:ind w:firstLine="480"/>
        <w:jc w:val="left"/>
        <w:rPr>
          <w:rFonts w:ascii="宋体" w:hAnsi="宋体"/>
          <w:sz w:val="24"/>
        </w:rPr>
      </w:pPr>
      <w:r>
        <w:rPr>
          <w:rFonts w:ascii="宋体" w:hAnsi="宋体" w:hint="eastAsia"/>
          <w:sz w:val="24"/>
        </w:rPr>
        <w:t>我们对工作圈的功能模块定义如下：</w:t>
      </w:r>
    </w:p>
    <w:p w:rsidR="0095440A" w:rsidRPr="00BD50DA" w:rsidRDefault="0095440A" w:rsidP="0095440A">
      <w:pPr>
        <w:pStyle w:val="af1"/>
        <w:spacing w:line="400" w:lineRule="exact"/>
        <w:ind w:firstLine="480"/>
        <w:jc w:val="left"/>
        <w:rPr>
          <w:rFonts w:ascii="宋体" w:hAnsi="宋体"/>
          <w:sz w:val="24"/>
        </w:rPr>
      </w:pPr>
      <w:r w:rsidRPr="00BD50DA">
        <w:rPr>
          <w:rFonts w:ascii="宋体" w:hAnsi="宋体" w:hint="eastAsia"/>
          <w:sz w:val="24"/>
        </w:rPr>
        <w:t>gongzuoquan-account，用户账户服务</w:t>
      </w:r>
    </w:p>
    <w:p w:rsidR="0095440A" w:rsidRPr="00BD50DA" w:rsidRDefault="0095440A" w:rsidP="0095440A">
      <w:pPr>
        <w:pStyle w:val="af1"/>
        <w:spacing w:line="400" w:lineRule="exact"/>
        <w:ind w:firstLine="480"/>
        <w:jc w:val="left"/>
        <w:rPr>
          <w:rFonts w:ascii="宋体" w:hAnsi="宋体"/>
          <w:sz w:val="24"/>
        </w:rPr>
      </w:pPr>
      <w:r w:rsidRPr="00BD50DA">
        <w:rPr>
          <w:rFonts w:ascii="宋体" w:hAnsi="宋体" w:hint="eastAsia"/>
          <w:sz w:val="24"/>
        </w:rPr>
        <w:t>gongzuoquan-quan，圈子、贴子服务</w:t>
      </w:r>
    </w:p>
    <w:p w:rsidR="0095440A" w:rsidRPr="00BD50DA" w:rsidRDefault="0095440A" w:rsidP="0095440A">
      <w:pPr>
        <w:pStyle w:val="af1"/>
        <w:spacing w:line="400" w:lineRule="exact"/>
        <w:ind w:firstLine="480"/>
        <w:jc w:val="left"/>
        <w:rPr>
          <w:rFonts w:ascii="宋体" w:hAnsi="宋体"/>
          <w:sz w:val="24"/>
        </w:rPr>
      </w:pPr>
      <w:r w:rsidRPr="00BD50DA">
        <w:rPr>
          <w:rFonts w:ascii="宋体" w:hAnsi="宋体" w:hint="eastAsia"/>
          <w:sz w:val="24"/>
        </w:rPr>
        <w:t>gongzuoquan-comment，评论服务</w:t>
      </w:r>
    </w:p>
    <w:p w:rsidR="0095440A" w:rsidRPr="00BD50DA" w:rsidRDefault="0095440A" w:rsidP="0095440A">
      <w:pPr>
        <w:pStyle w:val="af1"/>
        <w:spacing w:line="400" w:lineRule="exact"/>
        <w:ind w:firstLine="480"/>
        <w:jc w:val="left"/>
        <w:rPr>
          <w:rFonts w:ascii="宋体" w:hAnsi="宋体"/>
          <w:sz w:val="24"/>
        </w:rPr>
      </w:pPr>
      <w:r w:rsidRPr="00BD50DA">
        <w:rPr>
          <w:rFonts w:ascii="宋体" w:hAnsi="宋体" w:hint="eastAsia"/>
          <w:sz w:val="24"/>
        </w:rPr>
        <w:t>gongzuoquan-favorite，赞服务</w:t>
      </w:r>
    </w:p>
    <w:p w:rsidR="0095440A" w:rsidRDefault="0095440A" w:rsidP="0095440A">
      <w:pPr>
        <w:pStyle w:val="af1"/>
        <w:spacing w:line="400" w:lineRule="exact"/>
        <w:ind w:firstLine="480"/>
        <w:jc w:val="left"/>
      </w:pPr>
      <w:r w:rsidRPr="00BD50DA">
        <w:rPr>
          <w:rFonts w:ascii="宋体" w:hAnsi="宋体" w:hint="eastAsia"/>
          <w:sz w:val="24"/>
        </w:rPr>
        <w:t>gongzuoquan-app，工作应用服务</w:t>
      </w:r>
    </w:p>
    <w:p w:rsidR="0095440A" w:rsidRDefault="0095440A" w:rsidP="0095440A">
      <w:pPr>
        <w:pStyle w:val="af1"/>
        <w:spacing w:line="400" w:lineRule="exact"/>
        <w:ind w:firstLine="480"/>
        <w:jc w:val="left"/>
        <w:rPr>
          <w:rFonts w:ascii="宋体" w:hAnsi="宋体"/>
          <w:sz w:val="24"/>
        </w:rPr>
      </w:pPr>
      <w:r>
        <w:rPr>
          <w:rFonts w:ascii="宋体" w:hAnsi="宋体" w:hint="eastAsia"/>
          <w:sz w:val="24"/>
        </w:rPr>
        <w:t>gongzuoquan-imp，即使通信服务</w:t>
      </w:r>
    </w:p>
    <w:p w:rsidR="0095440A" w:rsidRPr="001877B8" w:rsidRDefault="0095440A" w:rsidP="001877B8">
      <w:pPr>
        <w:pStyle w:val="af1"/>
        <w:numPr>
          <w:ilvl w:val="0"/>
          <w:numId w:val="10"/>
        </w:numPr>
        <w:spacing w:line="400" w:lineRule="exact"/>
        <w:jc w:val="left"/>
        <w:rPr>
          <w:rFonts w:ascii="黑体" w:eastAsia="黑体" w:hAnsi="黑体"/>
          <w:b/>
          <w:sz w:val="24"/>
        </w:rPr>
      </w:pPr>
      <w:bookmarkStart w:id="43" w:name="_Toc453429975"/>
      <w:r w:rsidRPr="001877B8">
        <w:rPr>
          <w:rFonts w:ascii="黑体" w:eastAsia="黑体" w:hAnsi="黑体" w:hint="eastAsia"/>
          <w:b/>
          <w:sz w:val="24"/>
        </w:rPr>
        <w:t>公共模块划分</w:t>
      </w:r>
      <w:bookmarkEnd w:id="43"/>
    </w:p>
    <w:p w:rsidR="00BD50DA" w:rsidRDefault="002825BF" w:rsidP="00BD50DA">
      <w:pPr>
        <w:pStyle w:val="af1"/>
        <w:spacing w:line="400" w:lineRule="exact"/>
        <w:ind w:firstLine="480"/>
        <w:jc w:val="left"/>
        <w:rPr>
          <w:rFonts w:ascii="宋体" w:hAnsi="宋体"/>
          <w:sz w:val="24"/>
        </w:rPr>
      </w:pPr>
      <w:r>
        <w:rPr>
          <w:rFonts w:ascii="宋体" w:hAnsi="宋体" w:hint="eastAsia"/>
          <w:sz w:val="24"/>
        </w:rPr>
        <w:t>在工作圈的规划里，数据持久存储使用MongoDB服务，数据内存缓存使用Redis服务。所有的业务模块，基本都需要操作数据库与缓存。将</w:t>
      </w:r>
      <w:r w:rsidR="00BD50DA" w:rsidRPr="00BD50DA">
        <w:rPr>
          <w:rFonts w:ascii="宋体" w:hAnsi="宋体" w:hint="eastAsia"/>
          <w:sz w:val="24"/>
        </w:rPr>
        <w:t>MongoDB数据库与Redis</w:t>
      </w:r>
      <w:r>
        <w:rPr>
          <w:rFonts w:ascii="宋体" w:hAnsi="宋体" w:hint="eastAsia"/>
          <w:sz w:val="24"/>
        </w:rPr>
        <w:t>缓存的连接与操作服务封装成公共模块的服务，开发时要求开发人员统一使用这些公共服务完成对数据持久与缓存的操作</w:t>
      </w:r>
      <w:r w:rsidR="00BD50DA" w:rsidRPr="00BD50DA">
        <w:rPr>
          <w:rFonts w:ascii="宋体" w:hAnsi="宋体" w:hint="eastAsia"/>
          <w:sz w:val="24"/>
        </w:rPr>
        <w:t>。这样不仅可以减少在</w:t>
      </w:r>
      <w:r>
        <w:rPr>
          <w:rFonts w:ascii="宋体" w:hAnsi="宋体" w:hint="eastAsia"/>
          <w:sz w:val="24"/>
        </w:rPr>
        <w:t>数据</w:t>
      </w:r>
      <w:r w:rsidR="00BD50DA" w:rsidRPr="00BD50DA">
        <w:rPr>
          <w:rFonts w:ascii="宋体" w:hAnsi="宋体" w:hint="eastAsia"/>
          <w:sz w:val="24"/>
        </w:rPr>
        <w:t>持久层上的的代码开发量，同时也可以应用链接池技术提升服务的吞吐性能，预防因为人为的疏忽导致的链接泄漏。</w:t>
      </w:r>
    </w:p>
    <w:p w:rsidR="005C4CC3" w:rsidRDefault="005C4CC3" w:rsidP="00BD50DA">
      <w:pPr>
        <w:pStyle w:val="af1"/>
        <w:spacing w:line="400" w:lineRule="exact"/>
        <w:ind w:firstLine="480"/>
        <w:jc w:val="left"/>
        <w:rPr>
          <w:rFonts w:ascii="宋体" w:hAnsi="宋体"/>
          <w:sz w:val="24"/>
        </w:rPr>
      </w:pPr>
      <w:r>
        <w:rPr>
          <w:rFonts w:ascii="宋体" w:hAnsi="宋体" w:hint="eastAsia"/>
          <w:sz w:val="24"/>
        </w:rPr>
        <w:t>工作圈的服务层承担了业务运算的主要工作，这一层服务对系统运算资源敏</w:t>
      </w:r>
      <w:r>
        <w:rPr>
          <w:rFonts w:ascii="宋体" w:hAnsi="宋体" w:hint="eastAsia"/>
          <w:sz w:val="24"/>
        </w:rPr>
        <w:lastRenderedPageBreak/>
        <w:t>感</w:t>
      </w:r>
      <w:r w:rsidR="00687A5F">
        <w:rPr>
          <w:rFonts w:ascii="宋体" w:hAnsi="宋体" w:hint="eastAsia"/>
          <w:sz w:val="24"/>
        </w:rPr>
        <w:t>，</w:t>
      </w:r>
      <w:r>
        <w:rPr>
          <w:rFonts w:ascii="宋体" w:hAnsi="宋体" w:hint="eastAsia"/>
          <w:sz w:val="24"/>
        </w:rPr>
        <w:t>所以这一层的主要考虑就是动态横向扩展能力。</w:t>
      </w:r>
      <w:r w:rsidR="00687A5F">
        <w:rPr>
          <w:rFonts w:ascii="宋体" w:hAnsi="宋体" w:hint="eastAsia"/>
          <w:sz w:val="24"/>
        </w:rPr>
        <w:t>这里先不讨论如何去实现这个横向扩展能力，但是需要指出为了实现这个横向扩展能力，需要为每一个模块服务约定一个服务的配置规范，符合这个约定的服务就能实现动态横向扩展能力。</w:t>
      </w:r>
      <w:r w:rsidR="00C02B97">
        <w:rPr>
          <w:rFonts w:ascii="宋体" w:hAnsi="宋体" w:hint="eastAsia"/>
          <w:sz w:val="24"/>
        </w:rPr>
        <w:t>将这个公共模块定义为：gongzuoquan-configcenter。</w:t>
      </w:r>
    </w:p>
    <w:p w:rsidR="00BD50DA" w:rsidRPr="00BD50DA" w:rsidRDefault="00C02B97" w:rsidP="00C02B97">
      <w:pPr>
        <w:pStyle w:val="af1"/>
        <w:spacing w:line="400" w:lineRule="exact"/>
        <w:ind w:firstLine="480"/>
        <w:jc w:val="left"/>
        <w:rPr>
          <w:rFonts w:ascii="宋体" w:hAnsi="宋体"/>
          <w:sz w:val="24"/>
        </w:rPr>
      </w:pPr>
      <w:r>
        <w:rPr>
          <w:rFonts w:ascii="宋体" w:hAnsi="宋体" w:hint="eastAsia"/>
          <w:sz w:val="24"/>
        </w:rPr>
        <w:t>在开发服务的过程中，工程师需要很多的重复的工具类型的功能：比如时间格式化，数据加密，数据计算MD5摘要、字符串判空等等的功能，为了每一个不同的模块服务去编写一份工具是不合适的。将所有被重复使用的工具封装到gongzuoquan-util中，工程师在开发的时候直接复用即可。</w:t>
      </w:r>
      <w:r w:rsidR="00BD50DA" w:rsidRPr="00BD50DA">
        <w:rPr>
          <w:rFonts w:ascii="宋体" w:hAnsi="宋体" w:hint="eastAsia"/>
          <w:sz w:val="24"/>
        </w:rPr>
        <w:t>最终</w:t>
      </w:r>
      <w:r w:rsidRPr="00BD50DA">
        <w:rPr>
          <w:rFonts w:ascii="宋体" w:hAnsi="宋体" w:hint="eastAsia"/>
          <w:sz w:val="24"/>
        </w:rPr>
        <w:t>公共模块</w:t>
      </w:r>
      <w:r>
        <w:rPr>
          <w:rFonts w:ascii="宋体" w:hAnsi="宋体" w:hint="eastAsia"/>
          <w:sz w:val="24"/>
        </w:rPr>
        <w:t>划</w:t>
      </w:r>
      <w:r w:rsidR="00BD50DA" w:rsidRPr="00BD50DA">
        <w:rPr>
          <w:rFonts w:ascii="宋体" w:hAnsi="宋体" w:hint="eastAsia"/>
          <w:sz w:val="24"/>
        </w:rPr>
        <w:t>分如下：</w:t>
      </w:r>
    </w:p>
    <w:p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gongzuoquan-mongo，提供数据库接入操作的封装。</w:t>
      </w:r>
    </w:p>
    <w:p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gongzuoquan-cache，提供对缓存服务的接入操作。</w:t>
      </w:r>
    </w:p>
    <w:p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gongzuoquan-configcenter，提供自动化配置中的管理操作。</w:t>
      </w:r>
    </w:p>
    <w:p w:rsid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gongzuoquan-util，提供一些公共的工具类方法</w:t>
      </w:r>
    </w:p>
    <w:p w:rsidR="000F70CB" w:rsidRPr="00BD50DA" w:rsidRDefault="000F70CB" w:rsidP="00C02B97">
      <w:pPr>
        <w:pStyle w:val="af1"/>
        <w:spacing w:line="400" w:lineRule="exact"/>
        <w:ind w:firstLine="480"/>
        <w:jc w:val="left"/>
        <w:rPr>
          <w:rFonts w:ascii="宋体" w:hAnsi="宋体"/>
          <w:sz w:val="24"/>
        </w:rPr>
      </w:pPr>
      <w:r>
        <w:rPr>
          <w:rFonts w:ascii="宋体" w:hAnsi="宋体" w:hint="eastAsia"/>
          <w:sz w:val="24"/>
        </w:rPr>
        <w:t>公共模块不同于功能模块，它们不应该成为一个独立的服务，而是成为其它服务所依赖的低层插件。</w:t>
      </w:r>
    </w:p>
    <w:p w:rsidR="00C02B97" w:rsidRPr="001877B8" w:rsidRDefault="00AB39EA" w:rsidP="001877B8">
      <w:pPr>
        <w:pStyle w:val="af1"/>
        <w:numPr>
          <w:ilvl w:val="0"/>
          <w:numId w:val="10"/>
        </w:numPr>
        <w:spacing w:line="400" w:lineRule="exact"/>
        <w:jc w:val="left"/>
        <w:rPr>
          <w:rFonts w:ascii="黑体" w:eastAsia="黑体" w:hAnsi="黑体"/>
          <w:b/>
          <w:sz w:val="24"/>
        </w:rPr>
      </w:pPr>
      <w:bookmarkStart w:id="44" w:name="_Toc453429976"/>
      <w:r w:rsidRPr="001877B8">
        <w:rPr>
          <w:rFonts w:ascii="黑体" w:eastAsia="黑体" w:hAnsi="黑体" w:hint="eastAsia"/>
          <w:b/>
          <w:sz w:val="24"/>
        </w:rPr>
        <w:t>核心模块</w:t>
      </w:r>
      <w:r w:rsidR="00BD50DA" w:rsidRPr="001877B8">
        <w:rPr>
          <w:rFonts w:ascii="黑体" w:eastAsia="黑体" w:hAnsi="黑体" w:hint="eastAsia"/>
          <w:b/>
          <w:sz w:val="24"/>
        </w:rPr>
        <w:t>服务</w:t>
      </w:r>
      <w:bookmarkEnd w:id="44"/>
    </w:p>
    <w:p w:rsidR="00C02B97" w:rsidRDefault="00281981" w:rsidP="00BD50DA">
      <w:pPr>
        <w:pStyle w:val="af1"/>
        <w:spacing w:line="400" w:lineRule="exact"/>
        <w:ind w:firstLine="480"/>
        <w:jc w:val="left"/>
        <w:rPr>
          <w:rFonts w:ascii="宋体" w:hAnsi="宋体"/>
          <w:sz w:val="24"/>
        </w:rPr>
      </w:pPr>
      <w:r>
        <w:rPr>
          <w:rFonts w:ascii="宋体" w:hAnsi="宋体" w:hint="eastAsia"/>
          <w:sz w:val="24"/>
        </w:rPr>
        <w:t>工作圈的核心服务是对分布式服务与数据存储提供抽象化服务的模块。在分布式系统之中，数据的流转处理是依赖于一个全局唯一的主键ID，</w:t>
      </w:r>
      <w:r w:rsidR="00DC7DC6">
        <w:rPr>
          <w:rFonts w:ascii="宋体" w:hAnsi="宋体" w:hint="eastAsia"/>
          <w:sz w:val="24"/>
        </w:rPr>
        <w:t>需要一个gongzuoquan-idcenter的服务来为其它的服务生成一个全局唯一的ID。</w:t>
      </w:r>
    </w:p>
    <w:p w:rsidR="00AB39EA" w:rsidRDefault="00AB39EA" w:rsidP="00BD50DA">
      <w:pPr>
        <w:pStyle w:val="af1"/>
        <w:spacing w:line="400" w:lineRule="exact"/>
        <w:ind w:firstLine="480"/>
        <w:jc w:val="left"/>
        <w:rPr>
          <w:rFonts w:ascii="宋体" w:hAnsi="宋体"/>
          <w:sz w:val="24"/>
        </w:rPr>
      </w:pPr>
      <w:r>
        <w:rPr>
          <w:rFonts w:ascii="宋体" w:hAnsi="宋体" w:hint="eastAsia"/>
          <w:sz w:val="24"/>
        </w:rPr>
        <w:t>后面会提到，为了提高存储服务的性能，工作圈会为数据库进行分片，同时在每一个数据库分片中会对其中的数据集合也进行分片。对数据的分片结果就是查询困难，需要一个数据分片的索引中心来维护所有的数据分片。</w:t>
      </w:r>
    </w:p>
    <w:p w:rsidR="00AB39EA" w:rsidRDefault="00AB39EA" w:rsidP="00BD50DA">
      <w:pPr>
        <w:pStyle w:val="af1"/>
        <w:spacing w:line="400" w:lineRule="exact"/>
        <w:ind w:firstLine="480"/>
        <w:jc w:val="left"/>
        <w:rPr>
          <w:rFonts w:ascii="宋体" w:hAnsi="宋体"/>
          <w:sz w:val="24"/>
        </w:rPr>
      </w:pPr>
      <w:r>
        <w:rPr>
          <w:rFonts w:ascii="宋体" w:hAnsi="宋体" w:hint="eastAsia"/>
          <w:sz w:val="24"/>
        </w:rPr>
        <w:t>工作圈的核心服务定义如下</w:t>
      </w:r>
    </w:p>
    <w:p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gongzuoquan-idcenter，提供全局主键生成服务。</w:t>
      </w:r>
    </w:p>
    <w:p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gongzuoquan-idlist，提供数据主键索引中心。</w:t>
      </w:r>
    </w:p>
    <w:p w:rsidR="009E2125" w:rsidRPr="001877B8" w:rsidRDefault="009E2125" w:rsidP="001877B8">
      <w:pPr>
        <w:pStyle w:val="3"/>
        <w:spacing w:line="400" w:lineRule="exact"/>
        <w:ind w:left="826" w:hangingChars="343" w:hanging="826"/>
        <w:rPr>
          <w:sz w:val="24"/>
        </w:rPr>
      </w:pPr>
      <w:bookmarkStart w:id="45" w:name="_Toc453429977"/>
      <w:r w:rsidRPr="001877B8">
        <w:rPr>
          <w:rFonts w:hint="eastAsia"/>
          <w:sz w:val="24"/>
        </w:rPr>
        <w:t>分布式服务与自动化配置中心</w:t>
      </w:r>
      <w:bookmarkEnd w:id="45"/>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模块划分完成之后，这个框架还不能被称为分布式框架。因为它还没有满足前面（</w:t>
      </w:r>
      <w:r w:rsidR="002825BF">
        <w:rPr>
          <w:rFonts w:ascii="宋体" w:hAnsi="宋体" w:hint="eastAsia"/>
          <w:sz w:val="24"/>
        </w:rPr>
        <w:t>2.1.3</w:t>
      </w:r>
      <w:r w:rsidRPr="009E2125">
        <w:rPr>
          <w:rFonts w:ascii="宋体" w:hAnsi="宋体" w:hint="eastAsia"/>
          <w:sz w:val="24"/>
        </w:rPr>
        <w:t xml:space="preserve"> 现代分布式系统的特点）中提到的特性。下面来尝试进一步的满足</w:t>
      </w:r>
      <w:r w:rsidRPr="009E2125">
        <w:rPr>
          <w:rFonts w:ascii="宋体" w:hAnsi="宋体" w:hint="eastAsia"/>
          <w:sz w:val="24"/>
        </w:rPr>
        <w:lastRenderedPageBreak/>
        <w:t>这些特性。</w:t>
      </w:r>
    </w:p>
    <w:p w:rsidR="00EA46AE" w:rsidRPr="001877B8" w:rsidRDefault="00EA46AE" w:rsidP="001877B8">
      <w:pPr>
        <w:pStyle w:val="af1"/>
        <w:numPr>
          <w:ilvl w:val="0"/>
          <w:numId w:val="10"/>
        </w:numPr>
        <w:spacing w:line="400" w:lineRule="exact"/>
        <w:jc w:val="left"/>
        <w:rPr>
          <w:rFonts w:ascii="黑体" w:eastAsia="黑体" w:hAnsi="黑体"/>
          <w:b/>
          <w:sz w:val="24"/>
        </w:rPr>
      </w:pPr>
      <w:bookmarkStart w:id="46" w:name="_Toc453429978"/>
      <w:r w:rsidRPr="001877B8">
        <w:rPr>
          <w:rFonts w:ascii="黑体" w:eastAsia="黑体" w:hAnsi="黑体" w:hint="eastAsia"/>
          <w:b/>
          <w:sz w:val="24"/>
        </w:rPr>
        <w:t>分布式服务远程调用（RPC）</w:t>
      </w:r>
      <w:bookmarkEnd w:id="46"/>
    </w:p>
    <w:p w:rsidR="005F5BA8" w:rsidRDefault="00EA46AE" w:rsidP="009E2125">
      <w:pPr>
        <w:pStyle w:val="af1"/>
        <w:spacing w:line="400" w:lineRule="exact"/>
        <w:ind w:firstLine="480"/>
        <w:jc w:val="left"/>
        <w:rPr>
          <w:rFonts w:ascii="宋体" w:hAnsi="宋体"/>
          <w:sz w:val="24"/>
        </w:rPr>
      </w:pPr>
      <w:r>
        <w:rPr>
          <w:rFonts w:ascii="宋体" w:hAnsi="宋体" w:hint="eastAsia"/>
          <w:sz w:val="24"/>
        </w:rPr>
        <w:t>服务层的模块规划完成了，接着要解决Rest层对服务层的业务服务调用。在第二章介绍的Apahce Thrift就是一个优秀的RPC框架。</w:t>
      </w:r>
      <w:r w:rsidR="005F5BA8">
        <w:rPr>
          <w:rFonts w:ascii="宋体" w:hAnsi="宋体" w:hint="eastAsia"/>
          <w:sz w:val="24"/>
        </w:rPr>
        <w:t>Thrift使用自己的IDL语言来定义远程服务的接口，然后使用Thrift工具生成基于定义的服务端接口以及可以调用服务的客户端。</w:t>
      </w:r>
    </w:p>
    <w:p w:rsidR="0037298A" w:rsidRDefault="0037298A" w:rsidP="009E2125">
      <w:pPr>
        <w:pStyle w:val="af1"/>
        <w:spacing w:line="400" w:lineRule="exact"/>
        <w:ind w:firstLine="480"/>
        <w:jc w:val="left"/>
        <w:rPr>
          <w:rFonts w:ascii="宋体" w:hAnsi="宋体"/>
          <w:sz w:val="24"/>
        </w:rPr>
      </w:pPr>
      <w:r>
        <w:rPr>
          <w:rFonts w:ascii="宋体" w:hAnsi="宋体" w:hint="eastAsia"/>
          <w:sz w:val="24"/>
        </w:rPr>
        <w:t>以用户帐户服务gongzuoquan-account举例，Thrift会为我们生成一个接口定义程序gongzuoquan-account-core。gongzuoquan-account-server在这个包的基础上实现它定义的服务接口；gongzuoquan-account-client在这个包的基础上封装的客户端的调用方法。</w:t>
      </w:r>
      <w:r>
        <w:rPr>
          <w:rFonts w:ascii="宋体" w:hAnsi="宋体"/>
          <w:sz w:val="24"/>
        </w:rPr>
        <w:t>gongzuoquan</w:t>
      </w:r>
      <w:r>
        <w:rPr>
          <w:rFonts w:ascii="宋体" w:hAnsi="宋体" w:hint="eastAsia"/>
          <w:sz w:val="24"/>
        </w:rPr>
        <w:t>-account-rest通过引用client实现了访问server的目的，结构图如下。</w:t>
      </w:r>
    </w:p>
    <w:p w:rsidR="005760B3" w:rsidRPr="005760B3" w:rsidRDefault="00E07273" w:rsidP="009E2125">
      <w:pPr>
        <w:pStyle w:val="af1"/>
        <w:spacing w:line="400" w:lineRule="exact"/>
        <w:ind w:firstLine="480"/>
        <w:jc w:val="left"/>
        <w:rPr>
          <w:rFonts w:ascii="楷体_GB2312" w:eastAsia="楷体_GB2312" w:hAnsi="宋体"/>
          <w:szCs w:val="21"/>
        </w:rPr>
      </w:pPr>
      <w:r>
        <w:rPr>
          <w:noProof/>
        </w:rPr>
        <w:pict>
          <v:shape id="_x0000_s1033" type="#_x0000_t75" style="position:absolute;left:0;text-align:left;margin-left:151.3pt;margin-top:10.5pt;width:99.25pt;height:195.05pt;z-index:251670528">
            <v:imagedata r:id="rId20" o:title=""/>
            <w10:wrap type="topAndBottom"/>
          </v:shape>
          <o:OLEObject Type="Embed" ProgID="Visio.Drawing.11" ShapeID="_x0000_s1033" DrawAspect="Content" ObjectID="_1527959018" r:id="rId21"/>
        </w:pict>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t xml:space="preserve"> </w:t>
      </w:r>
      <w:r w:rsidR="005760B3" w:rsidRPr="005760B3">
        <w:rPr>
          <w:rFonts w:ascii="楷体_GB2312" w:eastAsia="楷体_GB2312" w:hAnsi="宋体" w:hint="eastAsia"/>
          <w:szCs w:val="21"/>
        </w:rPr>
        <w:t xml:space="preserve">gongzuoquan-account </w:t>
      </w:r>
    </w:p>
    <w:p w:rsidR="00EA46AE" w:rsidRPr="001877B8" w:rsidRDefault="00EA46AE" w:rsidP="001877B8">
      <w:pPr>
        <w:pStyle w:val="af1"/>
        <w:numPr>
          <w:ilvl w:val="0"/>
          <w:numId w:val="10"/>
        </w:numPr>
        <w:spacing w:line="400" w:lineRule="exact"/>
        <w:jc w:val="left"/>
        <w:rPr>
          <w:rFonts w:ascii="黑体" w:eastAsia="黑体" w:hAnsi="黑体"/>
          <w:b/>
          <w:sz w:val="24"/>
        </w:rPr>
      </w:pPr>
      <w:bookmarkStart w:id="47" w:name="_Toc453429979"/>
      <w:r w:rsidRPr="001877B8">
        <w:rPr>
          <w:rFonts w:ascii="黑体" w:eastAsia="黑体" w:hAnsi="黑体" w:hint="eastAsia"/>
          <w:b/>
          <w:sz w:val="24"/>
        </w:rPr>
        <w:t>横向可扩展性（Scale Out）</w:t>
      </w:r>
      <w:bookmarkEnd w:id="47"/>
    </w:p>
    <w:p w:rsidR="00146E1D" w:rsidRDefault="009E2125" w:rsidP="009E2125">
      <w:pPr>
        <w:pStyle w:val="af1"/>
        <w:spacing w:line="400" w:lineRule="exact"/>
        <w:ind w:firstLine="480"/>
        <w:jc w:val="left"/>
        <w:rPr>
          <w:rFonts w:ascii="宋体" w:hAnsi="宋体"/>
          <w:sz w:val="24"/>
        </w:rPr>
      </w:pPr>
      <w:r w:rsidRPr="009E2125">
        <w:rPr>
          <w:rFonts w:ascii="宋体" w:hAnsi="宋体" w:hint="eastAsia"/>
          <w:sz w:val="24"/>
        </w:rPr>
        <w:t>横向可扩展性（Scale Out）。意味着一个业务服务模块是可以部署很多个副本，这样就带来一个问题，如何保证所有的请求都能平均的分发到所有的服务上去</w:t>
      </w:r>
      <w:r w:rsidR="0037298A">
        <w:rPr>
          <w:rFonts w:ascii="宋体" w:hAnsi="宋体" w:hint="eastAsia"/>
          <w:sz w:val="24"/>
        </w:rPr>
        <w:t xml:space="preserve">？ </w:t>
      </w:r>
      <w:r w:rsidR="00286853">
        <w:rPr>
          <w:rFonts w:ascii="宋体" w:hAnsi="宋体" w:hint="eastAsia"/>
          <w:sz w:val="24"/>
        </w:rPr>
        <w:t>前面完成了REST与SERVER层的剥离与远程调用，在已知server服务的IP前提下就可以</w:t>
      </w:r>
      <w:r w:rsidR="00EE65E1">
        <w:rPr>
          <w:rFonts w:ascii="宋体" w:hAnsi="宋体" w:hint="eastAsia"/>
          <w:sz w:val="24"/>
        </w:rPr>
        <w:t>进行调用。在有多台服务实例情况下，简单的办法就是维护一个IP数组，然后随机的从数组中选出一个IP来进行调用。</w:t>
      </w:r>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这时候我们需要一个自动化配置中心。在一个模块服务启动时，将启动的服务器在网络上的IP</w:t>
      </w:r>
      <w:r w:rsidR="00701501">
        <w:rPr>
          <w:rFonts w:ascii="宋体" w:hAnsi="宋体" w:hint="eastAsia"/>
          <w:sz w:val="24"/>
        </w:rPr>
        <w:t>地址</w:t>
      </w:r>
      <w:r w:rsidRPr="009E2125">
        <w:rPr>
          <w:rFonts w:ascii="宋体" w:hAnsi="宋体" w:hint="eastAsia"/>
          <w:sz w:val="24"/>
        </w:rPr>
        <w:t>注册到自动化配置中心服务中，这样就完成了服务状态的发布。然后任一客户端在需要调用这个服务的时候，先在自动化配置中心中读</w:t>
      </w:r>
      <w:r w:rsidRPr="009E2125">
        <w:rPr>
          <w:rFonts w:ascii="宋体" w:hAnsi="宋体" w:hint="eastAsia"/>
          <w:sz w:val="24"/>
        </w:rPr>
        <w:lastRenderedPageBreak/>
        <w:t>取一下这个服务的服务状态，取得了可以提供这个服务的服务器地址列表，然后再以一个算法随机的地址发起请求，完成一次调用。这样就满足了服务的横向可扩展性（Scale Out）。</w:t>
      </w:r>
    </w:p>
    <w:p w:rsidR="009D390C" w:rsidRDefault="00701501" w:rsidP="009D390C">
      <w:pPr>
        <w:pStyle w:val="af1"/>
        <w:spacing w:line="400" w:lineRule="exact"/>
        <w:ind w:firstLine="480"/>
        <w:jc w:val="left"/>
        <w:rPr>
          <w:rFonts w:ascii="宋体" w:hAnsi="宋体"/>
          <w:sz w:val="24"/>
        </w:rPr>
      </w:pPr>
      <w:r>
        <w:rPr>
          <w:rFonts w:ascii="宋体" w:hAnsi="宋体" w:hint="eastAsia"/>
          <w:sz w:val="24"/>
        </w:rPr>
        <w:t>Zookeeper是这个自动化中心实现的</w:t>
      </w:r>
      <w:r w:rsidR="00F02C9C">
        <w:rPr>
          <w:rFonts w:ascii="宋体" w:hAnsi="宋体" w:hint="eastAsia"/>
          <w:sz w:val="24"/>
        </w:rPr>
        <w:t>最佳选择。服务以一个约定的路径</w:t>
      </w:r>
      <w:r w:rsidR="00FC11B2">
        <w:rPr>
          <w:rFonts w:ascii="宋体" w:hAnsi="宋体" w:hint="eastAsia"/>
          <w:sz w:val="24"/>
        </w:rPr>
        <w:t>：/gongzuoquan/account/cluster/</w:t>
      </w:r>
      <w:r w:rsidR="00F02C9C">
        <w:rPr>
          <w:rFonts w:ascii="宋体" w:hAnsi="宋体" w:hint="eastAsia"/>
          <w:sz w:val="24"/>
        </w:rPr>
        <w:t>在Zookeeper服务中注册一个节点，然后把</w:t>
      </w:r>
      <w:r w:rsidR="00FC11B2">
        <w:rPr>
          <w:rFonts w:ascii="宋体" w:hAnsi="宋体" w:hint="eastAsia"/>
          <w:sz w:val="24"/>
        </w:rPr>
        <w:t>服务自身的IP地址写入到这个节点下，如下图：</w:t>
      </w:r>
    </w:p>
    <w:p w:rsidR="00FC11B2" w:rsidRPr="00FC11B2" w:rsidRDefault="00E07273" w:rsidP="009E2125">
      <w:pPr>
        <w:pStyle w:val="af1"/>
        <w:spacing w:line="400" w:lineRule="exact"/>
        <w:ind w:firstLine="480"/>
        <w:jc w:val="left"/>
        <w:rPr>
          <w:rFonts w:ascii="宋体" w:hAnsi="宋体"/>
          <w:sz w:val="24"/>
        </w:rPr>
      </w:pPr>
      <w:r>
        <w:rPr>
          <w:noProof/>
        </w:rPr>
        <w:pict>
          <v:shape id="_x0000_s1034" type="#_x0000_t75" style="position:absolute;left:0;text-align:left;margin-left:83.95pt;margin-top:-6.7pt;width:235.4pt;height:253pt;z-index:251672576">
            <v:imagedata r:id="rId22" o:title=""/>
            <w10:wrap type="topAndBottom"/>
          </v:shape>
          <o:OLEObject Type="Embed" ProgID="Visio.Drawing.11" ShapeID="_x0000_s1034" DrawAspect="Content" ObjectID="_1527959019" r:id="rId23"/>
        </w:pict>
      </w:r>
    </w:p>
    <w:p w:rsidR="009D390C" w:rsidRPr="001877B8" w:rsidRDefault="001877B8" w:rsidP="001877B8">
      <w:pPr>
        <w:pStyle w:val="af1"/>
        <w:numPr>
          <w:ilvl w:val="0"/>
          <w:numId w:val="10"/>
        </w:numPr>
        <w:spacing w:line="400" w:lineRule="exact"/>
        <w:jc w:val="left"/>
        <w:rPr>
          <w:rFonts w:ascii="黑体" w:eastAsia="黑体" w:hAnsi="黑体"/>
          <w:b/>
          <w:sz w:val="24"/>
        </w:rPr>
      </w:pPr>
      <w:r>
        <w:rPr>
          <w:rFonts w:ascii="黑体" w:eastAsia="黑体" w:hAnsi="黑体" w:hint="eastAsia"/>
          <w:b/>
          <w:sz w:val="24"/>
        </w:rPr>
        <w:t>·</w:t>
      </w:r>
    </w:p>
    <w:p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不允许单点失效（No Single Point Failure）。只要对自动化配置中心的功能稍加改动，便能满足这一特性。只要能将服务状态列表中的故障节点检测到，并从中剔出除们，客户端便不会受到影响。只要这个服务状态列表中仍有一台服务器上的服务是正常的，就会不造成整个服务失效。当然，这里我们也要考虑到这个自动化配置中心服务本身会出问题，需要保证这组服务也是高可用的服务。</w:t>
      </w:r>
    </w:p>
    <w:p w:rsidR="009D3CF6" w:rsidRDefault="009E2125" w:rsidP="009E2125">
      <w:pPr>
        <w:pStyle w:val="af1"/>
        <w:spacing w:line="400" w:lineRule="exact"/>
        <w:ind w:firstLine="480"/>
        <w:jc w:val="left"/>
        <w:rPr>
          <w:rFonts w:ascii="宋体" w:hAnsi="宋体"/>
          <w:sz w:val="24"/>
        </w:rPr>
      </w:pPr>
      <w:r w:rsidRPr="009E2125">
        <w:rPr>
          <w:rFonts w:ascii="宋体" w:hAnsi="宋体" w:hint="eastAsia"/>
          <w:sz w:val="24"/>
        </w:rPr>
        <w:t>对故障列表的检测，有两种方式：1.在启动的服务与自动化配置中心之间建立一个心跳，心跳消失即失效；2.从客户端来检测，如果客户端调用服务失败后，将其从自动化配置中心中剔除然后访问下一个服务地址。</w:t>
      </w:r>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第一种方式，因为心跳会有延时。如果在延时中发生问题，那么在这一段时间内就会有一定机率的请求会因为请求到故障节点上。</w:t>
      </w:r>
      <w:r w:rsidR="009D3CF6">
        <w:rPr>
          <w:rFonts w:ascii="宋体" w:hAnsi="宋体" w:hint="eastAsia"/>
          <w:sz w:val="24"/>
        </w:rPr>
        <w:t>（如下图4.4.3.1）</w:t>
      </w:r>
      <w:r w:rsidRPr="009E2125">
        <w:rPr>
          <w:rFonts w:ascii="宋体" w:hAnsi="宋体" w:hint="eastAsia"/>
          <w:sz w:val="24"/>
        </w:rPr>
        <w:t>第二</w:t>
      </w:r>
      <w:r w:rsidRPr="009E2125">
        <w:rPr>
          <w:rFonts w:ascii="宋体" w:hAnsi="宋体" w:hint="eastAsia"/>
          <w:sz w:val="24"/>
        </w:rPr>
        <w:lastRenderedPageBreak/>
        <w:t>种方式，需要做到客户端实时监听自动化配置中心的服务器状态变化，这样虽然会避免请求故障节点，但是在客户端数量过大的时候会大量的占用自动化配置中心服务的链接。工作圈目前的设计，客户端服务还是可控的，所以选择了第二种实时性较高的处理方式。</w:t>
      </w:r>
    </w:p>
    <w:p w:rsidR="009D3CF6" w:rsidRDefault="009D3CF6" w:rsidP="009E2125">
      <w:pPr>
        <w:pStyle w:val="af1"/>
        <w:spacing w:line="400" w:lineRule="exact"/>
        <w:ind w:firstLine="480"/>
        <w:jc w:val="left"/>
        <w:rPr>
          <w:rFonts w:ascii="宋体" w:hAnsi="宋体"/>
          <w:sz w:val="24"/>
        </w:rPr>
      </w:pPr>
    </w:p>
    <w:p w:rsidR="009D3CF6" w:rsidRDefault="009D3CF6" w:rsidP="009E2125">
      <w:pPr>
        <w:pStyle w:val="af1"/>
        <w:spacing w:line="400" w:lineRule="exact"/>
        <w:ind w:firstLine="480"/>
        <w:jc w:val="left"/>
        <w:rPr>
          <w:rFonts w:ascii="宋体" w:hAnsi="宋体"/>
          <w:sz w:val="24"/>
        </w:rPr>
      </w:pPr>
    </w:p>
    <w:p w:rsidR="009D3CF6" w:rsidRDefault="009D3CF6" w:rsidP="009E2125">
      <w:pPr>
        <w:pStyle w:val="af1"/>
        <w:spacing w:line="400" w:lineRule="exact"/>
        <w:ind w:firstLine="480"/>
        <w:jc w:val="left"/>
        <w:rPr>
          <w:rFonts w:ascii="宋体" w:hAnsi="宋体"/>
          <w:sz w:val="24"/>
        </w:rPr>
      </w:pPr>
    </w:p>
    <w:p w:rsidR="009D3CF6" w:rsidRPr="009E2125" w:rsidRDefault="00E07273" w:rsidP="0080674A">
      <w:pPr>
        <w:pStyle w:val="af1"/>
        <w:spacing w:line="400" w:lineRule="exact"/>
        <w:ind w:firstLine="480"/>
        <w:rPr>
          <w:rFonts w:ascii="宋体" w:hAnsi="宋体"/>
          <w:sz w:val="24"/>
        </w:rPr>
      </w:pPr>
      <w:r>
        <w:rPr>
          <w:noProof/>
        </w:rPr>
        <w:pict>
          <v:shape id="_x0000_s1035" type="#_x0000_t75" style="position:absolute;left:0;text-align:left;margin-left:50.65pt;margin-top:-9.25pt;width:312.4pt;height:193.35pt;z-index:251674624">
            <v:imagedata r:id="rId24" o:title=""/>
            <w10:wrap type="topAndBottom"/>
          </v:shape>
          <o:OLEObject Type="Embed" ProgID="Visio.Drawing.11" ShapeID="_x0000_s1035" DrawAspect="Content" ObjectID="_1527959020" r:id="rId25"/>
        </w:pict>
      </w:r>
      <w:r w:rsidR="009D3CF6">
        <w:rPr>
          <w:rFonts w:ascii="楷体_GB2312" w:eastAsia="楷体_GB2312" w:hAnsi="宋体" w:hint="eastAsia"/>
          <w:sz w:val="18"/>
          <w:szCs w:val="18"/>
        </w:rPr>
        <w:t>4.4.3.1 心跳策略</w:t>
      </w:r>
    </w:p>
    <w:p w:rsidR="009E2125" w:rsidRPr="001C24F2" w:rsidRDefault="009E2125" w:rsidP="001C24F2">
      <w:pPr>
        <w:pStyle w:val="af1"/>
        <w:spacing w:line="400" w:lineRule="exact"/>
        <w:ind w:firstLine="480"/>
        <w:jc w:val="left"/>
        <w:rPr>
          <w:rFonts w:ascii="宋体" w:hAnsi="宋体"/>
          <w:sz w:val="24"/>
        </w:rPr>
      </w:pPr>
      <w:r w:rsidRPr="009E2125">
        <w:rPr>
          <w:rFonts w:ascii="宋体" w:hAnsi="宋体" w:hint="eastAsia"/>
          <w:sz w:val="24"/>
        </w:rPr>
        <w:t>在实际的开发中，也可以将数据库和缓存服务的地址与链接配置存到Zookeeper中相应的节点下。当服务器的数据库或是缓存进行迁移数所据的时候，监听节点的变化，重新建立指向新服务的链接池就可以了。</w:t>
      </w:r>
    </w:p>
    <w:p w:rsidR="00862D67" w:rsidRPr="001877B8" w:rsidRDefault="00862D67" w:rsidP="001877B8">
      <w:pPr>
        <w:pStyle w:val="3"/>
        <w:spacing w:line="400" w:lineRule="exact"/>
        <w:ind w:left="826" w:hangingChars="343" w:hanging="826"/>
        <w:rPr>
          <w:sz w:val="24"/>
        </w:rPr>
      </w:pPr>
      <w:bookmarkStart w:id="48" w:name="_Toc453429981"/>
      <w:r w:rsidRPr="001877B8">
        <w:rPr>
          <w:rFonts w:hint="eastAsia"/>
          <w:sz w:val="24"/>
        </w:rPr>
        <w:t>数据分片</w:t>
      </w:r>
      <w:r w:rsidRPr="001877B8">
        <w:rPr>
          <w:rFonts w:hint="eastAsia"/>
          <w:sz w:val="24"/>
        </w:rPr>
        <w:t>(Data Sharding)</w:t>
      </w:r>
      <w:r w:rsidRPr="001877B8">
        <w:rPr>
          <w:rFonts w:hint="eastAsia"/>
          <w:sz w:val="24"/>
        </w:rPr>
        <w:t>与数据索引中心</w:t>
      </w:r>
      <w:bookmarkEnd w:id="48"/>
    </w:p>
    <w:p w:rsidR="00862D67" w:rsidRPr="00862D67" w:rsidRDefault="00862D67" w:rsidP="007E2E3C">
      <w:pPr>
        <w:pStyle w:val="af1"/>
        <w:spacing w:line="400" w:lineRule="exact"/>
        <w:ind w:firstLine="480"/>
        <w:jc w:val="left"/>
        <w:rPr>
          <w:rFonts w:ascii="宋体" w:hAnsi="宋体"/>
          <w:sz w:val="24"/>
        </w:rPr>
      </w:pPr>
      <w:r w:rsidRPr="00862D67">
        <w:rPr>
          <w:rFonts w:ascii="宋体" w:hAnsi="宋体" w:hint="eastAsia"/>
          <w:sz w:val="24"/>
        </w:rPr>
        <w:t>大数据时代，数据的持久化性能会影响服务的整体的性能。如果一个模块下的业务都存储在一个表中，那么随着数据量的上升性能必然会下降。解决的办法是对数据库中的数据进行水平扩展(分表，分库等)，控制住单表中的数据量不会超过一个阀值即可。这个阀值的界定不是固定的，会根据数据库的选择以及运行的环境不同而不同。比如我们需要数据库插入一条业务数据的响应时间要在1ms以内，需要我们在实际的运行环境中对数据库进行一个insert压力测试，得到在多少条数据的情况下单表的插入响应时间超过了1ms（这个时间需要根据业务场景来设定），那么这个阀值就是我们估算的一个单表数据量上限的指标。假设这个值是f，需求预估的整个系统容量是m，那个分表数t = m / f。如果数据</w:t>
      </w:r>
      <w:r w:rsidRPr="00862D67">
        <w:rPr>
          <w:rFonts w:ascii="宋体" w:hAnsi="宋体" w:hint="eastAsia"/>
          <w:sz w:val="24"/>
        </w:rPr>
        <w:lastRenderedPageBreak/>
        <w:t>库服务器不只一台，那么我们可以再将数据散列到不同的数据库上去，此时假设有n台数据库服务，那么t = m / (f * n)。</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对数据进行分表，分库的插入的过程我们叫数据分片(Data Sharding)。当系统分片的策略有很多，例如常见的有以下几种：</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根据ID特征：例如对记录的ID取模，得到的结果是几，那么这条记录就放在编号为几的数据分区上。</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根据时间范围：例如前100万个用户数据在第1个分区中，第二个100万用户数据放在第2个分区中。</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基于检索表：根据ID先去一个表内找到它所在的分区，然后再去目标分区进行查找。</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在这些数据分片策略之中没有哪个有绝对的优势，选择哪种策略完全是根据系统的业务或是数据特征来确定的。值得强调的是：数据分片不是银弹，它对系统的性能和伸缩性（Scalability）带来一定好处的同时，也会对系统开发带来许多复杂度。例如，有两条记录分别处在不同的服务器上，那么如果有一个业务是为它们建立一个“关联”，那么很可能表示“关联”的记录就必须在两个分区内各放一条。另外，如果您重视数据的完整性，那么跨数据分区的事务又立即变成了性能杀手。最后，如果有一些需要进行全局查找的业务，光有数据分片策略也很难对系统性能带来什么优势。</w:t>
      </w:r>
    </w:p>
    <w:p w:rsidR="00BD50DA" w:rsidRDefault="00862D67" w:rsidP="00E5356B">
      <w:pPr>
        <w:pStyle w:val="af1"/>
        <w:spacing w:line="400" w:lineRule="exact"/>
        <w:ind w:firstLine="480"/>
        <w:jc w:val="left"/>
        <w:rPr>
          <w:rFonts w:ascii="宋体" w:hAnsi="宋体"/>
          <w:sz w:val="24"/>
        </w:rPr>
      </w:pPr>
      <w:r w:rsidRPr="00862D67">
        <w:rPr>
          <w:rFonts w:ascii="宋体" w:hAnsi="宋体" w:hint="eastAsia"/>
          <w:sz w:val="24"/>
        </w:rPr>
        <w:t>工作圈的数据分片主要使用的是ID取模的方式，但是对这个策略进行了改进。首先引入一个gongzuoquan-idcenter的服务，用来随机生成数据在工作圈服务内全局唯一的主键id。这样，id在进行取模分片的时候就可以较为均匀的分布在所有的分表中。同时，为了解决跨区数据查询的问题，我们需要一个数据索引中心（类拟于hadoop的nameService的概念)。相一组有关系的数据id索引在一起保存起来，在查询的时候通过这个索引可以得到这些数据的id，然后再通过id取模来得到分库分表的数据，从而查询到需要的业务数据。工作圈中承担这部份工作的核心服务是gongzuoquan-idlist。</w:t>
      </w:r>
    </w:p>
    <w:p w:rsidR="00902DD0" w:rsidRPr="00CA246A" w:rsidRDefault="00902DD0" w:rsidP="00902DD0">
      <w:pPr>
        <w:pStyle w:val="2"/>
        <w:rPr>
          <w:rFonts w:ascii="黑体"/>
          <w:sz w:val="28"/>
        </w:rPr>
      </w:pPr>
      <w:bookmarkStart w:id="49" w:name="_Toc453429982"/>
      <w:r w:rsidRPr="00CA246A">
        <w:rPr>
          <w:rFonts w:ascii="黑体" w:hint="eastAsia"/>
          <w:sz w:val="28"/>
        </w:rPr>
        <w:t>最终架构图</w:t>
      </w:r>
      <w:bookmarkEnd w:id="49"/>
    </w:p>
    <w:p w:rsidR="007E2E3C" w:rsidRPr="007E2E3C" w:rsidRDefault="007E2E3C" w:rsidP="007E2E3C">
      <w:pPr>
        <w:pStyle w:val="af1"/>
        <w:spacing w:line="400" w:lineRule="exact"/>
        <w:ind w:firstLine="480"/>
        <w:jc w:val="left"/>
        <w:rPr>
          <w:rFonts w:ascii="宋体" w:hAnsi="宋体"/>
          <w:sz w:val="24"/>
        </w:rPr>
      </w:pPr>
      <w:r w:rsidRPr="007E2E3C">
        <w:rPr>
          <w:rFonts w:ascii="宋体" w:hAnsi="宋体" w:hint="eastAsia"/>
          <w:sz w:val="24"/>
        </w:rPr>
        <w:t>结合上面的设计，我们最终得到了如下图示的一个完整的服务系统框架</w:t>
      </w:r>
    </w:p>
    <w:p w:rsidR="00EE7FFE" w:rsidRDefault="00BD50DA">
      <w:pPr>
        <w:widowControl/>
        <w:jc w:val="left"/>
      </w:pPr>
      <w:r>
        <w:br w:type="page"/>
      </w:r>
      <w:r w:rsidR="00EE7FFE">
        <w:object w:dxaOrig="6934" w:dyaOrig="11404">
          <v:shape id="_x0000_i1030" type="#_x0000_t75" style="width:346.5pt;height:570.75pt" o:ole="">
            <v:imagedata r:id="rId26" o:title=""/>
          </v:shape>
          <o:OLEObject Type="Embed" ProgID="Visio.Drawing.11" ShapeID="_x0000_i1030" DrawAspect="Content" ObjectID="_1527959009" r:id="rId27"/>
        </w:object>
      </w:r>
    </w:p>
    <w:p w:rsidR="00E5356B" w:rsidRPr="00CA246A" w:rsidRDefault="00E5356B" w:rsidP="00E5356B">
      <w:pPr>
        <w:pStyle w:val="2"/>
        <w:rPr>
          <w:rFonts w:ascii="黑体"/>
          <w:sz w:val="28"/>
        </w:rPr>
      </w:pPr>
      <w:bookmarkStart w:id="50" w:name="_Toc453429983"/>
      <w:r>
        <w:rPr>
          <w:rFonts w:ascii="黑体" w:hint="eastAsia"/>
          <w:sz w:val="28"/>
        </w:rPr>
        <w:t>本章小节</w:t>
      </w:r>
      <w:bookmarkEnd w:id="50"/>
    </w:p>
    <w:p w:rsidR="0084085E" w:rsidRDefault="0084085E" w:rsidP="0084085E">
      <w:pPr>
        <w:pStyle w:val="af1"/>
        <w:spacing w:line="400" w:lineRule="exact"/>
        <w:ind w:firstLine="480"/>
        <w:jc w:val="left"/>
        <w:rPr>
          <w:rFonts w:ascii="宋体" w:hAnsi="宋体"/>
          <w:sz w:val="24"/>
        </w:rPr>
      </w:pPr>
      <w:r>
        <w:rPr>
          <w:rFonts w:ascii="宋体" w:hAnsi="宋体" w:hint="eastAsia"/>
          <w:sz w:val="24"/>
        </w:rPr>
        <w:t>本章重点描述了工作圈的Rest server层、模块化的服务层的设计。以前一章的需求作为入口，对工作圈的服务进行了模块的划分，并且对公共功能的模块进行了封装</w:t>
      </w:r>
      <w:r w:rsidR="0055647D">
        <w:rPr>
          <w:rFonts w:ascii="宋体" w:hAnsi="宋体" w:hint="eastAsia"/>
          <w:sz w:val="24"/>
        </w:rPr>
        <w:t>设计，减少开发人员的工作量</w:t>
      </w:r>
      <w:r>
        <w:rPr>
          <w:rFonts w:ascii="宋体" w:hAnsi="宋体" w:hint="eastAsia"/>
          <w:sz w:val="24"/>
        </w:rPr>
        <w:t>。结合第二章的分布式思想</w:t>
      </w:r>
      <w:r w:rsidR="00CD4D1E">
        <w:rPr>
          <w:rFonts w:ascii="宋体" w:hAnsi="宋体" w:hint="eastAsia"/>
          <w:sz w:val="24"/>
        </w:rPr>
        <w:t>为Rest和</w:t>
      </w:r>
      <w:r w:rsidR="00CD4D1E">
        <w:rPr>
          <w:rFonts w:ascii="宋体" w:hAnsi="宋体" w:hint="eastAsia"/>
          <w:sz w:val="24"/>
        </w:rPr>
        <w:lastRenderedPageBreak/>
        <w:t>Server层设计了负载均衡的解决方案。同时也对持久化的数据存储进行了数据分片的设计，以期能够在大量用户并发的场景下能有高性能的表现。</w:t>
      </w:r>
    </w:p>
    <w:p w:rsidR="0084085E" w:rsidRPr="0055647D" w:rsidRDefault="0084085E" w:rsidP="0055647D">
      <w:pPr>
        <w:pStyle w:val="af1"/>
        <w:spacing w:line="400" w:lineRule="exact"/>
        <w:ind w:firstLine="480"/>
        <w:jc w:val="left"/>
        <w:rPr>
          <w:rFonts w:ascii="宋体" w:hAnsi="宋体"/>
          <w:sz w:val="24"/>
        </w:rPr>
      </w:pPr>
      <w:r w:rsidRPr="00F56E4D">
        <w:rPr>
          <w:color w:val="000000" w:themeColor="text1"/>
          <w:sz w:val="24"/>
        </w:rPr>
        <w:t>综上所述为本章的核心内容</w:t>
      </w:r>
      <w:r w:rsidRPr="00F56E4D">
        <w:rPr>
          <w:rFonts w:hint="eastAsia"/>
          <w:color w:val="000000" w:themeColor="text1"/>
          <w:sz w:val="24"/>
        </w:rPr>
        <w:t>，</w:t>
      </w:r>
      <w:r w:rsidRPr="00F56E4D">
        <w:rPr>
          <w:color w:val="000000" w:themeColor="text1"/>
          <w:sz w:val="24"/>
        </w:rPr>
        <w:t>本章虽然没有具体提及某个功能的具体设计与实现</w:t>
      </w:r>
      <w:r w:rsidRPr="00F56E4D">
        <w:rPr>
          <w:rFonts w:hint="eastAsia"/>
          <w:color w:val="000000" w:themeColor="text1"/>
          <w:sz w:val="24"/>
        </w:rPr>
        <w:t>，</w:t>
      </w:r>
      <w:r w:rsidRPr="00F56E4D">
        <w:rPr>
          <w:color w:val="000000" w:themeColor="text1"/>
          <w:sz w:val="24"/>
        </w:rPr>
        <w:t>但从宏观的角度出发以系统运转主线为基础简明的描述了整个系统的业务逻辑</w:t>
      </w:r>
      <w:r w:rsidRPr="00F56E4D">
        <w:rPr>
          <w:rFonts w:hint="eastAsia"/>
          <w:color w:val="000000" w:themeColor="text1"/>
          <w:sz w:val="24"/>
        </w:rPr>
        <w:t>，</w:t>
      </w:r>
      <w:r w:rsidRPr="00F56E4D">
        <w:rPr>
          <w:color w:val="000000" w:themeColor="text1"/>
          <w:sz w:val="24"/>
        </w:rPr>
        <w:t>在后面的章节中将选择这些逻辑或模块中的核心内容作为重点阐述</w:t>
      </w:r>
      <w:r w:rsidRPr="00F56E4D">
        <w:rPr>
          <w:rFonts w:hint="eastAsia"/>
          <w:color w:val="000000" w:themeColor="text1"/>
          <w:sz w:val="24"/>
        </w:rPr>
        <w:t>。</w:t>
      </w:r>
    </w:p>
    <w:p w:rsidR="00EE7FFE" w:rsidRPr="0084085E" w:rsidRDefault="00EE7FFE">
      <w:pPr>
        <w:widowControl/>
        <w:jc w:val="left"/>
      </w:pPr>
    </w:p>
    <w:p w:rsidR="00EE7FFE" w:rsidRDefault="00EE7FFE">
      <w:pPr>
        <w:widowControl/>
        <w:jc w:val="left"/>
      </w:pPr>
    </w:p>
    <w:p w:rsidR="00EE7FFE" w:rsidRDefault="00EE7FFE">
      <w:pPr>
        <w:widowControl/>
        <w:jc w:val="left"/>
      </w:pPr>
      <w:r>
        <w:br w:type="page"/>
      </w:r>
    </w:p>
    <w:p w:rsidR="00EE7FFE" w:rsidRDefault="00EE7FFE" w:rsidP="00EE7FFE">
      <w:pPr>
        <w:pStyle w:val="1"/>
        <w:numPr>
          <w:ilvl w:val="0"/>
          <w:numId w:val="0"/>
        </w:numPr>
        <w:ind w:left="432"/>
        <w:jc w:val="center"/>
        <w:rPr>
          <w:rFonts w:eastAsia="黑体"/>
          <w:sz w:val="32"/>
        </w:rPr>
      </w:pPr>
      <w:bookmarkStart w:id="51" w:name="_Toc453429984"/>
      <w:r>
        <w:rPr>
          <w:rFonts w:eastAsia="黑体" w:hint="eastAsia"/>
          <w:sz w:val="32"/>
        </w:rPr>
        <w:lastRenderedPageBreak/>
        <w:t>第五章</w:t>
      </w:r>
      <w:r w:rsidR="007C48DF">
        <w:rPr>
          <w:rFonts w:eastAsia="黑体" w:hint="eastAsia"/>
          <w:sz w:val="32"/>
        </w:rPr>
        <w:t xml:space="preserve"> </w:t>
      </w:r>
      <w:r w:rsidR="007C48DF" w:rsidRPr="00430BE5">
        <w:rPr>
          <w:rFonts w:eastAsia="黑体" w:hint="eastAsia"/>
          <w:sz w:val="32"/>
        </w:rPr>
        <w:t>企业协同办公云服务</w:t>
      </w:r>
      <w:r>
        <w:rPr>
          <w:rFonts w:eastAsia="黑体" w:hint="eastAsia"/>
          <w:sz w:val="32"/>
        </w:rPr>
        <w:t>核心模块的设计与实现</w:t>
      </w:r>
      <w:bookmarkEnd w:id="51"/>
    </w:p>
    <w:p w:rsidR="00522E58" w:rsidRPr="00522E58" w:rsidRDefault="007C48DF" w:rsidP="00522E58">
      <w:pPr>
        <w:pStyle w:val="af1"/>
        <w:spacing w:line="400" w:lineRule="exact"/>
        <w:ind w:firstLine="480"/>
        <w:jc w:val="left"/>
        <w:rPr>
          <w:rFonts w:ascii="宋体" w:hAnsi="宋体"/>
          <w:sz w:val="24"/>
        </w:rPr>
      </w:pPr>
      <w:r>
        <w:rPr>
          <w:rFonts w:ascii="宋体" w:hAnsi="宋体" w:hint="eastAsia"/>
          <w:sz w:val="24"/>
        </w:rPr>
        <w:t>上一章讲述了工作圈的总体框架的设计思路与服务划分。本章</w:t>
      </w:r>
      <w:r w:rsidR="00886FE2">
        <w:rPr>
          <w:rFonts w:ascii="宋体" w:hAnsi="宋体" w:hint="eastAsia"/>
          <w:sz w:val="24"/>
        </w:rPr>
        <w:t>首先将介绍所有服务都会依赖的公共模块：自动化配置管理中心模块（configcenter）、数据库操作模块（mongo）和缓存模块（cache）</w:t>
      </w:r>
      <w:r w:rsidR="00AC7F7C">
        <w:rPr>
          <w:rFonts w:ascii="宋体" w:hAnsi="宋体" w:hint="eastAsia"/>
          <w:sz w:val="24"/>
        </w:rPr>
        <w:t>的具体设计与实现。接下来介绍了工作圈的一个核心模块的服务</w:t>
      </w:r>
      <w:r w:rsidR="001765ED">
        <w:rPr>
          <w:rFonts w:ascii="宋体" w:hAnsi="宋体" w:hint="eastAsia"/>
          <w:sz w:val="24"/>
        </w:rPr>
        <w:t>：</w:t>
      </w:r>
      <w:r w:rsidR="001765ED" w:rsidRPr="001765ED">
        <w:rPr>
          <w:rFonts w:ascii="宋体" w:hAnsi="宋体" w:hint="eastAsia"/>
          <w:sz w:val="24"/>
        </w:rPr>
        <w:t>Id列表基础服务模块（IdList）</w:t>
      </w:r>
      <w:r w:rsidR="001765ED">
        <w:rPr>
          <w:rFonts w:ascii="宋体" w:hAnsi="宋体" w:hint="eastAsia"/>
          <w:sz w:val="24"/>
        </w:rPr>
        <w:t>。</w:t>
      </w:r>
      <w:r w:rsidR="00E82E95">
        <w:rPr>
          <w:rFonts w:ascii="宋体" w:hAnsi="宋体" w:hint="eastAsia"/>
          <w:sz w:val="24"/>
        </w:rPr>
        <w:t>结合</w:t>
      </w:r>
      <w:r w:rsidR="007F1343">
        <w:rPr>
          <w:rFonts w:ascii="宋体" w:hAnsi="宋体" w:hint="eastAsia"/>
          <w:sz w:val="24"/>
        </w:rPr>
        <w:t>第三章</w:t>
      </w:r>
      <w:r w:rsidR="00E82E95">
        <w:rPr>
          <w:rFonts w:ascii="宋体" w:hAnsi="宋体" w:hint="eastAsia"/>
          <w:sz w:val="24"/>
        </w:rPr>
        <w:t>章的需求，给出了用户帐户、圈子\帖子以及评论服务</w:t>
      </w:r>
      <w:r w:rsidR="007F1343">
        <w:rPr>
          <w:rFonts w:ascii="宋体" w:hAnsi="宋体" w:hint="eastAsia"/>
          <w:sz w:val="24"/>
        </w:rPr>
        <w:t>的接口设计与实现。具体的业务服务介绍中，会结合需求给出接口类的定义。</w:t>
      </w:r>
    </w:p>
    <w:p w:rsidR="00F65164" w:rsidRPr="00F65164" w:rsidRDefault="00F65164" w:rsidP="00F65164">
      <w:pPr>
        <w:pStyle w:val="af0"/>
        <w:keepNext/>
        <w:keepLines/>
        <w:numPr>
          <w:ilvl w:val="0"/>
          <w:numId w:val="1"/>
        </w:numPr>
        <w:spacing w:before="340" w:after="330" w:line="578" w:lineRule="auto"/>
        <w:ind w:firstLineChars="0"/>
        <w:outlineLvl w:val="0"/>
        <w:rPr>
          <w:b/>
          <w:bCs/>
          <w:vanish/>
          <w:kern w:val="44"/>
          <w:sz w:val="44"/>
          <w:szCs w:val="44"/>
        </w:rPr>
      </w:pPr>
      <w:bookmarkStart w:id="52" w:name="_Toc249866128"/>
    </w:p>
    <w:p w:rsidR="00F65164" w:rsidRPr="0023701F" w:rsidRDefault="00F65164" w:rsidP="00F65164">
      <w:pPr>
        <w:pStyle w:val="2"/>
        <w:rPr>
          <w:rFonts w:ascii="黑体"/>
          <w:sz w:val="28"/>
        </w:rPr>
      </w:pPr>
      <w:bookmarkStart w:id="53" w:name="_Toc453429985"/>
      <w:r w:rsidRPr="0023701F">
        <w:rPr>
          <w:rFonts w:ascii="黑体" w:hint="eastAsia"/>
          <w:sz w:val="28"/>
        </w:rPr>
        <w:t>自动化配置管理中心模块（</w:t>
      </w:r>
      <w:r w:rsidRPr="0023701F">
        <w:rPr>
          <w:rFonts w:ascii="黑体"/>
          <w:sz w:val="28"/>
        </w:rPr>
        <w:t>configcenter</w:t>
      </w:r>
      <w:r w:rsidRPr="0023701F">
        <w:rPr>
          <w:rFonts w:ascii="黑体" w:hint="eastAsia"/>
          <w:sz w:val="28"/>
        </w:rPr>
        <w:t>）</w:t>
      </w:r>
      <w:bookmarkEnd w:id="53"/>
    </w:p>
    <w:p w:rsidR="00F65164" w:rsidRPr="0023701F" w:rsidRDefault="00F65164" w:rsidP="0023701F">
      <w:pPr>
        <w:pStyle w:val="3"/>
        <w:spacing w:line="400" w:lineRule="exact"/>
        <w:ind w:left="826" w:hangingChars="343" w:hanging="826"/>
        <w:rPr>
          <w:sz w:val="24"/>
        </w:rPr>
      </w:pPr>
      <w:bookmarkStart w:id="54" w:name="_Toc453429986"/>
      <w:r w:rsidRPr="0023701F">
        <w:rPr>
          <w:rFonts w:hint="eastAsia"/>
          <w:sz w:val="24"/>
        </w:rPr>
        <w:t>自动化配置管理中心模块概述</w:t>
      </w:r>
      <w:bookmarkEnd w:id="54"/>
    </w:p>
    <w:p w:rsidR="00F65164" w:rsidRPr="007E2E3C" w:rsidRDefault="00F65164" w:rsidP="00BD2428">
      <w:pPr>
        <w:pStyle w:val="af1"/>
        <w:spacing w:line="400" w:lineRule="exact"/>
        <w:ind w:firstLine="480"/>
        <w:jc w:val="left"/>
        <w:rPr>
          <w:rFonts w:ascii="宋体" w:hAnsi="宋体"/>
          <w:sz w:val="24"/>
        </w:rPr>
      </w:pPr>
      <w:r w:rsidRPr="003A0D42">
        <w:rPr>
          <w:rFonts w:ascii="宋体" w:hAnsi="宋体" w:hint="eastAsia"/>
          <w:sz w:val="24"/>
        </w:rPr>
        <w:t>自动化配置管理中心封装了对zookeeper服务的操作。在这个模块中定义了软件在不同的阶段需要使用到的环境：开发环境、测试环境、模拟环境、生产环境，使每个环境的配置相互隔离。同时也为服务提供统一的配置监听入口，在配置变更的时候执行服务指定的处理逻辑。工作圈中的所有的服务都依赖于这个模块。</w:t>
      </w:r>
    </w:p>
    <w:p w:rsidR="00F65164" w:rsidRDefault="00F65164" w:rsidP="0023701F">
      <w:pPr>
        <w:pStyle w:val="3"/>
        <w:spacing w:line="400" w:lineRule="exact"/>
        <w:ind w:left="826" w:hangingChars="343" w:hanging="826"/>
        <w:rPr>
          <w:sz w:val="24"/>
        </w:rPr>
      </w:pPr>
      <w:bookmarkStart w:id="55" w:name="_Toc453429987"/>
      <w:r w:rsidRPr="0023701F">
        <w:rPr>
          <w:rFonts w:hint="eastAsia"/>
          <w:sz w:val="24"/>
        </w:rPr>
        <w:t>自动化配置管理中心模块类图</w:t>
      </w:r>
      <w:bookmarkEnd w:id="55"/>
    </w:p>
    <w:p w:rsidR="00DE1DAA" w:rsidRPr="00DE1DAA" w:rsidRDefault="00DE1DAA" w:rsidP="00DE1DAA">
      <w:pPr>
        <w:pStyle w:val="a0"/>
        <w:jc w:val="center"/>
      </w:pPr>
      <w:r>
        <w:object w:dxaOrig="4098" w:dyaOrig="5337">
          <v:shape id="_x0000_i1031" type="#_x0000_t75" style="width:204.75pt;height:267.75pt" o:ole="">
            <v:imagedata r:id="rId28" o:title=""/>
          </v:shape>
          <o:OLEObject Type="Embed" ProgID="Visio.Drawing.11" ShapeID="_x0000_i1031" DrawAspect="Content" ObjectID="_1527959010" r:id="rId29"/>
        </w:object>
      </w:r>
    </w:p>
    <w:p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3-1  </w:t>
      </w:r>
      <w:r>
        <w:t>configcenter</w:t>
      </w:r>
      <w:r w:rsidRPr="00592BE4">
        <w:rPr>
          <w:rFonts w:hint="eastAsia"/>
        </w:rPr>
        <w:t>模块类图</w:t>
      </w:r>
    </w:p>
    <w:p w:rsidR="00F65164" w:rsidRPr="00557EE7" w:rsidRDefault="00F65164" w:rsidP="00F65164"/>
    <w:p w:rsidR="00F65164" w:rsidRPr="0023701F" w:rsidRDefault="00F65164" w:rsidP="0023701F">
      <w:pPr>
        <w:pStyle w:val="3"/>
        <w:spacing w:line="400" w:lineRule="exact"/>
        <w:ind w:left="826" w:hangingChars="343" w:hanging="826"/>
        <w:rPr>
          <w:sz w:val="24"/>
        </w:rPr>
      </w:pPr>
      <w:bookmarkStart w:id="56" w:name="_Toc453429988"/>
      <w:r w:rsidRPr="0023701F">
        <w:rPr>
          <w:sz w:val="24"/>
        </w:rPr>
        <w:lastRenderedPageBreak/>
        <w:t>Env</w:t>
      </w:r>
      <w:r w:rsidRPr="0023701F">
        <w:rPr>
          <w:rFonts w:hint="eastAsia"/>
          <w:sz w:val="24"/>
        </w:rPr>
        <w:t>类概述</w:t>
      </w:r>
      <w:bookmarkEnd w:id="56"/>
    </w:p>
    <w:p w:rsidR="00F65164" w:rsidRPr="00F052F2" w:rsidRDefault="00F65164" w:rsidP="00F65164">
      <w:pPr>
        <w:pStyle w:val="af1"/>
        <w:spacing w:line="400" w:lineRule="exact"/>
        <w:ind w:firstLine="480"/>
        <w:jc w:val="left"/>
      </w:pPr>
      <w:r w:rsidRPr="003A0D42">
        <w:rPr>
          <w:rFonts w:ascii="宋体" w:hAnsi="宋体"/>
          <w:sz w:val="24"/>
        </w:rPr>
        <w:t>Env</w:t>
      </w:r>
      <w:r w:rsidRPr="003A0D42">
        <w:rPr>
          <w:rFonts w:ascii="宋体" w:hAnsi="宋体" w:hint="eastAsia"/>
          <w:sz w:val="24"/>
        </w:rPr>
        <w:t>是一个枚举类，枚举了工作圈的环境信息：开发环境、测试环境、模拟环境、生产环境。</w:t>
      </w:r>
    </w:p>
    <w:p w:rsidR="00F65164" w:rsidRDefault="00F65164" w:rsidP="00F65164">
      <w:pPr>
        <w:pStyle w:val="af1"/>
        <w:spacing w:line="400" w:lineRule="exact"/>
        <w:ind w:firstLine="480"/>
        <w:jc w:val="left"/>
        <w:rPr>
          <w:rStyle w:val="a6"/>
        </w:rPr>
      </w:pPr>
      <w:r w:rsidRPr="001E22D4">
        <w:rPr>
          <w:rFonts w:ascii="宋体" w:hAnsi="宋体"/>
          <w:sz w:val="24"/>
        </w:rPr>
        <w:tab/>
      </w:r>
      <w:r w:rsidRPr="001E22D4">
        <w:rPr>
          <w:rFonts w:ascii="宋体" w:hAnsi="宋体" w:hint="eastAsia"/>
          <w:sz w:val="24"/>
        </w:rPr>
        <w:t>类功能定义</w:t>
      </w:r>
      <w:r>
        <w:rPr>
          <w:rStyle w:val="a6"/>
          <w:rFonts w:hint="eastAsia"/>
        </w:rPr>
        <w:tab/>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2773"/>
        <w:gridCol w:w="4394"/>
      </w:tblGrid>
      <w:tr w:rsidR="00F65164" w:rsidRPr="00DF2A92" w:rsidTr="00C7266A">
        <w:tc>
          <w:tcPr>
            <w:tcW w:w="695" w:type="dxa"/>
            <w:shd w:val="clear" w:color="auto" w:fill="CCCCCC"/>
          </w:tcPr>
          <w:p w:rsidR="00F65164" w:rsidRPr="00DF2A92" w:rsidRDefault="00F65164" w:rsidP="004D4435">
            <w:pPr>
              <w:jc w:val="center"/>
              <w:rPr>
                <w:rStyle w:val="a6"/>
                <w:b/>
                <w:i/>
              </w:rPr>
            </w:pPr>
            <w:r w:rsidRPr="00DF2A92">
              <w:rPr>
                <w:rStyle w:val="a6"/>
                <w:rFonts w:hint="eastAsia"/>
                <w:b/>
              </w:rPr>
              <w:t>序号</w:t>
            </w:r>
          </w:p>
        </w:tc>
        <w:tc>
          <w:tcPr>
            <w:tcW w:w="2773" w:type="dxa"/>
            <w:shd w:val="clear" w:color="auto" w:fill="CCCCCC"/>
          </w:tcPr>
          <w:p w:rsidR="00F65164" w:rsidRPr="00DF2A92" w:rsidRDefault="00F65164" w:rsidP="004D4435">
            <w:pPr>
              <w:jc w:val="center"/>
              <w:rPr>
                <w:rStyle w:val="a6"/>
                <w:b/>
                <w:i/>
              </w:rPr>
            </w:pPr>
            <w:r w:rsidRPr="00DF2A92">
              <w:rPr>
                <w:rStyle w:val="a6"/>
                <w:rFonts w:hint="eastAsia"/>
                <w:b/>
              </w:rPr>
              <w:t>功能点</w:t>
            </w:r>
          </w:p>
        </w:tc>
        <w:tc>
          <w:tcPr>
            <w:tcW w:w="4394" w:type="dxa"/>
            <w:shd w:val="clear" w:color="auto" w:fill="CCCCCC"/>
          </w:tcPr>
          <w:p w:rsidR="00F65164" w:rsidRPr="00DF2A92" w:rsidRDefault="00F65164" w:rsidP="004D4435">
            <w:pPr>
              <w:jc w:val="center"/>
              <w:rPr>
                <w:rStyle w:val="a6"/>
                <w:b/>
                <w:i/>
              </w:rPr>
            </w:pPr>
            <w:r w:rsidRPr="00DF2A92">
              <w:rPr>
                <w:rStyle w:val="a6"/>
                <w:rFonts w:hint="eastAsia"/>
                <w:b/>
              </w:rPr>
              <w:t>功能点详细内容</w:t>
            </w:r>
          </w:p>
        </w:tc>
      </w:tr>
      <w:tr w:rsidR="00F65164" w:rsidRPr="00076C89" w:rsidTr="00C7266A">
        <w:tc>
          <w:tcPr>
            <w:tcW w:w="695" w:type="dxa"/>
          </w:tcPr>
          <w:p w:rsidR="00F65164" w:rsidRPr="00076C89" w:rsidRDefault="00F65164" w:rsidP="004D4435">
            <w:pPr>
              <w:jc w:val="center"/>
              <w:rPr>
                <w:rStyle w:val="a6"/>
                <w:i/>
              </w:rPr>
            </w:pPr>
            <w:r w:rsidRPr="00076C89">
              <w:rPr>
                <w:rStyle w:val="a6"/>
                <w:rFonts w:hint="eastAsia"/>
              </w:rPr>
              <w:t>1</w:t>
            </w:r>
          </w:p>
        </w:tc>
        <w:tc>
          <w:tcPr>
            <w:tcW w:w="2773" w:type="dxa"/>
          </w:tcPr>
          <w:p w:rsidR="00F65164" w:rsidRPr="00456055" w:rsidRDefault="00F65164" w:rsidP="004D4435">
            <w:pPr>
              <w:jc w:val="left"/>
              <w:rPr>
                <w:rStyle w:val="a6"/>
                <w:rFonts w:ascii="宋体" w:hAnsi="宋体"/>
                <w:i/>
              </w:rPr>
            </w:pPr>
            <w:r w:rsidRPr="00456055">
              <w:rPr>
                <w:rFonts w:ascii="宋体" w:hAnsi="宋体" w:cs="Consolas"/>
                <w:color w:val="000000"/>
                <w:kern w:val="0"/>
                <w:szCs w:val="21"/>
              </w:rPr>
              <w:t>getSystemConfigType</w:t>
            </w:r>
          </w:p>
        </w:tc>
        <w:tc>
          <w:tcPr>
            <w:tcW w:w="4394" w:type="dxa"/>
          </w:tcPr>
          <w:p w:rsidR="00F65164" w:rsidRPr="00417E82" w:rsidRDefault="00F65164" w:rsidP="004D4435">
            <w:pPr>
              <w:jc w:val="left"/>
              <w:rPr>
                <w:rStyle w:val="a6"/>
                <w:rFonts w:ascii="宋体" w:hAnsi="宋体"/>
                <w:i/>
              </w:rPr>
            </w:pPr>
            <w:r w:rsidRPr="00417E82">
              <w:rPr>
                <w:rStyle w:val="a6"/>
                <w:rFonts w:ascii="宋体" w:hAnsi="宋体" w:hint="eastAsia"/>
              </w:rPr>
              <w:t>获取当前系统运行的E</w:t>
            </w:r>
            <w:r w:rsidRPr="00417E82">
              <w:rPr>
                <w:rStyle w:val="a6"/>
                <w:rFonts w:ascii="宋体" w:hAnsi="宋体"/>
              </w:rPr>
              <w:t>nv</w:t>
            </w:r>
            <w:r w:rsidRPr="00417E82">
              <w:rPr>
                <w:rStyle w:val="a6"/>
                <w:rFonts w:ascii="宋体" w:hAnsi="宋体" w:hint="eastAsia"/>
              </w:rPr>
              <w:t>变量</w:t>
            </w:r>
          </w:p>
        </w:tc>
      </w:tr>
      <w:tr w:rsidR="00F65164" w:rsidRPr="00076C89" w:rsidTr="00C7266A">
        <w:tc>
          <w:tcPr>
            <w:tcW w:w="695" w:type="dxa"/>
          </w:tcPr>
          <w:p w:rsidR="00F65164" w:rsidRPr="00076C89" w:rsidRDefault="00F65164" w:rsidP="004D4435">
            <w:pPr>
              <w:jc w:val="center"/>
              <w:rPr>
                <w:rStyle w:val="a6"/>
                <w:i/>
              </w:rPr>
            </w:pPr>
            <w:r w:rsidRPr="00076C89">
              <w:rPr>
                <w:rStyle w:val="a6"/>
                <w:rFonts w:hint="eastAsia"/>
              </w:rPr>
              <w:t>2</w:t>
            </w:r>
          </w:p>
        </w:tc>
        <w:tc>
          <w:tcPr>
            <w:tcW w:w="2773" w:type="dxa"/>
          </w:tcPr>
          <w:p w:rsidR="00F65164" w:rsidRPr="00456055" w:rsidRDefault="00F65164" w:rsidP="004D4435">
            <w:pPr>
              <w:jc w:val="left"/>
              <w:rPr>
                <w:rStyle w:val="a6"/>
                <w:rFonts w:ascii="宋体" w:hAnsi="宋体"/>
                <w:i/>
              </w:rPr>
            </w:pPr>
            <w:r w:rsidRPr="00456055">
              <w:rPr>
                <w:rFonts w:ascii="宋体" w:hAnsi="宋体" w:cs="Consolas"/>
                <w:color w:val="000000"/>
                <w:kern w:val="0"/>
                <w:szCs w:val="21"/>
              </w:rPr>
              <w:t>checkEnvIsProd</w:t>
            </w:r>
          </w:p>
        </w:tc>
        <w:tc>
          <w:tcPr>
            <w:tcW w:w="4394" w:type="dxa"/>
          </w:tcPr>
          <w:p w:rsidR="00F65164" w:rsidRPr="00417E82" w:rsidRDefault="00F65164" w:rsidP="004D4435">
            <w:pPr>
              <w:jc w:val="left"/>
              <w:rPr>
                <w:rStyle w:val="a6"/>
                <w:rFonts w:ascii="宋体" w:hAnsi="宋体"/>
                <w:i/>
              </w:rPr>
            </w:pPr>
            <w:r w:rsidRPr="00417E82">
              <w:rPr>
                <w:rStyle w:val="a6"/>
                <w:rFonts w:ascii="宋体" w:hAnsi="宋体" w:hint="eastAsia"/>
              </w:rPr>
              <w:t>当前运行是否是生产环境</w:t>
            </w:r>
          </w:p>
        </w:tc>
      </w:tr>
      <w:tr w:rsidR="00F65164" w:rsidRPr="00076C89" w:rsidTr="00C7266A">
        <w:tc>
          <w:tcPr>
            <w:tcW w:w="695" w:type="dxa"/>
          </w:tcPr>
          <w:p w:rsidR="00F65164" w:rsidRPr="00076C89" w:rsidRDefault="00F65164" w:rsidP="004D4435">
            <w:pPr>
              <w:jc w:val="center"/>
              <w:rPr>
                <w:rStyle w:val="a6"/>
                <w:i/>
              </w:rPr>
            </w:pPr>
            <w:r w:rsidRPr="00076C89">
              <w:rPr>
                <w:rStyle w:val="a6"/>
                <w:rFonts w:hint="eastAsia"/>
              </w:rPr>
              <w:t>3</w:t>
            </w:r>
          </w:p>
        </w:tc>
        <w:tc>
          <w:tcPr>
            <w:tcW w:w="2773" w:type="dxa"/>
          </w:tcPr>
          <w:p w:rsidR="00F65164" w:rsidRPr="00456055" w:rsidRDefault="00F65164" w:rsidP="004D4435">
            <w:pPr>
              <w:jc w:val="left"/>
              <w:rPr>
                <w:rStyle w:val="a6"/>
                <w:rFonts w:ascii="宋体" w:hAnsi="宋体"/>
                <w:i/>
              </w:rPr>
            </w:pPr>
            <w:r w:rsidRPr="00456055">
              <w:rPr>
                <w:rFonts w:ascii="宋体" w:hAnsi="宋体" w:cs="Consolas"/>
                <w:color w:val="000000"/>
                <w:kern w:val="0"/>
                <w:szCs w:val="21"/>
              </w:rPr>
              <w:t>isInte</w:t>
            </w:r>
          </w:p>
        </w:tc>
        <w:tc>
          <w:tcPr>
            <w:tcW w:w="4394" w:type="dxa"/>
          </w:tcPr>
          <w:p w:rsidR="00F65164" w:rsidRPr="00417E82" w:rsidRDefault="00F65164" w:rsidP="004D4435">
            <w:pPr>
              <w:jc w:val="left"/>
              <w:rPr>
                <w:rStyle w:val="a6"/>
                <w:rFonts w:ascii="宋体" w:hAnsi="宋体"/>
                <w:i/>
              </w:rPr>
            </w:pPr>
            <w:r w:rsidRPr="00417E82">
              <w:rPr>
                <w:rStyle w:val="a6"/>
                <w:rFonts w:ascii="宋体" w:hAnsi="宋体" w:hint="eastAsia"/>
              </w:rPr>
              <w:t>当前运行是否是测试环境</w:t>
            </w:r>
          </w:p>
        </w:tc>
      </w:tr>
      <w:tr w:rsidR="00F65164" w:rsidRPr="00076C89" w:rsidTr="00C7266A">
        <w:tc>
          <w:tcPr>
            <w:tcW w:w="695" w:type="dxa"/>
          </w:tcPr>
          <w:p w:rsidR="00F65164" w:rsidRPr="00076C89" w:rsidRDefault="00F65164" w:rsidP="004D4435">
            <w:pPr>
              <w:jc w:val="center"/>
              <w:rPr>
                <w:rStyle w:val="a6"/>
                <w:i/>
              </w:rPr>
            </w:pPr>
            <w:r>
              <w:rPr>
                <w:rStyle w:val="a6"/>
                <w:rFonts w:hint="eastAsia"/>
              </w:rPr>
              <w:t>4</w:t>
            </w:r>
          </w:p>
        </w:tc>
        <w:tc>
          <w:tcPr>
            <w:tcW w:w="2773" w:type="dxa"/>
          </w:tcPr>
          <w:p w:rsidR="00F65164" w:rsidRPr="00456055" w:rsidRDefault="00F65164" w:rsidP="004D4435">
            <w:pPr>
              <w:jc w:val="left"/>
              <w:rPr>
                <w:rStyle w:val="a6"/>
                <w:rFonts w:ascii="宋体" w:hAnsi="宋体"/>
                <w:i/>
              </w:rPr>
            </w:pPr>
            <w:r w:rsidRPr="00456055">
              <w:rPr>
                <w:rFonts w:ascii="宋体" w:hAnsi="宋体" w:cs="Consolas"/>
                <w:color w:val="000000"/>
                <w:kern w:val="0"/>
                <w:szCs w:val="21"/>
              </w:rPr>
              <w:t>isDev</w:t>
            </w:r>
          </w:p>
        </w:tc>
        <w:tc>
          <w:tcPr>
            <w:tcW w:w="4394" w:type="dxa"/>
          </w:tcPr>
          <w:p w:rsidR="00F65164" w:rsidRPr="00417E82" w:rsidRDefault="00F65164" w:rsidP="004D4435">
            <w:pPr>
              <w:jc w:val="left"/>
              <w:rPr>
                <w:rStyle w:val="a6"/>
                <w:rFonts w:ascii="宋体" w:hAnsi="宋体"/>
                <w:i/>
              </w:rPr>
            </w:pPr>
            <w:r w:rsidRPr="00417E82">
              <w:rPr>
                <w:rStyle w:val="a6"/>
                <w:rFonts w:ascii="宋体" w:hAnsi="宋体" w:hint="eastAsia"/>
              </w:rPr>
              <w:t>当前运行是否是开发环境</w:t>
            </w:r>
          </w:p>
        </w:tc>
      </w:tr>
      <w:tr w:rsidR="00F65164" w:rsidRPr="00076C89" w:rsidTr="00C7266A">
        <w:tc>
          <w:tcPr>
            <w:tcW w:w="695" w:type="dxa"/>
          </w:tcPr>
          <w:p w:rsidR="00F65164" w:rsidRPr="00076C89" w:rsidRDefault="00F65164" w:rsidP="004D4435">
            <w:pPr>
              <w:jc w:val="center"/>
              <w:rPr>
                <w:rStyle w:val="a6"/>
                <w:i/>
              </w:rPr>
            </w:pPr>
            <w:r>
              <w:rPr>
                <w:rStyle w:val="a6"/>
                <w:rFonts w:hint="eastAsia"/>
              </w:rPr>
              <w:t>5</w:t>
            </w:r>
          </w:p>
        </w:tc>
        <w:tc>
          <w:tcPr>
            <w:tcW w:w="2773" w:type="dxa"/>
          </w:tcPr>
          <w:p w:rsidR="00F65164" w:rsidRPr="00456055" w:rsidRDefault="00F65164" w:rsidP="004D4435">
            <w:pPr>
              <w:jc w:val="left"/>
              <w:rPr>
                <w:rFonts w:ascii="宋体" w:hAnsi="宋体" w:cs="Consolas"/>
                <w:color w:val="000000"/>
                <w:kern w:val="0"/>
                <w:szCs w:val="21"/>
                <w:highlight w:val="lightGray"/>
              </w:rPr>
            </w:pPr>
            <w:r w:rsidRPr="00456055">
              <w:rPr>
                <w:rFonts w:ascii="宋体" w:hAnsi="宋体" w:cs="Consolas"/>
                <w:color w:val="000000"/>
                <w:kern w:val="0"/>
                <w:szCs w:val="21"/>
              </w:rPr>
              <w:t>isAli</w:t>
            </w:r>
          </w:p>
        </w:tc>
        <w:tc>
          <w:tcPr>
            <w:tcW w:w="4394" w:type="dxa"/>
          </w:tcPr>
          <w:p w:rsidR="00F65164" w:rsidRPr="00417E82" w:rsidRDefault="00F65164" w:rsidP="004D4435">
            <w:pPr>
              <w:jc w:val="left"/>
              <w:rPr>
                <w:rStyle w:val="a6"/>
                <w:rFonts w:ascii="宋体" w:hAnsi="宋体"/>
                <w:i/>
              </w:rPr>
            </w:pPr>
            <w:r w:rsidRPr="00417E82">
              <w:rPr>
                <w:rStyle w:val="a6"/>
                <w:rFonts w:ascii="宋体" w:hAnsi="宋体" w:hint="eastAsia"/>
              </w:rPr>
              <w:t>当前运行是否是阿里云环境</w:t>
            </w:r>
          </w:p>
        </w:tc>
      </w:tr>
    </w:tbl>
    <w:p w:rsidR="00F65164" w:rsidRPr="00557EE7" w:rsidRDefault="00F65164" w:rsidP="00F65164"/>
    <w:p w:rsidR="00F65164" w:rsidRPr="0023701F" w:rsidRDefault="00F65164" w:rsidP="0023701F">
      <w:pPr>
        <w:pStyle w:val="3"/>
        <w:spacing w:line="400" w:lineRule="exact"/>
        <w:ind w:left="826" w:hangingChars="343" w:hanging="826"/>
        <w:rPr>
          <w:sz w:val="24"/>
        </w:rPr>
      </w:pPr>
      <w:bookmarkStart w:id="57" w:name="_Toc453429989"/>
      <w:r w:rsidRPr="0023701F">
        <w:rPr>
          <w:sz w:val="24"/>
        </w:rPr>
        <w:t>ZkHelper</w:t>
      </w:r>
      <w:r w:rsidRPr="0023701F">
        <w:rPr>
          <w:rFonts w:hint="eastAsia"/>
          <w:sz w:val="24"/>
        </w:rPr>
        <w:t>类概述</w:t>
      </w:r>
      <w:bookmarkEnd w:id="57"/>
    </w:p>
    <w:p w:rsidR="00F65164" w:rsidRPr="003A0D42" w:rsidRDefault="00F65164" w:rsidP="00F65164">
      <w:pPr>
        <w:pStyle w:val="af1"/>
        <w:spacing w:line="400" w:lineRule="exact"/>
        <w:ind w:firstLine="480"/>
        <w:jc w:val="left"/>
        <w:rPr>
          <w:rFonts w:ascii="宋体" w:hAnsi="宋体"/>
          <w:sz w:val="24"/>
        </w:rPr>
      </w:pPr>
      <w:r w:rsidRPr="003A0D42">
        <w:rPr>
          <w:rFonts w:ascii="宋体" w:hAnsi="宋体" w:hint="eastAsia"/>
          <w:sz w:val="24"/>
        </w:rPr>
        <w:t>通过启动参数识别服务运行环境，连接指定的zookeeper服务。协助服务进行zookeeper对指定的配置节点变化进行监听.</w:t>
      </w:r>
    </w:p>
    <w:p w:rsidR="00F65164" w:rsidRPr="001E22D4" w:rsidRDefault="00F65164" w:rsidP="00F65164">
      <w:pPr>
        <w:pStyle w:val="af1"/>
        <w:spacing w:line="400" w:lineRule="exact"/>
        <w:ind w:firstLine="480"/>
        <w:jc w:val="left"/>
        <w:rPr>
          <w:rFonts w:ascii="宋体" w:hAnsi="宋体"/>
          <w:sz w:val="24"/>
        </w:rPr>
      </w:pPr>
      <w:r w:rsidRPr="001E22D4">
        <w:rPr>
          <w:rFonts w:ascii="宋体" w:hAnsi="宋体"/>
          <w:sz w:val="24"/>
        </w:rPr>
        <w:t>ZkHelper</w:t>
      </w:r>
      <w:r w:rsidRPr="001E22D4">
        <w:rPr>
          <w:rFonts w:ascii="宋体" w:hAnsi="宋体" w:hint="eastAsia"/>
          <w:sz w:val="24"/>
        </w:rPr>
        <w:t>类功能定义</w:t>
      </w:r>
    </w:p>
    <w:p w:rsidR="00F65164" w:rsidRDefault="00F65164" w:rsidP="00F65164">
      <w:pPr>
        <w:rPr>
          <w:rStyle w:val="a6"/>
        </w:rPr>
      </w:pPr>
      <w:r>
        <w:rPr>
          <w:rStyle w:val="a6"/>
          <w:rFonts w:hint="eastAsia"/>
        </w:rPr>
        <w:tab/>
      </w:r>
    </w:p>
    <w:tbl>
      <w:tblPr>
        <w:tblW w:w="77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424"/>
        <w:gridCol w:w="4536"/>
      </w:tblGrid>
      <w:tr w:rsidR="00F65164" w:rsidRPr="00DF2A92" w:rsidTr="00C7266A">
        <w:tc>
          <w:tcPr>
            <w:tcW w:w="760" w:type="dxa"/>
            <w:shd w:val="clear" w:color="auto" w:fill="CCCCCC"/>
          </w:tcPr>
          <w:p w:rsidR="00F65164" w:rsidRPr="00DF2A92" w:rsidRDefault="00F65164" w:rsidP="004D4435">
            <w:pPr>
              <w:jc w:val="center"/>
              <w:rPr>
                <w:rStyle w:val="a6"/>
                <w:b/>
              </w:rPr>
            </w:pPr>
            <w:r w:rsidRPr="00DF2A92">
              <w:rPr>
                <w:rStyle w:val="a6"/>
                <w:rFonts w:hint="eastAsia"/>
                <w:b/>
              </w:rPr>
              <w:t>序号</w:t>
            </w:r>
          </w:p>
        </w:tc>
        <w:tc>
          <w:tcPr>
            <w:tcW w:w="2424" w:type="dxa"/>
            <w:shd w:val="clear" w:color="auto" w:fill="CCCCCC"/>
          </w:tcPr>
          <w:p w:rsidR="00F65164" w:rsidRPr="00DF2A92" w:rsidRDefault="00F65164" w:rsidP="004D4435">
            <w:pPr>
              <w:jc w:val="center"/>
              <w:rPr>
                <w:rStyle w:val="a6"/>
                <w:b/>
              </w:rPr>
            </w:pPr>
            <w:r w:rsidRPr="00DF2A92">
              <w:rPr>
                <w:rStyle w:val="a6"/>
                <w:rFonts w:hint="eastAsia"/>
                <w:b/>
              </w:rPr>
              <w:t>功能点</w:t>
            </w:r>
          </w:p>
        </w:tc>
        <w:tc>
          <w:tcPr>
            <w:tcW w:w="4536" w:type="dxa"/>
            <w:shd w:val="clear" w:color="auto" w:fill="CCCCCC"/>
          </w:tcPr>
          <w:p w:rsidR="00F65164" w:rsidRPr="00DF2A92" w:rsidRDefault="00F65164" w:rsidP="004D4435">
            <w:pPr>
              <w:jc w:val="center"/>
              <w:rPr>
                <w:rStyle w:val="a6"/>
                <w:b/>
              </w:rPr>
            </w:pPr>
            <w:r w:rsidRPr="00DF2A92">
              <w:rPr>
                <w:rStyle w:val="a6"/>
                <w:rFonts w:hint="eastAsia"/>
                <w:b/>
              </w:rPr>
              <w:t>功能点详细内容</w:t>
            </w:r>
          </w:p>
        </w:tc>
      </w:tr>
      <w:tr w:rsidR="00F65164" w:rsidRPr="00076C89" w:rsidTr="00C7266A">
        <w:tc>
          <w:tcPr>
            <w:tcW w:w="760" w:type="dxa"/>
          </w:tcPr>
          <w:p w:rsidR="00F65164" w:rsidRPr="00DF2A92" w:rsidRDefault="00F65164" w:rsidP="004D4435">
            <w:pPr>
              <w:jc w:val="center"/>
              <w:rPr>
                <w:rStyle w:val="a6"/>
              </w:rPr>
            </w:pPr>
            <w:r w:rsidRPr="00076C89">
              <w:rPr>
                <w:rStyle w:val="a6"/>
                <w:rFonts w:hint="eastAsia"/>
              </w:rPr>
              <w:t>1</w:t>
            </w:r>
          </w:p>
        </w:tc>
        <w:tc>
          <w:tcPr>
            <w:tcW w:w="2424" w:type="dxa"/>
          </w:tcPr>
          <w:p w:rsidR="00F65164" w:rsidRPr="00456055" w:rsidRDefault="00F65164" w:rsidP="004D4435">
            <w:pPr>
              <w:jc w:val="left"/>
              <w:rPr>
                <w:rFonts w:ascii="宋体" w:hAnsi="宋体" w:cs="Consolas"/>
                <w:color w:val="000000"/>
                <w:kern w:val="0"/>
              </w:rPr>
            </w:pPr>
            <w:r w:rsidRPr="00456055">
              <w:rPr>
                <w:rFonts w:ascii="宋体" w:hAnsi="宋体" w:cs="Consolas"/>
                <w:color w:val="000000"/>
                <w:kern w:val="0"/>
                <w:szCs w:val="21"/>
              </w:rPr>
              <w:t>getInstance</w:t>
            </w:r>
          </w:p>
        </w:tc>
        <w:tc>
          <w:tcPr>
            <w:tcW w:w="4536" w:type="dxa"/>
          </w:tcPr>
          <w:p w:rsidR="00F65164" w:rsidRPr="00417E82" w:rsidRDefault="00F65164" w:rsidP="004D4435">
            <w:pPr>
              <w:jc w:val="left"/>
              <w:rPr>
                <w:rStyle w:val="a6"/>
              </w:rPr>
            </w:pPr>
            <w:r w:rsidRPr="00417E82">
              <w:rPr>
                <w:rStyle w:val="a6"/>
                <w:rFonts w:hint="eastAsia"/>
              </w:rPr>
              <w:t>获取一个</w:t>
            </w:r>
            <w:r w:rsidRPr="00417E82">
              <w:rPr>
                <w:rStyle w:val="a6"/>
              </w:rPr>
              <w:t>ZkHelper</w:t>
            </w:r>
            <w:r w:rsidRPr="00417E82">
              <w:rPr>
                <w:rStyle w:val="a6"/>
                <w:rFonts w:hint="eastAsia"/>
              </w:rPr>
              <w:t>的实例</w:t>
            </w:r>
          </w:p>
        </w:tc>
      </w:tr>
      <w:tr w:rsidR="00F65164" w:rsidRPr="00076C89" w:rsidTr="00C7266A">
        <w:tc>
          <w:tcPr>
            <w:tcW w:w="760" w:type="dxa"/>
          </w:tcPr>
          <w:p w:rsidR="00F65164" w:rsidRPr="00DF2A92" w:rsidRDefault="00F65164" w:rsidP="004D4435">
            <w:pPr>
              <w:jc w:val="center"/>
              <w:rPr>
                <w:rStyle w:val="a6"/>
              </w:rPr>
            </w:pPr>
            <w:r w:rsidRPr="00076C89">
              <w:rPr>
                <w:rStyle w:val="a6"/>
                <w:rFonts w:hint="eastAsia"/>
              </w:rPr>
              <w:t>2</w:t>
            </w:r>
          </w:p>
        </w:tc>
        <w:tc>
          <w:tcPr>
            <w:tcW w:w="2424" w:type="dxa"/>
          </w:tcPr>
          <w:p w:rsidR="00F65164" w:rsidRPr="00456055" w:rsidRDefault="00F65164" w:rsidP="004D4435">
            <w:pPr>
              <w:jc w:val="left"/>
              <w:rPr>
                <w:rFonts w:ascii="宋体" w:hAnsi="宋体" w:cs="Consolas"/>
                <w:color w:val="000000"/>
                <w:kern w:val="0"/>
              </w:rPr>
            </w:pPr>
            <w:r w:rsidRPr="00456055">
              <w:rPr>
                <w:rFonts w:ascii="宋体" w:hAnsi="宋体" w:cs="Consolas"/>
                <w:color w:val="000000"/>
                <w:kern w:val="0"/>
              </w:rPr>
              <w:t>init</w:t>
            </w:r>
          </w:p>
        </w:tc>
        <w:tc>
          <w:tcPr>
            <w:tcW w:w="4536" w:type="dxa"/>
          </w:tcPr>
          <w:p w:rsidR="00F65164" w:rsidRPr="00417E82" w:rsidRDefault="00F65164" w:rsidP="004D4435">
            <w:pPr>
              <w:jc w:val="left"/>
              <w:rPr>
                <w:rStyle w:val="a6"/>
              </w:rPr>
            </w:pPr>
            <w:r w:rsidRPr="00417E82">
              <w:rPr>
                <w:rStyle w:val="a6"/>
                <w:rFonts w:hint="eastAsia"/>
              </w:rPr>
              <w:t>通过启动参数初始化</w:t>
            </w:r>
            <w:r w:rsidRPr="00417E82">
              <w:rPr>
                <w:rStyle w:val="a6"/>
                <w:rFonts w:hint="eastAsia"/>
              </w:rPr>
              <w:t>zookeeper</w:t>
            </w:r>
            <w:r w:rsidRPr="00417E82">
              <w:rPr>
                <w:rStyle w:val="a6"/>
                <w:rFonts w:hint="eastAsia"/>
              </w:rPr>
              <w:t>连接</w:t>
            </w:r>
          </w:p>
        </w:tc>
      </w:tr>
      <w:tr w:rsidR="00F65164" w:rsidRPr="00076C89" w:rsidTr="00C7266A">
        <w:tc>
          <w:tcPr>
            <w:tcW w:w="760" w:type="dxa"/>
          </w:tcPr>
          <w:p w:rsidR="00F65164" w:rsidRPr="00DF2A92" w:rsidRDefault="00F65164" w:rsidP="004D4435">
            <w:pPr>
              <w:jc w:val="center"/>
              <w:rPr>
                <w:rStyle w:val="a6"/>
              </w:rPr>
            </w:pPr>
            <w:r w:rsidRPr="00076C89">
              <w:rPr>
                <w:rStyle w:val="a6"/>
                <w:rFonts w:hint="eastAsia"/>
              </w:rPr>
              <w:t>3</w:t>
            </w:r>
          </w:p>
        </w:tc>
        <w:tc>
          <w:tcPr>
            <w:tcW w:w="2424" w:type="dxa"/>
          </w:tcPr>
          <w:p w:rsidR="00F65164" w:rsidRPr="00456055" w:rsidRDefault="00F65164" w:rsidP="004D4435">
            <w:pPr>
              <w:jc w:val="left"/>
              <w:rPr>
                <w:rFonts w:ascii="宋体" w:hAnsi="宋体" w:cs="Consolas"/>
                <w:color w:val="000000"/>
                <w:kern w:val="0"/>
              </w:rPr>
            </w:pPr>
            <w:r w:rsidRPr="00456055">
              <w:rPr>
                <w:rFonts w:ascii="宋体" w:hAnsi="宋体" w:cs="Consolas"/>
                <w:color w:val="000000"/>
                <w:kern w:val="0"/>
                <w:szCs w:val="21"/>
              </w:rPr>
              <w:t>checkEnv</w:t>
            </w:r>
          </w:p>
        </w:tc>
        <w:tc>
          <w:tcPr>
            <w:tcW w:w="4536" w:type="dxa"/>
          </w:tcPr>
          <w:p w:rsidR="00F65164" w:rsidRPr="00417E82" w:rsidRDefault="00F65164" w:rsidP="004D4435">
            <w:pPr>
              <w:jc w:val="left"/>
              <w:rPr>
                <w:rStyle w:val="a6"/>
              </w:rPr>
            </w:pPr>
            <w:r w:rsidRPr="00417E82">
              <w:rPr>
                <w:rStyle w:val="a6"/>
                <w:rFonts w:hint="eastAsia"/>
              </w:rPr>
              <w:t>重新初始化</w:t>
            </w:r>
          </w:p>
        </w:tc>
      </w:tr>
      <w:tr w:rsidR="00F65164" w:rsidRPr="00076C89" w:rsidTr="00C7266A">
        <w:tc>
          <w:tcPr>
            <w:tcW w:w="760" w:type="dxa"/>
          </w:tcPr>
          <w:p w:rsidR="00F65164" w:rsidRPr="00DF2A92" w:rsidRDefault="00F65164" w:rsidP="004D4435">
            <w:pPr>
              <w:jc w:val="center"/>
              <w:rPr>
                <w:rStyle w:val="a6"/>
              </w:rPr>
            </w:pPr>
            <w:r>
              <w:rPr>
                <w:rStyle w:val="a6"/>
                <w:rFonts w:hint="eastAsia"/>
              </w:rPr>
              <w:t>4</w:t>
            </w:r>
          </w:p>
        </w:tc>
        <w:tc>
          <w:tcPr>
            <w:tcW w:w="2424" w:type="dxa"/>
          </w:tcPr>
          <w:p w:rsidR="00F65164" w:rsidRPr="00456055" w:rsidRDefault="00F65164" w:rsidP="004D4435">
            <w:pPr>
              <w:jc w:val="left"/>
              <w:rPr>
                <w:rFonts w:ascii="宋体" w:hAnsi="宋体" w:cs="Consolas"/>
                <w:color w:val="000000"/>
                <w:kern w:val="0"/>
              </w:rPr>
            </w:pPr>
            <w:r w:rsidRPr="00456055">
              <w:rPr>
                <w:rFonts w:ascii="宋体" w:hAnsi="宋体" w:cs="Consolas"/>
                <w:color w:val="000000"/>
                <w:kern w:val="0"/>
                <w:szCs w:val="21"/>
              </w:rPr>
              <w:t>closeZk</w:t>
            </w:r>
          </w:p>
        </w:tc>
        <w:tc>
          <w:tcPr>
            <w:tcW w:w="4536" w:type="dxa"/>
          </w:tcPr>
          <w:p w:rsidR="00F65164" w:rsidRPr="00417E82" w:rsidRDefault="00F65164" w:rsidP="004D4435">
            <w:pPr>
              <w:jc w:val="left"/>
              <w:rPr>
                <w:rStyle w:val="a6"/>
              </w:rPr>
            </w:pPr>
            <w:r w:rsidRPr="00417E82">
              <w:rPr>
                <w:rStyle w:val="a6"/>
                <w:rFonts w:hint="eastAsia"/>
              </w:rPr>
              <w:t>关闭</w:t>
            </w:r>
            <w:r w:rsidRPr="00417E82">
              <w:rPr>
                <w:rStyle w:val="a6"/>
                <w:rFonts w:hint="eastAsia"/>
              </w:rPr>
              <w:t>zookeeper</w:t>
            </w:r>
            <w:r w:rsidRPr="00417E82">
              <w:rPr>
                <w:rStyle w:val="a6"/>
                <w:rFonts w:hint="eastAsia"/>
              </w:rPr>
              <w:t>连接</w:t>
            </w:r>
          </w:p>
        </w:tc>
      </w:tr>
      <w:tr w:rsidR="00F65164" w:rsidRPr="00076C89" w:rsidTr="00C7266A">
        <w:tc>
          <w:tcPr>
            <w:tcW w:w="760" w:type="dxa"/>
          </w:tcPr>
          <w:p w:rsidR="00F65164" w:rsidRPr="00DF2A92" w:rsidRDefault="00F65164" w:rsidP="004D4435">
            <w:pPr>
              <w:jc w:val="center"/>
              <w:rPr>
                <w:rStyle w:val="a6"/>
              </w:rPr>
            </w:pPr>
            <w:r>
              <w:rPr>
                <w:rStyle w:val="a6"/>
                <w:rFonts w:hint="eastAsia"/>
              </w:rPr>
              <w:t>5</w:t>
            </w:r>
          </w:p>
        </w:tc>
        <w:tc>
          <w:tcPr>
            <w:tcW w:w="2424" w:type="dxa"/>
          </w:tcPr>
          <w:p w:rsidR="00F65164" w:rsidRPr="00456055" w:rsidRDefault="00F65164" w:rsidP="004D4435">
            <w:pPr>
              <w:jc w:val="left"/>
              <w:rPr>
                <w:rFonts w:ascii="宋体" w:hAnsi="宋体" w:cs="Consolas"/>
                <w:color w:val="000000"/>
                <w:kern w:val="0"/>
                <w:szCs w:val="21"/>
              </w:rPr>
            </w:pPr>
            <w:r w:rsidRPr="00456055">
              <w:rPr>
                <w:rFonts w:ascii="宋体" w:hAnsi="宋体" w:cs="Consolas"/>
                <w:color w:val="000000"/>
                <w:kern w:val="0"/>
                <w:szCs w:val="21"/>
              </w:rPr>
              <w:t>delete</w:t>
            </w:r>
          </w:p>
        </w:tc>
        <w:tc>
          <w:tcPr>
            <w:tcW w:w="4536" w:type="dxa"/>
          </w:tcPr>
          <w:p w:rsidR="00F65164" w:rsidRPr="00417E82" w:rsidRDefault="00F65164" w:rsidP="004D4435">
            <w:pPr>
              <w:jc w:val="left"/>
              <w:rPr>
                <w:rStyle w:val="a6"/>
              </w:rPr>
            </w:pPr>
            <w:r w:rsidRPr="00417E82">
              <w:rPr>
                <w:rStyle w:val="a6"/>
                <w:rFonts w:hint="eastAsia"/>
              </w:rPr>
              <w:t>删除节点</w:t>
            </w:r>
          </w:p>
        </w:tc>
      </w:tr>
      <w:tr w:rsidR="00F65164" w:rsidRPr="00076C89" w:rsidTr="00C7266A">
        <w:tc>
          <w:tcPr>
            <w:tcW w:w="760" w:type="dxa"/>
          </w:tcPr>
          <w:p w:rsidR="00F65164" w:rsidRPr="00DF2A92" w:rsidRDefault="00F65164" w:rsidP="004D4435">
            <w:pPr>
              <w:jc w:val="center"/>
              <w:rPr>
                <w:rStyle w:val="a6"/>
              </w:rPr>
            </w:pPr>
            <w:r>
              <w:rPr>
                <w:rStyle w:val="a6"/>
                <w:rFonts w:hint="eastAsia"/>
              </w:rPr>
              <w:t>6</w:t>
            </w:r>
          </w:p>
        </w:tc>
        <w:tc>
          <w:tcPr>
            <w:tcW w:w="2424" w:type="dxa"/>
          </w:tcPr>
          <w:p w:rsidR="00F65164" w:rsidRPr="00456055" w:rsidRDefault="00F65164" w:rsidP="004D4435">
            <w:pPr>
              <w:jc w:val="left"/>
              <w:rPr>
                <w:rFonts w:ascii="宋体" w:hAnsi="宋体" w:cs="Consolas"/>
                <w:color w:val="000000"/>
                <w:kern w:val="0"/>
                <w:szCs w:val="21"/>
              </w:rPr>
            </w:pPr>
            <w:r w:rsidRPr="00456055">
              <w:rPr>
                <w:rFonts w:ascii="宋体" w:hAnsi="宋体" w:cs="Consolas"/>
                <w:color w:val="000000"/>
                <w:kern w:val="0"/>
                <w:szCs w:val="21"/>
              </w:rPr>
              <w:t>addNode</w:t>
            </w:r>
          </w:p>
        </w:tc>
        <w:tc>
          <w:tcPr>
            <w:tcW w:w="4536" w:type="dxa"/>
          </w:tcPr>
          <w:p w:rsidR="00F65164" w:rsidRPr="00417E82" w:rsidRDefault="00F65164" w:rsidP="004D4435">
            <w:pPr>
              <w:jc w:val="left"/>
              <w:rPr>
                <w:rStyle w:val="a6"/>
              </w:rPr>
            </w:pPr>
            <w:r w:rsidRPr="00417E82">
              <w:rPr>
                <w:rStyle w:val="a6"/>
                <w:rFonts w:hint="eastAsia"/>
              </w:rPr>
              <w:t>新增节点</w:t>
            </w:r>
          </w:p>
        </w:tc>
      </w:tr>
      <w:tr w:rsidR="00F65164" w:rsidRPr="00076C89" w:rsidTr="00C7266A">
        <w:tc>
          <w:tcPr>
            <w:tcW w:w="760" w:type="dxa"/>
          </w:tcPr>
          <w:p w:rsidR="00F65164" w:rsidRPr="00DF2A92" w:rsidRDefault="00F65164" w:rsidP="004D4435">
            <w:pPr>
              <w:jc w:val="center"/>
              <w:rPr>
                <w:rStyle w:val="a6"/>
              </w:rPr>
            </w:pPr>
            <w:r>
              <w:rPr>
                <w:rStyle w:val="a6"/>
                <w:rFonts w:hint="eastAsia"/>
              </w:rPr>
              <w:t>7</w:t>
            </w:r>
          </w:p>
        </w:tc>
        <w:tc>
          <w:tcPr>
            <w:tcW w:w="2424" w:type="dxa"/>
          </w:tcPr>
          <w:p w:rsidR="00F65164" w:rsidRPr="00456055" w:rsidRDefault="00F65164" w:rsidP="004D4435">
            <w:pPr>
              <w:jc w:val="left"/>
              <w:rPr>
                <w:rFonts w:ascii="宋体" w:hAnsi="宋体" w:cs="Consolas"/>
                <w:color w:val="000000"/>
                <w:kern w:val="0"/>
                <w:szCs w:val="21"/>
              </w:rPr>
            </w:pPr>
            <w:r w:rsidRPr="00456055">
              <w:rPr>
                <w:rFonts w:ascii="宋体" w:hAnsi="宋体" w:cs="Consolas"/>
                <w:color w:val="000000"/>
                <w:kern w:val="0"/>
                <w:szCs w:val="21"/>
              </w:rPr>
              <w:t>subscribeDataChanges</w:t>
            </w:r>
          </w:p>
        </w:tc>
        <w:tc>
          <w:tcPr>
            <w:tcW w:w="4536" w:type="dxa"/>
          </w:tcPr>
          <w:p w:rsidR="00F65164" w:rsidRPr="00417E82" w:rsidRDefault="00F65164" w:rsidP="004D4435">
            <w:pPr>
              <w:jc w:val="left"/>
              <w:rPr>
                <w:rStyle w:val="a6"/>
              </w:rPr>
            </w:pPr>
            <w:r w:rsidRPr="00417E82">
              <w:rPr>
                <w:rStyle w:val="a6"/>
                <w:rFonts w:hint="eastAsia"/>
              </w:rPr>
              <w:t>节点数据变化监听</w:t>
            </w:r>
          </w:p>
        </w:tc>
      </w:tr>
      <w:tr w:rsidR="00F65164" w:rsidRPr="00076C89" w:rsidTr="00C7266A">
        <w:tc>
          <w:tcPr>
            <w:tcW w:w="760" w:type="dxa"/>
          </w:tcPr>
          <w:p w:rsidR="00F65164" w:rsidRPr="00DF2A92" w:rsidRDefault="00F65164" w:rsidP="004D4435">
            <w:pPr>
              <w:jc w:val="center"/>
              <w:rPr>
                <w:rStyle w:val="a6"/>
              </w:rPr>
            </w:pPr>
            <w:r>
              <w:rPr>
                <w:rStyle w:val="a6"/>
                <w:rFonts w:hint="eastAsia"/>
              </w:rPr>
              <w:t>8</w:t>
            </w:r>
          </w:p>
        </w:tc>
        <w:tc>
          <w:tcPr>
            <w:tcW w:w="2424" w:type="dxa"/>
          </w:tcPr>
          <w:p w:rsidR="00F65164" w:rsidRPr="00456055" w:rsidRDefault="00F65164" w:rsidP="004D4435">
            <w:pPr>
              <w:jc w:val="left"/>
              <w:rPr>
                <w:rFonts w:ascii="宋体" w:hAnsi="宋体" w:cs="Consolas"/>
                <w:color w:val="000000"/>
                <w:kern w:val="0"/>
                <w:szCs w:val="21"/>
              </w:rPr>
            </w:pPr>
            <w:r w:rsidRPr="00456055">
              <w:rPr>
                <w:rFonts w:ascii="宋体" w:hAnsi="宋体" w:cs="Consolas"/>
                <w:color w:val="000000"/>
                <w:kern w:val="0"/>
                <w:szCs w:val="21"/>
              </w:rPr>
              <w:t>subscribeChildChanges</w:t>
            </w:r>
          </w:p>
        </w:tc>
        <w:tc>
          <w:tcPr>
            <w:tcW w:w="4536" w:type="dxa"/>
          </w:tcPr>
          <w:p w:rsidR="00F65164" w:rsidRPr="00417E82" w:rsidRDefault="00F65164" w:rsidP="004D4435">
            <w:pPr>
              <w:jc w:val="left"/>
              <w:rPr>
                <w:rStyle w:val="a6"/>
              </w:rPr>
            </w:pPr>
            <w:r w:rsidRPr="00417E82">
              <w:rPr>
                <w:rStyle w:val="a6"/>
                <w:rFonts w:hint="eastAsia"/>
              </w:rPr>
              <w:t>节点子节点变化监听</w:t>
            </w:r>
          </w:p>
        </w:tc>
      </w:tr>
      <w:tr w:rsidR="00F65164" w:rsidRPr="00076C89" w:rsidTr="00C7266A">
        <w:tc>
          <w:tcPr>
            <w:tcW w:w="760" w:type="dxa"/>
          </w:tcPr>
          <w:p w:rsidR="00F65164" w:rsidRPr="00DF2A92" w:rsidRDefault="00F65164" w:rsidP="004D4435">
            <w:pPr>
              <w:jc w:val="center"/>
              <w:rPr>
                <w:rStyle w:val="a6"/>
              </w:rPr>
            </w:pPr>
            <w:r>
              <w:rPr>
                <w:rStyle w:val="a6"/>
                <w:rFonts w:hint="eastAsia"/>
              </w:rPr>
              <w:t>9</w:t>
            </w:r>
          </w:p>
        </w:tc>
        <w:tc>
          <w:tcPr>
            <w:tcW w:w="2424" w:type="dxa"/>
          </w:tcPr>
          <w:p w:rsidR="00F65164" w:rsidRPr="00456055" w:rsidRDefault="00F65164" w:rsidP="004D4435">
            <w:pPr>
              <w:jc w:val="left"/>
              <w:rPr>
                <w:rFonts w:ascii="宋体" w:hAnsi="宋体" w:cs="Consolas"/>
                <w:color w:val="000000"/>
                <w:kern w:val="0"/>
                <w:szCs w:val="21"/>
              </w:rPr>
            </w:pPr>
            <w:r w:rsidRPr="00456055">
              <w:rPr>
                <w:rFonts w:ascii="宋体" w:hAnsi="宋体" w:cs="Consolas"/>
                <w:color w:val="000000"/>
                <w:kern w:val="0"/>
                <w:szCs w:val="21"/>
              </w:rPr>
              <w:t>getChildren</w:t>
            </w:r>
          </w:p>
        </w:tc>
        <w:tc>
          <w:tcPr>
            <w:tcW w:w="4536" w:type="dxa"/>
          </w:tcPr>
          <w:p w:rsidR="00F65164" w:rsidRPr="00417E82" w:rsidRDefault="00F65164" w:rsidP="004D4435">
            <w:pPr>
              <w:jc w:val="left"/>
              <w:rPr>
                <w:rStyle w:val="a6"/>
              </w:rPr>
            </w:pPr>
            <w:r w:rsidRPr="00417E82">
              <w:rPr>
                <w:rStyle w:val="a6"/>
                <w:rFonts w:hint="eastAsia"/>
              </w:rPr>
              <w:t>获取</w:t>
            </w:r>
            <w:r w:rsidRPr="00417E82">
              <w:rPr>
                <w:rStyle w:val="a6"/>
                <w:rFonts w:hint="eastAsia"/>
              </w:rPr>
              <w:t>path</w:t>
            </w:r>
            <w:r w:rsidRPr="00417E82">
              <w:rPr>
                <w:rStyle w:val="a6"/>
                <w:rFonts w:hint="eastAsia"/>
              </w:rPr>
              <w:t>节点下的儿子节点列表</w:t>
            </w:r>
          </w:p>
        </w:tc>
      </w:tr>
      <w:tr w:rsidR="00F65164" w:rsidRPr="00076C89" w:rsidTr="00C7266A">
        <w:tc>
          <w:tcPr>
            <w:tcW w:w="760" w:type="dxa"/>
          </w:tcPr>
          <w:p w:rsidR="00F65164" w:rsidRPr="00DF2A92" w:rsidRDefault="00F65164" w:rsidP="004D4435">
            <w:pPr>
              <w:jc w:val="center"/>
              <w:rPr>
                <w:rStyle w:val="a6"/>
              </w:rPr>
            </w:pPr>
            <w:r>
              <w:rPr>
                <w:rStyle w:val="a6"/>
                <w:rFonts w:hint="eastAsia"/>
              </w:rPr>
              <w:t>10</w:t>
            </w:r>
          </w:p>
        </w:tc>
        <w:tc>
          <w:tcPr>
            <w:tcW w:w="2424" w:type="dxa"/>
          </w:tcPr>
          <w:p w:rsidR="00F65164" w:rsidRPr="00456055" w:rsidRDefault="00F65164" w:rsidP="004D4435">
            <w:pPr>
              <w:jc w:val="left"/>
              <w:rPr>
                <w:rFonts w:ascii="宋体" w:hAnsi="宋体" w:cs="Consolas"/>
                <w:color w:val="000000"/>
                <w:kern w:val="0"/>
                <w:szCs w:val="21"/>
              </w:rPr>
            </w:pPr>
            <w:r w:rsidRPr="00456055">
              <w:rPr>
                <w:rFonts w:ascii="宋体" w:hAnsi="宋体" w:cs="Consolas"/>
                <w:color w:val="000000"/>
                <w:kern w:val="0"/>
                <w:szCs w:val="21"/>
              </w:rPr>
              <w:t>getValue</w:t>
            </w:r>
          </w:p>
        </w:tc>
        <w:tc>
          <w:tcPr>
            <w:tcW w:w="4536" w:type="dxa"/>
          </w:tcPr>
          <w:p w:rsidR="00F65164" w:rsidRPr="00417E82" w:rsidRDefault="00F65164" w:rsidP="004D4435">
            <w:pPr>
              <w:jc w:val="left"/>
              <w:rPr>
                <w:rStyle w:val="a6"/>
              </w:rPr>
            </w:pPr>
            <w:r w:rsidRPr="00417E82">
              <w:rPr>
                <w:rStyle w:val="a6"/>
                <w:rFonts w:hint="eastAsia"/>
              </w:rPr>
              <w:t>获取节点数据</w:t>
            </w:r>
          </w:p>
        </w:tc>
      </w:tr>
      <w:tr w:rsidR="00F65164" w:rsidRPr="00076C89" w:rsidTr="00C7266A">
        <w:tc>
          <w:tcPr>
            <w:tcW w:w="760" w:type="dxa"/>
          </w:tcPr>
          <w:p w:rsidR="00F65164" w:rsidRPr="00DF2A92" w:rsidRDefault="00F65164" w:rsidP="004D4435">
            <w:pPr>
              <w:jc w:val="center"/>
              <w:rPr>
                <w:rStyle w:val="a6"/>
              </w:rPr>
            </w:pPr>
            <w:r>
              <w:rPr>
                <w:rStyle w:val="a6"/>
                <w:rFonts w:hint="eastAsia"/>
              </w:rPr>
              <w:t>11</w:t>
            </w:r>
          </w:p>
        </w:tc>
        <w:tc>
          <w:tcPr>
            <w:tcW w:w="2424" w:type="dxa"/>
          </w:tcPr>
          <w:p w:rsidR="00F65164" w:rsidRPr="00456055" w:rsidRDefault="00F65164" w:rsidP="004D4435">
            <w:pPr>
              <w:jc w:val="left"/>
              <w:rPr>
                <w:rFonts w:ascii="宋体" w:hAnsi="宋体" w:cs="Consolas"/>
                <w:color w:val="000000"/>
                <w:kern w:val="0"/>
                <w:szCs w:val="21"/>
              </w:rPr>
            </w:pPr>
            <w:r w:rsidRPr="00456055">
              <w:rPr>
                <w:rFonts w:ascii="宋体" w:hAnsi="宋体" w:cs="Consolas"/>
                <w:color w:val="000000"/>
                <w:kern w:val="0"/>
                <w:szCs w:val="21"/>
              </w:rPr>
              <w:t>createEphemeral</w:t>
            </w:r>
          </w:p>
        </w:tc>
        <w:tc>
          <w:tcPr>
            <w:tcW w:w="4536" w:type="dxa"/>
          </w:tcPr>
          <w:p w:rsidR="00F65164" w:rsidRPr="00417E82" w:rsidRDefault="00F65164" w:rsidP="004D4435">
            <w:pPr>
              <w:jc w:val="left"/>
              <w:rPr>
                <w:rStyle w:val="a6"/>
              </w:rPr>
            </w:pPr>
            <w:r w:rsidRPr="00417E82">
              <w:rPr>
                <w:rStyle w:val="a6"/>
                <w:rFonts w:hint="eastAsia"/>
              </w:rPr>
              <w:t>创建临时节点</w:t>
            </w:r>
          </w:p>
        </w:tc>
      </w:tr>
      <w:tr w:rsidR="00F65164" w:rsidRPr="00076C89" w:rsidTr="00C7266A">
        <w:tc>
          <w:tcPr>
            <w:tcW w:w="760" w:type="dxa"/>
          </w:tcPr>
          <w:p w:rsidR="00F65164" w:rsidRPr="00DF2A92" w:rsidRDefault="00F65164" w:rsidP="004D4435">
            <w:pPr>
              <w:jc w:val="center"/>
              <w:rPr>
                <w:rStyle w:val="a6"/>
              </w:rPr>
            </w:pPr>
            <w:r>
              <w:rPr>
                <w:rStyle w:val="a6"/>
                <w:rFonts w:hint="eastAsia"/>
              </w:rPr>
              <w:t>12</w:t>
            </w:r>
          </w:p>
        </w:tc>
        <w:tc>
          <w:tcPr>
            <w:tcW w:w="2424" w:type="dxa"/>
          </w:tcPr>
          <w:p w:rsidR="00F65164" w:rsidRPr="00456055" w:rsidRDefault="00F65164" w:rsidP="004D4435">
            <w:pPr>
              <w:jc w:val="left"/>
              <w:rPr>
                <w:rFonts w:ascii="宋体" w:hAnsi="宋体" w:cs="Consolas"/>
                <w:color w:val="000000"/>
                <w:kern w:val="0"/>
                <w:szCs w:val="21"/>
              </w:rPr>
            </w:pPr>
            <w:r w:rsidRPr="00456055">
              <w:rPr>
                <w:rFonts w:ascii="宋体" w:hAnsi="宋体" w:cs="Consolas"/>
                <w:color w:val="000000"/>
                <w:kern w:val="0"/>
                <w:szCs w:val="21"/>
              </w:rPr>
              <w:t>setPathData</w:t>
            </w:r>
          </w:p>
        </w:tc>
        <w:tc>
          <w:tcPr>
            <w:tcW w:w="4536" w:type="dxa"/>
          </w:tcPr>
          <w:p w:rsidR="00F65164" w:rsidRPr="00417E82" w:rsidRDefault="00F65164" w:rsidP="004D4435">
            <w:pPr>
              <w:jc w:val="left"/>
              <w:rPr>
                <w:rStyle w:val="a6"/>
              </w:rPr>
            </w:pPr>
            <w:r w:rsidRPr="00417E82">
              <w:rPr>
                <w:rStyle w:val="a6"/>
                <w:rFonts w:hint="eastAsia"/>
              </w:rPr>
              <w:t>节点设置值</w:t>
            </w:r>
          </w:p>
        </w:tc>
      </w:tr>
    </w:tbl>
    <w:p w:rsidR="00660B14" w:rsidRPr="00660B14" w:rsidRDefault="00660B14" w:rsidP="00660B14">
      <w:pPr>
        <w:pStyle w:val="af1"/>
        <w:spacing w:line="400" w:lineRule="exact"/>
        <w:ind w:firstLine="480"/>
        <w:jc w:val="left"/>
        <w:rPr>
          <w:rFonts w:ascii="宋体" w:hAnsi="宋体"/>
          <w:sz w:val="24"/>
        </w:rPr>
      </w:pPr>
      <w:bookmarkStart w:id="58" w:name="_Toc453429990"/>
    </w:p>
    <w:p w:rsidR="00F65164" w:rsidRPr="0023701F" w:rsidRDefault="00F65164" w:rsidP="00F65164">
      <w:pPr>
        <w:pStyle w:val="2"/>
        <w:rPr>
          <w:rFonts w:ascii="黑体"/>
          <w:sz w:val="28"/>
        </w:rPr>
      </w:pPr>
      <w:r w:rsidRPr="0023701F">
        <w:rPr>
          <w:rFonts w:ascii="黑体" w:hint="eastAsia"/>
          <w:sz w:val="28"/>
        </w:rPr>
        <w:t>数据库操作模块（</w:t>
      </w:r>
      <w:r w:rsidRPr="0023701F">
        <w:rPr>
          <w:rFonts w:ascii="黑体"/>
          <w:sz w:val="28"/>
        </w:rPr>
        <w:t>mongo</w:t>
      </w:r>
      <w:r w:rsidRPr="0023701F">
        <w:rPr>
          <w:rFonts w:ascii="黑体" w:hint="eastAsia"/>
          <w:sz w:val="28"/>
        </w:rPr>
        <w:t>）</w:t>
      </w:r>
      <w:bookmarkEnd w:id="58"/>
    </w:p>
    <w:p w:rsidR="00F65164" w:rsidRPr="0023701F" w:rsidRDefault="00F65164" w:rsidP="0023701F">
      <w:pPr>
        <w:pStyle w:val="3"/>
        <w:spacing w:line="400" w:lineRule="exact"/>
        <w:ind w:left="826" w:hangingChars="343" w:hanging="826"/>
        <w:rPr>
          <w:sz w:val="24"/>
        </w:rPr>
      </w:pPr>
      <w:bookmarkStart w:id="59" w:name="_Toc453429991"/>
      <w:r w:rsidRPr="0023701F">
        <w:rPr>
          <w:rFonts w:hint="eastAsia"/>
          <w:sz w:val="24"/>
        </w:rPr>
        <w:t>数据库操作模块概述</w:t>
      </w:r>
      <w:bookmarkEnd w:id="59"/>
    </w:p>
    <w:p w:rsidR="00F65164" w:rsidRPr="00DD6799" w:rsidRDefault="00F65164" w:rsidP="00F65164">
      <w:pPr>
        <w:pStyle w:val="af1"/>
        <w:spacing w:line="400" w:lineRule="exact"/>
        <w:ind w:firstLine="480"/>
        <w:jc w:val="left"/>
        <w:rPr>
          <w:rFonts w:ascii="宋体" w:hAnsi="宋体"/>
          <w:sz w:val="24"/>
        </w:rPr>
      </w:pPr>
      <w:r w:rsidRPr="00DD6799">
        <w:rPr>
          <w:rFonts w:ascii="宋体" w:hAnsi="宋体" w:hint="eastAsia"/>
          <w:sz w:val="24"/>
        </w:rPr>
        <w:t>数据库操作模块为工作圈提供了一个对mongoDB数据库操作封装的工具。这</w:t>
      </w:r>
      <w:r w:rsidRPr="00DD6799">
        <w:rPr>
          <w:rFonts w:ascii="宋体" w:hAnsi="宋体" w:hint="eastAsia"/>
          <w:sz w:val="24"/>
        </w:rPr>
        <w:lastRenderedPageBreak/>
        <w:t>样做的好处有以下几点</w:t>
      </w:r>
      <w:r>
        <w:rPr>
          <w:rFonts w:ascii="宋体" w:hAnsi="宋体" w:hint="eastAsia"/>
          <w:sz w:val="24"/>
        </w:rPr>
        <w:t>:</w:t>
      </w:r>
    </w:p>
    <w:p w:rsidR="00F65164" w:rsidRPr="00DD6799" w:rsidRDefault="00F65164" w:rsidP="0023701F">
      <w:pPr>
        <w:pStyle w:val="af1"/>
        <w:numPr>
          <w:ilvl w:val="3"/>
          <w:numId w:val="3"/>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开发者关注更少的代码，不需要关注数据库的操作具体的实现。</w:t>
      </w:r>
    </w:p>
    <w:p w:rsidR="00F65164" w:rsidRPr="00DD6799" w:rsidRDefault="00F65164" w:rsidP="0023701F">
      <w:pPr>
        <w:pStyle w:val="af1"/>
        <w:numPr>
          <w:ilvl w:val="3"/>
          <w:numId w:val="3"/>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对数据库的资源进行统一管理，避免资源泄漏。</w:t>
      </w:r>
    </w:p>
    <w:p w:rsidR="00F65164" w:rsidRPr="00DD6799" w:rsidRDefault="00F65164" w:rsidP="0023701F">
      <w:pPr>
        <w:pStyle w:val="af1"/>
        <w:numPr>
          <w:ilvl w:val="3"/>
          <w:numId w:val="3"/>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方便维护。当数据库升级之后，只需要将这模块的实现升级，然后依赖此模块的服务更新版本即可。</w:t>
      </w:r>
    </w:p>
    <w:p w:rsidR="00F65164" w:rsidRPr="00D40EC0" w:rsidRDefault="00F65164" w:rsidP="00F65164">
      <w:pPr>
        <w:pStyle w:val="af1"/>
        <w:spacing w:line="400" w:lineRule="exact"/>
        <w:ind w:firstLine="480"/>
        <w:jc w:val="left"/>
        <w:rPr>
          <w:i/>
        </w:rPr>
      </w:pPr>
      <w:r w:rsidRPr="00DD6799">
        <w:rPr>
          <w:rFonts w:ascii="宋体" w:hAnsi="宋体" w:hint="eastAsia"/>
          <w:sz w:val="24"/>
        </w:rPr>
        <w:t>工作圈中的所有需要持久化数据的服务都依赖于这个模块。</w:t>
      </w:r>
    </w:p>
    <w:p w:rsidR="00F65164" w:rsidRPr="0023701F" w:rsidRDefault="00F65164" w:rsidP="0023701F">
      <w:pPr>
        <w:pStyle w:val="3"/>
        <w:spacing w:line="400" w:lineRule="exact"/>
        <w:ind w:left="826" w:hangingChars="343" w:hanging="826"/>
        <w:rPr>
          <w:sz w:val="24"/>
        </w:rPr>
      </w:pPr>
      <w:bookmarkStart w:id="60" w:name="_Toc453429992"/>
      <w:r w:rsidRPr="0023701F">
        <w:rPr>
          <w:rFonts w:hint="eastAsia"/>
          <w:sz w:val="24"/>
        </w:rPr>
        <w:t>数据库操作模块类图</w:t>
      </w:r>
      <w:bookmarkEnd w:id="60"/>
    </w:p>
    <w:p w:rsidR="00F65164" w:rsidRDefault="00F65164" w:rsidP="00F65164">
      <w:pPr>
        <w:jc w:val="center"/>
      </w:pPr>
    </w:p>
    <w:p w:rsidR="00841BF8" w:rsidRDefault="000F66E9" w:rsidP="00F65164">
      <w:pPr>
        <w:jc w:val="center"/>
      </w:pPr>
      <w:r>
        <w:object w:dxaOrig="3967" w:dyaOrig="4824">
          <v:shape id="_x0000_i1032" type="#_x0000_t75" style="width:198pt;height:241.5pt" o:ole="">
            <v:imagedata r:id="rId30" o:title=""/>
          </v:shape>
          <o:OLEObject Type="Embed" ProgID="Visio.Drawing.11" ShapeID="_x0000_i1032" DrawAspect="Content" ObjectID="_1527959011" r:id="rId31"/>
        </w:object>
      </w:r>
    </w:p>
    <w:p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mongo</w:t>
      </w:r>
      <w:r w:rsidRPr="00592BE4">
        <w:rPr>
          <w:rFonts w:hint="eastAsia"/>
        </w:rPr>
        <w:t>模块类图</w:t>
      </w:r>
    </w:p>
    <w:p w:rsidR="00F65164" w:rsidRPr="00557EE7" w:rsidRDefault="00F65164" w:rsidP="00F65164"/>
    <w:p w:rsidR="00F65164" w:rsidRPr="0023701F" w:rsidRDefault="00F65164" w:rsidP="0023701F">
      <w:pPr>
        <w:pStyle w:val="3"/>
        <w:spacing w:line="400" w:lineRule="exact"/>
        <w:ind w:left="826" w:hangingChars="343" w:hanging="826"/>
        <w:rPr>
          <w:sz w:val="24"/>
        </w:rPr>
      </w:pPr>
      <w:bookmarkStart w:id="61" w:name="_Toc453429993"/>
      <w:r w:rsidRPr="0023701F">
        <w:rPr>
          <w:sz w:val="24"/>
        </w:rPr>
        <w:t>DbPool</w:t>
      </w:r>
      <w:r w:rsidRPr="0023701F">
        <w:rPr>
          <w:rFonts w:hint="eastAsia"/>
          <w:sz w:val="24"/>
        </w:rPr>
        <w:t>类概述</w:t>
      </w:r>
      <w:bookmarkEnd w:id="61"/>
    </w:p>
    <w:p w:rsidR="00F65164" w:rsidRPr="00F052F2" w:rsidRDefault="00F65164" w:rsidP="00F65164">
      <w:pPr>
        <w:pStyle w:val="af1"/>
        <w:spacing w:line="400" w:lineRule="exact"/>
        <w:ind w:firstLine="480"/>
        <w:jc w:val="left"/>
      </w:pPr>
      <w:r w:rsidRPr="001E22D4">
        <w:rPr>
          <w:rFonts w:ascii="宋体" w:hAnsi="宋体"/>
          <w:sz w:val="24"/>
        </w:rPr>
        <w:t>M</w:t>
      </w:r>
      <w:r w:rsidRPr="001E22D4">
        <w:rPr>
          <w:rFonts w:ascii="宋体" w:hAnsi="宋体" w:hint="eastAsia"/>
          <w:sz w:val="24"/>
        </w:rPr>
        <w:t>ongoDB连接池的封装。通过zkHelper从注册中心监听某服务的MongoDB集测配置，初始化MongoDB集群的连接池。通过工作圈服务应用的数据分片key来计算数据映射的节点，并从池中取出此节点的连接供应用来使用。</w:t>
      </w:r>
    </w:p>
    <w:p w:rsidR="00F65164" w:rsidRDefault="00F65164" w:rsidP="00F65164">
      <w:pPr>
        <w:pStyle w:val="af1"/>
        <w:spacing w:line="400" w:lineRule="exact"/>
        <w:ind w:firstLine="480"/>
        <w:jc w:val="left"/>
        <w:rPr>
          <w:rStyle w:val="a6"/>
        </w:rPr>
      </w:pPr>
      <w:r w:rsidRPr="001E22D4">
        <w:rPr>
          <w:rFonts w:ascii="宋体" w:hAnsi="宋体" w:hint="eastAsia"/>
          <w:sz w:val="24"/>
        </w:rPr>
        <w:t>类功能定义</w:t>
      </w:r>
      <w:r>
        <w:rPr>
          <w:rStyle w:val="a6"/>
          <w:rFonts w:hint="eastAsia"/>
        </w:rPr>
        <w:tab/>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2773"/>
        <w:gridCol w:w="4394"/>
      </w:tblGrid>
      <w:tr w:rsidR="00F65164" w:rsidRPr="00076C89" w:rsidTr="00C7266A">
        <w:tc>
          <w:tcPr>
            <w:tcW w:w="695"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2773"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394"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C7266A">
        <w:tc>
          <w:tcPr>
            <w:tcW w:w="695" w:type="dxa"/>
          </w:tcPr>
          <w:p w:rsidR="00F65164" w:rsidRPr="00076C89" w:rsidRDefault="00F65164" w:rsidP="004D4435">
            <w:pPr>
              <w:rPr>
                <w:rStyle w:val="a6"/>
                <w:i/>
              </w:rPr>
            </w:pPr>
            <w:r w:rsidRPr="00076C89">
              <w:rPr>
                <w:rStyle w:val="a6"/>
                <w:rFonts w:hint="eastAsia"/>
              </w:rPr>
              <w:t>1</w:t>
            </w:r>
          </w:p>
        </w:tc>
        <w:tc>
          <w:tcPr>
            <w:tcW w:w="2773" w:type="dxa"/>
          </w:tcPr>
          <w:p w:rsidR="00F65164" w:rsidRPr="00076C89" w:rsidRDefault="00F65164" w:rsidP="004D4435">
            <w:pPr>
              <w:rPr>
                <w:rStyle w:val="a6"/>
                <w:i/>
              </w:rPr>
            </w:pPr>
            <w:r w:rsidRPr="00263417">
              <w:rPr>
                <w:rFonts w:ascii="Consolas" w:hAnsi="Consolas" w:cs="Consolas"/>
                <w:color w:val="000000"/>
                <w:kern w:val="0"/>
                <w:sz w:val="22"/>
                <w:szCs w:val="22"/>
                <w:u w:val="single"/>
              </w:rPr>
              <w:t>getInstance</w:t>
            </w:r>
          </w:p>
        </w:tc>
        <w:tc>
          <w:tcPr>
            <w:tcW w:w="4394" w:type="dxa"/>
          </w:tcPr>
          <w:p w:rsidR="00F65164" w:rsidRPr="00076C89" w:rsidRDefault="00F65164" w:rsidP="004D4435">
            <w:pPr>
              <w:rPr>
                <w:rStyle w:val="a6"/>
                <w:i/>
              </w:rPr>
            </w:pPr>
            <w:r>
              <w:rPr>
                <w:rStyle w:val="a6"/>
                <w:rFonts w:hint="eastAsia"/>
              </w:rPr>
              <w:t>获取</w:t>
            </w:r>
            <w:r>
              <w:rPr>
                <w:rStyle w:val="a6"/>
                <w:rFonts w:hint="eastAsia"/>
              </w:rPr>
              <w:t>DbPool</w:t>
            </w:r>
            <w:r>
              <w:rPr>
                <w:rStyle w:val="a6"/>
                <w:rFonts w:hint="eastAsia"/>
              </w:rPr>
              <w:t>的实例</w:t>
            </w:r>
          </w:p>
        </w:tc>
      </w:tr>
      <w:tr w:rsidR="00F65164" w:rsidRPr="00076C89" w:rsidTr="00C7266A">
        <w:tc>
          <w:tcPr>
            <w:tcW w:w="695" w:type="dxa"/>
          </w:tcPr>
          <w:p w:rsidR="00F65164" w:rsidRPr="00076C89" w:rsidRDefault="00F65164" w:rsidP="004D4435">
            <w:pPr>
              <w:rPr>
                <w:rStyle w:val="a6"/>
                <w:i/>
              </w:rPr>
            </w:pPr>
            <w:r w:rsidRPr="00076C89">
              <w:rPr>
                <w:rStyle w:val="a6"/>
                <w:rFonts w:hint="eastAsia"/>
              </w:rPr>
              <w:t>2</w:t>
            </w:r>
          </w:p>
        </w:tc>
        <w:tc>
          <w:tcPr>
            <w:tcW w:w="2773" w:type="dxa"/>
          </w:tcPr>
          <w:p w:rsidR="00F65164" w:rsidRPr="00076C89" w:rsidRDefault="00F65164" w:rsidP="004D4435">
            <w:pPr>
              <w:rPr>
                <w:rStyle w:val="a6"/>
                <w:i/>
              </w:rPr>
            </w:pPr>
            <w:r w:rsidRPr="00263417">
              <w:rPr>
                <w:rFonts w:ascii="Consolas" w:hAnsi="Consolas" w:cs="Consolas"/>
                <w:color w:val="000000"/>
                <w:kern w:val="0"/>
                <w:sz w:val="22"/>
                <w:szCs w:val="22"/>
              </w:rPr>
              <w:t>initialPoolByURI</w:t>
            </w:r>
          </w:p>
        </w:tc>
        <w:tc>
          <w:tcPr>
            <w:tcW w:w="4394" w:type="dxa"/>
          </w:tcPr>
          <w:p w:rsidR="00F65164" w:rsidRPr="00076C89" w:rsidRDefault="00F65164" w:rsidP="004D4435">
            <w:pPr>
              <w:rPr>
                <w:rStyle w:val="a6"/>
                <w:i/>
              </w:rPr>
            </w:pPr>
            <w:r w:rsidRPr="00263417">
              <w:rPr>
                <w:rStyle w:val="a6"/>
                <w:rFonts w:hint="eastAsia"/>
              </w:rPr>
              <w:t>初始化连接池，设置参数</w:t>
            </w:r>
            <w:r>
              <w:rPr>
                <w:rStyle w:val="a6"/>
                <w:rFonts w:hint="eastAsia"/>
              </w:rPr>
              <w:t>。</w:t>
            </w:r>
            <w:r w:rsidRPr="00263417">
              <w:rPr>
                <w:rStyle w:val="a6"/>
                <w:rFonts w:hint="eastAsia"/>
              </w:rPr>
              <w:t>读</w:t>
            </w:r>
            <w:r w:rsidRPr="00263417">
              <w:rPr>
                <w:rStyle w:val="a6"/>
                <w:rFonts w:hint="eastAsia"/>
              </w:rPr>
              <w:t>zookeeper</w:t>
            </w:r>
          </w:p>
        </w:tc>
      </w:tr>
      <w:tr w:rsidR="00F65164" w:rsidRPr="00076C89" w:rsidTr="00C7266A">
        <w:tc>
          <w:tcPr>
            <w:tcW w:w="695" w:type="dxa"/>
          </w:tcPr>
          <w:p w:rsidR="00F65164" w:rsidRPr="00076C89" w:rsidRDefault="00F65164" w:rsidP="004D4435">
            <w:pPr>
              <w:rPr>
                <w:rStyle w:val="a6"/>
                <w:i/>
              </w:rPr>
            </w:pPr>
            <w:r w:rsidRPr="00076C89">
              <w:rPr>
                <w:rStyle w:val="a6"/>
                <w:rFonts w:hint="eastAsia"/>
              </w:rPr>
              <w:t>3</w:t>
            </w:r>
          </w:p>
        </w:tc>
        <w:tc>
          <w:tcPr>
            <w:tcW w:w="2773" w:type="dxa"/>
          </w:tcPr>
          <w:p w:rsidR="00F65164" w:rsidRPr="00076C89" w:rsidRDefault="00F65164" w:rsidP="004D4435">
            <w:pPr>
              <w:rPr>
                <w:rStyle w:val="a6"/>
                <w:i/>
              </w:rPr>
            </w:pPr>
            <w:r w:rsidRPr="003931FA">
              <w:rPr>
                <w:rFonts w:ascii="Consolas" w:hAnsi="Consolas" w:cs="Consolas"/>
                <w:color w:val="000000"/>
                <w:kern w:val="0"/>
                <w:sz w:val="22"/>
                <w:szCs w:val="22"/>
              </w:rPr>
              <w:t>initialPool</w:t>
            </w:r>
          </w:p>
        </w:tc>
        <w:tc>
          <w:tcPr>
            <w:tcW w:w="4394" w:type="dxa"/>
          </w:tcPr>
          <w:p w:rsidR="00F65164" w:rsidRPr="00076C89" w:rsidRDefault="00F65164" w:rsidP="004D4435">
            <w:pPr>
              <w:rPr>
                <w:rStyle w:val="a6"/>
                <w:i/>
              </w:rPr>
            </w:pPr>
            <w:r w:rsidRPr="00263417">
              <w:rPr>
                <w:rStyle w:val="a6"/>
                <w:rFonts w:hint="eastAsia"/>
              </w:rPr>
              <w:t>初始化连接池，设置参数</w:t>
            </w:r>
            <w:r>
              <w:rPr>
                <w:rStyle w:val="a6"/>
                <w:rFonts w:hint="eastAsia"/>
              </w:rPr>
              <w:t>。</w:t>
            </w:r>
            <w:r w:rsidRPr="00263417">
              <w:rPr>
                <w:rStyle w:val="a6"/>
                <w:rFonts w:hint="eastAsia"/>
              </w:rPr>
              <w:t>读</w:t>
            </w:r>
            <w:r w:rsidRPr="00263417">
              <w:rPr>
                <w:rStyle w:val="a6"/>
                <w:rFonts w:hint="eastAsia"/>
              </w:rPr>
              <w:t>zookeeper</w:t>
            </w:r>
          </w:p>
        </w:tc>
      </w:tr>
      <w:tr w:rsidR="00F65164" w:rsidRPr="00076C89" w:rsidTr="00C7266A">
        <w:tc>
          <w:tcPr>
            <w:tcW w:w="695" w:type="dxa"/>
          </w:tcPr>
          <w:p w:rsidR="00F65164" w:rsidRPr="00076C89" w:rsidRDefault="00F65164" w:rsidP="004D4435">
            <w:pPr>
              <w:rPr>
                <w:rStyle w:val="a6"/>
                <w:i/>
              </w:rPr>
            </w:pPr>
            <w:r>
              <w:rPr>
                <w:rStyle w:val="a6"/>
                <w:rFonts w:hint="eastAsia"/>
              </w:rPr>
              <w:t>4</w:t>
            </w:r>
          </w:p>
        </w:tc>
        <w:tc>
          <w:tcPr>
            <w:tcW w:w="2773" w:type="dxa"/>
          </w:tcPr>
          <w:p w:rsidR="00F65164" w:rsidRPr="00076C89" w:rsidRDefault="00F65164" w:rsidP="004D4435">
            <w:pPr>
              <w:rPr>
                <w:rStyle w:val="a6"/>
                <w:i/>
              </w:rPr>
            </w:pPr>
            <w:r w:rsidRPr="00950455">
              <w:rPr>
                <w:rFonts w:ascii="Consolas" w:hAnsi="Consolas" w:cs="Consolas"/>
                <w:color w:val="000000"/>
                <w:kern w:val="0"/>
                <w:sz w:val="22"/>
                <w:szCs w:val="22"/>
              </w:rPr>
              <w:t>getMongoDataBase</w:t>
            </w:r>
          </w:p>
        </w:tc>
        <w:tc>
          <w:tcPr>
            <w:tcW w:w="4394" w:type="dxa"/>
          </w:tcPr>
          <w:p w:rsidR="00F65164" w:rsidRPr="00076C89" w:rsidRDefault="00F65164" w:rsidP="004D4435">
            <w:pPr>
              <w:rPr>
                <w:rStyle w:val="a6"/>
                <w:i/>
              </w:rPr>
            </w:pPr>
            <w:r>
              <w:rPr>
                <w:rStyle w:val="a6"/>
                <w:rFonts w:hint="eastAsia"/>
              </w:rPr>
              <w:t>获取</w:t>
            </w:r>
            <w:r>
              <w:rPr>
                <w:rStyle w:val="a6"/>
                <w:rFonts w:hint="eastAsia"/>
              </w:rPr>
              <w:t>DB</w:t>
            </w:r>
            <w:r>
              <w:rPr>
                <w:rStyle w:val="a6"/>
                <w:rFonts w:hint="eastAsia"/>
              </w:rPr>
              <w:t>实例</w:t>
            </w:r>
          </w:p>
        </w:tc>
      </w:tr>
      <w:tr w:rsidR="00F65164" w:rsidRPr="00076C89" w:rsidTr="00C7266A">
        <w:tc>
          <w:tcPr>
            <w:tcW w:w="695" w:type="dxa"/>
          </w:tcPr>
          <w:p w:rsidR="00F65164" w:rsidRPr="00076C89" w:rsidRDefault="00F65164" w:rsidP="004D4435">
            <w:pPr>
              <w:rPr>
                <w:rStyle w:val="a6"/>
                <w:i/>
              </w:rPr>
            </w:pPr>
            <w:r>
              <w:rPr>
                <w:rStyle w:val="a6"/>
                <w:rFonts w:hint="eastAsia"/>
              </w:rPr>
              <w:t>5</w:t>
            </w:r>
          </w:p>
        </w:tc>
        <w:tc>
          <w:tcPr>
            <w:tcW w:w="2773" w:type="dxa"/>
          </w:tcPr>
          <w:p w:rsidR="00F65164" w:rsidRDefault="00F65164" w:rsidP="004D4435">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getCollection</w:t>
            </w:r>
          </w:p>
        </w:tc>
        <w:tc>
          <w:tcPr>
            <w:tcW w:w="4394" w:type="dxa"/>
          </w:tcPr>
          <w:p w:rsidR="00F65164" w:rsidRDefault="00F65164" w:rsidP="004D4435">
            <w:pPr>
              <w:rPr>
                <w:rStyle w:val="a6"/>
                <w:i/>
              </w:rPr>
            </w:pPr>
            <w:r>
              <w:rPr>
                <w:rStyle w:val="a6"/>
                <w:rFonts w:hint="eastAsia"/>
              </w:rPr>
              <w:t>获取</w:t>
            </w:r>
            <w:r>
              <w:rPr>
                <w:rStyle w:val="a6"/>
                <w:rFonts w:hint="eastAsia"/>
              </w:rPr>
              <w:t>MongoDB</w:t>
            </w:r>
            <w:r>
              <w:rPr>
                <w:rStyle w:val="a6"/>
                <w:rFonts w:hint="eastAsia"/>
              </w:rPr>
              <w:t>的集合</w:t>
            </w:r>
          </w:p>
        </w:tc>
      </w:tr>
      <w:tr w:rsidR="00F65164" w:rsidRPr="00076C89" w:rsidTr="00C7266A">
        <w:tc>
          <w:tcPr>
            <w:tcW w:w="695" w:type="dxa"/>
          </w:tcPr>
          <w:p w:rsidR="00F65164" w:rsidRDefault="00F65164" w:rsidP="004D4435">
            <w:pPr>
              <w:rPr>
                <w:rStyle w:val="a6"/>
                <w:i/>
              </w:rPr>
            </w:pPr>
            <w:r>
              <w:rPr>
                <w:rStyle w:val="a6"/>
                <w:rFonts w:hint="eastAsia"/>
              </w:rPr>
              <w:lastRenderedPageBreak/>
              <w:t>6</w:t>
            </w:r>
          </w:p>
        </w:tc>
        <w:tc>
          <w:tcPr>
            <w:tcW w:w="2773" w:type="dxa"/>
          </w:tcPr>
          <w:p w:rsidR="00F65164" w:rsidRPr="002D7BDD" w:rsidRDefault="00F65164" w:rsidP="004D4435">
            <w:pPr>
              <w:rPr>
                <w:rFonts w:ascii="Consolas" w:hAnsi="Consolas" w:cs="Consolas"/>
                <w:color w:val="000000"/>
                <w:kern w:val="0"/>
                <w:sz w:val="22"/>
                <w:szCs w:val="22"/>
              </w:rPr>
            </w:pPr>
            <w:r w:rsidRPr="00950455">
              <w:rPr>
                <w:rFonts w:ascii="Consolas" w:hAnsi="Consolas" w:cs="Consolas"/>
                <w:color w:val="000000"/>
                <w:kern w:val="0"/>
                <w:sz w:val="22"/>
                <w:szCs w:val="22"/>
              </w:rPr>
              <w:t>releaseRs</w:t>
            </w:r>
          </w:p>
        </w:tc>
        <w:tc>
          <w:tcPr>
            <w:tcW w:w="4394" w:type="dxa"/>
          </w:tcPr>
          <w:p w:rsidR="00F65164" w:rsidRPr="002D7BDD" w:rsidRDefault="00F65164" w:rsidP="004D4435">
            <w:pPr>
              <w:rPr>
                <w:rStyle w:val="a6"/>
                <w:i/>
              </w:rPr>
            </w:pPr>
            <w:r>
              <w:rPr>
                <w:rStyle w:val="a6"/>
                <w:rFonts w:hint="eastAsia"/>
              </w:rPr>
              <w:t>释放资源</w:t>
            </w:r>
          </w:p>
        </w:tc>
      </w:tr>
    </w:tbl>
    <w:p w:rsidR="00F65164" w:rsidRPr="00557EE7" w:rsidRDefault="00F65164" w:rsidP="00F65164"/>
    <w:p w:rsidR="00F65164" w:rsidRPr="0023701F" w:rsidRDefault="00F65164" w:rsidP="0023701F">
      <w:pPr>
        <w:pStyle w:val="3"/>
        <w:spacing w:line="400" w:lineRule="exact"/>
        <w:ind w:left="826" w:hangingChars="343" w:hanging="826"/>
        <w:rPr>
          <w:sz w:val="24"/>
        </w:rPr>
      </w:pPr>
      <w:bookmarkStart w:id="62" w:name="_Toc453429994"/>
      <w:r w:rsidRPr="0023701F">
        <w:rPr>
          <w:sz w:val="24"/>
        </w:rPr>
        <w:t>TBaseDao</w:t>
      </w:r>
      <w:r w:rsidRPr="0023701F">
        <w:rPr>
          <w:rFonts w:hint="eastAsia"/>
          <w:sz w:val="24"/>
        </w:rPr>
        <w:t>类概述</w:t>
      </w:r>
      <w:bookmarkEnd w:id="62"/>
    </w:p>
    <w:p w:rsidR="00F65164" w:rsidRPr="001E22D4" w:rsidRDefault="00F65164" w:rsidP="00F65164">
      <w:pPr>
        <w:pStyle w:val="af1"/>
        <w:spacing w:line="400" w:lineRule="exact"/>
        <w:ind w:firstLine="480"/>
        <w:jc w:val="left"/>
        <w:rPr>
          <w:rFonts w:ascii="宋体" w:hAnsi="宋体"/>
          <w:sz w:val="24"/>
        </w:rPr>
      </w:pPr>
      <w:r w:rsidRPr="001E22D4">
        <w:rPr>
          <w:rFonts w:ascii="宋体" w:hAnsi="宋体" w:hint="eastAsia"/>
          <w:sz w:val="24"/>
        </w:rPr>
        <w:t>MongoDB某集合数据的操作类，封装了数据的增，删，改，查操作。</w:t>
      </w:r>
    </w:p>
    <w:p w:rsidR="00F65164" w:rsidRDefault="00F65164" w:rsidP="00F65164">
      <w:pPr>
        <w:pStyle w:val="af1"/>
        <w:spacing w:line="400" w:lineRule="exact"/>
        <w:ind w:firstLine="480"/>
        <w:jc w:val="left"/>
        <w:rPr>
          <w:rStyle w:val="a6"/>
        </w:rPr>
      </w:pPr>
      <w:r w:rsidRPr="001E22D4">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F65164" w:rsidRPr="00076C89" w:rsidTr="004D4435">
        <w:tc>
          <w:tcPr>
            <w:tcW w:w="760"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2999"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5061"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1</w:t>
            </w:r>
          </w:p>
        </w:tc>
        <w:tc>
          <w:tcPr>
            <w:tcW w:w="2999" w:type="dxa"/>
          </w:tcPr>
          <w:p w:rsidR="00F65164" w:rsidRPr="00076C89" w:rsidRDefault="00F65164" w:rsidP="004D4435">
            <w:pPr>
              <w:rPr>
                <w:rStyle w:val="a6"/>
                <w:i/>
              </w:rPr>
            </w:pPr>
            <w:r w:rsidRPr="00950455">
              <w:rPr>
                <w:rFonts w:ascii="Consolas" w:hAnsi="Consolas" w:cs="Consolas"/>
                <w:color w:val="000000"/>
                <w:kern w:val="0"/>
                <w:sz w:val="22"/>
                <w:szCs w:val="22"/>
                <w:u w:val="single"/>
              </w:rPr>
              <w:t>getInstance</w:t>
            </w:r>
          </w:p>
        </w:tc>
        <w:tc>
          <w:tcPr>
            <w:tcW w:w="5061" w:type="dxa"/>
          </w:tcPr>
          <w:p w:rsidR="00F65164" w:rsidRPr="00076C89" w:rsidRDefault="00F65164" w:rsidP="004D4435">
            <w:pPr>
              <w:rPr>
                <w:rStyle w:val="a6"/>
                <w:i/>
              </w:rPr>
            </w:pPr>
            <w:r w:rsidRPr="003B358C">
              <w:rPr>
                <w:rStyle w:val="a6"/>
                <w:rFonts w:hint="eastAsia"/>
              </w:rPr>
              <w:t>获取</w:t>
            </w:r>
            <w:r>
              <w:rPr>
                <w:rStyle w:val="a6"/>
                <w:rFonts w:hint="eastAsia"/>
              </w:rPr>
              <w:t>一个</w:t>
            </w:r>
            <w:r>
              <w:rPr>
                <w:rStyle w:val="a6"/>
                <w:rFonts w:hint="eastAsia"/>
              </w:rPr>
              <w:t>TBaseDao</w:t>
            </w:r>
            <w:r>
              <w:rPr>
                <w:rStyle w:val="a6"/>
                <w:rFonts w:hint="eastAsia"/>
              </w:rPr>
              <w:t>的实例</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2</w:t>
            </w:r>
          </w:p>
        </w:tc>
        <w:tc>
          <w:tcPr>
            <w:tcW w:w="2999" w:type="dxa"/>
          </w:tcPr>
          <w:p w:rsidR="00F65164" w:rsidRPr="00076C89" w:rsidRDefault="00F65164" w:rsidP="004D4435">
            <w:pPr>
              <w:rPr>
                <w:rStyle w:val="a6"/>
                <w:i/>
              </w:rPr>
            </w:pPr>
            <w:r w:rsidRPr="00950455">
              <w:rPr>
                <w:rFonts w:ascii="Consolas" w:hAnsi="Consolas" w:cs="Consolas"/>
                <w:color w:val="000000"/>
                <w:kern w:val="0"/>
                <w:sz w:val="22"/>
                <w:szCs w:val="22"/>
              </w:rPr>
              <w:t>findByParams</w:t>
            </w:r>
          </w:p>
        </w:tc>
        <w:tc>
          <w:tcPr>
            <w:tcW w:w="5061" w:type="dxa"/>
          </w:tcPr>
          <w:p w:rsidR="00F65164" w:rsidRPr="00076C89" w:rsidRDefault="00F65164" w:rsidP="004D4435">
            <w:pPr>
              <w:rPr>
                <w:rStyle w:val="a6"/>
                <w:i/>
              </w:rPr>
            </w:pPr>
            <w:r>
              <w:rPr>
                <w:rStyle w:val="a6"/>
                <w:rFonts w:hint="eastAsia"/>
              </w:rPr>
              <w:t>简单的条件查找</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3</w:t>
            </w:r>
          </w:p>
        </w:tc>
        <w:tc>
          <w:tcPr>
            <w:tcW w:w="2999" w:type="dxa"/>
          </w:tcPr>
          <w:p w:rsidR="00F65164" w:rsidRPr="00076C89" w:rsidRDefault="00F65164" w:rsidP="004D4435">
            <w:pPr>
              <w:rPr>
                <w:rStyle w:val="a6"/>
                <w:i/>
              </w:rPr>
            </w:pPr>
            <w:r w:rsidRPr="00950455">
              <w:rPr>
                <w:rFonts w:ascii="Consolas" w:hAnsi="Consolas" w:cs="Consolas"/>
                <w:color w:val="000000"/>
                <w:kern w:val="0"/>
                <w:sz w:val="22"/>
                <w:szCs w:val="22"/>
              </w:rPr>
              <w:t>findByParamsDBObject</w:t>
            </w:r>
          </w:p>
        </w:tc>
        <w:tc>
          <w:tcPr>
            <w:tcW w:w="5061" w:type="dxa"/>
          </w:tcPr>
          <w:p w:rsidR="00F65164" w:rsidRPr="00076C89" w:rsidRDefault="00F65164" w:rsidP="004D4435">
            <w:pPr>
              <w:rPr>
                <w:rStyle w:val="a6"/>
                <w:i/>
              </w:rPr>
            </w:pPr>
            <w:r>
              <w:rPr>
                <w:rStyle w:val="a6"/>
                <w:rFonts w:hint="eastAsia"/>
              </w:rPr>
              <w:t>复杂的条件查找</w:t>
            </w:r>
          </w:p>
        </w:tc>
      </w:tr>
      <w:tr w:rsidR="00F65164" w:rsidRPr="00076C89" w:rsidTr="004D4435">
        <w:tc>
          <w:tcPr>
            <w:tcW w:w="760" w:type="dxa"/>
          </w:tcPr>
          <w:p w:rsidR="00F65164" w:rsidRPr="00076C89" w:rsidRDefault="00F65164" w:rsidP="004D4435">
            <w:pPr>
              <w:rPr>
                <w:rStyle w:val="a6"/>
                <w:i/>
              </w:rPr>
            </w:pPr>
            <w:r>
              <w:rPr>
                <w:rStyle w:val="a6"/>
                <w:rFonts w:hint="eastAsia"/>
              </w:rPr>
              <w:t>4</w:t>
            </w:r>
          </w:p>
        </w:tc>
        <w:tc>
          <w:tcPr>
            <w:tcW w:w="2999" w:type="dxa"/>
          </w:tcPr>
          <w:p w:rsidR="00F65164" w:rsidRPr="00076C89" w:rsidRDefault="00F65164" w:rsidP="004D4435">
            <w:pPr>
              <w:rPr>
                <w:rStyle w:val="a6"/>
                <w:i/>
              </w:rPr>
            </w:pPr>
            <w:r w:rsidRPr="00950455">
              <w:rPr>
                <w:rFonts w:ascii="Consolas" w:hAnsi="Consolas" w:cs="Consolas"/>
                <w:color w:val="000000"/>
                <w:kern w:val="0"/>
                <w:sz w:val="22"/>
                <w:szCs w:val="22"/>
              </w:rPr>
              <w:t>findByParamsDBObject2</w:t>
            </w:r>
          </w:p>
        </w:tc>
        <w:tc>
          <w:tcPr>
            <w:tcW w:w="5061" w:type="dxa"/>
          </w:tcPr>
          <w:p w:rsidR="00F65164" w:rsidRPr="00076C89" w:rsidRDefault="00F65164" w:rsidP="004D4435">
            <w:pPr>
              <w:rPr>
                <w:rStyle w:val="a6"/>
                <w:i/>
              </w:rPr>
            </w:pPr>
            <w:r>
              <w:rPr>
                <w:rStyle w:val="a6"/>
                <w:rFonts w:hint="eastAsia"/>
              </w:rPr>
              <w:t>复杂的条件查找（返回</w:t>
            </w:r>
            <w:r>
              <w:rPr>
                <w:rStyle w:val="a6"/>
                <w:rFonts w:hint="eastAsia"/>
              </w:rPr>
              <w:t>MongoDB</w:t>
            </w:r>
            <w:r>
              <w:rPr>
                <w:rStyle w:val="a6"/>
                <w:rFonts w:hint="eastAsia"/>
              </w:rPr>
              <w:t>原生对象）</w:t>
            </w:r>
          </w:p>
        </w:tc>
      </w:tr>
      <w:tr w:rsidR="00F65164" w:rsidRPr="00076C89" w:rsidTr="004D4435">
        <w:tc>
          <w:tcPr>
            <w:tcW w:w="760" w:type="dxa"/>
          </w:tcPr>
          <w:p w:rsidR="00F65164" w:rsidRPr="00076C89" w:rsidRDefault="00F65164" w:rsidP="004D4435">
            <w:pPr>
              <w:rPr>
                <w:rStyle w:val="a6"/>
                <w:i/>
              </w:rPr>
            </w:pPr>
            <w:r>
              <w:rPr>
                <w:rStyle w:val="a6"/>
                <w:rFonts w:hint="eastAsia"/>
              </w:rPr>
              <w:t>5</w:t>
            </w:r>
          </w:p>
        </w:tc>
        <w:tc>
          <w:tcPr>
            <w:tcW w:w="2999" w:type="dxa"/>
          </w:tcPr>
          <w:p w:rsidR="00F65164" w:rsidRDefault="00F65164" w:rsidP="004D4435">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findByParamsDBObjectWithOrderLimit</w:t>
            </w:r>
          </w:p>
        </w:tc>
        <w:tc>
          <w:tcPr>
            <w:tcW w:w="5061" w:type="dxa"/>
          </w:tcPr>
          <w:p w:rsidR="00F65164" w:rsidRDefault="00F65164" w:rsidP="004D4435">
            <w:pPr>
              <w:rPr>
                <w:rStyle w:val="a6"/>
                <w:i/>
              </w:rPr>
            </w:pPr>
            <w:r w:rsidRPr="00950455">
              <w:rPr>
                <w:rStyle w:val="a6"/>
                <w:rFonts w:hint="eastAsia"/>
              </w:rPr>
              <w:t>复杂条件查找</w:t>
            </w:r>
            <w:r w:rsidRPr="00950455">
              <w:rPr>
                <w:rStyle w:val="a6"/>
                <w:rFonts w:hint="eastAsia"/>
              </w:rPr>
              <w:t>,</w:t>
            </w:r>
            <w:r w:rsidRPr="00950455">
              <w:rPr>
                <w:rStyle w:val="a6"/>
                <w:rFonts w:hint="eastAsia"/>
              </w:rPr>
              <w:t>增加</w:t>
            </w:r>
            <w:r w:rsidRPr="00950455">
              <w:rPr>
                <w:rStyle w:val="a6"/>
                <w:rFonts w:hint="eastAsia"/>
              </w:rPr>
              <w:t>limit</w:t>
            </w:r>
            <w:r w:rsidRPr="00950455">
              <w:rPr>
                <w:rStyle w:val="a6"/>
                <w:rFonts w:hint="eastAsia"/>
              </w:rPr>
              <w:t>和</w:t>
            </w:r>
            <w:r w:rsidRPr="00950455">
              <w:rPr>
                <w:rStyle w:val="a6"/>
                <w:rFonts w:hint="eastAsia"/>
              </w:rPr>
              <w:t>sort</w:t>
            </w:r>
          </w:p>
        </w:tc>
      </w:tr>
      <w:tr w:rsidR="00F65164" w:rsidRPr="00076C89" w:rsidTr="004D4435">
        <w:tc>
          <w:tcPr>
            <w:tcW w:w="760" w:type="dxa"/>
          </w:tcPr>
          <w:p w:rsidR="00F65164" w:rsidRDefault="00F65164" w:rsidP="004D4435">
            <w:pPr>
              <w:rPr>
                <w:rStyle w:val="a6"/>
                <w:i/>
              </w:rPr>
            </w:pPr>
            <w:r>
              <w:rPr>
                <w:rStyle w:val="a6"/>
                <w:rFonts w:hint="eastAsia"/>
              </w:rPr>
              <w:t>6</w:t>
            </w:r>
          </w:p>
        </w:tc>
        <w:tc>
          <w:tcPr>
            <w:tcW w:w="2999" w:type="dxa"/>
          </w:tcPr>
          <w:p w:rsidR="00F65164" w:rsidRPr="002D7BDD" w:rsidRDefault="00F65164" w:rsidP="004D4435">
            <w:pPr>
              <w:rPr>
                <w:rFonts w:ascii="Consolas" w:hAnsi="Consolas" w:cs="Consolas"/>
                <w:color w:val="000000"/>
                <w:kern w:val="0"/>
                <w:sz w:val="22"/>
                <w:szCs w:val="22"/>
              </w:rPr>
            </w:pPr>
            <w:r w:rsidRPr="00950455">
              <w:rPr>
                <w:rFonts w:ascii="Consolas" w:hAnsi="Consolas" w:cs="Consolas"/>
                <w:color w:val="000000"/>
                <w:kern w:val="0"/>
                <w:sz w:val="22"/>
                <w:szCs w:val="22"/>
              </w:rPr>
              <w:t>findByParamsDBObjectWithOrderLimit</w:t>
            </w:r>
          </w:p>
        </w:tc>
        <w:tc>
          <w:tcPr>
            <w:tcW w:w="5061" w:type="dxa"/>
          </w:tcPr>
          <w:p w:rsidR="00F65164" w:rsidRPr="002D7BDD" w:rsidRDefault="00F65164" w:rsidP="004D4435">
            <w:pPr>
              <w:rPr>
                <w:rStyle w:val="a6"/>
                <w:i/>
              </w:rPr>
            </w:pPr>
            <w:r w:rsidRPr="00950455">
              <w:rPr>
                <w:rStyle w:val="a6"/>
                <w:rFonts w:hint="eastAsia"/>
              </w:rPr>
              <w:t>复杂条件查找</w:t>
            </w:r>
            <w:r w:rsidRPr="00950455">
              <w:rPr>
                <w:rStyle w:val="a6"/>
                <w:rFonts w:hint="eastAsia"/>
              </w:rPr>
              <w:t>,</w:t>
            </w:r>
            <w:r w:rsidRPr="00950455">
              <w:rPr>
                <w:rStyle w:val="a6"/>
                <w:rFonts w:hint="eastAsia"/>
              </w:rPr>
              <w:t>支持</w:t>
            </w:r>
            <w:r w:rsidRPr="00950455">
              <w:rPr>
                <w:rStyle w:val="a6"/>
                <w:rFonts w:hint="eastAsia"/>
              </w:rPr>
              <w:t>limit skip</w:t>
            </w:r>
            <w:r w:rsidRPr="00950455">
              <w:rPr>
                <w:rStyle w:val="a6"/>
                <w:rFonts w:hint="eastAsia"/>
              </w:rPr>
              <w:t>和</w:t>
            </w:r>
            <w:r w:rsidRPr="00950455">
              <w:rPr>
                <w:rStyle w:val="a6"/>
                <w:rFonts w:hint="eastAsia"/>
              </w:rPr>
              <w:t>sort</w:t>
            </w:r>
          </w:p>
        </w:tc>
      </w:tr>
      <w:tr w:rsidR="00F65164" w:rsidRPr="00076C89" w:rsidTr="004D4435">
        <w:tc>
          <w:tcPr>
            <w:tcW w:w="760" w:type="dxa"/>
          </w:tcPr>
          <w:p w:rsidR="00F65164" w:rsidRPr="00076C89" w:rsidRDefault="00F65164" w:rsidP="004D4435">
            <w:pPr>
              <w:rPr>
                <w:rStyle w:val="a6"/>
                <w:i/>
              </w:rPr>
            </w:pPr>
            <w:r>
              <w:rPr>
                <w:rStyle w:val="a6"/>
                <w:rFonts w:hint="eastAsia"/>
              </w:rPr>
              <w:t>7</w:t>
            </w:r>
          </w:p>
        </w:tc>
        <w:tc>
          <w:tcPr>
            <w:tcW w:w="2999" w:type="dxa"/>
          </w:tcPr>
          <w:p w:rsidR="00F65164" w:rsidRDefault="00F65164" w:rsidP="004D4435">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findOne</w:t>
            </w:r>
          </w:p>
        </w:tc>
        <w:tc>
          <w:tcPr>
            <w:tcW w:w="5061" w:type="dxa"/>
          </w:tcPr>
          <w:p w:rsidR="00F65164" w:rsidRDefault="00F65164" w:rsidP="004D4435">
            <w:pPr>
              <w:rPr>
                <w:rStyle w:val="a6"/>
                <w:i/>
              </w:rPr>
            </w:pPr>
            <w:r w:rsidRPr="00950455">
              <w:rPr>
                <w:rStyle w:val="a6"/>
                <w:rFonts w:hint="eastAsia"/>
              </w:rPr>
              <w:t>条件查找唯一记录</w:t>
            </w:r>
          </w:p>
        </w:tc>
      </w:tr>
      <w:tr w:rsidR="00F65164" w:rsidRPr="00076C89" w:rsidTr="004D4435">
        <w:tc>
          <w:tcPr>
            <w:tcW w:w="760" w:type="dxa"/>
          </w:tcPr>
          <w:p w:rsidR="00F65164" w:rsidRPr="00076C89" w:rsidRDefault="00F65164" w:rsidP="004D4435">
            <w:pPr>
              <w:rPr>
                <w:rStyle w:val="a6"/>
                <w:i/>
              </w:rPr>
            </w:pPr>
            <w:r>
              <w:rPr>
                <w:rStyle w:val="a6"/>
                <w:rFonts w:hint="eastAsia"/>
              </w:rPr>
              <w:t>8</w:t>
            </w:r>
          </w:p>
        </w:tc>
        <w:tc>
          <w:tcPr>
            <w:tcW w:w="2999" w:type="dxa"/>
          </w:tcPr>
          <w:p w:rsidR="00F65164" w:rsidRDefault="00F65164" w:rsidP="004D4435">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u w:val="single"/>
              </w:rPr>
              <w:t>findOne2</w:t>
            </w:r>
          </w:p>
        </w:tc>
        <w:tc>
          <w:tcPr>
            <w:tcW w:w="5061" w:type="dxa"/>
          </w:tcPr>
          <w:p w:rsidR="00F65164" w:rsidRDefault="00F65164" w:rsidP="004D4435">
            <w:pPr>
              <w:rPr>
                <w:rStyle w:val="a6"/>
                <w:i/>
              </w:rPr>
            </w:pPr>
            <w:r w:rsidRPr="00950455">
              <w:rPr>
                <w:rStyle w:val="a6"/>
                <w:rFonts w:hint="eastAsia"/>
              </w:rPr>
              <w:t>条件查找唯一记录</w:t>
            </w:r>
          </w:p>
        </w:tc>
      </w:tr>
      <w:tr w:rsidR="00F65164" w:rsidRPr="00076C89" w:rsidTr="004D4435">
        <w:tc>
          <w:tcPr>
            <w:tcW w:w="760" w:type="dxa"/>
          </w:tcPr>
          <w:p w:rsidR="00F65164" w:rsidRPr="00076C89" w:rsidRDefault="00F65164" w:rsidP="004D4435">
            <w:pPr>
              <w:rPr>
                <w:rStyle w:val="a6"/>
                <w:i/>
              </w:rPr>
            </w:pPr>
            <w:r>
              <w:rPr>
                <w:rStyle w:val="a6"/>
                <w:rFonts w:hint="eastAsia"/>
              </w:rPr>
              <w:t>9</w:t>
            </w:r>
          </w:p>
        </w:tc>
        <w:tc>
          <w:tcPr>
            <w:tcW w:w="2999" w:type="dxa"/>
          </w:tcPr>
          <w:p w:rsidR="00F65164" w:rsidRDefault="00F65164" w:rsidP="004D4435">
            <w:pPr>
              <w:rPr>
                <w:rFonts w:ascii="Consolas" w:hAnsi="Consolas" w:cs="Consolas"/>
                <w:color w:val="000000"/>
                <w:kern w:val="0"/>
                <w:sz w:val="22"/>
                <w:szCs w:val="22"/>
                <w:highlight w:val="lightGray"/>
                <w:u w:val="single"/>
              </w:rPr>
            </w:pPr>
            <w:r w:rsidRPr="00950455">
              <w:rPr>
                <w:rFonts w:ascii="Consolas" w:hAnsi="Consolas" w:cs="Consolas"/>
                <w:color w:val="000000"/>
                <w:kern w:val="0"/>
                <w:sz w:val="22"/>
                <w:szCs w:val="22"/>
              </w:rPr>
              <w:t>findOneById</w:t>
            </w:r>
          </w:p>
        </w:tc>
        <w:tc>
          <w:tcPr>
            <w:tcW w:w="5061" w:type="dxa"/>
          </w:tcPr>
          <w:p w:rsidR="00F65164" w:rsidRDefault="00F65164" w:rsidP="004D4435">
            <w:pPr>
              <w:rPr>
                <w:rStyle w:val="a6"/>
                <w:i/>
              </w:rPr>
            </w:pPr>
            <w:r w:rsidRPr="00950455">
              <w:rPr>
                <w:rStyle w:val="a6"/>
                <w:rFonts w:hint="eastAsia"/>
              </w:rPr>
              <w:t>根据主键查找</w:t>
            </w:r>
          </w:p>
        </w:tc>
      </w:tr>
      <w:tr w:rsidR="00F65164" w:rsidRPr="00076C89" w:rsidTr="004D4435">
        <w:tc>
          <w:tcPr>
            <w:tcW w:w="760" w:type="dxa"/>
          </w:tcPr>
          <w:p w:rsidR="00F65164" w:rsidRDefault="00F65164" w:rsidP="004D4435">
            <w:pPr>
              <w:rPr>
                <w:rStyle w:val="a6"/>
                <w:i/>
              </w:rPr>
            </w:pPr>
            <w:r>
              <w:rPr>
                <w:rStyle w:val="a6"/>
                <w:rFonts w:hint="eastAsia"/>
              </w:rPr>
              <w:t>10</w:t>
            </w:r>
          </w:p>
        </w:tc>
        <w:tc>
          <w:tcPr>
            <w:tcW w:w="2999" w:type="dxa"/>
          </w:tcPr>
          <w:p w:rsidR="00F65164" w:rsidRPr="002D7BDD" w:rsidRDefault="00F65164" w:rsidP="004D4435">
            <w:pPr>
              <w:rPr>
                <w:rFonts w:ascii="Consolas" w:hAnsi="Consolas" w:cs="Consolas"/>
                <w:color w:val="000000"/>
                <w:kern w:val="0"/>
                <w:sz w:val="22"/>
                <w:szCs w:val="22"/>
              </w:rPr>
            </w:pPr>
            <w:r w:rsidRPr="00950455">
              <w:rPr>
                <w:rFonts w:ascii="Consolas" w:hAnsi="Consolas" w:cs="Consolas"/>
                <w:color w:val="000000"/>
                <w:kern w:val="0"/>
                <w:sz w:val="22"/>
                <w:szCs w:val="22"/>
              </w:rPr>
              <w:t>addorupdate</w:t>
            </w:r>
          </w:p>
        </w:tc>
        <w:tc>
          <w:tcPr>
            <w:tcW w:w="5061" w:type="dxa"/>
          </w:tcPr>
          <w:p w:rsidR="00F65164" w:rsidRDefault="00F65164" w:rsidP="004D4435">
            <w:pPr>
              <w:rPr>
                <w:rStyle w:val="a6"/>
                <w:i/>
              </w:rPr>
            </w:pPr>
            <w:r w:rsidRPr="00950455">
              <w:rPr>
                <w:rStyle w:val="a6"/>
                <w:rFonts w:hint="eastAsia"/>
              </w:rPr>
              <w:t>添加或者修改记录</w:t>
            </w:r>
          </w:p>
        </w:tc>
      </w:tr>
      <w:tr w:rsidR="00F65164" w:rsidRPr="00076C89" w:rsidTr="004D4435">
        <w:tc>
          <w:tcPr>
            <w:tcW w:w="760" w:type="dxa"/>
          </w:tcPr>
          <w:p w:rsidR="00F65164" w:rsidRDefault="00F65164" w:rsidP="004D4435">
            <w:pPr>
              <w:rPr>
                <w:rStyle w:val="a6"/>
                <w:i/>
              </w:rPr>
            </w:pPr>
            <w:r>
              <w:rPr>
                <w:rStyle w:val="a6"/>
                <w:rFonts w:hint="eastAsia"/>
              </w:rPr>
              <w:t>11</w:t>
            </w:r>
          </w:p>
        </w:tc>
        <w:tc>
          <w:tcPr>
            <w:tcW w:w="2999" w:type="dxa"/>
          </w:tcPr>
          <w:p w:rsidR="00F65164" w:rsidRPr="00381B07" w:rsidRDefault="00F65164" w:rsidP="004D4435">
            <w:pPr>
              <w:rPr>
                <w:rFonts w:ascii="Consolas" w:hAnsi="Consolas" w:cs="Consolas"/>
                <w:color w:val="000000"/>
                <w:kern w:val="0"/>
                <w:sz w:val="22"/>
                <w:szCs w:val="22"/>
              </w:rPr>
            </w:pPr>
            <w:r w:rsidRPr="00950455">
              <w:rPr>
                <w:rFonts w:ascii="Consolas" w:hAnsi="Consolas" w:cs="Consolas"/>
                <w:color w:val="000000"/>
                <w:kern w:val="0"/>
                <w:sz w:val="22"/>
                <w:szCs w:val="22"/>
              </w:rPr>
              <w:t>dropCollection</w:t>
            </w:r>
          </w:p>
        </w:tc>
        <w:tc>
          <w:tcPr>
            <w:tcW w:w="5061" w:type="dxa"/>
          </w:tcPr>
          <w:p w:rsidR="00F65164" w:rsidRPr="00381B07" w:rsidRDefault="00F65164" w:rsidP="004D4435">
            <w:pPr>
              <w:rPr>
                <w:rStyle w:val="a6"/>
                <w:i/>
              </w:rPr>
            </w:pPr>
            <w:r>
              <w:rPr>
                <w:rStyle w:val="a6"/>
              </w:rPr>
              <w:t>D</w:t>
            </w:r>
            <w:r>
              <w:rPr>
                <w:rStyle w:val="a6"/>
                <w:rFonts w:hint="eastAsia"/>
              </w:rPr>
              <w:t>rop</w:t>
            </w:r>
            <w:r>
              <w:rPr>
                <w:rStyle w:val="a6"/>
                <w:rFonts w:hint="eastAsia"/>
              </w:rPr>
              <w:t>一个集合</w:t>
            </w:r>
          </w:p>
        </w:tc>
      </w:tr>
      <w:tr w:rsidR="00F65164" w:rsidRPr="00076C89" w:rsidTr="004D4435">
        <w:tc>
          <w:tcPr>
            <w:tcW w:w="760" w:type="dxa"/>
          </w:tcPr>
          <w:p w:rsidR="00F65164" w:rsidRDefault="00F65164" w:rsidP="004D4435">
            <w:pPr>
              <w:rPr>
                <w:rStyle w:val="a6"/>
                <w:i/>
              </w:rPr>
            </w:pPr>
            <w:r>
              <w:rPr>
                <w:rStyle w:val="a6"/>
                <w:rFonts w:hint="eastAsia"/>
              </w:rPr>
              <w:t>12</w:t>
            </w:r>
          </w:p>
        </w:tc>
        <w:tc>
          <w:tcPr>
            <w:tcW w:w="2999" w:type="dxa"/>
          </w:tcPr>
          <w:p w:rsidR="00F65164" w:rsidRPr="00381B07" w:rsidRDefault="00F65164" w:rsidP="004D4435">
            <w:pPr>
              <w:rPr>
                <w:rFonts w:ascii="Consolas" w:hAnsi="Consolas" w:cs="Consolas"/>
                <w:color w:val="000000"/>
                <w:kern w:val="0"/>
                <w:sz w:val="22"/>
                <w:szCs w:val="22"/>
              </w:rPr>
            </w:pPr>
            <w:r w:rsidRPr="00950455">
              <w:rPr>
                <w:rFonts w:ascii="Consolas" w:hAnsi="Consolas" w:cs="Consolas"/>
                <w:color w:val="000000"/>
                <w:kern w:val="0"/>
                <w:sz w:val="22"/>
                <w:szCs w:val="22"/>
              </w:rPr>
              <w:t>addBatch</w:t>
            </w:r>
          </w:p>
        </w:tc>
        <w:tc>
          <w:tcPr>
            <w:tcW w:w="5061" w:type="dxa"/>
          </w:tcPr>
          <w:p w:rsidR="00F65164" w:rsidRPr="00381B07" w:rsidRDefault="00F65164" w:rsidP="004D4435">
            <w:pPr>
              <w:rPr>
                <w:rStyle w:val="a6"/>
                <w:i/>
              </w:rPr>
            </w:pPr>
            <w:r w:rsidRPr="00950455">
              <w:rPr>
                <w:rStyle w:val="a6"/>
                <w:rFonts w:hint="eastAsia"/>
              </w:rPr>
              <w:t>批量插入</w:t>
            </w:r>
            <w:r>
              <w:rPr>
                <w:rStyle w:val="a6"/>
                <w:rFonts w:hint="eastAsia"/>
              </w:rPr>
              <w:t>（</w:t>
            </w:r>
            <w:r w:rsidRPr="00950455">
              <w:rPr>
                <w:rStyle w:val="a6"/>
                <w:rFonts w:hint="eastAsia"/>
              </w:rPr>
              <w:t>这个慎用</w:t>
            </w:r>
            <w:r>
              <w:rPr>
                <w:rStyle w:val="a6"/>
                <w:rFonts w:hint="eastAsia"/>
              </w:rPr>
              <w:t>，</w:t>
            </w:r>
            <w:r w:rsidRPr="00950455">
              <w:rPr>
                <w:rStyle w:val="a6"/>
                <w:rFonts w:hint="eastAsia"/>
              </w:rPr>
              <w:t>因为一次插入是一个库和表</w:t>
            </w:r>
            <w:r>
              <w:rPr>
                <w:rStyle w:val="a6"/>
                <w:rFonts w:hint="eastAsia"/>
              </w:rPr>
              <w:t>，</w:t>
            </w:r>
            <w:r w:rsidRPr="00950455">
              <w:rPr>
                <w:rStyle w:val="a6"/>
                <w:rFonts w:hint="eastAsia"/>
              </w:rPr>
              <w:t>所以不能走分表逻辑</w:t>
            </w:r>
            <w:r>
              <w:rPr>
                <w:rStyle w:val="a6"/>
                <w:rFonts w:hint="eastAsia"/>
              </w:rPr>
              <w:t>）</w:t>
            </w:r>
          </w:p>
        </w:tc>
      </w:tr>
      <w:tr w:rsidR="00F65164" w:rsidRPr="00076C89" w:rsidTr="004D4435">
        <w:tc>
          <w:tcPr>
            <w:tcW w:w="760" w:type="dxa"/>
          </w:tcPr>
          <w:p w:rsidR="00F65164" w:rsidRDefault="00F65164" w:rsidP="004D4435">
            <w:pPr>
              <w:rPr>
                <w:rStyle w:val="a6"/>
                <w:i/>
              </w:rPr>
            </w:pPr>
            <w:r>
              <w:rPr>
                <w:rStyle w:val="a6"/>
                <w:rFonts w:hint="eastAsia"/>
              </w:rPr>
              <w:t>13</w:t>
            </w:r>
          </w:p>
        </w:tc>
        <w:tc>
          <w:tcPr>
            <w:tcW w:w="2999" w:type="dxa"/>
          </w:tcPr>
          <w:p w:rsidR="00F65164" w:rsidRPr="00381B07" w:rsidRDefault="00F65164" w:rsidP="004D4435">
            <w:pPr>
              <w:rPr>
                <w:rFonts w:ascii="Consolas" w:hAnsi="Consolas" w:cs="Consolas"/>
                <w:color w:val="000000"/>
                <w:kern w:val="0"/>
                <w:sz w:val="22"/>
                <w:szCs w:val="22"/>
              </w:rPr>
            </w:pPr>
            <w:r w:rsidRPr="00950455">
              <w:rPr>
                <w:rFonts w:ascii="Consolas" w:hAnsi="Consolas" w:cs="Consolas"/>
                <w:color w:val="000000"/>
                <w:kern w:val="0"/>
                <w:sz w:val="22"/>
                <w:szCs w:val="22"/>
              </w:rPr>
              <w:t>update</w:t>
            </w:r>
          </w:p>
        </w:tc>
        <w:tc>
          <w:tcPr>
            <w:tcW w:w="5061" w:type="dxa"/>
          </w:tcPr>
          <w:p w:rsidR="00F65164" w:rsidRPr="00381B07" w:rsidRDefault="00F65164" w:rsidP="004D4435">
            <w:pPr>
              <w:rPr>
                <w:rStyle w:val="a6"/>
                <w:i/>
              </w:rPr>
            </w:pPr>
            <w:r w:rsidRPr="00950455">
              <w:rPr>
                <w:rStyle w:val="a6"/>
                <w:rFonts w:hint="eastAsia"/>
              </w:rPr>
              <w:t>修改对象</w:t>
            </w:r>
          </w:p>
        </w:tc>
      </w:tr>
      <w:tr w:rsidR="00F65164" w:rsidRPr="00076C89" w:rsidTr="004D4435">
        <w:tc>
          <w:tcPr>
            <w:tcW w:w="760" w:type="dxa"/>
          </w:tcPr>
          <w:p w:rsidR="00F65164" w:rsidRDefault="00F65164" w:rsidP="004D4435">
            <w:pPr>
              <w:rPr>
                <w:rStyle w:val="a6"/>
                <w:i/>
              </w:rPr>
            </w:pPr>
            <w:r>
              <w:rPr>
                <w:rStyle w:val="a6"/>
                <w:rFonts w:hint="eastAsia"/>
              </w:rPr>
              <w:t>14</w:t>
            </w:r>
          </w:p>
        </w:tc>
        <w:tc>
          <w:tcPr>
            <w:tcW w:w="2999" w:type="dxa"/>
          </w:tcPr>
          <w:p w:rsidR="00F65164" w:rsidRPr="00381B07" w:rsidRDefault="00F65164" w:rsidP="004D4435">
            <w:pPr>
              <w:rPr>
                <w:rFonts w:ascii="Consolas" w:hAnsi="Consolas" w:cs="Consolas"/>
                <w:color w:val="000000"/>
                <w:kern w:val="0"/>
                <w:sz w:val="22"/>
                <w:szCs w:val="22"/>
              </w:rPr>
            </w:pPr>
            <w:r w:rsidRPr="00950455">
              <w:rPr>
                <w:rFonts w:ascii="Consolas" w:hAnsi="Consolas" w:cs="Consolas"/>
                <w:color w:val="000000"/>
                <w:kern w:val="0"/>
                <w:sz w:val="22"/>
                <w:szCs w:val="22"/>
              </w:rPr>
              <w:t>updateOrAdd</w:t>
            </w:r>
          </w:p>
        </w:tc>
        <w:tc>
          <w:tcPr>
            <w:tcW w:w="5061" w:type="dxa"/>
          </w:tcPr>
          <w:p w:rsidR="00F65164" w:rsidRPr="00381B07" w:rsidRDefault="00F65164" w:rsidP="004D4435">
            <w:pPr>
              <w:rPr>
                <w:rStyle w:val="a6"/>
                <w:i/>
              </w:rPr>
            </w:pPr>
            <w:r w:rsidRPr="00950455">
              <w:rPr>
                <w:rStyle w:val="a6"/>
                <w:rFonts w:hint="eastAsia"/>
              </w:rPr>
              <w:t>修改对象，当对象不存在的时候创建</w:t>
            </w:r>
          </w:p>
        </w:tc>
      </w:tr>
      <w:tr w:rsidR="00F65164" w:rsidRPr="00076C89" w:rsidTr="004D4435">
        <w:tc>
          <w:tcPr>
            <w:tcW w:w="760" w:type="dxa"/>
          </w:tcPr>
          <w:p w:rsidR="00F65164" w:rsidRDefault="00F65164" w:rsidP="004D4435">
            <w:pPr>
              <w:rPr>
                <w:rStyle w:val="a6"/>
                <w:i/>
              </w:rPr>
            </w:pPr>
            <w:r>
              <w:rPr>
                <w:rStyle w:val="a6"/>
                <w:rFonts w:hint="eastAsia"/>
              </w:rPr>
              <w:t>15</w:t>
            </w:r>
          </w:p>
        </w:tc>
        <w:tc>
          <w:tcPr>
            <w:tcW w:w="2999" w:type="dxa"/>
          </w:tcPr>
          <w:p w:rsidR="00F65164" w:rsidRPr="003B358C" w:rsidRDefault="00F65164" w:rsidP="004D4435">
            <w:pPr>
              <w:rPr>
                <w:rFonts w:ascii="Consolas" w:hAnsi="Consolas" w:cs="Consolas"/>
                <w:color w:val="000000"/>
                <w:kern w:val="0"/>
                <w:sz w:val="22"/>
                <w:szCs w:val="22"/>
              </w:rPr>
            </w:pPr>
            <w:r w:rsidRPr="00950455">
              <w:rPr>
                <w:rFonts w:ascii="Consolas" w:hAnsi="Consolas" w:cs="Consolas"/>
                <w:color w:val="000000"/>
                <w:kern w:val="0"/>
                <w:sz w:val="22"/>
                <w:szCs w:val="22"/>
              </w:rPr>
              <w:t>remove</w:t>
            </w:r>
          </w:p>
        </w:tc>
        <w:tc>
          <w:tcPr>
            <w:tcW w:w="5061" w:type="dxa"/>
          </w:tcPr>
          <w:p w:rsidR="00F65164" w:rsidRPr="003B358C" w:rsidRDefault="00F65164" w:rsidP="004D4435">
            <w:pPr>
              <w:rPr>
                <w:rStyle w:val="a6"/>
                <w:i/>
              </w:rPr>
            </w:pPr>
            <w:r w:rsidRPr="00950455">
              <w:rPr>
                <w:rStyle w:val="a6"/>
                <w:rFonts w:hint="eastAsia"/>
              </w:rPr>
              <w:t>删除对象</w:t>
            </w:r>
          </w:p>
        </w:tc>
      </w:tr>
      <w:tr w:rsidR="00F65164" w:rsidRPr="00076C89" w:rsidTr="004D4435">
        <w:tc>
          <w:tcPr>
            <w:tcW w:w="760" w:type="dxa"/>
          </w:tcPr>
          <w:p w:rsidR="00F65164" w:rsidRDefault="00F65164" w:rsidP="004D4435">
            <w:pPr>
              <w:rPr>
                <w:rStyle w:val="a6"/>
                <w:i/>
              </w:rPr>
            </w:pPr>
            <w:r>
              <w:rPr>
                <w:rStyle w:val="a6"/>
                <w:rFonts w:hint="eastAsia"/>
              </w:rPr>
              <w:t>16</w:t>
            </w:r>
          </w:p>
        </w:tc>
        <w:tc>
          <w:tcPr>
            <w:tcW w:w="2999" w:type="dxa"/>
          </w:tcPr>
          <w:p w:rsidR="00F65164" w:rsidRPr="003B358C" w:rsidRDefault="00F65164" w:rsidP="004D4435">
            <w:pPr>
              <w:rPr>
                <w:rFonts w:ascii="Consolas" w:hAnsi="Consolas" w:cs="Consolas"/>
                <w:color w:val="000000"/>
                <w:kern w:val="0"/>
                <w:sz w:val="22"/>
                <w:szCs w:val="22"/>
              </w:rPr>
            </w:pPr>
            <w:r w:rsidRPr="00950455">
              <w:rPr>
                <w:rFonts w:ascii="Consolas" w:hAnsi="Consolas" w:cs="Consolas"/>
                <w:color w:val="000000"/>
                <w:kern w:val="0"/>
                <w:sz w:val="22"/>
                <w:szCs w:val="22"/>
              </w:rPr>
              <w:t>getCount</w:t>
            </w:r>
          </w:p>
        </w:tc>
        <w:tc>
          <w:tcPr>
            <w:tcW w:w="5061" w:type="dxa"/>
          </w:tcPr>
          <w:p w:rsidR="00F65164" w:rsidRPr="003B358C" w:rsidRDefault="00F65164" w:rsidP="004D4435">
            <w:pPr>
              <w:rPr>
                <w:rStyle w:val="a6"/>
                <w:i/>
              </w:rPr>
            </w:pPr>
            <w:r>
              <w:rPr>
                <w:rStyle w:val="a6"/>
                <w:rFonts w:hint="eastAsia"/>
              </w:rPr>
              <w:t>获取记录数</w:t>
            </w:r>
          </w:p>
        </w:tc>
      </w:tr>
      <w:tr w:rsidR="00F65164" w:rsidRPr="00076C89" w:rsidTr="004D4435">
        <w:tc>
          <w:tcPr>
            <w:tcW w:w="760" w:type="dxa"/>
          </w:tcPr>
          <w:p w:rsidR="00F65164" w:rsidRDefault="00F65164" w:rsidP="004D4435">
            <w:pPr>
              <w:rPr>
                <w:rStyle w:val="a6"/>
                <w:i/>
              </w:rPr>
            </w:pPr>
            <w:r>
              <w:rPr>
                <w:rStyle w:val="a6"/>
                <w:rFonts w:hint="eastAsia"/>
              </w:rPr>
              <w:t>17</w:t>
            </w:r>
          </w:p>
        </w:tc>
        <w:tc>
          <w:tcPr>
            <w:tcW w:w="2999" w:type="dxa"/>
          </w:tcPr>
          <w:p w:rsidR="00F65164" w:rsidRPr="003B358C" w:rsidRDefault="00F65164" w:rsidP="004D4435">
            <w:pPr>
              <w:rPr>
                <w:rFonts w:ascii="Consolas" w:hAnsi="Consolas" w:cs="Consolas"/>
                <w:color w:val="000000"/>
                <w:kern w:val="0"/>
                <w:sz w:val="22"/>
                <w:szCs w:val="22"/>
              </w:rPr>
            </w:pPr>
            <w:r w:rsidRPr="003F7BC2">
              <w:rPr>
                <w:rFonts w:ascii="Consolas" w:hAnsi="Consolas" w:cs="Consolas"/>
                <w:color w:val="000000"/>
                <w:kern w:val="0"/>
                <w:sz w:val="22"/>
                <w:szCs w:val="22"/>
              </w:rPr>
              <w:t>createIndex</w:t>
            </w:r>
          </w:p>
        </w:tc>
        <w:tc>
          <w:tcPr>
            <w:tcW w:w="5061" w:type="dxa"/>
          </w:tcPr>
          <w:p w:rsidR="00F65164" w:rsidRPr="003B358C" w:rsidRDefault="00F65164" w:rsidP="004D4435">
            <w:pPr>
              <w:rPr>
                <w:rStyle w:val="a6"/>
                <w:i/>
              </w:rPr>
            </w:pPr>
            <w:r w:rsidRPr="00950455">
              <w:rPr>
                <w:rStyle w:val="a6"/>
                <w:rFonts w:hint="eastAsia"/>
              </w:rPr>
              <w:t>创建索引</w:t>
            </w:r>
          </w:p>
        </w:tc>
      </w:tr>
      <w:tr w:rsidR="00F65164" w:rsidRPr="00076C89" w:rsidTr="004D4435">
        <w:tc>
          <w:tcPr>
            <w:tcW w:w="760" w:type="dxa"/>
          </w:tcPr>
          <w:p w:rsidR="00F65164" w:rsidRDefault="00F65164" w:rsidP="004D4435">
            <w:pPr>
              <w:rPr>
                <w:rStyle w:val="a6"/>
                <w:i/>
              </w:rPr>
            </w:pPr>
            <w:r>
              <w:rPr>
                <w:rStyle w:val="a6"/>
                <w:rFonts w:hint="eastAsia"/>
              </w:rPr>
              <w:t>18</w:t>
            </w:r>
          </w:p>
        </w:tc>
        <w:tc>
          <w:tcPr>
            <w:tcW w:w="2999" w:type="dxa"/>
          </w:tcPr>
          <w:p w:rsidR="00F65164" w:rsidRPr="003B358C" w:rsidRDefault="00F65164" w:rsidP="004D4435">
            <w:pPr>
              <w:rPr>
                <w:rFonts w:ascii="Consolas" w:hAnsi="Consolas" w:cs="Consolas"/>
                <w:color w:val="000000"/>
                <w:kern w:val="0"/>
                <w:sz w:val="22"/>
                <w:szCs w:val="22"/>
              </w:rPr>
            </w:pPr>
            <w:r w:rsidRPr="003F7BC2">
              <w:rPr>
                <w:rFonts w:ascii="Consolas" w:hAnsi="Consolas" w:cs="Consolas"/>
                <w:color w:val="000000"/>
                <w:kern w:val="0"/>
                <w:sz w:val="22"/>
                <w:szCs w:val="22"/>
              </w:rPr>
              <w:t>db2Bean</w:t>
            </w:r>
          </w:p>
        </w:tc>
        <w:tc>
          <w:tcPr>
            <w:tcW w:w="5061" w:type="dxa"/>
          </w:tcPr>
          <w:p w:rsidR="00F65164" w:rsidRPr="003B358C" w:rsidRDefault="00F65164" w:rsidP="004D4435">
            <w:pPr>
              <w:rPr>
                <w:rStyle w:val="a6"/>
                <w:i/>
              </w:rPr>
            </w:pPr>
            <w:r>
              <w:rPr>
                <w:rStyle w:val="a6"/>
              </w:rPr>
              <w:t>MongoDB</w:t>
            </w:r>
            <w:r w:rsidRPr="003F7BC2">
              <w:rPr>
                <w:rStyle w:val="a6"/>
                <w:rFonts w:hint="eastAsia"/>
              </w:rPr>
              <w:t>对象转换成普通</w:t>
            </w:r>
            <w:r w:rsidRPr="003F7BC2">
              <w:rPr>
                <w:rStyle w:val="a6"/>
                <w:rFonts w:hint="eastAsia"/>
              </w:rPr>
              <w:t>java bean</w:t>
            </w:r>
            <w:r w:rsidRPr="003F7BC2">
              <w:rPr>
                <w:rStyle w:val="a6"/>
                <w:rFonts w:hint="eastAsia"/>
              </w:rPr>
              <w:t>对象</w:t>
            </w:r>
          </w:p>
        </w:tc>
      </w:tr>
      <w:tr w:rsidR="00F65164" w:rsidRPr="00076C89" w:rsidTr="004D4435">
        <w:tc>
          <w:tcPr>
            <w:tcW w:w="760" w:type="dxa"/>
          </w:tcPr>
          <w:p w:rsidR="00F65164" w:rsidRDefault="00F65164" w:rsidP="004D4435">
            <w:pPr>
              <w:rPr>
                <w:rStyle w:val="a6"/>
                <w:i/>
              </w:rPr>
            </w:pPr>
            <w:r>
              <w:rPr>
                <w:rStyle w:val="a6"/>
                <w:rFonts w:hint="eastAsia"/>
              </w:rPr>
              <w:t>19</w:t>
            </w:r>
          </w:p>
        </w:tc>
        <w:tc>
          <w:tcPr>
            <w:tcW w:w="2999" w:type="dxa"/>
          </w:tcPr>
          <w:p w:rsidR="00F65164" w:rsidRPr="00A467EB" w:rsidRDefault="00F65164" w:rsidP="004D4435">
            <w:pPr>
              <w:rPr>
                <w:rFonts w:ascii="Consolas" w:hAnsi="Consolas" w:cs="Consolas"/>
                <w:color w:val="000000"/>
                <w:kern w:val="0"/>
                <w:sz w:val="22"/>
                <w:szCs w:val="22"/>
              </w:rPr>
            </w:pPr>
            <w:r w:rsidRPr="003F7BC2">
              <w:rPr>
                <w:rFonts w:ascii="Consolas" w:hAnsi="Consolas" w:cs="Consolas"/>
                <w:color w:val="000000"/>
                <w:kern w:val="0"/>
                <w:sz w:val="22"/>
                <w:szCs w:val="22"/>
              </w:rPr>
              <w:t>bean2BasicDb</w:t>
            </w:r>
          </w:p>
        </w:tc>
        <w:tc>
          <w:tcPr>
            <w:tcW w:w="5061" w:type="dxa"/>
          </w:tcPr>
          <w:p w:rsidR="00F65164" w:rsidRPr="00A467EB" w:rsidRDefault="00F65164" w:rsidP="004D4435">
            <w:pPr>
              <w:rPr>
                <w:rStyle w:val="a6"/>
                <w:i/>
              </w:rPr>
            </w:pPr>
            <w:r w:rsidRPr="003F7BC2">
              <w:rPr>
                <w:rStyle w:val="a6"/>
                <w:rFonts w:hint="eastAsia"/>
              </w:rPr>
              <w:t>对象数据转为</w:t>
            </w:r>
            <w:r>
              <w:rPr>
                <w:rStyle w:val="a6"/>
              </w:rPr>
              <w:t>MongoDB</w:t>
            </w:r>
            <w:r w:rsidRPr="003F7BC2">
              <w:rPr>
                <w:rStyle w:val="a6"/>
                <w:rFonts w:hint="eastAsia"/>
              </w:rPr>
              <w:t>对象</w:t>
            </w:r>
          </w:p>
        </w:tc>
      </w:tr>
    </w:tbl>
    <w:p w:rsidR="00F65164" w:rsidRDefault="00F65164" w:rsidP="00F65164"/>
    <w:p w:rsidR="00F65164" w:rsidRPr="0023701F" w:rsidRDefault="00F65164" w:rsidP="00F65164">
      <w:pPr>
        <w:pStyle w:val="2"/>
        <w:rPr>
          <w:rFonts w:ascii="黑体"/>
          <w:sz w:val="28"/>
        </w:rPr>
      </w:pPr>
      <w:bookmarkStart w:id="63" w:name="_Toc453429995"/>
      <w:r w:rsidRPr="0023701F">
        <w:rPr>
          <w:rFonts w:ascii="黑体" w:hint="eastAsia"/>
          <w:sz w:val="28"/>
        </w:rPr>
        <w:t>缓存操作模块（</w:t>
      </w:r>
      <w:r w:rsidRPr="0023701F">
        <w:rPr>
          <w:rFonts w:ascii="黑体"/>
          <w:sz w:val="28"/>
        </w:rPr>
        <w:t>cache</w:t>
      </w:r>
      <w:r w:rsidRPr="0023701F">
        <w:rPr>
          <w:rFonts w:ascii="黑体" w:hint="eastAsia"/>
          <w:sz w:val="28"/>
        </w:rPr>
        <w:t>）</w:t>
      </w:r>
      <w:bookmarkEnd w:id="63"/>
    </w:p>
    <w:p w:rsidR="00F65164" w:rsidRPr="0023701F" w:rsidRDefault="00F65164" w:rsidP="0023701F">
      <w:pPr>
        <w:pStyle w:val="3"/>
        <w:spacing w:line="400" w:lineRule="exact"/>
        <w:ind w:left="826" w:hangingChars="343" w:hanging="826"/>
        <w:rPr>
          <w:sz w:val="24"/>
        </w:rPr>
      </w:pPr>
      <w:bookmarkStart w:id="64" w:name="_Toc453429996"/>
      <w:r w:rsidRPr="0023701F">
        <w:rPr>
          <w:rFonts w:hint="eastAsia"/>
          <w:sz w:val="24"/>
        </w:rPr>
        <w:t>缓存操作模块概述</w:t>
      </w:r>
      <w:bookmarkEnd w:id="64"/>
    </w:p>
    <w:p w:rsidR="00E3229A" w:rsidRDefault="00E3229A" w:rsidP="00F65164">
      <w:pPr>
        <w:pStyle w:val="af1"/>
        <w:spacing w:line="400" w:lineRule="exact"/>
        <w:ind w:firstLine="480"/>
        <w:jc w:val="left"/>
        <w:rPr>
          <w:rFonts w:ascii="宋体" w:hAnsi="宋体"/>
          <w:sz w:val="24"/>
        </w:rPr>
      </w:pPr>
      <w:r>
        <w:rPr>
          <w:rFonts w:ascii="宋体" w:hAnsi="宋体" w:hint="eastAsia"/>
          <w:sz w:val="24"/>
        </w:rPr>
        <w:t>缓存服务也是工作圈大多数业务重度依赖的一个模块。基于内存的缓存数据读取的速度要比基于磁盘的数据库快两到三个数量级。追求大用户高并发的移动互联网服务上，这个是经常会用到的服务。因为每台服务器的内存有限，所以缓存服务也是分布式的部署在多个服务器上，数据分片的工作交给了Redis或者是Nutcracker两个组件去处理，操作方法在cache模块中封装，开发者不需要关</w:t>
      </w:r>
      <w:r>
        <w:rPr>
          <w:rFonts w:ascii="宋体" w:hAnsi="宋体" w:hint="eastAsia"/>
          <w:sz w:val="24"/>
        </w:rPr>
        <w:lastRenderedPageBreak/>
        <w:t>心。</w:t>
      </w:r>
    </w:p>
    <w:p w:rsidR="00F65164" w:rsidRDefault="00F65164" w:rsidP="00F65164">
      <w:pPr>
        <w:pStyle w:val="af1"/>
        <w:spacing w:line="400" w:lineRule="exact"/>
        <w:ind w:firstLine="480"/>
        <w:jc w:val="left"/>
        <w:rPr>
          <w:rFonts w:ascii="宋体" w:hAnsi="宋体"/>
          <w:sz w:val="24"/>
        </w:rPr>
      </w:pPr>
      <w:r w:rsidRPr="00412262">
        <w:rPr>
          <w:rFonts w:ascii="宋体" w:hAnsi="宋体" w:hint="eastAsia"/>
          <w:sz w:val="24"/>
        </w:rPr>
        <w:t>缓存操作模块为工作圈提供了一个对Redis缓存操作封装的工具。这样做的好处有以下几点</w:t>
      </w:r>
      <w:r>
        <w:rPr>
          <w:rFonts w:ascii="宋体" w:hAnsi="宋体" w:hint="eastAsia"/>
          <w:sz w:val="24"/>
        </w:rPr>
        <w:t>：</w:t>
      </w:r>
    </w:p>
    <w:p w:rsidR="00F65164" w:rsidRPr="00412262" w:rsidRDefault="00F65164" w:rsidP="0023701F">
      <w:pPr>
        <w:pStyle w:val="af1"/>
        <w:numPr>
          <w:ilvl w:val="3"/>
          <w:numId w:val="4"/>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开发者关注更少的代码，不需要关注缓存的操作具体的实现。</w:t>
      </w:r>
    </w:p>
    <w:p w:rsidR="00F65164" w:rsidRPr="00412262" w:rsidRDefault="00F65164" w:rsidP="0023701F">
      <w:pPr>
        <w:pStyle w:val="af1"/>
        <w:numPr>
          <w:ilvl w:val="3"/>
          <w:numId w:val="4"/>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对缓存的资源进行统一管理，避免资源泄漏。</w:t>
      </w:r>
    </w:p>
    <w:p w:rsidR="00F65164" w:rsidRPr="00E3229A" w:rsidRDefault="00F65164" w:rsidP="00E3229A">
      <w:pPr>
        <w:pStyle w:val="af1"/>
        <w:numPr>
          <w:ilvl w:val="3"/>
          <w:numId w:val="4"/>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方便维护。当缓存升级之后，只需要将这模块的实现升级，然后依赖此模块的服务更新版本即可。</w:t>
      </w:r>
    </w:p>
    <w:p w:rsidR="00F65164" w:rsidRPr="0023701F" w:rsidRDefault="00F65164" w:rsidP="0023701F">
      <w:pPr>
        <w:pStyle w:val="3"/>
        <w:spacing w:line="400" w:lineRule="exact"/>
        <w:ind w:left="826" w:hangingChars="343" w:hanging="826"/>
        <w:rPr>
          <w:sz w:val="24"/>
        </w:rPr>
      </w:pPr>
      <w:bookmarkStart w:id="65" w:name="_Toc453429997"/>
      <w:r w:rsidRPr="0023701F">
        <w:rPr>
          <w:rFonts w:hint="eastAsia"/>
          <w:sz w:val="24"/>
        </w:rPr>
        <w:t>缓存操作模块类图</w:t>
      </w:r>
      <w:bookmarkEnd w:id="65"/>
    </w:p>
    <w:p w:rsidR="00F65164" w:rsidRDefault="00B14E64" w:rsidP="00F65164">
      <w:pPr>
        <w:jc w:val="center"/>
      </w:pPr>
      <w:r>
        <w:object w:dxaOrig="6377" w:dyaOrig="4327">
          <v:shape id="_x0000_i1033" type="#_x0000_t75" style="width:318.75pt;height:3in" o:ole="">
            <v:imagedata r:id="rId32" o:title=""/>
          </v:shape>
          <o:OLEObject Type="Embed" ProgID="Visio.Drawing.11" ShapeID="_x0000_i1033" DrawAspect="Content" ObjectID="_1527959012" r:id="rId33"/>
        </w:object>
      </w:r>
    </w:p>
    <w:p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3-1  </w:t>
      </w:r>
      <w:r>
        <w:t>cache</w:t>
      </w:r>
      <w:r w:rsidRPr="00592BE4">
        <w:rPr>
          <w:rFonts w:hint="eastAsia"/>
        </w:rPr>
        <w:t>模块类图</w:t>
      </w:r>
    </w:p>
    <w:p w:rsidR="00F65164" w:rsidRPr="00557EE7" w:rsidRDefault="00F65164" w:rsidP="00F65164"/>
    <w:p w:rsidR="00F65164" w:rsidRPr="0023701F" w:rsidRDefault="00F65164" w:rsidP="0023701F">
      <w:pPr>
        <w:pStyle w:val="3"/>
        <w:spacing w:line="400" w:lineRule="exact"/>
        <w:ind w:left="826" w:hangingChars="343" w:hanging="826"/>
        <w:rPr>
          <w:sz w:val="24"/>
        </w:rPr>
      </w:pPr>
      <w:bookmarkStart w:id="66" w:name="_Toc453429998"/>
      <w:r w:rsidRPr="0023701F">
        <w:rPr>
          <w:sz w:val="24"/>
        </w:rPr>
        <w:t>NutcrackerCenter</w:t>
      </w:r>
      <w:r w:rsidRPr="0023701F">
        <w:rPr>
          <w:rFonts w:hint="eastAsia"/>
          <w:sz w:val="24"/>
        </w:rPr>
        <w:t>类概述</w:t>
      </w:r>
      <w:bookmarkEnd w:id="66"/>
    </w:p>
    <w:p w:rsidR="00F65164" w:rsidRPr="00412262" w:rsidRDefault="00F65164" w:rsidP="00F65164">
      <w:pPr>
        <w:pStyle w:val="af1"/>
        <w:spacing w:line="400" w:lineRule="exact"/>
        <w:ind w:firstLine="480"/>
        <w:jc w:val="left"/>
        <w:rPr>
          <w:rFonts w:ascii="宋体" w:hAnsi="宋体"/>
          <w:sz w:val="24"/>
        </w:rPr>
      </w:pPr>
      <w:r w:rsidRPr="00412262">
        <w:rPr>
          <w:rFonts w:ascii="宋体" w:hAnsi="宋体" w:hint="eastAsia"/>
          <w:sz w:val="24"/>
        </w:rPr>
        <w:t>Redis基于Nutcracker组件连接池的封装。通过zkHelper从注册中心监听某服务的Nutcracker集测配置，初始化Nutcracker集群的连接池。通过工作圈服务应用的数据分片key来计算数据映射的节点，并从池中取出此节点的连接供应用来使用。</w:t>
      </w:r>
    </w:p>
    <w:p w:rsidR="00F65164" w:rsidRPr="00E85E62" w:rsidRDefault="00F65164" w:rsidP="00F65164">
      <w:pPr>
        <w:pStyle w:val="af1"/>
        <w:spacing w:line="400" w:lineRule="exact"/>
        <w:ind w:firstLine="480"/>
        <w:jc w:val="left"/>
        <w:rPr>
          <w:rFonts w:ascii="宋体" w:hAnsi="宋体"/>
          <w:sz w:val="24"/>
        </w:rPr>
      </w:pPr>
      <w:r w:rsidRPr="00E85E62">
        <w:rPr>
          <w:rFonts w:ascii="宋体" w:hAnsi="宋体" w:hint="eastAsia"/>
          <w:sz w:val="24"/>
        </w:rPr>
        <w:t>类功能定义</w:t>
      </w:r>
    </w:p>
    <w:p w:rsidR="00F65164" w:rsidRDefault="00F65164" w:rsidP="00F65164">
      <w:pPr>
        <w:rPr>
          <w:rStyle w:val="a6"/>
        </w:rPr>
      </w:pP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F65164" w:rsidRPr="00076C89" w:rsidTr="004D4435">
        <w:tc>
          <w:tcPr>
            <w:tcW w:w="695"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845"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280"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695" w:type="dxa"/>
          </w:tcPr>
          <w:p w:rsidR="00F65164" w:rsidRPr="00076C89" w:rsidRDefault="00F65164" w:rsidP="004D4435">
            <w:pPr>
              <w:rPr>
                <w:rStyle w:val="a6"/>
                <w:i/>
              </w:rPr>
            </w:pPr>
            <w:r w:rsidRPr="00076C89">
              <w:rPr>
                <w:rStyle w:val="a6"/>
                <w:rFonts w:hint="eastAsia"/>
              </w:rPr>
              <w:t>1</w:t>
            </w:r>
          </w:p>
        </w:tc>
        <w:tc>
          <w:tcPr>
            <w:tcW w:w="3845" w:type="dxa"/>
          </w:tcPr>
          <w:p w:rsidR="00F65164" w:rsidRPr="00076C89" w:rsidRDefault="00F65164" w:rsidP="004D4435">
            <w:pPr>
              <w:rPr>
                <w:rStyle w:val="a6"/>
                <w:i/>
              </w:rPr>
            </w:pPr>
            <w:r w:rsidRPr="00263417">
              <w:rPr>
                <w:rFonts w:ascii="Consolas" w:hAnsi="Consolas" w:cs="Consolas"/>
                <w:color w:val="000000"/>
                <w:kern w:val="0"/>
                <w:sz w:val="22"/>
                <w:szCs w:val="22"/>
                <w:u w:val="single"/>
              </w:rPr>
              <w:t>getInstance</w:t>
            </w:r>
          </w:p>
        </w:tc>
        <w:tc>
          <w:tcPr>
            <w:tcW w:w="4280" w:type="dxa"/>
          </w:tcPr>
          <w:p w:rsidR="00F65164" w:rsidRPr="00076C89" w:rsidRDefault="00F65164" w:rsidP="004D4435">
            <w:pPr>
              <w:rPr>
                <w:rStyle w:val="a6"/>
                <w:i/>
              </w:rPr>
            </w:pPr>
            <w:r w:rsidRPr="00AA41C2">
              <w:rPr>
                <w:rStyle w:val="a6"/>
                <w:rFonts w:hint="eastAsia"/>
              </w:rPr>
              <w:t>实例化服务池</w:t>
            </w:r>
          </w:p>
        </w:tc>
      </w:tr>
      <w:tr w:rsidR="00F65164" w:rsidRPr="00076C89" w:rsidTr="004D4435">
        <w:tc>
          <w:tcPr>
            <w:tcW w:w="695" w:type="dxa"/>
          </w:tcPr>
          <w:p w:rsidR="00F65164" w:rsidRPr="00076C89" w:rsidRDefault="00F65164" w:rsidP="004D4435">
            <w:pPr>
              <w:rPr>
                <w:rStyle w:val="a6"/>
                <w:i/>
              </w:rPr>
            </w:pPr>
            <w:r w:rsidRPr="00076C89">
              <w:rPr>
                <w:rStyle w:val="a6"/>
                <w:rFonts w:hint="eastAsia"/>
              </w:rPr>
              <w:t>2</w:t>
            </w:r>
          </w:p>
        </w:tc>
        <w:tc>
          <w:tcPr>
            <w:tcW w:w="3845" w:type="dxa"/>
          </w:tcPr>
          <w:p w:rsidR="00F65164" w:rsidRPr="00076C89" w:rsidRDefault="00F65164" w:rsidP="004D4435">
            <w:pPr>
              <w:rPr>
                <w:rStyle w:val="a6"/>
                <w:i/>
              </w:rPr>
            </w:pPr>
            <w:r w:rsidRPr="00AA41C2">
              <w:rPr>
                <w:rFonts w:ascii="Consolas" w:hAnsi="Consolas" w:cs="Consolas"/>
                <w:color w:val="000000"/>
                <w:kern w:val="0"/>
                <w:sz w:val="22"/>
                <w:szCs w:val="22"/>
              </w:rPr>
              <w:t>getRedisList</w:t>
            </w:r>
          </w:p>
        </w:tc>
        <w:tc>
          <w:tcPr>
            <w:tcW w:w="4280" w:type="dxa"/>
          </w:tcPr>
          <w:p w:rsidR="00F65164" w:rsidRPr="00076C89" w:rsidRDefault="00F65164" w:rsidP="004D4435">
            <w:pPr>
              <w:rPr>
                <w:rStyle w:val="a6"/>
                <w:i/>
              </w:rPr>
            </w:pPr>
            <w:r w:rsidRPr="00AA41C2">
              <w:rPr>
                <w:rStyle w:val="a6"/>
                <w:rFonts w:hint="eastAsia"/>
              </w:rPr>
              <w:t>获取</w:t>
            </w:r>
            <w:r w:rsidRPr="00AA41C2">
              <w:rPr>
                <w:rStyle w:val="a6"/>
                <w:rFonts w:hint="eastAsia"/>
              </w:rPr>
              <w:t>redis</w:t>
            </w:r>
            <w:r w:rsidRPr="00AA41C2">
              <w:rPr>
                <w:rStyle w:val="a6"/>
                <w:rFonts w:hint="eastAsia"/>
              </w:rPr>
              <w:t>实例地址列表</w:t>
            </w:r>
          </w:p>
        </w:tc>
      </w:tr>
      <w:tr w:rsidR="00F65164" w:rsidRPr="00076C89" w:rsidTr="004D4435">
        <w:tc>
          <w:tcPr>
            <w:tcW w:w="695" w:type="dxa"/>
          </w:tcPr>
          <w:p w:rsidR="00F65164" w:rsidRPr="00076C89" w:rsidRDefault="00F65164" w:rsidP="004D4435">
            <w:pPr>
              <w:rPr>
                <w:rStyle w:val="a6"/>
                <w:i/>
              </w:rPr>
            </w:pPr>
            <w:r w:rsidRPr="00076C89">
              <w:rPr>
                <w:rStyle w:val="a6"/>
                <w:rFonts w:hint="eastAsia"/>
              </w:rPr>
              <w:t>3</w:t>
            </w:r>
          </w:p>
        </w:tc>
        <w:tc>
          <w:tcPr>
            <w:tcW w:w="3845" w:type="dxa"/>
          </w:tcPr>
          <w:p w:rsidR="00F65164" w:rsidRPr="00076C89" w:rsidRDefault="00F65164" w:rsidP="004D4435">
            <w:pPr>
              <w:rPr>
                <w:rStyle w:val="a6"/>
                <w:i/>
              </w:rPr>
            </w:pPr>
            <w:r w:rsidRPr="00AA41C2">
              <w:rPr>
                <w:rFonts w:ascii="Consolas" w:hAnsi="Consolas" w:cs="Consolas"/>
                <w:color w:val="000000"/>
                <w:kern w:val="0"/>
                <w:sz w:val="22"/>
                <w:szCs w:val="22"/>
              </w:rPr>
              <w:t>initialPool</w:t>
            </w:r>
          </w:p>
        </w:tc>
        <w:tc>
          <w:tcPr>
            <w:tcW w:w="4280" w:type="dxa"/>
          </w:tcPr>
          <w:p w:rsidR="00F65164" w:rsidRPr="00076C89" w:rsidRDefault="00F65164" w:rsidP="004D4435">
            <w:pPr>
              <w:rPr>
                <w:rStyle w:val="a6"/>
                <w:i/>
              </w:rPr>
            </w:pPr>
            <w:r w:rsidRPr="00AA41C2">
              <w:rPr>
                <w:rStyle w:val="a6"/>
                <w:rFonts w:hint="eastAsia"/>
              </w:rPr>
              <w:t>初始化</w:t>
            </w:r>
            <w:r w:rsidRPr="00AA41C2">
              <w:rPr>
                <w:rStyle w:val="a6"/>
                <w:rFonts w:hint="eastAsia"/>
              </w:rPr>
              <w:t xml:space="preserve">redis </w:t>
            </w:r>
            <w:r w:rsidRPr="00AA41C2">
              <w:rPr>
                <w:rStyle w:val="a6"/>
                <w:rFonts w:hint="eastAsia"/>
              </w:rPr>
              <w:t>池</w:t>
            </w:r>
          </w:p>
        </w:tc>
      </w:tr>
      <w:tr w:rsidR="00F65164" w:rsidRPr="00076C89" w:rsidTr="004D4435">
        <w:tc>
          <w:tcPr>
            <w:tcW w:w="695" w:type="dxa"/>
          </w:tcPr>
          <w:p w:rsidR="00F65164" w:rsidRPr="00076C89" w:rsidRDefault="00F65164" w:rsidP="004D4435">
            <w:pPr>
              <w:rPr>
                <w:rStyle w:val="a6"/>
                <w:i/>
              </w:rPr>
            </w:pPr>
            <w:r>
              <w:rPr>
                <w:rStyle w:val="a6"/>
                <w:rFonts w:hint="eastAsia"/>
              </w:rPr>
              <w:t>4</w:t>
            </w:r>
          </w:p>
        </w:tc>
        <w:tc>
          <w:tcPr>
            <w:tcW w:w="3845" w:type="dxa"/>
          </w:tcPr>
          <w:p w:rsidR="00F65164" w:rsidRPr="00076C89" w:rsidRDefault="00F65164" w:rsidP="004D4435">
            <w:pPr>
              <w:rPr>
                <w:rStyle w:val="a6"/>
                <w:i/>
              </w:rPr>
            </w:pPr>
            <w:r w:rsidRPr="00AA41C2">
              <w:rPr>
                <w:rFonts w:ascii="Consolas" w:hAnsi="Consolas" w:cs="Consolas"/>
                <w:iCs/>
                <w:color w:val="000000"/>
                <w:kern w:val="0"/>
                <w:sz w:val="22"/>
                <w:szCs w:val="22"/>
              </w:rPr>
              <w:t>getJedis</w:t>
            </w:r>
          </w:p>
        </w:tc>
        <w:tc>
          <w:tcPr>
            <w:tcW w:w="4280" w:type="dxa"/>
          </w:tcPr>
          <w:p w:rsidR="00F65164" w:rsidRPr="00076C89" w:rsidRDefault="00F65164" w:rsidP="004D4435">
            <w:pPr>
              <w:rPr>
                <w:rStyle w:val="a6"/>
                <w:i/>
              </w:rPr>
            </w:pPr>
            <w:r w:rsidRPr="00AA41C2">
              <w:rPr>
                <w:rStyle w:val="a6"/>
                <w:rFonts w:hint="eastAsia"/>
              </w:rPr>
              <w:t>从公用</w:t>
            </w:r>
            <w:r w:rsidRPr="00AA41C2">
              <w:rPr>
                <w:rStyle w:val="a6"/>
                <w:rFonts w:hint="eastAsia"/>
              </w:rPr>
              <w:t>redis</w:t>
            </w:r>
            <w:r w:rsidRPr="00AA41C2">
              <w:rPr>
                <w:rStyle w:val="a6"/>
                <w:rFonts w:hint="eastAsia"/>
              </w:rPr>
              <w:t>集群获取</w:t>
            </w:r>
            <w:r w:rsidRPr="00AA41C2">
              <w:rPr>
                <w:rStyle w:val="a6"/>
                <w:rFonts w:hint="eastAsia"/>
              </w:rPr>
              <w:t>resource</w:t>
            </w:r>
          </w:p>
        </w:tc>
      </w:tr>
      <w:tr w:rsidR="00F65164" w:rsidRPr="00076C89" w:rsidTr="004D4435">
        <w:tc>
          <w:tcPr>
            <w:tcW w:w="695" w:type="dxa"/>
          </w:tcPr>
          <w:p w:rsidR="00F65164" w:rsidRPr="00076C89" w:rsidRDefault="00F65164" w:rsidP="004D4435">
            <w:pPr>
              <w:rPr>
                <w:rStyle w:val="a6"/>
                <w:i/>
              </w:rPr>
            </w:pPr>
            <w:r>
              <w:rPr>
                <w:rStyle w:val="a6"/>
                <w:rFonts w:hint="eastAsia"/>
              </w:rPr>
              <w:lastRenderedPageBreak/>
              <w:t>5</w:t>
            </w:r>
          </w:p>
        </w:tc>
        <w:tc>
          <w:tcPr>
            <w:tcW w:w="3845" w:type="dxa"/>
          </w:tcPr>
          <w:p w:rsidR="00F65164" w:rsidRDefault="00F65164" w:rsidP="004D4435">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rsidR="00F65164" w:rsidRDefault="00F65164" w:rsidP="004D4435">
            <w:pPr>
              <w:rPr>
                <w:rStyle w:val="a6"/>
                <w:i/>
              </w:rPr>
            </w:pPr>
            <w:r w:rsidRPr="00AA41C2">
              <w:rPr>
                <w:rStyle w:val="a6"/>
                <w:rFonts w:hint="eastAsia"/>
              </w:rPr>
              <w:t>归还</w:t>
            </w:r>
            <w:r w:rsidRPr="00AA41C2">
              <w:rPr>
                <w:rStyle w:val="a6"/>
                <w:rFonts w:hint="eastAsia"/>
              </w:rPr>
              <w:t>redis</w:t>
            </w:r>
            <w:r w:rsidRPr="00AA41C2">
              <w:rPr>
                <w:rStyle w:val="a6"/>
                <w:rFonts w:hint="eastAsia"/>
              </w:rPr>
              <w:t>链接</w:t>
            </w:r>
          </w:p>
        </w:tc>
      </w:tr>
      <w:tr w:rsidR="00F65164" w:rsidRPr="00076C89" w:rsidTr="004D4435">
        <w:tc>
          <w:tcPr>
            <w:tcW w:w="695" w:type="dxa"/>
          </w:tcPr>
          <w:p w:rsidR="00F65164" w:rsidRDefault="00F65164" w:rsidP="004D4435">
            <w:pPr>
              <w:rPr>
                <w:rStyle w:val="a6"/>
                <w:i/>
              </w:rPr>
            </w:pPr>
            <w:r>
              <w:rPr>
                <w:rStyle w:val="a6"/>
                <w:rFonts w:hint="eastAsia"/>
              </w:rPr>
              <w:t>6</w:t>
            </w:r>
          </w:p>
        </w:tc>
        <w:tc>
          <w:tcPr>
            <w:tcW w:w="3845" w:type="dxa"/>
          </w:tcPr>
          <w:p w:rsidR="00F65164" w:rsidRPr="002D7BDD" w:rsidRDefault="00F65164" w:rsidP="004D4435">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rsidR="00F65164" w:rsidRPr="002D7BDD" w:rsidRDefault="00F65164" w:rsidP="004D4435">
            <w:pPr>
              <w:rPr>
                <w:rStyle w:val="a6"/>
                <w:i/>
              </w:rPr>
            </w:pPr>
            <w:r w:rsidRPr="00AA41C2">
              <w:rPr>
                <w:rStyle w:val="a6"/>
                <w:rFonts w:hint="eastAsia"/>
              </w:rPr>
              <w:t>归还坏</w:t>
            </w:r>
            <w:r w:rsidRPr="00AA41C2">
              <w:rPr>
                <w:rStyle w:val="a6"/>
                <w:rFonts w:hint="eastAsia"/>
              </w:rPr>
              <w:t>redis</w:t>
            </w:r>
            <w:r w:rsidRPr="00AA41C2">
              <w:rPr>
                <w:rStyle w:val="a6"/>
                <w:rFonts w:hint="eastAsia"/>
              </w:rPr>
              <w:t>链接</w:t>
            </w:r>
          </w:p>
        </w:tc>
      </w:tr>
      <w:tr w:rsidR="00F65164" w:rsidRPr="00076C89" w:rsidTr="004D4435">
        <w:tc>
          <w:tcPr>
            <w:tcW w:w="695" w:type="dxa"/>
          </w:tcPr>
          <w:p w:rsidR="00F65164" w:rsidRDefault="00F65164" w:rsidP="004D4435">
            <w:pPr>
              <w:rPr>
                <w:rStyle w:val="a6"/>
                <w:i/>
              </w:rPr>
            </w:pPr>
            <w:r>
              <w:rPr>
                <w:rStyle w:val="a6"/>
              </w:rPr>
              <w:t>7</w:t>
            </w:r>
          </w:p>
        </w:tc>
        <w:tc>
          <w:tcPr>
            <w:tcW w:w="3845" w:type="dxa"/>
          </w:tcPr>
          <w:p w:rsidR="00F65164" w:rsidRPr="00AA41C2" w:rsidRDefault="00F65164" w:rsidP="004D4435">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rsidR="00F65164" w:rsidRPr="00AA41C2" w:rsidRDefault="00F65164" w:rsidP="004D4435">
            <w:pPr>
              <w:rPr>
                <w:rStyle w:val="a6"/>
                <w:i/>
              </w:rPr>
            </w:pPr>
            <w:r>
              <w:rPr>
                <w:rStyle w:val="a6"/>
                <w:rFonts w:hint="eastAsia"/>
              </w:rPr>
              <w:t>处理任务返回结果</w:t>
            </w:r>
          </w:p>
        </w:tc>
      </w:tr>
    </w:tbl>
    <w:p w:rsidR="00F65164" w:rsidRPr="00557EE7" w:rsidRDefault="00F65164" w:rsidP="00F65164"/>
    <w:p w:rsidR="00F65164" w:rsidRPr="0023701F" w:rsidRDefault="00F65164" w:rsidP="0023701F">
      <w:pPr>
        <w:pStyle w:val="3"/>
        <w:spacing w:line="400" w:lineRule="exact"/>
        <w:ind w:left="826" w:hangingChars="343" w:hanging="826"/>
        <w:rPr>
          <w:sz w:val="24"/>
        </w:rPr>
      </w:pPr>
      <w:bookmarkStart w:id="67" w:name="_Toc453429999"/>
      <w:r w:rsidRPr="0023701F">
        <w:rPr>
          <w:sz w:val="24"/>
        </w:rPr>
        <w:t>NutcrackerCenterAop</w:t>
      </w:r>
      <w:r w:rsidRPr="0023701F">
        <w:rPr>
          <w:rFonts w:hint="eastAsia"/>
          <w:sz w:val="24"/>
        </w:rPr>
        <w:t>类概述</w:t>
      </w:r>
      <w:bookmarkEnd w:id="67"/>
    </w:p>
    <w:p w:rsidR="00F65164" w:rsidRPr="00E85E62" w:rsidRDefault="00F65164" w:rsidP="00F65164">
      <w:pPr>
        <w:pStyle w:val="af1"/>
        <w:spacing w:line="400" w:lineRule="exact"/>
        <w:ind w:firstLine="480"/>
        <w:jc w:val="left"/>
        <w:rPr>
          <w:rFonts w:ascii="宋体" w:hAnsi="宋体"/>
          <w:sz w:val="24"/>
        </w:rPr>
      </w:pPr>
      <w:r w:rsidRPr="00E85E62">
        <w:rPr>
          <w:rFonts w:ascii="宋体" w:hAnsi="宋体"/>
          <w:sz w:val="24"/>
        </w:rPr>
        <w:t>NutcrackerCenterAop</w:t>
      </w:r>
      <w:r w:rsidRPr="00E85E62">
        <w:rPr>
          <w:rFonts w:ascii="宋体" w:hAnsi="宋体" w:hint="eastAsia"/>
          <w:sz w:val="24"/>
        </w:rPr>
        <w:t>是NutCrackerCenter的Spring 切面编程（AOP）的封装。它首先初始化一个NutcrackerCenter。通过Spring切面式编程，配置到业务服务的缓存层中，以AOP代理的方式执行业务缓存方法的调用。调用时，从池中获取一个连接绑定到处理线程上，在处理完之后由代理处理连接资源的归还与释放，然后再返回处理结果。从而达到防止资源泄漏。</w:t>
      </w:r>
    </w:p>
    <w:p w:rsidR="00F65164" w:rsidRDefault="00F65164" w:rsidP="00F65164">
      <w:pPr>
        <w:pStyle w:val="af1"/>
        <w:spacing w:line="400" w:lineRule="exact"/>
        <w:ind w:firstLine="480"/>
        <w:jc w:val="left"/>
        <w:rPr>
          <w:rStyle w:val="a6"/>
        </w:rPr>
      </w:pPr>
      <w:r w:rsidRPr="00E85E62">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F65164" w:rsidRPr="00076C89" w:rsidTr="004D4435">
        <w:tc>
          <w:tcPr>
            <w:tcW w:w="656"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4329"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3835"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656" w:type="dxa"/>
          </w:tcPr>
          <w:p w:rsidR="00F65164" w:rsidRPr="00076C89" w:rsidRDefault="00F65164" w:rsidP="004D4435">
            <w:pPr>
              <w:rPr>
                <w:rStyle w:val="a6"/>
                <w:i/>
              </w:rPr>
            </w:pPr>
            <w:r w:rsidRPr="00076C89">
              <w:rPr>
                <w:rStyle w:val="a6"/>
                <w:rFonts w:hint="eastAsia"/>
              </w:rPr>
              <w:t>1</w:t>
            </w:r>
          </w:p>
        </w:tc>
        <w:tc>
          <w:tcPr>
            <w:tcW w:w="4329" w:type="dxa"/>
          </w:tcPr>
          <w:p w:rsidR="00F65164" w:rsidRPr="00076C89" w:rsidRDefault="00F65164" w:rsidP="004D4435">
            <w:pPr>
              <w:rPr>
                <w:rStyle w:val="a6"/>
                <w:i/>
              </w:rPr>
            </w:pPr>
            <w:r w:rsidRPr="00ED5FAA">
              <w:rPr>
                <w:rFonts w:ascii="Consolas" w:hAnsi="Consolas" w:cs="Consolas"/>
                <w:color w:val="000000"/>
                <w:kern w:val="0"/>
                <w:sz w:val="22"/>
                <w:szCs w:val="22"/>
                <w:u w:val="single"/>
              </w:rPr>
              <w:t>init</w:t>
            </w:r>
          </w:p>
        </w:tc>
        <w:tc>
          <w:tcPr>
            <w:tcW w:w="3835" w:type="dxa"/>
          </w:tcPr>
          <w:p w:rsidR="00F65164" w:rsidRPr="00076C89" w:rsidRDefault="00F65164" w:rsidP="004D4435">
            <w:pPr>
              <w:rPr>
                <w:rStyle w:val="a6"/>
                <w:i/>
              </w:rPr>
            </w:pPr>
            <w:r>
              <w:rPr>
                <w:rStyle w:val="a6"/>
                <w:rFonts w:hint="eastAsia"/>
              </w:rPr>
              <w:t>Spring AOP</w:t>
            </w:r>
            <w:r>
              <w:rPr>
                <w:rStyle w:val="a6"/>
                <w:rFonts w:hint="eastAsia"/>
              </w:rPr>
              <w:t>代理类初始化</w:t>
            </w:r>
          </w:p>
        </w:tc>
      </w:tr>
      <w:tr w:rsidR="00F65164" w:rsidRPr="00076C89" w:rsidTr="004D4435">
        <w:tc>
          <w:tcPr>
            <w:tcW w:w="656" w:type="dxa"/>
          </w:tcPr>
          <w:p w:rsidR="00F65164" w:rsidRPr="00076C89" w:rsidRDefault="00F65164" w:rsidP="004D4435">
            <w:pPr>
              <w:rPr>
                <w:rStyle w:val="a6"/>
                <w:i/>
              </w:rPr>
            </w:pPr>
            <w:r w:rsidRPr="00076C89">
              <w:rPr>
                <w:rStyle w:val="a6"/>
                <w:rFonts w:hint="eastAsia"/>
              </w:rPr>
              <w:t>2</w:t>
            </w:r>
          </w:p>
        </w:tc>
        <w:tc>
          <w:tcPr>
            <w:tcW w:w="4329" w:type="dxa"/>
          </w:tcPr>
          <w:p w:rsidR="00F65164" w:rsidRPr="00076C89" w:rsidRDefault="00F65164" w:rsidP="004D4435">
            <w:pPr>
              <w:rPr>
                <w:rStyle w:val="a6"/>
                <w:i/>
              </w:rPr>
            </w:pPr>
            <w:r w:rsidRPr="00ED5FAA">
              <w:rPr>
                <w:rFonts w:ascii="Consolas" w:hAnsi="Consolas" w:cs="Consolas"/>
                <w:color w:val="000000"/>
                <w:kern w:val="0"/>
                <w:sz w:val="22"/>
                <w:szCs w:val="22"/>
              </w:rPr>
              <w:t>invoke</w:t>
            </w:r>
          </w:p>
        </w:tc>
        <w:tc>
          <w:tcPr>
            <w:tcW w:w="3835" w:type="dxa"/>
          </w:tcPr>
          <w:p w:rsidR="00F65164" w:rsidRPr="00076C89" w:rsidRDefault="00F65164" w:rsidP="004D4435">
            <w:pPr>
              <w:rPr>
                <w:rStyle w:val="a6"/>
                <w:i/>
              </w:rPr>
            </w:pPr>
            <w:r>
              <w:rPr>
                <w:rStyle w:val="a6"/>
                <w:rFonts w:hint="eastAsia"/>
              </w:rPr>
              <w:t>Spring AOP</w:t>
            </w:r>
            <w:r>
              <w:rPr>
                <w:rStyle w:val="a6"/>
                <w:rFonts w:hint="eastAsia"/>
              </w:rPr>
              <w:t>代理方法调用</w:t>
            </w:r>
          </w:p>
        </w:tc>
      </w:tr>
      <w:tr w:rsidR="00F65164" w:rsidRPr="00076C89" w:rsidTr="004D4435">
        <w:tc>
          <w:tcPr>
            <w:tcW w:w="656" w:type="dxa"/>
          </w:tcPr>
          <w:p w:rsidR="00F65164" w:rsidRPr="00076C89" w:rsidRDefault="00F65164" w:rsidP="004D4435">
            <w:pPr>
              <w:rPr>
                <w:rStyle w:val="a6"/>
                <w:i/>
              </w:rPr>
            </w:pPr>
            <w:r w:rsidRPr="00076C89">
              <w:rPr>
                <w:rStyle w:val="a6"/>
                <w:rFonts w:hint="eastAsia"/>
              </w:rPr>
              <w:t>3</w:t>
            </w:r>
          </w:p>
        </w:tc>
        <w:tc>
          <w:tcPr>
            <w:tcW w:w="4329" w:type="dxa"/>
          </w:tcPr>
          <w:p w:rsidR="00F65164" w:rsidRPr="00076C89" w:rsidRDefault="00F65164" w:rsidP="004D4435">
            <w:pPr>
              <w:rPr>
                <w:rStyle w:val="a6"/>
                <w:i/>
              </w:rPr>
            </w:pPr>
            <w:r w:rsidRPr="00ED5FAA">
              <w:rPr>
                <w:rFonts w:ascii="Consolas" w:hAnsi="Consolas" w:cs="Consolas"/>
                <w:color w:val="000000"/>
                <w:kern w:val="0"/>
                <w:sz w:val="22"/>
                <w:szCs w:val="22"/>
              </w:rPr>
              <w:t>getJedis</w:t>
            </w:r>
          </w:p>
        </w:tc>
        <w:tc>
          <w:tcPr>
            <w:tcW w:w="3835" w:type="dxa"/>
          </w:tcPr>
          <w:p w:rsidR="00F65164" w:rsidRPr="00076C89" w:rsidRDefault="00F65164" w:rsidP="004D4435">
            <w:pPr>
              <w:rPr>
                <w:rStyle w:val="a6"/>
                <w:i/>
              </w:rPr>
            </w:pPr>
            <w:r>
              <w:rPr>
                <w:rStyle w:val="a6"/>
                <w:rFonts w:hint="eastAsia"/>
              </w:rPr>
              <w:t>获取线程绑定上的</w:t>
            </w:r>
            <w:r>
              <w:rPr>
                <w:rStyle w:val="a6"/>
                <w:rFonts w:hint="eastAsia"/>
              </w:rPr>
              <w:t>Jedis</w:t>
            </w:r>
            <w:r>
              <w:rPr>
                <w:rStyle w:val="a6"/>
                <w:rFonts w:hint="eastAsia"/>
              </w:rPr>
              <w:t>连接</w:t>
            </w:r>
          </w:p>
        </w:tc>
      </w:tr>
    </w:tbl>
    <w:p w:rsidR="00F65164" w:rsidRDefault="00F65164" w:rsidP="00F65164"/>
    <w:p w:rsidR="00F65164" w:rsidRPr="0023701F" w:rsidRDefault="00F65164" w:rsidP="0023701F">
      <w:pPr>
        <w:pStyle w:val="3"/>
        <w:spacing w:line="400" w:lineRule="exact"/>
        <w:ind w:left="826" w:hangingChars="343" w:hanging="826"/>
        <w:rPr>
          <w:sz w:val="24"/>
        </w:rPr>
      </w:pPr>
      <w:bookmarkStart w:id="68" w:name="_Toc453430000"/>
      <w:r w:rsidRPr="0023701F">
        <w:rPr>
          <w:sz w:val="24"/>
        </w:rPr>
        <w:t>ModRedisCenterAop</w:t>
      </w:r>
      <w:r w:rsidRPr="0023701F">
        <w:rPr>
          <w:rFonts w:hint="eastAsia"/>
          <w:sz w:val="24"/>
        </w:rPr>
        <w:t>类概述</w:t>
      </w:r>
      <w:bookmarkEnd w:id="68"/>
    </w:p>
    <w:p w:rsidR="00F65164" w:rsidRPr="00E85E62" w:rsidRDefault="00F65164" w:rsidP="00F65164">
      <w:pPr>
        <w:pStyle w:val="af1"/>
        <w:spacing w:line="400" w:lineRule="exact"/>
        <w:ind w:firstLine="480"/>
        <w:jc w:val="left"/>
        <w:rPr>
          <w:rFonts w:ascii="宋体" w:hAnsi="宋体"/>
          <w:sz w:val="24"/>
        </w:rPr>
      </w:pPr>
      <w:r w:rsidRPr="00E85E62">
        <w:rPr>
          <w:rFonts w:ascii="宋体" w:hAnsi="宋体" w:hint="eastAsia"/>
          <w:sz w:val="24"/>
        </w:rPr>
        <w:t>Redis基于Redis自己的分布式组件Shard</w:t>
      </w:r>
      <w:r w:rsidRPr="00E85E62">
        <w:rPr>
          <w:rFonts w:ascii="宋体" w:hAnsi="宋体"/>
          <w:sz w:val="24"/>
        </w:rPr>
        <w:t>ing</w:t>
      </w:r>
      <w:r w:rsidRPr="00E85E62">
        <w:rPr>
          <w:rFonts w:ascii="宋体" w:hAnsi="宋体" w:hint="eastAsia"/>
          <w:sz w:val="24"/>
        </w:rPr>
        <w:t>Redis连接池的封装。通过zkHelper从注册中心监听某服务的</w:t>
      </w:r>
      <w:r w:rsidRPr="00E85E62">
        <w:rPr>
          <w:rFonts w:ascii="宋体" w:hAnsi="宋体"/>
          <w:sz w:val="24"/>
        </w:rPr>
        <w:t>Redis</w:t>
      </w:r>
      <w:r w:rsidRPr="00E85E62">
        <w:rPr>
          <w:rFonts w:ascii="宋体" w:hAnsi="宋体" w:hint="eastAsia"/>
          <w:sz w:val="24"/>
        </w:rPr>
        <w:t>集测配置，初始化</w:t>
      </w:r>
      <w:r w:rsidRPr="00E85E62">
        <w:rPr>
          <w:rFonts w:ascii="宋体" w:hAnsi="宋体"/>
          <w:sz w:val="24"/>
        </w:rPr>
        <w:t>Redis</w:t>
      </w:r>
      <w:r w:rsidRPr="00E85E62">
        <w:rPr>
          <w:rFonts w:ascii="宋体" w:hAnsi="宋体" w:hint="eastAsia"/>
          <w:sz w:val="24"/>
        </w:rPr>
        <w:t>集群的连接池。通过工作圈服务应用的数据分片key来计算数据映射的节点，并从池中取出此节点的连接供应用来使用。</w:t>
      </w:r>
    </w:p>
    <w:p w:rsidR="00F65164" w:rsidRDefault="00F65164" w:rsidP="00F65164">
      <w:pPr>
        <w:pStyle w:val="af1"/>
        <w:spacing w:line="400" w:lineRule="exact"/>
        <w:ind w:firstLine="480"/>
        <w:jc w:val="left"/>
        <w:rPr>
          <w:rStyle w:val="a6"/>
        </w:rPr>
      </w:pPr>
      <w:r w:rsidRPr="00E85E62">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F65164" w:rsidRPr="00076C89" w:rsidTr="004D4435">
        <w:tc>
          <w:tcPr>
            <w:tcW w:w="695"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845"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280"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695" w:type="dxa"/>
          </w:tcPr>
          <w:p w:rsidR="00F65164" w:rsidRPr="00076C89" w:rsidRDefault="00F65164" w:rsidP="004D4435">
            <w:pPr>
              <w:rPr>
                <w:rStyle w:val="a6"/>
                <w:i/>
              </w:rPr>
            </w:pPr>
            <w:r w:rsidRPr="00076C89">
              <w:rPr>
                <w:rStyle w:val="a6"/>
                <w:rFonts w:hint="eastAsia"/>
              </w:rPr>
              <w:t>1</w:t>
            </w:r>
          </w:p>
        </w:tc>
        <w:tc>
          <w:tcPr>
            <w:tcW w:w="3845" w:type="dxa"/>
          </w:tcPr>
          <w:p w:rsidR="00F65164" w:rsidRPr="00076C89" w:rsidRDefault="00F65164" w:rsidP="004D4435">
            <w:pPr>
              <w:rPr>
                <w:rStyle w:val="a6"/>
                <w:i/>
              </w:rPr>
            </w:pPr>
            <w:r w:rsidRPr="00263417">
              <w:rPr>
                <w:rFonts w:ascii="Consolas" w:hAnsi="Consolas" w:cs="Consolas"/>
                <w:color w:val="000000"/>
                <w:kern w:val="0"/>
                <w:sz w:val="22"/>
                <w:szCs w:val="22"/>
                <w:u w:val="single"/>
              </w:rPr>
              <w:t>getInstance</w:t>
            </w:r>
          </w:p>
        </w:tc>
        <w:tc>
          <w:tcPr>
            <w:tcW w:w="4280" w:type="dxa"/>
          </w:tcPr>
          <w:p w:rsidR="00F65164" w:rsidRPr="00076C89" w:rsidRDefault="00F65164" w:rsidP="004D4435">
            <w:pPr>
              <w:rPr>
                <w:rStyle w:val="a6"/>
                <w:i/>
              </w:rPr>
            </w:pPr>
            <w:r w:rsidRPr="00AA41C2">
              <w:rPr>
                <w:rStyle w:val="a6"/>
                <w:rFonts w:hint="eastAsia"/>
              </w:rPr>
              <w:t>实例化服务池</w:t>
            </w:r>
          </w:p>
        </w:tc>
      </w:tr>
      <w:tr w:rsidR="00F65164" w:rsidRPr="00076C89" w:rsidTr="004D4435">
        <w:tc>
          <w:tcPr>
            <w:tcW w:w="695" w:type="dxa"/>
          </w:tcPr>
          <w:p w:rsidR="00F65164" w:rsidRPr="00076C89" w:rsidRDefault="00F65164" w:rsidP="004D4435">
            <w:pPr>
              <w:rPr>
                <w:rStyle w:val="a6"/>
                <w:i/>
              </w:rPr>
            </w:pPr>
            <w:r w:rsidRPr="00076C89">
              <w:rPr>
                <w:rStyle w:val="a6"/>
                <w:rFonts w:hint="eastAsia"/>
              </w:rPr>
              <w:t>2</w:t>
            </w:r>
          </w:p>
        </w:tc>
        <w:tc>
          <w:tcPr>
            <w:tcW w:w="3845" w:type="dxa"/>
          </w:tcPr>
          <w:p w:rsidR="00F65164" w:rsidRPr="00076C89" w:rsidRDefault="00F65164" w:rsidP="004D4435">
            <w:pPr>
              <w:rPr>
                <w:rStyle w:val="a6"/>
                <w:i/>
              </w:rPr>
            </w:pPr>
            <w:r w:rsidRPr="00AA41C2">
              <w:rPr>
                <w:rFonts w:ascii="Consolas" w:hAnsi="Consolas" w:cs="Consolas"/>
                <w:color w:val="000000"/>
                <w:kern w:val="0"/>
                <w:sz w:val="22"/>
                <w:szCs w:val="22"/>
              </w:rPr>
              <w:t>getRedisList</w:t>
            </w:r>
          </w:p>
        </w:tc>
        <w:tc>
          <w:tcPr>
            <w:tcW w:w="4280" w:type="dxa"/>
          </w:tcPr>
          <w:p w:rsidR="00F65164" w:rsidRPr="00076C89" w:rsidRDefault="00F65164" w:rsidP="004D4435">
            <w:pPr>
              <w:rPr>
                <w:rStyle w:val="a6"/>
                <w:i/>
              </w:rPr>
            </w:pPr>
            <w:r w:rsidRPr="00AA41C2">
              <w:rPr>
                <w:rStyle w:val="a6"/>
                <w:rFonts w:hint="eastAsia"/>
              </w:rPr>
              <w:t>获取</w:t>
            </w:r>
            <w:r w:rsidRPr="00AA41C2">
              <w:rPr>
                <w:rStyle w:val="a6"/>
                <w:rFonts w:hint="eastAsia"/>
              </w:rPr>
              <w:t>redis</w:t>
            </w:r>
            <w:r w:rsidRPr="00AA41C2">
              <w:rPr>
                <w:rStyle w:val="a6"/>
                <w:rFonts w:hint="eastAsia"/>
              </w:rPr>
              <w:t>实例地址列表</w:t>
            </w:r>
          </w:p>
        </w:tc>
      </w:tr>
      <w:tr w:rsidR="00F65164" w:rsidRPr="00076C89" w:rsidTr="004D4435">
        <w:tc>
          <w:tcPr>
            <w:tcW w:w="695" w:type="dxa"/>
          </w:tcPr>
          <w:p w:rsidR="00F65164" w:rsidRPr="00076C89" w:rsidRDefault="00F65164" w:rsidP="004D4435">
            <w:pPr>
              <w:rPr>
                <w:rStyle w:val="a6"/>
                <w:i/>
              </w:rPr>
            </w:pPr>
            <w:r w:rsidRPr="00076C89">
              <w:rPr>
                <w:rStyle w:val="a6"/>
                <w:rFonts w:hint="eastAsia"/>
              </w:rPr>
              <w:t>3</w:t>
            </w:r>
          </w:p>
        </w:tc>
        <w:tc>
          <w:tcPr>
            <w:tcW w:w="3845" w:type="dxa"/>
          </w:tcPr>
          <w:p w:rsidR="00F65164" w:rsidRPr="00076C89" w:rsidRDefault="00F65164" w:rsidP="004D4435">
            <w:pPr>
              <w:rPr>
                <w:rStyle w:val="a6"/>
                <w:i/>
              </w:rPr>
            </w:pPr>
            <w:r w:rsidRPr="00AA41C2">
              <w:rPr>
                <w:rFonts w:ascii="Consolas" w:hAnsi="Consolas" w:cs="Consolas"/>
                <w:color w:val="000000"/>
                <w:kern w:val="0"/>
                <w:sz w:val="22"/>
                <w:szCs w:val="22"/>
              </w:rPr>
              <w:t>initialPool</w:t>
            </w:r>
          </w:p>
        </w:tc>
        <w:tc>
          <w:tcPr>
            <w:tcW w:w="4280" w:type="dxa"/>
          </w:tcPr>
          <w:p w:rsidR="00F65164" w:rsidRPr="00076C89" w:rsidRDefault="00F65164" w:rsidP="004D4435">
            <w:pPr>
              <w:rPr>
                <w:rStyle w:val="a6"/>
                <w:i/>
              </w:rPr>
            </w:pPr>
            <w:r w:rsidRPr="00AA41C2">
              <w:rPr>
                <w:rStyle w:val="a6"/>
                <w:rFonts w:hint="eastAsia"/>
              </w:rPr>
              <w:t>初始化</w:t>
            </w:r>
            <w:r w:rsidRPr="00AA41C2">
              <w:rPr>
                <w:rStyle w:val="a6"/>
                <w:rFonts w:hint="eastAsia"/>
              </w:rPr>
              <w:t xml:space="preserve">redis </w:t>
            </w:r>
            <w:r w:rsidRPr="00AA41C2">
              <w:rPr>
                <w:rStyle w:val="a6"/>
                <w:rFonts w:hint="eastAsia"/>
              </w:rPr>
              <w:t>池</w:t>
            </w:r>
          </w:p>
        </w:tc>
      </w:tr>
      <w:tr w:rsidR="00F65164" w:rsidRPr="00076C89" w:rsidTr="004D4435">
        <w:tc>
          <w:tcPr>
            <w:tcW w:w="695" w:type="dxa"/>
          </w:tcPr>
          <w:p w:rsidR="00F65164" w:rsidRPr="00076C89" w:rsidRDefault="00F65164" w:rsidP="004D4435">
            <w:pPr>
              <w:rPr>
                <w:rStyle w:val="a6"/>
                <w:i/>
              </w:rPr>
            </w:pPr>
            <w:r>
              <w:rPr>
                <w:rStyle w:val="a6"/>
                <w:rFonts w:hint="eastAsia"/>
              </w:rPr>
              <w:t>4</w:t>
            </w:r>
          </w:p>
        </w:tc>
        <w:tc>
          <w:tcPr>
            <w:tcW w:w="3845" w:type="dxa"/>
          </w:tcPr>
          <w:p w:rsidR="00F65164" w:rsidRPr="00076C89" w:rsidRDefault="00F65164" w:rsidP="004D4435">
            <w:pPr>
              <w:rPr>
                <w:rStyle w:val="a6"/>
                <w:i/>
              </w:rPr>
            </w:pPr>
            <w:r w:rsidRPr="00AA41C2">
              <w:rPr>
                <w:rFonts w:ascii="Consolas" w:hAnsi="Consolas" w:cs="Consolas"/>
                <w:iCs/>
                <w:color w:val="000000"/>
                <w:kern w:val="0"/>
                <w:sz w:val="22"/>
                <w:szCs w:val="22"/>
              </w:rPr>
              <w:t>getJedis</w:t>
            </w:r>
          </w:p>
        </w:tc>
        <w:tc>
          <w:tcPr>
            <w:tcW w:w="4280" w:type="dxa"/>
          </w:tcPr>
          <w:p w:rsidR="00F65164" w:rsidRPr="00076C89" w:rsidRDefault="00F65164" w:rsidP="004D4435">
            <w:pPr>
              <w:rPr>
                <w:rStyle w:val="a6"/>
                <w:i/>
              </w:rPr>
            </w:pPr>
            <w:r w:rsidRPr="00AA41C2">
              <w:rPr>
                <w:rStyle w:val="a6"/>
                <w:rFonts w:hint="eastAsia"/>
              </w:rPr>
              <w:t>从公用</w:t>
            </w:r>
            <w:r w:rsidRPr="00AA41C2">
              <w:rPr>
                <w:rStyle w:val="a6"/>
                <w:rFonts w:hint="eastAsia"/>
              </w:rPr>
              <w:t>redis</w:t>
            </w:r>
            <w:r w:rsidRPr="00AA41C2">
              <w:rPr>
                <w:rStyle w:val="a6"/>
                <w:rFonts w:hint="eastAsia"/>
              </w:rPr>
              <w:t>集群获取</w:t>
            </w:r>
            <w:r w:rsidRPr="00AA41C2">
              <w:rPr>
                <w:rStyle w:val="a6"/>
                <w:rFonts w:hint="eastAsia"/>
              </w:rPr>
              <w:t>resource</w:t>
            </w:r>
          </w:p>
        </w:tc>
      </w:tr>
      <w:tr w:rsidR="00F65164" w:rsidRPr="00076C89" w:rsidTr="004D4435">
        <w:tc>
          <w:tcPr>
            <w:tcW w:w="695" w:type="dxa"/>
          </w:tcPr>
          <w:p w:rsidR="00F65164" w:rsidRPr="00076C89" w:rsidRDefault="00F65164" w:rsidP="004D4435">
            <w:pPr>
              <w:rPr>
                <w:rStyle w:val="a6"/>
                <w:i/>
              </w:rPr>
            </w:pPr>
            <w:r>
              <w:rPr>
                <w:rStyle w:val="a6"/>
                <w:rFonts w:hint="eastAsia"/>
              </w:rPr>
              <w:t>5</w:t>
            </w:r>
          </w:p>
        </w:tc>
        <w:tc>
          <w:tcPr>
            <w:tcW w:w="3845" w:type="dxa"/>
          </w:tcPr>
          <w:p w:rsidR="00F65164" w:rsidRDefault="00F65164" w:rsidP="004D4435">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rsidR="00F65164" w:rsidRDefault="00F65164" w:rsidP="004D4435">
            <w:pPr>
              <w:rPr>
                <w:rStyle w:val="a6"/>
                <w:i/>
              </w:rPr>
            </w:pPr>
            <w:r w:rsidRPr="00AA41C2">
              <w:rPr>
                <w:rStyle w:val="a6"/>
                <w:rFonts w:hint="eastAsia"/>
              </w:rPr>
              <w:t>归还</w:t>
            </w:r>
            <w:r w:rsidRPr="00AA41C2">
              <w:rPr>
                <w:rStyle w:val="a6"/>
                <w:rFonts w:hint="eastAsia"/>
              </w:rPr>
              <w:t>redis</w:t>
            </w:r>
            <w:r w:rsidRPr="00AA41C2">
              <w:rPr>
                <w:rStyle w:val="a6"/>
                <w:rFonts w:hint="eastAsia"/>
              </w:rPr>
              <w:t>链接</w:t>
            </w:r>
          </w:p>
        </w:tc>
      </w:tr>
      <w:tr w:rsidR="00F65164" w:rsidRPr="00076C89" w:rsidTr="004D4435">
        <w:tc>
          <w:tcPr>
            <w:tcW w:w="695" w:type="dxa"/>
          </w:tcPr>
          <w:p w:rsidR="00F65164" w:rsidRDefault="00F65164" w:rsidP="004D4435">
            <w:pPr>
              <w:rPr>
                <w:rStyle w:val="a6"/>
                <w:i/>
              </w:rPr>
            </w:pPr>
            <w:r>
              <w:rPr>
                <w:rStyle w:val="a6"/>
                <w:rFonts w:hint="eastAsia"/>
              </w:rPr>
              <w:t>6</w:t>
            </w:r>
          </w:p>
        </w:tc>
        <w:tc>
          <w:tcPr>
            <w:tcW w:w="3845" w:type="dxa"/>
          </w:tcPr>
          <w:p w:rsidR="00F65164" w:rsidRPr="002D7BDD" w:rsidRDefault="00F65164" w:rsidP="004D4435">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rsidR="00F65164" w:rsidRPr="002D7BDD" w:rsidRDefault="00F65164" w:rsidP="004D4435">
            <w:pPr>
              <w:rPr>
                <w:rStyle w:val="a6"/>
                <w:i/>
              </w:rPr>
            </w:pPr>
            <w:r w:rsidRPr="00AA41C2">
              <w:rPr>
                <w:rStyle w:val="a6"/>
                <w:rFonts w:hint="eastAsia"/>
              </w:rPr>
              <w:t>归还坏</w:t>
            </w:r>
            <w:r w:rsidRPr="00AA41C2">
              <w:rPr>
                <w:rStyle w:val="a6"/>
                <w:rFonts w:hint="eastAsia"/>
              </w:rPr>
              <w:t>redis</w:t>
            </w:r>
            <w:r w:rsidRPr="00AA41C2">
              <w:rPr>
                <w:rStyle w:val="a6"/>
                <w:rFonts w:hint="eastAsia"/>
              </w:rPr>
              <w:t>链接</w:t>
            </w:r>
          </w:p>
        </w:tc>
      </w:tr>
      <w:tr w:rsidR="00F65164" w:rsidRPr="00076C89" w:rsidTr="004D4435">
        <w:tc>
          <w:tcPr>
            <w:tcW w:w="695" w:type="dxa"/>
          </w:tcPr>
          <w:p w:rsidR="00F65164" w:rsidRDefault="00F65164" w:rsidP="004D4435">
            <w:pPr>
              <w:rPr>
                <w:rStyle w:val="a6"/>
                <w:i/>
              </w:rPr>
            </w:pPr>
            <w:r>
              <w:rPr>
                <w:rStyle w:val="a6"/>
              </w:rPr>
              <w:t>7</w:t>
            </w:r>
          </w:p>
        </w:tc>
        <w:tc>
          <w:tcPr>
            <w:tcW w:w="3845" w:type="dxa"/>
          </w:tcPr>
          <w:p w:rsidR="00F65164" w:rsidRPr="00AA41C2" w:rsidRDefault="00F65164" w:rsidP="004D4435">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rsidR="00F65164" w:rsidRPr="00AA41C2" w:rsidRDefault="00F65164" w:rsidP="004D4435">
            <w:pPr>
              <w:rPr>
                <w:rStyle w:val="a6"/>
                <w:i/>
              </w:rPr>
            </w:pPr>
            <w:r>
              <w:rPr>
                <w:rStyle w:val="a6"/>
                <w:rFonts w:hint="eastAsia"/>
              </w:rPr>
              <w:t>处理任务返回结果</w:t>
            </w:r>
          </w:p>
        </w:tc>
      </w:tr>
    </w:tbl>
    <w:p w:rsidR="00F65164" w:rsidRPr="00557EE7" w:rsidRDefault="00F65164" w:rsidP="00F65164"/>
    <w:p w:rsidR="00F65164" w:rsidRPr="0023701F" w:rsidRDefault="00F65164" w:rsidP="0023701F">
      <w:pPr>
        <w:pStyle w:val="3"/>
        <w:spacing w:line="400" w:lineRule="exact"/>
        <w:ind w:left="826" w:hangingChars="343" w:hanging="826"/>
        <w:rPr>
          <w:sz w:val="24"/>
        </w:rPr>
      </w:pPr>
      <w:bookmarkStart w:id="69" w:name="_Toc453430001"/>
      <w:r w:rsidRPr="0023701F">
        <w:rPr>
          <w:sz w:val="24"/>
        </w:rPr>
        <w:t>ModRedisCenterAop</w:t>
      </w:r>
      <w:r w:rsidRPr="0023701F">
        <w:rPr>
          <w:rFonts w:hint="eastAsia"/>
          <w:sz w:val="24"/>
        </w:rPr>
        <w:t>类概述</w:t>
      </w:r>
      <w:bookmarkEnd w:id="69"/>
    </w:p>
    <w:p w:rsidR="00F65164" w:rsidRPr="00E85E62" w:rsidRDefault="00F65164" w:rsidP="00F65164">
      <w:pPr>
        <w:pStyle w:val="af1"/>
        <w:spacing w:line="400" w:lineRule="exact"/>
        <w:ind w:firstLine="480"/>
        <w:jc w:val="left"/>
        <w:rPr>
          <w:rFonts w:ascii="宋体" w:hAnsi="宋体"/>
          <w:sz w:val="24"/>
        </w:rPr>
      </w:pPr>
      <w:r w:rsidRPr="00E85E62">
        <w:rPr>
          <w:rFonts w:ascii="宋体" w:hAnsi="宋体"/>
          <w:sz w:val="24"/>
        </w:rPr>
        <w:t>ModRedisCenterAop</w:t>
      </w:r>
      <w:r w:rsidRPr="00E85E62">
        <w:rPr>
          <w:rFonts w:ascii="宋体" w:hAnsi="宋体" w:hint="eastAsia"/>
          <w:sz w:val="24"/>
        </w:rPr>
        <w:t>是ModRedisCenter的Spring 切面编程（AOP）的封装。它首先初始化一个ModRedisCenter。通过Spring切面式编程，配置到业务服务的缓存层中，以AOP代理的方式执行业务缓存方法的调用。调用时，从池中获取</w:t>
      </w:r>
      <w:r w:rsidRPr="00E85E62">
        <w:rPr>
          <w:rFonts w:ascii="宋体" w:hAnsi="宋体" w:hint="eastAsia"/>
          <w:sz w:val="24"/>
        </w:rPr>
        <w:lastRenderedPageBreak/>
        <w:t>一个连接绑定到处理线程上，在处理完之后由代理处理连接资源的归还与释放，然后再返回处理结果。从而达到防止资源泄漏。</w:t>
      </w:r>
    </w:p>
    <w:p w:rsidR="00F65164" w:rsidRDefault="00F65164" w:rsidP="00F65164">
      <w:pPr>
        <w:pStyle w:val="af1"/>
        <w:spacing w:line="400" w:lineRule="exact"/>
        <w:ind w:firstLine="480"/>
        <w:jc w:val="left"/>
        <w:rPr>
          <w:rStyle w:val="a6"/>
        </w:rPr>
      </w:pPr>
      <w:r w:rsidRPr="00E85E62">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F65164" w:rsidRPr="00076C89" w:rsidTr="004D4435">
        <w:tc>
          <w:tcPr>
            <w:tcW w:w="656"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4329"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3835"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656" w:type="dxa"/>
          </w:tcPr>
          <w:p w:rsidR="00F65164" w:rsidRPr="00076C89" w:rsidRDefault="00F65164" w:rsidP="004D4435">
            <w:pPr>
              <w:rPr>
                <w:rStyle w:val="a6"/>
                <w:i/>
              </w:rPr>
            </w:pPr>
            <w:r w:rsidRPr="00076C89">
              <w:rPr>
                <w:rStyle w:val="a6"/>
                <w:rFonts w:hint="eastAsia"/>
              </w:rPr>
              <w:t>1</w:t>
            </w:r>
          </w:p>
        </w:tc>
        <w:tc>
          <w:tcPr>
            <w:tcW w:w="4329" w:type="dxa"/>
          </w:tcPr>
          <w:p w:rsidR="00F65164" w:rsidRPr="00076C89" w:rsidRDefault="00F65164" w:rsidP="004D4435">
            <w:pPr>
              <w:rPr>
                <w:rStyle w:val="a6"/>
                <w:i/>
              </w:rPr>
            </w:pPr>
            <w:r w:rsidRPr="00ED5FAA">
              <w:rPr>
                <w:rFonts w:ascii="Consolas" w:hAnsi="Consolas" w:cs="Consolas"/>
                <w:color w:val="000000"/>
                <w:kern w:val="0"/>
                <w:sz w:val="22"/>
                <w:szCs w:val="22"/>
                <w:u w:val="single"/>
              </w:rPr>
              <w:t>init</w:t>
            </w:r>
          </w:p>
        </w:tc>
        <w:tc>
          <w:tcPr>
            <w:tcW w:w="3835" w:type="dxa"/>
          </w:tcPr>
          <w:p w:rsidR="00F65164" w:rsidRPr="00076C89" w:rsidRDefault="00F65164" w:rsidP="004D4435">
            <w:pPr>
              <w:rPr>
                <w:rStyle w:val="a6"/>
                <w:i/>
              </w:rPr>
            </w:pPr>
            <w:r>
              <w:rPr>
                <w:rStyle w:val="a6"/>
                <w:rFonts w:hint="eastAsia"/>
              </w:rPr>
              <w:t>Spring AOP</w:t>
            </w:r>
            <w:r>
              <w:rPr>
                <w:rStyle w:val="a6"/>
                <w:rFonts w:hint="eastAsia"/>
              </w:rPr>
              <w:t>代理类初始化</w:t>
            </w:r>
          </w:p>
        </w:tc>
      </w:tr>
      <w:tr w:rsidR="00F65164" w:rsidRPr="00076C89" w:rsidTr="004D4435">
        <w:tc>
          <w:tcPr>
            <w:tcW w:w="656" w:type="dxa"/>
          </w:tcPr>
          <w:p w:rsidR="00F65164" w:rsidRPr="00076C89" w:rsidRDefault="00F65164" w:rsidP="004D4435">
            <w:pPr>
              <w:rPr>
                <w:rStyle w:val="a6"/>
                <w:i/>
              </w:rPr>
            </w:pPr>
            <w:r w:rsidRPr="00076C89">
              <w:rPr>
                <w:rStyle w:val="a6"/>
                <w:rFonts w:hint="eastAsia"/>
              </w:rPr>
              <w:t>2</w:t>
            </w:r>
          </w:p>
        </w:tc>
        <w:tc>
          <w:tcPr>
            <w:tcW w:w="4329" w:type="dxa"/>
          </w:tcPr>
          <w:p w:rsidR="00F65164" w:rsidRPr="00076C89" w:rsidRDefault="00F65164" w:rsidP="004D4435">
            <w:pPr>
              <w:rPr>
                <w:rStyle w:val="a6"/>
                <w:i/>
              </w:rPr>
            </w:pPr>
            <w:r w:rsidRPr="00ED5FAA">
              <w:rPr>
                <w:rFonts w:ascii="Consolas" w:hAnsi="Consolas" w:cs="Consolas"/>
                <w:color w:val="000000"/>
                <w:kern w:val="0"/>
                <w:sz w:val="22"/>
                <w:szCs w:val="22"/>
              </w:rPr>
              <w:t>invoke</w:t>
            </w:r>
          </w:p>
        </w:tc>
        <w:tc>
          <w:tcPr>
            <w:tcW w:w="3835" w:type="dxa"/>
          </w:tcPr>
          <w:p w:rsidR="00F65164" w:rsidRPr="00076C89" w:rsidRDefault="00F65164" w:rsidP="004D4435">
            <w:pPr>
              <w:rPr>
                <w:rStyle w:val="a6"/>
                <w:i/>
              </w:rPr>
            </w:pPr>
            <w:r>
              <w:rPr>
                <w:rStyle w:val="a6"/>
                <w:rFonts w:hint="eastAsia"/>
              </w:rPr>
              <w:t>Spring AOP</w:t>
            </w:r>
            <w:r>
              <w:rPr>
                <w:rStyle w:val="a6"/>
                <w:rFonts w:hint="eastAsia"/>
              </w:rPr>
              <w:t>代理方法调用</w:t>
            </w:r>
          </w:p>
        </w:tc>
      </w:tr>
      <w:tr w:rsidR="00F65164" w:rsidRPr="00076C89" w:rsidTr="004D4435">
        <w:tc>
          <w:tcPr>
            <w:tcW w:w="656" w:type="dxa"/>
          </w:tcPr>
          <w:p w:rsidR="00F65164" w:rsidRPr="00076C89" w:rsidRDefault="00F65164" w:rsidP="004D4435">
            <w:pPr>
              <w:rPr>
                <w:rStyle w:val="a6"/>
                <w:i/>
              </w:rPr>
            </w:pPr>
            <w:r w:rsidRPr="00076C89">
              <w:rPr>
                <w:rStyle w:val="a6"/>
                <w:rFonts w:hint="eastAsia"/>
              </w:rPr>
              <w:t>3</w:t>
            </w:r>
          </w:p>
        </w:tc>
        <w:tc>
          <w:tcPr>
            <w:tcW w:w="4329" w:type="dxa"/>
          </w:tcPr>
          <w:p w:rsidR="00F65164" w:rsidRPr="00076C89" w:rsidRDefault="00F65164" w:rsidP="004D4435">
            <w:pPr>
              <w:rPr>
                <w:rStyle w:val="a6"/>
                <w:i/>
              </w:rPr>
            </w:pPr>
            <w:r w:rsidRPr="00ED5FAA">
              <w:rPr>
                <w:rFonts w:ascii="Consolas" w:hAnsi="Consolas" w:cs="Consolas"/>
                <w:color w:val="000000"/>
                <w:kern w:val="0"/>
                <w:sz w:val="22"/>
                <w:szCs w:val="22"/>
              </w:rPr>
              <w:t>getJedis</w:t>
            </w:r>
          </w:p>
        </w:tc>
        <w:tc>
          <w:tcPr>
            <w:tcW w:w="3835" w:type="dxa"/>
          </w:tcPr>
          <w:p w:rsidR="00F65164" w:rsidRPr="00076C89" w:rsidRDefault="00F65164" w:rsidP="004D4435">
            <w:pPr>
              <w:rPr>
                <w:rStyle w:val="a6"/>
                <w:i/>
              </w:rPr>
            </w:pPr>
            <w:r>
              <w:rPr>
                <w:rStyle w:val="a6"/>
                <w:rFonts w:hint="eastAsia"/>
              </w:rPr>
              <w:t>获取线程绑定上的</w:t>
            </w:r>
            <w:r>
              <w:rPr>
                <w:rStyle w:val="a6"/>
                <w:rFonts w:hint="eastAsia"/>
              </w:rPr>
              <w:t>Jedis</w:t>
            </w:r>
            <w:r>
              <w:rPr>
                <w:rStyle w:val="a6"/>
                <w:rFonts w:hint="eastAsia"/>
              </w:rPr>
              <w:t>连接</w:t>
            </w:r>
          </w:p>
        </w:tc>
      </w:tr>
    </w:tbl>
    <w:p w:rsidR="00F65164" w:rsidRDefault="00F65164" w:rsidP="00F65164"/>
    <w:p w:rsidR="00F65164" w:rsidRPr="003B358C" w:rsidRDefault="00F65164" w:rsidP="00F65164"/>
    <w:p w:rsidR="00F65164" w:rsidRPr="0023701F" w:rsidRDefault="00F65164" w:rsidP="0023701F">
      <w:pPr>
        <w:pStyle w:val="3"/>
        <w:spacing w:line="400" w:lineRule="exact"/>
        <w:ind w:left="826" w:hangingChars="343" w:hanging="826"/>
        <w:rPr>
          <w:sz w:val="24"/>
        </w:rPr>
      </w:pPr>
      <w:bookmarkStart w:id="70" w:name="_Toc453430002"/>
      <w:r w:rsidRPr="0023701F">
        <w:rPr>
          <w:sz w:val="24"/>
        </w:rPr>
        <w:t>LockCacheCenter</w:t>
      </w:r>
      <w:r w:rsidRPr="0023701F">
        <w:rPr>
          <w:rFonts w:hint="eastAsia"/>
          <w:sz w:val="24"/>
        </w:rPr>
        <w:t>类概述</w:t>
      </w:r>
      <w:bookmarkEnd w:id="70"/>
    </w:p>
    <w:p w:rsidR="00F65164" w:rsidRPr="00E85E62" w:rsidRDefault="00F65164" w:rsidP="00F65164">
      <w:pPr>
        <w:pStyle w:val="af1"/>
        <w:spacing w:line="400" w:lineRule="exact"/>
        <w:ind w:firstLine="480"/>
        <w:jc w:val="left"/>
        <w:rPr>
          <w:rFonts w:ascii="宋体" w:hAnsi="宋体"/>
          <w:sz w:val="24"/>
        </w:rPr>
      </w:pPr>
      <w:r w:rsidRPr="00E85E62">
        <w:rPr>
          <w:rFonts w:ascii="宋体" w:hAnsi="宋体" w:hint="eastAsia"/>
          <w:sz w:val="24"/>
        </w:rPr>
        <w:t>Redis基于Redis自己的分布式组件Shard</w:t>
      </w:r>
      <w:r w:rsidRPr="00E85E62">
        <w:rPr>
          <w:rFonts w:ascii="宋体" w:hAnsi="宋体"/>
          <w:sz w:val="24"/>
        </w:rPr>
        <w:t>ing</w:t>
      </w:r>
      <w:r w:rsidRPr="00E85E62">
        <w:rPr>
          <w:rFonts w:ascii="宋体" w:hAnsi="宋体" w:hint="eastAsia"/>
          <w:sz w:val="24"/>
        </w:rPr>
        <w:t>Redis连接池的封装。通过zkHelper从注册中心监听某服务的</w:t>
      </w:r>
      <w:r w:rsidRPr="00E85E62">
        <w:rPr>
          <w:rFonts w:ascii="宋体" w:hAnsi="宋体"/>
          <w:sz w:val="24"/>
        </w:rPr>
        <w:t>Redis</w:t>
      </w:r>
      <w:r w:rsidRPr="00E85E62">
        <w:rPr>
          <w:rFonts w:ascii="宋体" w:hAnsi="宋体" w:hint="eastAsia"/>
          <w:sz w:val="24"/>
        </w:rPr>
        <w:t>集测配置，初始化</w:t>
      </w:r>
      <w:r w:rsidRPr="00E85E62">
        <w:rPr>
          <w:rFonts w:ascii="宋体" w:hAnsi="宋体"/>
          <w:sz w:val="24"/>
        </w:rPr>
        <w:t>Redis</w:t>
      </w:r>
      <w:r w:rsidRPr="00E85E62">
        <w:rPr>
          <w:rFonts w:ascii="宋体" w:hAnsi="宋体" w:hint="eastAsia"/>
          <w:sz w:val="24"/>
        </w:rPr>
        <w:t>集群的连接池。通过工作圈服务应用的数据分片key来计算数据映射的节点，并从池中取出此节点的连接供应用来使用。</w:t>
      </w:r>
    </w:p>
    <w:p w:rsidR="00F65164" w:rsidRDefault="00F65164" w:rsidP="00F65164">
      <w:pPr>
        <w:pStyle w:val="af1"/>
        <w:spacing w:line="400" w:lineRule="exact"/>
        <w:ind w:firstLine="480"/>
        <w:jc w:val="left"/>
        <w:rPr>
          <w:rStyle w:val="a6"/>
        </w:rPr>
      </w:pPr>
      <w:r w:rsidRPr="00E85E62">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F65164" w:rsidRPr="00076C89" w:rsidTr="004D4435">
        <w:tc>
          <w:tcPr>
            <w:tcW w:w="695"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845"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280"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695" w:type="dxa"/>
          </w:tcPr>
          <w:p w:rsidR="00F65164" w:rsidRPr="00076C89" w:rsidRDefault="00F65164" w:rsidP="004D4435">
            <w:pPr>
              <w:rPr>
                <w:rStyle w:val="a6"/>
                <w:i/>
              </w:rPr>
            </w:pPr>
            <w:r w:rsidRPr="00076C89">
              <w:rPr>
                <w:rStyle w:val="a6"/>
                <w:rFonts w:hint="eastAsia"/>
              </w:rPr>
              <w:t>1</w:t>
            </w:r>
          </w:p>
        </w:tc>
        <w:tc>
          <w:tcPr>
            <w:tcW w:w="3845" w:type="dxa"/>
          </w:tcPr>
          <w:p w:rsidR="00F65164" w:rsidRPr="00076C89" w:rsidRDefault="00F65164" w:rsidP="004D4435">
            <w:pPr>
              <w:rPr>
                <w:rStyle w:val="a6"/>
                <w:i/>
              </w:rPr>
            </w:pPr>
            <w:r w:rsidRPr="00263417">
              <w:rPr>
                <w:rFonts w:ascii="Consolas" w:hAnsi="Consolas" w:cs="Consolas"/>
                <w:color w:val="000000"/>
                <w:kern w:val="0"/>
                <w:sz w:val="22"/>
                <w:szCs w:val="22"/>
                <w:u w:val="single"/>
              </w:rPr>
              <w:t>getInstance</w:t>
            </w:r>
          </w:p>
        </w:tc>
        <w:tc>
          <w:tcPr>
            <w:tcW w:w="4280" w:type="dxa"/>
          </w:tcPr>
          <w:p w:rsidR="00F65164" w:rsidRPr="00076C89" w:rsidRDefault="00F65164" w:rsidP="004D4435">
            <w:pPr>
              <w:rPr>
                <w:rStyle w:val="a6"/>
                <w:i/>
              </w:rPr>
            </w:pPr>
            <w:r w:rsidRPr="00AA41C2">
              <w:rPr>
                <w:rStyle w:val="a6"/>
                <w:rFonts w:hint="eastAsia"/>
              </w:rPr>
              <w:t>实例化服务池</w:t>
            </w:r>
          </w:p>
        </w:tc>
      </w:tr>
      <w:tr w:rsidR="00F65164" w:rsidRPr="00076C89" w:rsidTr="004D4435">
        <w:tc>
          <w:tcPr>
            <w:tcW w:w="695" w:type="dxa"/>
          </w:tcPr>
          <w:p w:rsidR="00F65164" w:rsidRPr="00076C89" w:rsidRDefault="00F65164" w:rsidP="004D4435">
            <w:pPr>
              <w:rPr>
                <w:rStyle w:val="a6"/>
                <w:i/>
              </w:rPr>
            </w:pPr>
            <w:r w:rsidRPr="00076C89">
              <w:rPr>
                <w:rStyle w:val="a6"/>
                <w:rFonts w:hint="eastAsia"/>
              </w:rPr>
              <w:t>2</w:t>
            </w:r>
          </w:p>
        </w:tc>
        <w:tc>
          <w:tcPr>
            <w:tcW w:w="3845" w:type="dxa"/>
          </w:tcPr>
          <w:p w:rsidR="00F65164" w:rsidRPr="00076C89" w:rsidRDefault="00F65164" w:rsidP="004D4435">
            <w:pPr>
              <w:rPr>
                <w:rStyle w:val="a6"/>
                <w:i/>
              </w:rPr>
            </w:pPr>
            <w:r w:rsidRPr="00AA41C2">
              <w:rPr>
                <w:rFonts w:ascii="Consolas" w:hAnsi="Consolas" w:cs="Consolas"/>
                <w:color w:val="000000"/>
                <w:kern w:val="0"/>
                <w:sz w:val="22"/>
                <w:szCs w:val="22"/>
              </w:rPr>
              <w:t>getRedisList</w:t>
            </w:r>
          </w:p>
        </w:tc>
        <w:tc>
          <w:tcPr>
            <w:tcW w:w="4280" w:type="dxa"/>
          </w:tcPr>
          <w:p w:rsidR="00F65164" w:rsidRPr="00076C89" w:rsidRDefault="00F65164" w:rsidP="004D4435">
            <w:pPr>
              <w:rPr>
                <w:rStyle w:val="a6"/>
                <w:i/>
              </w:rPr>
            </w:pPr>
            <w:r w:rsidRPr="00AA41C2">
              <w:rPr>
                <w:rStyle w:val="a6"/>
                <w:rFonts w:hint="eastAsia"/>
              </w:rPr>
              <w:t>获取</w:t>
            </w:r>
            <w:r w:rsidRPr="00AA41C2">
              <w:rPr>
                <w:rStyle w:val="a6"/>
                <w:rFonts w:hint="eastAsia"/>
              </w:rPr>
              <w:t>redis</w:t>
            </w:r>
            <w:r w:rsidRPr="00AA41C2">
              <w:rPr>
                <w:rStyle w:val="a6"/>
                <w:rFonts w:hint="eastAsia"/>
              </w:rPr>
              <w:t>实例地址列表</w:t>
            </w:r>
          </w:p>
        </w:tc>
      </w:tr>
      <w:tr w:rsidR="00F65164" w:rsidRPr="00076C89" w:rsidTr="004D4435">
        <w:tc>
          <w:tcPr>
            <w:tcW w:w="695" w:type="dxa"/>
          </w:tcPr>
          <w:p w:rsidR="00F65164" w:rsidRPr="00076C89" w:rsidRDefault="00F65164" w:rsidP="004D4435">
            <w:pPr>
              <w:rPr>
                <w:rStyle w:val="a6"/>
                <w:i/>
              </w:rPr>
            </w:pPr>
            <w:r w:rsidRPr="00076C89">
              <w:rPr>
                <w:rStyle w:val="a6"/>
                <w:rFonts w:hint="eastAsia"/>
              </w:rPr>
              <w:t>3</w:t>
            </w:r>
          </w:p>
        </w:tc>
        <w:tc>
          <w:tcPr>
            <w:tcW w:w="3845" w:type="dxa"/>
          </w:tcPr>
          <w:p w:rsidR="00F65164" w:rsidRPr="00076C89" w:rsidRDefault="00F65164" w:rsidP="004D4435">
            <w:pPr>
              <w:rPr>
                <w:rStyle w:val="a6"/>
                <w:i/>
              </w:rPr>
            </w:pPr>
            <w:r w:rsidRPr="00AA41C2">
              <w:rPr>
                <w:rFonts w:ascii="Consolas" w:hAnsi="Consolas" w:cs="Consolas"/>
                <w:color w:val="000000"/>
                <w:kern w:val="0"/>
                <w:sz w:val="22"/>
                <w:szCs w:val="22"/>
              </w:rPr>
              <w:t>initialPool</w:t>
            </w:r>
          </w:p>
        </w:tc>
        <w:tc>
          <w:tcPr>
            <w:tcW w:w="4280" w:type="dxa"/>
          </w:tcPr>
          <w:p w:rsidR="00F65164" w:rsidRPr="00076C89" w:rsidRDefault="00F65164" w:rsidP="004D4435">
            <w:pPr>
              <w:rPr>
                <w:rStyle w:val="a6"/>
                <w:i/>
              </w:rPr>
            </w:pPr>
            <w:r w:rsidRPr="00AA41C2">
              <w:rPr>
                <w:rStyle w:val="a6"/>
                <w:rFonts w:hint="eastAsia"/>
              </w:rPr>
              <w:t>初始化</w:t>
            </w:r>
            <w:r w:rsidRPr="00AA41C2">
              <w:rPr>
                <w:rStyle w:val="a6"/>
                <w:rFonts w:hint="eastAsia"/>
              </w:rPr>
              <w:t xml:space="preserve">redis </w:t>
            </w:r>
            <w:r w:rsidRPr="00AA41C2">
              <w:rPr>
                <w:rStyle w:val="a6"/>
                <w:rFonts w:hint="eastAsia"/>
              </w:rPr>
              <w:t>池</w:t>
            </w:r>
          </w:p>
        </w:tc>
      </w:tr>
      <w:tr w:rsidR="00F65164" w:rsidRPr="00076C89" w:rsidTr="004D4435">
        <w:tc>
          <w:tcPr>
            <w:tcW w:w="695" w:type="dxa"/>
          </w:tcPr>
          <w:p w:rsidR="00F65164" w:rsidRPr="00076C89" w:rsidRDefault="00F65164" w:rsidP="004D4435">
            <w:pPr>
              <w:rPr>
                <w:rStyle w:val="a6"/>
                <w:i/>
              </w:rPr>
            </w:pPr>
            <w:r>
              <w:rPr>
                <w:rStyle w:val="a6"/>
                <w:rFonts w:hint="eastAsia"/>
              </w:rPr>
              <w:t>4</w:t>
            </w:r>
          </w:p>
        </w:tc>
        <w:tc>
          <w:tcPr>
            <w:tcW w:w="3845" w:type="dxa"/>
          </w:tcPr>
          <w:p w:rsidR="00F65164" w:rsidRPr="00076C89" w:rsidRDefault="00F65164" w:rsidP="004D4435">
            <w:pPr>
              <w:rPr>
                <w:rStyle w:val="a6"/>
                <w:i/>
              </w:rPr>
            </w:pPr>
            <w:r w:rsidRPr="00AA41C2">
              <w:rPr>
                <w:rFonts w:ascii="Consolas" w:hAnsi="Consolas" w:cs="Consolas"/>
                <w:iCs/>
                <w:color w:val="000000"/>
                <w:kern w:val="0"/>
                <w:sz w:val="22"/>
                <w:szCs w:val="22"/>
              </w:rPr>
              <w:t>getJedis</w:t>
            </w:r>
          </w:p>
        </w:tc>
        <w:tc>
          <w:tcPr>
            <w:tcW w:w="4280" w:type="dxa"/>
          </w:tcPr>
          <w:p w:rsidR="00F65164" w:rsidRPr="00076C89" w:rsidRDefault="00F65164" w:rsidP="004D4435">
            <w:pPr>
              <w:rPr>
                <w:rStyle w:val="a6"/>
                <w:i/>
              </w:rPr>
            </w:pPr>
            <w:r w:rsidRPr="00AA41C2">
              <w:rPr>
                <w:rStyle w:val="a6"/>
                <w:rFonts w:hint="eastAsia"/>
              </w:rPr>
              <w:t>从公用</w:t>
            </w:r>
            <w:r w:rsidRPr="00AA41C2">
              <w:rPr>
                <w:rStyle w:val="a6"/>
                <w:rFonts w:hint="eastAsia"/>
              </w:rPr>
              <w:t>redis</w:t>
            </w:r>
            <w:r w:rsidRPr="00AA41C2">
              <w:rPr>
                <w:rStyle w:val="a6"/>
                <w:rFonts w:hint="eastAsia"/>
              </w:rPr>
              <w:t>集群获取</w:t>
            </w:r>
            <w:r w:rsidRPr="00AA41C2">
              <w:rPr>
                <w:rStyle w:val="a6"/>
                <w:rFonts w:hint="eastAsia"/>
              </w:rPr>
              <w:t>resource</w:t>
            </w:r>
          </w:p>
        </w:tc>
      </w:tr>
      <w:tr w:rsidR="00F65164" w:rsidRPr="00076C89" w:rsidTr="004D4435">
        <w:tc>
          <w:tcPr>
            <w:tcW w:w="695" w:type="dxa"/>
          </w:tcPr>
          <w:p w:rsidR="00F65164" w:rsidRPr="00076C89" w:rsidRDefault="00F65164" w:rsidP="004D4435">
            <w:pPr>
              <w:rPr>
                <w:rStyle w:val="a6"/>
                <w:i/>
              </w:rPr>
            </w:pPr>
            <w:r>
              <w:rPr>
                <w:rStyle w:val="a6"/>
                <w:rFonts w:hint="eastAsia"/>
              </w:rPr>
              <w:t>5</w:t>
            </w:r>
          </w:p>
        </w:tc>
        <w:tc>
          <w:tcPr>
            <w:tcW w:w="3845" w:type="dxa"/>
          </w:tcPr>
          <w:p w:rsidR="00F65164" w:rsidRDefault="00F65164" w:rsidP="004D4435">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rsidR="00F65164" w:rsidRDefault="00F65164" w:rsidP="004D4435">
            <w:pPr>
              <w:rPr>
                <w:rStyle w:val="a6"/>
                <w:i/>
              </w:rPr>
            </w:pPr>
            <w:r w:rsidRPr="00AA41C2">
              <w:rPr>
                <w:rStyle w:val="a6"/>
                <w:rFonts w:hint="eastAsia"/>
              </w:rPr>
              <w:t>归还</w:t>
            </w:r>
            <w:r w:rsidRPr="00AA41C2">
              <w:rPr>
                <w:rStyle w:val="a6"/>
                <w:rFonts w:hint="eastAsia"/>
              </w:rPr>
              <w:t>redis</w:t>
            </w:r>
            <w:r w:rsidRPr="00AA41C2">
              <w:rPr>
                <w:rStyle w:val="a6"/>
                <w:rFonts w:hint="eastAsia"/>
              </w:rPr>
              <w:t>链接</w:t>
            </w:r>
          </w:p>
        </w:tc>
      </w:tr>
      <w:tr w:rsidR="00F65164" w:rsidRPr="00076C89" w:rsidTr="004D4435">
        <w:tc>
          <w:tcPr>
            <w:tcW w:w="695" w:type="dxa"/>
          </w:tcPr>
          <w:p w:rsidR="00F65164" w:rsidRDefault="00F65164" w:rsidP="004D4435">
            <w:pPr>
              <w:rPr>
                <w:rStyle w:val="a6"/>
                <w:i/>
              </w:rPr>
            </w:pPr>
            <w:r>
              <w:rPr>
                <w:rStyle w:val="a6"/>
                <w:rFonts w:hint="eastAsia"/>
              </w:rPr>
              <w:t>6</w:t>
            </w:r>
          </w:p>
        </w:tc>
        <w:tc>
          <w:tcPr>
            <w:tcW w:w="3845" w:type="dxa"/>
          </w:tcPr>
          <w:p w:rsidR="00F65164" w:rsidRPr="002D7BDD" w:rsidRDefault="00F65164" w:rsidP="004D4435">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rsidR="00F65164" w:rsidRPr="002D7BDD" w:rsidRDefault="00F65164" w:rsidP="004D4435">
            <w:pPr>
              <w:rPr>
                <w:rStyle w:val="a6"/>
                <w:i/>
              </w:rPr>
            </w:pPr>
            <w:r w:rsidRPr="00AA41C2">
              <w:rPr>
                <w:rStyle w:val="a6"/>
                <w:rFonts w:hint="eastAsia"/>
              </w:rPr>
              <w:t>归还坏</w:t>
            </w:r>
            <w:r w:rsidRPr="00AA41C2">
              <w:rPr>
                <w:rStyle w:val="a6"/>
                <w:rFonts w:hint="eastAsia"/>
              </w:rPr>
              <w:t>redis</w:t>
            </w:r>
            <w:r w:rsidRPr="00AA41C2">
              <w:rPr>
                <w:rStyle w:val="a6"/>
                <w:rFonts w:hint="eastAsia"/>
              </w:rPr>
              <w:t>链接</w:t>
            </w:r>
          </w:p>
        </w:tc>
      </w:tr>
      <w:tr w:rsidR="00F65164" w:rsidRPr="00076C89" w:rsidTr="004D4435">
        <w:tc>
          <w:tcPr>
            <w:tcW w:w="695" w:type="dxa"/>
          </w:tcPr>
          <w:p w:rsidR="00F65164" w:rsidRDefault="00F65164" w:rsidP="004D4435">
            <w:pPr>
              <w:rPr>
                <w:rStyle w:val="a6"/>
                <w:i/>
              </w:rPr>
            </w:pPr>
            <w:r>
              <w:rPr>
                <w:rStyle w:val="a6"/>
              </w:rPr>
              <w:t>7</w:t>
            </w:r>
          </w:p>
        </w:tc>
        <w:tc>
          <w:tcPr>
            <w:tcW w:w="3845" w:type="dxa"/>
          </w:tcPr>
          <w:p w:rsidR="00F65164" w:rsidRPr="00AA41C2" w:rsidRDefault="00F65164" w:rsidP="004D4435">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rsidR="00F65164" w:rsidRPr="00AA41C2" w:rsidRDefault="00F65164" w:rsidP="004D4435">
            <w:pPr>
              <w:rPr>
                <w:rStyle w:val="a6"/>
                <w:i/>
              </w:rPr>
            </w:pPr>
            <w:r>
              <w:rPr>
                <w:rStyle w:val="a6"/>
                <w:rFonts w:hint="eastAsia"/>
              </w:rPr>
              <w:t>处理任务返回结果</w:t>
            </w:r>
          </w:p>
        </w:tc>
      </w:tr>
    </w:tbl>
    <w:p w:rsidR="00F65164" w:rsidRPr="00557EE7" w:rsidRDefault="00F65164" w:rsidP="00F65164"/>
    <w:p w:rsidR="00F65164" w:rsidRPr="0023701F" w:rsidRDefault="00F65164" w:rsidP="0023701F">
      <w:pPr>
        <w:pStyle w:val="3"/>
        <w:spacing w:line="400" w:lineRule="exact"/>
        <w:ind w:left="826" w:hangingChars="343" w:hanging="826"/>
        <w:rPr>
          <w:sz w:val="24"/>
        </w:rPr>
      </w:pPr>
      <w:bookmarkStart w:id="71" w:name="_Toc453430003"/>
      <w:r w:rsidRPr="0023701F">
        <w:rPr>
          <w:sz w:val="24"/>
        </w:rPr>
        <w:t>LockCache</w:t>
      </w:r>
      <w:r w:rsidRPr="0023701F">
        <w:rPr>
          <w:rFonts w:hint="eastAsia"/>
          <w:sz w:val="24"/>
        </w:rPr>
        <w:t>类概述</w:t>
      </w:r>
      <w:bookmarkEnd w:id="71"/>
    </w:p>
    <w:p w:rsidR="00F65164" w:rsidRPr="00E85E62" w:rsidRDefault="00F65164" w:rsidP="00F65164">
      <w:pPr>
        <w:pStyle w:val="af1"/>
        <w:spacing w:line="400" w:lineRule="exact"/>
        <w:ind w:firstLine="480"/>
        <w:jc w:val="left"/>
        <w:rPr>
          <w:rFonts w:ascii="宋体" w:hAnsi="宋体"/>
          <w:sz w:val="24"/>
        </w:rPr>
      </w:pPr>
      <w:r w:rsidRPr="00E85E62">
        <w:rPr>
          <w:rFonts w:ascii="宋体" w:hAnsi="宋体"/>
          <w:sz w:val="24"/>
        </w:rPr>
        <w:t>LockCache</w:t>
      </w:r>
      <w:r w:rsidRPr="00E85E62">
        <w:rPr>
          <w:rFonts w:ascii="宋体" w:hAnsi="宋体" w:hint="eastAsia"/>
          <w:sz w:val="24"/>
        </w:rPr>
        <w:t>是在</w:t>
      </w:r>
      <w:r w:rsidRPr="00E85E62">
        <w:rPr>
          <w:rFonts w:ascii="宋体" w:hAnsi="宋体"/>
          <w:sz w:val="24"/>
        </w:rPr>
        <w:t>LockCache</w:t>
      </w:r>
      <w:r w:rsidRPr="00E85E62">
        <w:rPr>
          <w:rFonts w:ascii="宋体" w:hAnsi="宋体" w:hint="eastAsia"/>
          <w:sz w:val="24"/>
        </w:rPr>
        <w:t>Center上实现的一分布式缓存锁的实现。</w:t>
      </w:r>
    </w:p>
    <w:p w:rsidR="00F65164" w:rsidRPr="00E85E62" w:rsidRDefault="00F65164" w:rsidP="00F65164">
      <w:pPr>
        <w:pStyle w:val="af1"/>
        <w:spacing w:line="400" w:lineRule="exact"/>
        <w:ind w:firstLine="480"/>
        <w:jc w:val="left"/>
        <w:rPr>
          <w:rFonts w:ascii="宋体" w:hAnsi="宋体"/>
          <w:sz w:val="24"/>
        </w:rPr>
      </w:pPr>
      <w:r w:rsidRPr="00E85E62">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F65164" w:rsidRPr="00076C89" w:rsidTr="004D4435">
        <w:tc>
          <w:tcPr>
            <w:tcW w:w="656"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4329"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3835"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656" w:type="dxa"/>
          </w:tcPr>
          <w:p w:rsidR="00F65164" w:rsidRPr="00076C89" w:rsidRDefault="00F65164" w:rsidP="004D4435">
            <w:pPr>
              <w:rPr>
                <w:rStyle w:val="a6"/>
                <w:i/>
              </w:rPr>
            </w:pPr>
            <w:r w:rsidRPr="00076C89">
              <w:rPr>
                <w:rStyle w:val="a6"/>
                <w:rFonts w:hint="eastAsia"/>
              </w:rPr>
              <w:t>1</w:t>
            </w:r>
          </w:p>
        </w:tc>
        <w:tc>
          <w:tcPr>
            <w:tcW w:w="4329" w:type="dxa"/>
          </w:tcPr>
          <w:p w:rsidR="00F65164" w:rsidRPr="00076C89" w:rsidRDefault="00F65164" w:rsidP="004D4435">
            <w:pPr>
              <w:rPr>
                <w:rStyle w:val="a6"/>
                <w:i/>
              </w:rPr>
            </w:pPr>
            <w:r w:rsidRPr="006021FF">
              <w:rPr>
                <w:rFonts w:ascii="Consolas" w:hAnsi="Consolas" w:cs="Consolas"/>
                <w:color w:val="000000"/>
                <w:kern w:val="0"/>
                <w:sz w:val="22"/>
                <w:szCs w:val="22"/>
                <w:u w:val="single"/>
              </w:rPr>
              <w:t>getLock</w:t>
            </w:r>
          </w:p>
        </w:tc>
        <w:tc>
          <w:tcPr>
            <w:tcW w:w="3835" w:type="dxa"/>
          </w:tcPr>
          <w:p w:rsidR="00F65164" w:rsidRPr="00076C89" w:rsidRDefault="00F65164" w:rsidP="004D4435">
            <w:pPr>
              <w:rPr>
                <w:rStyle w:val="a6"/>
                <w:i/>
              </w:rPr>
            </w:pPr>
            <w:r>
              <w:rPr>
                <w:rStyle w:val="a6"/>
                <w:rFonts w:hint="eastAsia"/>
              </w:rPr>
              <w:t>获取</w:t>
            </w:r>
            <w:r w:rsidRPr="006021FF">
              <w:rPr>
                <w:rStyle w:val="a6"/>
                <w:rFonts w:hint="eastAsia"/>
              </w:rPr>
              <w:t>资源</w:t>
            </w:r>
          </w:p>
        </w:tc>
      </w:tr>
      <w:tr w:rsidR="00F65164" w:rsidRPr="00076C89" w:rsidTr="004D4435">
        <w:tc>
          <w:tcPr>
            <w:tcW w:w="656" w:type="dxa"/>
          </w:tcPr>
          <w:p w:rsidR="00F65164" w:rsidRPr="00076C89" w:rsidRDefault="00F65164" w:rsidP="004D4435">
            <w:pPr>
              <w:rPr>
                <w:rStyle w:val="a6"/>
                <w:i/>
              </w:rPr>
            </w:pPr>
            <w:r w:rsidRPr="00076C89">
              <w:rPr>
                <w:rStyle w:val="a6"/>
                <w:rFonts w:hint="eastAsia"/>
              </w:rPr>
              <w:t>2</w:t>
            </w:r>
          </w:p>
        </w:tc>
        <w:tc>
          <w:tcPr>
            <w:tcW w:w="4329" w:type="dxa"/>
          </w:tcPr>
          <w:p w:rsidR="00F65164" w:rsidRPr="00076C89" w:rsidRDefault="00F65164" w:rsidP="004D4435">
            <w:pPr>
              <w:rPr>
                <w:rStyle w:val="a6"/>
                <w:i/>
              </w:rPr>
            </w:pPr>
            <w:r w:rsidRPr="006021FF">
              <w:rPr>
                <w:rFonts w:ascii="Consolas" w:hAnsi="Consolas" w:cs="Consolas"/>
                <w:color w:val="000000"/>
                <w:kern w:val="0"/>
                <w:sz w:val="22"/>
                <w:szCs w:val="22"/>
              </w:rPr>
              <w:t>releaseLock</w:t>
            </w:r>
          </w:p>
        </w:tc>
        <w:tc>
          <w:tcPr>
            <w:tcW w:w="3835" w:type="dxa"/>
          </w:tcPr>
          <w:p w:rsidR="00F65164" w:rsidRPr="00076C89" w:rsidRDefault="00F65164" w:rsidP="004D4435">
            <w:pPr>
              <w:rPr>
                <w:rStyle w:val="a6"/>
                <w:i/>
              </w:rPr>
            </w:pPr>
            <w:r w:rsidRPr="006021FF">
              <w:rPr>
                <w:rStyle w:val="a6"/>
                <w:rFonts w:hint="eastAsia"/>
              </w:rPr>
              <w:t>释放锁资源</w:t>
            </w:r>
          </w:p>
        </w:tc>
      </w:tr>
    </w:tbl>
    <w:p w:rsidR="00F65164" w:rsidRDefault="00F65164" w:rsidP="00F65164"/>
    <w:p w:rsidR="00F65164" w:rsidRPr="0023701F" w:rsidRDefault="00F65164" w:rsidP="00F65164">
      <w:pPr>
        <w:pStyle w:val="2"/>
        <w:rPr>
          <w:rFonts w:ascii="黑体"/>
          <w:sz w:val="28"/>
        </w:rPr>
      </w:pPr>
      <w:bookmarkStart w:id="72" w:name="_Toc453430004"/>
      <w:r w:rsidRPr="0023701F">
        <w:rPr>
          <w:rFonts w:ascii="黑体" w:hint="eastAsia"/>
          <w:sz w:val="28"/>
        </w:rPr>
        <w:lastRenderedPageBreak/>
        <w:t>Id</w:t>
      </w:r>
      <w:r w:rsidR="00AC7F7C" w:rsidRPr="0023701F">
        <w:rPr>
          <w:rFonts w:ascii="黑体" w:hint="eastAsia"/>
          <w:sz w:val="28"/>
        </w:rPr>
        <w:t>列表基础服务</w:t>
      </w:r>
      <w:r w:rsidRPr="0023701F">
        <w:rPr>
          <w:rFonts w:ascii="黑体" w:hint="eastAsia"/>
          <w:sz w:val="28"/>
        </w:rPr>
        <w:t>（IdList）</w:t>
      </w:r>
      <w:bookmarkEnd w:id="72"/>
    </w:p>
    <w:p w:rsidR="00F65164" w:rsidRPr="0023701F" w:rsidRDefault="00F65164" w:rsidP="0023701F">
      <w:pPr>
        <w:pStyle w:val="3"/>
        <w:spacing w:line="400" w:lineRule="exact"/>
        <w:ind w:left="826" w:hangingChars="343" w:hanging="826"/>
        <w:rPr>
          <w:sz w:val="24"/>
        </w:rPr>
      </w:pPr>
      <w:bookmarkStart w:id="73" w:name="_Toc453430005"/>
      <w:r w:rsidRPr="0023701F">
        <w:rPr>
          <w:rFonts w:hint="eastAsia"/>
          <w:sz w:val="24"/>
        </w:rPr>
        <w:t>Id</w:t>
      </w:r>
      <w:r w:rsidR="00AC7F7C" w:rsidRPr="0023701F">
        <w:rPr>
          <w:rFonts w:hint="eastAsia"/>
          <w:sz w:val="24"/>
        </w:rPr>
        <w:t>列表基础服务</w:t>
      </w:r>
      <w:r w:rsidRPr="0023701F">
        <w:rPr>
          <w:rFonts w:hint="eastAsia"/>
          <w:sz w:val="24"/>
        </w:rPr>
        <w:t>概述</w:t>
      </w:r>
      <w:bookmarkEnd w:id="73"/>
    </w:p>
    <w:p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工作圈的Id列表基础服务为工作圈提供了一个集中的ID维护服务。</w:t>
      </w:r>
    </w:p>
    <w:p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工作圈的数据使用了松散的分布式存储，这样可以在大并发下获得很高的吞吐量与较低的延迟。但是这样的数据不变于业务处理维护。所以需要这样的一个基础的id列表维护服务来组织数据之间的关系。</w:t>
      </w:r>
    </w:p>
    <w:p w:rsidR="00F65164" w:rsidRPr="00D40EC0" w:rsidRDefault="00F65164" w:rsidP="00F65164">
      <w:pPr>
        <w:pStyle w:val="af1"/>
        <w:spacing w:line="400" w:lineRule="exact"/>
        <w:ind w:firstLine="480"/>
        <w:jc w:val="left"/>
        <w:rPr>
          <w:i/>
        </w:rPr>
      </w:pPr>
      <w:r w:rsidRPr="004B32EF">
        <w:rPr>
          <w:rFonts w:ascii="宋体" w:hAnsi="宋体" w:hint="eastAsia"/>
          <w:sz w:val="24"/>
        </w:rPr>
        <w:t>工作圈中的圈子模块，贴子模块，轻应用模块以及其它的一些基础模块都依赖于这个服务。</w:t>
      </w:r>
    </w:p>
    <w:p w:rsidR="00F65164" w:rsidRPr="0023701F" w:rsidRDefault="00F65164" w:rsidP="0023701F">
      <w:pPr>
        <w:pStyle w:val="3"/>
        <w:spacing w:line="400" w:lineRule="exact"/>
        <w:ind w:left="826" w:hangingChars="343" w:hanging="826"/>
        <w:rPr>
          <w:sz w:val="24"/>
        </w:rPr>
      </w:pPr>
      <w:bookmarkStart w:id="74" w:name="_Toc453430006"/>
      <w:r w:rsidRPr="0023701F">
        <w:rPr>
          <w:rFonts w:hint="eastAsia"/>
          <w:sz w:val="24"/>
        </w:rPr>
        <w:t>IdList</w:t>
      </w:r>
      <w:r w:rsidR="00AC7F7C" w:rsidRPr="0023701F">
        <w:rPr>
          <w:rFonts w:hint="eastAsia"/>
          <w:sz w:val="24"/>
        </w:rPr>
        <w:t>服务</w:t>
      </w:r>
      <w:r w:rsidRPr="0023701F">
        <w:rPr>
          <w:rFonts w:hint="eastAsia"/>
          <w:sz w:val="24"/>
        </w:rPr>
        <w:t>类图</w:t>
      </w:r>
      <w:bookmarkEnd w:id="74"/>
    </w:p>
    <w:p w:rsidR="00F65164" w:rsidRDefault="00F17EC9" w:rsidP="00F65164">
      <w:pPr>
        <w:jc w:val="center"/>
      </w:pPr>
      <w:r>
        <w:object w:dxaOrig="6677" w:dyaOrig="5262">
          <v:shape id="_x0000_i1034" type="#_x0000_t75" style="width:333.75pt;height:263.25pt" o:ole="">
            <v:imagedata r:id="rId34" o:title=""/>
          </v:shape>
          <o:OLEObject Type="Embed" ProgID="Visio.Drawing.11" ShapeID="_x0000_i1034" DrawAspect="Content" ObjectID="_1527959013" r:id="rId35"/>
        </w:object>
      </w:r>
    </w:p>
    <w:p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IdList</w:t>
      </w:r>
      <w:r w:rsidRPr="00592BE4">
        <w:rPr>
          <w:rFonts w:hint="eastAsia"/>
        </w:rPr>
        <w:t>模块类图</w:t>
      </w:r>
    </w:p>
    <w:p w:rsidR="00F65164" w:rsidRPr="00557EE7" w:rsidRDefault="00F65164" w:rsidP="00F65164"/>
    <w:p w:rsidR="00F65164" w:rsidRPr="0023701F" w:rsidRDefault="00F65164" w:rsidP="0023701F">
      <w:pPr>
        <w:pStyle w:val="3"/>
        <w:spacing w:line="400" w:lineRule="exact"/>
        <w:ind w:left="826" w:hangingChars="343" w:hanging="826"/>
        <w:rPr>
          <w:sz w:val="24"/>
        </w:rPr>
      </w:pPr>
      <w:bookmarkStart w:id="75" w:name="_Toc453430007"/>
      <w:r w:rsidRPr="0023701F">
        <w:rPr>
          <w:rFonts w:hint="eastAsia"/>
          <w:sz w:val="24"/>
        </w:rPr>
        <w:t>IdListClient</w:t>
      </w:r>
      <w:r w:rsidRPr="0023701F">
        <w:rPr>
          <w:rFonts w:hint="eastAsia"/>
          <w:sz w:val="24"/>
        </w:rPr>
        <w:tab/>
      </w:r>
      <w:r w:rsidRPr="0023701F">
        <w:rPr>
          <w:rFonts w:hint="eastAsia"/>
          <w:sz w:val="24"/>
        </w:rPr>
        <w:t>类概述</w:t>
      </w:r>
      <w:bookmarkEnd w:id="75"/>
    </w:p>
    <w:p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封装对Thrift接口的调用，基于zookeeper进行 多点分发和监控。</w:t>
      </w:r>
    </w:p>
    <w:p w:rsidR="00F65164" w:rsidRDefault="00F65164" w:rsidP="00F65164">
      <w:pPr>
        <w:pStyle w:val="af1"/>
        <w:spacing w:line="400" w:lineRule="exact"/>
        <w:ind w:firstLine="480"/>
        <w:jc w:val="left"/>
        <w:rPr>
          <w:rStyle w:val="a6"/>
        </w:rPr>
      </w:pPr>
      <w:r w:rsidRPr="004B32EF">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6"/>
        <w:gridCol w:w="4208"/>
        <w:gridCol w:w="3946"/>
      </w:tblGrid>
      <w:tr w:rsidR="00F65164" w:rsidRPr="00076C89" w:rsidTr="004D4435">
        <w:tc>
          <w:tcPr>
            <w:tcW w:w="760"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2999"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5061"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1</w:t>
            </w:r>
          </w:p>
        </w:tc>
        <w:tc>
          <w:tcPr>
            <w:tcW w:w="2999" w:type="dxa"/>
          </w:tcPr>
          <w:p w:rsidR="00F65164" w:rsidRPr="00076C89" w:rsidRDefault="00F65164" w:rsidP="004D4435">
            <w:pPr>
              <w:rPr>
                <w:rStyle w:val="a6"/>
                <w:i/>
              </w:rPr>
            </w:pPr>
            <w:r w:rsidRPr="003B358C">
              <w:rPr>
                <w:rFonts w:ascii="Consolas" w:hAnsi="Consolas" w:cs="Consolas"/>
                <w:color w:val="000000"/>
                <w:kern w:val="0"/>
                <w:sz w:val="22"/>
                <w:szCs w:val="22"/>
                <w:u w:val="single"/>
              </w:rPr>
              <w:t>getResourceIdByScore</w:t>
            </w:r>
          </w:p>
        </w:tc>
        <w:tc>
          <w:tcPr>
            <w:tcW w:w="5061" w:type="dxa"/>
          </w:tcPr>
          <w:p w:rsidR="00F65164" w:rsidRPr="00076C89" w:rsidRDefault="00F65164" w:rsidP="004D4435">
            <w:pPr>
              <w:rPr>
                <w:rStyle w:val="a6"/>
                <w:i/>
              </w:rPr>
            </w:pPr>
            <w:r w:rsidRPr="003B358C">
              <w:rPr>
                <w:rStyle w:val="a6"/>
                <w:rFonts w:hint="eastAsia"/>
              </w:rPr>
              <w:t>获取一定时间段的增量数据</w:t>
            </w:r>
            <w:r w:rsidRPr="003B358C">
              <w:rPr>
                <w:rStyle w:val="a6"/>
                <w:rFonts w:hint="eastAsia"/>
              </w:rPr>
              <w:t xml:space="preserve"> </w:t>
            </w:r>
            <w:r w:rsidRPr="003B358C">
              <w:rPr>
                <w:rStyle w:val="a6"/>
                <w:rFonts w:hint="eastAsia"/>
              </w:rPr>
              <w:t>从小到大</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2</w:t>
            </w:r>
          </w:p>
        </w:tc>
        <w:tc>
          <w:tcPr>
            <w:tcW w:w="2999" w:type="dxa"/>
          </w:tcPr>
          <w:p w:rsidR="00F65164" w:rsidRPr="00076C89" w:rsidRDefault="00F65164" w:rsidP="004D4435">
            <w:pPr>
              <w:rPr>
                <w:rStyle w:val="a6"/>
                <w:i/>
              </w:rPr>
            </w:pPr>
            <w:r w:rsidRPr="003B358C">
              <w:rPr>
                <w:rFonts w:ascii="Consolas" w:hAnsi="Consolas" w:cs="Consolas"/>
                <w:color w:val="000000"/>
                <w:kern w:val="0"/>
                <w:sz w:val="22"/>
                <w:szCs w:val="22"/>
              </w:rPr>
              <w:t>getResourceIdByScoreDesc</w:t>
            </w:r>
          </w:p>
        </w:tc>
        <w:tc>
          <w:tcPr>
            <w:tcW w:w="5061" w:type="dxa"/>
          </w:tcPr>
          <w:p w:rsidR="00F65164" w:rsidRPr="00076C89" w:rsidRDefault="00F65164" w:rsidP="004D4435">
            <w:pPr>
              <w:rPr>
                <w:rStyle w:val="a6"/>
                <w:i/>
              </w:rPr>
            </w:pPr>
            <w:r w:rsidRPr="003B358C">
              <w:rPr>
                <w:rStyle w:val="a6"/>
                <w:rFonts w:hint="eastAsia"/>
              </w:rPr>
              <w:t>获取一定时间段的增量数据</w:t>
            </w:r>
            <w:r w:rsidRPr="003B358C">
              <w:rPr>
                <w:rStyle w:val="a6"/>
                <w:rFonts w:hint="eastAsia"/>
              </w:rPr>
              <w:t xml:space="preserve"> </w:t>
            </w:r>
            <w:r w:rsidRPr="003B358C">
              <w:rPr>
                <w:rStyle w:val="a6"/>
                <w:rFonts w:hint="eastAsia"/>
              </w:rPr>
              <w:t>从大到小</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3</w:t>
            </w:r>
          </w:p>
        </w:tc>
        <w:tc>
          <w:tcPr>
            <w:tcW w:w="2999" w:type="dxa"/>
          </w:tcPr>
          <w:p w:rsidR="00F65164" w:rsidRPr="00076C89" w:rsidRDefault="00F65164" w:rsidP="004D4435">
            <w:pPr>
              <w:rPr>
                <w:rStyle w:val="a6"/>
                <w:i/>
              </w:rPr>
            </w:pPr>
            <w:r w:rsidRPr="003B358C">
              <w:rPr>
                <w:rFonts w:ascii="Consolas" w:hAnsi="Consolas" w:cs="Consolas"/>
                <w:color w:val="000000"/>
                <w:kern w:val="0"/>
                <w:sz w:val="22"/>
                <w:szCs w:val="22"/>
              </w:rPr>
              <w:t>getResourceIdWithScoreByScoreDesc</w:t>
            </w:r>
          </w:p>
        </w:tc>
        <w:tc>
          <w:tcPr>
            <w:tcW w:w="5061" w:type="dxa"/>
          </w:tcPr>
          <w:p w:rsidR="00F65164" w:rsidRPr="00076C89" w:rsidRDefault="00F65164" w:rsidP="004D4435">
            <w:pPr>
              <w:rPr>
                <w:rStyle w:val="a6"/>
                <w:i/>
              </w:rPr>
            </w:pPr>
            <w:r w:rsidRPr="003B358C">
              <w:rPr>
                <w:rStyle w:val="a6"/>
                <w:rFonts w:hint="eastAsia"/>
              </w:rPr>
              <w:t>获取一定时间段的增量数据</w:t>
            </w:r>
            <w:r w:rsidRPr="003B358C">
              <w:rPr>
                <w:rStyle w:val="a6"/>
                <w:rFonts w:hint="eastAsia"/>
              </w:rPr>
              <w:t xml:space="preserve"> with score </w:t>
            </w:r>
            <w:r w:rsidRPr="003B358C">
              <w:rPr>
                <w:rStyle w:val="a6"/>
                <w:rFonts w:hint="eastAsia"/>
              </w:rPr>
              <w:t>从大到小</w:t>
            </w:r>
          </w:p>
        </w:tc>
      </w:tr>
      <w:tr w:rsidR="00F65164" w:rsidRPr="00076C89" w:rsidTr="004D4435">
        <w:tc>
          <w:tcPr>
            <w:tcW w:w="760" w:type="dxa"/>
          </w:tcPr>
          <w:p w:rsidR="00F65164" w:rsidRPr="00076C89" w:rsidRDefault="00F65164" w:rsidP="004D4435">
            <w:pPr>
              <w:rPr>
                <w:rStyle w:val="a6"/>
                <w:i/>
              </w:rPr>
            </w:pPr>
            <w:r>
              <w:rPr>
                <w:rStyle w:val="a6"/>
                <w:rFonts w:hint="eastAsia"/>
              </w:rPr>
              <w:lastRenderedPageBreak/>
              <w:t>4</w:t>
            </w:r>
          </w:p>
        </w:tc>
        <w:tc>
          <w:tcPr>
            <w:tcW w:w="2999" w:type="dxa"/>
          </w:tcPr>
          <w:p w:rsidR="00F65164" w:rsidRPr="00076C89" w:rsidRDefault="00F65164" w:rsidP="004D4435">
            <w:pPr>
              <w:rPr>
                <w:rStyle w:val="a6"/>
                <w:i/>
              </w:rPr>
            </w:pPr>
            <w:r w:rsidRPr="003B358C">
              <w:rPr>
                <w:rFonts w:ascii="Consolas" w:hAnsi="Consolas" w:cs="Consolas"/>
                <w:color w:val="000000"/>
                <w:kern w:val="0"/>
                <w:sz w:val="22"/>
                <w:szCs w:val="22"/>
              </w:rPr>
              <w:t>addOrUpdateResourceId</w:t>
            </w:r>
          </w:p>
        </w:tc>
        <w:tc>
          <w:tcPr>
            <w:tcW w:w="5061" w:type="dxa"/>
          </w:tcPr>
          <w:p w:rsidR="00F65164" w:rsidRPr="00076C89" w:rsidRDefault="00F65164" w:rsidP="004D4435">
            <w:pPr>
              <w:rPr>
                <w:rStyle w:val="a6"/>
                <w:i/>
              </w:rPr>
            </w:pPr>
            <w:r w:rsidRPr="003B358C">
              <w:rPr>
                <w:rStyle w:val="a6"/>
                <w:rFonts w:hint="eastAsia"/>
              </w:rPr>
              <w:t>idlist</w:t>
            </w:r>
            <w:r w:rsidRPr="003B358C">
              <w:rPr>
                <w:rStyle w:val="a6"/>
                <w:rFonts w:hint="eastAsia"/>
              </w:rPr>
              <w:t>添加记录</w:t>
            </w:r>
          </w:p>
        </w:tc>
      </w:tr>
      <w:tr w:rsidR="00F65164" w:rsidRPr="00076C89" w:rsidTr="004D4435">
        <w:tc>
          <w:tcPr>
            <w:tcW w:w="760" w:type="dxa"/>
          </w:tcPr>
          <w:p w:rsidR="00F65164" w:rsidRPr="00076C89" w:rsidRDefault="00F65164" w:rsidP="004D4435">
            <w:pPr>
              <w:rPr>
                <w:rStyle w:val="a6"/>
                <w:i/>
              </w:rPr>
            </w:pPr>
            <w:r>
              <w:rPr>
                <w:rStyle w:val="a6"/>
                <w:rFonts w:hint="eastAsia"/>
              </w:rPr>
              <w:t>5</w:t>
            </w:r>
          </w:p>
        </w:tc>
        <w:tc>
          <w:tcPr>
            <w:tcW w:w="2999" w:type="dxa"/>
          </w:tcPr>
          <w:p w:rsidR="00F65164" w:rsidRDefault="00F65164" w:rsidP="004D4435">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existMember</w:t>
            </w:r>
          </w:p>
        </w:tc>
        <w:tc>
          <w:tcPr>
            <w:tcW w:w="5061" w:type="dxa"/>
          </w:tcPr>
          <w:p w:rsidR="00F65164" w:rsidRDefault="00F65164" w:rsidP="004D4435">
            <w:pPr>
              <w:rPr>
                <w:rStyle w:val="a6"/>
                <w:i/>
              </w:rPr>
            </w:pPr>
            <w:r w:rsidRPr="003B358C">
              <w:rPr>
                <w:rStyle w:val="a6"/>
                <w:rFonts w:hint="eastAsia"/>
              </w:rPr>
              <w:t xml:space="preserve">idlist </w:t>
            </w:r>
            <w:r w:rsidRPr="003B358C">
              <w:rPr>
                <w:rStyle w:val="a6"/>
                <w:rFonts w:hint="eastAsia"/>
              </w:rPr>
              <w:t>判断某记录是否存在</w:t>
            </w:r>
          </w:p>
        </w:tc>
      </w:tr>
      <w:tr w:rsidR="00F65164" w:rsidRPr="00076C89" w:rsidTr="004D4435">
        <w:tc>
          <w:tcPr>
            <w:tcW w:w="760" w:type="dxa"/>
          </w:tcPr>
          <w:p w:rsidR="00F65164" w:rsidRDefault="00F65164" w:rsidP="004D4435">
            <w:pPr>
              <w:rPr>
                <w:rStyle w:val="a6"/>
                <w:i/>
              </w:rPr>
            </w:pPr>
            <w:r>
              <w:rPr>
                <w:rStyle w:val="a6"/>
                <w:rFonts w:hint="eastAsia"/>
              </w:rPr>
              <w:t>6</w:t>
            </w:r>
          </w:p>
        </w:tc>
        <w:tc>
          <w:tcPr>
            <w:tcW w:w="2999" w:type="dxa"/>
          </w:tcPr>
          <w:p w:rsidR="00F65164" w:rsidRPr="002D7BDD"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isExistKeys</w:t>
            </w:r>
          </w:p>
        </w:tc>
        <w:tc>
          <w:tcPr>
            <w:tcW w:w="5061" w:type="dxa"/>
          </w:tcPr>
          <w:p w:rsidR="00F65164" w:rsidRPr="002D7BDD" w:rsidRDefault="00F65164" w:rsidP="004D4435">
            <w:pPr>
              <w:rPr>
                <w:rStyle w:val="a6"/>
                <w:i/>
              </w:rPr>
            </w:pPr>
            <w:r w:rsidRPr="003B358C">
              <w:rPr>
                <w:rStyle w:val="a6"/>
                <w:rFonts w:hint="eastAsia"/>
              </w:rPr>
              <w:t xml:space="preserve">idlist </w:t>
            </w:r>
            <w:r w:rsidRPr="003B358C">
              <w:rPr>
                <w:rStyle w:val="a6"/>
                <w:rFonts w:hint="eastAsia"/>
              </w:rPr>
              <w:t>判断某</w:t>
            </w:r>
            <w:r w:rsidRPr="003B358C">
              <w:rPr>
                <w:rStyle w:val="a6"/>
                <w:rFonts w:hint="eastAsia"/>
              </w:rPr>
              <w:t>KEY</w:t>
            </w:r>
            <w:r w:rsidRPr="003B358C">
              <w:rPr>
                <w:rStyle w:val="a6"/>
                <w:rFonts w:hint="eastAsia"/>
              </w:rPr>
              <w:t>是否存在</w:t>
            </w:r>
          </w:p>
        </w:tc>
      </w:tr>
      <w:tr w:rsidR="00F65164" w:rsidRPr="00076C89" w:rsidTr="004D4435">
        <w:tc>
          <w:tcPr>
            <w:tcW w:w="760" w:type="dxa"/>
          </w:tcPr>
          <w:p w:rsidR="00F65164" w:rsidRPr="00076C89" w:rsidRDefault="00F65164" w:rsidP="004D4435">
            <w:pPr>
              <w:rPr>
                <w:rStyle w:val="a6"/>
                <w:i/>
              </w:rPr>
            </w:pPr>
            <w:r>
              <w:rPr>
                <w:rStyle w:val="a6"/>
                <w:rFonts w:hint="eastAsia"/>
              </w:rPr>
              <w:t>7</w:t>
            </w:r>
          </w:p>
        </w:tc>
        <w:tc>
          <w:tcPr>
            <w:tcW w:w="2999" w:type="dxa"/>
          </w:tcPr>
          <w:p w:rsidR="00F65164" w:rsidRDefault="00F65164" w:rsidP="004D4435">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addOrUpdateResourceIds</w:t>
            </w:r>
          </w:p>
        </w:tc>
        <w:tc>
          <w:tcPr>
            <w:tcW w:w="5061" w:type="dxa"/>
          </w:tcPr>
          <w:p w:rsidR="00F65164" w:rsidRDefault="00F65164" w:rsidP="004D4435">
            <w:pPr>
              <w:rPr>
                <w:rStyle w:val="a6"/>
                <w:i/>
              </w:rPr>
            </w:pPr>
            <w:r w:rsidRPr="003B358C">
              <w:rPr>
                <w:rStyle w:val="a6"/>
                <w:rFonts w:hint="eastAsia"/>
              </w:rPr>
              <w:t>idlist</w:t>
            </w:r>
            <w:r w:rsidRPr="003B358C">
              <w:rPr>
                <w:rStyle w:val="a6"/>
                <w:rFonts w:hint="eastAsia"/>
              </w:rPr>
              <w:t>添加多记录</w:t>
            </w:r>
          </w:p>
        </w:tc>
      </w:tr>
      <w:tr w:rsidR="00F65164" w:rsidRPr="00076C89" w:rsidTr="004D4435">
        <w:tc>
          <w:tcPr>
            <w:tcW w:w="760" w:type="dxa"/>
          </w:tcPr>
          <w:p w:rsidR="00F65164" w:rsidRPr="00076C89" w:rsidRDefault="00F65164" w:rsidP="004D4435">
            <w:pPr>
              <w:rPr>
                <w:rStyle w:val="a6"/>
                <w:i/>
              </w:rPr>
            </w:pPr>
            <w:r>
              <w:rPr>
                <w:rStyle w:val="a6"/>
                <w:rFonts w:hint="eastAsia"/>
              </w:rPr>
              <w:t>8</w:t>
            </w:r>
          </w:p>
        </w:tc>
        <w:tc>
          <w:tcPr>
            <w:tcW w:w="2999" w:type="dxa"/>
          </w:tcPr>
          <w:p w:rsidR="00F65164" w:rsidRDefault="00F65164" w:rsidP="004D4435">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u w:val="single"/>
              </w:rPr>
              <w:t>rmResourceId</w:t>
            </w:r>
          </w:p>
        </w:tc>
        <w:tc>
          <w:tcPr>
            <w:tcW w:w="5061" w:type="dxa"/>
          </w:tcPr>
          <w:p w:rsidR="00F65164" w:rsidRDefault="00F65164" w:rsidP="004D4435">
            <w:pPr>
              <w:rPr>
                <w:rStyle w:val="a6"/>
                <w:i/>
              </w:rPr>
            </w:pPr>
            <w:r w:rsidRPr="003B358C">
              <w:rPr>
                <w:rStyle w:val="a6"/>
                <w:rFonts w:hint="eastAsia"/>
              </w:rPr>
              <w:t xml:space="preserve">idlist </w:t>
            </w:r>
            <w:r w:rsidRPr="003B358C">
              <w:rPr>
                <w:rStyle w:val="a6"/>
                <w:rFonts w:hint="eastAsia"/>
              </w:rPr>
              <w:t>移除记录</w:t>
            </w:r>
          </w:p>
        </w:tc>
      </w:tr>
      <w:tr w:rsidR="00F65164" w:rsidRPr="00076C89" w:rsidTr="004D4435">
        <w:tc>
          <w:tcPr>
            <w:tcW w:w="760" w:type="dxa"/>
          </w:tcPr>
          <w:p w:rsidR="00F65164" w:rsidRPr="00076C89" w:rsidRDefault="00F65164" w:rsidP="004D4435">
            <w:pPr>
              <w:rPr>
                <w:rStyle w:val="a6"/>
                <w:i/>
              </w:rPr>
            </w:pPr>
            <w:r>
              <w:rPr>
                <w:rStyle w:val="a6"/>
                <w:rFonts w:hint="eastAsia"/>
              </w:rPr>
              <w:t>9</w:t>
            </w:r>
          </w:p>
        </w:tc>
        <w:tc>
          <w:tcPr>
            <w:tcW w:w="2999" w:type="dxa"/>
          </w:tcPr>
          <w:p w:rsidR="00F65164" w:rsidRDefault="00F65164" w:rsidP="004D4435">
            <w:pPr>
              <w:rPr>
                <w:rFonts w:ascii="Consolas" w:hAnsi="Consolas" w:cs="Consolas"/>
                <w:color w:val="000000"/>
                <w:kern w:val="0"/>
                <w:sz w:val="22"/>
                <w:szCs w:val="22"/>
                <w:highlight w:val="lightGray"/>
                <w:u w:val="single"/>
              </w:rPr>
            </w:pPr>
            <w:r w:rsidRPr="003B358C">
              <w:rPr>
                <w:rFonts w:ascii="Consolas" w:hAnsi="Consolas" w:cs="Consolas"/>
                <w:color w:val="000000"/>
                <w:kern w:val="0"/>
                <w:sz w:val="22"/>
                <w:szCs w:val="22"/>
              </w:rPr>
              <w:t>rmResourceIds</w:t>
            </w:r>
          </w:p>
        </w:tc>
        <w:tc>
          <w:tcPr>
            <w:tcW w:w="5061" w:type="dxa"/>
          </w:tcPr>
          <w:p w:rsidR="00F65164" w:rsidRDefault="00F65164" w:rsidP="004D4435">
            <w:pPr>
              <w:rPr>
                <w:rStyle w:val="a6"/>
                <w:i/>
              </w:rPr>
            </w:pPr>
            <w:r w:rsidRPr="003B358C">
              <w:rPr>
                <w:rStyle w:val="a6"/>
                <w:rFonts w:hint="eastAsia"/>
              </w:rPr>
              <w:t xml:space="preserve">idlist </w:t>
            </w:r>
            <w:r w:rsidRPr="003B358C">
              <w:rPr>
                <w:rStyle w:val="a6"/>
                <w:rFonts w:hint="eastAsia"/>
              </w:rPr>
              <w:t>移除多条记录</w:t>
            </w:r>
          </w:p>
        </w:tc>
      </w:tr>
      <w:tr w:rsidR="00F65164" w:rsidRPr="00076C89" w:rsidTr="004D4435">
        <w:tc>
          <w:tcPr>
            <w:tcW w:w="760" w:type="dxa"/>
          </w:tcPr>
          <w:p w:rsidR="00F65164" w:rsidRDefault="00F65164" w:rsidP="004D4435">
            <w:pPr>
              <w:rPr>
                <w:rStyle w:val="a6"/>
                <w:i/>
              </w:rPr>
            </w:pPr>
            <w:r>
              <w:rPr>
                <w:rStyle w:val="a6"/>
                <w:rFonts w:hint="eastAsia"/>
              </w:rPr>
              <w:t>10</w:t>
            </w:r>
          </w:p>
        </w:tc>
        <w:tc>
          <w:tcPr>
            <w:tcW w:w="2999" w:type="dxa"/>
          </w:tcPr>
          <w:p w:rsidR="00F65164" w:rsidRPr="002D7BDD"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getKeySize</w:t>
            </w:r>
          </w:p>
        </w:tc>
        <w:tc>
          <w:tcPr>
            <w:tcW w:w="5061" w:type="dxa"/>
          </w:tcPr>
          <w:p w:rsidR="00F65164" w:rsidRDefault="00F65164" w:rsidP="004D4435">
            <w:pPr>
              <w:rPr>
                <w:rStyle w:val="a6"/>
                <w:i/>
              </w:rPr>
            </w:pPr>
            <w:r w:rsidRPr="003B358C">
              <w:rPr>
                <w:rStyle w:val="a6"/>
                <w:rFonts w:hint="eastAsia"/>
              </w:rPr>
              <w:t>根据</w:t>
            </w:r>
            <w:r w:rsidRPr="003B358C">
              <w:rPr>
                <w:rStyle w:val="a6"/>
                <w:rFonts w:hint="eastAsia"/>
              </w:rPr>
              <w:t>key</w:t>
            </w:r>
            <w:r w:rsidRPr="003B358C">
              <w:rPr>
                <w:rStyle w:val="a6"/>
                <w:rFonts w:hint="eastAsia"/>
              </w:rPr>
              <w:t>获取</w:t>
            </w:r>
            <w:r w:rsidRPr="003B358C">
              <w:rPr>
                <w:rStyle w:val="a6"/>
                <w:rFonts w:hint="eastAsia"/>
              </w:rPr>
              <w:t>size</w:t>
            </w:r>
          </w:p>
        </w:tc>
      </w:tr>
      <w:tr w:rsidR="00F65164" w:rsidRPr="00076C89" w:rsidTr="004D4435">
        <w:tc>
          <w:tcPr>
            <w:tcW w:w="760" w:type="dxa"/>
          </w:tcPr>
          <w:p w:rsidR="00F65164" w:rsidRDefault="00F65164" w:rsidP="004D4435">
            <w:pPr>
              <w:rPr>
                <w:rStyle w:val="a6"/>
                <w:i/>
              </w:rPr>
            </w:pPr>
            <w:r>
              <w:rPr>
                <w:rStyle w:val="a6"/>
                <w:rFonts w:hint="eastAsia"/>
              </w:rPr>
              <w:t>11</w:t>
            </w:r>
          </w:p>
        </w:tc>
        <w:tc>
          <w:tcPr>
            <w:tcW w:w="2999" w:type="dxa"/>
          </w:tcPr>
          <w:p w:rsidR="00F65164" w:rsidRPr="00381B07"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getResourceIdByKey</w:t>
            </w:r>
          </w:p>
        </w:tc>
        <w:tc>
          <w:tcPr>
            <w:tcW w:w="5061" w:type="dxa"/>
          </w:tcPr>
          <w:p w:rsidR="00F65164" w:rsidRPr="00381B07" w:rsidRDefault="00F65164" w:rsidP="004D4435">
            <w:pPr>
              <w:rPr>
                <w:rStyle w:val="a6"/>
                <w:i/>
              </w:rPr>
            </w:pPr>
            <w:r w:rsidRPr="003B358C">
              <w:rPr>
                <w:rStyle w:val="a6"/>
                <w:rFonts w:hint="eastAsia"/>
              </w:rPr>
              <w:t>根据</w:t>
            </w:r>
            <w:r w:rsidRPr="003B358C">
              <w:rPr>
                <w:rStyle w:val="a6"/>
                <w:rFonts w:hint="eastAsia"/>
              </w:rPr>
              <w:t xml:space="preserve">key </w:t>
            </w:r>
            <w:r w:rsidRPr="003B358C">
              <w:rPr>
                <w:rStyle w:val="a6"/>
                <w:rFonts w:hint="eastAsia"/>
              </w:rPr>
              <w:t>分页取</w:t>
            </w:r>
            <w:r w:rsidRPr="003B358C">
              <w:rPr>
                <w:rStyle w:val="a6"/>
                <w:rFonts w:hint="eastAsia"/>
              </w:rPr>
              <w:t>idlist</w:t>
            </w:r>
          </w:p>
        </w:tc>
      </w:tr>
      <w:tr w:rsidR="00F65164" w:rsidRPr="00076C89" w:rsidTr="004D4435">
        <w:tc>
          <w:tcPr>
            <w:tcW w:w="760" w:type="dxa"/>
          </w:tcPr>
          <w:p w:rsidR="00F65164" w:rsidRDefault="00F65164" w:rsidP="004D4435">
            <w:pPr>
              <w:rPr>
                <w:rStyle w:val="a6"/>
                <w:i/>
              </w:rPr>
            </w:pPr>
            <w:r>
              <w:rPr>
                <w:rStyle w:val="a6"/>
                <w:rFonts w:hint="eastAsia"/>
              </w:rPr>
              <w:t>12</w:t>
            </w:r>
          </w:p>
        </w:tc>
        <w:tc>
          <w:tcPr>
            <w:tcW w:w="2999" w:type="dxa"/>
          </w:tcPr>
          <w:p w:rsidR="00F65164" w:rsidRPr="00381B07"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clear</w:t>
            </w:r>
          </w:p>
        </w:tc>
        <w:tc>
          <w:tcPr>
            <w:tcW w:w="5061" w:type="dxa"/>
          </w:tcPr>
          <w:p w:rsidR="00F65164" w:rsidRPr="00381B07" w:rsidRDefault="00F65164" w:rsidP="004D4435">
            <w:pPr>
              <w:rPr>
                <w:rStyle w:val="a6"/>
                <w:i/>
              </w:rPr>
            </w:pPr>
            <w:r>
              <w:rPr>
                <w:rStyle w:val="a6"/>
                <w:rFonts w:hint="eastAsia"/>
              </w:rPr>
              <w:t>清除掉一个</w:t>
            </w:r>
            <w:r>
              <w:rPr>
                <w:rStyle w:val="a6"/>
                <w:rFonts w:hint="eastAsia"/>
              </w:rPr>
              <w:t>key</w:t>
            </w:r>
          </w:p>
        </w:tc>
      </w:tr>
      <w:tr w:rsidR="00F65164" w:rsidRPr="00076C89" w:rsidTr="004D4435">
        <w:tc>
          <w:tcPr>
            <w:tcW w:w="760" w:type="dxa"/>
          </w:tcPr>
          <w:p w:rsidR="00F65164" w:rsidRDefault="00F65164" w:rsidP="004D4435">
            <w:pPr>
              <w:rPr>
                <w:rStyle w:val="a6"/>
                <w:i/>
              </w:rPr>
            </w:pPr>
            <w:r>
              <w:rPr>
                <w:rStyle w:val="a6"/>
                <w:rFonts w:hint="eastAsia"/>
              </w:rPr>
              <w:t>13</w:t>
            </w:r>
          </w:p>
        </w:tc>
        <w:tc>
          <w:tcPr>
            <w:tcW w:w="2999" w:type="dxa"/>
          </w:tcPr>
          <w:p w:rsidR="00F65164" w:rsidRPr="00381B07"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getIdScores</w:t>
            </w:r>
          </w:p>
        </w:tc>
        <w:tc>
          <w:tcPr>
            <w:tcW w:w="5061" w:type="dxa"/>
          </w:tcPr>
          <w:p w:rsidR="00F65164" w:rsidRPr="00381B07" w:rsidRDefault="00F65164" w:rsidP="004D4435">
            <w:pPr>
              <w:rPr>
                <w:rStyle w:val="a6"/>
                <w:i/>
              </w:rPr>
            </w:pPr>
            <w:r w:rsidRPr="003B358C">
              <w:rPr>
                <w:rStyle w:val="a6"/>
                <w:rFonts w:hint="eastAsia"/>
              </w:rPr>
              <w:t>通过</w:t>
            </w:r>
            <w:r w:rsidRPr="003B358C">
              <w:rPr>
                <w:rStyle w:val="a6"/>
                <w:rFonts w:hint="eastAsia"/>
              </w:rPr>
              <w:t xml:space="preserve">resourceid </w:t>
            </w:r>
            <w:r w:rsidRPr="003B358C">
              <w:rPr>
                <w:rStyle w:val="a6"/>
                <w:rFonts w:hint="eastAsia"/>
              </w:rPr>
              <w:t>获取对应的</w:t>
            </w:r>
            <w:r w:rsidRPr="003B358C">
              <w:rPr>
                <w:rStyle w:val="a6"/>
                <w:rFonts w:hint="eastAsia"/>
              </w:rPr>
              <w:t>score</w:t>
            </w:r>
            <w:r w:rsidRPr="003B358C">
              <w:rPr>
                <w:rStyle w:val="a6"/>
                <w:rFonts w:hint="eastAsia"/>
              </w:rPr>
              <w:t>值</w:t>
            </w:r>
          </w:p>
        </w:tc>
      </w:tr>
      <w:tr w:rsidR="00F65164" w:rsidRPr="00076C89" w:rsidTr="004D4435">
        <w:tc>
          <w:tcPr>
            <w:tcW w:w="760" w:type="dxa"/>
          </w:tcPr>
          <w:p w:rsidR="00F65164" w:rsidRDefault="00F65164" w:rsidP="004D4435">
            <w:pPr>
              <w:rPr>
                <w:rStyle w:val="a6"/>
                <w:i/>
              </w:rPr>
            </w:pPr>
            <w:r>
              <w:rPr>
                <w:rStyle w:val="a6"/>
                <w:rFonts w:hint="eastAsia"/>
              </w:rPr>
              <w:t>14</w:t>
            </w:r>
          </w:p>
        </w:tc>
        <w:tc>
          <w:tcPr>
            <w:tcW w:w="2999" w:type="dxa"/>
          </w:tcPr>
          <w:p w:rsidR="00F65164" w:rsidRPr="00381B07"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batchGetResourceIdsByScoreDesc</w:t>
            </w:r>
          </w:p>
        </w:tc>
        <w:tc>
          <w:tcPr>
            <w:tcW w:w="5061" w:type="dxa"/>
          </w:tcPr>
          <w:p w:rsidR="00F65164" w:rsidRPr="00381B07" w:rsidRDefault="00F65164" w:rsidP="004D4435">
            <w:pPr>
              <w:rPr>
                <w:rStyle w:val="a6"/>
                <w:i/>
              </w:rPr>
            </w:pPr>
            <w:r w:rsidRPr="003B358C">
              <w:rPr>
                <w:rStyle w:val="a6"/>
                <w:rFonts w:hint="eastAsia"/>
              </w:rPr>
              <w:t>批量获取</w:t>
            </w:r>
            <w:r w:rsidRPr="003B358C">
              <w:rPr>
                <w:rStyle w:val="a6"/>
                <w:rFonts w:hint="eastAsia"/>
              </w:rPr>
              <w:t>idlist</w:t>
            </w:r>
            <w:r w:rsidRPr="003B358C">
              <w:rPr>
                <w:rStyle w:val="a6"/>
                <w:rFonts w:hint="eastAsia"/>
              </w:rPr>
              <w:t>的方法</w:t>
            </w:r>
          </w:p>
        </w:tc>
      </w:tr>
      <w:tr w:rsidR="00F65164" w:rsidRPr="00076C89" w:rsidTr="004D4435">
        <w:tc>
          <w:tcPr>
            <w:tcW w:w="760" w:type="dxa"/>
          </w:tcPr>
          <w:p w:rsidR="00F65164" w:rsidRDefault="00F65164" w:rsidP="004D4435">
            <w:pPr>
              <w:rPr>
                <w:rStyle w:val="a6"/>
                <w:i/>
              </w:rPr>
            </w:pPr>
            <w:r>
              <w:rPr>
                <w:rStyle w:val="a6"/>
                <w:rFonts w:hint="eastAsia"/>
              </w:rPr>
              <w:t>15</w:t>
            </w:r>
          </w:p>
        </w:tc>
        <w:tc>
          <w:tcPr>
            <w:tcW w:w="2999" w:type="dxa"/>
          </w:tcPr>
          <w:p w:rsidR="00F65164" w:rsidRPr="003B358C"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batchAddOrUpdateResourceIds</w:t>
            </w:r>
          </w:p>
        </w:tc>
        <w:tc>
          <w:tcPr>
            <w:tcW w:w="5061" w:type="dxa"/>
          </w:tcPr>
          <w:p w:rsidR="00F65164" w:rsidRPr="003B358C" w:rsidRDefault="00F65164" w:rsidP="004D4435">
            <w:pPr>
              <w:rPr>
                <w:rStyle w:val="a6"/>
                <w:i/>
              </w:rPr>
            </w:pPr>
            <w:r w:rsidRPr="003B358C">
              <w:rPr>
                <w:rStyle w:val="a6"/>
                <w:rFonts w:hint="eastAsia"/>
              </w:rPr>
              <w:t>批量创建</w:t>
            </w:r>
            <w:r w:rsidRPr="003B358C">
              <w:rPr>
                <w:rStyle w:val="a6"/>
                <w:rFonts w:hint="eastAsia"/>
              </w:rPr>
              <w:t>idlist</w:t>
            </w:r>
            <w:r w:rsidRPr="003B358C">
              <w:rPr>
                <w:rStyle w:val="a6"/>
                <w:rFonts w:hint="eastAsia"/>
              </w:rPr>
              <w:t>的方法</w:t>
            </w:r>
          </w:p>
        </w:tc>
      </w:tr>
      <w:tr w:rsidR="00F65164" w:rsidRPr="00076C89" w:rsidTr="004D4435">
        <w:tc>
          <w:tcPr>
            <w:tcW w:w="760" w:type="dxa"/>
          </w:tcPr>
          <w:p w:rsidR="00F65164" w:rsidRDefault="00F65164" w:rsidP="004D4435">
            <w:pPr>
              <w:rPr>
                <w:rStyle w:val="a6"/>
                <w:i/>
              </w:rPr>
            </w:pPr>
            <w:r>
              <w:rPr>
                <w:rStyle w:val="a6"/>
                <w:rFonts w:hint="eastAsia"/>
              </w:rPr>
              <w:t>16</w:t>
            </w:r>
          </w:p>
        </w:tc>
        <w:tc>
          <w:tcPr>
            <w:tcW w:w="2999" w:type="dxa"/>
          </w:tcPr>
          <w:p w:rsidR="00F65164" w:rsidRPr="003B358C"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w:t>
            </w:r>
          </w:p>
        </w:tc>
        <w:tc>
          <w:tcPr>
            <w:tcW w:w="5061" w:type="dxa"/>
          </w:tcPr>
          <w:p w:rsidR="00F65164" w:rsidRPr="003B358C" w:rsidRDefault="00F65164" w:rsidP="004D4435">
            <w:pPr>
              <w:rPr>
                <w:rStyle w:val="a6"/>
                <w:i/>
              </w:rPr>
            </w:pPr>
            <w:r w:rsidRPr="003B358C">
              <w:rPr>
                <w:rStyle w:val="a6"/>
                <w:rFonts w:hint="eastAsia"/>
              </w:rPr>
              <w:t>批量在一批</w:t>
            </w:r>
            <w:r w:rsidRPr="003B358C">
              <w:rPr>
                <w:rStyle w:val="a6"/>
                <w:rFonts w:hint="eastAsia"/>
              </w:rPr>
              <w:t>idlist</w:t>
            </w:r>
            <w:r w:rsidRPr="003B358C">
              <w:rPr>
                <w:rStyle w:val="a6"/>
                <w:rFonts w:hint="eastAsia"/>
              </w:rPr>
              <w:t>删除一个</w:t>
            </w:r>
            <w:r w:rsidRPr="003B358C">
              <w:rPr>
                <w:rStyle w:val="a6"/>
                <w:rFonts w:hint="eastAsia"/>
              </w:rPr>
              <w:t>id</w:t>
            </w:r>
            <w:r w:rsidRPr="003B358C">
              <w:rPr>
                <w:rStyle w:val="a6"/>
                <w:rFonts w:hint="eastAsia"/>
              </w:rPr>
              <w:t>的方法</w:t>
            </w:r>
            <w:r w:rsidRPr="003B358C">
              <w:rPr>
                <w:rStyle w:val="a6"/>
                <w:rFonts w:hint="eastAsia"/>
              </w:rPr>
              <w:t xml:space="preserve"> (</w:t>
            </w:r>
            <w:r w:rsidRPr="003B358C">
              <w:rPr>
                <w:rStyle w:val="a6"/>
                <w:rFonts w:hint="eastAsia"/>
              </w:rPr>
              <w:t>叉积的方式处理的</w:t>
            </w:r>
            <w:r w:rsidRPr="003B358C">
              <w:rPr>
                <w:rStyle w:val="a6"/>
                <w:rFonts w:hint="eastAsia"/>
              </w:rPr>
              <w:t>)</w:t>
            </w:r>
          </w:p>
        </w:tc>
      </w:tr>
      <w:tr w:rsidR="00F65164" w:rsidRPr="00076C89" w:rsidTr="004D4435">
        <w:tc>
          <w:tcPr>
            <w:tcW w:w="760" w:type="dxa"/>
          </w:tcPr>
          <w:p w:rsidR="00F65164" w:rsidRDefault="00F65164" w:rsidP="004D4435">
            <w:pPr>
              <w:rPr>
                <w:rStyle w:val="a6"/>
                <w:i/>
              </w:rPr>
            </w:pPr>
            <w:r>
              <w:rPr>
                <w:rStyle w:val="a6"/>
                <w:rFonts w:hint="eastAsia"/>
              </w:rPr>
              <w:t>17</w:t>
            </w:r>
          </w:p>
        </w:tc>
        <w:tc>
          <w:tcPr>
            <w:tcW w:w="2999" w:type="dxa"/>
          </w:tcPr>
          <w:p w:rsidR="00F65164" w:rsidRPr="003B358C"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batchRmResourcesIdsOne2One</w:t>
            </w:r>
          </w:p>
        </w:tc>
        <w:tc>
          <w:tcPr>
            <w:tcW w:w="5061" w:type="dxa"/>
          </w:tcPr>
          <w:p w:rsidR="00F65164" w:rsidRPr="003B358C" w:rsidRDefault="00F65164" w:rsidP="004D4435">
            <w:pPr>
              <w:rPr>
                <w:rStyle w:val="a6"/>
                <w:i/>
              </w:rPr>
            </w:pPr>
            <w:r w:rsidRPr="003B358C">
              <w:rPr>
                <w:rStyle w:val="a6"/>
                <w:rFonts w:hint="eastAsia"/>
              </w:rPr>
              <w:t>批量在一批</w:t>
            </w:r>
            <w:r w:rsidRPr="003B358C">
              <w:rPr>
                <w:rStyle w:val="a6"/>
                <w:rFonts w:hint="eastAsia"/>
              </w:rPr>
              <w:t>idlist</w:t>
            </w:r>
            <w:r w:rsidRPr="003B358C">
              <w:rPr>
                <w:rStyle w:val="a6"/>
                <w:rFonts w:hint="eastAsia"/>
              </w:rPr>
              <w:t>删除一个</w:t>
            </w:r>
            <w:r w:rsidRPr="003B358C">
              <w:rPr>
                <w:rStyle w:val="a6"/>
                <w:rFonts w:hint="eastAsia"/>
              </w:rPr>
              <w:t>id</w:t>
            </w:r>
            <w:r w:rsidRPr="003B358C">
              <w:rPr>
                <w:rStyle w:val="a6"/>
                <w:rFonts w:hint="eastAsia"/>
              </w:rPr>
              <w:t>的方法</w:t>
            </w:r>
            <w:r w:rsidRPr="003B358C">
              <w:rPr>
                <w:rStyle w:val="a6"/>
                <w:rFonts w:hint="eastAsia"/>
              </w:rPr>
              <w:t xml:space="preserve"> (</w:t>
            </w:r>
            <w:r w:rsidRPr="003B358C">
              <w:rPr>
                <w:rStyle w:val="a6"/>
                <w:rFonts w:hint="eastAsia"/>
              </w:rPr>
              <w:t>一一对应的处理</w:t>
            </w:r>
            <w:r w:rsidRPr="003B358C">
              <w:rPr>
                <w:rStyle w:val="a6"/>
                <w:rFonts w:hint="eastAsia"/>
              </w:rPr>
              <w:t>)</w:t>
            </w:r>
          </w:p>
        </w:tc>
      </w:tr>
    </w:tbl>
    <w:p w:rsidR="00F65164" w:rsidRPr="00557EE7" w:rsidRDefault="00F65164" w:rsidP="00F65164"/>
    <w:p w:rsidR="00F65164" w:rsidRPr="0023701F" w:rsidRDefault="00F65164" w:rsidP="0023701F">
      <w:pPr>
        <w:pStyle w:val="3"/>
        <w:spacing w:line="400" w:lineRule="exact"/>
        <w:ind w:left="826" w:hangingChars="343" w:hanging="826"/>
        <w:rPr>
          <w:sz w:val="24"/>
        </w:rPr>
      </w:pPr>
      <w:bookmarkStart w:id="76" w:name="_Toc453430008"/>
      <w:r w:rsidRPr="0023701F">
        <w:rPr>
          <w:sz w:val="24"/>
        </w:rPr>
        <w:t>IdListServiceImpl</w:t>
      </w:r>
      <w:r w:rsidRPr="0023701F">
        <w:rPr>
          <w:rFonts w:hint="eastAsia"/>
          <w:sz w:val="24"/>
        </w:rPr>
        <w:tab/>
      </w:r>
      <w:r w:rsidRPr="0023701F">
        <w:rPr>
          <w:rFonts w:hint="eastAsia"/>
          <w:sz w:val="24"/>
        </w:rPr>
        <w:t>类概述</w:t>
      </w:r>
      <w:bookmarkEnd w:id="76"/>
    </w:p>
    <w:p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服务端的接口实现类，实现Thrift的Iface接口，Client通过Thrift远程调用。</w:t>
      </w:r>
    </w:p>
    <w:p w:rsidR="00F65164" w:rsidRDefault="00F65164" w:rsidP="00F65164">
      <w:pPr>
        <w:pStyle w:val="af1"/>
        <w:spacing w:line="400" w:lineRule="exact"/>
        <w:ind w:firstLine="480"/>
        <w:jc w:val="left"/>
        <w:rPr>
          <w:rStyle w:val="a6"/>
        </w:rPr>
      </w:pPr>
      <w:r w:rsidRPr="004B32EF">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6"/>
        <w:gridCol w:w="4208"/>
        <w:gridCol w:w="3946"/>
      </w:tblGrid>
      <w:tr w:rsidR="00F65164" w:rsidRPr="00076C89" w:rsidTr="004D4435">
        <w:tc>
          <w:tcPr>
            <w:tcW w:w="760"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2999"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5061"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1</w:t>
            </w:r>
          </w:p>
        </w:tc>
        <w:tc>
          <w:tcPr>
            <w:tcW w:w="2999" w:type="dxa"/>
          </w:tcPr>
          <w:p w:rsidR="00F65164" w:rsidRPr="00076C89" w:rsidRDefault="00F65164" w:rsidP="004D4435">
            <w:pPr>
              <w:rPr>
                <w:rStyle w:val="a6"/>
                <w:i/>
              </w:rPr>
            </w:pPr>
            <w:r w:rsidRPr="003B358C">
              <w:rPr>
                <w:rFonts w:ascii="Consolas" w:hAnsi="Consolas" w:cs="Consolas"/>
                <w:color w:val="000000"/>
                <w:kern w:val="0"/>
                <w:sz w:val="22"/>
                <w:szCs w:val="22"/>
                <w:u w:val="single"/>
              </w:rPr>
              <w:t>getResourceIdByScore</w:t>
            </w:r>
          </w:p>
        </w:tc>
        <w:tc>
          <w:tcPr>
            <w:tcW w:w="5061" w:type="dxa"/>
          </w:tcPr>
          <w:p w:rsidR="00F65164" w:rsidRPr="00076C89" w:rsidRDefault="00F65164" w:rsidP="004D4435">
            <w:pPr>
              <w:rPr>
                <w:rStyle w:val="a6"/>
                <w:i/>
              </w:rPr>
            </w:pPr>
            <w:r w:rsidRPr="003B358C">
              <w:rPr>
                <w:rStyle w:val="a6"/>
                <w:rFonts w:hint="eastAsia"/>
              </w:rPr>
              <w:t>获取一定时间段的增量数据</w:t>
            </w:r>
            <w:r w:rsidRPr="003B358C">
              <w:rPr>
                <w:rStyle w:val="a6"/>
                <w:rFonts w:hint="eastAsia"/>
              </w:rPr>
              <w:t xml:space="preserve"> </w:t>
            </w:r>
            <w:r w:rsidRPr="003B358C">
              <w:rPr>
                <w:rStyle w:val="a6"/>
                <w:rFonts w:hint="eastAsia"/>
              </w:rPr>
              <w:t>从小到大</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2</w:t>
            </w:r>
          </w:p>
        </w:tc>
        <w:tc>
          <w:tcPr>
            <w:tcW w:w="2999" w:type="dxa"/>
          </w:tcPr>
          <w:p w:rsidR="00F65164" w:rsidRPr="00076C89" w:rsidRDefault="00F65164" w:rsidP="004D4435">
            <w:pPr>
              <w:rPr>
                <w:rStyle w:val="a6"/>
                <w:i/>
              </w:rPr>
            </w:pPr>
            <w:r w:rsidRPr="003B358C">
              <w:rPr>
                <w:rFonts w:ascii="Consolas" w:hAnsi="Consolas" w:cs="Consolas"/>
                <w:color w:val="000000"/>
                <w:kern w:val="0"/>
                <w:sz w:val="22"/>
                <w:szCs w:val="22"/>
              </w:rPr>
              <w:t>getResourceIdByScoreDesc</w:t>
            </w:r>
          </w:p>
        </w:tc>
        <w:tc>
          <w:tcPr>
            <w:tcW w:w="5061" w:type="dxa"/>
          </w:tcPr>
          <w:p w:rsidR="00F65164" w:rsidRPr="00076C89" w:rsidRDefault="00F65164" w:rsidP="004D4435">
            <w:pPr>
              <w:rPr>
                <w:rStyle w:val="a6"/>
                <w:i/>
              </w:rPr>
            </w:pPr>
            <w:r w:rsidRPr="003B358C">
              <w:rPr>
                <w:rStyle w:val="a6"/>
                <w:rFonts w:hint="eastAsia"/>
              </w:rPr>
              <w:t>获取一定时间段的增量数据</w:t>
            </w:r>
            <w:r w:rsidRPr="003B358C">
              <w:rPr>
                <w:rStyle w:val="a6"/>
                <w:rFonts w:hint="eastAsia"/>
              </w:rPr>
              <w:t xml:space="preserve"> </w:t>
            </w:r>
            <w:r w:rsidRPr="003B358C">
              <w:rPr>
                <w:rStyle w:val="a6"/>
                <w:rFonts w:hint="eastAsia"/>
              </w:rPr>
              <w:t>从大到小</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3</w:t>
            </w:r>
          </w:p>
        </w:tc>
        <w:tc>
          <w:tcPr>
            <w:tcW w:w="2999" w:type="dxa"/>
          </w:tcPr>
          <w:p w:rsidR="00F65164" w:rsidRPr="00076C89" w:rsidRDefault="00F65164" w:rsidP="004D4435">
            <w:pPr>
              <w:rPr>
                <w:rStyle w:val="a6"/>
                <w:i/>
              </w:rPr>
            </w:pPr>
            <w:r w:rsidRPr="003B358C">
              <w:rPr>
                <w:rFonts w:ascii="Consolas" w:hAnsi="Consolas" w:cs="Consolas"/>
                <w:color w:val="000000"/>
                <w:kern w:val="0"/>
                <w:sz w:val="22"/>
                <w:szCs w:val="22"/>
              </w:rPr>
              <w:t>getResourceIdWithScoreByScoreDesc</w:t>
            </w:r>
          </w:p>
        </w:tc>
        <w:tc>
          <w:tcPr>
            <w:tcW w:w="5061" w:type="dxa"/>
          </w:tcPr>
          <w:p w:rsidR="00F65164" w:rsidRPr="00076C89" w:rsidRDefault="00F65164" w:rsidP="004D4435">
            <w:pPr>
              <w:rPr>
                <w:rStyle w:val="a6"/>
                <w:i/>
              </w:rPr>
            </w:pPr>
            <w:r w:rsidRPr="003B358C">
              <w:rPr>
                <w:rStyle w:val="a6"/>
                <w:rFonts w:hint="eastAsia"/>
              </w:rPr>
              <w:t>获取一定时间段的增量数据</w:t>
            </w:r>
            <w:r w:rsidRPr="003B358C">
              <w:rPr>
                <w:rStyle w:val="a6"/>
                <w:rFonts w:hint="eastAsia"/>
              </w:rPr>
              <w:t xml:space="preserve"> with score </w:t>
            </w:r>
            <w:r w:rsidRPr="003B358C">
              <w:rPr>
                <w:rStyle w:val="a6"/>
                <w:rFonts w:hint="eastAsia"/>
              </w:rPr>
              <w:t>从大到小</w:t>
            </w:r>
          </w:p>
        </w:tc>
      </w:tr>
      <w:tr w:rsidR="00F65164" w:rsidRPr="00076C89" w:rsidTr="004D4435">
        <w:tc>
          <w:tcPr>
            <w:tcW w:w="760" w:type="dxa"/>
          </w:tcPr>
          <w:p w:rsidR="00F65164" w:rsidRPr="00076C89" w:rsidRDefault="00F65164" w:rsidP="004D4435">
            <w:pPr>
              <w:rPr>
                <w:rStyle w:val="a6"/>
                <w:i/>
              </w:rPr>
            </w:pPr>
            <w:r>
              <w:rPr>
                <w:rStyle w:val="a6"/>
                <w:rFonts w:hint="eastAsia"/>
              </w:rPr>
              <w:t>4</w:t>
            </w:r>
          </w:p>
        </w:tc>
        <w:tc>
          <w:tcPr>
            <w:tcW w:w="2999" w:type="dxa"/>
          </w:tcPr>
          <w:p w:rsidR="00F65164" w:rsidRPr="00076C89" w:rsidRDefault="00F65164" w:rsidP="004D4435">
            <w:pPr>
              <w:rPr>
                <w:rStyle w:val="a6"/>
                <w:i/>
              </w:rPr>
            </w:pPr>
            <w:r w:rsidRPr="003B358C">
              <w:rPr>
                <w:rFonts w:ascii="Consolas" w:hAnsi="Consolas" w:cs="Consolas"/>
                <w:color w:val="000000"/>
                <w:kern w:val="0"/>
                <w:sz w:val="22"/>
                <w:szCs w:val="22"/>
              </w:rPr>
              <w:t>addOrUpdateResourceId</w:t>
            </w:r>
          </w:p>
        </w:tc>
        <w:tc>
          <w:tcPr>
            <w:tcW w:w="5061" w:type="dxa"/>
          </w:tcPr>
          <w:p w:rsidR="00F65164" w:rsidRPr="00076C89" w:rsidRDefault="00F65164" w:rsidP="004D4435">
            <w:pPr>
              <w:rPr>
                <w:rStyle w:val="a6"/>
                <w:i/>
              </w:rPr>
            </w:pPr>
            <w:r w:rsidRPr="003B358C">
              <w:rPr>
                <w:rStyle w:val="a6"/>
                <w:rFonts w:hint="eastAsia"/>
              </w:rPr>
              <w:t>idlist</w:t>
            </w:r>
            <w:r w:rsidRPr="003B358C">
              <w:rPr>
                <w:rStyle w:val="a6"/>
                <w:rFonts w:hint="eastAsia"/>
              </w:rPr>
              <w:t>添加记录</w:t>
            </w:r>
          </w:p>
        </w:tc>
      </w:tr>
      <w:tr w:rsidR="00F65164" w:rsidRPr="00076C89" w:rsidTr="004D4435">
        <w:tc>
          <w:tcPr>
            <w:tcW w:w="760" w:type="dxa"/>
          </w:tcPr>
          <w:p w:rsidR="00F65164" w:rsidRPr="00076C89" w:rsidRDefault="00F65164" w:rsidP="004D4435">
            <w:pPr>
              <w:rPr>
                <w:rStyle w:val="a6"/>
                <w:i/>
              </w:rPr>
            </w:pPr>
            <w:r>
              <w:rPr>
                <w:rStyle w:val="a6"/>
                <w:rFonts w:hint="eastAsia"/>
              </w:rPr>
              <w:t>5</w:t>
            </w:r>
          </w:p>
        </w:tc>
        <w:tc>
          <w:tcPr>
            <w:tcW w:w="2999" w:type="dxa"/>
          </w:tcPr>
          <w:p w:rsidR="00F65164" w:rsidRDefault="00F65164" w:rsidP="004D4435">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existMember</w:t>
            </w:r>
          </w:p>
        </w:tc>
        <w:tc>
          <w:tcPr>
            <w:tcW w:w="5061" w:type="dxa"/>
          </w:tcPr>
          <w:p w:rsidR="00F65164" w:rsidRDefault="00F65164" w:rsidP="004D4435">
            <w:pPr>
              <w:rPr>
                <w:rStyle w:val="a6"/>
                <w:i/>
              </w:rPr>
            </w:pPr>
            <w:r w:rsidRPr="003B358C">
              <w:rPr>
                <w:rStyle w:val="a6"/>
                <w:rFonts w:hint="eastAsia"/>
              </w:rPr>
              <w:t xml:space="preserve">idlist </w:t>
            </w:r>
            <w:r w:rsidRPr="003B358C">
              <w:rPr>
                <w:rStyle w:val="a6"/>
                <w:rFonts w:hint="eastAsia"/>
              </w:rPr>
              <w:t>判断某记录是否存在</w:t>
            </w:r>
          </w:p>
        </w:tc>
      </w:tr>
      <w:tr w:rsidR="00F65164" w:rsidRPr="00076C89" w:rsidTr="004D4435">
        <w:tc>
          <w:tcPr>
            <w:tcW w:w="760" w:type="dxa"/>
          </w:tcPr>
          <w:p w:rsidR="00F65164" w:rsidRDefault="00F65164" w:rsidP="004D4435">
            <w:pPr>
              <w:rPr>
                <w:rStyle w:val="a6"/>
                <w:i/>
              </w:rPr>
            </w:pPr>
            <w:r>
              <w:rPr>
                <w:rStyle w:val="a6"/>
                <w:rFonts w:hint="eastAsia"/>
              </w:rPr>
              <w:t>6</w:t>
            </w:r>
          </w:p>
        </w:tc>
        <w:tc>
          <w:tcPr>
            <w:tcW w:w="2999" w:type="dxa"/>
          </w:tcPr>
          <w:p w:rsidR="00F65164" w:rsidRPr="002D7BDD"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isExistKeys</w:t>
            </w:r>
          </w:p>
        </w:tc>
        <w:tc>
          <w:tcPr>
            <w:tcW w:w="5061" w:type="dxa"/>
          </w:tcPr>
          <w:p w:rsidR="00F65164" w:rsidRPr="002D7BDD" w:rsidRDefault="00F65164" w:rsidP="004D4435">
            <w:pPr>
              <w:rPr>
                <w:rStyle w:val="a6"/>
                <w:i/>
              </w:rPr>
            </w:pPr>
            <w:r w:rsidRPr="003B358C">
              <w:rPr>
                <w:rStyle w:val="a6"/>
                <w:rFonts w:hint="eastAsia"/>
              </w:rPr>
              <w:t xml:space="preserve">idlist </w:t>
            </w:r>
            <w:r w:rsidRPr="003B358C">
              <w:rPr>
                <w:rStyle w:val="a6"/>
                <w:rFonts w:hint="eastAsia"/>
              </w:rPr>
              <w:t>判断某</w:t>
            </w:r>
            <w:r w:rsidRPr="003B358C">
              <w:rPr>
                <w:rStyle w:val="a6"/>
                <w:rFonts w:hint="eastAsia"/>
              </w:rPr>
              <w:t>KEY</w:t>
            </w:r>
            <w:r w:rsidRPr="003B358C">
              <w:rPr>
                <w:rStyle w:val="a6"/>
                <w:rFonts w:hint="eastAsia"/>
              </w:rPr>
              <w:t>是否存在</w:t>
            </w:r>
          </w:p>
        </w:tc>
      </w:tr>
      <w:tr w:rsidR="00F65164" w:rsidRPr="00076C89" w:rsidTr="004D4435">
        <w:tc>
          <w:tcPr>
            <w:tcW w:w="760" w:type="dxa"/>
          </w:tcPr>
          <w:p w:rsidR="00F65164" w:rsidRPr="00076C89" w:rsidRDefault="00F65164" w:rsidP="004D4435">
            <w:pPr>
              <w:rPr>
                <w:rStyle w:val="a6"/>
                <w:i/>
              </w:rPr>
            </w:pPr>
            <w:r>
              <w:rPr>
                <w:rStyle w:val="a6"/>
                <w:rFonts w:hint="eastAsia"/>
              </w:rPr>
              <w:t>7</w:t>
            </w:r>
          </w:p>
        </w:tc>
        <w:tc>
          <w:tcPr>
            <w:tcW w:w="2999" w:type="dxa"/>
          </w:tcPr>
          <w:p w:rsidR="00F65164" w:rsidRDefault="00F65164" w:rsidP="004D4435">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addOrUpdateResourceIds</w:t>
            </w:r>
          </w:p>
        </w:tc>
        <w:tc>
          <w:tcPr>
            <w:tcW w:w="5061" w:type="dxa"/>
          </w:tcPr>
          <w:p w:rsidR="00F65164" w:rsidRDefault="00F65164" w:rsidP="004D4435">
            <w:pPr>
              <w:rPr>
                <w:rStyle w:val="a6"/>
                <w:i/>
              </w:rPr>
            </w:pPr>
            <w:r w:rsidRPr="003B358C">
              <w:rPr>
                <w:rStyle w:val="a6"/>
                <w:rFonts w:hint="eastAsia"/>
              </w:rPr>
              <w:t>idlist</w:t>
            </w:r>
            <w:r w:rsidRPr="003B358C">
              <w:rPr>
                <w:rStyle w:val="a6"/>
                <w:rFonts w:hint="eastAsia"/>
              </w:rPr>
              <w:t>添加多记录</w:t>
            </w:r>
          </w:p>
        </w:tc>
      </w:tr>
      <w:tr w:rsidR="00F65164" w:rsidRPr="00076C89" w:rsidTr="004D4435">
        <w:tc>
          <w:tcPr>
            <w:tcW w:w="760" w:type="dxa"/>
          </w:tcPr>
          <w:p w:rsidR="00F65164" w:rsidRPr="00076C89" w:rsidRDefault="00F65164" w:rsidP="004D4435">
            <w:pPr>
              <w:rPr>
                <w:rStyle w:val="a6"/>
                <w:i/>
              </w:rPr>
            </w:pPr>
            <w:r>
              <w:rPr>
                <w:rStyle w:val="a6"/>
                <w:rFonts w:hint="eastAsia"/>
              </w:rPr>
              <w:t>8</w:t>
            </w:r>
          </w:p>
        </w:tc>
        <w:tc>
          <w:tcPr>
            <w:tcW w:w="2999" w:type="dxa"/>
          </w:tcPr>
          <w:p w:rsidR="00F65164" w:rsidRDefault="00F65164" w:rsidP="004D4435">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u w:val="single"/>
              </w:rPr>
              <w:t>rmResourceId</w:t>
            </w:r>
          </w:p>
        </w:tc>
        <w:tc>
          <w:tcPr>
            <w:tcW w:w="5061" w:type="dxa"/>
          </w:tcPr>
          <w:p w:rsidR="00F65164" w:rsidRDefault="00F65164" w:rsidP="004D4435">
            <w:pPr>
              <w:rPr>
                <w:rStyle w:val="a6"/>
                <w:i/>
              </w:rPr>
            </w:pPr>
            <w:r w:rsidRPr="003B358C">
              <w:rPr>
                <w:rStyle w:val="a6"/>
                <w:rFonts w:hint="eastAsia"/>
              </w:rPr>
              <w:t xml:space="preserve">idlist </w:t>
            </w:r>
            <w:r w:rsidRPr="003B358C">
              <w:rPr>
                <w:rStyle w:val="a6"/>
                <w:rFonts w:hint="eastAsia"/>
              </w:rPr>
              <w:t>移除记录</w:t>
            </w:r>
          </w:p>
        </w:tc>
      </w:tr>
      <w:tr w:rsidR="00F65164" w:rsidRPr="00076C89" w:rsidTr="004D4435">
        <w:tc>
          <w:tcPr>
            <w:tcW w:w="760" w:type="dxa"/>
          </w:tcPr>
          <w:p w:rsidR="00F65164" w:rsidRPr="00076C89" w:rsidRDefault="00F65164" w:rsidP="004D4435">
            <w:pPr>
              <w:rPr>
                <w:rStyle w:val="a6"/>
                <w:i/>
              </w:rPr>
            </w:pPr>
            <w:r>
              <w:rPr>
                <w:rStyle w:val="a6"/>
                <w:rFonts w:hint="eastAsia"/>
              </w:rPr>
              <w:t>9</w:t>
            </w:r>
          </w:p>
        </w:tc>
        <w:tc>
          <w:tcPr>
            <w:tcW w:w="2999" w:type="dxa"/>
          </w:tcPr>
          <w:p w:rsidR="00F65164" w:rsidRDefault="00F65164" w:rsidP="004D4435">
            <w:pPr>
              <w:rPr>
                <w:rFonts w:ascii="Consolas" w:hAnsi="Consolas" w:cs="Consolas"/>
                <w:color w:val="000000"/>
                <w:kern w:val="0"/>
                <w:sz w:val="22"/>
                <w:szCs w:val="22"/>
                <w:highlight w:val="lightGray"/>
                <w:u w:val="single"/>
              </w:rPr>
            </w:pPr>
            <w:r w:rsidRPr="003B358C">
              <w:rPr>
                <w:rFonts w:ascii="Consolas" w:hAnsi="Consolas" w:cs="Consolas"/>
                <w:color w:val="000000"/>
                <w:kern w:val="0"/>
                <w:sz w:val="22"/>
                <w:szCs w:val="22"/>
              </w:rPr>
              <w:t>rmResourceIds</w:t>
            </w:r>
          </w:p>
        </w:tc>
        <w:tc>
          <w:tcPr>
            <w:tcW w:w="5061" w:type="dxa"/>
          </w:tcPr>
          <w:p w:rsidR="00F65164" w:rsidRDefault="00F65164" w:rsidP="004D4435">
            <w:pPr>
              <w:rPr>
                <w:rStyle w:val="a6"/>
                <w:i/>
              </w:rPr>
            </w:pPr>
            <w:r w:rsidRPr="003B358C">
              <w:rPr>
                <w:rStyle w:val="a6"/>
                <w:rFonts w:hint="eastAsia"/>
              </w:rPr>
              <w:t xml:space="preserve">idlist </w:t>
            </w:r>
            <w:r w:rsidRPr="003B358C">
              <w:rPr>
                <w:rStyle w:val="a6"/>
                <w:rFonts w:hint="eastAsia"/>
              </w:rPr>
              <w:t>移除多条记录</w:t>
            </w:r>
          </w:p>
        </w:tc>
      </w:tr>
      <w:tr w:rsidR="00F65164" w:rsidRPr="00076C89" w:rsidTr="004D4435">
        <w:tc>
          <w:tcPr>
            <w:tcW w:w="760" w:type="dxa"/>
          </w:tcPr>
          <w:p w:rsidR="00F65164" w:rsidRDefault="00F65164" w:rsidP="004D4435">
            <w:pPr>
              <w:rPr>
                <w:rStyle w:val="a6"/>
                <w:i/>
              </w:rPr>
            </w:pPr>
            <w:r>
              <w:rPr>
                <w:rStyle w:val="a6"/>
                <w:rFonts w:hint="eastAsia"/>
              </w:rPr>
              <w:t>10</w:t>
            </w:r>
          </w:p>
        </w:tc>
        <w:tc>
          <w:tcPr>
            <w:tcW w:w="2999" w:type="dxa"/>
          </w:tcPr>
          <w:p w:rsidR="00F65164" w:rsidRPr="002D7BDD"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getKeySize</w:t>
            </w:r>
          </w:p>
        </w:tc>
        <w:tc>
          <w:tcPr>
            <w:tcW w:w="5061" w:type="dxa"/>
          </w:tcPr>
          <w:p w:rsidR="00F65164" w:rsidRDefault="00F65164" w:rsidP="004D4435">
            <w:pPr>
              <w:rPr>
                <w:rStyle w:val="a6"/>
                <w:i/>
              </w:rPr>
            </w:pPr>
            <w:r w:rsidRPr="003B358C">
              <w:rPr>
                <w:rStyle w:val="a6"/>
                <w:rFonts w:hint="eastAsia"/>
              </w:rPr>
              <w:t>根据</w:t>
            </w:r>
            <w:r w:rsidRPr="003B358C">
              <w:rPr>
                <w:rStyle w:val="a6"/>
                <w:rFonts w:hint="eastAsia"/>
              </w:rPr>
              <w:t>key</w:t>
            </w:r>
            <w:r w:rsidRPr="003B358C">
              <w:rPr>
                <w:rStyle w:val="a6"/>
                <w:rFonts w:hint="eastAsia"/>
              </w:rPr>
              <w:t>获取</w:t>
            </w:r>
            <w:r w:rsidRPr="003B358C">
              <w:rPr>
                <w:rStyle w:val="a6"/>
                <w:rFonts w:hint="eastAsia"/>
              </w:rPr>
              <w:t>size</w:t>
            </w:r>
          </w:p>
        </w:tc>
      </w:tr>
      <w:tr w:rsidR="00F65164" w:rsidRPr="00076C89" w:rsidTr="004D4435">
        <w:tc>
          <w:tcPr>
            <w:tcW w:w="760" w:type="dxa"/>
          </w:tcPr>
          <w:p w:rsidR="00F65164" w:rsidRDefault="00F65164" w:rsidP="004D4435">
            <w:pPr>
              <w:rPr>
                <w:rStyle w:val="a6"/>
                <w:i/>
              </w:rPr>
            </w:pPr>
            <w:r>
              <w:rPr>
                <w:rStyle w:val="a6"/>
                <w:rFonts w:hint="eastAsia"/>
              </w:rPr>
              <w:t>11</w:t>
            </w:r>
          </w:p>
        </w:tc>
        <w:tc>
          <w:tcPr>
            <w:tcW w:w="2999" w:type="dxa"/>
          </w:tcPr>
          <w:p w:rsidR="00F65164" w:rsidRPr="00381B07"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getResourceIdByKey</w:t>
            </w:r>
          </w:p>
        </w:tc>
        <w:tc>
          <w:tcPr>
            <w:tcW w:w="5061" w:type="dxa"/>
          </w:tcPr>
          <w:p w:rsidR="00F65164" w:rsidRPr="00381B07" w:rsidRDefault="00F65164" w:rsidP="004D4435">
            <w:pPr>
              <w:rPr>
                <w:rStyle w:val="a6"/>
                <w:i/>
              </w:rPr>
            </w:pPr>
            <w:r w:rsidRPr="003B358C">
              <w:rPr>
                <w:rStyle w:val="a6"/>
                <w:rFonts w:hint="eastAsia"/>
              </w:rPr>
              <w:t>根据</w:t>
            </w:r>
            <w:r w:rsidRPr="003B358C">
              <w:rPr>
                <w:rStyle w:val="a6"/>
                <w:rFonts w:hint="eastAsia"/>
              </w:rPr>
              <w:t xml:space="preserve">key </w:t>
            </w:r>
            <w:r w:rsidRPr="003B358C">
              <w:rPr>
                <w:rStyle w:val="a6"/>
                <w:rFonts w:hint="eastAsia"/>
              </w:rPr>
              <w:t>分页取</w:t>
            </w:r>
            <w:r w:rsidRPr="003B358C">
              <w:rPr>
                <w:rStyle w:val="a6"/>
                <w:rFonts w:hint="eastAsia"/>
              </w:rPr>
              <w:t>idlist</w:t>
            </w:r>
          </w:p>
        </w:tc>
      </w:tr>
      <w:tr w:rsidR="00F65164" w:rsidRPr="00076C89" w:rsidTr="004D4435">
        <w:tc>
          <w:tcPr>
            <w:tcW w:w="760" w:type="dxa"/>
          </w:tcPr>
          <w:p w:rsidR="00F65164" w:rsidRDefault="00F65164" w:rsidP="004D4435">
            <w:pPr>
              <w:rPr>
                <w:rStyle w:val="a6"/>
                <w:i/>
              </w:rPr>
            </w:pPr>
            <w:r>
              <w:rPr>
                <w:rStyle w:val="a6"/>
                <w:rFonts w:hint="eastAsia"/>
              </w:rPr>
              <w:t>12</w:t>
            </w:r>
          </w:p>
        </w:tc>
        <w:tc>
          <w:tcPr>
            <w:tcW w:w="2999" w:type="dxa"/>
          </w:tcPr>
          <w:p w:rsidR="00F65164" w:rsidRPr="00381B07"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clear</w:t>
            </w:r>
          </w:p>
        </w:tc>
        <w:tc>
          <w:tcPr>
            <w:tcW w:w="5061" w:type="dxa"/>
          </w:tcPr>
          <w:p w:rsidR="00F65164" w:rsidRPr="00381B07" w:rsidRDefault="00F65164" w:rsidP="004D4435">
            <w:pPr>
              <w:rPr>
                <w:rStyle w:val="a6"/>
                <w:i/>
              </w:rPr>
            </w:pPr>
            <w:r>
              <w:rPr>
                <w:rStyle w:val="a6"/>
                <w:rFonts w:hint="eastAsia"/>
              </w:rPr>
              <w:t>清除掉一个</w:t>
            </w:r>
            <w:r>
              <w:rPr>
                <w:rStyle w:val="a6"/>
                <w:rFonts w:hint="eastAsia"/>
              </w:rPr>
              <w:t>key</w:t>
            </w:r>
          </w:p>
        </w:tc>
      </w:tr>
      <w:tr w:rsidR="00F65164" w:rsidRPr="00076C89" w:rsidTr="004D4435">
        <w:tc>
          <w:tcPr>
            <w:tcW w:w="760" w:type="dxa"/>
          </w:tcPr>
          <w:p w:rsidR="00F65164" w:rsidRDefault="00F65164" w:rsidP="004D4435">
            <w:pPr>
              <w:rPr>
                <w:rStyle w:val="a6"/>
                <w:i/>
              </w:rPr>
            </w:pPr>
            <w:r>
              <w:rPr>
                <w:rStyle w:val="a6"/>
                <w:rFonts w:hint="eastAsia"/>
              </w:rPr>
              <w:t>13</w:t>
            </w:r>
          </w:p>
        </w:tc>
        <w:tc>
          <w:tcPr>
            <w:tcW w:w="2999" w:type="dxa"/>
          </w:tcPr>
          <w:p w:rsidR="00F65164" w:rsidRPr="00381B07"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getIdScores</w:t>
            </w:r>
          </w:p>
        </w:tc>
        <w:tc>
          <w:tcPr>
            <w:tcW w:w="5061" w:type="dxa"/>
          </w:tcPr>
          <w:p w:rsidR="00F65164" w:rsidRPr="00381B07" w:rsidRDefault="00F65164" w:rsidP="004D4435">
            <w:pPr>
              <w:rPr>
                <w:rStyle w:val="a6"/>
                <w:i/>
              </w:rPr>
            </w:pPr>
            <w:r w:rsidRPr="003B358C">
              <w:rPr>
                <w:rStyle w:val="a6"/>
                <w:rFonts w:hint="eastAsia"/>
              </w:rPr>
              <w:t>通过</w:t>
            </w:r>
            <w:r w:rsidRPr="003B358C">
              <w:rPr>
                <w:rStyle w:val="a6"/>
                <w:rFonts w:hint="eastAsia"/>
              </w:rPr>
              <w:t xml:space="preserve">resourceid </w:t>
            </w:r>
            <w:r w:rsidRPr="003B358C">
              <w:rPr>
                <w:rStyle w:val="a6"/>
                <w:rFonts w:hint="eastAsia"/>
              </w:rPr>
              <w:t>获取对应的</w:t>
            </w:r>
            <w:r w:rsidRPr="003B358C">
              <w:rPr>
                <w:rStyle w:val="a6"/>
                <w:rFonts w:hint="eastAsia"/>
              </w:rPr>
              <w:t>score</w:t>
            </w:r>
            <w:r w:rsidRPr="003B358C">
              <w:rPr>
                <w:rStyle w:val="a6"/>
                <w:rFonts w:hint="eastAsia"/>
              </w:rPr>
              <w:t>值</w:t>
            </w:r>
          </w:p>
        </w:tc>
      </w:tr>
      <w:tr w:rsidR="00F65164" w:rsidRPr="00076C89" w:rsidTr="004D4435">
        <w:tc>
          <w:tcPr>
            <w:tcW w:w="760" w:type="dxa"/>
          </w:tcPr>
          <w:p w:rsidR="00F65164" w:rsidRDefault="00F65164" w:rsidP="004D4435">
            <w:pPr>
              <w:rPr>
                <w:rStyle w:val="a6"/>
                <w:i/>
              </w:rPr>
            </w:pPr>
            <w:r>
              <w:rPr>
                <w:rStyle w:val="a6"/>
                <w:rFonts w:hint="eastAsia"/>
              </w:rPr>
              <w:t>14</w:t>
            </w:r>
          </w:p>
        </w:tc>
        <w:tc>
          <w:tcPr>
            <w:tcW w:w="2999" w:type="dxa"/>
          </w:tcPr>
          <w:p w:rsidR="00F65164" w:rsidRPr="00381B07"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batchGetResourceIdsByScoreDesc</w:t>
            </w:r>
          </w:p>
        </w:tc>
        <w:tc>
          <w:tcPr>
            <w:tcW w:w="5061" w:type="dxa"/>
          </w:tcPr>
          <w:p w:rsidR="00F65164" w:rsidRPr="00381B07" w:rsidRDefault="00F65164" w:rsidP="004D4435">
            <w:pPr>
              <w:rPr>
                <w:rStyle w:val="a6"/>
                <w:i/>
              </w:rPr>
            </w:pPr>
            <w:r w:rsidRPr="003B358C">
              <w:rPr>
                <w:rStyle w:val="a6"/>
                <w:rFonts w:hint="eastAsia"/>
              </w:rPr>
              <w:t>批量获取</w:t>
            </w:r>
            <w:r w:rsidRPr="003B358C">
              <w:rPr>
                <w:rStyle w:val="a6"/>
                <w:rFonts w:hint="eastAsia"/>
              </w:rPr>
              <w:t>idlist</w:t>
            </w:r>
            <w:r w:rsidRPr="003B358C">
              <w:rPr>
                <w:rStyle w:val="a6"/>
                <w:rFonts w:hint="eastAsia"/>
              </w:rPr>
              <w:t>的方法</w:t>
            </w:r>
          </w:p>
        </w:tc>
      </w:tr>
      <w:tr w:rsidR="00F65164" w:rsidRPr="00076C89" w:rsidTr="004D4435">
        <w:tc>
          <w:tcPr>
            <w:tcW w:w="760" w:type="dxa"/>
          </w:tcPr>
          <w:p w:rsidR="00F65164" w:rsidRDefault="00F65164" w:rsidP="004D4435">
            <w:pPr>
              <w:rPr>
                <w:rStyle w:val="a6"/>
                <w:i/>
              </w:rPr>
            </w:pPr>
            <w:r>
              <w:rPr>
                <w:rStyle w:val="a6"/>
                <w:rFonts w:hint="eastAsia"/>
              </w:rPr>
              <w:t>15</w:t>
            </w:r>
          </w:p>
        </w:tc>
        <w:tc>
          <w:tcPr>
            <w:tcW w:w="2999" w:type="dxa"/>
          </w:tcPr>
          <w:p w:rsidR="00F65164" w:rsidRPr="003B358C"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batchAddOrUpdateResourceIds</w:t>
            </w:r>
          </w:p>
        </w:tc>
        <w:tc>
          <w:tcPr>
            <w:tcW w:w="5061" w:type="dxa"/>
          </w:tcPr>
          <w:p w:rsidR="00F65164" w:rsidRPr="003B358C" w:rsidRDefault="00F65164" w:rsidP="004D4435">
            <w:pPr>
              <w:rPr>
                <w:rStyle w:val="a6"/>
                <w:i/>
              </w:rPr>
            </w:pPr>
            <w:r w:rsidRPr="003B358C">
              <w:rPr>
                <w:rStyle w:val="a6"/>
                <w:rFonts w:hint="eastAsia"/>
              </w:rPr>
              <w:t>批量创建</w:t>
            </w:r>
            <w:r w:rsidRPr="003B358C">
              <w:rPr>
                <w:rStyle w:val="a6"/>
                <w:rFonts w:hint="eastAsia"/>
              </w:rPr>
              <w:t>idlist</w:t>
            </w:r>
            <w:r w:rsidRPr="003B358C">
              <w:rPr>
                <w:rStyle w:val="a6"/>
                <w:rFonts w:hint="eastAsia"/>
              </w:rPr>
              <w:t>的方法</w:t>
            </w:r>
          </w:p>
        </w:tc>
      </w:tr>
      <w:tr w:rsidR="00F65164" w:rsidRPr="00076C89" w:rsidTr="004D4435">
        <w:tc>
          <w:tcPr>
            <w:tcW w:w="760" w:type="dxa"/>
          </w:tcPr>
          <w:p w:rsidR="00F65164" w:rsidRDefault="00F65164" w:rsidP="004D4435">
            <w:pPr>
              <w:rPr>
                <w:rStyle w:val="a6"/>
                <w:i/>
              </w:rPr>
            </w:pPr>
            <w:r>
              <w:rPr>
                <w:rStyle w:val="a6"/>
                <w:rFonts w:hint="eastAsia"/>
              </w:rPr>
              <w:t>16</w:t>
            </w:r>
          </w:p>
        </w:tc>
        <w:tc>
          <w:tcPr>
            <w:tcW w:w="2999" w:type="dxa"/>
          </w:tcPr>
          <w:p w:rsidR="00F65164" w:rsidRPr="003B358C"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w:t>
            </w:r>
          </w:p>
        </w:tc>
        <w:tc>
          <w:tcPr>
            <w:tcW w:w="5061" w:type="dxa"/>
          </w:tcPr>
          <w:p w:rsidR="00F65164" w:rsidRPr="003B358C" w:rsidRDefault="00F65164" w:rsidP="004D4435">
            <w:pPr>
              <w:rPr>
                <w:rStyle w:val="a6"/>
                <w:i/>
              </w:rPr>
            </w:pPr>
            <w:r w:rsidRPr="003B358C">
              <w:rPr>
                <w:rStyle w:val="a6"/>
                <w:rFonts w:hint="eastAsia"/>
              </w:rPr>
              <w:t>批量在一批</w:t>
            </w:r>
            <w:r w:rsidRPr="003B358C">
              <w:rPr>
                <w:rStyle w:val="a6"/>
                <w:rFonts w:hint="eastAsia"/>
              </w:rPr>
              <w:t>idlist</w:t>
            </w:r>
            <w:r w:rsidRPr="003B358C">
              <w:rPr>
                <w:rStyle w:val="a6"/>
                <w:rFonts w:hint="eastAsia"/>
              </w:rPr>
              <w:t>删除一个</w:t>
            </w:r>
            <w:r w:rsidRPr="003B358C">
              <w:rPr>
                <w:rStyle w:val="a6"/>
                <w:rFonts w:hint="eastAsia"/>
              </w:rPr>
              <w:t>id</w:t>
            </w:r>
            <w:r w:rsidRPr="003B358C">
              <w:rPr>
                <w:rStyle w:val="a6"/>
                <w:rFonts w:hint="eastAsia"/>
              </w:rPr>
              <w:t>的方法</w:t>
            </w:r>
            <w:r w:rsidRPr="003B358C">
              <w:rPr>
                <w:rStyle w:val="a6"/>
                <w:rFonts w:hint="eastAsia"/>
              </w:rPr>
              <w:t xml:space="preserve"> (</w:t>
            </w:r>
            <w:r w:rsidRPr="003B358C">
              <w:rPr>
                <w:rStyle w:val="a6"/>
                <w:rFonts w:hint="eastAsia"/>
              </w:rPr>
              <w:t>叉积的方式处理的</w:t>
            </w:r>
            <w:r w:rsidRPr="003B358C">
              <w:rPr>
                <w:rStyle w:val="a6"/>
                <w:rFonts w:hint="eastAsia"/>
              </w:rPr>
              <w:t>)</w:t>
            </w:r>
          </w:p>
        </w:tc>
      </w:tr>
      <w:tr w:rsidR="00F65164" w:rsidRPr="00076C89" w:rsidTr="004D4435">
        <w:tc>
          <w:tcPr>
            <w:tcW w:w="760" w:type="dxa"/>
          </w:tcPr>
          <w:p w:rsidR="00F65164" w:rsidRDefault="00F65164" w:rsidP="004D4435">
            <w:pPr>
              <w:rPr>
                <w:rStyle w:val="a6"/>
                <w:i/>
              </w:rPr>
            </w:pPr>
            <w:r>
              <w:rPr>
                <w:rStyle w:val="a6"/>
                <w:rFonts w:hint="eastAsia"/>
              </w:rPr>
              <w:t>17</w:t>
            </w:r>
          </w:p>
        </w:tc>
        <w:tc>
          <w:tcPr>
            <w:tcW w:w="2999" w:type="dxa"/>
          </w:tcPr>
          <w:p w:rsidR="00F65164" w:rsidRPr="003B358C"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batchRmResourcesIdsOne2One</w:t>
            </w:r>
          </w:p>
        </w:tc>
        <w:tc>
          <w:tcPr>
            <w:tcW w:w="5061" w:type="dxa"/>
          </w:tcPr>
          <w:p w:rsidR="00F65164" w:rsidRPr="003B358C" w:rsidRDefault="00F65164" w:rsidP="004D4435">
            <w:pPr>
              <w:rPr>
                <w:rStyle w:val="a6"/>
                <w:i/>
              </w:rPr>
            </w:pPr>
            <w:r w:rsidRPr="003B358C">
              <w:rPr>
                <w:rStyle w:val="a6"/>
                <w:rFonts w:hint="eastAsia"/>
              </w:rPr>
              <w:t>批量在一批</w:t>
            </w:r>
            <w:r w:rsidRPr="003B358C">
              <w:rPr>
                <w:rStyle w:val="a6"/>
                <w:rFonts w:hint="eastAsia"/>
              </w:rPr>
              <w:t>idlist</w:t>
            </w:r>
            <w:r w:rsidRPr="003B358C">
              <w:rPr>
                <w:rStyle w:val="a6"/>
                <w:rFonts w:hint="eastAsia"/>
              </w:rPr>
              <w:t>删除一个</w:t>
            </w:r>
            <w:r w:rsidRPr="003B358C">
              <w:rPr>
                <w:rStyle w:val="a6"/>
                <w:rFonts w:hint="eastAsia"/>
              </w:rPr>
              <w:t>id</w:t>
            </w:r>
            <w:r w:rsidRPr="003B358C">
              <w:rPr>
                <w:rStyle w:val="a6"/>
                <w:rFonts w:hint="eastAsia"/>
              </w:rPr>
              <w:t>的方法</w:t>
            </w:r>
            <w:r w:rsidRPr="003B358C">
              <w:rPr>
                <w:rStyle w:val="a6"/>
                <w:rFonts w:hint="eastAsia"/>
              </w:rPr>
              <w:t xml:space="preserve"> (</w:t>
            </w:r>
            <w:r w:rsidRPr="003B358C">
              <w:rPr>
                <w:rStyle w:val="a6"/>
                <w:rFonts w:hint="eastAsia"/>
              </w:rPr>
              <w:t>一</w:t>
            </w:r>
            <w:r w:rsidRPr="003B358C">
              <w:rPr>
                <w:rStyle w:val="a6"/>
                <w:rFonts w:hint="eastAsia"/>
              </w:rPr>
              <w:lastRenderedPageBreak/>
              <w:t>一对应的处理</w:t>
            </w:r>
            <w:r w:rsidRPr="003B358C">
              <w:rPr>
                <w:rStyle w:val="a6"/>
                <w:rFonts w:hint="eastAsia"/>
              </w:rPr>
              <w:t>)</w:t>
            </w:r>
          </w:p>
        </w:tc>
      </w:tr>
      <w:tr w:rsidR="00F65164" w:rsidRPr="00076C89" w:rsidTr="004D4435">
        <w:tc>
          <w:tcPr>
            <w:tcW w:w="760" w:type="dxa"/>
          </w:tcPr>
          <w:p w:rsidR="00F65164" w:rsidRDefault="00F65164" w:rsidP="004D4435">
            <w:pPr>
              <w:rPr>
                <w:rStyle w:val="a6"/>
                <w:i/>
              </w:rPr>
            </w:pPr>
            <w:r>
              <w:rPr>
                <w:rStyle w:val="a6"/>
                <w:rFonts w:hint="eastAsia"/>
              </w:rPr>
              <w:lastRenderedPageBreak/>
              <w:t>18</w:t>
            </w:r>
          </w:p>
        </w:tc>
        <w:tc>
          <w:tcPr>
            <w:tcW w:w="2999" w:type="dxa"/>
          </w:tcPr>
          <w:p w:rsidR="00F65164" w:rsidRPr="003B358C" w:rsidRDefault="00F65164" w:rsidP="004D4435">
            <w:pPr>
              <w:rPr>
                <w:rFonts w:ascii="Consolas" w:hAnsi="Consolas" w:cs="Consolas"/>
                <w:color w:val="000000"/>
                <w:kern w:val="0"/>
                <w:sz w:val="22"/>
                <w:szCs w:val="22"/>
              </w:rPr>
            </w:pPr>
            <w:r w:rsidRPr="00A467EB">
              <w:rPr>
                <w:rFonts w:ascii="Consolas" w:hAnsi="Consolas" w:cs="Consolas"/>
                <w:color w:val="000000"/>
                <w:kern w:val="0"/>
                <w:sz w:val="22"/>
                <w:szCs w:val="22"/>
              </w:rPr>
              <w:t>rebuildidlistCache</w:t>
            </w:r>
          </w:p>
        </w:tc>
        <w:tc>
          <w:tcPr>
            <w:tcW w:w="5061" w:type="dxa"/>
          </w:tcPr>
          <w:p w:rsidR="00F65164" w:rsidRPr="003B358C" w:rsidRDefault="00F65164" w:rsidP="004D4435">
            <w:pPr>
              <w:rPr>
                <w:rStyle w:val="a6"/>
                <w:i/>
              </w:rPr>
            </w:pPr>
            <w:r w:rsidRPr="00A467EB">
              <w:rPr>
                <w:rStyle w:val="a6"/>
                <w:rFonts w:hint="eastAsia"/>
              </w:rPr>
              <w:t>重新构造</w:t>
            </w:r>
            <w:r w:rsidRPr="00A467EB">
              <w:rPr>
                <w:rStyle w:val="a6"/>
                <w:rFonts w:hint="eastAsia"/>
              </w:rPr>
              <w:t>idlist cache</w:t>
            </w:r>
          </w:p>
        </w:tc>
      </w:tr>
      <w:tr w:rsidR="00F65164" w:rsidRPr="00076C89" w:rsidTr="004D4435">
        <w:tc>
          <w:tcPr>
            <w:tcW w:w="760" w:type="dxa"/>
          </w:tcPr>
          <w:p w:rsidR="00F65164" w:rsidRDefault="00F65164" w:rsidP="004D4435">
            <w:pPr>
              <w:rPr>
                <w:rStyle w:val="a6"/>
                <w:i/>
              </w:rPr>
            </w:pPr>
            <w:r>
              <w:rPr>
                <w:rStyle w:val="a6"/>
                <w:rFonts w:hint="eastAsia"/>
              </w:rPr>
              <w:t>19</w:t>
            </w:r>
          </w:p>
        </w:tc>
        <w:tc>
          <w:tcPr>
            <w:tcW w:w="2999" w:type="dxa"/>
          </w:tcPr>
          <w:p w:rsidR="00F65164" w:rsidRPr="00A467EB" w:rsidRDefault="00F65164" w:rsidP="004D4435">
            <w:pPr>
              <w:rPr>
                <w:rFonts w:ascii="Consolas" w:hAnsi="Consolas" w:cs="Consolas"/>
                <w:color w:val="000000"/>
                <w:kern w:val="0"/>
                <w:sz w:val="22"/>
                <w:szCs w:val="22"/>
              </w:rPr>
            </w:pPr>
            <w:r w:rsidRPr="00A467EB">
              <w:rPr>
                <w:rFonts w:ascii="Consolas" w:hAnsi="Consolas" w:cs="Consolas"/>
                <w:color w:val="000000"/>
                <w:kern w:val="0"/>
                <w:sz w:val="22"/>
                <w:szCs w:val="22"/>
              </w:rPr>
              <w:t>batchRebuildListCache</w:t>
            </w:r>
          </w:p>
        </w:tc>
        <w:tc>
          <w:tcPr>
            <w:tcW w:w="5061" w:type="dxa"/>
          </w:tcPr>
          <w:p w:rsidR="00F65164" w:rsidRPr="00A467EB" w:rsidRDefault="00F65164" w:rsidP="004D4435">
            <w:pPr>
              <w:rPr>
                <w:rStyle w:val="a6"/>
                <w:i/>
              </w:rPr>
            </w:pPr>
            <w:r w:rsidRPr="00A467EB">
              <w:rPr>
                <w:rStyle w:val="a6"/>
                <w:rFonts w:hint="eastAsia"/>
              </w:rPr>
              <w:t>批量重建缓存</w:t>
            </w:r>
          </w:p>
        </w:tc>
      </w:tr>
    </w:tbl>
    <w:p w:rsidR="00F65164" w:rsidRPr="003B358C" w:rsidRDefault="00F65164" w:rsidP="00F65164"/>
    <w:p w:rsidR="00F65164" w:rsidRPr="0023701F" w:rsidRDefault="00F65164" w:rsidP="0023701F">
      <w:pPr>
        <w:pStyle w:val="3"/>
        <w:spacing w:line="400" w:lineRule="exact"/>
        <w:ind w:left="826" w:hangingChars="343" w:hanging="826"/>
        <w:rPr>
          <w:sz w:val="24"/>
        </w:rPr>
      </w:pPr>
      <w:bookmarkStart w:id="77" w:name="_Toc453430009"/>
      <w:r w:rsidRPr="0023701F">
        <w:rPr>
          <w:sz w:val="24"/>
        </w:rPr>
        <w:t>CommonCache</w:t>
      </w:r>
      <w:r w:rsidRPr="0023701F">
        <w:rPr>
          <w:rFonts w:hint="eastAsia"/>
          <w:sz w:val="24"/>
        </w:rPr>
        <w:t>类概述</w:t>
      </w:r>
      <w:bookmarkEnd w:id="77"/>
    </w:p>
    <w:p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IdList数据库中的数据到Redis缓存的返序列化数据集合业务。</w:t>
      </w:r>
    </w:p>
    <w:p w:rsidR="00F65164" w:rsidRPr="00557EE7" w:rsidRDefault="00F65164" w:rsidP="00F65164">
      <w:pPr>
        <w:pStyle w:val="af1"/>
        <w:spacing w:line="400" w:lineRule="exact"/>
        <w:ind w:firstLine="480"/>
        <w:jc w:val="left"/>
      </w:pPr>
      <w:r w:rsidRPr="004B32EF">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F65164" w:rsidRPr="00076C89" w:rsidTr="004D4435">
        <w:tc>
          <w:tcPr>
            <w:tcW w:w="695"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845"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280"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695" w:type="dxa"/>
          </w:tcPr>
          <w:p w:rsidR="00F65164" w:rsidRPr="00076C89" w:rsidRDefault="00F65164" w:rsidP="004D4435">
            <w:pPr>
              <w:rPr>
                <w:rStyle w:val="a6"/>
                <w:i/>
              </w:rPr>
            </w:pPr>
            <w:r w:rsidRPr="00076C89">
              <w:rPr>
                <w:rStyle w:val="a6"/>
                <w:rFonts w:hint="eastAsia"/>
              </w:rPr>
              <w:t>1</w:t>
            </w:r>
          </w:p>
        </w:tc>
        <w:tc>
          <w:tcPr>
            <w:tcW w:w="3845" w:type="dxa"/>
          </w:tcPr>
          <w:p w:rsidR="00F65164" w:rsidRPr="00076C89" w:rsidRDefault="00F65164" w:rsidP="004D4435">
            <w:pPr>
              <w:rPr>
                <w:rStyle w:val="a6"/>
                <w:i/>
              </w:rPr>
            </w:pPr>
            <w:r w:rsidRPr="00DB7C74">
              <w:rPr>
                <w:rFonts w:ascii="Consolas" w:hAnsi="Consolas" w:cs="Consolas"/>
                <w:color w:val="000000"/>
                <w:kern w:val="0"/>
                <w:sz w:val="22"/>
                <w:szCs w:val="22"/>
                <w:u w:val="single"/>
              </w:rPr>
              <w:t>getIdListPoByKey</w:t>
            </w:r>
          </w:p>
        </w:tc>
        <w:tc>
          <w:tcPr>
            <w:tcW w:w="4280" w:type="dxa"/>
          </w:tcPr>
          <w:p w:rsidR="00F65164" w:rsidRPr="00076C89" w:rsidRDefault="00F65164" w:rsidP="004D4435">
            <w:pPr>
              <w:rPr>
                <w:rStyle w:val="a6"/>
                <w:i/>
              </w:rPr>
            </w:pPr>
            <w:r w:rsidRPr="00DB7C74">
              <w:rPr>
                <w:rStyle w:val="a6"/>
                <w:rFonts w:hint="eastAsia"/>
              </w:rPr>
              <w:t>获取</w:t>
            </w:r>
            <w:r w:rsidRPr="00DB7C74">
              <w:rPr>
                <w:rStyle w:val="a6"/>
                <w:rFonts w:hint="eastAsia"/>
              </w:rPr>
              <w:t>idlist key</w:t>
            </w:r>
            <w:r w:rsidRPr="00DB7C74">
              <w:rPr>
                <w:rStyle w:val="a6"/>
                <w:rFonts w:hint="eastAsia"/>
              </w:rPr>
              <w:t>的</w:t>
            </w:r>
            <w:r w:rsidRPr="00DB7C74">
              <w:rPr>
                <w:rStyle w:val="a6"/>
                <w:rFonts w:hint="eastAsia"/>
              </w:rPr>
              <w:t>value</w:t>
            </w:r>
          </w:p>
        </w:tc>
      </w:tr>
      <w:tr w:rsidR="00F65164" w:rsidRPr="00076C89" w:rsidTr="004D4435">
        <w:tc>
          <w:tcPr>
            <w:tcW w:w="695" w:type="dxa"/>
          </w:tcPr>
          <w:p w:rsidR="00F65164" w:rsidRPr="00076C89" w:rsidRDefault="00F65164" w:rsidP="004D4435">
            <w:pPr>
              <w:rPr>
                <w:rStyle w:val="a6"/>
                <w:i/>
              </w:rPr>
            </w:pPr>
            <w:r w:rsidRPr="00076C89">
              <w:rPr>
                <w:rStyle w:val="a6"/>
                <w:rFonts w:hint="eastAsia"/>
              </w:rPr>
              <w:t>2</w:t>
            </w:r>
          </w:p>
        </w:tc>
        <w:tc>
          <w:tcPr>
            <w:tcW w:w="3845" w:type="dxa"/>
          </w:tcPr>
          <w:p w:rsidR="00F65164" w:rsidRPr="00076C89" w:rsidRDefault="00F65164" w:rsidP="004D4435">
            <w:pPr>
              <w:rPr>
                <w:rStyle w:val="a6"/>
                <w:i/>
              </w:rPr>
            </w:pPr>
            <w:r w:rsidRPr="00DB7C74">
              <w:rPr>
                <w:rFonts w:ascii="Consolas" w:hAnsi="Consolas" w:cs="Consolas"/>
                <w:color w:val="000000"/>
                <w:kern w:val="0"/>
                <w:sz w:val="22"/>
                <w:szCs w:val="22"/>
              </w:rPr>
              <w:t>getIdListPoByKey</w:t>
            </w:r>
          </w:p>
        </w:tc>
        <w:tc>
          <w:tcPr>
            <w:tcW w:w="4280" w:type="dxa"/>
          </w:tcPr>
          <w:p w:rsidR="00F65164" w:rsidRPr="00076C89" w:rsidRDefault="00F65164" w:rsidP="004D4435">
            <w:pPr>
              <w:rPr>
                <w:rStyle w:val="a6"/>
                <w:i/>
              </w:rPr>
            </w:pPr>
            <w:r w:rsidRPr="00DB7C74">
              <w:rPr>
                <w:rStyle w:val="a6"/>
                <w:rFonts w:hint="eastAsia"/>
              </w:rPr>
              <w:t>批量获取</w:t>
            </w:r>
            <w:r w:rsidRPr="00DB7C74">
              <w:rPr>
                <w:rStyle w:val="a6"/>
                <w:rFonts w:hint="eastAsia"/>
              </w:rPr>
              <w:t>idlist key</w:t>
            </w:r>
            <w:r w:rsidRPr="00DB7C74">
              <w:rPr>
                <w:rStyle w:val="a6"/>
                <w:rFonts w:hint="eastAsia"/>
              </w:rPr>
              <w:t>的</w:t>
            </w:r>
            <w:r w:rsidRPr="00DB7C74">
              <w:rPr>
                <w:rStyle w:val="a6"/>
                <w:rFonts w:hint="eastAsia"/>
              </w:rPr>
              <w:t>value</w:t>
            </w:r>
          </w:p>
        </w:tc>
      </w:tr>
      <w:tr w:rsidR="00F65164" w:rsidRPr="00076C89" w:rsidTr="004D4435">
        <w:tc>
          <w:tcPr>
            <w:tcW w:w="695" w:type="dxa"/>
          </w:tcPr>
          <w:p w:rsidR="00F65164" w:rsidRPr="00076C89" w:rsidRDefault="00F65164" w:rsidP="004D4435">
            <w:pPr>
              <w:rPr>
                <w:rStyle w:val="a6"/>
                <w:i/>
              </w:rPr>
            </w:pPr>
            <w:r w:rsidRPr="00076C89">
              <w:rPr>
                <w:rStyle w:val="a6"/>
                <w:rFonts w:hint="eastAsia"/>
              </w:rPr>
              <w:t>3</w:t>
            </w:r>
          </w:p>
        </w:tc>
        <w:tc>
          <w:tcPr>
            <w:tcW w:w="3845" w:type="dxa"/>
          </w:tcPr>
          <w:p w:rsidR="00F65164" w:rsidRPr="00076C89" w:rsidRDefault="00F65164" w:rsidP="004D4435">
            <w:pPr>
              <w:rPr>
                <w:rStyle w:val="a6"/>
                <w:i/>
              </w:rPr>
            </w:pPr>
            <w:r w:rsidRPr="00DB7C74">
              <w:rPr>
                <w:rFonts w:ascii="Consolas" w:hAnsi="Consolas" w:cs="Consolas"/>
                <w:color w:val="000000"/>
                <w:kern w:val="0"/>
                <w:sz w:val="22"/>
                <w:szCs w:val="22"/>
              </w:rPr>
              <w:t>setIdListPoByKey</w:t>
            </w:r>
          </w:p>
        </w:tc>
        <w:tc>
          <w:tcPr>
            <w:tcW w:w="4280" w:type="dxa"/>
          </w:tcPr>
          <w:p w:rsidR="00F65164" w:rsidRPr="00076C89" w:rsidRDefault="00F65164" w:rsidP="004D4435">
            <w:pPr>
              <w:rPr>
                <w:rStyle w:val="a6"/>
                <w:i/>
              </w:rPr>
            </w:pPr>
            <w:r w:rsidRPr="003B358C">
              <w:rPr>
                <w:rStyle w:val="a6"/>
                <w:rFonts w:hint="eastAsia"/>
              </w:rPr>
              <w:t>获取一定时间段的增量数据</w:t>
            </w:r>
            <w:r w:rsidRPr="003B358C">
              <w:rPr>
                <w:rStyle w:val="a6"/>
                <w:rFonts w:hint="eastAsia"/>
              </w:rPr>
              <w:t xml:space="preserve"> with score </w:t>
            </w:r>
            <w:r w:rsidRPr="003B358C">
              <w:rPr>
                <w:rStyle w:val="a6"/>
                <w:rFonts w:hint="eastAsia"/>
              </w:rPr>
              <w:t>从大到小</w:t>
            </w:r>
          </w:p>
        </w:tc>
      </w:tr>
      <w:tr w:rsidR="00F65164" w:rsidRPr="00076C89" w:rsidTr="004D4435">
        <w:tc>
          <w:tcPr>
            <w:tcW w:w="695" w:type="dxa"/>
          </w:tcPr>
          <w:p w:rsidR="00F65164" w:rsidRPr="00076C89" w:rsidRDefault="00F65164" w:rsidP="004D4435">
            <w:pPr>
              <w:rPr>
                <w:rStyle w:val="a6"/>
                <w:i/>
              </w:rPr>
            </w:pPr>
            <w:r>
              <w:rPr>
                <w:rStyle w:val="a6"/>
                <w:rFonts w:hint="eastAsia"/>
              </w:rPr>
              <w:t>4</w:t>
            </w:r>
          </w:p>
        </w:tc>
        <w:tc>
          <w:tcPr>
            <w:tcW w:w="3845" w:type="dxa"/>
          </w:tcPr>
          <w:p w:rsidR="00F65164" w:rsidRPr="00076C89" w:rsidRDefault="00F65164" w:rsidP="004D4435">
            <w:pPr>
              <w:rPr>
                <w:rStyle w:val="a6"/>
                <w:i/>
              </w:rPr>
            </w:pPr>
            <w:r w:rsidRPr="0068190C">
              <w:rPr>
                <w:rFonts w:ascii="Consolas" w:hAnsi="Consolas" w:cs="Consolas"/>
                <w:color w:val="000000"/>
                <w:kern w:val="0"/>
                <w:sz w:val="22"/>
                <w:szCs w:val="22"/>
              </w:rPr>
              <w:t>batchSetIdListPoMap</w:t>
            </w:r>
          </w:p>
        </w:tc>
        <w:tc>
          <w:tcPr>
            <w:tcW w:w="4280" w:type="dxa"/>
          </w:tcPr>
          <w:p w:rsidR="00F65164" w:rsidRPr="00076C89" w:rsidRDefault="00F65164" w:rsidP="004D4435">
            <w:pPr>
              <w:rPr>
                <w:rStyle w:val="a6"/>
                <w:i/>
              </w:rPr>
            </w:pPr>
            <w:r w:rsidRPr="0068190C">
              <w:rPr>
                <w:rStyle w:val="a6"/>
                <w:rFonts w:hint="eastAsia"/>
              </w:rPr>
              <w:t>batch set idlist key</w:t>
            </w:r>
            <w:r w:rsidRPr="0068190C">
              <w:rPr>
                <w:rStyle w:val="a6"/>
                <w:rFonts w:hint="eastAsia"/>
              </w:rPr>
              <w:t>的</w:t>
            </w:r>
            <w:r w:rsidRPr="0068190C">
              <w:rPr>
                <w:rStyle w:val="a6"/>
                <w:rFonts w:hint="eastAsia"/>
              </w:rPr>
              <w:t>value</w:t>
            </w:r>
          </w:p>
        </w:tc>
      </w:tr>
      <w:tr w:rsidR="00F65164" w:rsidRPr="00076C89" w:rsidTr="004D4435">
        <w:tc>
          <w:tcPr>
            <w:tcW w:w="695" w:type="dxa"/>
          </w:tcPr>
          <w:p w:rsidR="00F65164" w:rsidRPr="00076C89" w:rsidRDefault="00F65164" w:rsidP="004D4435">
            <w:pPr>
              <w:rPr>
                <w:rStyle w:val="a6"/>
                <w:i/>
              </w:rPr>
            </w:pPr>
            <w:r>
              <w:rPr>
                <w:rStyle w:val="a6"/>
                <w:rFonts w:hint="eastAsia"/>
              </w:rPr>
              <w:t>5</w:t>
            </w:r>
          </w:p>
        </w:tc>
        <w:tc>
          <w:tcPr>
            <w:tcW w:w="3845" w:type="dxa"/>
          </w:tcPr>
          <w:p w:rsidR="00F65164" w:rsidRDefault="00F65164" w:rsidP="004D4435">
            <w:pPr>
              <w:rPr>
                <w:rFonts w:ascii="Consolas" w:hAnsi="Consolas" w:cs="Consolas"/>
                <w:color w:val="000000"/>
                <w:kern w:val="0"/>
                <w:sz w:val="22"/>
                <w:szCs w:val="22"/>
                <w:highlight w:val="lightGray"/>
              </w:rPr>
            </w:pPr>
            <w:r w:rsidRPr="0068190C">
              <w:rPr>
                <w:rFonts w:ascii="Consolas" w:hAnsi="Consolas" w:cs="Consolas"/>
                <w:color w:val="000000"/>
                <w:kern w:val="0"/>
                <w:sz w:val="22"/>
                <w:szCs w:val="22"/>
              </w:rPr>
              <w:t>Del</w:t>
            </w:r>
          </w:p>
        </w:tc>
        <w:tc>
          <w:tcPr>
            <w:tcW w:w="4280" w:type="dxa"/>
          </w:tcPr>
          <w:p w:rsidR="00F65164" w:rsidRDefault="00F65164" w:rsidP="004D4435">
            <w:pPr>
              <w:rPr>
                <w:rStyle w:val="a6"/>
                <w:i/>
              </w:rPr>
            </w:pPr>
            <w:r w:rsidRPr="0068190C">
              <w:rPr>
                <w:rStyle w:val="a6"/>
              </w:rPr>
              <w:t>rm key</w:t>
            </w:r>
          </w:p>
        </w:tc>
      </w:tr>
    </w:tbl>
    <w:p w:rsidR="00F65164" w:rsidRDefault="00F65164" w:rsidP="00F65164">
      <w:pPr>
        <w:pStyle w:val="a0"/>
      </w:pPr>
    </w:p>
    <w:p w:rsidR="00F65164" w:rsidRPr="0023701F" w:rsidRDefault="00F65164" w:rsidP="0023701F">
      <w:pPr>
        <w:pStyle w:val="3"/>
        <w:spacing w:line="400" w:lineRule="exact"/>
        <w:ind w:left="826" w:hangingChars="343" w:hanging="826"/>
        <w:rPr>
          <w:sz w:val="24"/>
        </w:rPr>
      </w:pPr>
      <w:bookmarkStart w:id="78" w:name="_Toc453430010"/>
      <w:r w:rsidRPr="0023701F">
        <w:rPr>
          <w:sz w:val="24"/>
        </w:rPr>
        <w:t>IdListCache</w:t>
      </w:r>
      <w:r w:rsidRPr="0023701F">
        <w:rPr>
          <w:rFonts w:hint="eastAsia"/>
          <w:sz w:val="24"/>
        </w:rPr>
        <w:t>类概述</w:t>
      </w:r>
      <w:bookmarkEnd w:id="78"/>
    </w:p>
    <w:p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IdList依赖使用Redis缓存服务进行Id的排序和计算业务。</w:t>
      </w:r>
    </w:p>
    <w:p w:rsidR="00F65164" w:rsidRPr="00557EE7" w:rsidRDefault="00F65164" w:rsidP="00F65164">
      <w:pPr>
        <w:pStyle w:val="af1"/>
        <w:spacing w:line="400" w:lineRule="exact"/>
        <w:ind w:firstLine="480"/>
        <w:jc w:val="left"/>
      </w:pPr>
      <w:r w:rsidRPr="004B32EF">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F65164" w:rsidRPr="00076C89" w:rsidTr="004D4435">
        <w:tc>
          <w:tcPr>
            <w:tcW w:w="691"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966"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163"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691" w:type="dxa"/>
          </w:tcPr>
          <w:p w:rsidR="00F65164" w:rsidRPr="00076C89" w:rsidRDefault="00F65164" w:rsidP="004D4435">
            <w:pPr>
              <w:rPr>
                <w:rStyle w:val="a6"/>
                <w:i/>
              </w:rPr>
            </w:pPr>
            <w:r w:rsidRPr="00076C89">
              <w:rPr>
                <w:rStyle w:val="a6"/>
                <w:rFonts w:hint="eastAsia"/>
              </w:rPr>
              <w:t>1</w:t>
            </w:r>
          </w:p>
        </w:tc>
        <w:tc>
          <w:tcPr>
            <w:tcW w:w="3966" w:type="dxa"/>
          </w:tcPr>
          <w:p w:rsidR="00F65164" w:rsidRPr="00076C89" w:rsidRDefault="00F65164" w:rsidP="004D4435">
            <w:pPr>
              <w:rPr>
                <w:rStyle w:val="a6"/>
                <w:i/>
              </w:rPr>
            </w:pPr>
            <w:r w:rsidRPr="00B41B81">
              <w:rPr>
                <w:rFonts w:ascii="Consolas" w:hAnsi="Consolas" w:cs="Consolas"/>
                <w:color w:val="000000"/>
                <w:kern w:val="0"/>
                <w:sz w:val="22"/>
                <w:szCs w:val="22"/>
                <w:u w:val="single"/>
              </w:rPr>
              <w:t>addId</w:t>
            </w:r>
          </w:p>
        </w:tc>
        <w:tc>
          <w:tcPr>
            <w:tcW w:w="4163" w:type="dxa"/>
          </w:tcPr>
          <w:p w:rsidR="00F65164" w:rsidRPr="00076C89" w:rsidRDefault="00F65164" w:rsidP="004D4435">
            <w:pPr>
              <w:rPr>
                <w:rStyle w:val="a6"/>
                <w:i/>
              </w:rPr>
            </w:pPr>
            <w:r w:rsidRPr="00B41B81">
              <w:rPr>
                <w:rStyle w:val="a6"/>
                <w:rFonts w:hint="eastAsia"/>
              </w:rPr>
              <w:t>idlist</w:t>
            </w:r>
            <w:r w:rsidRPr="00B41B81">
              <w:rPr>
                <w:rStyle w:val="a6"/>
                <w:rFonts w:hint="eastAsia"/>
              </w:rPr>
              <w:t>添加</w:t>
            </w:r>
            <w:r w:rsidRPr="00B41B81">
              <w:rPr>
                <w:rStyle w:val="a6"/>
                <w:rFonts w:hint="eastAsia"/>
              </w:rPr>
              <w:t xml:space="preserve">add  </w:t>
            </w:r>
            <w:r w:rsidRPr="00B41B81">
              <w:rPr>
                <w:rStyle w:val="a6"/>
                <w:rFonts w:hint="eastAsia"/>
              </w:rPr>
              <w:t>添加成功同时会标记操作结果为成功</w:t>
            </w:r>
          </w:p>
        </w:tc>
      </w:tr>
      <w:tr w:rsidR="00F65164" w:rsidRPr="00076C89" w:rsidTr="004D4435">
        <w:tc>
          <w:tcPr>
            <w:tcW w:w="691" w:type="dxa"/>
          </w:tcPr>
          <w:p w:rsidR="00F65164" w:rsidRPr="00076C89" w:rsidRDefault="00F65164" w:rsidP="004D4435">
            <w:pPr>
              <w:rPr>
                <w:rStyle w:val="a6"/>
                <w:i/>
              </w:rPr>
            </w:pPr>
            <w:r>
              <w:rPr>
                <w:rStyle w:val="a6"/>
                <w:rFonts w:hint="eastAsia"/>
              </w:rPr>
              <w:t>2</w:t>
            </w:r>
          </w:p>
        </w:tc>
        <w:tc>
          <w:tcPr>
            <w:tcW w:w="3966" w:type="dxa"/>
          </w:tcPr>
          <w:p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addIds</w:t>
            </w:r>
          </w:p>
        </w:tc>
        <w:tc>
          <w:tcPr>
            <w:tcW w:w="4163" w:type="dxa"/>
          </w:tcPr>
          <w:p w:rsidR="00F65164" w:rsidRPr="00B41B81" w:rsidRDefault="00F65164" w:rsidP="004D4435">
            <w:pPr>
              <w:rPr>
                <w:rStyle w:val="a6"/>
                <w:i/>
              </w:rPr>
            </w:pPr>
            <w:r w:rsidRPr="00B41B81">
              <w:rPr>
                <w:rStyle w:val="a6"/>
                <w:rFonts w:hint="eastAsia"/>
              </w:rPr>
              <w:t>idlist</w:t>
            </w:r>
            <w:r w:rsidRPr="00B41B81">
              <w:rPr>
                <w:rStyle w:val="a6"/>
                <w:rFonts w:hint="eastAsia"/>
              </w:rPr>
              <w:t>添加多个</w:t>
            </w:r>
            <w:r w:rsidRPr="00B41B81">
              <w:rPr>
                <w:rStyle w:val="a6"/>
                <w:rFonts w:hint="eastAsia"/>
              </w:rPr>
              <w:t xml:space="preserve">id </w:t>
            </w:r>
            <w:r w:rsidRPr="00B41B81">
              <w:rPr>
                <w:rStyle w:val="a6"/>
                <w:rFonts w:hint="eastAsia"/>
              </w:rPr>
              <w:t>一次最多</w:t>
            </w:r>
            <w:r w:rsidRPr="00B41B81">
              <w:rPr>
                <w:rStyle w:val="a6"/>
                <w:rFonts w:hint="eastAsia"/>
              </w:rPr>
              <w:t>200</w:t>
            </w:r>
            <w:r w:rsidRPr="00B41B81">
              <w:rPr>
                <w:rStyle w:val="a6"/>
                <w:rFonts w:hint="eastAsia"/>
              </w:rPr>
              <w:t>个记录</w:t>
            </w:r>
          </w:p>
        </w:tc>
      </w:tr>
      <w:tr w:rsidR="00F65164" w:rsidRPr="00076C89" w:rsidTr="004D4435">
        <w:tc>
          <w:tcPr>
            <w:tcW w:w="691" w:type="dxa"/>
          </w:tcPr>
          <w:p w:rsidR="00F65164" w:rsidRPr="00076C89" w:rsidRDefault="00F65164" w:rsidP="004D4435">
            <w:pPr>
              <w:rPr>
                <w:rStyle w:val="a6"/>
                <w:i/>
              </w:rPr>
            </w:pPr>
            <w:r>
              <w:rPr>
                <w:rStyle w:val="a6"/>
                <w:rFonts w:hint="eastAsia"/>
              </w:rPr>
              <w:t>3</w:t>
            </w:r>
          </w:p>
        </w:tc>
        <w:tc>
          <w:tcPr>
            <w:tcW w:w="3966" w:type="dxa"/>
          </w:tcPr>
          <w:p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delId</w:t>
            </w:r>
          </w:p>
        </w:tc>
        <w:tc>
          <w:tcPr>
            <w:tcW w:w="4163" w:type="dxa"/>
          </w:tcPr>
          <w:p w:rsidR="00F65164" w:rsidRPr="00B41B81" w:rsidRDefault="00F65164" w:rsidP="004D4435">
            <w:pPr>
              <w:rPr>
                <w:rStyle w:val="a6"/>
                <w:i/>
              </w:rPr>
            </w:pPr>
            <w:r w:rsidRPr="00B41B81">
              <w:rPr>
                <w:rStyle w:val="a6"/>
                <w:rFonts w:hint="eastAsia"/>
              </w:rPr>
              <w:t>删除</w:t>
            </w:r>
            <w:r w:rsidRPr="00B41B81">
              <w:rPr>
                <w:rStyle w:val="a6"/>
                <w:rFonts w:hint="eastAsia"/>
              </w:rPr>
              <w:t xml:space="preserve">idlist </w:t>
            </w:r>
            <w:r w:rsidRPr="00B41B81">
              <w:rPr>
                <w:rStyle w:val="a6"/>
                <w:rFonts w:hint="eastAsia"/>
              </w:rPr>
              <w:t>一条</w:t>
            </w:r>
            <w:r w:rsidRPr="00B41B81">
              <w:rPr>
                <w:rStyle w:val="a6"/>
                <w:rFonts w:hint="eastAsia"/>
              </w:rPr>
              <w:t>id</w:t>
            </w:r>
          </w:p>
        </w:tc>
      </w:tr>
      <w:tr w:rsidR="00F65164" w:rsidRPr="00076C89" w:rsidTr="004D4435">
        <w:tc>
          <w:tcPr>
            <w:tcW w:w="691" w:type="dxa"/>
          </w:tcPr>
          <w:p w:rsidR="00F65164" w:rsidRPr="00076C89" w:rsidRDefault="00F65164" w:rsidP="004D4435">
            <w:pPr>
              <w:rPr>
                <w:rStyle w:val="a6"/>
                <w:i/>
              </w:rPr>
            </w:pPr>
            <w:r>
              <w:rPr>
                <w:rStyle w:val="a6"/>
                <w:rFonts w:hint="eastAsia"/>
              </w:rPr>
              <w:t>4</w:t>
            </w:r>
          </w:p>
        </w:tc>
        <w:tc>
          <w:tcPr>
            <w:tcW w:w="3966" w:type="dxa"/>
          </w:tcPr>
          <w:p w:rsidR="00F65164" w:rsidRPr="00B41B81" w:rsidRDefault="00F65164" w:rsidP="004D4435">
            <w:pPr>
              <w:rPr>
                <w:rFonts w:ascii="Consolas" w:hAnsi="Consolas" w:cs="Consolas"/>
                <w:color w:val="000000"/>
                <w:kern w:val="0"/>
                <w:sz w:val="22"/>
                <w:szCs w:val="22"/>
                <w:u w:val="single"/>
              </w:rPr>
            </w:pPr>
            <w:r>
              <w:rPr>
                <w:rFonts w:ascii="Consolas" w:hAnsi="Consolas" w:cs="Consolas" w:hint="eastAsia"/>
                <w:color w:val="000000"/>
                <w:kern w:val="0"/>
                <w:sz w:val="22"/>
                <w:szCs w:val="22"/>
                <w:u w:val="single"/>
              </w:rPr>
              <w:t>d</w:t>
            </w:r>
            <w:r w:rsidRPr="00B41B81">
              <w:rPr>
                <w:rFonts w:ascii="Consolas" w:hAnsi="Consolas" w:cs="Consolas"/>
                <w:color w:val="000000"/>
                <w:kern w:val="0"/>
                <w:sz w:val="22"/>
                <w:szCs w:val="22"/>
                <w:u w:val="single"/>
              </w:rPr>
              <w:t>elkey</w:t>
            </w:r>
          </w:p>
        </w:tc>
        <w:tc>
          <w:tcPr>
            <w:tcW w:w="4163" w:type="dxa"/>
          </w:tcPr>
          <w:p w:rsidR="00F65164" w:rsidRPr="00B41B81" w:rsidRDefault="00F65164" w:rsidP="004D4435">
            <w:pPr>
              <w:rPr>
                <w:rStyle w:val="a6"/>
                <w:i/>
              </w:rPr>
            </w:pPr>
            <w:r w:rsidRPr="00B41B81">
              <w:rPr>
                <w:rStyle w:val="a6"/>
                <w:rFonts w:hint="eastAsia"/>
              </w:rPr>
              <w:t>删除</w:t>
            </w:r>
            <w:r w:rsidRPr="00B41B81">
              <w:rPr>
                <w:rStyle w:val="a6"/>
                <w:rFonts w:hint="eastAsia"/>
              </w:rPr>
              <w:t>key</w:t>
            </w:r>
          </w:p>
        </w:tc>
      </w:tr>
      <w:tr w:rsidR="00F65164" w:rsidRPr="00076C89" w:rsidTr="004D4435">
        <w:tc>
          <w:tcPr>
            <w:tcW w:w="691" w:type="dxa"/>
          </w:tcPr>
          <w:p w:rsidR="00F65164" w:rsidRPr="00076C89" w:rsidRDefault="00F65164" w:rsidP="004D4435">
            <w:pPr>
              <w:rPr>
                <w:rStyle w:val="a6"/>
                <w:i/>
              </w:rPr>
            </w:pPr>
            <w:r>
              <w:rPr>
                <w:rStyle w:val="a6"/>
                <w:rFonts w:hint="eastAsia"/>
              </w:rPr>
              <w:t>5</w:t>
            </w:r>
          </w:p>
        </w:tc>
        <w:tc>
          <w:tcPr>
            <w:tcW w:w="3966" w:type="dxa"/>
          </w:tcPr>
          <w:p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delIds</w:t>
            </w:r>
          </w:p>
        </w:tc>
        <w:tc>
          <w:tcPr>
            <w:tcW w:w="4163" w:type="dxa"/>
          </w:tcPr>
          <w:p w:rsidR="00F65164" w:rsidRPr="00B41B81" w:rsidRDefault="00F65164" w:rsidP="004D4435">
            <w:pPr>
              <w:rPr>
                <w:rStyle w:val="a6"/>
                <w:i/>
              </w:rPr>
            </w:pPr>
            <w:r w:rsidRPr="00B41B81">
              <w:rPr>
                <w:rStyle w:val="a6"/>
                <w:rFonts w:hint="eastAsia"/>
              </w:rPr>
              <w:t>删除</w:t>
            </w:r>
            <w:r w:rsidRPr="00B41B81">
              <w:rPr>
                <w:rStyle w:val="a6"/>
                <w:rFonts w:hint="eastAsia"/>
              </w:rPr>
              <w:t xml:space="preserve">idlist </w:t>
            </w:r>
            <w:r w:rsidRPr="00B41B81">
              <w:rPr>
                <w:rStyle w:val="a6"/>
                <w:rFonts w:hint="eastAsia"/>
              </w:rPr>
              <w:t>多个</w:t>
            </w:r>
            <w:r w:rsidRPr="00B41B81">
              <w:rPr>
                <w:rStyle w:val="a6"/>
                <w:rFonts w:hint="eastAsia"/>
              </w:rPr>
              <w:t>id</w:t>
            </w:r>
          </w:p>
        </w:tc>
      </w:tr>
      <w:tr w:rsidR="00F65164" w:rsidRPr="00076C89" w:rsidTr="004D4435">
        <w:tc>
          <w:tcPr>
            <w:tcW w:w="691" w:type="dxa"/>
          </w:tcPr>
          <w:p w:rsidR="00F65164" w:rsidRDefault="00F65164" w:rsidP="004D4435">
            <w:pPr>
              <w:rPr>
                <w:rStyle w:val="a6"/>
                <w:i/>
              </w:rPr>
            </w:pPr>
            <w:r>
              <w:rPr>
                <w:rStyle w:val="a6"/>
                <w:rFonts w:hint="eastAsia"/>
              </w:rPr>
              <w:t>6</w:t>
            </w:r>
          </w:p>
        </w:tc>
        <w:tc>
          <w:tcPr>
            <w:tcW w:w="3966" w:type="dxa"/>
          </w:tcPr>
          <w:p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batchDelIds</w:t>
            </w:r>
          </w:p>
        </w:tc>
        <w:tc>
          <w:tcPr>
            <w:tcW w:w="4163" w:type="dxa"/>
          </w:tcPr>
          <w:p w:rsidR="00F65164" w:rsidRPr="00B41B81" w:rsidRDefault="00F65164" w:rsidP="004D4435">
            <w:pPr>
              <w:rPr>
                <w:rStyle w:val="a6"/>
                <w:i/>
              </w:rPr>
            </w:pPr>
            <w:r w:rsidRPr="00B41B81">
              <w:rPr>
                <w:rStyle w:val="a6"/>
                <w:rFonts w:hint="eastAsia"/>
              </w:rPr>
              <w:t>删除</w:t>
            </w:r>
            <w:r w:rsidRPr="00B41B81">
              <w:rPr>
                <w:rStyle w:val="a6"/>
                <w:rFonts w:hint="eastAsia"/>
              </w:rPr>
              <w:t xml:space="preserve">idlist </w:t>
            </w:r>
            <w:r w:rsidRPr="00B41B81">
              <w:rPr>
                <w:rStyle w:val="a6"/>
                <w:rFonts w:hint="eastAsia"/>
              </w:rPr>
              <w:t>多个</w:t>
            </w:r>
            <w:r w:rsidRPr="00B41B81">
              <w:rPr>
                <w:rStyle w:val="a6"/>
                <w:rFonts w:hint="eastAsia"/>
              </w:rPr>
              <w:t>id</w:t>
            </w:r>
          </w:p>
        </w:tc>
      </w:tr>
      <w:tr w:rsidR="00F65164" w:rsidRPr="00076C89" w:rsidTr="004D4435">
        <w:tc>
          <w:tcPr>
            <w:tcW w:w="691" w:type="dxa"/>
          </w:tcPr>
          <w:p w:rsidR="00F65164" w:rsidRDefault="00F65164" w:rsidP="004D4435">
            <w:pPr>
              <w:rPr>
                <w:rStyle w:val="a6"/>
                <w:i/>
              </w:rPr>
            </w:pPr>
            <w:r>
              <w:rPr>
                <w:rStyle w:val="a6"/>
                <w:rFonts w:hint="eastAsia"/>
              </w:rPr>
              <w:t>7</w:t>
            </w:r>
          </w:p>
        </w:tc>
        <w:tc>
          <w:tcPr>
            <w:tcW w:w="3966" w:type="dxa"/>
          </w:tcPr>
          <w:p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batchDelIds</w:t>
            </w:r>
          </w:p>
        </w:tc>
        <w:tc>
          <w:tcPr>
            <w:tcW w:w="4163" w:type="dxa"/>
          </w:tcPr>
          <w:p w:rsidR="00F65164" w:rsidRPr="00B41B81" w:rsidRDefault="00F65164" w:rsidP="004D4435">
            <w:pPr>
              <w:rPr>
                <w:rStyle w:val="a6"/>
                <w:i/>
              </w:rPr>
            </w:pPr>
            <w:r w:rsidRPr="00B41B81">
              <w:rPr>
                <w:rStyle w:val="a6"/>
                <w:rFonts w:hint="eastAsia"/>
              </w:rPr>
              <w:t>批量删除</w:t>
            </w:r>
            <w:r w:rsidRPr="00B41B81">
              <w:rPr>
                <w:rStyle w:val="a6"/>
                <w:rFonts w:hint="eastAsia"/>
              </w:rPr>
              <w:t xml:space="preserve">idlist </w:t>
            </w:r>
            <w:r w:rsidRPr="00B41B81">
              <w:rPr>
                <w:rStyle w:val="a6"/>
                <w:rFonts w:hint="eastAsia"/>
              </w:rPr>
              <w:t>多个</w:t>
            </w:r>
            <w:r w:rsidRPr="00B41B81">
              <w:rPr>
                <w:rStyle w:val="a6"/>
                <w:rFonts w:hint="eastAsia"/>
              </w:rPr>
              <w:t>id</w:t>
            </w:r>
          </w:p>
        </w:tc>
      </w:tr>
      <w:tr w:rsidR="00F65164" w:rsidRPr="00076C89" w:rsidTr="004D4435">
        <w:tc>
          <w:tcPr>
            <w:tcW w:w="691" w:type="dxa"/>
          </w:tcPr>
          <w:p w:rsidR="00F65164" w:rsidRDefault="00F65164" w:rsidP="004D4435">
            <w:pPr>
              <w:rPr>
                <w:rStyle w:val="a6"/>
                <w:i/>
              </w:rPr>
            </w:pPr>
            <w:r>
              <w:rPr>
                <w:rStyle w:val="a6"/>
                <w:rFonts w:hint="eastAsia"/>
              </w:rPr>
              <w:t>8</w:t>
            </w:r>
          </w:p>
        </w:tc>
        <w:tc>
          <w:tcPr>
            <w:tcW w:w="3966" w:type="dxa"/>
          </w:tcPr>
          <w:p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w:t>
            </w:r>
          </w:p>
        </w:tc>
        <w:tc>
          <w:tcPr>
            <w:tcW w:w="4163" w:type="dxa"/>
          </w:tcPr>
          <w:p w:rsidR="00F65164" w:rsidRPr="00B41B81" w:rsidRDefault="00F65164" w:rsidP="004D4435">
            <w:pPr>
              <w:rPr>
                <w:rStyle w:val="a6"/>
                <w:i/>
              </w:rPr>
            </w:pPr>
            <w:r w:rsidRPr="00B41B81">
              <w:rPr>
                <w:rStyle w:val="a6"/>
                <w:rFonts w:hint="eastAsia"/>
              </w:rPr>
              <w:t>获取一个</w:t>
            </w:r>
            <w:r w:rsidRPr="00B41B81">
              <w:rPr>
                <w:rStyle w:val="a6"/>
                <w:rFonts w:hint="eastAsia"/>
              </w:rPr>
              <w:t>key</w:t>
            </w:r>
            <w:r w:rsidRPr="00B41B81">
              <w:rPr>
                <w:rStyle w:val="a6"/>
                <w:rFonts w:hint="eastAsia"/>
              </w:rPr>
              <w:t>对应的</w:t>
            </w:r>
            <w:r w:rsidRPr="00B41B81">
              <w:rPr>
                <w:rStyle w:val="a6"/>
                <w:rFonts w:hint="eastAsia"/>
              </w:rPr>
              <w:t>idlist -1</w:t>
            </w:r>
            <w:r w:rsidRPr="00B41B81">
              <w:rPr>
                <w:rStyle w:val="a6"/>
                <w:rFonts w:hint="eastAsia"/>
              </w:rPr>
              <w:t>全部</w:t>
            </w:r>
          </w:p>
        </w:tc>
      </w:tr>
      <w:tr w:rsidR="00F65164" w:rsidRPr="00076C89" w:rsidTr="004D4435">
        <w:tc>
          <w:tcPr>
            <w:tcW w:w="691" w:type="dxa"/>
          </w:tcPr>
          <w:p w:rsidR="00F65164" w:rsidRDefault="00F65164" w:rsidP="004D4435">
            <w:pPr>
              <w:rPr>
                <w:rStyle w:val="a6"/>
                <w:i/>
              </w:rPr>
            </w:pPr>
            <w:r>
              <w:rPr>
                <w:rStyle w:val="a6"/>
                <w:rFonts w:hint="eastAsia"/>
              </w:rPr>
              <w:t>9</w:t>
            </w:r>
          </w:p>
        </w:tc>
        <w:tc>
          <w:tcPr>
            <w:tcW w:w="3966" w:type="dxa"/>
          </w:tcPr>
          <w:p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getIdListByScore</w:t>
            </w:r>
          </w:p>
        </w:tc>
        <w:tc>
          <w:tcPr>
            <w:tcW w:w="4163" w:type="dxa"/>
          </w:tcPr>
          <w:p w:rsidR="00F65164" w:rsidRPr="00B41B81" w:rsidRDefault="00F65164" w:rsidP="004D4435">
            <w:pPr>
              <w:rPr>
                <w:rStyle w:val="a6"/>
                <w:i/>
              </w:rPr>
            </w:pPr>
            <w:r w:rsidRPr="00B41B81">
              <w:rPr>
                <w:rStyle w:val="a6"/>
                <w:rFonts w:hint="eastAsia"/>
              </w:rPr>
              <w:t>获取一个</w:t>
            </w:r>
            <w:r w:rsidRPr="00B41B81">
              <w:rPr>
                <w:rStyle w:val="a6"/>
                <w:rFonts w:hint="eastAsia"/>
              </w:rPr>
              <w:t>key</w:t>
            </w:r>
            <w:r w:rsidRPr="00B41B81">
              <w:rPr>
                <w:rStyle w:val="a6"/>
                <w:rFonts w:hint="eastAsia"/>
              </w:rPr>
              <w:t>在</w:t>
            </w:r>
            <w:r w:rsidRPr="00B41B81">
              <w:rPr>
                <w:rStyle w:val="a6"/>
                <w:rFonts w:hint="eastAsia"/>
              </w:rPr>
              <w:t>score</w:t>
            </w:r>
            <w:r w:rsidRPr="00B41B81">
              <w:rPr>
                <w:rStyle w:val="a6"/>
                <w:rFonts w:hint="eastAsia"/>
              </w:rPr>
              <w:t>时间之间的</w:t>
            </w:r>
            <w:r w:rsidRPr="00B41B81">
              <w:rPr>
                <w:rStyle w:val="a6"/>
                <w:rFonts w:hint="eastAsia"/>
              </w:rPr>
              <w:t xml:space="preserve">idlist  </w:t>
            </w:r>
            <w:r w:rsidRPr="00B41B81">
              <w:rPr>
                <w:rStyle w:val="a6"/>
                <w:rFonts w:hint="eastAsia"/>
              </w:rPr>
              <w:t>从小到大</w:t>
            </w:r>
          </w:p>
        </w:tc>
      </w:tr>
      <w:tr w:rsidR="00F65164" w:rsidRPr="00076C89" w:rsidTr="004D4435">
        <w:tc>
          <w:tcPr>
            <w:tcW w:w="691" w:type="dxa"/>
          </w:tcPr>
          <w:p w:rsidR="00F65164" w:rsidRDefault="00F65164" w:rsidP="004D4435">
            <w:pPr>
              <w:rPr>
                <w:rStyle w:val="a6"/>
                <w:i/>
              </w:rPr>
            </w:pPr>
            <w:r>
              <w:rPr>
                <w:rStyle w:val="a6"/>
                <w:rFonts w:hint="eastAsia"/>
              </w:rPr>
              <w:t>10</w:t>
            </w:r>
          </w:p>
        </w:tc>
        <w:tc>
          <w:tcPr>
            <w:tcW w:w="3966" w:type="dxa"/>
          </w:tcPr>
          <w:p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getIdListByScoreDesc</w:t>
            </w:r>
          </w:p>
        </w:tc>
        <w:tc>
          <w:tcPr>
            <w:tcW w:w="4163" w:type="dxa"/>
          </w:tcPr>
          <w:p w:rsidR="00F65164" w:rsidRPr="00B41B81" w:rsidRDefault="00F65164" w:rsidP="004D4435">
            <w:pPr>
              <w:rPr>
                <w:rStyle w:val="a6"/>
                <w:i/>
              </w:rPr>
            </w:pPr>
            <w:r w:rsidRPr="00B41B81">
              <w:rPr>
                <w:rStyle w:val="a6"/>
                <w:rFonts w:hint="eastAsia"/>
              </w:rPr>
              <w:t>获取一个</w:t>
            </w:r>
            <w:r w:rsidRPr="00B41B81">
              <w:rPr>
                <w:rStyle w:val="a6"/>
                <w:rFonts w:hint="eastAsia"/>
              </w:rPr>
              <w:t>key</w:t>
            </w:r>
            <w:r w:rsidRPr="00B41B81">
              <w:rPr>
                <w:rStyle w:val="a6"/>
                <w:rFonts w:hint="eastAsia"/>
              </w:rPr>
              <w:t>在</w:t>
            </w:r>
            <w:r w:rsidRPr="00B41B81">
              <w:rPr>
                <w:rStyle w:val="a6"/>
                <w:rFonts w:hint="eastAsia"/>
              </w:rPr>
              <w:t>score</w:t>
            </w:r>
            <w:r w:rsidRPr="00B41B81">
              <w:rPr>
                <w:rStyle w:val="a6"/>
                <w:rFonts w:hint="eastAsia"/>
              </w:rPr>
              <w:t>时间之间的</w:t>
            </w:r>
            <w:r w:rsidRPr="00B41B81">
              <w:rPr>
                <w:rStyle w:val="a6"/>
                <w:rFonts w:hint="eastAsia"/>
              </w:rPr>
              <w:t xml:space="preserve">idlist  </w:t>
            </w:r>
            <w:r w:rsidRPr="00B41B81">
              <w:rPr>
                <w:rStyle w:val="a6"/>
                <w:rFonts w:hint="eastAsia"/>
              </w:rPr>
              <w:t>从大到小</w:t>
            </w:r>
          </w:p>
        </w:tc>
      </w:tr>
      <w:tr w:rsidR="00F65164" w:rsidRPr="00076C89" w:rsidTr="004D4435">
        <w:tc>
          <w:tcPr>
            <w:tcW w:w="691" w:type="dxa"/>
          </w:tcPr>
          <w:p w:rsidR="00F65164" w:rsidRDefault="00F65164" w:rsidP="004D4435">
            <w:pPr>
              <w:rPr>
                <w:rStyle w:val="a6"/>
                <w:i/>
              </w:rPr>
            </w:pPr>
            <w:r>
              <w:rPr>
                <w:rStyle w:val="a6"/>
                <w:rFonts w:hint="eastAsia"/>
              </w:rPr>
              <w:t>11</w:t>
            </w:r>
          </w:p>
        </w:tc>
        <w:tc>
          <w:tcPr>
            <w:tcW w:w="3966" w:type="dxa"/>
          </w:tcPr>
          <w:p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batchGetIdListByScoreDesc</w:t>
            </w:r>
          </w:p>
        </w:tc>
        <w:tc>
          <w:tcPr>
            <w:tcW w:w="4163" w:type="dxa"/>
          </w:tcPr>
          <w:p w:rsidR="00F65164" w:rsidRPr="00B41B81" w:rsidRDefault="00F65164" w:rsidP="004D4435">
            <w:pPr>
              <w:rPr>
                <w:rStyle w:val="a6"/>
                <w:i/>
              </w:rPr>
            </w:pPr>
            <w:r w:rsidRPr="00B41B81">
              <w:rPr>
                <w:rStyle w:val="a6"/>
                <w:rFonts w:hint="eastAsia"/>
              </w:rPr>
              <w:t>批量获取一个</w:t>
            </w:r>
            <w:r w:rsidRPr="00B41B81">
              <w:rPr>
                <w:rStyle w:val="a6"/>
                <w:rFonts w:hint="eastAsia"/>
              </w:rPr>
              <w:t>key</w:t>
            </w:r>
            <w:r w:rsidRPr="00B41B81">
              <w:rPr>
                <w:rStyle w:val="a6"/>
                <w:rFonts w:hint="eastAsia"/>
              </w:rPr>
              <w:t>在</w:t>
            </w:r>
            <w:r w:rsidRPr="00B41B81">
              <w:rPr>
                <w:rStyle w:val="a6"/>
                <w:rFonts w:hint="eastAsia"/>
              </w:rPr>
              <w:t>score</w:t>
            </w:r>
            <w:r w:rsidRPr="00B41B81">
              <w:rPr>
                <w:rStyle w:val="a6"/>
                <w:rFonts w:hint="eastAsia"/>
              </w:rPr>
              <w:t>时间之间的</w:t>
            </w:r>
            <w:r w:rsidRPr="00B41B81">
              <w:rPr>
                <w:rStyle w:val="a6"/>
                <w:rFonts w:hint="eastAsia"/>
              </w:rPr>
              <w:t xml:space="preserve">idlist  </w:t>
            </w:r>
            <w:r w:rsidRPr="00B41B81">
              <w:rPr>
                <w:rStyle w:val="a6"/>
                <w:rFonts w:hint="eastAsia"/>
              </w:rPr>
              <w:t>从大到小</w:t>
            </w:r>
          </w:p>
        </w:tc>
      </w:tr>
      <w:tr w:rsidR="00F65164" w:rsidRPr="00076C89" w:rsidTr="004D4435">
        <w:tc>
          <w:tcPr>
            <w:tcW w:w="691" w:type="dxa"/>
          </w:tcPr>
          <w:p w:rsidR="00F65164" w:rsidRDefault="00F65164" w:rsidP="004D4435">
            <w:pPr>
              <w:rPr>
                <w:rStyle w:val="a6"/>
                <w:i/>
              </w:rPr>
            </w:pPr>
            <w:r>
              <w:rPr>
                <w:rStyle w:val="a6"/>
                <w:rFonts w:hint="eastAsia"/>
              </w:rPr>
              <w:t>12</w:t>
            </w:r>
          </w:p>
        </w:tc>
        <w:tc>
          <w:tcPr>
            <w:tcW w:w="3966" w:type="dxa"/>
          </w:tcPr>
          <w:p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getIdListWithScoreByScoreDesc</w:t>
            </w:r>
          </w:p>
        </w:tc>
        <w:tc>
          <w:tcPr>
            <w:tcW w:w="4163" w:type="dxa"/>
          </w:tcPr>
          <w:p w:rsidR="00F65164" w:rsidRPr="00B41B81" w:rsidRDefault="00F65164" w:rsidP="004D4435">
            <w:pPr>
              <w:rPr>
                <w:rStyle w:val="a6"/>
                <w:i/>
              </w:rPr>
            </w:pPr>
            <w:r w:rsidRPr="00B41B81">
              <w:rPr>
                <w:rStyle w:val="a6"/>
                <w:rFonts w:hint="eastAsia"/>
              </w:rPr>
              <w:t>获取一个</w:t>
            </w:r>
            <w:r w:rsidRPr="00B41B81">
              <w:rPr>
                <w:rStyle w:val="a6"/>
                <w:rFonts w:hint="eastAsia"/>
              </w:rPr>
              <w:t>key</w:t>
            </w:r>
            <w:r w:rsidRPr="00B41B81">
              <w:rPr>
                <w:rStyle w:val="a6"/>
                <w:rFonts w:hint="eastAsia"/>
              </w:rPr>
              <w:t>在</w:t>
            </w:r>
            <w:r w:rsidRPr="00B41B81">
              <w:rPr>
                <w:rStyle w:val="a6"/>
                <w:rFonts w:hint="eastAsia"/>
              </w:rPr>
              <w:t>score</w:t>
            </w:r>
            <w:r w:rsidRPr="00B41B81">
              <w:rPr>
                <w:rStyle w:val="a6"/>
                <w:rFonts w:hint="eastAsia"/>
              </w:rPr>
              <w:t>时间之间的</w:t>
            </w:r>
            <w:r w:rsidRPr="00B41B81">
              <w:rPr>
                <w:rStyle w:val="a6"/>
                <w:rFonts w:hint="eastAsia"/>
              </w:rPr>
              <w:t xml:space="preserve">idlist with score  </w:t>
            </w:r>
            <w:r w:rsidRPr="00B41B81">
              <w:rPr>
                <w:rStyle w:val="a6"/>
                <w:rFonts w:hint="eastAsia"/>
              </w:rPr>
              <w:t>从大到小</w:t>
            </w:r>
          </w:p>
        </w:tc>
      </w:tr>
      <w:tr w:rsidR="00F65164" w:rsidRPr="00076C89" w:rsidTr="004D4435">
        <w:tc>
          <w:tcPr>
            <w:tcW w:w="691" w:type="dxa"/>
          </w:tcPr>
          <w:p w:rsidR="00F65164" w:rsidRDefault="00F65164" w:rsidP="004D4435">
            <w:pPr>
              <w:rPr>
                <w:rStyle w:val="a6"/>
                <w:i/>
              </w:rPr>
            </w:pPr>
            <w:r>
              <w:rPr>
                <w:rStyle w:val="a6"/>
                <w:rFonts w:hint="eastAsia"/>
              </w:rPr>
              <w:t>13</w:t>
            </w:r>
          </w:p>
        </w:tc>
        <w:tc>
          <w:tcPr>
            <w:tcW w:w="3966" w:type="dxa"/>
          </w:tcPr>
          <w:p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getIdListCount</w:t>
            </w:r>
          </w:p>
        </w:tc>
        <w:tc>
          <w:tcPr>
            <w:tcW w:w="4163" w:type="dxa"/>
          </w:tcPr>
          <w:p w:rsidR="00F65164" w:rsidRPr="00B41B81" w:rsidRDefault="00F65164" w:rsidP="004D4435">
            <w:pPr>
              <w:rPr>
                <w:rStyle w:val="a6"/>
                <w:i/>
              </w:rPr>
            </w:pPr>
            <w:r w:rsidRPr="00B41B81">
              <w:rPr>
                <w:rStyle w:val="a6"/>
                <w:rFonts w:hint="eastAsia"/>
              </w:rPr>
              <w:t>获取某个</w:t>
            </w:r>
            <w:r w:rsidRPr="00B41B81">
              <w:rPr>
                <w:rStyle w:val="a6"/>
                <w:rFonts w:hint="eastAsia"/>
              </w:rPr>
              <w:t>key</w:t>
            </w:r>
            <w:r w:rsidRPr="00B41B81">
              <w:rPr>
                <w:rStyle w:val="a6"/>
                <w:rFonts w:hint="eastAsia"/>
              </w:rPr>
              <w:t>的总</w:t>
            </w:r>
            <w:r w:rsidRPr="00B41B81">
              <w:rPr>
                <w:rStyle w:val="a6"/>
                <w:rFonts w:hint="eastAsia"/>
              </w:rPr>
              <w:t>size</w:t>
            </w:r>
          </w:p>
        </w:tc>
      </w:tr>
      <w:tr w:rsidR="00F65164" w:rsidRPr="00076C89" w:rsidTr="004D4435">
        <w:tc>
          <w:tcPr>
            <w:tcW w:w="691" w:type="dxa"/>
          </w:tcPr>
          <w:p w:rsidR="00F65164" w:rsidRDefault="00F65164" w:rsidP="004D4435">
            <w:pPr>
              <w:rPr>
                <w:rStyle w:val="a6"/>
                <w:i/>
              </w:rPr>
            </w:pPr>
            <w:r>
              <w:rPr>
                <w:rStyle w:val="a6"/>
                <w:rFonts w:hint="eastAsia"/>
              </w:rPr>
              <w:t>14</w:t>
            </w:r>
          </w:p>
        </w:tc>
        <w:tc>
          <w:tcPr>
            <w:tcW w:w="3966" w:type="dxa"/>
          </w:tcPr>
          <w:p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getFlagByKey</w:t>
            </w:r>
          </w:p>
        </w:tc>
        <w:tc>
          <w:tcPr>
            <w:tcW w:w="4163" w:type="dxa"/>
          </w:tcPr>
          <w:p w:rsidR="00F65164" w:rsidRPr="00B41B81" w:rsidRDefault="00F65164" w:rsidP="004D4435">
            <w:pPr>
              <w:rPr>
                <w:rStyle w:val="a6"/>
                <w:i/>
              </w:rPr>
            </w:pPr>
            <w:r w:rsidRPr="00DB7C74">
              <w:rPr>
                <w:rStyle w:val="a6"/>
                <w:rFonts w:hint="eastAsia"/>
              </w:rPr>
              <w:t>获取</w:t>
            </w:r>
            <w:r w:rsidRPr="00DB7C74">
              <w:rPr>
                <w:rStyle w:val="a6"/>
                <w:rFonts w:hint="eastAsia"/>
              </w:rPr>
              <w:t>key</w:t>
            </w:r>
            <w:r w:rsidRPr="00DB7C74">
              <w:rPr>
                <w:rStyle w:val="a6"/>
                <w:rFonts w:hint="eastAsia"/>
              </w:rPr>
              <w:t>的健康状态</w:t>
            </w:r>
          </w:p>
        </w:tc>
      </w:tr>
      <w:tr w:rsidR="00F65164" w:rsidRPr="00076C89" w:rsidTr="004D4435">
        <w:tc>
          <w:tcPr>
            <w:tcW w:w="691" w:type="dxa"/>
          </w:tcPr>
          <w:p w:rsidR="00F65164" w:rsidRDefault="00F65164" w:rsidP="004D4435">
            <w:pPr>
              <w:rPr>
                <w:rStyle w:val="a6"/>
                <w:i/>
              </w:rPr>
            </w:pPr>
            <w:r>
              <w:rPr>
                <w:rStyle w:val="a6"/>
                <w:rFonts w:hint="eastAsia"/>
              </w:rPr>
              <w:t>15</w:t>
            </w:r>
          </w:p>
        </w:tc>
        <w:tc>
          <w:tcPr>
            <w:tcW w:w="3966" w:type="dxa"/>
          </w:tcPr>
          <w:p w:rsidR="00F65164" w:rsidRPr="00B41B81" w:rsidRDefault="00F65164" w:rsidP="004D4435">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setFlagByKey</w:t>
            </w:r>
          </w:p>
        </w:tc>
        <w:tc>
          <w:tcPr>
            <w:tcW w:w="4163" w:type="dxa"/>
          </w:tcPr>
          <w:p w:rsidR="00F65164" w:rsidRPr="00DB7C74" w:rsidRDefault="00F65164" w:rsidP="004D4435">
            <w:pPr>
              <w:rPr>
                <w:rStyle w:val="a6"/>
                <w:i/>
              </w:rPr>
            </w:pPr>
            <w:r w:rsidRPr="00DB7C74">
              <w:rPr>
                <w:rStyle w:val="a6"/>
                <w:rFonts w:hint="eastAsia"/>
              </w:rPr>
              <w:t>set key</w:t>
            </w:r>
            <w:r w:rsidRPr="00DB7C74">
              <w:rPr>
                <w:rStyle w:val="a6"/>
                <w:rFonts w:hint="eastAsia"/>
              </w:rPr>
              <w:t>的健康状态</w:t>
            </w:r>
          </w:p>
        </w:tc>
      </w:tr>
      <w:tr w:rsidR="00F65164" w:rsidRPr="00076C89" w:rsidTr="004D4435">
        <w:tc>
          <w:tcPr>
            <w:tcW w:w="691" w:type="dxa"/>
          </w:tcPr>
          <w:p w:rsidR="00F65164" w:rsidRDefault="00F65164" w:rsidP="004D4435">
            <w:pPr>
              <w:rPr>
                <w:rStyle w:val="a6"/>
                <w:i/>
              </w:rPr>
            </w:pPr>
            <w:r>
              <w:rPr>
                <w:rStyle w:val="a6"/>
                <w:rFonts w:hint="eastAsia"/>
              </w:rPr>
              <w:lastRenderedPageBreak/>
              <w:t>16</w:t>
            </w:r>
          </w:p>
        </w:tc>
        <w:tc>
          <w:tcPr>
            <w:tcW w:w="3966" w:type="dxa"/>
          </w:tcPr>
          <w:p w:rsidR="00F65164" w:rsidRPr="00DB7C74" w:rsidRDefault="00F65164" w:rsidP="004D4435">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existMember</w:t>
            </w:r>
          </w:p>
        </w:tc>
        <w:tc>
          <w:tcPr>
            <w:tcW w:w="4163" w:type="dxa"/>
          </w:tcPr>
          <w:p w:rsidR="00F65164" w:rsidRPr="00DB7C74" w:rsidRDefault="00F65164" w:rsidP="004D4435">
            <w:pPr>
              <w:rPr>
                <w:rStyle w:val="a6"/>
                <w:i/>
              </w:rPr>
            </w:pPr>
            <w:r w:rsidRPr="00DB7C74">
              <w:rPr>
                <w:rStyle w:val="a6"/>
                <w:rFonts w:hint="eastAsia"/>
              </w:rPr>
              <w:t>idlist key</w:t>
            </w:r>
            <w:r w:rsidRPr="00DB7C74">
              <w:rPr>
                <w:rStyle w:val="a6"/>
                <w:rFonts w:hint="eastAsia"/>
              </w:rPr>
              <w:t>是否存在</w:t>
            </w:r>
            <w:r w:rsidRPr="00DB7C74">
              <w:rPr>
                <w:rStyle w:val="a6"/>
                <w:rFonts w:hint="eastAsia"/>
              </w:rPr>
              <w:t>resourceId</w:t>
            </w:r>
          </w:p>
        </w:tc>
      </w:tr>
      <w:tr w:rsidR="00F65164" w:rsidRPr="00076C89" w:rsidTr="004D4435">
        <w:tc>
          <w:tcPr>
            <w:tcW w:w="691" w:type="dxa"/>
          </w:tcPr>
          <w:p w:rsidR="00F65164" w:rsidRDefault="00F65164" w:rsidP="004D4435">
            <w:pPr>
              <w:rPr>
                <w:rStyle w:val="a6"/>
                <w:i/>
              </w:rPr>
            </w:pPr>
            <w:r>
              <w:rPr>
                <w:rStyle w:val="a6"/>
                <w:rFonts w:hint="eastAsia"/>
              </w:rPr>
              <w:t>17</w:t>
            </w:r>
          </w:p>
        </w:tc>
        <w:tc>
          <w:tcPr>
            <w:tcW w:w="3966" w:type="dxa"/>
          </w:tcPr>
          <w:p w:rsidR="00F65164" w:rsidRPr="00DB7C74" w:rsidRDefault="00F65164" w:rsidP="004D4435">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getBetchListByIdList</w:t>
            </w:r>
          </w:p>
        </w:tc>
        <w:tc>
          <w:tcPr>
            <w:tcW w:w="4163" w:type="dxa"/>
          </w:tcPr>
          <w:p w:rsidR="00F65164" w:rsidRPr="00DB7C74" w:rsidRDefault="00F65164" w:rsidP="004D4435">
            <w:pPr>
              <w:rPr>
                <w:rStyle w:val="a6"/>
                <w:i/>
              </w:rPr>
            </w:pPr>
            <w:r w:rsidRPr="00DB7C74">
              <w:rPr>
                <w:rStyle w:val="a6"/>
                <w:rFonts w:hint="eastAsia"/>
              </w:rPr>
              <w:t>获取一批</w:t>
            </w:r>
            <w:r w:rsidRPr="00DB7C74">
              <w:rPr>
                <w:rStyle w:val="a6"/>
                <w:rFonts w:hint="eastAsia"/>
              </w:rPr>
              <w:t>ID</w:t>
            </w:r>
            <w:r w:rsidRPr="00DB7C74">
              <w:rPr>
                <w:rStyle w:val="a6"/>
                <w:rFonts w:hint="eastAsia"/>
              </w:rPr>
              <w:t>的</w:t>
            </w:r>
            <w:r w:rsidRPr="00DB7C74">
              <w:rPr>
                <w:rStyle w:val="a6"/>
                <w:rFonts w:hint="eastAsia"/>
              </w:rPr>
              <w:t>IDLIST</w:t>
            </w:r>
          </w:p>
        </w:tc>
      </w:tr>
      <w:tr w:rsidR="00F65164" w:rsidRPr="00076C89" w:rsidTr="004D4435">
        <w:tc>
          <w:tcPr>
            <w:tcW w:w="691" w:type="dxa"/>
          </w:tcPr>
          <w:p w:rsidR="00F65164" w:rsidRDefault="00F65164" w:rsidP="004D4435">
            <w:pPr>
              <w:rPr>
                <w:rStyle w:val="a6"/>
                <w:i/>
              </w:rPr>
            </w:pPr>
            <w:r>
              <w:rPr>
                <w:rStyle w:val="a6"/>
                <w:rFonts w:hint="eastAsia"/>
              </w:rPr>
              <w:t>18</w:t>
            </w:r>
          </w:p>
        </w:tc>
        <w:tc>
          <w:tcPr>
            <w:tcW w:w="3966" w:type="dxa"/>
          </w:tcPr>
          <w:p w:rsidR="00F65164" w:rsidRPr="00DB7C74" w:rsidRDefault="00F65164" w:rsidP="004D4435">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existKey</w:t>
            </w:r>
          </w:p>
        </w:tc>
        <w:tc>
          <w:tcPr>
            <w:tcW w:w="4163" w:type="dxa"/>
          </w:tcPr>
          <w:p w:rsidR="00F65164" w:rsidRPr="00DB7C74" w:rsidRDefault="00F65164" w:rsidP="004D4435">
            <w:pPr>
              <w:rPr>
                <w:rStyle w:val="a6"/>
                <w:i/>
              </w:rPr>
            </w:pPr>
            <w:r w:rsidRPr="00DB7C74">
              <w:rPr>
                <w:rStyle w:val="a6"/>
                <w:rFonts w:hint="eastAsia"/>
              </w:rPr>
              <w:t xml:space="preserve">idlist </w:t>
            </w:r>
            <w:r w:rsidRPr="00DB7C74">
              <w:rPr>
                <w:rStyle w:val="a6"/>
                <w:rFonts w:hint="eastAsia"/>
              </w:rPr>
              <w:t>是否存在这个</w:t>
            </w:r>
            <w:r w:rsidRPr="00DB7C74">
              <w:rPr>
                <w:rStyle w:val="a6"/>
                <w:rFonts w:hint="eastAsia"/>
              </w:rPr>
              <w:t>key</w:t>
            </w:r>
          </w:p>
        </w:tc>
      </w:tr>
    </w:tbl>
    <w:p w:rsidR="00F65164" w:rsidRDefault="00F65164" w:rsidP="00F65164">
      <w:pPr>
        <w:pStyle w:val="a0"/>
      </w:pPr>
    </w:p>
    <w:p w:rsidR="00F65164" w:rsidRPr="0023701F" w:rsidRDefault="00F65164" w:rsidP="0023701F">
      <w:pPr>
        <w:pStyle w:val="3"/>
        <w:spacing w:line="400" w:lineRule="exact"/>
        <w:ind w:left="826" w:hangingChars="343" w:hanging="826"/>
        <w:rPr>
          <w:sz w:val="24"/>
        </w:rPr>
      </w:pPr>
      <w:bookmarkStart w:id="79" w:name="_Toc453430011"/>
      <w:r w:rsidRPr="0023701F">
        <w:rPr>
          <w:sz w:val="24"/>
        </w:rPr>
        <w:t>IdListDao</w:t>
      </w:r>
      <w:r w:rsidRPr="0023701F">
        <w:rPr>
          <w:rFonts w:hint="eastAsia"/>
          <w:sz w:val="24"/>
        </w:rPr>
        <w:t>类概述</w:t>
      </w:r>
      <w:bookmarkEnd w:id="79"/>
    </w:p>
    <w:p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封装工作圈IdList的数据持久化业务</w:t>
      </w:r>
    </w:p>
    <w:p w:rsidR="00F65164" w:rsidRPr="00557EE7" w:rsidRDefault="00F65164" w:rsidP="00F65164">
      <w:pPr>
        <w:pStyle w:val="af1"/>
        <w:spacing w:line="400" w:lineRule="exact"/>
        <w:ind w:firstLine="480"/>
        <w:jc w:val="left"/>
      </w:pPr>
      <w:r w:rsidRPr="004B32EF">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F65164" w:rsidRPr="00076C89" w:rsidTr="004D4435">
        <w:tc>
          <w:tcPr>
            <w:tcW w:w="691"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966"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163"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691" w:type="dxa"/>
          </w:tcPr>
          <w:p w:rsidR="00F65164" w:rsidRPr="00076C89" w:rsidRDefault="00F65164" w:rsidP="004D4435">
            <w:pPr>
              <w:rPr>
                <w:rStyle w:val="a6"/>
                <w:i/>
              </w:rPr>
            </w:pPr>
            <w:r w:rsidRPr="00076C89">
              <w:rPr>
                <w:rStyle w:val="a6"/>
                <w:rFonts w:hint="eastAsia"/>
              </w:rPr>
              <w:t>1</w:t>
            </w:r>
          </w:p>
        </w:tc>
        <w:tc>
          <w:tcPr>
            <w:tcW w:w="3966" w:type="dxa"/>
          </w:tcPr>
          <w:p w:rsidR="00F65164" w:rsidRPr="00076C89" w:rsidRDefault="00F65164" w:rsidP="004D4435">
            <w:pPr>
              <w:rPr>
                <w:rStyle w:val="a6"/>
                <w:i/>
              </w:rPr>
            </w:pPr>
            <w:r w:rsidRPr="00714C06">
              <w:rPr>
                <w:rFonts w:ascii="Consolas" w:hAnsi="Consolas" w:cs="Consolas"/>
                <w:color w:val="000000"/>
                <w:kern w:val="0"/>
                <w:sz w:val="22"/>
                <w:szCs w:val="22"/>
              </w:rPr>
              <w:t>Addorupdate</w:t>
            </w:r>
          </w:p>
        </w:tc>
        <w:tc>
          <w:tcPr>
            <w:tcW w:w="4163" w:type="dxa"/>
          </w:tcPr>
          <w:p w:rsidR="00F65164" w:rsidRPr="00076C89" w:rsidRDefault="00F65164" w:rsidP="004D4435">
            <w:pPr>
              <w:rPr>
                <w:rStyle w:val="a6"/>
                <w:i/>
              </w:rPr>
            </w:pPr>
            <w:r w:rsidRPr="00714C06">
              <w:rPr>
                <w:rStyle w:val="a6"/>
                <w:rFonts w:hint="eastAsia"/>
              </w:rPr>
              <w:t>添加</w:t>
            </w:r>
            <w:r>
              <w:rPr>
                <w:rStyle w:val="a6"/>
                <w:rFonts w:hint="eastAsia"/>
              </w:rPr>
              <w:t>记录</w:t>
            </w:r>
          </w:p>
        </w:tc>
      </w:tr>
      <w:tr w:rsidR="00F65164" w:rsidRPr="00076C89" w:rsidTr="004D4435">
        <w:tc>
          <w:tcPr>
            <w:tcW w:w="691" w:type="dxa"/>
          </w:tcPr>
          <w:p w:rsidR="00F65164" w:rsidRPr="00076C89" w:rsidRDefault="00F65164" w:rsidP="004D4435">
            <w:pPr>
              <w:rPr>
                <w:rStyle w:val="a6"/>
                <w:i/>
              </w:rPr>
            </w:pPr>
            <w:r w:rsidRPr="00076C89">
              <w:rPr>
                <w:rStyle w:val="a6"/>
                <w:rFonts w:hint="eastAsia"/>
              </w:rPr>
              <w:t>2</w:t>
            </w:r>
          </w:p>
        </w:tc>
        <w:tc>
          <w:tcPr>
            <w:tcW w:w="3966" w:type="dxa"/>
          </w:tcPr>
          <w:p w:rsidR="00F65164" w:rsidRPr="00076C89" w:rsidRDefault="00F65164" w:rsidP="004D4435">
            <w:pPr>
              <w:rPr>
                <w:rStyle w:val="a6"/>
                <w:i/>
              </w:rPr>
            </w:pPr>
            <w:r w:rsidRPr="00714C06">
              <w:rPr>
                <w:rFonts w:ascii="Consolas" w:hAnsi="Consolas" w:cs="Consolas"/>
                <w:color w:val="000000"/>
                <w:kern w:val="0"/>
                <w:sz w:val="22"/>
                <w:szCs w:val="22"/>
              </w:rPr>
              <w:t>batchAddOrUpdate</w:t>
            </w:r>
          </w:p>
        </w:tc>
        <w:tc>
          <w:tcPr>
            <w:tcW w:w="4163" w:type="dxa"/>
          </w:tcPr>
          <w:p w:rsidR="00F65164" w:rsidRPr="00076C89" w:rsidRDefault="00F65164" w:rsidP="004D4435">
            <w:pPr>
              <w:rPr>
                <w:rStyle w:val="a6"/>
                <w:i/>
              </w:rPr>
            </w:pPr>
            <w:r w:rsidRPr="00714C06">
              <w:rPr>
                <w:rStyle w:val="a6"/>
                <w:rFonts w:hint="eastAsia"/>
              </w:rPr>
              <w:t>批量添加</w:t>
            </w:r>
          </w:p>
        </w:tc>
      </w:tr>
      <w:tr w:rsidR="00F65164" w:rsidRPr="00076C89" w:rsidTr="004D4435">
        <w:tc>
          <w:tcPr>
            <w:tcW w:w="691" w:type="dxa"/>
          </w:tcPr>
          <w:p w:rsidR="00F65164" w:rsidRPr="00076C89" w:rsidRDefault="00F65164" w:rsidP="004D4435">
            <w:pPr>
              <w:rPr>
                <w:rStyle w:val="a6"/>
                <w:i/>
              </w:rPr>
            </w:pPr>
            <w:r w:rsidRPr="00076C89">
              <w:rPr>
                <w:rStyle w:val="a6"/>
                <w:rFonts w:hint="eastAsia"/>
              </w:rPr>
              <w:t>3</w:t>
            </w:r>
          </w:p>
        </w:tc>
        <w:tc>
          <w:tcPr>
            <w:tcW w:w="3966" w:type="dxa"/>
          </w:tcPr>
          <w:p w:rsidR="00F65164" w:rsidRPr="00076C89" w:rsidRDefault="00F65164" w:rsidP="004D4435">
            <w:pPr>
              <w:rPr>
                <w:rStyle w:val="a6"/>
                <w:i/>
              </w:rPr>
            </w:pPr>
            <w:r w:rsidRPr="00714C06">
              <w:rPr>
                <w:rFonts w:ascii="Consolas" w:hAnsi="Consolas" w:cs="Consolas"/>
                <w:color w:val="000000"/>
                <w:kern w:val="0"/>
                <w:sz w:val="22"/>
                <w:szCs w:val="22"/>
              </w:rPr>
              <w:t>update</w:t>
            </w:r>
          </w:p>
        </w:tc>
        <w:tc>
          <w:tcPr>
            <w:tcW w:w="4163" w:type="dxa"/>
          </w:tcPr>
          <w:p w:rsidR="00F65164" w:rsidRPr="00076C89" w:rsidRDefault="00F65164" w:rsidP="004D4435">
            <w:pPr>
              <w:rPr>
                <w:rStyle w:val="a6"/>
                <w:i/>
              </w:rPr>
            </w:pPr>
            <w:r>
              <w:rPr>
                <w:rStyle w:val="a6"/>
                <w:rFonts w:hint="eastAsia"/>
              </w:rPr>
              <w:t>通过时间截来分页获取资源下的评论</w:t>
            </w:r>
          </w:p>
        </w:tc>
      </w:tr>
      <w:tr w:rsidR="00F65164" w:rsidRPr="00076C89" w:rsidTr="004D4435">
        <w:tc>
          <w:tcPr>
            <w:tcW w:w="691" w:type="dxa"/>
          </w:tcPr>
          <w:p w:rsidR="00F65164" w:rsidRPr="00076C89" w:rsidRDefault="00F65164" w:rsidP="004D4435">
            <w:pPr>
              <w:rPr>
                <w:rStyle w:val="a6"/>
                <w:i/>
              </w:rPr>
            </w:pPr>
            <w:r>
              <w:rPr>
                <w:rStyle w:val="a6"/>
                <w:rFonts w:hint="eastAsia"/>
              </w:rPr>
              <w:t>4</w:t>
            </w:r>
          </w:p>
        </w:tc>
        <w:tc>
          <w:tcPr>
            <w:tcW w:w="3966" w:type="dxa"/>
          </w:tcPr>
          <w:p w:rsidR="00F65164" w:rsidRPr="00076C89" w:rsidRDefault="00F65164" w:rsidP="004D4435">
            <w:pPr>
              <w:rPr>
                <w:rStyle w:val="a6"/>
                <w:i/>
              </w:rPr>
            </w:pPr>
            <w:r w:rsidRPr="00714C06">
              <w:rPr>
                <w:rFonts w:ascii="Consolas" w:hAnsi="Consolas" w:cs="Consolas"/>
                <w:color w:val="000000"/>
                <w:kern w:val="0"/>
                <w:sz w:val="22"/>
                <w:szCs w:val="22"/>
              </w:rPr>
              <w:t>Find</w:t>
            </w:r>
          </w:p>
        </w:tc>
        <w:tc>
          <w:tcPr>
            <w:tcW w:w="4163" w:type="dxa"/>
          </w:tcPr>
          <w:p w:rsidR="00F65164" w:rsidRPr="00076C89" w:rsidRDefault="00F65164" w:rsidP="004D4435">
            <w:pPr>
              <w:rPr>
                <w:rStyle w:val="a6"/>
                <w:i/>
              </w:rPr>
            </w:pPr>
            <w:r w:rsidRPr="00714C06">
              <w:rPr>
                <w:rStyle w:val="a6"/>
                <w:rFonts w:hint="eastAsia"/>
              </w:rPr>
              <w:t>查找</w:t>
            </w:r>
          </w:p>
        </w:tc>
      </w:tr>
      <w:tr w:rsidR="00F65164" w:rsidRPr="00076C89" w:rsidTr="004D4435">
        <w:tc>
          <w:tcPr>
            <w:tcW w:w="691" w:type="dxa"/>
          </w:tcPr>
          <w:p w:rsidR="00F65164" w:rsidRDefault="00F65164" w:rsidP="004D4435">
            <w:pPr>
              <w:rPr>
                <w:rStyle w:val="a6"/>
                <w:i/>
              </w:rPr>
            </w:pPr>
            <w:r>
              <w:rPr>
                <w:rStyle w:val="a6"/>
                <w:rFonts w:hint="eastAsia"/>
              </w:rPr>
              <w:t>5</w:t>
            </w:r>
          </w:p>
        </w:tc>
        <w:tc>
          <w:tcPr>
            <w:tcW w:w="3966" w:type="dxa"/>
          </w:tcPr>
          <w:p w:rsidR="00F65164" w:rsidRPr="00915DD6" w:rsidRDefault="00F65164" w:rsidP="004D4435">
            <w:pPr>
              <w:rPr>
                <w:rFonts w:ascii="Consolas" w:hAnsi="Consolas" w:cs="Consolas"/>
                <w:color w:val="000000"/>
                <w:kern w:val="0"/>
                <w:sz w:val="22"/>
                <w:szCs w:val="22"/>
              </w:rPr>
            </w:pPr>
            <w:r w:rsidRPr="00714C06">
              <w:rPr>
                <w:rFonts w:ascii="Consolas" w:hAnsi="Consolas" w:cs="Consolas"/>
                <w:color w:val="000000"/>
                <w:kern w:val="0"/>
                <w:sz w:val="22"/>
                <w:szCs w:val="22"/>
              </w:rPr>
              <w:t>batchFind</w:t>
            </w:r>
          </w:p>
        </w:tc>
        <w:tc>
          <w:tcPr>
            <w:tcW w:w="4163" w:type="dxa"/>
          </w:tcPr>
          <w:p w:rsidR="00F65164" w:rsidRDefault="00F65164" w:rsidP="004D4435">
            <w:pPr>
              <w:rPr>
                <w:rStyle w:val="a6"/>
                <w:i/>
              </w:rPr>
            </w:pPr>
            <w:r w:rsidRPr="00714C06">
              <w:rPr>
                <w:rStyle w:val="a6"/>
                <w:rFonts w:hint="eastAsia"/>
              </w:rPr>
              <w:t>批量查询</w:t>
            </w:r>
          </w:p>
        </w:tc>
      </w:tr>
      <w:tr w:rsidR="00F65164" w:rsidRPr="00076C89" w:rsidTr="004D4435">
        <w:tc>
          <w:tcPr>
            <w:tcW w:w="691" w:type="dxa"/>
          </w:tcPr>
          <w:p w:rsidR="00F65164" w:rsidRDefault="00F65164" w:rsidP="004D4435">
            <w:pPr>
              <w:rPr>
                <w:rStyle w:val="a6"/>
                <w:i/>
              </w:rPr>
            </w:pPr>
            <w:r>
              <w:rPr>
                <w:rStyle w:val="a6"/>
                <w:rFonts w:hint="eastAsia"/>
              </w:rPr>
              <w:t>6</w:t>
            </w:r>
          </w:p>
        </w:tc>
        <w:tc>
          <w:tcPr>
            <w:tcW w:w="3966" w:type="dxa"/>
          </w:tcPr>
          <w:p w:rsidR="00F65164" w:rsidRPr="00915DD6" w:rsidRDefault="00F65164" w:rsidP="004D4435">
            <w:pPr>
              <w:rPr>
                <w:rFonts w:ascii="Consolas" w:hAnsi="Consolas" w:cs="Consolas"/>
                <w:color w:val="000000"/>
                <w:kern w:val="0"/>
                <w:sz w:val="22"/>
                <w:szCs w:val="22"/>
              </w:rPr>
            </w:pPr>
            <w:r w:rsidRPr="00915DD6">
              <w:rPr>
                <w:rFonts w:ascii="Consolas" w:hAnsi="Consolas" w:cs="Consolas"/>
                <w:color w:val="000000"/>
                <w:kern w:val="0"/>
                <w:sz w:val="22"/>
                <w:szCs w:val="22"/>
              </w:rPr>
              <w:t>rmComments</w:t>
            </w:r>
          </w:p>
        </w:tc>
        <w:tc>
          <w:tcPr>
            <w:tcW w:w="4163" w:type="dxa"/>
          </w:tcPr>
          <w:p w:rsidR="00F65164" w:rsidRDefault="00F65164" w:rsidP="004D4435">
            <w:pPr>
              <w:rPr>
                <w:rStyle w:val="a6"/>
                <w:i/>
              </w:rPr>
            </w:pPr>
            <w:r>
              <w:rPr>
                <w:rStyle w:val="a6"/>
                <w:rFonts w:hint="eastAsia"/>
              </w:rPr>
              <w:t>获取所有被删除的评论</w:t>
            </w:r>
          </w:p>
        </w:tc>
      </w:tr>
      <w:bookmarkEnd w:id="52"/>
    </w:tbl>
    <w:p w:rsidR="00F65164" w:rsidRDefault="00F65164" w:rsidP="00F65164"/>
    <w:p w:rsidR="00F65164" w:rsidRPr="0023701F" w:rsidRDefault="00B0593E" w:rsidP="00F65164">
      <w:pPr>
        <w:pStyle w:val="2"/>
        <w:rPr>
          <w:rFonts w:ascii="黑体"/>
          <w:sz w:val="28"/>
        </w:rPr>
      </w:pPr>
      <w:bookmarkStart w:id="80" w:name="_Toc418875567"/>
      <w:bookmarkStart w:id="81" w:name="_Toc453430012"/>
      <w:r w:rsidRPr="0023701F">
        <w:rPr>
          <w:rFonts w:ascii="黑体" w:hint="eastAsia"/>
          <w:sz w:val="28"/>
        </w:rPr>
        <w:t>用户</w:t>
      </w:r>
      <w:r w:rsidR="00F65164" w:rsidRPr="0023701F">
        <w:rPr>
          <w:rFonts w:ascii="黑体" w:hint="eastAsia"/>
          <w:sz w:val="28"/>
        </w:rPr>
        <w:t>账户系统（Acount）模块</w:t>
      </w:r>
      <w:bookmarkEnd w:id="80"/>
      <w:bookmarkEnd w:id="81"/>
    </w:p>
    <w:p w:rsidR="00F65164" w:rsidRPr="0023701F" w:rsidRDefault="00B0593E" w:rsidP="0023701F">
      <w:pPr>
        <w:pStyle w:val="3"/>
        <w:spacing w:line="400" w:lineRule="exact"/>
        <w:ind w:left="826" w:hangingChars="343" w:hanging="826"/>
        <w:rPr>
          <w:sz w:val="24"/>
        </w:rPr>
      </w:pPr>
      <w:bookmarkStart w:id="82" w:name="_Toc418875568"/>
      <w:bookmarkStart w:id="83" w:name="_Toc453430013"/>
      <w:r w:rsidRPr="0023701F">
        <w:rPr>
          <w:rFonts w:hint="eastAsia"/>
          <w:sz w:val="24"/>
        </w:rPr>
        <w:t>用户</w:t>
      </w:r>
      <w:r w:rsidR="00F65164" w:rsidRPr="0023701F">
        <w:rPr>
          <w:rFonts w:hint="eastAsia"/>
          <w:sz w:val="24"/>
        </w:rPr>
        <w:t>账户系统模块概述</w:t>
      </w:r>
      <w:bookmarkEnd w:id="82"/>
      <w:bookmarkEnd w:id="83"/>
    </w:p>
    <w:p w:rsidR="00F65164" w:rsidRPr="00C62268" w:rsidRDefault="00F65164" w:rsidP="00F65164">
      <w:pPr>
        <w:pStyle w:val="af1"/>
        <w:spacing w:line="400" w:lineRule="exact"/>
        <w:ind w:firstLine="480"/>
        <w:jc w:val="left"/>
        <w:rPr>
          <w:rFonts w:ascii="宋体" w:hAnsi="宋体"/>
          <w:sz w:val="24"/>
        </w:rPr>
      </w:pPr>
      <w:r>
        <w:rPr>
          <w:rFonts w:ascii="宋体" w:hAnsi="宋体" w:hint="eastAsia"/>
          <w:sz w:val="24"/>
        </w:rPr>
        <w:t>工作圈的用户体系</w:t>
      </w:r>
      <w:r w:rsidRPr="00C62268">
        <w:rPr>
          <w:rFonts w:ascii="宋体" w:hAnsi="宋体" w:hint="eastAsia"/>
          <w:sz w:val="24"/>
        </w:rPr>
        <w:t>是畅捷通CIA</w:t>
      </w:r>
      <w:r>
        <w:rPr>
          <w:rFonts w:ascii="宋体" w:hAnsi="宋体" w:hint="eastAsia"/>
          <w:sz w:val="24"/>
        </w:rPr>
        <w:t>云平台用户管理的一个子集</w:t>
      </w:r>
      <w:r w:rsidRPr="00C62268">
        <w:rPr>
          <w:rFonts w:ascii="宋体" w:hAnsi="宋体" w:hint="eastAsia"/>
          <w:sz w:val="24"/>
        </w:rPr>
        <w:t>，用户数据与CIA通过消息总线保持同步；CIA云平台下所有子系统注册的账号均可在工作圈直接登录。</w:t>
      </w:r>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工作圈账户系统，支撑工作圈各个端的单点登录、权限校验、注册、用户/企业信息查询和变更，并且基于畅捷通云平台的智能平台，为工作圈用户提供智能推荐、搜索服务。</w:t>
      </w:r>
    </w:p>
    <w:p w:rsidR="00F65164" w:rsidRPr="0023701F" w:rsidRDefault="00F65164" w:rsidP="0023701F">
      <w:pPr>
        <w:pStyle w:val="3"/>
        <w:spacing w:line="400" w:lineRule="exact"/>
        <w:ind w:left="826" w:hangingChars="343" w:hanging="826"/>
        <w:rPr>
          <w:sz w:val="24"/>
        </w:rPr>
      </w:pPr>
      <w:bookmarkStart w:id="84" w:name="_Toc418875569"/>
      <w:bookmarkStart w:id="85" w:name="_Toc453430014"/>
      <w:r w:rsidRPr="0023701F">
        <w:rPr>
          <w:rFonts w:hint="eastAsia"/>
          <w:sz w:val="24"/>
        </w:rPr>
        <w:lastRenderedPageBreak/>
        <w:t>账户系统模块类图</w:t>
      </w:r>
      <w:bookmarkEnd w:id="84"/>
      <w:bookmarkEnd w:id="85"/>
    </w:p>
    <w:p w:rsidR="00F65164" w:rsidRDefault="00A53AAC" w:rsidP="00F65164">
      <w:pPr>
        <w:jc w:val="center"/>
      </w:pPr>
      <w:r>
        <w:object w:dxaOrig="7457" w:dyaOrig="8976">
          <v:shape id="_x0000_i1035" type="#_x0000_t75" style="width:373.5pt;height:448.5pt" o:ole="">
            <v:imagedata r:id="rId36" o:title=""/>
          </v:shape>
          <o:OLEObject Type="Embed" ProgID="Visio.Drawing.11" ShapeID="_x0000_i1035" DrawAspect="Content" ObjectID="_1527959014" r:id="rId37"/>
        </w:object>
      </w:r>
    </w:p>
    <w:p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Account</w:t>
      </w:r>
      <w:r w:rsidRPr="00592BE4">
        <w:rPr>
          <w:rFonts w:hint="eastAsia"/>
        </w:rPr>
        <w:t>模块类图</w:t>
      </w:r>
    </w:p>
    <w:p w:rsidR="00F65164" w:rsidRPr="0023701F" w:rsidRDefault="00F65164" w:rsidP="0023701F">
      <w:pPr>
        <w:pStyle w:val="3"/>
        <w:spacing w:line="400" w:lineRule="exact"/>
        <w:ind w:left="826" w:hangingChars="343" w:hanging="826"/>
        <w:rPr>
          <w:sz w:val="24"/>
        </w:rPr>
      </w:pPr>
      <w:bookmarkStart w:id="86" w:name="_Toc418875570"/>
      <w:bookmarkStart w:id="87" w:name="_Toc453430015"/>
      <w:r w:rsidRPr="0023701F">
        <w:rPr>
          <w:rFonts w:hint="eastAsia"/>
          <w:sz w:val="24"/>
        </w:rPr>
        <w:t>JsonController</w:t>
      </w:r>
      <w:r w:rsidRPr="0023701F">
        <w:rPr>
          <w:rFonts w:hint="eastAsia"/>
          <w:sz w:val="24"/>
        </w:rPr>
        <w:t>类概述</w:t>
      </w:r>
      <w:bookmarkEnd w:id="86"/>
      <w:bookmarkEnd w:id="87"/>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sz w:val="24"/>
        </w:rPr>
        <w:t>Controller</w:t>
      </w:r>
      <w:r w:rsidRPr="00C62268">
        <w:rPr>
          <w:rFonts w:ascii="宋体" w:hAnsi="宋体" w:hint="eastAsia"/>
          <w:sz w:val="24"/>
        </w:rPr>
        <w:t>的基类，封装统一较常用的方法，如参数校验、安全校验等。</w:t>
      </w:r>
    </w:p>
    <w:p w:rsidR="00F65164" w:rsidRPr="00557EE7" w:rsidRDefault="00F65164" w:rsidP="00F65164">
      <w:pPr>
        <w:pStyle w:val="af1"/>
        <w:spacing w:line="400" w:lineRule="exact"/>
        <w:ind w:firstLine="480"/>
        <w:jc w:val="left"/>
      </w:pPr>
      <w:bookmarkStart w:id="88" w:name="_Toc418875571"/>
      <w:r w:rsidRPr="00C62268">
        <w:rPr>
          <w:rFonts w:ascii="宋体" w:hAnsi="宋体" w:hint="eastAsia"/>
          <w:sz w:val="24"/>
        </w:rPr>
        <w:t>类功能定义</w:t>
      </w:r>
      <w:bookmarkEnd w:id="88"/>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052"/>
        <w:gridCol w:w="5940"/>
      </w:tblGrid>
      <w:tr w:rsidR="00F65164" w:rsidRPr="00076C89" w:rsidTr="004D4435">
        <w:tc>
          <w:tcPr>
            <w:tcW w:w="828"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2052"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5940"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828" w:type="dxa"/>
          </w:tcPr>
          <w:p w:rsidR="00F65164" w:rsidRPr="00076C89" w:rsidRDefault="00F65164" w:rsidP="004D4435">
            <w:pPr>
              <w:rPr>
                <w:rStyle w:val="a6"/>
                <w:i/>
              </w:rPr>
            </w:pPr>
            <w:r w:rsidRPr="00076C89">
              <w:rPr>
                <w:rStyle w:val="a6"/>
                <w:rFonts w:hint="eastAsia"/>
              </w:rPr>
              <w:t>1</w:t>
            </w:r>
          </w:p>
        </w:tc>
        <w:tc>
          <w:tcPr>
            <w:tcW w:w="2052" w:type="dxa"/>
          </w:tcPr>
          <w:p w:rsidR="00F65164" w:rsidRPr="00076C89" w:rsidRDefault="00F65164" w:rsidP="004D4435">
            <w:pPr>
              <w:rPr>
                <w:rStyle w:val="a6"/>
                <w:i/>
              </w:rPr>
            </w:pPr>
            <w:r w:rsidRPr="004A4A85">
              <w:rPr>
                <w:rStyle w:val="a6"/>
              </w:rPr>
              <w:t>checkSig</w:t>
            </w:r>
          </w:p>
        </w:tc>
        <w:tc>
          <w:tcPr>
            <w:tcW w:w="5940" w:type="dxa"/>
          </w:tcPr>
          <w:p w:rsidR="00F65164" w:rsidRPr="00076C89" w:rsidRDefault="00F65164" w:rsidP="004D4435">
            <w:pPr>
              <w:rPr>
                <w:rStyle w:val="a6"/>
                <w:i/>
              </w:rPr>
            </w:pPr>
            <w:r>
              <w:rPr>
                <w:rStyle w:val="a6"/>
                <w:rFonts w:hint="eastAsia"/>
              </w:rPr>
              <w:t>签名校验</w:t>
            </w:r>
          </w:p>
        </w:tc>
      </w:tr>
      <w:tr w:rsidR="00F65164" w:rsidRPr="00076C89" w:rsidTr="004D4435">
        <w:tc>
          <w:tcPr>
            <w:tcW w:w="828" w:type="dxa"/>
          </w:tcPr>
          <w:p w:rsidR="00F65164" w:rsidRPr="00076C89" w:rsidRDefault="00F65164" w:rsidP="004D4435">
            <w:pPr>
              <w:rPr>
                <w:rStyle w:val="a6"/>
                <w:i/>
              </w:rPr>
            </w:pPr>
            <w:r w:rsidRPr="00076C89">
              <w:rPr>
                <w:rStyle w:val="a6"/>
                <w:rFonts w:hint="eastAsia"/>
              </w:rPr>
              <w:t>2</w:t>
            </w:r>
          </w:p>
        </w:tc>
        <w:tc>
          <w:tcPr>
            <w:tcW w:w="2052" w:type="dxa"/>
          </w:tcPr>
          <w:p w:rsidR="00F65164" w:rsidRPr="00076C89" w:rsidRDefault="00F65164" w:rsidP="004D4435">
            <w:pPr>
              <w:rPr>
                <w:rStyle w:val="a6"/>
                <w:i/>
              </w:rPr>
            </w:pPr>
            <w:r w:rsidRPr="004A4A85">
              <w:rPr>
                <w:rStyle w:val="a6"/>
              </w:rPr>
              <w:t>checkImageNo</w:t>
            </w:r>
          </w:p>
        </w:tc>
        <w:tc>
          <w:tcPr>
            <w:tcW w:w="5940" w:type="dxa"/>
          </w:tcPr>
          <w:p w:rsidR="00F65164" w:rsidRPr="00076C89" w:rsidRDefault="00F65164" w:rsidP="004D4435">
            <w:pPr>
              <w:rPr>
                <w:rStyle w:val="a6"/>
                <w:i/>
              </w:rPr>
            </w:pPr>
            <w:r>
              <w:rPr>
                <w:rStyle w:val="a6"/>
                <w:rFonts w:hint="eastAsia"/>
              </w:rPr>
              <w:t>验证码校验</w:t>
            </w:r>
          </w:p>
        </w:tc>
      </w:tr>
      <w:tr w:rsidR="00F65164" w:rsidRPr="00076C89" w:rsidTr="004D4435">
        <w:tc>
          <w:tcPr>
            <w:tcW w:w="828" w:type="dxa"/>
          </w:tcPr>
          <w:p w:rsidR="00F65164" w:rsidRPr="00076C89" w:rsidRDefault="00F65164" w:rsidP="004D4435">
            <w:pPr>
              <w:rPr>
                <w:rStyle w:val="a6"/>
                <w:i/>
              </w:rPr>
            </w:pPr>
            <w:r w:rsidRPr="00076C89">
              <w:rPr>
                <w:rStyle w:val="a6"/>
                <w:rFonts w:hint="eastAsia"/>
              </w:rPr>
              <w:t>3</w:t>
            </w:r>
          </w:p>
        </w:tc>
        <w:tc>
          <w:tcPr>
            <w:tcW w:w="2052" w:type="dxa"/>
          </w:tcPr>
          <w:p w:rsidR="00F65164" w:rsidRPr="00076C89" w:rsidRDefault="00F65164" w:rsidP="004D4435">
            <w:pPr>
              <w:rPr>
                <w:rStyle w:val="a6"/>
                <w:i/>
              </w:rPr>
            </w:pPr>
            <w:r w:rsidRPr="004A4A85">
              <w:rPr>
                <w:rStyle w:val="a6"/>
              </w:rPr>
              <w:t>changeTokenRel</w:t>
            </w:r>
          </w:p>
        </w:tc>
        <w:tc>
          <w:tcPr>
            <w:tcW w:w="5940" w:type="dxa"/>
          </w:tcPr>
          <w:p w:rsidR="00F65164" w:rsidRPr="00076C89" w:rsidRDefault="00F65164" w:rsidP="004D4435">
            <w:pPr>
              <w:rPr>
                <w:rStyle w:val="a6"/>
                <w:i/>
              </w:rPr>
            </w:pPr>
            <w:r>
              <w:rPr>
                <w:rStyle w:val="a6"/>
              </w:rPr>
              <w:t>T</w:t>
            </w:r>
            <w:r>
              <w:rPr>
                <w:rStyle w:val="a6"/>
                <w:rFonts w:hint="eastAsia"/>
              </w:rPr>
              <w:t>oken</w:t>
            </w:r>
            <w:r>
              <w:rPr>
                <w:rStyle w:val="a6"/>
                <w:rFonts w:hint="eastAsia"/>
              </w:rPr>
              <w:t>切换</w:t>
            </w:r>
          </w:p>
        </w:tc>
      </w:tr>
    </w:tbl>
    <w:p w:rsidR="00F65164" w:rsidRPr="00CF07BE" w:rsidRDefault="00F65164" w:rsidP="00F65164">
      <w:pPr>
        <w:rPr>
          <w:rStyle w:val="a6"/>
          <w:i/>
        </w:rPr>
      </w:pPr>
    </w:p>
    <w:p w:rsidR="00F65164" w:rsidRPr="0023701F" w:rsidRDefault="00F65164" w:rsidP="0023701F">
      <w:pPr>
        <w:pStyle w:val="3"/>
        <w:spacing w:line="400" w:lineRule="exact"/>
        <w:ind w:left="826" w:hangingChars="343" w:hanging="826"/>
        <w:rPr>
          <w:sz w:val="24"/>
        </w:rPr>
      </w:pPr>
      <w:bookmarkStart w:id="89" w:name="_Toc418875572"/>
      <w:bookmarkStart w:id="90" w:name="_Toc453430016"/>
      <w:r w:rsidRPr="0023701F">
        <w:rPr>
          <w:rFonts w:hint="eastAsia"/>
          <w:sz w:val="24"/>
        </w:rPr>
        <w:lastRenderedPageBreak/>
        <w:t>AccountWebController</w:t>
      </w:r>
      <w:r w:rsidRPr="0023701F">
        <w:rPr>
          <w:rFonts w:hint="eastAsia"/>
          <w:sz w:val="24"/>
        </w:rPr>
        <w:t>类概述</w:t>
      </w:r>
      <w:bookmarkEnd w:id="89"/>
      <w:bookmarkEnd w:id="90"/>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这个类是给PC浏览器访问提供的http接口，基于SpringMVC框架 。</w:t>
      </w:r>
    </w:p>
    <w:p w:rsidR="00F65164" w:rsidRPr="00C62268" w:rsidRDefault="00F65164" w:rsidP="00F65164">
      <w:pPr>
        <w:pStyle w:val="af1"/>
        <w:spacing w:line="400" w:lineRule="exact"/>
        <w:ind w:firstLine="480"/>
        <w:jc w:val="left"/>
        <w:rPr>
          <w:rFonts w:ascii="宋体" w:hAnsi="宋体"/>
          <w:sz w:val="24"/>
        </w:rPr>
      </w:pPr>
      <w:bookmarkStart w:id="91" w:name="_Toc418875573"/>
      <w:r w:rsidRPr="00C62268">
        <w:rPr>
          <w:rFonts w:ascii="宋体" w:hAnsi="宋体" w:hint="eastAsia"/>
          <w:sz w:val="24"/>
        </w:rPr>
        <w:t>类功能定义</w:t>
      </w:r>
      <w:bookmarkEnd w:id="91"/>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F65164" w:rsidRPr="00076C89" w:rsidTr="004D4435">
        <w:tc>
          <w:tcPr>
            <w:tcW w:w="760"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2999"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5061"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1</w:t>
            </w:r>
          </w:p>
        </w:tc>
        <w:tc>
          <w:tcPr>
            <w:tcW w:w="2999" w:type="dxa"/>
          </w:tcPr>
          <w:p w:rsidR="00F65164" w:rsidRPr="00076C89" w:rsidRDefault="00F65164" w:rsidP="004D4435">
            <w:pPr>
              <w:rPr>
                <w:rStyle w:val="a6"/>
                <w:i/>
              </w:rPr>
            </w:pPr>
            <w:r>
              <w:rPr>
                <w:rFonts w:ascii="Consolas" w:hAnsi="Consolas" w:cs="Consolas"/>
                <w:color w:val="000000"/>
                <w:kern w:val="0"/>
                <w:sz w:val="22"/>
                <w:szCs w:val="22"/>
                <w:highlight w:val="lightGray"/>
                <w:u w:val="single"/>
              </w:rPr>
              <w:t>userLogin</w:t>
            </w:r>
          </w:p>
        </w:tc>
        <w:tc>
          <w:tcPr>
            <w:tcW w:w="5061" w:type="dxa"/>
          </w:tcPr>
          <w:p w:rsidR="00F65164" w:rsidRPr="00076C89" w:rsidRDefault="00F65164" w:rsidP="004D4435">
            <w:pPr>
              <w:rPr>
                <w:rStyle w:val="a6"/>
                <w:i/>
              </w:rPr>
            </w:pPr>
            <w:r>
              <w:rPr>
                <w:rStyle w:val="a6"/>
                <w:rFonts w:hint="eastAsia"/>
              </w:rPr>
              <w:t>登录接口</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2</w:t>
            </w:r>
          </w:p>
        </w:tc>
        <w:tc>
          <w:tcPr>
            <w:tcW w:w="2999" w:type="dxa"/>
          </w:tcPr>
          <w:p w:rsidR="00F65164" w:rsidRPr="00076C89" w:rsidRDefault="00F65164" w:rsidP="004D4435">
            <w:pPr>
              <w:rPr>
                <w:rStyle w:val="a6"/>
                <w:i/>
              </w:rPr>
            </w:pPr>
            <w:r>
              <w:rPr>
                <w:rFonts w:ascii="Consolas" w:hAnsi="Consolas" w:cs="Consolas"/>
                <w:color w:val="000000"/>
                <w:kern w:val="0"/>
                <w:sz w:val="22"/>
                <w:szCs w:val="22"/>
                <w:highlight w:val="lightGray"/>
              </w:rPr>
              <w:t>userLogout</w:t>
            </w:r>
          </w:p>
        </w:tc>
        <w:tc>
          <w:tcPr>
            <w:tcW w:w="5061" w:type="dxa"/>
          </w:tcPr>
          <w:p w:rsidR="00F65164" w:rsidRPr="00076C89" w:rsidRDefault="00F65164" w:rsidP="004D4435">
            <w:pPr>
              <w:rPr>
                <w:rStyle w:val="a6"/>
                <w:i/>
              </w:rPr>
            </w:pPr>
            <w:r>
              <w:rPr>
                <w:rStyle w:val="a6"/>
                <w:rFonts w:hint="eastAsia"/>
              </w:rPr>
              <w:t>退出接口</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3</w:t>
            </w:r>
          </w:p>
        </w:tc>
        <w:tc>
          <w:tcPr>
            <w:tcW w:w="2999" w:type="dxa"/>
          </w:tcPr>
          <w:p w:rsidR="00F65164" w:rsidRPr="00076C89" w:rsidRDefault="00F65164" w:rsidP="004D4435">
            <w:pPr>
              <w:rPr>
                <w:rStyle w:val="a6"/>
                <w:i/>
              </w:rPr>
            </w:pPr>
            <w:r>
              <w:rPr>
                <w:rFonts w:ascii="Consolas" w:hAnsi="Consolas" w:cs="Consolas"/>
                <w:color w:val="000000"/>
                <w:kern w:val="0"/>
                <w:sz w:val="22"/>
                <w:szCs w:val="22"/>
                <w:highlight w:val="lightGray"/>
              </w:rPr>
              <w:t>getEmailVerifyCode</w:t>
            </w:r>
          </w:p>
        </w:tc>
        <w:tc>
          <w:tcPr>
            <w:tcW w:w="5061" w:type="dxa"/>
          </w:tcPr>
          <w:p w:rsidR="00F65164" w:rsidRPr="00076C89" w:rsidRDefault="00F65164" w:rsidP="004D4435">
            <w:pPr>
              <w:rPr>
                <w:rStyle w:val="a6"/>
                <w:i/>
              </w:rPr>
            </w:pPr>
            <w:r>
              <w:rPr>
                <w:rStyle w:val="a6"/>
                <w:rFonts w:hint="eastAsia"/>
              </w:rPr>
              <w:t>发送邮箱验证码</w:t>
            </w:r>
          </w:p>
        </w:tc>
      </w:tr>
      <w:tr w:rsidR="00F65164" w:rsidRPr="00076C89" w:rsidTr="004D4435">
        <w:tc>
          <w:tcPr>
            <w:tcW w:w="760" w:type="dxa"/>
          </w:tcPr>
          <w:p w:rsidR="00F65164" w:rsidRPr="00076C89" w:rsidRDefault="00F65164" w:rsidP="004D4435">
            <w:pPr>
              <w:rPr>
                <w:rStyle w:val="a6"/>
                <w:i/>
              </w:rPr>
            </w:pPr>
            <w:r>
              <w:rPr>
                <w:rStyle w:val="a6"/>
                <w:rFonts w:hint="eastAsia"/>
              </w:rPr>
              <w:t>4</w:t>
            </w:r>
          </w:p>
        </w:tc>
        <w:tc>
          <w:tcPr>
            <w:tcW w:w="2999" w:type="dxa"/>
          </w:tcPr>
          <w:p w:rsidR="00F65164" w:rsidRPr="00076C89" w:rsidRDefault="00F65164" w:rsidP="004D4435">
            <w:pPr>
              <w:rPr>
                <w:rStyle w:val="a6"/>
                <w:i/>
              </w:rPr>
            </w:pPr>
            <w:r>
              <w:rPr>
                <w:rFonts w:ascii="Consolas" w:hAnsi="Consolas" w:cs="Consolas"/>
                <w:color w:val="000000"/>
                <w:kern w:val="0"/>
                <w:sz w:val="22"/>
                <w:szCs w:val="22"/>
                <w:highlight w:val="lightGray"/>
              </w:rPr>
              <w:t>getMSISDNVerifyCode</w:t>
            </w:r>
          </w:p>
        </w:tc>
        <w:tc>
          <w:tcPr>
            <w:tcW w:w="5061" w:type="dxa"/>
          </w:tcPr>
          <w:p w:rsidR="00F65164" w:rsidRPr="00076C89" w:rsidRDefault="00F65164" w:rsidP="004D4435">
            <w:pPr>
              <w:rPr>
                <w:rStyle w:val="a6"/>
                <w:i/>
              </w:rPr>
            </w:pPr>
            <w:r>
              <w:rPr>
                <w:rStyle w:val="a6"/>
                <w:rFonts w:hint="eastAsia"/>
              </w:rPr>
              <w:t>发送手机短信验证码</w:t>
            </w:r>
          </w:p>
        </w:tc>
      </w:tr>
      <w:tr w:rsidR="00F65164" w:rsidRPr="00076C89" w:rsidTr="004D4435">
        <w:tc>
          <w:tcPr>
            <w:tcW w:w="760" w:type="dxa"/>
          </w:tcPr>
          <w:p w:rsidR="00F65164" w:rsidRPr="00076C89" w:rsidRDefault="00F65164" w:rsidP="004D4435">
            <w:pPr>
              <w:rPr>
                <w:rStyle w:val="a6"/>
                <w:i/>
              </w:rPr>
            </w:pPr>
            <w:r>
              <w:rPr>
                <w:rStyle w:val="a6"/>
                <w:rFonts w:hint="eastAsia"/>
              </w:rPr>
              <w:t>5</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rsidR="00F65164" w:rsidRDefault="00F65164" w:rsidP="004D4435">
            <w:pPr>
              <w:rPr>
                <w:rStyle w:val="a6"/>
                <w:i/>
              </w:rPr>
            </w:pPr>
            <w:r>
              <w:rPr>
                <w:rStyle w:val="a6"/>
                <w:rFonts w:hint="eastAsia"/>
              </w:rPr>
              <w:t>手机用户注册</w:t>
            </w:r>
          </w:p>
        </w:tc>
      </w:tr>
      <w:tr w:rsidR="00F65164" w:rsidRPr="00076C89" w:rsidTr="004D4435">
        <w:tc>
          <w:tcPr>
            <w:tcW w:w="760" w:type="dxa"/>
          </w:tcPr>
          <w:p w:rsidR="00F65164" w:rsidRPr="00076C89" w:rsidRDefault="00F65164" w:rsidP="004D4435">
            <w:pPr>
              <w:rPr>
                <w:rStyle w:val="a6"/>
                <w:i/>
              </w:rPr>
            </w:pPr>
            <w:r>
              <w:rPr>
                <w:rStyle w:val="a6"/>
                <w:rFonts w:hint="eastAsia"/>
              </w:rPr>
              <w:t>6</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rsidR="00F65164" w:rsidRDefault="00F65164" w:rsidP="004D4435">
            <w:pPr>
              <w:rPr>
                <w:rStyle w:val="a6"/>
                <w:i/>
              </w:rPr>
            </w:pPr>
            <w:r>
              <w:rPr>
                <w:rStyle w:val="a6"/>
                <w:rFonts w:hint="eastAsia"/>
              </w:rPr>
              <w:t>邮箱用户注册</w:t>
            </w:r>
          </w:p>
        </w:tc>
      </w:tr>
      <w:tr w:rsidR="00F65164" w:rsidRPr="00076C89" w:rsidTr="004D4435">
        <w:tc>
          <w:tcPr>
            <w:tcW w:w="760" w:type="dxa"/>
          </w:tcPr>
          <w:p w:rsidR="00F65164" w:rsidRPr="00076C89" w:rsidRDefault="00F65164" w:rsidP="004D4435">
            <w:pPr>
              <w:rPr>
                <w:rStyle w:val="a6"/>
                <w:i/>
              </w:rPr>
            </w:pPr>
            <w:r>
              <w:rPr>
                <w:rStyle w:val="a6"/>
                <w:rFonts w:hint="eastAsia"/>
              </w:rPr>
              <w:t>7</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rsidR="00F65164" w:rsidRDefault="00F65164" w:rsidP="004D4435">
            <w:pPr>
              <w:rPr>
                <w:rStyle w:val="a6"/>
                <w:i/>
              </w:rPr>
            </w:pPr>
            <w:r>
              <w:rPr>
                <w:rStyle w:val="a6"/>
                <w:rFonts w:hint="eastAsia"/>
              </w:rPr>
              <w:t>找回密码接口</w:t>
            </w:r>
          </w:p>
        </w:tc>
      </w:tr>
      <w:tr w:rsidR="00F65164" w:rsidRPr="00076C89" w:rsidTr="004D4435">
        <w:tc>
          <w:tcPr>
            <w:tcW w:w="760" w:type="dxa"/>
          </w:tcPr>
          <w:p w:rsidR="00F65164" w:rsidRPr="00076C89" w:rsidRDefault="00F65164" w:rsidP="004D4435">
            <w:pPr>
              <w:rPr>
                <w:rStyle w:val="a6"/>
                <w:i/>
              </w:rPr>
            </w:pPr>
            <w:r>
              <w:rPr>
                <w:rStyle w:val="a6"/>
                <w:rFonts w:hint="eastAsia"/>
              </w:rPr>
              <w:t>8</w:t>
            </w:r>
          </w:p>
        </w:tc>
        <w:tc>
          <w:tcPr>
            <w:tcW w:w="2999" w:type="dxa"/>
          </w:tcPr>
          <w:p w:rsidR="00F65164" w:rsidRDefault="00F65164" w:rsidP="004D4435">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rsidR="00F65164" w:rsidRDefault="00F65164" w:rsidP="004D4435">
            <w:pPr>
              <w:rPr>
                <w:rStyle w:val="a6"/>
                <w:i/>
              </w:rPr>
            </w:pPr>
            <w:r>
              <w:rPr>
                <w:rStyle w:val="a6"/>
                <w:rFonts w:hint="eastAsia"/>
              </w:rPr>
              <w:t>修改密码接口</w:t>
            </w:r>
          </w:p>
        </w:tc>
      </w:tr>
      <w:tr w:rsidR="00F65164" w:rsidRPr="00076C89" w:rsidTr="004D4435">
        <w:tc>
          <w:tcPr>
            <w:tcW w:w="760" w:type="dxa"/>
          </w:tcPr>
          <w:p w:rsidR="00F65164" w:rsidRPr="00076C89" w:rsidRDefault="00F65164" w:rsidP="004D4435">
            <w:pPr>
              <w:rPr>
                <w:rStyle w:val="a6"/>
                <w:i/>
              </w:rPr>
            </w:pPr>
            <w:r>
              <w:rPr>
                <w:rStyle w:val="a6"/>
                <w:rFonts w:hint="eastAsia"/>
              </w:rPr>
              <w:t>9</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rsidR="00F65164" w:rsidRDefault="00F65164" w:rsidP="004D4435">
            <w:pPr>
              <w:rPr>
                <w:rStyle w:val="a6"/>
                <w:i/>
              </w:rPr>
            </w:pPr>
            <w:r>
              <w:rPr>
                <w:rStyle w:val="a6"/>
                <w:rFonts w:hint="eastAsia"/>
              </w:rPr>
              <w:t>常用联系人搜索接口</w:t>
            </w:r>
          </w:p>
        </w:tc>
      </w:tr>
      <w:tr w:rsidR="00F65164" w:rsidRPr="00076C89" w:rsidTr="004D4435">
        <w:tc>
          <w:tcPr>
            <w:tcW w:w="760" w:type="dxa"/>
          </w:tcPr>
          <w:p w:rsidR="00F65164" w:rsidRPr="00076C89" w:rsidRDefault="00F65164" w:rsidP="004D4435">
            <w:pPr>
              <w:rPr>
                <w:rStyle w:val="a6"/>
                <w:i/>
              </w:rPr>
            </w:pPr>
            <w:r>
              <w:rPr>
                <w:rStyle w:val="a6"/>
                <w:rFonts w:hint="eastAsia"/>
              </w:rPr>
              <w:t>10</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rsidR="00F65164" w:rsidRDefault="00F65164" w:rsidP="004D4435">
            <w:pPr>
              <w:rPr>
                <w:rStyle w:val="a6"/>
                <w:i/>
              </w:rPr>
            </w:pPr>
            <w:r>
              <w:rPr>
                <w:rStyle w:val="a6"/>
                <w:rFonts w:hint="eastAsia"/>
              </w:rPr>
              <w:t>搜索联系人</w:t>
            </w:r>
          </w:p>
        </w:tc>
      </w:tr>
      <w:tr w:rsidR="00F65164" w:rsidRPr="00076C89" w:rsidTr="004D4435">
        <w:tc>
          <w:tcPr>
            <w:tcW w:w="760" w:type="dxa"/>
          </w:tcPr>
          <w:p w:rsidR="00F65164" w:rsidRPr="00076C89" w:rsidRDefault="00F65164" w:rsidP="004D4435">
            <w:pPr>
              <w:rPr>
                <w:rStyle w:val="a6"/>
                <w:i/>
              </w:rPr>
            </w:pPr>
            <w:r>
              <w:rPr>
                <w:rStyle w:val="a6"/>
                <w:rFonts w:hint="eastAsia"/>
              </w:rPr>
              <w:t>11</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rsidR="00F65164" w:rsidRDefault="00F65164" w:rsidP="004D4435">
            <w:pPr>
              <w:rPr>
                <w:rStyle w:val="a6"/>
                <w:i/>
              </w:rPr>
            </w:pPr>
            <w:r>
              <w:rPr>
                <w:rStyle w:val="a6"/>
                <w:rFonts w:hint="eastAsia"/>
              </w:rPr>
              <w:t>图片验证码接口</w:t>
            </w:r>
          </w:p>
        </w:tc>
      </w:tr>
      <w:tr w:rsidR="00F65164" w:rsidRPr="00076C89" w:rsidTr="004D4435">
        <w:tc>
          <w:tcPr>
            <w:tcW w:w="760" w:type="dxa"/>
          </w:tcPr>
          <w:p w:rsidR="00F65164" w:rsidRPr="00076C89" w:rsidRDefault="00F65164" w:rsidP="004D4435">
            <w:pPr>
              <w:rPr>
                <w:rStyle w:val="a6"/>
                <w:i/>
              </w:rPr>
            </w:pPr>
            <w:r>
              <w:rPr>
                <w:rStyle w:val="a6"/>
                <w:rFonts w:hint="eastAsia"/>
              </w:rPr>
              <w:t>12</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rsidR="00F65164" w:rsidRDefault="00F65164" w:rsidP="004D4435">
            <w:pPr>
              <w:rPr>
                <w:rStyle w:val="a6"/>
                <w:i/>
              </w:rPr>
            </w:pPr>
            <w:r>
              <w:rPr>
                <w:rStyle w:val="a6"/>
                <w:rFonts w:hint="eastAsia"/>
              </w:rPr>
              <w:t>根据</w:t>
            </w:r>
            <w:r>
              <w:rPr>
                <w:rStyle w:val="a6"/>
                <w:rFonts w:hint="eastAsia"/>
              </w:rPr>
              <w:t>userId</w:t>
            </w:r>
            <w:r>
              <w:rPr>
                <w:rStyle w:val="a6"/>
                <w:rFonts w:hint="eastAsia"/>
              </w:rPr>
              <w:t>查询用户信息</w:t>
            </w:r>
          </w:p>
        </w:tc>
      </w:tr>
      <w:tr w:rsidR="00F65164" w:rsidRPr="00076C89" w:rsidTr="004D4435">
        <w:tc>
          <w:tcPr>
            <w:tcW w:w="760" w:type="dxa"/>
          </w:tcPr>
          <w:p w:rsidR="00F65164" w:rsidRPr="00076C89" w:rsidRDefault="00F65164" w:rsidP="004D4435">
            <w:pPr>
              <w:rPr>
                <w:rStyle w:val="a6"/>
                <w:i/>
              </w:rPr>
            </w:pPr>
            <w:r>
              <w:rPr>
                <w:rStyle w:val="a6"/>
                <w:rFonts w:hint="eastAsia"/>
              </w:rPr>
              <w:t>13</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rsidR="00F65164" w:rsidRDefault="00F65164" w:rsidP="004D4435">
            <w:pPr>
              <w:rPr>
                <w:rStyle w:val="a6"/>
                <w:i/>
              </w:rPr>
            </w:pPr>
            <w:r>
              <w:rPr>
                <w:rStyle w:val="a6"/>
                <w:rFonts w:hint="eastAsia"/>
              </w:rPr>
              <w:t>修改用户信息</w:t>
            </w:r>
          </w:p>
        </w:tc>
      </w:tr>
      <w:tr w:rsidR="00F65164" w:rsidRPr="00076C89" w:rsidTr="004D4435">
        <w:tc>
          <w:tcPr>
            <w:tcW w:w="760" w:type="dxa"/>
          </w:tcPr>
          <w:p w:rsidR="00F65164" w:rsidRPr="00076C89" w:rsidRDefault="00F65164" w:rsidP="004D4435">
            <w:pPr>
              <w:rPr>
                <w:rStyle w:val="a6"/>
                <w:i/>
              </w:rPr>
            </w:pPr>
            <w:r>
              <w:rPr>
                <w:rStyle w:val="a6"/>
                <w:rFonts w:hint="eastAsia"/>
              </w:rPr>
              <w:t>14</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rsidR="00F65164" w:rsidRDefault="00F65164" w:rsidP="004D4435">
            <w:pPr>
              <w:rPr>
                <w:rStyle w:val="a6"/>
                <w:i/>
              </w:rPr>
            </w:pPr>
            <w:r>
              <w:rPr>
                <w:rStyle w:val="a6"/>
                <w:rFonts w:hint="eastAsia"/>
              </w:rPr>
              <w:t>面对面加入企业</w:t>
            </w:r>
          </w:p>
        </w:tc>
      </w:tr>
      <w:tr w:rsidR="00F65164" w:rsidRPr="00F052F2" w:rsidTr="004D4435">
        <w:tc>
          <w:tcPr>
            <w:tcW w:w="760" w:type="dxa"/>
          </w:tcPr>
          <w:p w:rsidR="00F65164" w:rsidRPr="00076C89" w:rsidRDefault="00F65164" w:rsidP="004D4435">
            <w:pPr>
              <w:rPr>
                <w:rStyle w:val="a6"/>
                <w:i/>
              </w:rPr>
            </w:pPr>
            <w:r>
              <w:rPr>
                <w:rStyle w:val="a6"/>
                <w:rFonts w:hint="eastAsia"/>
              </w:rPr>
              <w:t>15</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rsidR="00F65164" w:rsidRDefault="00F65164" w:rsidP="004D4435">
            <w:pPr>
              <w:rPr>
                <w:rStyle w:val="a6"/>
                <w:i/>
              </w:rPr>
            </w:pPr>
            <w:r>
              <w:rPr>
                <w:rStyle w:val="a6"/>
                <w:rFonts w:hint="eastAsia"/>
              </w:rPr>
              <w:t>通过微信邀请码加入企业</w:t>
            </w:r>
          </w:p>
        </w:tc>
      </w:tr>
      <w:tr w:rsidR="00F65164" w:rsidRPr="00F052F2" w:rsidTr="004D4435">
        <w:tc>
          <w:tcPr>
            <w:tcW w:w="760" w:type="dxa"/>
          </w:tcPr>
          <w:p w:rsidR="00F65164" w:rsidRPr="00076C89" w:rsidRDefault="00F65164" w:rsidP="004D4435">
            <w:pPr>
              <w:rPr>
                <w:rStyle w:val="a6"/>
                <w:i/>
              </w:rPr>
            </w:pPr>
            <w:r>
              <w:rPr>
                <w:rStyle w:val="a6"/>
                <w:rFonts w:hint="eastAsia"/>
              </w:rPr>
              <w:t>16</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rsidR="00F65164" w:rsidRDefault="00F65164" w:rsidP="004D4435">
            <w:pPr>
              <w:rPr>
                <w:rStyle w:val="a6"/>
                <w:i/>
              </w:rPr>
            </w:pPr>
            <w:r>
              <w:rPr>
                <w:rStyle w:val="a6"/>
                <w:rFonts w:hint="eastAsia"/>
              </w:rPr>
              <w:t>通过</w:t>
            </w:r>
            <w:r>
              <w:rPr>
                <w:rStyle w:val="a6"/>
                <w:rFonts w:hint="eastAsia"/>
              </w:rPr>
              <w:t>qq</w:t>
            </w:r>
            <w:r>
              <w:rPr>
                <w:rStyle w:val="a6"/>
                <w:rFonts w:hint="eastAsia"/>
              </w:rPr>
              <w:t>邀请码加入企业</w:t>
            </w:r>
          </w:p>
        </w:tc>
      </w:tr>
    </w:tbl>
    <w:p w:rsidR="00F65164" w:rsidRPr="0023701F" w:rsidRDefault="00F65164" w:rsidP="0023701F">
      <w:pPr>
        <w:pStyle w:val="3"/>
        <w:spacing w:line="400" w:lineRule="exact"/>
        <w:ind w:left="826" w:hangingChars="343" w:hanging="826"/>
        <w:rPr>
          <w:sz w:val="24"/>
        </w:rPr>
      </w:pPr>
      <w:bookmarkStart w:id="92" w:name="_Toc418875574"/>
      <w:bookmarkStart w:id="93" w:name="_Toc453430017"/>
      <w:r w:rsidRPr="0023701F">
        <w:rPr>
          <w:rFonts w:hint="eastAsia"/>
          <w:sz w:val="24"/>
        </w:rPr>
        <w:t>AccountRestController</w:t>
      </w:r>
      <w:r w:rsidRPr="0023701F">
        <w:rPr>
          <w:rFonts w:hint="eastAsia"/>
          <w:sz w:val="24"/>
        </w:rPr>
        <w:t>类概述</w:t>
      </w:r>
      <w:bookmarkEnd w:id="92"/>
      <w:bookmarkEnd w:id="93"/>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给移动端提访问提供的http接口 。</w:t>
      </w:r>
    </w:p>
    <w:p w:rsidR="00F65164" w:rsidRPr="00557EE7" w:rsidRDefault="00F65164" w:rsidP="00F65164">
      <w:pPr>
        <w:pStyle w:val="af1"/>
        <w:spacing w:line="400" w:lineRule="exact"/>
        <w:ind w:firstLine="480"/>
        <w:jc w:val="left"/>
      </w:pPr>
      <w:bookmarkStart w:id="94" w:name="_Toc418875575"/>
      <w:r w:rsidRPr="00C62268">
        <w:rPr>
          <w:rFonts w:ascii="宋体" w:hAnsi="宋体" w:hint="eastAsia"/>
          <w:sz w:val="24"/>
        </w:rPr>
        <w:t>类功能定义</w:t>
      </w:r>
      <w:bookmarkEnd w:id="94"/>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F65164" w:rsidRPr="00076C89" w:rsidTr="004D4435">
        <w:tc>
          <w:tcPr>
            <w:tcW w:w="760"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2999"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5061"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1</w:t>
            </w:r>
          </w:p>
        </w:tc>
        <w:tc>
          <w:tcPr>
            <w:tcW w:w="2999" w:type="dxa"/>
          </w:tcPr>
          <w:p w:rsidR="00F65164" w:rsidRPr="00076C89" w:rsidRDefault="00F65164" w:rsidP="004D4435">
            <w:pPr>
              <w:rPr>
                <w:rStyle w:val="a6"/>
                <w:i/>
              </w:rPr>
            </w:pPr>
            <w:r>
              <w:rPr>
                <w:rFonts w:ascii="Consolas" w:hAnsi="Consolas" w:cs="Consolas"/>
                <w:color w:val="000000"/>
                <w:kern w:val="0"/>
                <w:sz w:val="22"/>
                <w:szCs w:val="22"/>
                <w:highlight w:val="lightGray"/>
                <w:u w:val="single"/>
              </w:rPr>
              <w:t>userLogin</w:t>
            </w:r>
          </w:p>
        </w:tc>
        <w:tc>
          <w:tcPr>
            <w:tcW w:w="5061" w:type="dxa"/>
          </w:tcPr>
          <w:p w:rsidR="00F65164" w:rsidRPr="00076C89" w:rsidRDefault="00F65164" w:rsidP="004D4435">
            <w:pPr>
              <w:rPr>
                <w:rStyle w:val="a6"/>
                <w:i/>
              </w:rPr>
            </w:pPr>
            <w:r>
              <w:rPr>
                <w:rStyle w:val="a6"/>
                <w:rFonts w:hint="eastAsia"/>
              </w:rPr>
              <w:t>登录接口</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2</w:t>
            </w:r>
          </w:p>
        </w:tc>
        <w:tc>
          <w:tcPr>
            <w:tcW w:w="2999" w:type="dxa"/>
          </w:tcPr>
          <w:p w:rsidR="00F65164" w:rsidRPr="00076C89" w:rsidRDefault="00F65164" w:rsidP="004D4435">
            <w:pPr>
              <w:rPr>
                <w:rStyle w:val="a6"/>
                <w:i/>
              </w:rPr>
            </w:pPr>
            <w:r>
              <w:rPr>
                <w:rFonts w:ascii="Consolas" w:hAnsi="Consolas" w:cs="Consolas"/>
                <w:color w:val="000000"/>
                <w:kern w:val="0"/>
                <w:sz w:val="22"/>
                <w:szCs w:val="22"/>
                <w:highlight w:val="lightGray"/>
              </w:rPr>
              <w:t>userLogout</w:t>
            </w:r>
          </w:p>
        </w:tc>
        <w:tc>
          <w:tcPr>
            <w:tcW w:w="5061" w:type="dxa"/>
          </w:tcPr>
          <w:p w:rsidR="00F65164" w:rsidRPr="00076C89" w:rsidRDefault="00F65164" w:rsidP="004D4435">
            <w:pPr>
              <w:rPr>
                <w:rStyle w:val="a6"/>
                <w:i/>
              </w:rPr>
            </w:pPr>
            <w:r>
              <w:rPr>
                <w:rStyle w:val="a6"/>
                <w:rFonts w:hint="eastAsia"/>
              </w:rPr>
              <w:t>退出接口</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3</w:t>
            </w:r>
          </w:p>
        </w:tc>
        <w:tc>
          <w:tcPr>
            <w:tcW w:w="2999" w:type="dxa"/>
          </w:tcPr>
          <w:p w:rsidR="00F65164" w:rsidRPr="00076C89" w:rsidRDefault="00F65164" w:rsidP="004D4435">
            <w:pPr>
              <w:rPr>
                <w:rStyle w:val="a6"/>
                <w:i/>
              </w:rPr>
            </w:pPr>
            <w:r>
              <w:rPr>
                <w:rFonts w:ascii="Consolas" w:hAnsi="Consolas" w:cs="Consolas"/>
                <w:color w:val="000000"/>
                <w:kern w:val="0"/>
                <w:sz w:val="22"/>
                <w:szCs w:val="22"/>
                <w:highlight w:val="lightGray"/>
              </w:rPr>
              <w:t>getEmailVerifyCode</w:t>
            </w:r>
          </w:p>
        </w:tc>
        <w:tc>
          <w:tcPr>
            <w:tcW w:w="5061" w:type="dxa"/>
          </w:tcPr>
          <w:p w:rsidR="00F65164" w:rsidRPr="00076C89" w:rsidRDefault="00F65164" w:rsidP="004D4435">
            <w:pPr>
              <w:rPr>
                <w:rStyle w:val="a6"/>
                <w:i/>
              </w:rPr>
            </w:pPr>
            <w:r>
              <w:rPr>
                <w:rStyle w:val="a6"/>
                <w:rFonts w:hint="eastAsia"/>
              </w:rPr>
              <w:t>发送邮箱验证码</w:t>
            </w:r>
          </w:p>
        </w:tc>
      </w:tr>
      <w:tr w:rsidR="00F65164" w:rsidRPr="00076C89" w:rsidTr="004D4435">
        <w:tc>
          <w:tcPr>
            <w:tcW w:w="760" w:type="dxa"/>
          </w:tcPr>
          <w:p w:rsidR="00F65164" w:rsidRPr="00076C89" w:rsidRDefault="00F65164" w:rsidP="004D4435">
            <w:pPr>
              <w:rPr>
                <w:rStyle w:val="a6"/>
                <w:i/>
              </w:rPr>
            </w:pPr>
            <w:r>
              <w:rPr>
                <w:rStyle w:val="a6"/>
                <w:rFonts w:hint="eastAsia"/>
              </w:rPr>
              <w:t>4</w:t>
            </w:r>
          </w:p>
        </w:tc>
        <w:tc>
          <w:tcPr>
            <w:tcW w:w="2999" w:type="dxa"/>
          </w:tcPr>
          <w:p w:rsidR="00F65164" w:rsidRPr="00076C89" w:rsidRDefault="00F65164" w:rsidP="004D4435">
            <w:pPr>
              <w:rPr>
                <w:rStyle w:val="a6"/>
                <w:i/>
              </w:rPr>
            </w:pPr>
            <w:r>
              <w:rPr>
                <w:rFonts w:ascii="Consolas" w:hAnsi="Consolas" w:cs="Consolas"/>
                <w:color w:val="000000"/>
                <w:kern w:val="0"/>
                <w:sz w:val="22"/>
                <w:szCs w:val="22"/>
                <w:highlight w:val="lightGray"/>
              </w:rPr>
              <w:t>getMSISDNVerifyCode</w:t>
            </w:r>
          </w:p>
        </w:tc>
        <w:tc>
          <w:tcPr>
            <w:tcW w:w="5061" w:type="dxa"/>
          </w:tcPr>
          <w:p w:rsidR="00F65164" w:rsidRPr="00076C89" w:rsidRDefault="00F65164" w:rsidP="004D4435">
            <w:pPr>
              <w:rPr>
                <w:rStyle w:val="a6"/>
                <w:i/>
              </w:rPr>
            </w:pPr>
            <w:r>
              <w:rPr>
                <w:rStyle w:val="a6"/>
                <w:rFonts w:hint="eastAsia"/>
              </w:rPr>
              <w:t>发送手机短信验证码</w:t>
            </w:r>
          </w:p>
        </w:tc>
      </w:tr>
      <w:tr w:rsidR="00F65164" w:rsidRPr="00076C89" w:rsidTr="004D4435">
        <w:tc>
          <w:tcPr>
            <w:tcW w:w="760" w:type="dxa"/>
          </w:tcPr>
          <w:p w:rsidR="00F65164" w:rsidRPr="00076C89" w:rsidRDefault="00F65164" w:rsidP="004D4435">
            <w:pPr>
              <w:rPr>
                <w:rStyle w:val="a6"/>
                <w:i/>
              </w:rPr>
            </w:pPr>
            <w:r>
              <w:rPr>
                <w:rStyle w:val="a6"/>
                <w:rFonts w:hint="eastAsia"/>
              </w:rPr>
              <w:t>5</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rsidR="00F65164" w:rsidRDefault="00F65164" w:rsidP="004D4435">
            <w:pPr>
              <w:rPr>
                <w:rStyle w:val="a6"/>
                <w:i/>
              </w:rPr>
            </w:pPr>
            <w:r>
              <w:rPr>
                <w:rStyle w:val="a6"/>
                <w:rFonts w:hint="eastAsia"/>
              </w:rPr>
              <w:t>手机用户注册</w:t>
            </w:r>
          </w:p>
        </w:tc>
      </w:tr>
      <w:tr w:rsidR="00F65164" w:rsidRPr="00076C89" w:rsidTr="004D4435">
        <w:tc>
          <w:tcPr>
            <w:tcW w:w="760" w:type="dxa"/>
          </w:tcPr>
          <w:p w:rsidR="00F65164" w:rsidRPr="00076C89" w:rsidRDefault="00F65164" w:rsidP="004D4435">
            <w:pPr>
              <w:rPr>
                <w:rStyle w:val="a6"/>
                <w:i/>
              </w:rPr>
            </w:pPr>
            <w:r>
              <w:rPr>
                <w:rStyle w:val="a6"/>
                <w:rFonts w:hint="eastAsia"/>
              </w:rPr>
              <w:t>6</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rsidR="00F65164" w:rsidRDefault="00F65164" w:rsidP="004D4435">
            <w:pPr>
              <w:rPr>
                <w:rStyle w:val="a6"/>
                <w:i/>
              </w:rPr>
            </w:pPr>
            <w:r>
              <w:rPr>
                <w:rStyle w:val="a6"/>
                <w:rFonts w:hint="eastAsia"/>
              </w:rPr>
              <w:t>邮箱用户注册</w:t>
            </w:r>
          </w:p>
        </w:tc>
      </w:tr>
      <w:tr w:rsidR="00F65164" w:rsidRPr="00076C89" w:rsidTr="004D4435">
        <w:tc>
          <w:tcPr>
            <w:tcW w:w="760" w:type="dxa"/>
          </w:tcPr>
          <w:p w:rsidR="00F65164" w:rsidRPr="00076C89" w:rsidRDefault="00F65164" w:rsidP="004D4435">
            <w:pPr>
              <w:rPr>
                <w:rStyle w:val="a6"/>
                <w:i/>
              </w:rPr>
            </w:pPr>
            <w:r>
              <w:rPr>
                <w:rStyle w:val="a6"/>
                <w:rFonts w:hint="eastAsia"/>
              </w:rPr>
              <w:t>7</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rsidR="00F65164" w:rsidRDefault="00F65164" w:rsidP="004D4435">
            <w:pPr>
              <w:rPr>
                <w:rStyle w:val="a6"/>
                <w:i/>
              </w:rPr>
            </w:pPr>
            <w:r>
              <w:rPr>
                <w:rStyle w:val="a6"/>
                <w:rFonts w:hint="eastAsia"/>
              </w:rPr>
              <w:t>找回密码接口</w:t>
            </w:r>
          </w:p>
        </w:tc>
      </w:tr>
      <w:tr w:rsidR="00F65164" w:rsidRPr="00076C89" w:rsidTr="004D4435">
        <w:tc>
          <w:tcPr>
            <w:tcW w:w="760" w:type="dxa"/>
          </w:tcPr>
          <w:p w:rsidR="00F65164" w:rsidRPr="00076C89" w:rsidRDefault="00F65164" w:rsidP="004D4435">
            <w:pPr>
              <w:rPr>
                <w:rStyle w:val="a6"/>
                <w:i/>
              </w:rPr>
            </w:pPr>
            <w:r>
              <w:rPr>
                <w:rStyle w:val="a6"/>
                <w:rFonts w:hint="eastAsia"/>
              </w:rPr>
              <w:t>8</w:t>
            </w:r>
          </w:p>
        </w:tc>
        <w:tc>
          <w:tcPr>
            <w:tcW w:w="2999" w:type="dxa"/>
          </w:tcPr>
          <w:p w:rsidR="00F65164" w:rsidRDefault="00F65164" w:rsidP="004D4435">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rsidR="00F65164" w:rsidRDefault="00F65164" w:rsidP="004D4435">
            <w:pPr>
              <w:rPr>
                <w:rStyle w:val="a6"/>
                <w:i/>
              </w:rPr>
            </w:pPr>
            <w:r>
              <w:rPr>
                <w:rStyle w:val="a6"/>
                <w:rFonts w:hint="eastAsia"/>
              </w:rPr>
              <w:t>修改密码接口</w:t>
            </w:r>
          </w:p>
        </w:tc>
      </w:tr>
      <w:tr w:rsidR="00F65164" w:rsidRPr="00076C89" w:rsidTr="004D4435">
        <w:tc>
          <w:tcPr>
            <w:tcW w:w="760" w:type="dxa"/>
          </w:tcPr>
          <w:p w:rsidR="00F65164" w:rsidRPr="00076C89" w:rsidRDefault="00F65164" w:rsidP="004D4435">
            <w:pPr>
              <w:rPr>
                <w:rStyle w:val="a6"/>
                <w:i/>
              </w:rPr>
            </w:pPr>
            <w:r>
              <w:rPr>
                <w:rStyle w:val="a6"/>
                <w:rFonts w:hint="eastAsia"/>
              </w:rPr>
              <w:t>9</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rsidR="00F65164" w:rsidRDefault="00F65164" w:rsidP="004D4435">
            <w:pPr>
              <w:rPr>
                <w:rStyle w:val="a6"/>
                <w:i/>
              </w:rPr>
            </w:pPr>
            <w:r>
              <w:rPr>
                <w:rStyle w:val="a6"/>
                <w:rFonts w:hint="eastAsia"/>
              </w:rPr>
              <w:t>常用联系人搜索接口</w:t>
            </w:r>
          </w:p>
        </w:tc>
      </w:tr>
      <w:tr w:rsidR="00F65164" w:rsidRPr="00076C89" w:rsidTr="004D4435">
        <w:tc>
          <w:tcPr>
            <w:tcW w:w="760" w:type="dxa"/>
          </w:tcPr>
          <w:p w:rsidR="00F65164" w:rsidRPr="00076C89" w:rsidRDefault="00F65164" w:rsidP="004D4435">
            <w:pPr>
              <w:rPr>
                <w:rStyle w:val="a6"/>
                <w:i/>
              </w:rPr>
            </w:pPr>
            <w:r>
              <w:rPr>
                <w:rStyle w:val="a6"/>
                <w:rFonts w:hint="eastAsia"/>
              </w:rPr>
              <w:t>10</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rsidR="00F65164" w:rsidRDefault="00F65164" w:rsidP="004D4435">
            <w:pPr>
              <w:rPr>
                <w:rStyle w:val="a6"/>
                <w:i/>
              </w:rPr>
            </w:pPr>
            <w:r>
              <w:rPr>
                <w:rStyle w:val="a6"/>
                <w:rFonts w:hint="eastAsia"/>
              </w:rPr>
              <w:t>搜索联系人</w:t>
            </w:r>
          </w:p>
        </w:tc>
      </w:tr>
      <w:tr w:rsidR="00F65164" w:rsidRPr="00076C89" w:rsidTr="004D4435">
        <w:tc>
          <w:tcPr>
            <w:tcW w:w="760" w:type="dxa"/>
          </w:tcPr>
          <w:p w:rsidR="00F65164" w:rsidRPr="00076C89" w:rsidRDefault="00F65164" w:rsidP="004D4435">
            <w:pPr>
              <w:rPr>
                <w:rStyle w:val="a6"/>
                <w:i/>
              </w:rPr>
            </w:pPr>
            <w:r>
              <w:rPr>
                <w:rStyle w:val="a6"/>
                <w:rFonts w:hint="eastAsia"/>
              </w:rPr>
              <w:t>11</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rsidR="00F65164" w:rsidRDefault="00F65164" w:rsidP="004D4435">
            <w:pPr>
              <w:rPr>
                <w:rStyle w:val="a6"/>
                <w:i/>
              </w:rPr>
            </w:pPr>
            <w:r>
              <w:rPr>
                <w:rStyle w:val="a6"/>
                <w:rFonts w:hint="eastAsia"/>
              </w:rPr>
              <w:t>图片验证码接口</w:t>
            </w:r>
          </w:p>
        </w:tc>
      </w:tr>
      <w:tr w:rsidR="00F65164" w:rsidRPr="00076C89" w:rsidTr="004D4435">
        <w:tc>
          <w:tcPr>
            <w:tcW w:w="760" w:type="dxa"/>
          </w:tcPr>
          <w:p w:rsidR="00F65164" w:rsidRPr="00076C89" w:rsidRDefault="00F65164" w:rsidP="004D4435">
            <w:pPr>
              <w:rPr>
                <w:rStyle w:val="a6"/>
                <w:i/>
              </w:rPr>
            </w:pPr>
            <w:r>
              <w:rPr>
                <w:rStyle w:val="a6"/>
                <w:rFonts w:hint="eastAsia"/>
              </w:rPr>
              <w:t>12</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rsidR="00F65164" w:rsidRDefault="00F65164" w:rsidP="004D4435">
            <w:pPr>
              <w:rPr>
                <w:rStyle w:val="a6"/>
                <w:i/>
              </w:rPr>
            </w:pPr>
            <w:r>
              <w:rPr>
                <w:rStyle w:val="a6"/>
                <w:rFonts w:hint="eastAsia"/>
              </w:rPr>
              <w:t>根据</w:t>
            </w:r>
            <w:r>
              <w:rPr>
                <w:rStyle w:val="a6"/>
                <w:rFonts w:hint="eastAsia"/>
              </w:rPr>
              <w:t>userId</w:t>
            </w:r>
            <w:r>
              <w:rPr>
                <w:rStyle w:val="a6"/>
                <w:rFonts w:hint="eastAsia"/>
              </w:rPr>
              <w:t>查询用户信息</w:t>
            </w:r>
          </w:p>
        </w:tc>
      </w:tr>
      <w:tr w:rsidR="00F65164" w:rsidRPr="00076C89" w:rsidTr="004D4435">
        <w:tc>
          <w:tcPr>
            <w:tcW w:w="760" w:type="dxa"/>
          </w:tcPr>
          <w:p w:rsidR="00F65164" w:rsidRPr="00076C89" w:rsidRDefault="00F65164" w:rsidP="004D4435">
            <w:pPr>
              <w:rPr>
                <w:rStyle w:val="a6"/>
                <w:i/>
              </w:rPr>
            </w:pPr>
            <w:r>
              <w:rPr>
                <w:rStyle w:val="a6"/>
                <w:rFonts w:hint="eastAsia"/>
              </w:rPr>
              <w:t>13</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rsidR="00F65164" w:rsidRDefault="00F65164" w:rsidP="004D4435">
            <w:pPr>
              <w:rPr>
                <w:rStyle w:val="a6"/>
                <w:i/>
              </w:rPr>
            </w:pPr>
            <w:r>
              <w:rPr>
                <w:rStyle w:val="a6"/>
                <w:rFonts w:hint="eastAsia"/>
              </w:rPr>
              <w:t>修改用户信息</w:t>
            </w:r>
          </w:p>
        </w:tc>
      </w:tr>
      <w:tr w:rsidR="00F65164" w:rsidRPr="00076C89" w:rsidTr="004D4435">
        <w:tc>
          <w:tcPr>
            <w:tcW w:w="760" w:type="dxa"/>
          </w:tcPr>
          <w:p w:rsidR="00F65164" w:rsidRPr="00076C89" w:rsidRDefault="00F65164" w:rsidP="004D4435">
            <w:pPr>
              <w:rPr>
                <w:rStyle w:val="a6"/>
                <w:i/>
              </w:rPr>
            </w:pPr>
            <w:r>
              <w:rPr>
                <w:rStyle w:val="a6"/>
                <w:rFonts w:hint="eastAsia"/>
              </w:rPr>
              <w:t>14</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rsidR="00F65164" w:rsidRDefault="00F65164" w:rsidP="004D4435">
            <w:pPr>
              <w:rPr>
                <w:rStyle w:val="a6"/>
                <w:i/>
              </w:rPr>
            </w:pPr>
            <w:r>
              <w:rPr>
                <w:rStyle w:val="a6"/>
                <w:rFonts w:hint="eastAsia"/>
              </w:rPr>
              <w:t>面对面加入企业</w:t>
            </w:r>
          </w:p>
        </w:tc>
      </w:tr>
      <w:tr w:rsidR="00F65164" w:rsidRPr="00F052F2" w:rsidTr="004D4435">
        <w:tc>
          <w:tcPr>
            <w:tcW w:w="760" w:type="dxa"/>
          </w:tcPr>
          <w:p w:rsidR="00F65164" w:rsidRPr="00076C89" w:rsidRDefault="00F65164" w:rsidP="004D4435">
            <w:pPr>
              <w:rPr>
                <w:rStyle w:val="a6"/>
                <w:i/>
              </w:rPr>
            </w:pPr>
            <w:r>
              <w:rPr>
                <w:rStyle w:val="a6"/>
                <w:rFonts w:hint="eastAsia"/>
              </w:rPr>
              <w:t>15</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rsidR="00F65164" w:rsidRDefault="00F65164" w:rsidP="004D4435">
            <w:pPr>
              <w:rPr>
                <w:rStyle w:val="a6"/>
                <w:i/>
              </w:rPr>
            </w:pPr>
            <w:r>
              <w:rPr>
                <w:rStyle w:val="a6"/>
                <w:rFonts w:hint="eastAsia"/>
              </w:rPr>
              <w:t>通过微信邀请码加入企业</w:t>
            </w:r>
          </w:p>
        </w:tc>
      </w:tr>
      <w:tr w:rsidR="00F65164" w:rsidRPr="00F052F2" w:rsidTr="004D4435">
        <w:tc>
          <w:tcPr>
            <w:tcW w:w="760" w:type="dxa"/>
          </w:tcPr>
          <w:p w:rsidR="00F65164" w:rsidRPr="00076C89" w:rsidRDefault="00F65164" w:rsidP="004D4435">
            <w:pPr>
              <w:rPr>
                <w:rStyle w:val="a6"/>
                <w:i/>
              </w:rPr>
            </w:pPr>
            <w:r>
              <w:rPr>
                <w:rStyle w:val="a6"/>
                <w:rFonts w:hint="eastAsia"/>
              </w:rPr>
              <w:lastRenderedPageBreak/>
              <w:t>16</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rsidR="00F65164" w:rsidRDefault="00F65164" w:rsidP="004D4435">
            <w:pPr>
              <w:rPr>
                <w:rStyle w:val="a6"/>
                <w:i/>
              </w:rPr>
            </w:pPr>
            <w:r>
              <w:rPr>
                <w:rStyle w:val="a6"/>
                <w:rFonts w:hint="eastAsia"/>
              </w:rPr>
              <w:t>通过</w:t>
            </w:r>
            <w:r>
              <w:rPr>
                <w:rStyle w:val="a6"/>
                <w:rFonts w:hint="eastAsia"/>
              </w:rPr>
              <w:t>qq</w:t>
            </w:r>
            <w:r>
              <w:rPr>
                <w:rStyle w:val="a6"/>
                <w:rFonts w:hint="eastAsia"/>
              </w:rPr>
              <w:t>邀请码加入企业</w:t>
            </w:r>
          </w:p>
        </w:tc>
      </w:tr>
    </w:tbl>
    <w:p w:rsidR="00F65164" w:rsidRPr="0023701F" w:rsidRDefault="00F65164" w:rsidP="0023701F">
      <w:pPr>
        <w:pStyle w:val="3"/>
        <w:spacing w:line="400" w:lineRule="exact"/>
        <w:ind w:left="826" w:hangingChars="343" w:hanging="826"/>
        <w:rPr>
          <w:sz w:val="24"/>
        </w:rPr>
      </w:pPr>
      <w:bookmarkStart w:id="95" w:name="_Toc418875576"/>
      <w:bookmarkStart w:id="96" w:name="_Toc453430018"/>
      <w:r w:rsidRPr="0023701F">
        <w:rPr>
          <w:rFonts w:hint="eastAsia"/>
          <w:sz w:val="24"/>
        </w:rPr>
        <w:t>Client</w:t>
      </w:r>
      <w:r w:rsidRPr="0023701F">
        <w:rPr>
          <w:rFonts w:hint="eastAsia"/>
          <w:sz w:val="24"/>
        </w:rPr>
        <w:t>类概述</w:t>
      </w:r>
      <w:bookmarkEnd w:id="95"/>
      <w:bookmarkEnd w:id="96"/>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封装对Thrift接口的调用，基于zookeeper进行 多点分发和监控。</w:t>
      </w:r>
    </w:p>
    <w:p w:rsidR="00F65164" w:rsidRPr="00557EE7" w:rsidRDefault="00F65164" w:rsidP="00F65164">
      <w:pPr>
        <w:pStyle w:val="af1"/>
        <w:spacing w:line="400" w:lineRule="exact"/>
        <w:ind w:firstLine="480"/>
        <w:jc w:val="left"/>
      </w:pPr>
      <w:bookmarkStart w:id="97" w:name="_Toc418875577"/>
      <w:r w:rsidRPr="00C62268">
        <w:rPr>
          <w:rFonts w:ascii="宋体" w:hAnsi="宋体" w:hint="eastAsia"/>
          <w:sz w:val="24"/>
        </w:rPr>
        <w:t>类功能定义</w:t>
      </w:r>
      <w:bookmarkEnd w:id="97"/>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3119"/>
        <w:gridCol w:w="4950"/>
      </w:tblGrid>
      <w:tr w:rsidR="00F65164" w:rsidRPr="00076C89" w:rsidTr="004D4435">
        <w:tc>
          <w:tcPr>
            <w:tcW w:w="751"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119"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950"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751" w:type="dxa"/>
          </w:tcPr>
          <w:p w:rsidR="00F65164" w:rsidRPr="00076C89" w:rsidRDefault="00F65164" w:rsidP="004D4435">
            <w:pPr>
              <w:rPr>
                <w:rStyle w:val="a6"/>
                <w:i/>
              </w:rPr>
            </w:pPr>
            <w:r w:rsidRPr="00076C89">
              <w:rPr>
                <w:rStyle w:val="a6"/>
                <w:rFonts w:hint="eastAsia"/>
              </w:rPr>
              <w:t>1</w:t>
            </w:r>
          </w:p>
        </w:tc>
        <w:tc>
          <w:tcPr>
            <w:tcW w:w="3119" w:type="dxa"/>
          </w:tcPr>
          <w:p w:rsidR="00F65164" w:rsidRPr="00076C89" w:rsidRDefault="00F65164" w:rsidP="004D4435">
            <w:pPr>
              <w:rPr>
                <w:rStyle w:val="a6"/>
                <w:i/>
              </w:rPr>
            </w:pPr>
            <w:r>
              <w:rPr>
                <w:rFonts w:ascii="Consolas" w:hAnsi="Consolas" w:cs="Consolas"/>
                <w:color w:val="000000"/>
                <w:kern w:val="0"/>
                <w:sz w:val="22"/>
                <w:szCs w:val="22"/>
                <w:highlight w:val="lightGray"/>
                <w:u w:val="single"/>
              </w:rPr>
              <w:t>userLogin</w:t>
            </w:r>
          </w:p>
        </w:tc>
        <w:tc>
          <w:tcPr>
            <w:tcW w:w="4950" w:type="dxa"/>
          </w:tcPr>
          <w:p w:rsidR="00F65164" w:rsidRPr="00076C89" w:rsidRDefault="00F65164" w:rsidP="004D4435">
            <w:pPr>
              <w:rPr>
                <w:rStyle w:val="a6"/>
                <w:i/>
              </w:rPr>
            </w:pPr>
            <w:r>
              <w:rPr>
                <w:rStyle w:val="a6"/>
                <w:rFonts w:hint="eastAsia"/>
              </w:rPr>
              <w:t>登录接口</w:t>
            </w:r>
          </w:p>
        </w:tc>
      </w:tr>
      <w:tr w:rsidR="00F65164" w:rsidRPr="00076C89" w:rsidTr="004D4435">
        <w:tc>
          <w:tcPr>
            <w:tcW w:w="751" w:type="dxa"/>
          </w:tcPr>
          <w:p w:rsidR="00F65164" w:rsidRPr="00076C89" w:rsidRDefault="00F65164" w:rsidP="004D4435">
            <w:pPr>
              <w:rPr>
                <w:rStyle w:val="a6"/>
                <w:i/>
              </w:rPr>
            </w:pPr>
            <w:r w:rsidRPr="00076C89">
              <w:rPr>
                <w:rStyle w:val="a6"/>
                <w:rFonts w:hint="eastAsia"/>
              </w:rPr>
              <w:t>2</w:t>
            </w:r>
          </w:p>
        </w:tc>
        <w:tc>
          <w:tcPr>
            <w:tcW w:w="3119" w:type="dxa"/>
          </w:tcPr>
          <w:p w:rsidR="00F65164" w:rsidRPr="00076C89" w:rsidRDefault="00F65164" w:rsidP="004D4435">
            <w:pPr>
              <w:rPr>
                <w:rStyle w:val="a6"/>
                <w:i/>
              </w:rPr>
            </w:pPr>
            <w:r>
              <w:rPr>
                <w:rFonts w:ascii="Consolas" w:hAnsi="Consolas" w:cs="Consolas"/>
                <w:color w:val="000000"/>
                <w:kern w:val="0"/>
                <w:sz w:val="22"/>
                <w:szCs w:val="22"/>
                <w:highlight w:val="lightGray"/>
              </w:rPr>
              <w:t>userLogout</w:t>
            </w:r>
          </w:p>
        </w:tc>
        <w:tc>
          <w:tcPr>
            <w:tcW w:w="4950" w:type="dxa"/>
          </w:tcPr>
          <w:p w:rsidR="00F65164" w:rsidRPr="00076C89" w:rsidRDefault="00F65164" w:rsidP="004D4435">
            <w:pPr>
              <w:rPr>
                <w:rStyle w:val="a6"/>
                <w:i/>
              </w:rPr>
            </w:pPr>
            <w:r>
              <w:rPr>
                <w:rStyle w:val="a6"/>
                <w:rFonts w:hint="eastAsia"/>
              </w:rPr>
              <w:t>退出接口</w:t>
            </w:r>
          </w:p>
        </w:tc>
      </w:tr>
      <w:tr w:rsidR="00F65164" w:rsidRPr="00076C89" w:rsidTr="004D4435">
        <w:tc>
          <w:tcPr>
            <w:tcW w:w="751" w:type="dxa"/>
          </w:tcPr>
          <w:p w:rsidR="00F65164" w:rsidRPr="00076C89" w:rsidRDefault="00F65164" w:rsidP="004D4435">
            <w:pPr>
              <w:rPr>
                <w:rStyle w:val="a6"/>
                <w:i/>
              </w:rPr>
            </w:pPr>
            <w:r w:rsidRPr="00076C89">
              <w:rPr>
                <w:rStyle w:val="a6"/>
                <w:rFonts w:hint="eastAsia"/>
              </w:rPr>
              <w:t>3</w:t>
            </w:r>
          </w:p>
        </w:tc>
        <w:tc>
          <w:tcPr>
            <w:tcW w:w="3119" w:type="dxa"/>
          </w:tcPr>
          <w:p w:rsidR="00F65164" w:rsidRPr="00076C89" w:rsidRDefault="00F65164" w:rsidP="004D4435">
            <w:pPr>
              <w:rPr>
                <w:rStyle w:val="a6"/>
                <w:i/>
              </w:rPr>
            </w:pPr>
            <w:r>
              <w:rPr>
                <w:rFonts w:ascii="Consolas" w:hAnsi="Consolas" w:cs="Consolas"/>
                <w:color w:val="000000"/>
                <w:kern w:val="0"/>
                <w:sz w:val="22"/>
                <w:szCs w:val="22"/>
                <w:highlight w:val="lightGray"/>
              </w:rPr>
              <w:t>getEmailVerifyCode</w:t>
            </w:r>
          </w:p>
        </w:tc>
        <w:tc>
          <w:tcPr>
            <w:tcW w:w="4950" w:type="dxa"/>
          </w:tcPr>
          <w:p w:rsidR="00F65164" w:rsidRPr="00076C89" w:rsidRDefault="00F65164" w:rsidP="004D4435">
            <w:pPr>
              <w:rPr>
                <w:rStyle w:val="a6"/>
                <w:i/>
              </w:rPr>
            </w:pPr>
            <w:r>
              <w:rPr>
                <w:rStyle w:val="a6"/>
                <w:rFonts w:hint="eastAsia"/>
              </w:rPr>
              <w:t>发送邮箱验证码</w:t>
            </w:r>
          </w:p>
        </w:tc>
      </w:tr>
      <w:tr w:rsidR="00F65164" w:rsidRPr="00076C89" w:rsidTr="004D4435">
        <w:tc>
          <w:tcPr>
            <w:tcW w:w="751" w:type="dxa"/>
          </w:tcPr>
          <w:p w:rsidR="00F65164" w:rsidRPr="00076C89" w:rsidRDefault="00F65164" w:rsidP="004D4435">
            <w:pPr>
              <w:rPr>
                <w:rStyle w:val="a6"/>
                <w:i/>
              </w:rPr>
            </w:pPr>
            <w:r>
              <w:rPr>
                <w:rStyle w:val="a6"/>
                <w:rFonts w:hint="eastAsia"/>
              </w:rPr>
              <w:t>4</w:t>
            </w:r>
          </w:p>
        </w:tc>
        <w:tc>
          <w:tcPr>
            <w:tcW w:w="3119" w:type="dxa"/>
          </w:tcPr>
          <w:p w:rsidR="00F65164" w:rsidRPr="00076C89" w:rsidRDefault="00F65164" w:rsidP="004D4435">
            <w:pPr>
              <w:rPr>
                <w:rStyle w:val="a6"/>
                <w:i/>
              </w:rPr>
            </w:pPr>
            <w:r>
              <w:rPr>
                <w:rFonts w:ascii="Consolas" w:hAnsi="Consolas" w:cs="Consolas"/>
                <w:color w:val="000000"/>
                <w:kern w:val="0"/>
                <w:sz w:val="22"/>
                <w:szCs w:val="22"/>
                <w:highlight w:val="lightGray"/>
              </w:rPr>
              <w:t>getMSISDNVerifyCode</w:t>
            </w:r>
          </w:p>
        </w:tc>
        <w:tc>
          <w:tcPr>
            <w:tcW w:w="4950" w:type="dxa"/>
          </w:tcPr>
          <w:p w:rsidR="00F65164" w:rsidRPr="00076C89" w:rsidRDefault="00F65164" w:rsidP="004D4435">
            <w:pPr>
              <w:rPr>
                <w:rStyle w:val="a6"/>
                <w:i/>
              </w:rPr>
            </w:pPr>
            <w:r>
              <w:rPr>
                <w:rStyle w:val="a6"/>
                <w:rFonts w:hint="eastAsia"/>
              </w:rPr>
              <w:t>发送手机短信验证码</w:t>
            </w:r>
          </w:p>
        </w:tc>
      </w:tr>
      <w:tr w:rsidR="00F65164" w:rsidRPr="00076C89" w:rsidTr="004D4435">
        <w:tc>
          <w:tcPr>
            <w:tcW w:w="751" w:type="dxa"/>
          </w:tcPr>
          <w:p w:rsidR="00F65164" w:rsidRPr="00076C89" w:rsidRDefault="00F65164" w:rsidP="004D4435">
            <w:pPr>
              <w:rPr>
                <w:rStyle w:val="a6"/>
                <w:i/>
              </w:rPr>
            </w:pPr>
            <w:r>
              <w:rPr>
                <w:rStyle w:val="a6"/>
                <w:rFonts w:hint="eastAsia"/>
              </w:rPr>
              <w:t>5</w:t>
            </w:r>
          </w:p>
        </w:tc>
        <w:tc>
          <w:tcPr>
            <w:tcW w:w="311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4950" w:type="dxa"/>
          </w:tcPr>
          <w:p w:rsidR="00F65164" w:rsidRDefault="00F65164" w:rsidP="004D4435">
            <w:pPr>
              <w:rPr>
                <w:rStyle w:val="a6"/>
                <w:i/>
              </w:rPr>
            </w:pPr>
            <w:r>
              <w:rPr>
                <w:rStyle w:val="a6"/>
                <w:rFonts w:hint="eastAsia"/>
              </w:rPr>
              <w:t>手机用户注册</w:t>
            </w:r>
          </w:p>
        </w:tc>
      </w:tr>
      <w:tr w:rsidR="00F65164" w:rsidRPr="00076C89" w:rsidTr="004D4435">
        <w:tc>
          <w:tcPr>
            <w:tcW w:w="751" w:type="dxa"/>
          </w:tcPr>
          <w:p w:rsidR="00F65164" w:rsidRPr="00076C89" w:rsidRDefault="00F65164" w:rsidP="004D4435">
            <w:pPr>
              <w:rPr>
                <w:rStyle w:val="a6"/>
                <w:i/>
              </w:rPr>
            </w:pPr>
            <w:r>
              <w:rPr>
                <w:rStyle w:val="a6"/>
                <w:rFonts w:hint="eastAsia"/>
              </w:rPr>
              <w:t>6</w:t>
            </w:r>
          </w:p>
        </w:tc>
        <w:tc>
          <w:tcPr>
            <w:tcW w:w="311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4950" w:type="dxa"/>
          </w:tcPr>
          <w:p w:rsidR="00F65164" w:rsidRDefault="00F65164" w:rsidP="004D4435">
            <w:pPr>
              <w:rPr>
                <w:rStyle w:val="a6"/>
                <w:i/>
              </w:rPr>
            </w:pPr>
            <w:r>
              <w:rPr>
                <w:rStyle w:val="a6"/>
                <w:rFonts w:hint="eastAsia"/>
              </w:rPr>
              <w:t>邮箱用户注册</w:t>
            </w:r>
          </w:p>
        </w:tc>
      </w:tr>
      <w:tr w:rsidR="00F65164" w:rsidRPr="00076C89" w:rsidTr="004D4435">
        <w:tc>
          <w:tcPr>
            <w:tcW w:w="751" w:type="dxa"/>
          </w:tcPr>
          <w:p w:rsidR="00F65164" w:rsidRPr="00076C89" w:rsidRDefault="00F65164" w:rsidP="004D4435">
            <w:pPr>
              <w:rPr>
                <w:rStyle w:val="a6"/>
                <w:i/>
              </w:rPr>
            </w:pPr>
            <w:r>
              <w:rPr>
                <w:rStyle w:val="a6"/>
                <w:rFonts w:hint="eastAsia"/>
              </w:rPr>
              <w:t>7</w:t>
            </w:r>
          </w:p>
        </w:tc>
        <w:tc>
          <w:tcPr>
            <w:tcW w:w="311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4950" w:type="dxa"/>
          </w:tcPr>
          <w:p w:rsidR="00F65164" w:rsidRDefault="00F65164" w:rsidP="004D4435">
            <w:pPr>
              <w:rPr>
                <w:rStyle w:val="a6"/>
                <w:i/>
              </w:rPr>
            </w:pPr>
            <w:r>
              <w:rPr>
                <w:rStyle w:val="a6"/>
                <w:rFonts w:hint="eastAsia"/>
              </w:rPr>
              <w:t>找回密码接口</w:t>
            </w:r>
          </w:p>
        </w:tc>
      </w:tr>
      <w:tr w:rsidR="00F65164" w:rsidRPr="00076C89" w:rsidTr="004D4435">
        <w:tc>
          <w:tcPr>
            <w:tcW w:w="751" w:type="dxa"/>
          </w:tcPr>
          <w:p w:rsidR="00F65164" w:rsidRPr="00076C89" w:rsidRDefault="00F65164" w:rsidP="004D4435">
            <w:pPr>
              <w:rPr>
                <w:rStyle w:val="a6"/>
                <w:i/>
              </w:rPr>
            </w:pPr>
            <w:r>
              <w:rPr>
                <w:rStyle w:val="a6"/>
                <w:rFonts w:hint="eastAsia"/>
              </w:rPr>
              <w:t>8</w:t>
            </w:r>
          </w:p>
        </w:tc>
        <w:tc>
          <w:tcPr>
            <w:tcW w:w="3119" w:type="dxa"/>
          </w:tcPr>
          <w:p w:rsidR="00F65164" w:rsidRDefault="00F65164" w:rsidP="004D4435">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4950" w:type="dxa"/>
          </w:tcPr>
          <w:p w:rsidR="00F65164" w:rsidRDefault="00F65164" w:rsidP="004D4435">
            <w:pPr>
              <w:rPr>
                <w:rStyle w:val="a6"/>
                <w:i/>
              </w:rPr>
            </w:pPr>
            <w:r>
              <w:rPr>
                <w:rStyle w:val="a6"/>
                <w:rFonts w:hint="eastAsia"/>
              </w:rPr>
              <w:t>修改密码接口</w:t>
            </w:r>
          </w:p>
        </w:tc>
      </w:tr>
      <w:tr w:rsidR="00F65164" w:rsidRPr="00076C89" w:rsidTr="004D4435">
        <w:tc>
          <w:tcPr>
            <w:tcW w:w="751" w:type="dxa"/>
          </w:tcPr>
          <w:p w:rsidR="00F65164" w:rsidRPr="00076C89" w:rsidRDefault="00F65164" w:rsidP="004D4435">
            <w:pPr>
              <w:rPr>
                <w:rStyle w:val="a6"/>
                <w:i/>
              </w:rPr>
            </w:pPr>
            <w:r>
              <w:rPr>
                <w:rStyle w:val="a6"/>
                <w:rFonts w:hint="eastAsia"/>
              </w:rPr>
              <w:t>9</w:t>
            </w:r>
          </w:p>
        </w:tc>
        <w:tc>
          <w:tcPr>
            <w:tcW w:w="311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4950" w:type="dxa"/>
          </w:tcPr>
          <w:p w:rsidR="00F65164" w:rsidRDefault="00F65164" w:rsidP="004D4435">
            <w:pPr>
              <w:rPr>
                <w:rStyle w:val="a6"/>
                <w:i/>
              </w:rPr>
            </w:pPr>
            <w:r>
              <w:rPr>
                <w:rStyle w:val="a6"/>
                <w:rFonts w:hint="eastAsia"/>
              </w:rPr>
              <w:t>常用联系人搜索接口</w:t>
            </w:r>
          </w:p>
        </w:tc>
      </w:tr>
      <w:tr w:rsidR="00F65164" w:rsidRPr="00076C89" w:rsidTr="004D4435">
        <w:tc>
          <w:tcPr>
            <w:tcW w:w="751" w:type="dxa"/>
          </w:tcPr>
          <w:p w:rsidR="00F65164" w:rsidRPr="00076C89" w:rsidRDefault="00F65164" w:rsidP="004D4435">
            <w:pPr>
              <w:rPr>
                <w:rStyle w:val="a6"/>
                <w:i/>
              </w:rPr>
            </w:pPr>
            <w:r>
              <w:rPr>
                <w:rStyle w:val="a6"/>
                <w:rFonts w:hint="eastAsia"/>
              </w:rPr>
              <w:t>10</w:t>
            </w:r>
          </w:p>
        </w:tc>
        <w:tc>
          <w:tcPr>
            <w:tcW w:w="311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4950" w:type="dxa"/>
          </w:tcPr>
          <w:p w:rsidR="00F65164" w:rsidRDefault="00F65164" w:rsidP="004D4435">
            <w:pPr>
              <w:rPr>
                <w:rStyle w:val="a6"/>
                <w:i/>
              </w:rPr>
            </w:pPr>
            <w:r>
              <w:rPr>
                <w:rStyle w:val="a6"/>
                <w:rFonts w:hint="eastAsia"/>
              </w:rPr>
              <w:t>搜索联系人</w:t>
            </w:r>
          </w:p>
        </w:tc>
      </w:tr>
      <w:tr w:rsidR="00F65164" w:rsidRPr="00076C89" w:rsidTr="004D4435">
        <w:tc>
          <w:tcPr>
            <w:tcW w:w="751" w:type="dxa"/>
          </w:tcPr>
          <w:p w:rsidR="00F65164" w:rsidRPr="00076C89" w:rsidRDefault="00F65164" w:rsidP="004D4435">
            <w:pPr>
              <w:rPr>
                <w:rStyle w:val="a6"/>
                <w:i/>
              </w:rPr>
            </w:pPr>
            <w:r>
              <w:rPr>
                <w:rStyle w:val="a6"/>
                <w:rFonts w:hint="eastAsia"/>
              </w:rPr>
              <w:t>11</w:t>
            </w:r>
          </w:p>
        </w:tc>
        <w:tc>
          <w:tcPr>
            <w:tcW w:w="311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4950" w:type="dxa"/>
          </w:tcPr>
          <w:p w:rsidR="00F65164" w:rsidRDefault="00F65164" w:rsidP="004D4435">
            <w:pPr>
              <w:rPr>
                <w:rStyle w:val="a6"/>
                <w:i/>
              </w:rPr>
            </w:pPr>
            <w:r>
              <w:rPr>
                <w:rStyle w:val="a6"/>
                <w:rFonts w:hint="eastAsia"/>
              </w:rPr>
              <w:t>图片验证码接口</w:t>
            </w:r>
          </w:p>
        </w:tc>
      </w:tr>
      <w:tr w:rsidR="00F65164" w:rsidRPr="00076C89" w:rsidTr="004D4435">
        <w:tc>
          <w:tcPr>
            <w:tcW w:w="751" w:type="dxa"/>
          </w:tcPr>
          <w:p w:rsidR="00F65164" w:rsidRPr="00076C89" w:rsidRDefault="00F65164" w:rsidP="004D4435">
            <w:pPr>
              <w:rPr>
                <w:rStyle w:val="a6"/>
                <w:i/>
              </w:rPr>
            </w:pPr>
            <w:r>
              <w:rPr>
                <w:rStyle w:val="a6"/>
                <w:rFonts w:hint="eastAsia"/>
              </w:rPr>
              <w:t>12</w:t>
            </w:r>
          </w:p>
        </w:tc>
        <w:tc>
          <w:tcPr>
            <w:tcW w:w="311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4950" w:type="dxa"/>
          </w:tcPr>
          <w:p w:rsidR="00F65164" w:rsidRDefault="00F65164" w:rsidP="004D4435">
            <w:pPr>
              <w:rPr>
                <w:rStyle w:val="a6"/>
                <w:i/>
              </w:rPr>
            </w:pPr>
            <w:r>
              <w:rPr>
                <w:rStyle w:val="a6"/>
                <w:rFonts w:hint="eastAsia"/>
              </w:rPr>
              <w:t>根据</w:t>
            </w:r>
            <w:r>
              <w:rPr>
                <w:rStyle w:val="a6"/>
                <w:rFonts w:hint="eastAsia"/>
              </w:rPr>
              <w:t>userId</w:t>
            </w:r>
            <w:r>
              <w:rPr>
                <w:rStyle w:val="a6"/>
                <w:rFonts w:hint="eastAsia"/>
              </w:rPr>
              <w:t>查询用户信息</w:t>
            </w:r>
          </w:p>
        </w:tc>
      </w:tr>
      <w:tr w:rsidR="00F65164" w:rsidRPr="00076C89" w:rsidTr="004D4435">
        <w:tc>
          <w:tcPr>
            <w:tcW w:w="751" w:type="dxa"/>
          </w:tcPr>
          <w:p w:rsidR="00F65164" w:rsidRPr="00076C89" w:rsidRDefault="00F65164" w:rsidP="004D4435">
            <w:pPr>
              <w:rPr>
                <w:rStyle w:val="a6"/>
                <w:i/>
              </w:rPr>
            </w:pPr>
            <w:r>
              <w:rPr>
                <w:rStyle w:val="a6"/>
                <w:rFonts w:hint="eastAsia"/>
              </w:rPr>
              <w:t>13</w:t>
            </w:r>
          </w:p>
        </w:tc>
        <w:tc>
          <w:tcPr>
            <w:tcW w:w="311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4950" w:type="dxa"/>
          </w:tcPr>
          <w:p w:rsidR="00F65164" w:rsidRDefault="00F65164" w:rsidP="004D4435">
            <w:pPr>
              <w:rPr>
                <w:rStyle w:val="a6"/>
                <w:i/>
              </w:rPr>
            </w:pPr>
            <w:r>
              <w:rPr>
                <w:rStyle w:val="a6"/>
                <w:rFonts w:hint="eastAsia"/>
              </w:rPr>
              <w:t>修改用户信息</w:t>
            </w:r>
          </w:p>
        </w:tc>
      </w:tr>
      <w:tr w:rsidR="00F65164" w:rsidRPr="00076C89" w:rsidTr="004D4435">
        <w:tc>
          <w:tcPr>
            <w:tcW w:w="751" w:type="dxa"/>
          </w:tcPr>
          <w:p w:rsidR="00F65164" w:rsidRPr="00076C89" w:rsidRDefault="00F65164" w:rsidP="004D4435">
            <w:pPr>
              <w:rPr>
                <w:rStyle w:val="a6"/>
                <w:i/>
              </w:rPr>
            </w:pPr>
            <w:r>
              <w:rPr>
                <w:rStyle w:val="a6"/>
                <w:rFonts w:hint="eastAsia"/>
              </w:rPr>
              <w:t>14</w:t>
            </w:r>
          </w:p>
        </w:tc>
        <w:tc>
          <w:tcPr>
            <w:tcW w:w="311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4950" w:type="dxa"/>
          </w:tcPr>
          <w:p w:rsidR="00F65164" w:rsidRDefault="00F65164" w:rsidP="004D4435">
            <w:pPr>
              <w:rPr>
                <w:rStyle w:val="a6"/>
                <w:i/>
              </w:rPr>
            </w:pPr>
            <w:r>
              <w:rPr>
                <w:rStyle w:val="a6"/>
                <w:rFonts w:hint="eastAsia"/>
              </w:rPr>
              <w:t>面对面加入企业</w:t>
            </w:r>
          </w:p>
        </w:tc>
      </w:tr>
      <w:tr w:rsidR="00F65164" w:rsidRPr="00F052F2" w:rsidTr="004D4435">
        <w:tc>
          <w:tcPr>
            <w:tcW w:w="751" w:type="dxa"/>
          </w:tcPr>
          <w:p w:rsidR="00F65164" w:rsidRPr="00076C89" w:rsidRDefault="00F65164" w:rsidP="004D4435">
            <w:pPr>
              <w:rPr>
                <w:rStyle w:val="a6"/>
                <w:i/>
              </w:rPr>
            </w:pPr>
            <w:r>
              <w:rPr>
                <w:rStyle w:val="a6"/>
                <w:rFonts w:hint="eastAsia"/>
              </w:rPr>
              <w:t>15</w:t>
            </w:r>
          </w:p>
        </w:tc>
        <w:tc>
          <w:tcPr>
            <w:tcW w:w="311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4950" w:type="dxa"/>
          </w:tcPr>
          <w:p w:rsidR="00F65164" w:rsidRDefault="00F65164" w:rsidP="004D4435">
            <w:pPr>
              <w:rPr>
                <w:rStyle w:val="a6"/>
                <w:i/>
              </w:rPr>
            </w:pPr>
            <w:r>
              <w:rPr>
                <w:rStyle w:val="a6"/>
                <w:rFonts w:hint="eastAsia"/>
              </w:rPr>
              <w:t>通过微信邀请码加入企业</w:t>
            </w:r>
          </w:p>
        </w:tc>
      </w:tr>
      <w:tr w:rsidR="00F65164" w:rsidRPr="00F052F2" w:rsidTr="004D4435">
        <w:tc>
          <w:tcPr>
            <w:tcW w:w="751" w:type="dxa"/>
          </w:tcPr>
          <w:p w:rsidR="00F65164" w:rsidRPr="00076C89" w:rsidRDefault="00F65164" w:rsidP="004D4435">
            <w:pPr>
              <w:rPr>
                <w:rStyle w:val="a6"/>
                <w:i/>
              </w:rPr>
            </w:pPr>
            <w:r>
              <w:rPr>
                <w:rStyle w:val="a6"/>
                <w:rFonts w:hint="eastAsia"/>
              </w:rPr>
              <w:t>16</w:t>
            </w:r>
          </w:p>
        </w:tc>
        <w:tc>
          <w:tcPr>
            <w:tcW w:w="311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4950" w:type="dxa"/>
          </w:tcPr>
          <w:p w:rsidR="00F65164" w:rsidRDefault="00F65164" w:rsidP="004D4435">
            <w:pPr>
              <w:rPr>
                <w:rStyle w:val="a6"/>
                <w:i/>
              </w:rPr>
            </w:pPr>
            <w:r>
              <w:rPr>
                <w:rStyle w:val="a6"/>
                <w:rFonts w:hint="eastAsia"/>
              </w:rPr>
              <w:t>通过</w:t>
            </w:r>
            <w:r>
              <w:rPr>
                <w:rStyle w:val="a6"/>
                <w:rFonts w:hint="eastAsia"/>
              </w:rPr>
              <w:t>qq</w:t>
            </w:r>
            <w:r>
              <w:rPr>
                <w:rStyle w:val="a6"/>
                <w:rFonts w:hint="eastAsia"/>
              </w:rPr>
              <w:t>邀请码加入企业</w:t>
            </w:r>
          </w:p>
        </w:tc>
      </w:tr>
      <w:tr w:rsidR="00F65164" w:rsidRPr="00F052F2" w:rsidTr="004D4435">
        <w:tc>
          <w:tcPr>
            <w:tcW w:w="751" w:type="dxa"/>
          </w:tcPr>
          <w:p w:rsidR="00F65164" w:rsidRDefault="00F65164" w:rsidP="004D4435">
            <w:pPr>
              <w:rPr>
                <w:rStyle w:val="a6"/>
                <w:i/>
              </w:rPr>
            </w:pPr>
            <w:r>
              <w:rPr>
                <w:rStyle w:val="a6"/>
                <w:rFonts w:hint="eastAsia"/>
              </w:rPr>
              <w:t>17</w:t>
            </w:r>
          </w:p>
        </w:tc>
        <w:tc>
          <w:tcPr>
            <w:tcW w:w="311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isQuanUser</w:t>
            </w:r>
          </w:p>
        </w:tc>
        <w:tc>
          <w:tcPr>
            <w:tcW w:w="4950" w:type="dxa"/>
          </w:tcPr>
          <w:p w:rsidR="00F65164" w:rsidRDefault="00F65164" w:rsidP="004D4435">
            <w:pPr>
              <w:rPr>
                <w:rStyle w:val="a6"/>
                <w:i/>
              </w:rPr>
            </w:pPr>
            <w:r>
              <w:rPr>
                <w:rStyle w:val="a6"/>
                <w:rFonts w:hint="eastAsia"/>
              </w:rPr>
              <w:t>校验是否工作圈用户</w:t>
            </w:r>
          </w:p>
        </w:tc>
      </w:tr>
      <w:tr w:rsidR="00F65164" w:rsidRPr="00F052F2" w:rsidTr="004D4435">
        <w:tc>
          <w:tcPr>
            <w:tcW w:w="751" w:type="dxa"/>
          </w:tcPr>
          <w:p w:rsidR="00F65164" w:rsidRDefault="00F65164" w:rsidP="004D4435">
            <w:pPr>
              <w:rPr>
                <w:rStyle w:val="a6"/>
                <w:i/>
              </w:rPr>
            </w:pPr>
            <w:r>
              <w:rPr>
                <w:rStyle w:val="a6"/>
                <w:rFonts w:hint="eastAsia"/>
              </w:rPr>
              <w:t>18</w:t>
            </w:r>
          </w:p>
        </w:tc>
        <w:tc>
          <w:tcPr>
            <w:tcW w:w="311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isCookieValid</w:t>
            </w:r>
          </w:p>
        </w:tc>
        <w:tc>
          <w:tcPr>
            <w:tcW w:w="4950" w:type="dxa"/>
          </w:tcPr>
          <w:p w:rsidR="00F65164" w:rsidRDefault="00F65164" w:rsidP="004D4435">
            <w:pPr>
              <w:rPr>
                <w:rStyle w:val="a6"/>
                <w:i/>
              </w:rPr>
            </w:pPr>
            <w:r>
              <w:rPr>
                <w:rStyle w:val="a6"/>
                <w:rFonts w:hint="eastAsia"/>
              </w:rPr>
              <w:t>校验</w:t>
            </w:r>
            <w:r>
              <w:rPr>
                <w:rStyle w:val="a6"/>
                <w:rFonts w:hint="eastAsia"/>
              </w:rPr>
              <w:t>cookie</w:t>
            </w:r>
            <w:r>
              <w:rPr>
                <w:rStyle w:val="a6"/>
                <w:rFonts w:hint="eastAsia"/>
              </w:rPr>
              <w:t>是否有效</w:t>
            </w:r>
          </w:p>
        </w:tc>
      </w:tr>
      <w:tr w:rsidR="00F65164" w:rsidRPr="00F052F2" w:rsidTr="004D4435">
        <w:tc>
          <w:tcPr>
            <w:tcW w:w="751" w:type="dxa"/>
          </w:tcPr>
          <w:p w:rsidR="00F65164" w:rsidRDefault="00F65164" w:rsidP="004D4435">
            <w:pPr>
              <w:rPr>
                <w:rStyle w:val="a6"/>
                <w:i/>
              </w:rPr>
            </w:pPr>
            <w:r>
              <w:rPr>
                <w:rStyle w:val="a6"/>
                <w:rFonts w:hint="eastAsia"/>
              </w:rPr>
              <w:t>19</w:t>
            </w:r>
          </w:p>
        </w:tc>
        <w:tc>
          <w:tcPr>
            <w:tcW w:w="311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syncAddTeamUser</w:t>
            </w:r>
          </w:p>
        </w:tc>
        <w:tc>
          <w:tcPr>
            <w:tcW w:w="4950" w:type="dxa"/>
          </w:tcPr>
          <w:p w:rsidR="00F65164" w:rsidRDefault="00F65164" w:rsidP="004D4435">
            <w:pPr>
              <w:rPr>
                <w:rStyle w:val="a6"/>
                <w:i/>
              </w:rPr>
            </w:pPr>
            <w:r>
              <w:rPr>
                <w:rStyle w:val="a6"/>
                <w:rFonts w:hint="eastAsia"/>
              </w:rPr>
              <w:t>与智能平台同步圈子用户信息</w:t>
            </w:r>
          </w:p>
        </w:tc>
      </w:tr>
      <w:tr w:rsidR="00F65164" w:rsidRPr="00F052F2" w:rsidTr="004D4435">
        <w:tc>
          <w:tcPr>
            <w:tcW w:w="751" w:type="dxa"/>
          </w:tcPr>
          <w:p w:rsidR="00F65164" w:rsidRDefault="00F65164" w:rsidP="004D4435">
            <w:pPr>
              <w:rPr>
                <w:rStyle w:val="a6"/>
                <w:i/>
              </w:rPr>
            </w:pPr>
            <w:r>
              <w:rPr>
                <w:rStyle w:val="a6"/>
                <w:rFonts w:hint="eastAsia"/>
              </w:rPr>
              <w:t>20</w:t>
            </w:r>
          </w:p>
        </w:tc>
        <w:tc>
          <w:tcPr>
            <w:tcW w:w="311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syncDelTeamUser</w:t>
            </w:r>
          </w:p>
        </w:tc>
        <w:tc>
          <w:tcPr>
            <w:tcW w:w="4950" w:type="dxa"/>
          </w:tcPr>
          <w:p w:rsidR="00F65164" w:rsidRDefault="00F65164" w:rsidP="004D4435">
            <w:pPr>
              <w:rPr>
                <w:rStyle w:val="a6"/>
                <w:i/>
              </w:rPr>
            </w:pPr>
            <w:r>
              <w:rPr>
                <w:rStyle w:val="a6"/>
                <w:rFonts w:hint="eastAsia"/>
              </w:rPr>
              <w:t>与智能平台同步圈子用户信息</w:t>
            </w:r>
          </w:p>
        </w:tc>
      </w:tr>
      <w:tr w:rsidR="00F65164" w:rsidRPr="00F052F2" w:rsidTr="004D4435">
        <w:tc>
          <w:tcPr>
            <w:tcW w:w="751" w:type="dxa"/>
          </w:tcPr>
          <w:p w:rsidR="00F65164" w:rsidRDefault="00F65164" w:rsidP="004D4435">
            <w:pPr>
              <w:rPr>
                <w:rStyle w:val="a6"/>
                <w:i/>
              </w:rPr>
            </w:pPr>
            <w:r>
              <w:rPr>
                <w:rStyle w:val="a6"/>
                <w:rFonts w:hint="eastAsia"/>
              </w:rPr>
              <w:t>21</w:t>
            </w:r>
          </w:p>
        </w:tc>
        <w:tc>
          <w:tcPr>
            <w:tcW w:w="311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isFirstLoginByDeviceType</w:t>
            </w:r>
          </w:p>
        </w:tc>
        <w:tc>
          <w:tcPr>
            <w:tcW w:w="4950" w:type="dxa"/>
          </w:tcPr>
          <w:p w:rsidR="00F65164" w:rsidRDefault="00F65164" w:rsidP="004D4435">
            <w:pPr>
              <w:rPr>
                <w:rStyle w:val="a6"/>
                <w:i/>
              </w:rPr>
            </w:pPr>
            <w:r>
              <w:rPr>
                <w:rStyle w:val="a6"/>
                <w:rFonts w:hint="eastAsia"/>
              </w:rPr>
              <w:t>校验账号是否在某一终端类型第一次登录</w:t>
            </w:r>
          </w:p>
        </w:tc>
      </w:tr>
    </w:tbl>
    <w:p w:rsidR="00F65164" w:rsidRPr="0023701F" w:rsidRDefault="00F65164" w:rsidP="0023701F">
      <w:pPr>
        <w:pStyle w:val="3"/>
        <w:spacing w:line="400" w:lineRule="exact"/>
        <w:ind w:left="826" w:hangingChars="343" w:hanging="826"/>
        <w:rPr>
          <w:sz w:val="24"/>
        </w:rPr>
      </w:pPr>
      <w:bookmarkStart w:id="98" w:name="_Toc418875578"/>
      <w:bookmarkStart w:id="99" w:name="_Toc453430019"/>
      <w:r w:rsidRPr="0023701F">
        <w:rPr>
          <w:rFonts w:hint="eastAsia"/>
          <w:sz w:val="24"/>
        </w:rPr>
        <w:t>AccountServiceImpl</w:t>
      </w:r>
      <w:r w:rsidRPr="0023701F">
        <w:rPr>
          <w:rFonts w:hint="eastAsia"/>
          <w:sz w:val="24"/>
        </w:rPr>
        <w:t>类概述</w:t>
      </w:r>
      <w:bookmarkEnd w:id="98"/>
      <w:bookmarkEnd w:id="99"/>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服务端的接口实现类，实现Thrift的Iface接口，Client通过Thrift远程调用。</w:t>
      </w:r>
    </w:p>
    <w:p w:rsidR="00F65164" w:rsidRPr="00557EE7" w:rsidRDefault="00F65164" w:rsidP="00F65164">
      <w:pPr>
        <w:pStyle w:val="af1"/>
        <w:spacing w:line="400" w:lineRule="exact"/>
        <w:ind w:firstLine="480"/>
        <w:jc w:val="left"/>
      </w:pPr>
      <w:bookmarkStart w:id="100" w:name="_Toc418875579"/>
      <w:r w:rsidRPr="00C62268">
        <w:rPr>
          <w:rFonts w:ascii="宋体" w:hAnsi="宋体" w:hint="eastAsia"/>
          <w:sz w:val="24"/>
        </w:rPr>
        <w:t>类功能定义</w:t>
      </w:r>
      <w:bookmarkEnd w:id="100"/>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3119"/>
        <w:gridCol w:w="4950"/>
      </w:tblGrid>
      <w:tr w:rsidR="00F65164" w:rsidRPr="00076C89" w:rsidTr="004D4435">
        <w:tc>
          <w:tcPr>
            <w:tcW w:w="760"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2999"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5061"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1</w:t>
            </w:r>
          </w:p>
        </w:tc>
        <w:tc>
          <w:tcPr>
            <w:tcW w:w="2999" w:type="dxa"/>
          </w:tcPr>
          <w:p w:rsidR="00F65164" w:rsidRPr="00076C89" w:rsidRDefault="00F65164" w:rsidP="004D4435">
            <w:pPr>
              <w:rPr>
                <w:rStyle w:val="a6"/>
                <w:i/>
              </w:rPr>
            </w:pPr>
            <w:r>
              <w:rPr>
                <w:rFonts w:ascii="Consolas" w:hAnsi="Consolas" w:cs="Consolas"/>
                <w:color w:val="000000"/>
                <w:kern w:val="0"/>
                <w:sz w:val="22"/>
                <w:szCs w:val="22"/>
                <w:highlight w:val="lightGray"/>
                <w:u w:val="single"/>
              </w:rPr>
              <w:t>userLogin</w:t>
            </w:r>
          </w:p>
        </w:tc>
        <w:tc>
          <w:tcPr>
            <w:tcW w:w="5061" w:type="dxa"/>
          </w:tcPr>
          <w:p w:rsidR="00F65164" w:rsidRPr="00076C89" w:rsidRDefault="00F65164" w:rsidP="004D4435">
            <w:pPr>
              <w:rPr>
                <w:rStyle w:val="a6"/>
                <w:i/>
              </w:rPr>
            </w:pPr>
            <w:r>
              <w:rPr>
                <w:rStyle w:val="a6"/>
                <w:rFonts w:hint="eastAsia"/>
              </w:rPr>
              <w:t>登录接口</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2</w:t>
            </w:r>
          </w:p>
        </w:tc>
        <w:tc>
          <w:tcPr>
            <w:tcW w:w="2999" w:type="dxa"/>
          </w:tcPr>
          <w:p w:rsidR="00F65164" w:rsidRPr="00076C89" w:rsidRDefault="00F65164" w:rsidP="004D4435">
            <w:pPr>
              <w:rPr>
                <w:rStyle w:val="a6"/>
                <w:i/>
              </w:rPr>
            </w:pPr>
            <w:r>
              <w:rPr>
                <w:rFonts w:ascii="Consolas" w:hAnsi="Consolas" w:cs="Consolas"/>
                <w:color w:val="000000"/>
                <w:kern w:val="0"/>
                <w:sz w:val="22"/>
                <w:szCs w:val="22"/>
                <w:highlight w:val="lightGray"/>
              </w:rPr>
              <w:t>userLogout</w:t>
            </w:r>
          </w:p>
        </w:tc>
        <w:tc>
          <w:tcPr>
            <w:tcW w:w="5061" w:type="dxa"/>
          </w:tcPr>
          <w:p w:rsidR="00F65164" w:rsidRPr="00076C89" w:rsidRDefault="00F65164" w:rsidP="004D4435">
            <w:pPr>
              <w:rPr>
                <w:rStyle w:val="a6"/>
                <w:i/>
              </w:rPr>
            </w:pPr>
            <w:r>
              <w:rPr>
                <w:rStyle w:val="a6"/>
                <w:rFonts w:hint="eastAsia"/>
              </w:rPr>
              <w:t>退出接口</w:t>
            </w:r>
          </w:p>
        </w:tc>
      </w:tr>
      <w:tr w:rsidR="00F65164" w:rsidRPr="00076C89" w:rsidTr="004D4435">
        <w:tc>
          <w:tcPr>
            <w:tcW w:w="760" w:type="dxa"/>
          </w:tcPr>
          <w:p w:rsidR="00F65164" w:rsidRPr="00076C89" w:rsidRDefault="00F65164" w:rsidP="004D4435">
            <w:pPr>
              <w:rPr>
                <w:rStyle w:val="a6"/>
                <w:i/>
              </w:rPr>
            </w:pPr>
            <w:r w:rsidRPr="00076C89">
              <w:rPr>
                <w:rStyle w:val="a6"/>
                <w:rFonts w:hint="eastAsia"/>
              </w:rPr>
              <w:t>3</w:t>
            </w:r>
          </w:p>
        </w:tc>
        <w:tc>
          <w:tcPr>
            <w:tcW w:w="2999" w:type="dxa"/>
          </w:tcPr>
          <w:p w:rsidR="00F65164" w:rsidRPr="00076C89" w:rsidRDefault="00F65164" w:rsidP="004D4435">
            <w:pPr>
              <w:rPr>
                <w:rStyle w:val="a6"/>
                <w:i/>
              </w:rPr>
            </w:pPr>
            <w:r>
              <w:rPr>
                <w:rFonts w:ascii="Consolas" w:hAnsi="Consolas" w:cs="Consolas"/>
                <w:color w:val="000000"/>
                <w:kern w:val="0"/>
                <w:sz w:val="22"/>
                <w:szCs w:val="22"/>
                <w:highlight w:val="lightGray"/>
              </w:rPr>
              <w:t>getEmailVerifyCode</w:t>
            </w:r>
          </w:p>
        </w:tc>
        <w:tc>
          <w:tcPr>
            <w:tcW w:w="5061" w:type="dxa"/>
          </w:tcPr>
          <w:p w:rsidR="00F65164" w:rsidRPr="00076C89" w:rsidRDefault="00F65164" w:rsidP="004D4435">
            <w:pPr>
              <w:rPr>
                <w:rStyle w:val="a6"/>
                <w:i/>
              </w:rPr>
            </w:pPr>
            <w:r>
              <w:rPr>
                <w:rStyle w:val="a6"/>
                <w:rFonts w:hint="eastAsia"/>
              </w:rPr>
              <w:t>发送邮箱验证码</w:t>
            </w:r>
          </w:p>
        </w:tc>
      </w:tr>
      <w:tr w:rsidR="00F65164" w:rsidRPr="00076C89" w:rsidTr="004D4435">
        <w:tc>
          <w:tcPr>
            <w:tcW w:w="760" w:type="dxa"/>
          </w:tcPr>
          <w:p w:rsidR="00F65164" w:rsidRPr="00076C89" w:rsidRDefault="00F65164" w:rsidP="004D4435">
            <w:pPr>
              <w:rPr>
                <w:rStyle w:val="a6"/>
                <w:i/>
              </w:rPr>
            </w:pPr>
            <w:r>
              <w:rPr>
                <w:rStyle w:val="a6"/>
                <w:rFonts w:hint="eastAsia"/>
              </w:rPr>
              <w:t>4</w:t>
            </w:r>
          </w:p>
        </w:tc>
        <w:tc>
          <w:tcPr>
            <w:tcW w:w="2999" w:type="dxa"/>
          </w:tcPr>
          <w:p w:rsidR="00F65164" w:rsidRPr="00076C89" w:rsidRDefault="00F65164" w:rsidP="004D4435">
            <w:pPr>
              <w:rPr>
                <w:rStyle w:val="a6"/>
                <w:i/>
              </w:rPr>
            </w:pPr>
            <w:r>
              <w:rPr>
                <w:rFonts w:ascii="Consolas" w:hAnsi="Consolas" w:cs="Consolas"/>
                <w:color w:val="000000"/>
                <w:kern w:val="0"/>
                <w:sz w:val="22"/>
                <w:szCs w:val="22"/>
                <w:highlight w:val="lightGray"/>
              </w:rPr>
              <w:t>getMSISDNVerifyCode</w:t>
            </w:r>
          </w:p>
        </w:tc>
        <w:tc>
          <w:tcPr>
            <w:tcW w:w="5061" w:type="dxa"/>
          </w:tcPr>
          <w:p w:rsidR="00F65164" w:rsidRPr="00076C89" w:rsidRDefault="00F65164" w:rsidP="004D4435">
            <w:pPr>
              <w:rPr>
                <w:rStyle w:val="a6"/>
                <w:i/>
              </w:rPr>
            </w:pPr>
            <w:r>
              <w:rPr>
                <w:rStyle w:val="a6"/>
                <w:rFonts w:hint="eastAsia"/>
              </w:rPr>
              <w:t>发送手机短信验证码</w:t>
            </w:r>
          </w:p>
        </w:tc>
      </w:tr>
      <w:tr w:rsidR="00F65164" w:rsidRPr="00076C89" w:rsidTr="004D4435">
        <w:tc>
          <w:tcPr>
            <w:tcW w:w="760" w:type="dxa"/>
          </w:tcPr>
          <w:p w:rsidR="00F65164" w:rsidRPr="00076C89" w:rsidRDefault="00F65164" w:rsidP="004D4435">
            <w:pPr>
              <w:rPr>
                <w:rStyle w:val="a6"/>
                <w:i/>
              </w:rPr>
            </w:pPr>
            <w:r>
              <w:rPr>
                <w:rStyle w:val="a6"/>
                <w:rFonts w:hint="eastAsia"/>
              </w:rPr>
              <w:t>5</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rsidR="00F65164" w:rsidRDefault="00F65164" w:rsidP="004D4435">
            <w:pPr>
              <w:rPr>
                <w:rStyle w:val="a6"/>
                <w:i/>
              </w:rPr>
            </w:pPr>
            <w:r>
              <w:rPr>
                <w:rStyle w:val="a6"/>
                <w:rFonts w:hint="eastAsia"/>
              </w:rPr>
              <w:t>手机用户注册</w:t>
            </w:r>
          </w:p>
        </w:tc>
      </w:tr>
      <w:tr w:rsidR="00F65164" w:rsidRPr="00076C89" w:rsidTr="004D4435">
        <w:tc>
          <w:tcPr>
            <w:tcW w:w="760" w:type="dxa"/>
          </w:tcPr>
          <w:p w:rsidR="00F65164" w:rsidRPr="00076C89" w:rsidRDefault="00F65164" w:rsidP="004D4435">
            <w:pPr>
              <w:rPr>
                <w:rStyle w:val="a6"/>
                <w:i/>
              </w:rPr>
            </w:pPr>
            <w:r>
              <w:rPr>
                <w:rStyle w:val="a6"/>
                <w:rFonts w:hint="eastAsia"/>
              </w:rPr>
              <w:t>6</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rsidR="00F65164" w:rsidRDefault="00F65164" w:rsidP="004D4435">
            <w:pPr>
              <w:rPr>
                <w:rStyle w:val="a6"/>
                <w:i/>
              </w:rPr>
            </w:pPr>
            <w:r>
              <w:rPr>
                <w:rStyle w:val="a6"/>
                <w:rFonts w:hint="eastAsia"/>
              </w:rPr>
              <w:t>邮箱用户注册</w:t>
            </w:r>
          </w:p>
        </w:tc>
      </w:tr>
      <w:tr w:rsidR="00F65164" w:rsidRPr="00076C89" w:rsidTr="004D4435">
        <w:tc>
          <w:tcPr>
            <w:tcW w:w="760" w:type="dxa"/>
          </w:tcPr>
          <w:p w:rsidR="00F65164" w:rsidRPr="00076C89" w:rsidRDefault="00F65164" w:rsidP="004D4435">
            <w:pPr>
              <w:rPr>
                <w:rStyle w:val="a6"/>
                <w:i/>
              </w:rPr>
            </w:pPr>
            <w:r>
              <w:rPr>
                <w:rStyle w:val="a6"/>
                <w:rFonts w:hint="eastAsia"/>
              </w:rPr>
              <w:t>7</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rsidR="00F65164" w:rsidRDefault="00F65164" w:rsidP="004D4435">
            <w:pPr>
              <w:rPr>
                <w:rStyle w:val="a6"/>
                <w:i/>
              </w:rPr>
            </w:pPr>
            <w:r>
              <w:rPr>
                <w:rStyle w:val="a6"/>
                <w:rFonts w:hint="eastAsia"/>
              </w:rPr>
              <w:t>找回密码接口</w:t>
            </w:r>
          </w:p>
        </w:tc>
      </w:tr>
      <w:tr w:rsidR="00F65164" w:rsidRPr="00076C89" w:rsidTr="004D4435">
        <w:tc>
          <w:tcPr>
            <w:tcW w:w="760" w:type="dxa"/>
          </w:tcPr>
          <w:p w:rsidR="00F65164" w:rsidRPr="00076C89" w:rsidRDefault="00F65164" w:rsidP="004D4435">
            <w:pPr>
              <w:rPr>
                <w:rStyle w:val="a6"/>
                <w:i/>
              </w:rPr>
            </w:pPr>
            <w:r>
              <w:rPr>
                <w:rStyle w:val="a6"/>
                <w:rFonts w:hint="eastAsia"/>
              </w:rPr>
              <w:lastRenderedPageBreak/>
              <w:t>8</w:t>
            </w:r>
          </w:p>
        </w:tc>
        <w:tc>
          <w:tcPr>
            <w:tcW w:w="2999" w:type="dxa"/>
          </w:tcPr>
          <w:p w:rsidR="00F65164" w:rsidRDefault="00F65164" w:rsidP="004D4435">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rsidR="00F65164" w:rsidRDefault="00F65164" w:rsidP="004D4435">
            <w:pPr>
              <w:rPr>
                <w:rStyle w:val="a6"/>
                <w:i/>
              </w:rPr>
            </w:pPr>
            <w:r>
              <w:rPr>
                <w:rStyle w:val="a6"/>
                <w:rFonts w:hint="eastAsia"/>
              </w:rPr>
              <w:t>修改密码接口</w:t>
            </w:r>
          </w:p>
        </w:tc>
      </w:tr>
      <w:tr w:rsidR="00F65164" w:rsidRPr="00076C89" w:rsidTr="004D4435">
        <w:tc>
          <w:tcPr>
            <w:tcW w:w="760" w:type="dxa"/>
          </w:tcPr>
          <w:p w:rsidR="00F65164" w:rsidRPr="00076C89" w:rsidRDefault="00F65164" w:rsidP="004D4435">
            <w:pPr>
              <w:rPr>
                <w:rStyle w:val="a6"/>
                <w:i/>
              </w:rPr>
            </w:pPr>
            <w:r>
              <w:rPr>
                <w:rStyle w:val="a6"/>
                <w:rFonts w:hint="eastAsia"/>
              </w:rPr>
              <w:t>9</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rsidR="00F65164" w:rsidRDefault="00F65164" w:rsidP="004D4435">
            <w:pPr>
              <w:rPr>
                <w:rStyle w:val="a6"/>
                <w:i/>
              </w:rPr>
            </w:pPr>
            <w:r>
              <w:rPr>
                <w:rStyle w:val="a6"/>
                <w:rFonts w:hint="eastAsia"/>
              </w:rPr>
              <w:t>常用联系人搜索接口</w:t>
            </w:r>
          </w:p>
        </w:tc>
      </w:tr>
      <w:tr w:rsidR="00F65164" w:rsidRPr="00076C89" w:rsidTr="004D4435">
        <w:tc>
          <w:tcPr>
            <w:tcW w:w="760" w:type="dxa"/>
          </w:tcPr>
          <w:p w:rsidR="00F65164" w:rsidRPr="00076C89" w:rsidRDefault="00F65164" w:rsidP="004D4435">
            <w:pPr>
              <w:rPr>
                <w:rStyle w:val="a6"/>
                <w:i/>
              </w:rPr>
            </w:pPr>
            <w:r>
              <w:rPr>
                <w:rStyle w:val="a6"/>
                <w:rFonts w:hint="eastAsia"/>
              </w:rPr>
              <w:t>10</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rsidR="00F65164" w:rsidRDefault="00F65164" w:rsidP="004D4435">
            <w:pPr>
              <w:rPr>
                <w:rStyle w:val="a6"/>
                <w:i/>
              </w:rPr>
            </w:pPr>
            <w:r>
              <w:rPr>
                <w:rStyle w:val="a6"/>
                <w:rFonts w:hint="eastAsia"/>
              </w:rPr>
              <w:t>搜索联系人</w:t>
            </w:r>
          </w:p>
        </w:tc>
      </w:tr>
      <w:tr w:rsidR="00F65164" w:rsidRPr="00076C89" w:rsidTr="004D4435">
        <w:tc>
          <w:tcPr>
            <w:tcW w:w="760" w:type="dxa"/>
          </w:tcPr>
          <w:p w:rsidR="00F65164" w:rsidRPr="00076C89" w:rsidRDefault="00F65164" w:rsidP="004D4435">
            <w:pPr>
              <w:rPr>
                <w:rStyle w:val="a6"/>
                <w:i/>
              </w:rPr>
            </w:pPr>
            <w:r>
              <w:rPr>
                <w:rStyle w:val="a6"/>
                <w:rFonts w:hint="eastAsia"/>
              </w:rPr>
              <w:t>11</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rsidR="00F65164" w:rsidRDefault="00F65164" w:rsidP="004D4435">
            <w:pPr>
              <w:rPr>
                <w:rStyle w:val="a6"/>
                <w:i/>
              </w:rPr>
            </w:pPr>
            <w:r>
              <w:rPr>
                <w:rStyle w:val="a6"/>
                <w:rFonts w:hint="eastAsia"/>
              </w:rPr>
              <w:t>图片验证码接口</w:t>
            </w:r>
          </w:p>
        </w:tc>
      </w:tr>
      <w:tr w:rsidR="00F65164" w:rsidRPr="00076C89" w:rsidTr="004D4435">
        <w:tc>
          <w:tcPr>
            <w:tcW w:w="760" w:type="dxa"/>
          </w:tcPr>
          <w:p w:rsidR="00F65164" w:rsidRPr="00076C89" w:rsidRDefault="00F65164" w:rsidP="004D4435">
            <w:pPr>
              <w:rPr>
                <w:rStyle w:val="a6"/>
                <w:i/>
              </w:rPr>
            </w:pPr>
            <w:r>
              <w:rPr>
                <w:rStyle w:val="a6"/>
                <w:rFonts w:hint="eastAsia"/>
              </w:rPr>
              <w:t>12</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rsidR="00F65164" w:rsidRDefault="00F65164" w:rsidP="004D4435">
            <w:pPr>
              <w:rPr>
                <w:rStyle w:val="a6"/>
                <w:i/>
              </w:rPr>
            </w:pPr>
            <w:r>
              <w:rPr>
                <w:rStyle w:val="a6"/>
                <w:rFonts w:hint="eastAsia"/>
              </w:rPr>
              <w:t>根据</w:t>
            </w:r>
            <w:r>
              <w:rPr>
                <w:rStyle w:val="a6"/>
                <w:rFonts w:hint="eastAsia"/>
              </w:rPr>
              <w:t>userId</w:t>
            </w:r>
            <w:r>
              <w:rPr>
                <w:rStyle w:val="a6"/>
                <w:rFonts w:hint="eastAsia"/>
              </w:rPr>
              <w:t>查询用户信息</w:t>
            </w:r>
          </w:p>
        </w:tc>
      </w:tr>
      <w:tr w:rsidR="00F65164" w:rsidRPr="00076C89" w:rsidTr="004D4435">
        <w:tc>
          <w:tcPr>
            <w:tcW w:w="760" w:type="dxa"/>
          </w:tcPr>
          <w:p w:rsidR="00F65164" w:rsidRPr="00076C89" w:rsidRDefault="00F65164" w:rsidP="004D4435">
            <w:pPr>
              <w:rPr>
                <w:rStyle w:val="a6"/>
                <w:i/>
              </w:rPr>
            </w:pPr>
            <w:r>
              <w:rPr>
                <w:rStyle w:val="a6"/>
                <w:rFonts w:hint="eastAsia"/>
              </w:rPr>
              <w:t>13</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rsidR="00F65164" w:rsidRDefault="00F65164" w:rsidP="004D4435">
            <w:pPr>
              <w:rPr>
                <w:rStyle w:val="a6"/>
                <w:i/>
              </w:rPr>
            </w:pPr>
            <w:r>
              <w:rPr>
                <w:rStyle w:val="a6"/>
                <w:rFonts w:hint="eastAsia"/>
              </w:rPr>
              <w:t>修改用户信息</w:t>
            </w:r>
          </w:p>
        </w:tc>
      </w:tr>
      <w:tr w:rsidR="00F65164" w:rsidRPr="00076C89" w:rsidTr="004D4435">
        <w:tc>
          <w:tcPr>
            <w:tcW w:w="760" w:type="dxa"/>
          </w:tcPr>
          <w:p w:rsidR="00F65164" w:rsidRPr="00076C89" w:rsidRDefault="00F65164" w:rsidP="004D4435">
            <w:pPr>
              <w:rPr>
                <w:rStyle w:val="a6"/>
                <w:i/>
              </w:rPr>
            </w:pPr>
            <w:r>
              <w:rPr>
                <w:rStyle w:val="a6"/>
                <w:rFonts w:hint="eastAsia"/>
              </w:rPr>
              <w:t>14</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rsidR="00F65164" w:rsidRDefault="00F65164" w:rsidP="004D4435">
            <w:pPr>
              <w:rPr>
                <w:rStyle w:val="a6"/>
                <w:i/>
              </w:rPr>
            </w:pPr>
            <w:r>
              <w:rPr>
                <w:rStyle w:val="a6"/>
                <w:rFonts w:hint="eastAsia"/>
              </w:rPr>
              <w:t>面对面加入企业</w:t>
            </w:r>
          </w:p>
        </w:tc>
      </w:tr>
      <w:tr w:rsidR="00F65164" w:rsidRPr="00F052F2" w:rsidTr="004D4435">
        <w:tc>
          <w:tcPr>
            <w:tcW w:w="760" w:type="dxa"/>
          </w:tcPr>
          <w:p w:rsidR="00F65164" w:rsidRPr="00076C89" w:rsidRDefault="00F65164" w:rsidP="004D4435">
            <w:pPr>
              <w:rPr>
                <w:rStyle w:val="a6"/>
                <w:i/>
              </w:rPr>
            </w:pPr>
            <w:r>
              <w:rPr>
                <w:rStyle w:val="a6"/>
                <w:rFonts w:hint="eastAsia"/>
              </w:rPr>
              <w:t>15</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rsidR="00F65164" w:rsidRDefault="00F65164" w:rsidP="004D4435">
            <w:pPr>
              <w:rPr>
                <w:rStyle w:val="a6"/>
                <w:i/>
              </w:rPr>
            </w:pPr>
            <w:r>
              <w:rPr>
                <w:rStyle w:val="a6"/>
                <w:rFonts w:hint="eastAsia"/>
              </w:rPr>
              <w:t>通过微信邀请码加入企业</w:t>
            </w:r>
          </w:p>
        </w:tc>
      </w:tr>
      <w:tr w:rsidR="00F65164" w:rsidRPr="00F052F2" w:rsidTr="004D4435">
        <w:tc>
          <w:tcPr>
            <w:tcW w:w="760" w:type="dxa"/>
          </w:tcPr>
          <w:p w:rsidR="00F65164" w:rsidRPr="00076C89" w:rsidRDefault="00F65164" w:rsidP="004D4435">
            <w:pPr>
              <w:rPr>
                <w:rStyle w:val="a6"/>
                <w:i/>
              </w:rPr>
            </w:pPr>
            <w:r>
              <w:rPr>
                <w:rStyle w:val="a6"/>
                <w:rFonts w:hint="eastAsia"/>
              </w:rPr>
              <w:t>16</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rsidR="00F65164" w:rsidRDefault="00F65164" w:rsidP="004D4435">
            <w:pPr>
              <w:rPr>
                <w:rStyle w:val="a6"/>
                <w:i/>
              </w:rPr>
            </w:pPr>
            <w:r>
              <w:rPr>
                <w:rStyle w:val="a6"/>
                <w:rFonts w:hint="eastAsia"/>
              </w:rPr>
              <w:t>通过</w:t>
            </w:r>
            <w:r>
              <w:rPr>
                <w:rStyle w:val="a6"/>
                <w:rFonts w:hint="eastAsia"/>
              </w:rPr>
              <w:t>qq</w:t>
            </w:r>
            <w:r>
              <w:rPr>
                <w:rStyle w:val="a6"/>
                <w:rFonts w:hint="eastAsia"/>
              </w:rPr>
              <w:t>邀请码加入企业</w:t>
            </w:r>
          </w:p>
        </w:tc>
      </w:tr>
      <w:tr w:rsidR="00F65164" w:rsidRPr="00F052F2" w:rsidTr="004D4435">
        <w:tc>
          <w:tcPr>
            <w:tcW w:w="760" w:type="dxa"/>
          </w:tcPr>
          <w:p w:rsidR="00F65164" w:rsidRDefault="00F65164" w:rsidP="004D4435">
            <w:pPr>
              <w:rPr>
                <w:rStyle w:val="a6"/>
                <w:i/>
              </w:rPr>
            </w:pPr>
            <w:r>
              <w:rPr>
                <w:rStyle w:val="a6"/>
                <w:rFonts w:hint="eastAsia"/>
              </w:rPr>
              <w:t>17</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isQuanUser</w:t>
            </w:r>
          </w:p>
        </w:tc>
        <w:tc>
          <w:tcPr>
            <w:tcW w:w="5061" w:type="dxa"/>
          </w:tcPr>
          <w:p w:rsidR="00F65164" w:rsidRDefault="00F65164" w:rsidP="004D4435">
            <w:pPr>
              <w:rPr>
                <w:rStyle w:val="a6"/>
                <w:i/>
              </w:rPr>
            </w:pPr>
            <w:r>
              <w:rPr>
                <w:rStyle w:val="a6"/>
                <w:rFonts w:hint="eastAsia"/>
              </w:rPr>
              <w:t>校验是否工作圈用户</w:t>
            </w:r>
          </w:p>
        </w:tc>
      </w:tr>
      <w:tr w:rsidR="00F65164" w:rsidRPr="00F052F2" w:rsidTr="004D4435">
        <w:tc>
          <w:tcPr>
            <w:tcW w:w="760" w:type="dxa"/>
          </w:tcPr>
          <w:p w:rsidR="00F65164" w:rsidRDefault="00F65164" w:rsidP="004D4435">
            <w:pPr>
              <w:rPr>
                <w:rStyle w:val="a6"/>
                <w:i/>
              </w:rPr>
            </w:pPr>
            <w:r>
              <w:rPr>
                <w:rStyle w:val="a6"/>
                <w:rFonts w:hint="eastAsia"/>
              </w:rPr>
              <w:t>18</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isCookieValid</w:t>
            </w:r>
          </w:p>
        </w:tc>
        <w:tc>
          <w:tcPr>
            <w:tcW w:w="5061" w:type="dxa"/>
          </w:tcPr>
          <w:p w:rsidR="00F65164" w:rsidRDefault="00F65164" w:rsidP="004D4435">
            <w:pPr>
              <w:rPr>
                <w:rStyle w:val="a6"/>
                <w:i/>
              </w:rPr>
            </w:pPr>
            <w:r>
              <w:rPr>
                <w:rStyle w:val="a6"/>
                <w:rFonts w:hint="eastAsia"/>
              </w:rPr>
              <w:t>校验</w:t>
            </w:r>
            <w:r>
              <w:rPr>
                <w:rStyle w:val="a6"/>
                <w:rFonts w:hint="eastAsia"/>
              </w:rPr>
              <w:t>cookie</w:t>
            </w:r>
            <w:r>
              <w:rPr>
                <w:rStyle w:val="a6"/>
                <w:rFonts w:hint="eastAsia"/>
              </w:rPr>
              <w:t>是否有效</w:t>
            </w:r>
          </w:p>
        </w:tc>
      </w:tr>
      <w:tr w:rsidR="00F65164" w:rsidRPr="00F052F2" w:rsidTr="004D4435">
        <w:tc>
          <w:tcPr>
            <w:tcW w:w="760" w:type="dxa"/>
          </w:tcPr>
          <w:p w:rsidR="00F65164" w:rsidRDefault="00F65164" w:rsidP="004D4435">
            <w:pPr>
              <w:rPr>
                <w:rStyle w:val="a6"/>
                <w:i/>
              </w:rPr>
            </w:pPr>
            <w:r>
              <w:rPr>
                <w:rStyle w:val="a6"/>
                <w:rFonts w:hint="eastAsia"/>
              </w:rPr>
              <w:t>19</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syncAddTeamUser</w:t>
            </w:r>
          </w:p>
        </w:tc>
        <w:tc>
          <w:tcPr>
            <w:tcW w:w="5061" w:type="dxa"/>
          </w:tcPr>
          <w:p w:rsidR="00F65164" w:rsidRDefault="00F65164" w:rsidP="004D4435">
            <w:pPr>
              <w:rPr>
                <w:rStyle w:val="a6"/>
                <w:i/>
              </w:rPr>
            </w:pPr>
            <w:r>
              <w:rPr>
                <w:rStyle w:val="a6"/>
                <w:rFonts w:hint="eastAsia"/>
              </w:rPr>
              <w:t>与智能平台同步圈子用户信息</w:t>
            </w:r>
          </w:p>
        </w:tc>
      </w:tr>
      <w:tr w:rsidR="00F65164" w:rsidRPr="00F052F2" w:rsidTr="004D4435">
        <w:tc>
          <w:tcPr>
            <w:tcW w:w="760" w:type="dxa"/>
          </w:tcPr>
          <w:p w:rsidR="00F65164" w:rsidRDefault="00F65164" w:rsidP="004D4435">
            <w:pPr>
              <w:rPr>
                <w:rStyle w:val="a6"/>
                <w:i/>
              </w:rPr>
            </w:pPr>
            <w:r>
              <w:rPr>
                <w:rStyle w:val="a6"/>
                <w:rFonts w:hint="eastAsia"/>
              </w:rPr>
              <w:t>20</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syncDelTeamUser</w:t>
            </w:r>
          </w:p>
        </w:tc>
        <w:tc>
          <w:tcPr>
            <w:tcW w:w="5061" w:type="dxa"/>
          </w:tcPr>
          <w:p w:rsidR="00F65164" w:rsidRDefault="00F65164" w:rsidP="004D4435">
            <w:pPr>
              <w:rPr>
                <w:rStyle w:val="a6"/>
                <w:i/>
              </w:rPr>
            </w:pPr>
            <w:r>
              <w:rPr>
                <w:rStyle w:val="a6"/>
                <w:rFonts w:hint="eastAsia"/>
              </w:rPr>
              <w:t>与智能平台同步圈子用户信息</w:t>
            </w:r>
          </w:p>
        </w:tc>
      </w:tr>
      <w:tr w:rsidR="00F65164" w:rsidRPr="00F052F2" w:rsidTr="004D4435">
        <w:tc>
          <w:tcPr>
            <w:tcW w:w="760" w:type="dxa"/>
          </w:tcPr>
          <w:p w:rsidR="00F65164" w:rsidRDefault="00F65164" w:rsidP="004D4435">
            <w:pPr>
              <w:rPr>
                <w:rStyle w:val="a6"/>
                <w:i/>
              </w:rPr>
            </w:pPr>
            <w:r>
              <w:rPr>
                <w:rStyle w:val="a6"/>
                <w:rFonts w:hint="eastAsia"/>
              </w:rPr>
              <w:t>21</w:t>
            </w:r>
          </w:p>
        </w:tc>
        <w:tc>
          <w:tcPr>
            <w:tcW w:w="2999"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isFirstLoginByDeviceType</w:t>
            </w:r>
          </w:p>
        </w:tc>
        <w:tc>
          <w:tcPr>
            <w:tcW w:w="5061" w:type="dxa"/>
          </w:tcPr>
          <w:p w:rsidR="00F65164" w:rsidRDefault="00F65164" w:rsidP="004D4435">
            <w:pPr>
              <w:rPr>
                <w:rStyle w:val="a6"/>
                <w:i/>
              </w:rPr>
            </w:pPr>
            <w:r>
              <w:rPr>
                <w:rStyle w:val="a6"/>
                <w:rFonts w:hint="eastAsia"/>
              </w:rPr>
              <w:t>校验账号是否在某一终端类型第一次登录</w:t>
            </w:r>
          </w:p>
        </w:tc>
      </w:tr>
    </w:tbl>
    <w:p w:rsidR="00F65164" w:rsidRPr="0023701F" w:rsidRDefault="00F65164" w:rsidP="0023701F">
      <w:pPr>
        <w:pStyle w:val="3"/>
        <w:spacing w:line="400" w:lineRule="exact"/>
        <w:ind w:left="826" w:hangingChars="343" w:hanging="826"/>
        <w:rPr>
          <w:sz w:val="24"/>
        </w:rPr>
      </w:pPr>
      <w:bookmarkStart w:id="101" w:name="_Toc418875580"/>
      <w:bookmarkStart w:id="102" w:name="_Toc453430020"/>
      <w:r w:rsidRPr="0023701F">
        <w:rPr>
          <w:rFonts w:hint="eastAsia"/>
          <w:sz w:val="24"/>
        </w:rPr>
        <w:t>CspService</w:t>
      </w:r>
      <w:r w:rsidRPr="0023701F">
        <w:rPr>
          <w:rFonts w:hint="eastAsia"/>
          <w:sz w:val="24"/>
        </w:rPr>
        <w:t>类概述</w:t>
      </w:r>
      <w:bookmarkEnd w:id="101"/>
      <w:bookmarkEnd w:id="102"/>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封装工作圈对云平台的账户系统（CIA）的访问接口 。</w:t>
      </w:r>
    </w:p>
    <w:p w:rsidR="00F65164" w:rsidRPr="00557EE7" w:rsidRDefault="00F65164" w:rsidP="00F65164">
      <w:pPr>
        <w:pStyle w:val="af1"/>
        <w:spacing w:line="400" w:lineRule="exact"/>
        <w:ind w:firstLine="480"/>
        <w:jc w:val="left"/>
      </w:pPr>
      <w:bookmarkStart w:id="103" w:name="_Toc418875581"/>
      <w:r w:rsidRPr="00C62268">
        <w:rPr>
          <w:rFonts w:ascii="宋体" w:hAnsi="宋体" w:hint="eastAsia"/>
          <w:sz w:val="24"/>
        </w:rPr>
        <w:t>类功能定义</w:t>
      </w:r>
      <w:bookmarkEnd w:id="103"/>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F65164" w:rsidRPr="00076C89" w:rsidTr="004D4435">
        <w:tc>
          <w:tcPr>
            <w:tcW w:w="691"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966"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163"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691" w:type="dxa"/>
          </w:tcPr>
          <w:p w:rsidR="00F65164" w:rsidRPr="00076C89" w:rsidRDefault="00F65164" w:rsidP="004D4435">
            <w:pPr>
              <w:rPr>
                <w:rStyle w:val="a6"/>
                <w:i/>
              </w:rPr>
            </w:pPr>
            <w:r w:rsidRPr="00076C89">
              <w:rPr>
                <w:rStyle w:val="a6"/>
                <w:rFonts w:hint="eastAsia"/>
              </w:rPr>
              <w:t>1</w:t>
            </w:r>
          </w:p>
        </w:tc>
        <w:tc>
          <w:tcPr>
            <w:tcW w:w="3966" w:type="dxa"/>
          </w:tcPr>
          <w:p w:rsidR="00F65164" w:rsidRPr="00076C89" w:rsidRDefault="00F65164" w:rsidP="004D4435">
            <w:pPr>
              <w:rPr>
                <w:rStyle w:val="a6"/>
                <w:i/>
              </w:rPr>
            </w:pPr>
            <w:r>
              <w:rPr>
                <w:rFonts w:ascii="Consolas" w:hAnsi="Consolas" w:cs="Consolas"/>
                <w:color w:val="000000"/>
                <w:kern w:val="0"/>
                <w:sz w:val="22"/>
                <w:szCs w:val="22"/>
                <w:highlight w:val="lightGray"/>
                <w:u w:val="single"/>
              </w:rPr>
              <w:t>sendRegisterMobileMsg</w:t>
            </w:r>
          </w:p>
        </w:tc>
        <w:tc>
          <w:tcPr>
            <w:tcW w:w="4163" w:type="dxa"/>
          </w:tcPr>
          <w:p w:rsidR="00F65164" w:rsidRPr="00076C89" w:rsidRDefault="00F65164" w:rsidP="004D4435">
            <w:pPr>
              <w:rPr>
                <w:rStyle w:val="a6"/>
                <w:i/>
              </w:rPr>
            </w:pPr>
            <w:r>
              <w:rPr>
                <w:rStyle w:val="a6"/>
                <w:rFonts w:hint="eastAsia"/>
              </w:rPr>
              <w:t>发送手机验证码</w:t>
            </w:r>
          </w:p>
        </w:tc>
      </w:tr>
      <w:tr w:rsidR="00F65164" w:rsidRPr="00076C89" w:rsidTr="004D4435">
        <w:tc>
          <w:tcPr>
            <w:tcW w:w="691" w:type="dxa"/>
          </w:tcPr>
          <w:p w:rsidR="00F65164" w:rsidRPr="00076C89" w:rsidRDefault="00F65164" w:rsidP="004D4435">
            <w:pPr>
              <w:rPr>
                <w:rStyle w:val="a6"/>
                <w:i/>
              </w:rPr>
            </w:pPr>
            <w:r w:rsidRPr="00076C89">
              <w:rPr>
                <w:rStyle w:val="a6"/>
                <w:rFonts w:hint="eastAsia"/>
              </w:rPr>
              <w:t>2</w:t>
            </w:r>
          </w:p>
        </w:tc>
        <w:tc>
          <w:tcPr>
            <w:tcW w:w="3966" w:type="dxa"/>
          </w:tcPr>
          <w:p w:rsidR="00F65164" w:rsidRPr="00076C89" w:rsidRDefault="00F65164" w:rsidP="004D4435">
            <w:pPr>
              <w:rPr>
                <w:rStyle w:val="a6"/>
                <w:i/>
              </w:rPr>
            </w:pPr>
            <w:r>
              <w:rPr>
                <w:rFonts w:ascii="Consolas" w:hAnsi="Consolas" w:cs="Consolas"/>
                <w:color w:val="000000"/>
                <w:kern w:val="0"/>
                <w:sz w:val="22"/>
                <w:szCs w:val="22"/>
                <w:highlight w:val="lightGray"/>
              </w:rPr>
              <w:t>registerEnterpriseWithMobile</w:t>
            </w:r>
          </w:p>
        </w:tc>
        <w:tc>
          <w:tcPr>
            <w:tcW w:w="4163" w:type="dxa"/>
          </w:tcPr>
          <w:p w:rsidR="00F65164" w:rsidRPr="00076C89" w:rsidRDefault="00F65164" w:rsidP="004D4435">
            <w:pPr>
              <w:rPr>
                <w:rStyle w:val="a6"/>
                <w:i/>
              </w:rPr>
            </w:pPr>
            <w:r w:rsidRPr="00AA088E">
              <w:rPr>
                <w:rStyle w:val="a6"/>
                <w:rFonts w:hint="eastAsia"/>
              </w:rPr>
              <w:t>通过手机激活玛注册企业客户信息</w:t>
            </w:r>
          </w:p>
        </w:tc>
      </w:tr>
      <w:tr w:rsidR="00F65164" w:rsidRPr="00076C89" w:rsidTr="004D4435">
        <w:tc>
          <w:tcPr>
            <w:tcW w:w="691" w:type="dxa"/>
          </w:tcPr>
          <w:p w:rsidR="00F65164" w:rsidRPr="00076C89" w:rsidRDefault="00F65164" w:rsidP="004D4435">
            <w:pPr>
              <w:rPr>
                <w:rStyle w:val="a6"/>
                <w:i/>
              </w:rPr>
            </w:pPr>
            <w:r w:rsidRPr="00076C89">
              <w:rPr>
                <w:rStyle w:val="a6"/>
                <w:rFonts w:hint="eastAsia"/>
              </w:rPr>
              <w:t>3</w:t>
            </w:r>
          </w:p>
        </w:tc>
        <w:tc>
          <w:tcPr>
            <w:tcW w:w="3966" w:type="dxa"/>
          </w:tcPr>
          <w:p w:rsidR="00F65164" w:rsidRPr="00076C89" w:rsidRDefault="00F65164" w:rsidP="004D4435">
            <w:pPr>
              <w:rPr>
                <w:rStyle w:val="a6"/>
                <w:i/>
              </w:rPr>
            </w:pPr>
            <w:r>
              <w:rPr>
                <w:rFonts w:ascii="Consolas" w:hAnsi="Consolas" w:cs="Consolas"/>
                <w:color w:val="000000"/>
                <w:kern w:val="0"/>
                <w:sz w:val="22"/>
                <w:szCs w:val="22"/>
                <w:highlight w:val="lightGray"/>
              </w:rPr>
              <w:t>sendEmailRegisterCode</w:t>
            </w:r>
          </w:p>
        </w:tc>
        <w:tc>
          <w:tcPr>
            <w:tcW w:w="4163" w:type="dxa"/>
          </w:tcPr>
          <w:p w:rsidR="00F65164" w:rsidRPr="00076C89" w:rsidRDefault="00F65164" w:rsidP="004D4435">
            <w:pPr>
              <w:rPr>
                <w:rStyle w:val="a6"/>
                <w:i/>
              </w:rPr>
            </w:pPr>
            <w:r>
              <w:rPr>
                <w:rStyle w:val="a6"/>
                <w:rFonts w:hint="eastAsia"/>
              </w:rPr>
              <w:t>发送邮箱验证码</w:t>
            </w:r>
          </w:p>
        </w:tc>
      </w:tr>
      <w:tr w:rsidR="00F65164" w:rsidRPr="00076C89" w:rsidTr="004D4435">
        <w:tc>
          <w:tcPr>
            <w:tcW w:w="691" w:type="dxa"/>
          </w:tcPr>
          <w:p w:rsidR="00F65164" w:rsidRPr="00076C89" w:rsidRDefault="00F65164" w:rsidP="004D4435">
            <w:pPr>
              <w:rPr>
                <w:rStyle w:val="a6"/>
                <w:i/>
              </w:rPr>
            </w:pPr>
            <w:r>
              <w:rPr>
                <w:rStyle w:val="a6"/>
                <w:rFonts w:hint="eastAsia"/>
              </w:rPr>
              <w:t>4</w:t>
            </w:r>
          </w:p>
        </w:tc>
        <w:tc>
          <w:tcPr>
            <w:tcW w:w="3966" w:type="dxa"/>
          </w:tcPr>
          <w:p w:rsidR="00F65164" w:rsidRPr="00076C89" w:rsidRDefault="00F65164" w:rsidP="004D4435">
            <w:pPr>
              <w:rPr>
                <w:rStyle w:val="a6"/>
                <w:i/>
              </w:rPr>
            </w:pPr>
            <w:r>
              <w:rPr>
                <w:rFonts w:ascii="Consolas" w:hAnsi="Consolas" w:cs="Consolas"/>
                <w:color w:val="000000"/>
                <w:kern w:val="0"/>
                <w:sz w:val="22"/>
                <w:szCs w:val="22"/>
                <w:highlight w:val="lightGray"/>
              </w:rPr>
              <w:t>registerEnterpriseWithEmailCode</w:t>
            </w:r>
          </w:p>
        </w:tc>
        <w:tc>
          <w:tcPr>
            <w:tcW w:w="4163" w:type="dxa"/>
          </w:tcPr>
          <w:p w:rsidR="00F65164" w:rsidRPr="00076C89" w:rsidRDefault="00F65164" w:rsidP="004D4435">
            <w:pPr>
              <w:rPr>
                <w:rStyle w:val="a6"/>
                <w:i/>
              </w:rPr>
            </w:pPr>
            <w:r w:rsidRPr="00EA0ABC">
              <w:rPr>
                <w:rStyle w:val="a6"/>
                <w:rFonts w:hint="eastAsia"/>
              </w:rPr>
              <w:t>通过邮件激活玛注册企业客户信息</w:t>
            </w:r>
          </w:p>
        </w:tc>
      </w:tr>
      <w:tr w:rsidR="00F65164" w:rsidRPr="00076C89" w:rsidTr="004D4435">
        <w:tc>
          <w:tcPr>
            <w:tcW w:w="691" w:type="dxa"/>
          </w:tcPr>
          <w:p w:rsidR="00F65164" w:rsidRPr="00076C89" w:rsidRDefault="00F65164" w:rsidP="004D4435">
            <w:pPr>
              <w:rPr>
                <w:rStyle w:val="a6"/>
                <w:i/>
              </w:rPr>
            </w:pPr>
            <w:r>
              <w:rPr>
                <w:rStyle w:val="a6"/>
                <w:rFonts w:hint="eastAsia"/>
              </w:rPr>
              <w:t>5</w:t>
            </w:r>
          </w:p>
        </w:tc>
        <w:tc>
          <w:tcPr>
            <w:tcW w:w="3966"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validateCode</w:t>
            </w:r>
          </w:p>
        </w:tc>
        <w:tc>
          <w:tcPr>
            <w:tcW w:w="4163" w:type="dxa"/>
          </w:tcPr>
          <w:p w:rsidR="00F65164" w:rsidRDefault="00F65164" w:rsidP="004D4435">
            <w:pPr>
              <w:rPr>
                <w:rStyle w:val="a6"/>
                <w:i/>
              </w:rPr>
            </w:pPr>
            <w:r w:rsidRPr="00EA0ABC">
              <w:rPr>
                <w:rStyle w:val="a6"/>
                <w:rFonts w:hint="eastAsia"/>
              </w:rPr>
              <w:t>判断验证码是否正确</w:t>
            </w:r>
          </w:p>
        </w:tc>
      </w:tr>
      <w:tr w:rsidR="00F65164" w:rsidRPr="00076C89" w:rsidTr="004D4435">
        <w:tc>
          <w:tcPr>
            <w:tcW w:w="691" w:type="dxa"/>
          </w:tcPr>
          <w:p w:rsidR="00F65164" w:rsidRPr="00076C89" w:rsidRDefault="00F65164" w:rsidP="004D4435">
            <w:pPr>
              <w:rPr>
                <w:rStyle w:val="a6"/>
                <w:i/>
              </w:rPr>
            </w:pPr>
            <w:r>
              <w:rPr>
                <w:rStyle w:val="a6"/>
                <w:rFonts w:hint="eastAsia"/>
              </w:rPr>
              <w:t>6</w:t>
            </w:r>
          </w:p>
        </w:tc>
        <w:tc>
          <w:tcPr>
            <w:tcW w:w="3966"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w:t>
            </w:r>
          </w:p>
        </w:tc>
        <w:tc>
          <w:tcPr>
            <w:tcW w:w="4163" w:type="dxa"/>
          </w:tcPr>
          <w:p w:rsidR="00F65164" w:rsidRDefault="00F65164" w:rsidP="004D4435">
            <w:pPr>
              <w:rPr>
                <w:rStyle w:val="a6"/>
                <w:i/>
              </w:rPr>
            </w:pPr>
            <w:r>
              <w:rPr>
                <w:rStyle w:val="a6"/>
                <w:rFonts w:hint="eastAsia"/>
              </w:rPr>
              <w:t>修改用户信息</w:t>
            </w:r>
          </w:p>
        </w:tc>
      </w:tr>
      <w:tr w:rsidR="00F65164" w:rsidRPr="00076C89" w:rsidTr="004D4435">
        <w:tc>
          <w:tcPr>
            <w:tcW w:w="691" w:type="dxa"/>
          </w:tcPr>
          <w:p w:rsidR="00F65164" w:rsidRPr="00076C89" w:rsidRDefault="00F65164" w:rsidP="004D4435">
            <w:pPr>
              <w:rPr>
                <w:rStyle w:val="a6"/>
                <w:i/>
              </w:rPr>
            </w:pPr>
            <w:r>
              <w:rPr>
                <w:rStyle w:val="a6"/>
                <w:rFonts w:hint="eastAsia"/>
              </w:rPr>
              <w:t>7</w:t>
            </w:r>
          </w:p>
        </w:tc>
        <w:tc>
          <w:tcPr>
            <w:tcW w:w="3966"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4163" w:type="dxa"/>
          </w:tcPr>
          <w:p w:rsidR="00F65164" w:rsidRDefault="00F65164" w:rsidP="004D4435">
            <w:pPr>
              <w:rPr>
                <w:rStyle w:val="a6"/>
                <w:i/>
              </w:rPr>
            </w:pPr>
            <w:r>
              <w:rPr>
                <w:rStyle w:val="a6"/>
                <w:rFonts w:hint="eastAsia"/>
              </w:rPr>
              <w:t>找回密码接口</w:t>
            </w:r>
          </w:p>
        </w:tc>
      </w:tr>
      <w:tr w:rsidR="00F65164" w:rsidRPr="00076C89" w:rsidTr="004D4435">
        <w:tc>
          <w:tcPr>
            <w:tcW w:w="691" w:type="dxa"/>
          </w:tcPr>
          <w:p w:rsidR="00F65164" w:rsidRPr="00076C89" w:rsidRDefault="00F65164" w:rsidP="004D4435">
            <w:pPr>
              <w:rPr>
                <w:rStyle w:val="a6"/>
                <w:i/>
              </w:rPr>
            </w:pPr>
            <w:r>
              <w:rPr>
                <w:rStyle w:val="a6"/>
                <w:rFonts w:hint="eastAsia"/>
              </w:rPr>
              <w:t>8</w:t>
            </w:r>
          </w:p>
        </w:tc>
        <w:tc>
          <w:tcPr>
            <w:tcW w:w="3966" w:type="dxa"/>
          </w:tcPr>
          <w:p w:rsidR="00F65164" w:rsidRDefault="00F65164" w:rsidP="004D4435">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4163" w:type="dxa"/>
          </w:tcPr>
          <w:p w:rsidR="00F65164" w:rsidRDefault="00F65164" w:rsidP="004D4435">
            <w:pPr>
              <w:rPr>
                <w:rStyle w:val="a6"/>
                <w:i/>
              </w:rPr>
            </w:pPr>
            <w:r>
              <w:rPr>
                <w:rStyle w:val="a6"/>
                <w:rFonts w:hint="eastAsia"/>
              </w:rPr>
              <w:t>修改密码接口</w:t>
            </w:r>
          </w:p>
        </w:tc>
      </w:tr>
      <w:tr w:rsidR="00F65164" w:rsidRPr="00076C89" w:rsidTr="004D4435">
        <w:tc>
          <w:tcPr>
            <w:tcW w:w="691" w:type="dxa"/>
          </w:tcPr>
          <w:p w:rsidR="00F65164" w:rsidRPr="00076C89" w:rsidRDefault="00F65164" w:rsidP="004D4435">
            <w:pPr>
              <w:rPr>
                <w:rStyle w:val="a6"/>
                <w:i/>
              </w:rPr>
            </w:pPr>
            <w:r>
              <w:rPr>
                <w:rStyle w:val="a6"/>
                <w:rFonts w:hint="eastAsia"/>
              </w:rPr>
              <w:t>9</w:t>
            </w:r>
          </w:p>
        </w:tc>
        <w:tc>
          <w:tcPr>
            <w:tcW w:w="3966"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4163" w:type="dxa"/>
          </w:tcPr>
          <w:p w:rsidR="00F65164" w:rsidRDefault="00F65164" w:rsidP="004D4435">
            <w:pPr>
              <w:rPr>
                <w:rStyle w:val="a6"/>
                <w:i/>
              </w:rPr>
            </w:pPr>
            <w:r>
              <w:rPr>
                <w:rStyle w:val="a6"/>
                <w:rFonts w:hint="eastAsia"/>
              </w:rPr>
              <w:t>常用联系人搜索接口</w:t>
            </w:r>
          </w:p>
        </w:tc>
      </w:tr>
      <w:tr w:rsidR="00F65164" w:rsidRPr="00076C89" w:rsidTr="004D4435">
        <w:tc>
          <w:tcPr>
            <w:tcW w:w="691" w:type="dxa"/>
          </w:tcPr>
          <w:p w:rsidR="00F65164" w:rsidRPr="00076C89" w:rsidRDefault="00F65164" w:rsidP="004D4435">
            <w:pPr>
              <w:rPr>
                <w:rStyle w:val="a6"/>
                <w:i/>
              </w:rPr>
            </w:pPr>
            <w:r>
              <w:rPr>
                <w:rStyle w:val="a6"/>
                <w:rFonts w:hint="eastAsia"/>
              </w:rPr>
              <w:t>10</w:t>
            </w:r>
          </w:p>
        </w:tc>
        <w:tc>
          <w:tcPr>
            <w:tcW w:w="3966"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4163" w:type="dxa"/>
          </w:tcPr>
          <w:p w:rsidR="00F65164" w:rsidRDefault="00F65164" w:rsidP="004D4435">
            <w:pPr>
              <w:rPr>
                <w:rStyle w:val="a6"/>
                <w:i/>
              </w:rPr>
            </w:pPr>
            <w:r>
              <w:rPr>
                <w:rStyle w:val="a6"/>
                <w:rFonts w:hint="eastAsia"/>
              </w:rPr>
              <w:t>搜索联系人</w:t>
            </w:r>
          </w:p>
        </w:tc>
      </w:tr>
      <w:tr w:rsidR="00F65164" w:rsidRPr="00076C89" w:rsidTr="004D4435">
        <w:tc>
          <w:tcPr>
            <w:tcW w:w="691" w:type="dxa"/>
          </w:tcPr>
          <w:p w:rsidR="00F65164" w:rsidRPr="00076C89" w:rsidRDefault="00F65164" w:rsidP="004D4435">
            <w:pPr>
              <w:rPr>
                <w:rStyle w:val="a6"/>
                <w:i/>
              </w:rPr>
            </w:pPr>
            <w:r>
              <w:rPr>
                <w:rStyle w:val="a6"/>
                <w:rFonts w:hint="eastAsia"/>
              </w:rPr>
              <w:t>11</w:t>
            </w:r>
          </w:p>
        </w:tc>
        <w:tc>
          <w:tcPr>
            <w:tcW w:w="3966"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findUserByIdentify</w:t>
            </w:r>
          </w:p>
        </w:tc>
        <w:tc>
          <w:tcPr>
            <w:tcW w:w="4163" w:type="dxa"/>
          </w:tcPr>
          <w:p w:rsidR="00F65164" w:rsidRDefault="00F65164" w:rsidP="004D4435">
            <w:pPr>
              <w:rPr>
                <w:rStyle w:val="a6"/>
                <w:i/>
              </w:rPr>
            </w:pPr>
            <w:r>
              <w:rPr>
                <w:rStyle w:val="a6"/>
                <w:rFonts w:hint="eastAsia"/>
              </w:rPr>
              <w:t>根据用户标示查询用户信息</w:t>
            </w:r>
          </w:p>
        </w:tc>
      </w:tr>
      <w:tr w:rsidR="00F65164" w:rsidRPr="00076C89" w:rsidTr="004D4435">
        <w:tc>
          <w:tcPr>
            <w:tcW w:w="691" w:type="dxa"/>
          </w:tcPr>
          <w:p w:rsidR="00F65164" w:rsidRPr="00076C89" w:rsidRDefault="00F65164" w:rsidP="004D4435">
            <w:pPr>
              <w:rPr>
                <w:rStyle w:val="a6"/>
                <w:i/>
              </w:rPr>
            </w:pPr>
            <w:r>
              <w:rPr>
                <w:rStyle w:val="a6"/>
                <w:rFonts w:hint="eastAsia"/>
              </w:rPr>
              <w:t>12</w:t>
            </w:r>
          </w:p>
        </w:tc>
        <w:tc>
          <w:tcPr>
            <w:tcW w:w="3966"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authFromCsp</w:t>
            </w:r>
          </w:p>
        </w:tc>
        <w:tc>
          <w:tcPr>
            <w:tcW w:w="4163" w:type="dxa"/>
          </w:tcPr>
          <w:p w:rsidR="00F65164" w:rsidRDefault="00F65164" w:rsidP="004D4435">
            <w:pPr>
              <w:rPr>
                <w:rStyle w:val="a6"/>
                <w:i/>
              </w:rPr>
            </w:pPr>
            <w:r>
              <w:rPr>
                <w:rStyle w:val="a6"/>
                <w:rFonts w:hint="eastAsia"/>
              </w:rPr>
              <w:t>账户校验</w:t>
            </w:r>
          </w:p>
        </w:tc>
      </w:tr>
      <w:tr w:rsidR="00F65164" w:rsidRPr="00076C89" w:rsidTr="004D4435">
        <w:tc>
          <w:tcPr>
            <w:tcW w:w="691" w:type="dxa"/>
          </w:tcPr>
          <w:p w:rsidR="00F65164" w:rsidRPr="00076C89" w:rsidRDefault="00F65164" w:rsidP="004D4435">
            <w:pPr>
              <w:rPr>
                <w:rStyle w:val="a6"/>
                <w:i/>
              </w:rPr>
            </w:pPr>
            <w:r>
              <w:rPr>
                <w:rStyle w:val="a6"/>
                <w:rFonts w:hint="eastAsia"/>
              </w:rPr>
              <w:t>13</w:t>
            </w:r>
          </w:p>
        </w:tc>
        <w:tc>
          <w:tcPr>
            <w:tcW w:w="3966" w:type="dxa"/>
          </w:tcPr>
          <w:p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logout</w:t>
            </w:r>
          </w:p>
        </w:tc>
        <w:tc>
          <w:tcPr>
            <w:tcW w:w="4163" w:type="dxa"/>
          </w:tcPr>
          <w:p w:rsidR="00F65164" w:rsidRDefault="00F65164" w:rsidP="004D4435">
            <w:pPr>
              <w:rPr>
                <w:rStyle w:val="a6"/>
                <w:i/>
              </w:rPr>
            </w:pPr>
            <w:r>
              <w:rPr>
                <w:rStyle w:val="a6"/>
                <w:rFonts w:hint="eastAsia"/>
              </w:rPr>
              <w:t>退出</w:t>
            </w:r>
          </w:p>
        </w:tc>
      </w:tr>
    </w:tbl>
    <w:p w:rsidR="00F65164" w:rsidRDefault="00F65164" w:rsidP="00F65164">
      <w:pPr>
        <w:pStyle w:val="a0"/>
      </w:pPr>
    </w:p>
    <w:p w:rsidR="00F65164" w:rsidRPr="0023701F" w:rsidRDefault="00F65164" w:rsidP="0023701F">
      <w:pPr>
        <w:pStyle w:val="3"/>
        <w:spacing w:line="400" w:lineRule="exact"/>
        <w:ind w:left="826" w:hangingChars="343" w:hanging="826"/>
        <w:rPr>
          <w:sz w:val="24"/>
        </w:rPr>
      </w:pPr>
      <w:bookmarkStart w:id="104" w:name="_Toc418875582"/>
      <w:bookmarkStart w:id="105" w:name="_Toc453430021"/>
      <w:r w:rsidRPr="0023701F">
        <w:rPr>
          <w:rFonts w:hint="eastAsia"/>
          <w:sz w:val="24"/>
        </w:rPr>
        <w:t>TokenCache</w:t>
      </w:r>
      <w:r w:rsidRPr="0023701F">
        <w:rPr>
          <w:rFonts w:hint="eastAsia"/>
          <w:sz w:val="24"/>
        </w:rPr>
        <w:t>类概述</w:t>
      </w:r>
      <w:bookmarkEnd w:id="104"/>
      <w:bookmarkEnd w:id="105"/>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封装工作圈对云平台的账户系统（CIA）的访问接口 。</w:t>
      </w:r>
    </w:p>
    <w:p w:rsidR="00F65164" w:rsidRPr="00557EE7" w:rsidRDefault="00F65164" w:rsidP="00F65164">
      <w:pPr>
        <w:pStyle w:val="af1"/>
        <w:spacing w:line="400" w:lineRule="exact"/>
        <w:ind w:firstLine="480"/>
        <w:jc w:val="left"/>
      </w:pPr>
      <w:bookmarkStart w:id="106" w:name="_Toc418875583"/>
      <w:r w:rsidRPr="00C62268">
        <w:rPr>
          <w:rFonts w:ascii="宋体" w:hAnsi="宋体" w:hint="eastAsia"/>
          <w:sz w:val="24"/>
        </w:rPr>
        <w:t>类功能定义</w:t>
      </w:r>
      <w:bookmarkEnd w:id="106"/>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F65164" w:rsidRPr="00076C89" w:rsidTr="004D4435">
        <w:tc>
          <w:tcPr>
            <w:tcW w:w="691"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966"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163"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691" w:type="dxa"/>
          </w:tcPr>
          <w:p w:rsidR="00F65164" w:rsidRPr="00076C89" w:rsidRDefault="00F65164" w:rsidP="004D4435">
            <w:pPr>
              <w:rPr>
                <w:rStyle w:val="a6"/>
                <w:i/>
              </w:rPr>
            </w:pPr>
            <w:r w:rsidRPr="00076C89">
              <w:rPr>
                <w:rStyle w:val="a6"/>
                <w:rFonts w:hint="eastAsia"/>
              </w:rPr>
              <w:t>1</w:t>
            </w:r>
          </w:p>
        </w:tc>
        <w:tc>
          <w:tcPr>
            <w:tcW w:w="3966" w:type="dxa"/>
          </w:tcPr>
          <w:p w:rsidR="00F65164" w:rsidRPr="00076C89" w:rsidRDefault="00F65164" w:rsidP="004D4435">
            <w:pPr>
              <w:rPr>
                <w:rStyle w:val="a6"/>
                <w:i/>
              </w:rPr>
            </w:pPr>
            <w:r>
              <w:rPr>
                <w:rFonts w:ascii="Consolas" w:hAnsi="Consolas" w:cs="Consolas"/>
                <w:color w:val="000000"/>
                <w:kern w:val="0"/>
                <w:sz w:val="22"/>
                <w:szCs w:val="22"/>
                <w:highlight w:val="lightGray"/>
              </w:rPr>
              <w:t>saveOrUpdateCache</w:t>
            </w:r>
          </w:p>
        </w:tc>
        <w:tc>
          <w:tcPr>
            <w:tcW w:w="4163" w:type="dxa"/>
          </w:tcPr>
          <w:p w:rsidR="00F65164" w:rsidRPr="00076C89" w:rsidRDefault="00F65164" w:rsidP="004D4435">
            <w:pPr>
              <w:rPr>
                <w:rStyle w:val="a6"/>
                <w:i/>
              </w:rPr>
            </w:pPr>
            <w:r w:rsidRPr="00B47654">
              <w:rPr>
                <w:rStyle w:val="a6"/>
                <w:rFonts w:hint="eastAsia"/>
              </w:rPr>
              <w:t>保存或修改缓存</w:t>
            </w:r>
          </w:p>
        </w:tc>
      </w:tr>
      <w:tr w:rsidR="00F65164" w:rsidRPr="00076C89" w:rsidTr="004D4435">
        <w:tc>
          <w:tcPr>
            <w:tcW w:w="691" w:type="dxa"/>
          </w:tcPr>
          <w:p w:rsidR="00F65164" w:rsidRPr="00076C89" w:rsidRDefault="00F65164" w:rsidP="004D4435">
            <w:pPr>
              <w:rPr>
                <w:rStyle w:val="a6"/>
                <w:i/>
              </w:rPr>
            </w:pPr>
            <w:r w:rsidRPr="00076C89">
              <w:rPr>
                <w:rStyle w:val="a6"/>
                <w:rFonts w:hint="eastAsia"/>
              </w:rPr>
              <w:t>2</w:t>
            </w:r>
          </w:p>
        </w:tc>
        <w:tc>
          <w:tcPr>
            <w:tcW w:w="3966" w:type="dxa"/>
          </w:tcPr>
          <w:p w:rsidR="00F65164" w:rsidRPr="00076C89" w:rsidRDefault="00F65164" w:rsidP="004D4435">
            <w:pPr>
              <w:rPr>
                <w:rStyle w:val="a6"/>
                <w:i/>
              </w:rPr>
            </w:pPr>
            <w:r>
              <w:rPr>
                <w:rFonts w:ascii="Consolas" w:hAnsi="Consolas" w:cs="Consolas"/>
                <w:color w:val="000000"/>
                <w:kern w:val="0"/>
                <w:sz w:val="22"/>
                <w:szCs w:val="22"/>
                <w:highlight w:val="lightGray"/>
              </w:rPr>
              <w:t>getCacheUser</w:t>
            </w:r>
          </w:p>
        </w:tc>
        <w:tc>
          <w:tcPr>
            <w:tcW w:w="4163" w:type="dxa"/>
          </w:tcPr>
          <w:p w:rsidR="00F65164" w:rsidRPr="00076C89" w:rsidRDefault="00F65164" w:rsidP="004D4435">
            <w:pPr>
              <w:rPr>
                <w:rStyle w:val="a6"/>
                <w:i/>
              </w:rPr>
            </w:pPr>
            <w:r w:rsidRPr="00B47654">
              <w:rPr>
                <w:rStyle w:val="a6"/>
                <w:rFonts w:hint="eastAsia"/>
              </w:rPr>
              <w:t>从缓存中获取缓存的用户</w:t>
            </w:r>
          </w:p>
        </w:tc>
      </w:tr>
      <w:tr w:rsidR="00F65164" w:rsidRPr="00076C89" w:rsidTr="004D4435">
        <w:tc>
          <w:tcPr>
            <w:tcW w:w="691" w:type="dxa"/>
          </w:tcPr>
          <w:p w:rsidR="00F65164" w:rsidRPr="00076C89" w:rsidRDefault="00F65164" w:rsidP="004D4435">
            <w:pPr>
              <w:rPr>
                <w:rStyle w:val="a6"/>
                <w:i/>
              </w:rPr>
            </w:pPr>
            <w:r w:rsidRPr="00076C89">
              <w:rPr>
                <w:rStyle w:val="a6"/>
                <w:rFonts w:hint="eastAsia"/>
              </w:rPr>
              <w:t>3</w:t>
            </w:r>
          </w:p>
        </w:tc>
        <w:tc>
          <w:tcPr>
            <w:tcW w:w="3966" w:type="dxa"/>
          </w:tcPr>
          <w:p w:rsidR="00F65164" w:rsidRPr="00076C89" w:rsidRDefault="00F65164" w:rsidP="004D4435">
            <w:pPr>
              <w:rPr>
                <w:rStyle w:val="a6"/>
                <w:i/>
              </w:rPr>
            </w:pPr>
            <w:r>
              <w:rPr>
                <w:rFonts w:ascii="Consolas" w:hAnsi="Consolas" w:cs="Consolas"/>
                <w:color w:val="000000"/>
                <w:kern w:val="0"/>
                <w:sz w:val="22"/>
                <w:szCs w:val="22"/>
                <w:highlight w:val="lightGray"/>
              </w:rPr>
              <w:t>recordUserLastLoginTime</w:t>
            </w:r>
          </w:p>
        </w:tc>
        <w:tc>
          <w:tcPr>
            <w:tcW w:w="4163" w:type="dxa"/>
          </w:tcPr>
          <w:p w:rsidR="00F65164" w:rsidRPr="00076C89" w:rsidRDefault="00F65164" w:rsidP="004D4435">
            <w:pPr>
              <w:rPr>
                <w:rStyle w:val="a6"/>
                <w:i/>
              </w:rPr>
            </w:pPr>
            <w:r w:rsidRPr="00B47654">
              <w:rPr>
                <w:rStyle w:val="a6"/>
                <w:rFonts w:hint="eastAsia"/>
              </w:rPr>
              <w:t>记录用户上一次登录工作圈的时间</w:t>
            </w:r>
          </w:p>
        </w:tc>
      </w:tr>
      <w:tr w:rsidR="00F65164" w:rsidRPr="00076C89" w:rsidTr="004D4435">
        <w:tc>
          <w:tcPr>
            <w:tcW w:w="691" w:type="dxa"/>
          </w:tcPr>
          <w:p w:rsidR="00F65164" w:rsidRPr="00076C89" w:rsidRDefault="00F65164" w:rsidP="004D4435">
            <w:pPr>
              <w:rPr>
                <w:rStyle w:val="a6"/>
                <w:i/>
              </w:rPr>
            </w:pPr>
            <w:r>
              <w:rPr>
                <w:rStyle w:val="a6"/>
                <w:rFonts w:hint="eastAsia"/>
              </w:rPr>
              <w:lastRenderedPageBreak/>
              <w:t>4</w:t>
            </w:r>
          </w:p>
        </w:tc>
        <w:tc>
          <w:tcPr>
            <w:tcW w:w="3966" w:type="dxa"/>
          </w:tcPr>
          <w:p w:rsidR="00F65164" w:rsidRPr="00076C89" w:rsidRDefault="00F65164" w:rsidP="004D4435">
            <w:pPr>
              <w:rPr>
                <w:rStyle w:val="a6"/>
                <w:i/>
              </w:rPr>
            </w:pPr>
            <w:r>
              <w:rPr>
                <w:rFonts w:ascii="Consolas" w:hAnsi="Consolas" w:cs="Consolas"/>
                <w:color w:val="000000"/>
                <w:kern w:val="0"/>
                <w:sz w:val="22"/>
                <w:szCs w:val="22"/>
                <w:highlight w:val="lightGray"/>
              </w:rPr>
              <w:t>saveInviteCode</w:t>
            </w:r>
          </w:p>
        </w:tc>
        <w:tc>
          <w:tcPr>
            <w:tcW w:w="4163" w:type="dxa"/>
          </w:tcPr>
          <w:p w:rsidR="00F65164" w:rsidRPr="00076C89" w:rsidRDefault="00F65164" w:rsidP="004D4435">
            <w:pPr>
              <w:rPr>
                <w:rStyle w:val="a6"/>
                <w:i/>
              </w:rPr>
            </w:pPr>
            <w:r w:rsidRPr="00B47654">
              <w:rPr>
                <w:rStyle w:val="a6"/>
                <w:rFonts w:hint="eastAsia"/>
              </w:rPr>
              <w:t>邀请用户加入企业，验证码</w:t>
            </w:r>
          </w:p>
        </w:tc>
      </w:tr>
    </w:tbl>
    <w:p w:rsidR="00F65164" w:rsidRDefault="00F65164" w:rsidP="00F65164">
      <w:pPr>
        <w:pStyle w:val="a0"/>
      </w:pPr>
    </w:p>
    <w:p w:rsidR="00F65164" w:rsidRPr="0023701F" w:rsidRDefault="00F65164" w:rsidP="0023701F">
      <w:pPr>
        <w:pStyle w:val="3"/>
        <w:spacing w:line="400" w:lineRule="exact"/>
        <w:ind w:left="826" w:hangingChars="343" w:hanging="826"/>
        <w:rPr>
          <w:sz w:val="24"/>
        </w:rPr>
      </w:pPr>
      <w:bookmarkStart w:id="107" w:name="_Toc418875584"/>
      <w:bookmarkStart w:id="108" w:name="_Toc453430022"/>
      <w:r w:rsidRPr="0023701F">
        <w:rPr>
          <w:rFonts w:hint="eastAsia"/>
          <w:sz w:val="24"/>
        </w:rPr>
        <w:t>UserMongoDao</w:t>
      </w:r>
      <w:r w:rsidRPr="0023701F">
        <w:rPr>
          <w:rFonts w:hint="eastAsia"/>
          <w:sz w:val="24"/>
        </w:rPr>
        <w:t>类概述</w:t>
      </w:r>
      <w:bookmarkEnd w:id="107"/>
      <w:bookmarkEnd w:id="108"/>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账户系统对mongo的操作 。</w:t>
      </w:r>
    </w:p>
    <w:p w:rsidR="00F65164" w:rsidRPr="00557EE7" w:rsidRDefault="00F65164" w:rsidP="00F65164">
      <w:pPr>
        <w:pStyle w:val="af1"/>
        <w:spacing w:line="400" w:lineRule="exact"/>
        <w:ind w:firstLine="480"/>
        <w:jc w:val="left"/>
      </w:pPr>
      <w:bookmarkStart w:id="109" w:name="_Toc418875585"/>
      <w:r w:rsidRPr="00C62268">
        <w:rPr>
          <w:rFonts w:ascii="宋体" w:hAnsi="宋体" w:hint="eastAsia"/>
          <w:sz w:val="24"/>
        </w:rPr>
        <w:t>类功能定义</w:t>
      </w:r>
      <w:bookmarkEnd w:id="109"/>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F65164" w:rsidRPr="00076C89" w:rsidTr="004D4435">
        <w:tc>
          <w:tcPr>
            <w:tcW w:w="691"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966"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163"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691" w:type="dxa"/>
          </w:tcPr>
          <w:p w:rsidR="00F65164" w:rsidRPr="00076C89" w:rsidRDefault="00F65164" w:rsidP="004D4435">
            <w:pPr>
              <w:rPr>
                <w:rStyle w:val="a6"/>
                <w:i/>
              </w:rPr>
            </w:pPr>
            <w:r w:rsidRPr="00076C89">
              <w:rPr>
                <w:rStyle w:val="a6"/>
                <w:rFonts w:hint="eastAsia"/>
              </w:rPr>
              <w:t>1</w:t>
            </w:r>
          </w:p>
        </w:tc>
        <w:tc>
          <w:tcPr>
            <w:tcW w:w="3966" w:type="dxa"/>
          </w:tcPr>
          <w:p w:rsidR="00F65164" w:rsidRPr="00076C89" w:rsidRDefault="00F65164" w:rsidP="004D4435">
            <w:pPr>
              <w:rPr>
                <w:rStyle w:val="a6"/>
                <w:i/>
              </w:rPr>
            </w:pPr>
            <w:r>
              <w:rPr>
                <w:rFonts w:ascii="Consolas" w:hAnsi="Consolas" w:cs="Consolas"/>
                <w:color w:val="000000"/>
                <w:kern w:val="0"/>
                <w:sz w:val="22"/>
                <w:szCs w:val="22"/>
                <w:highlight w:val="lightGray"/>
              </w:rPr>
              <w:t>saveOrUpdateUser</w:t>
            </w:r>
          </w:p>
        </w:tc>
        <w:tc>
          <w:tcPr>
            <w:tcW w:w="4163" w:type="dxa"/>
          </w:tcPr>
          <w:p w:rsidR="00F65164" w:rsidRPr="00076C89" w:rsidRDefault="00F65164" w:rsidP="004D4435">
            <w:pPr>
              <w:rPr>
                <w:rStyle w:val="a6"/>
                <w:i/>
              </w:rPr>
            </w:pPr>
            <w:r>
              <w:rPr>
                <w:rStyle w:val="a6"/>
                <w:rFonts w:hint="eastAsia"/>
              </w:rPr>
              <w:t>保存或变更用户信息</w:t>
            </w:r>
          </w:p>
        </w:tc>
      </w:tr>
      <w:tr w:rsidR="00F65164" w:rsidRPr="00076C89" w:rsidTr="004D4435">
        <w:tc>
          <w:tcPr>
            <w:tcW w:w="691" w:type="dxa"/>
          </w:tcPr>
          <w:p w:rsidR="00F65164" w:rsidRPr="00076C89" w:rsidRDefault="00F65164" w:rsidP="004D4435">
            <w:pPr>
              <w:rPr>
                <w:rStyle w:val="a6"/>
                <w:i/>
              </w:rPr>
            </w:pPr>
            <w:r w:rsidRPr="00076C89">
              <w:rPr>
                <w:rStyle w:val="a6"/>
                <w:rFonts w:hint="eastAsia"/>
              </w:rPr>
              <w:t>2</w:t>
            </w:r>
          </w:p>
        </w:tc>
        <w:tc>
          <w:tcPr>
            <w:tcW w:w="3966" w:type="dxa"/>
          </w:tcPr>
          <w:p w:rsidR="00F65164" w:rsidRPr="00076C89" w:rsidRDefault="00F65164" w:rsidP="004D4435">
            <w:pPr>
              <w:rPr>
                <w:rStyle w:val="a6"/>
                <w:i/>
              </w:rPr>
            </w:pPr>
            <w:r>
              <w:rPr>
                <w:rFonts w:ascii="Consolas" w:hAnsi="Consolas" w:cs="Consolas"/>
                <w:color w:val="000000"/>
                <w:kern w:val="0"/>
                <w:sz w:val="22"/>
                <w:szCs w:val="22"/>
                <w:highlight w:val="lightGray"/>
              </w:rPr>
              <w:t>updateUserInfo</w:t>
            </w:r>
          </w:p>
        </w:tc>
        <w:tc>
          <w:tcPr>
            <w:tcW w:w="4163" w:type="dxa"/>
          </w:tcPr>
          <w:p w:rsidR="00F65164" w:rsidRPr="00076C89" w:rsidRDefault="00F65164" w:rsidP="004D4435">
            <w:pPr>
              <w:rPr>
                <w:rStyle w:val="a6"/>
                <w:i/>
              </w:rPr>
            </w:pPr>
            <w:r>
              <w:rPr>
                <w:rStyle w:val="a6"/>
                <w:rFonts w:hint="eastAsia"/>
              </w:rPr>
              <w:t>修改用户信息</w:t>
            </w:r>
          </w:p>
        </w:tc>
      </w:tr>
      <w:tr w:rsidR="00F65164" w:rsidRPr="00076C89" w:rsidTr="004D4435">
        <w:tc>
          <w:tcPr>
            <w:tcW w:w="691" w:type="dxa"/>
          </w:tcPr>
          <w:p w:rsidR="00F65164" w:rsidRPr="00076C89" w:rsidRDefault="00F65164" w:rsidP="004D4435">
            <w:pPr>
              <w:rPr>
                <w:rStyle w:val="a6"/>
                <w:i/>
              </w:rPr>
            </w:pPr>
            <w:r w:rsidRPr="00076C89">
              <w:rPr>
                <w:rStyle w:val="a6"/>
                <w:rFonts w:hint="eastAsia"/>
              </w:rPr>
              <w:t>3</w:t>
            </w:r>
          </w:p>
        </w:tc>
        <w:tc>
          <w:tcPr>
            <w:tcW w:w="3966" w:type="dxa"/>
          </w:tcPr>
          <w:p w:rsidR="00F65164" w:rsidRPr="00076C89" w:rsidRDefault="00F65164" w:rsidP="004D4435">
            <w:pPr>
              <w:rPr>
                <w:rStyle w:val="a6"/>
                <w:i/>
              </w:rPr>
            </w:pPr>
            <w:r>
              <w:rPr>
                <w:rFonts w:ascii="Consolas" w:hAnsi="Consolas" w:cs="Consolas"/>
                <w:color w:val="000000"/>
                <w:kern w:val="0"/>
                <w:sz w:val="22"/>
                <w:szCs w:val="22"/>
                <w:highlight w:val="lightGray"/>
              </w:rPr>
              <w:t>findUser</w:t>
            </w:r>
          </w:p>
        </w:tc>
        <w:tc>
          <w:tcPr>
            <w:tcW w:w="4163" w:type="dxa"/>
          </w:tcPr>
          <w:p w:rsidR="00F65164" w:rsidRPr="00076C89" w:rsidRDefault="00F65164" w:rsidP="004D4435">
            <w:pPr>
              <w:rPr>
                <w:rStyle w:val="a6"/>
                <w:i/>
              </w:rPr>
            </w:pPr>
            <w:r>
              <w:rPr>
                <w:rStyle w:val="a6"/>
                <w:rFonts w:hint="eastAsia"/>
              </w:rPr>
              <w:t>查询用户信息</w:t>
            </w:r>
          </w:p>
        </w:tc>
      </w:tr>
      <w:tr w:rsidR="00F65164" w:rsidRPr="00076C89" w:rsidTr="004D4435">
        <w:tc>
          <w:tcPr>
            <w:tcW w:w="691" w:type="dxa"/>
          </w:tcPr>
          <w:p w:rsidR="00F65164" w:rsidRPr="00076C89" w:rsidRDefault="00F65164" w:rsidP="004D4435">
            <w:pPr>
              <w:rPr>
                <w:rStyle w:val="a6"/>
                <w:i/>
              </w:rPr>
            </w:pPr>
            <w:r>
              <w:rPr>
                <w:rStyle w:val="a6"/>
                <w:rFonts w:hint="eastAsia"/>
              </w:rPr>
              <w:t>4</w:t>
            </w:r>
          </w:p>
        </w:tc>
        <w:tc>
          <w:tcPr>
            <w:tcW w:w="3966" w:type="dxa"/>
          </w:tcPr>
          <w:p w:rsidR="00F65164" w:rsidRPr="00076C89" w:rsidRDefault="00F65164" w:rsidP="004D4435">
            <w:pPr>
              <w:rPr>
                <w:rStyle w:val="a6"/>
                <w:i/>
              </w:rPr>
            </w:pPr>
            <w:r>
              <w:rPr>
                <w:rFonts w:ascii="Consolas" w:hAnsi="Consolas" w:cs="Consolas"/>
                <w:color w:val="000000"/>
                <w:kern w:val="0"/>
                <w:sz w:val="22"/>
                <w:szCs w:val="22"/>
                <w:highlight w:val="lightGray"/>
              </w:rPr>
              <w:t>isFirstLoginByDeviceType</w:t>
            </w:r>
          </w:p>
        </w:tc>
        <w:tc>
          <w:tcPr>
            <w:tcW w:w="4163" w:type="dxa"/>
          </w:tcPr>
          <w:p w:rsidR="00F65164" w:rsidRPr="00076C89" w:rsidRDefault="00F65164" w:rsidP="004D4435">
            <w:pPr>
              <w:rPr>
                <w:rStyle w:val="a6"/>
                <w:i/>
              </w:rPr>
            </w:pPr>
            <w:r>
              <w:rPr>
                <w:rStyle w:val="a6"/>
                <w:rFonts w:hint="eastAsia"/>
              </w:rPr>
              <w:t>校验用户是否第一次登录某终端类型</w:t>
            </w:r>
          </w:p>
        </w:tc>
      </w:tr>
    </w:tbl>
    <w:p w:rsidR="00F65164" w:rsidRDefault="00F65164" w:rsidP="00F65164"/>
    <w:p w:rsidR="00F65164" w:rsidRPr="0023701F" w:rsidRDefault="00F65164" w:rsidP="00F65164">
      <w:pPr>
        <w:pStyle w:val="2"/>
        <w:rPr>
          <w:rFonts w:ascii="黑体"/>
          <w:sz w:val="28"/>
        </w:rPr>
      </w:pPr>
      <w:bookmarkStart w:id="110" w:name="_Toc418875603"/>
      <w:bookmarkStart w:id="111" w:name="_Toc453430023"/>
      <w:r w:rsidRPr="0023701F">
        <w:rPr>
          <w:rFonts w:ascii="黑体" w:hint="eastAsia"/>
          <w:sz w:val="28"/>
        </w:rPr>
        <w:t>圈子系统（quan）模块</w:t>
      </w:r>
      <w:bookmarkEnd w:id="110"/>
      <w:bookmarkEnd w:id="111"/>
    </w:p>
    <w:p w:rsidR="00F65164" w:rsidRPr="0023701F" w:rsidRDefault="00F65164" w:rsidP="0023701F">
      <w:pPr>
        <w:pStyle w:val="3"/>
        <w:spacing w:line="400" w:lineRule="exact"/>
        <w:ind w:left="826" w:hangingChars="343" w:hanging="826"/>
        <w:rPr>
          <w:sz w:val="24"/>
        </w:rPr>
      </w:pPr>
      <w:bookmarkStart w:id="112" w:name="_Toc418875604"/>
      <w:bookmarkStart w:id="113" w:name="_Toc453430024"/>
      <w:r w:rsidRPr="0023701F">
        <w:rPr>
          <w:rFonts w:hint="eastAsia"/>
          <w:sz w:val="24"/>
        </w:rPr>
        <w:t>圈子系统模块概述</w:t>
      </w:r>
      <w:bookmarkEnd w:id="112"/>
      <w:bookmarkEnd w:id="113"/>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工作圈的圈子系统是创建编辑圈子和帖子，并邀请或申请加入圈子的模块。</w:t>
      </w:r>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工作圈圈子系统，包括创建编辑删除圈子、创建删除展示帖子，邀请加入圈子，申请加入圈子等功能。</w:t>
      </w:r>
    </w:p>
    <w:p w:rsidR="00F65164" w:rsidRPr="00D40EC0" w:rsidRDefault="00F65164" w:rsidP="00F65164">
      <w:pPr>
        <w:pStyle w:val="af1"/>
        <w:spacing w:line="400" w:lineRule="exact"/>
        <w:ind w:firstLine="480"/>
        <w:jc w:val="left"/>
        <w:rPr>
          <w:i/>
        </w:rPr>
      </w:pPr>
      <w:r w:rsidRPr="007E5FCD">
        <w:rPr>
          <w:rFonts w:ascii="宋体" w:hAnsi="宋体" w:hint="eastAsia"/>
          <w:sz w:val="24"/>
        </w:rPr>
        <w:t>创建圈子时会默认创建一条帖子，告知用户已经创建了一个新圈子；获取圈子列表功能，</w:t>
      </w:r>
      <w:r w:rsidRPr="007E5FCD">
        <w:rPr>
          <w:rFonts w:ascii="宋体" w:hAnsi="宋体"/>
          <w:sz w:val="24"/>
        </w:rPr>
        <w:t>可以查看我所有的圈子列表,以便找到并进入我关心的圈子</w:t>
      </w:r>
      <w:r w:rsidRPr="007E5FCD">
        <w:rPr>
          <w:rFonts w:ascii="宋体" w:hAnsi="宋体" w:hint="eastAsia"/>
          <w:sz w:val="24"/>
        </w:rPr>
        <w:t>；解散圈子后用户看不到已解散圈子的所有信息；邀请和申请加入圈子功能实现了圈子添加成员的作用。</w:t>
      </w:r>
    </w:p>
    <w:p w:rsidR="00F65164" w:rsidRPr="0023701F" w:rsidRDefault="00F65164" w:rsidP="0023701F">
      <w:pPr>
        <w:pStyle w:val="3"/>
        <w:spacing w:line="400" w:lineRule="exact"/>
        <w:ind w:left="826" w:hangingChars="343" w:hanging="826"/>
        <w:rPr>
          <w:sz w:val="24"/>
        </w:rPr>
      </w:pPr>
      <w:bookmarkStart w:id="114" w:name="_Toc418875605"/>
      <w:bookmarkStart w:id="115" w:name="_Toc453430025"/>
      <w:r w:rsidRPr="0023701F">
        <w:rPr>
          <w:rFonts w:hint="eastAsia"/>
          <w:sz w:val="24"/>
        </w:rPr>
        <w:lastRenderedPageBreak/>
        <w:t>圈子系统模块流程图</w:t>
      </w:r>
      <w:bookmarkEnd w:id="114"/>
      <w:bookmarkEnd w:id="115"/>
    </w:p>
    <w:p w:rsidR="00F65164" w:rsidRDefault="00F65164" w:rsidP="00F65164">
      <w:pPr>
        <w:jc w:val="center"/>
      </w:pPr>
      <w:r w:rsidRPr="00FC6DEB">
        <w:rPr>
          <w:noProof/>
        </w:rPr>
        <w:drawing>
          <wp:inline distT="0" distB="0" distL="0" distR="0">
            <wp:extent cx="6118860" cy="39300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18860" cy="3930015"/>
                    </a:xfrm>
                    <a:prstGeom prst="rect">
                      <a:avLst/>
                    </a:prstGeom>
                    <a:noFill/>
                    <a:ln>
                      <a:noFill/>
                    </a:ln>
                  </pic:spPr>
                </pic:pic>
              </a:graphicData>
            </a:graphic>
          </wp:inline>
        </w:drawing>
      </w:r>
    </w:p>
    <w:p w:rsidR="00F6516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5-1  </w:t>
      </w:r>
      <w:r>
        <w:rPr>
          <w:rFonts w:hint="eastAsia"/>
        </w:rPr>
        <w:t>圈子创建编辑流程</w:t>
      </w:r>
      <w:r w:rsidRPr="00592BE4">
        <w:rPr>
          <w:rFonts w:hint="eastAsia"/>
        </w:rPr>
        <w:t>图</w:t>
      </w:r>
    </w:p>
    <w:p w:rsidR="00F65164" w:rsidRDefault="00F65164" w:rsidP="00F65164">
      <w:r w:rsidRPr="00965BF7">
        <w:rPr>
          <w:noProof/>
        </w:rPr>
        <w:lastRenderedPageBreak/>
        <w:drawing>
          <wp:inline distT="0" distB="0" distL="0" distR="0">
            <wp:extent cx="5525135" cy="7655560"/>
            <wp:effectExtent l="0" t="0" r="1206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25135" cy="7655560"/>
                    </a:xfrm>
                    <a:prstGeom prst="rect">
                      <a:avLst/>
                    </a:prstGeom>
                    <a:noFill/>
                    <a:ln>
                      <a:noFill/>
                    </a:ln>
                  </pic:spPr>
                </pic:pic>
              </a:graphicData>
            </a:graphic>
          </wp:inline>
        </w:drawing>
      </w:r>
    </w:p>
    <w:p w:rsidR="00F65164" w:rsidRDefault="00F65164" w:rsidP="00F65164">
      <w:pPr>
        <w:ind w:left="1680" w:firstLine="420"/>
      </w:pPr>
      <w:r>
        <w:rPr>
          <w:rFonts w:hint="eastAsia"/>
        </w:rPr>
        <w:t>图</w:t>
      </w:r>
      <w:r>
        <w:rPr>
          <w:rFonts w:hint="eastAsia"/>
        </w:rPr>
        <w:t xml:space="preserve">5-2 </w:t>
      </w:r>
      <w:r>
        <w:rPr>
          <w:rFonts w:hint="eastAsia"/>
        </w:rPr>
        <w:t>邀请添加圈子成员（泳道图）</w:t>
      </w:r>
    </w:p>
    <w:p w:rsidR="00F65164" w:rsidRPr="00592BE4" w:rsidRDefault="00F65164" w:rsidP="00F65164"/>
    <w:p w:rsidR="00F65164" w:rsidRPr="0023701F" w:rsidRDefault="00F65164" w:rsidP="0023701F">
      <w:pPr>
        <w:pStyle w:val="3"/>
        <w:spacing w:line="400" w:lineRule="exact"/>
        <w:ind w:left="826" w:hangingChars="343" w:hanging="826"/>
        <w:rPr>
          <w:sz w:val="24"/>
        </w:rPr>
      </w:pPr>
      <w:bookmarkStart w:id="116" w:name="_Toc418875606"/>
      <w:bookmarkStart w:id="117" w:name="_Toc453430026"/>
      <w:r w:rsidRPr="0023701F">
        <w:rPr>
          <w:rFonts w:hint="eastAsia"/>
          <w:sz w:val="24"/>
        </w:rPr>
        <w:t>JsonController</w:t>
      </w:r>
      <w:r w:rsidRPr="0023701F">
        <w:rPr>
          <w:rFonts w:hint="eastAsia"/>
          <w:sz w:val="24"/>
        </w:rPr>
        <w:t>类概述</w:t>
      </w:r>
      <w:bookmarkEnd w:id="116"/>
      <w:bookmarkEnd w:id="117"/>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sz w:val="24"/>
        </w:rPr>
        <w:t>Controller</w:t>
      </w:r>
      <w:r w:rsidRPr="007E5FCD">
        <w:rPr>
          <w:rFonts w:ascii="宋体" w:hAnsi="宋体" w:hint="eastAsia"/>
          <w:sz w:val="24"/>
        </w:rPr>
        <w:t>的基类，封装统一较常用的方法，如参数校验、安全校验等。</w:t>
      </w:r>
    </w:p>
    <w:p w:rsidR="00F65164" w:rsidRPr="007E5FCD" w:rsidRDefault="00F65164" w:rsidP="00F65164">
      <w:pPr>
        <w:pStyle w:val="af1"/>
        <w:spacing w:line="400" w:lineRule="exact"/>
        <w:ind w:firstLine="480"/>
        <w:jc w:val="left"/>
        <w:rPr>
          <w:rFonts w:ascii="宋体" w:hAnsi="宋体"/>
          <w:sz w:val="24"/>
        </w:rPr>
      </w:pPr>
      <w:bookmarkStart w:id="118" w:name="_Toc418875607"/>
      <w:r w:rsidRPr="007E5FCD">
        <w:rPr>
          <w:rFonts w:ascii="宋体" w:hAnsi="宋体" w:hint="eastAsia"/>
          <w:sz w:val="24"/>
        </w:rPr>
        <w:lastRenderedPageBreak/>
        <w:t>类功能定义</w:t>
      </w:r>
      <w:bookmarkEnd w:id="118"/>
    </w:p>
    <w:p w:rsidR="00F65164" w:rsidRPr="00557EE7" w:rsidRDefault="00F65164" w:rsidP="00F65164">
      <w:pPr>
        <w:ind w:firstLine="420"/>
      </w:pPr>
      <w:r>
        <w:rPr>
          <w:rFonts w:hint="eastAsia"/>
        </w:rPr>
        <w:t>表</w:t>
      </w:r>
      <w:r>
        <w:rPr>
          <w:rFonts w:hint="eastAsia"/>
        </w:rPr>
        <w:t>5-1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052"/>
        <w:gridCol w:w="5940"/>
      </w:tblGrid>
      <w:tr w:rsidR="00F65164" w:rsidRPr="00076C89" w:rsidTr="004D4435">
        <w:tc>
          <w:tcPr>
            <w:tcW w:w="828"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2052"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5940"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828" w:type="dxa"/>
          </w:tcPr>
          <w:p w:rsidR="00F65164" w:rsidRPr="00076C89" w:rsidRDefault="00F65164" w:rsidP="004D4435">
            <w:pPr>
              <w:rPr>
                <w:rStyle w:val="a6"/>
                <w:i/>
              </w:rPr>
            </w:pPr>
            <w:r w:rsidRPr="00076C89">
              <w:rPr>
                <w:rStyle w:val="a6"/>
                <w:rFonts w:hint="eastAsia"/>
              </w:rPr>
              <w:t>1</w:t>
            </w:r>
          </w:p>
        </w:tc>
        <w:tc>
          <w:tcPr>
            <w:tcW w:w="2052" w:type="dxa"/>
          </w:tcPr>
          <w:p w:rsidR="00F65164" w:rsidRPr="00076C89" w:rsidRDefault="00F65164" w:rsidP="004D4435">
            <w:pPr>
              <w:rPr>
                <w:rStyle w:val="a6"/>
                <w:i/>
              </w:rPr>
            </w:pPr>
            <w:r w:rsidRPr="004A4A85">
              <w:rPr>
                <w:rStyle w:val="a6"/>
              </w:rPr>
              <w:t>checkSig</w:t>
            </w:r>
          </w:p>
        </w:tc>
        <w:tc>
          <w:tcPr>
            <w:tcW w:w="5940" w:type="dxa"/>
          </w:tcPr>
          <w:p w:rsidR="00F65164" w:rsidRPr="00076C89" w:rsidRDefault="00F65164" w:rsidP="004D4435">
            <w:pPr>
              <w:rPr>
                <w:rStyle w:val="a6"/>
                <w:i/>
              </w:rPr>
            </w:pPr>
            <w:r>
              <w:rPr>
                <w:rStyle w:val="a6"/>
                <w:rFonts w:hint="eastAsia"/>
              </w:rPr>
              <w:t>签名校验</w:t>
            </w:r>
          </w:p>
        </w:tc>
      </w:tr>
      <w:tr w:rsidR="00F65164" w:rsidRPr="00076C89" w:rsidTr="004D4435">
        <w:tc>
          <w:tcPr>
            <w:tcW w:w="828" w:type="dxa"/>
          </w:tcPr>
          <w:p w:rsidR="00F65164" w:rsidRPr="00076C89" w:rsidRDefault="00F65164" w:rsidP="004D4435">
            <w:pPr>
              <w:rPr>
                <w:rStyle w:val="a6"/>
                <w:i/>
              </w:rPr>
            </w:pPr>
            <w:r w:rsidRPr="00076C89">
              <w:rPr>
                <w:rStyle w:val="a6"/>
                <w:rFonts w:hint="eastAsia"/>
              </w:rPr>
              <w:t>2</w:t>
            </w:r>
          </w:p>
        </w:tc>
        <w:tc>
          <w:tcPr>
            <w:tcW w:w="2052" w:type="dxa"/>
          </w:tcPr>
          <w:p w:rsidR="00F65164" w:rsidRPr="00076C89" w:rsidRDefault="00F65164" w:rsidP="004D4435">
            <w:pPr>
              <w:rPr>
                <w:rStyle w:val="a6"/>
                <w:i/>
              </w:rPr>
            </w:pPr>
            <w:r w:rsidRPr="004A4A85">
              <w:rPr>
                <w:rStyle w:val="a6"/>
              </w:rPr>
              <w:t>checkImageNo</w:t>
            </w:r>
          </w:p>
        </w:tc>
        <w:tc>
          <w:tcPr>
            <w:tcW w:w="5940" w:type="dxa"/>
          </w:tcPr>
          <w:p w:rsidR="00F65164" w:rsidRPr="00076C89" w:rsidRDefault="00F65164" w:rsidP="004D4435">
            <w:pPr>
              <w:rPr>
                <w:rStyle w:val="a6"/>
                <w:i/>
              </w:rPr>
            </w:pPr>
            <w:r>
              <w:rPr>
                <w:rStyle w:val="a6"/>
                <w:rFonts w:hint="eastAsia"/>
              </w:rPr>
              <w:t>验证码校验</w:t>
            </w:r>
          </w:p>
        </w:tc>
      </w:tr>
      <w:tr w:rsidR="00F65164" w:rsidRPr="00076C89" w:rsidTr="004D4435">
        <w:tc>
          <w:tcPr>
            <w:tcW w:w="828" w:type="dxa"/>
          </w:tcPr>
          <w:p w:rsidR="00F65164" w:rsidRPr="00076C89" w:rsidRDefault="00F65164" w:rsidP="004D4435">
            <w:pPr>
              <w:rPr>
                <w:rStyle w:val="a6"/>
                <w:i/>
              </w:rPr>
            </w:pPr>
            <w:r w:rsidRPr="00076C89">
              <w:rPr>
                <w:rStyle w:val="a6"/>
                <w:rFonts w:hint="eastAsia"/>
              </w:rPr>
              <w:t>3</w:t>
            </w:r>
          </w:p>
        </w:tc>
        <w:tc>
          <w:tcPr>
            <w:tcW w:w="2052" w:type="dxa"/>
          </w:tcPr>
          <w:p w:rsidR="00F65164" w:rsidRPr="00076C89" w:rsidRDefault="00F65164" w:rsidP="004D4435">
            <w:pPr>
              <w:rPr>
                <w:rStyle w:val="a6"/>
                <w:i/>
              </w:rPr>
            </w:pPr>
            <w:r w:rsidRPr="004A4A85">
              <w:rPr>
                <w:rStyle w:val="a6"/>
              </w:rPr>
              <w:t>changeTokenRel</w:t>
            </w:r>
          </w:p>
        </w:tc>
        <w:tc>
          <w:tcPr>
            <w:tcW w:w="5940" w:type="dxa"/>
          </w:tcPr>
          <w:p w:rsidR="00F65164" w:rsidRPr="00076C89" w:rsidRDefault="00F65164" w:rsidP="004D4435">
            <w:pPr>
              <w:rPr>
                <w:rStyle w:val="a6"/>
                <w:i/>
              </w:rPr>
            </w:pPr>
            <w:r>
              <w:rPr>
                <w:rStyle w:val="a6"/>
              </w:rPr>
              <w:t>T</w:t>
            </w:r>
            <w:r>
              <w:rPr>
                <w:rStyle w:val="a6"/>
                <w:rFonts w:hint="eastAsia"/>
              </w:rPr>
              <w:t>oken</w:t>
            </w:r>
            <w:r>
              <w:rPr>
                <w:rStyle w:val="a6"/>
                <w:rFonts w:hint="eastAsia"/>
              </w:rPr>
              <w:t>切换</w:t>
            </w:r>
          </w:p>
        </w:tc>
      </w:tr>
      <w:tr w:rsidR="00F65164" w:rsidRPr="00076C89" w:rsidTr="004D4435">
        <w:tc>
          <w:tcPr>
            <w:tcW w:w="828" w:type="dxa"/>
          </w:tcPr>
          <w:p w:rsidR="00F65164" w:rsidRPr="00076C89" w:rsidRDefault="00F65164" w:rsidP="004D4435">
            <w:pPr>
              <w:rPr>
                <w:rStyle w:val="a6"/>
                <w:i/>
              </w:rPr>
            </w:pPr>
          </w:p>
        </w:tc>
        <w:tc>
          <w:tcPr>
            <w:tcW w:w="2052" w:type="dxa"/>
          </w:tcPr>
          <w:p w:rsidR="00F65164" w:rsidRPr="00076C89" w:rsidRDefault="00F65164" w:rsidP="004D4435">
            <w:pPr>
              <w:rPr>
                <w:rStyle w:val="a6"/>
                <w:i/>
              </w:rPr>
            </w:pPr>
          </w:p>
        </w:tc>
        <w:tc>
          <w:tcPr>
            <w:tcW w:w="5940" w:type="dxa"/>
          </w:tcPr>
          <w:p w:rsidR="00F65164" w:rsidRPr="00076C89" w:rsidRDefault="00F65164" w:rsidP="004D4435">
            <w:pPr>
              <w:rPr>
                <w:rStyle w:val="a6"/>
                <w:i/>
              </w:rPr>
            </w:pPr>
          </w:p>
        </w:tc>
      </w:tr>
    </w:tbl>
    <w:p w:rsidR="00F65164" w:rsidRPr="00CF07BE" w:rsidRDefault="00F65164" w:rsidP="00F65164">
      <w:pPr>
        <w:rPr>
          <w:rStyle w:val="a6"/>
          <w:i/>
        </w:rPr>
      </w:pPr>
    </w:p>
    <w:p w:rsidR="00F65164" w:rsidRPr="0023701F" w:rsidRDefault="00F65164" w:rsidP="0023701F">
      <w:pPr>
        <w:pStyle w:val="3"/>
        <w:spacing w:line="400" w:lineRule="exact"/>
        <w:ind w:left="826" w:hangingChars="343" w:hanging="826"/>
        <w:rPr>
          <w:sz w:val="24"/>
        </w:rPr>
      </w:pPr>
      <w:bookmarkStart w:id="119" w:name="_Toc418875608"/>
      <w:bookmarkStart w:id="120" w:name="_Toc453430027"/>
      <w:r w:rsidRPr="0023701F">
        <w:rPr>
          <w:rFonts w:hint="eastAsia"/>
          <w:sz w:val="24"/>
        </w:rPr>
        <w:t>RestTeamController</w:t>
      </w:r>
      <w:r w:rsidRPr="0023701F">
        <w:rPr>
          <w:rFonts w:hint="eastAsia"/>
          <w:sz w:val="24"/>
        </w:rPr>
        <w:t>类概述</w:t>
      </w:r>
      <w:bookmarkEnd w:id="119"/>
      <w:bookmarkEnd w:id="120"/>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给移动端提供的http接口 。</w:t>
      </w:r>
    </w:p>
    <w:p w:rsidR="00F65164" w:rsidRPr="00557EE7" w:rsidRDefault="00F65164" w:rsidP="00F65164">
      <w:pPr>
        <w:pStyle w:val="af1"/>
        <w:spacing w:line="400" w:lineRule="exact"/>
        <w:ind w:firstLine="480"/>
        <w:jc w:val="left"/>
      </w:pPr>
      <w:bookmarkStart w:id="121" w:name="_Toc418875609"/>
      <w:r w:rsidRPr="007E5FCD">
        <w:rPr>
          <w:rFonts w:ascii="宋体" w:hAnsi="宋体" w:hint="eastAsia"/>
          <w:sz w:val="24"/>
        </w:rPr>
        <w:t>类功能定义</w:t>
      </w:r>
      <w:bookmarkEnd w:id="121"/>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F65164" w:rsidRPr="00076C89" w:rsidTr="004D4435">
        <w:tc>
          <w:tcPr>
            <w:tcW w:w="752"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121"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947"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752" w:type="dxa"/>
          </w:tcPr>
          <w:p w:rsidR="00F65164" w:rsidRPr="00076C89" w:rsidRDefault="00F65164" w:rsidP="004D4435">
            <w:pPr>
              <w:rPr>
                <w:rStyle w:val="a6"/>
                <w:i/>
              </w:rPr>
            </w:pPr>
            <w:r w:rsidRPr="00076C89">
              <w:rPr>
                <w:rStyle w:val="a6"/>
                <w:rFonts w:hint="eastAsia"/>
              </w:rPr>
              <w:t>1</w:t>
            </w:r>
          </w:p>
        </w:tc>
        <w:tc>
          <w:tcPr>
            <w:tcW w:w="3121" w:type="dxa"/>
          </w:tcPr>
          <w:p w:rsidR="00F65164" w:rsidRPr="00076C89" w:rsidRDefault="00F65164" w:rsidP="004D4435">
            <w:pPr>
              <w:rPr>
                <w:rStyle w:val="a6"/>
                <w:i/>
              </w:rPr>
            </w:pPr>
            <w:r>
              <w:rPr>
                <w:rFonts w:ascii="Monaco" w:hAnsi="Monaco" w:cs="Monaco"/>
                <w:color w:val="000000"/>
                <w:kern w:val="0"/>
                <w:sz w:val="22"/>
                <w:szCs w:val="22"/>
                <w:highlight w:val="lightGray"/>
              </w:rPr>
              <w:t>addTeam</w:t>
            </w:r>
          </w:p>
        </w:tc>
        <w:tc>
          <w:tcPr>
            <w:tcW w:w="4947" w:type="dxa"/>
          </w:tcPr>
          <w:p w:rsidR="00F65164" w:rsidRPr="00076C89" w:rsidRDefault="00F65164" w:rsidP="004D4435">
            <w:pPr>
              <w:rPr>
                <w:rStyle w:val="a6"/>
                <w:i/>
              </w:rPr>
            </w:pPr>
            <w:r>
              <w:rPr>
                <w:rStyle w:val="a6"/>
                <w:rFonts w:hint="eastAsia"/>
              </w:rPr>
              <w:t>添加圈子</w:t>
            </w:r>
          </w:p>
        </w:tc>
      </w:tr>
      <w:tr w:rsidR="00F65164" w:rsidRPr="00076C89" w:rsidTr="004D4435">
        <w:tc>
          <w:tcPr>
            <w:tcW w:w="752" w:type="dxa"/>
          </w:tcPr>
          <w:p w:rsidR="00F65164" w:rsidRPr="00076C89" w:rsidRDefault="00F65164" w:rsidP="004D4435">
            <w:pPr>
              <w:rPr>
                <w:rStyle w:val="a6"/>
                <w:i/>
              </w:rPr>
            </w:pPr>
            <w:r w:rsidRPr="00076C89">
              <w:rPr>
                <w:rStyle w:val="a6"/>
                <w:rFonts w:hint="eastAsia"/>
              </w:rPr>
              <w:t>2</w:t>
            </w:r>
          </w:p>
        </w:tc>
        <w:tc>
          <w:tcPr>
            <w:tcW w:w="3121" w:type="dxa"/>
          </w:tcPr>
          <w:p w:rsidR="00F65164" w:rsidRPr="00076C89" w:rsidRDefault="00F65164" w:rsidP="004D4435">
            <w:pPr>
              <w:rPr>
                <w:rStyle w:val="a6"/>
                <w:i/>
              </w:rPr>
            </w:pPr>
            <w:r>
              <w:rPr>
                <w:rFonts w:ascii="Monaco" w:hAnsi="Monaco" w:cs="Monaco"/>
                <w:color w:val="000000"/>
                <w:kern w:val="0"/>
                <w:sz w:val="22"/>
                <w:szCs w:val="22"/>
                <w:highlight w:val="lightGray"/>
              </w:rPr>
              <w:t>getTeamInfo</w:t>
            </w:r>
          </w:p>
        </w:tc>
        <w:tc>
          <w:tcPr>
            <w:tcW w:w="4947" w:type="dxa"/>
          </w:tcPr>
          <w:p w:rsidR="00F65164" w:rsidRPr="00076C89" w:rsidRDefault="00F65164" w:rsidP="004D4435">
            <w:pPr>
              <w:rPr>
                <w:rStyle w:val="a6"/>
                <w:i/>
              </w:rPr>
            </w:pPr>
            <w:r>
              <w:rPr>
                <w:rStyle w:val="a6"/>
                <w:rFonts w:hint="eastAsia"/>
              </w:rPr>
              <w:t>获取圈子信息</w:t>
            </w:r>
          </w:p>
        </w:tc>
      </w:tr>
      <w:tr w:rsidR="00F65164" w:rsidRPr="00076C89" w:rsidTr="004D4435">
        <w:tc>
          <w:tcPr>
            <w:tcW w:w="752" w:type="dxa"/>
          </w:tcPr>
          <w:p w:rsidR="00F65164" w:rsidRPr="00076C89" w:rsidRDefault="00F65164" w:rsidP="004D4435">
            <w:pPr>
              <w:rPr>
                <w:rStyle w:val="a6"/>
                <w:i/>
              </w:rPr>
            </w:pPr>
            <w:r w:rsidRPr="00076C89">
              <w:rPr>
                <w:rStyle w:val="a6"/>
                <w:rFonts w:hint="eastAsia"/>
              </w:rPr>
              <w:t>3</w:t>
            </w:r>
          </w:p>
        </w:tc>
        <w:tc>
          <w:tcPr>
            <w:tcW w:w="3121" w:type="dxa"/>
          </w:tcPr>
          <w:p w:rsidR="00F65164" w:rsidRPr="00076C89" w:rsidRDefault="00F65164" w:rsidP="004D4435">
            <w:pPr>
              <w:rPr>
                <w:rStyle w:val="a6"/>
                <w:i/>
              </w:rPr>
            </w:pPr>
            <w:r>
              <w:rPr>
                <w:rFonts w:ascii="Monaco" w:hAnsi="Monaco" w:cs="Monaco"/>
                <w:color w:val="000000"/>
                <w:kern w:val="0"/>
                <w:sz w:val="22"/>
                <w:szCs w:val="22"/>
                <w:highlight w:val="lightGray"/>
              </w:rPr>
              <w:t>getTeamList</w:t>
            </w:r>
          </w:p>
        </w:tc>
        <w:tc>
          <w:tcPr>
            <w:tcW w:w="4947" w:type="dxa"/>
          </w:tcPr>
          <w:p w:rsidR="00F65164" w:rsidRPr="00076C89" w:rsidRDefault="00F65164" w:rsidP="004D4435">
            <w:pPr>
              <w:rPr>
                <w:rStyle w:val="a6"/>
                <w:i/>
              </w:rPr>
            </w:pPr>
            <w:r>
              <w:rPr>
                <w:rStyle w:val="a6"/>
                <w:rFonts w:hint="eastAsia"/>
              </w:rPr>
              <w:t>获取圈子列表</w:t>
            </w:r>
          </w:p>
        </w:tc>
      </w:tr>
      <w:tr w:rsidR="00F65164" w:rsidRPr="00076C89" w:rsidTr="004D4435">
        <w:tc>
          <w:tcPr>
            <w:tcW w:w="752" w:type="dxa"/>
          </w:tcPr>
          <w:p w:rsidR="00F65164" w:rsidRPr="00076C89" w:rsidRDefault="00F65164" w:rsidP="004D4435">
            <w:pPr>
              <w:rPr>
                <w:rStyle w:val="a6"/>
                <w:i/>
              </w:rPr>
            </w:pPr>
            <w:r>
              <w:rPr>
                <w:rStyle w:val="a6"/>
                <w:rFonts w:hint="eastAsia"/>
              </w:rPr>
              <w:t>4</w:t>
            </w:r>
          </w:p>
        </w:tc>
        <w:tc>
          <w:tcPr>
            <w:tcW w:w="3121" w:type="dxa"/>
          </w:tcPr>
          <w:p w:rsidR="00F65164" w:rsidRPr="00076C89" w:rsidRDefault="00F65164" w:rsidP="004D4435">
            <w:pPr>
              <w:rPr>
                <w:rStyle w:val="a6"/>
                <w:i/>
              </w:rPr>
            </w:pPr>
            <w:r>
              <w:rPr>
                <w:rFonts w:ascii="Monaco" w:hAnsi="Monaco" w:cs="Monaco"/>
                <w:color w:val="000000"/>
                <w:kern w:val="0"/>
                <w:sz w:val="22"/>
                <w:szCs w:val="22"/>
                <w:highlight w:val="lightGray"/>
              </w:rPr>
              <w:t>updateTeam</w:t>
            </w:r>
          </w:p>
        </w:tc>
        <w:tc>
          <w:tcPr>
            <w:tcW w:w="4947" w:type="dxa"/>
          </w:tcPr>
          <w:p w:rsidR="00F65164" w:rsidRPr="00076C89" w:rsidRDefault="00F65164" w:rsidP="004D4435">
            <w:pPr>
              <w:rPr>
                <w:rStyle w:val="a6"/>
                <w:i/>
              </w:rPr>
            </w:pPr>
            <w:r>
              <w:rPr>
                <w:rStyle w:val="a6"/>
                <w:rFonts w:hint="eastAsia"/>
              </w:rPr>
              <w:t>修改圈子基本信息</w:t>
            </w:r>
          </w:p>
        </w:tc>
      </w:tr>
      <w:tr w:rsidR="00F65164" w:rsidRPr="00076C89" w:rsidTr="004D4435">
        <w:tc>
          <w:tcPr>
            <w:tcW w:w="752" w:type="dxa"/>
          </w:tcPr>
          <w:p w:rsidR="00F65164" w:rsidRPr="00076C89" w:rsidRDefault="00F65164" w:rsidP="004D4435">
            <w:pPr>
              <w:rPr>
                <w:rStyle w:val="a6"/>
                <w:i/>
              </w:rPr>
            </w:pPr>
            <w:r>
              <w:rPr>
                <w:rStyle w:val="a6"/>
                <w:rFonts w:hint="eastAsia"/>
              </w:rPr>
              <w:t>5</w:t>
            </w:r>
          </w:p>
        </w:tc>
        <w:tc>
          <w:tcPr>
            <w:tcW w:w="3121" w:type="dxa"/>
          </w:tcPr>
          <w:p w:rsidR="00F65164" w:rsidRDefault="00F65164" w:rsidP="004D4435">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updateInvitelevel</w:t>
            </w:r>
          </w:p>
        </w:tc>
        <w:tc>
          <w:tcPr>
            <w:tcW w:w="4947" w:type="dxa"/>
          </w:tcPr>
          <w:p w:rsidR="00F65164" w:rsidRDefault="00F65164" w:rsidP="004D4435">
            <w:pPr>
              <w:rPr>
                <w:rStyle w:val="a6"/>
                <w:i/>
              </w:rPr>
            </w:pPr>
            <w:r>
              <w:rPr>
                <w:rStyle w:val="a6"/>
                <w:rFonts w:hint="eastAsia"/>
              </w:rPr>
              <w:t>修改圈子的邀请级别</w:t>
            </w:r>
          </w:p>
        </w:tc>
      </w:tr>
      <w:tr w:rsidR="00F65164" w:rsidRPr="00076C89" w:rsidTr="004D4435">
        <w:tc>
          <w:tcPr>
            <w:tcW w:w="752" w:type="dxa"/>
          </w:tcPr>
          <w:p w:rsidR="00F65164" w:rsidRPr="00076C89" w:rsidRDefault="00F65164" w:rsidP="004D4435">
            <w:pPr>
              <w:rPr>
                <w:rStyle w:val="a6"/>
                <w:i/>
              </w:rPr>
            </w:pPr>
            <w:r>
              <w:rPr>
                <w:rStyle w:val="a6"/>
                <w:rFonts w:hint="eastAsia"/>
              </w:rPr>
              <w:t>6</w:t>
            </w:r>
          </w:p>
        </w:tc>
        <w:tc>
          <w:tcPr>
            <w:tcW w:w="3121" w:type="dxa"/>
          </w:tcPr>
          <w:p w:rsidR="00F65164" w:rsidRDefault="00F65164" w:rsidP="004D4435">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rsidR="00F65164" w:rsidRDefault="00F65164" w:rsidP="004D4435">
            <w:pPr>
              <w:rPr>
                <w:rStyle w:val="a6"/>
                <w:i/>
              </w:rPr>
            </w:pPr>
            <w:r>
              <w:rPr>
                <w:rStyle w:val="a6"/>
                <w:rFonts w:hint="eastAsia"/>
              </w:rPr>
              <w:t>解散圈子</w:t>
            </w:r>
          </w:p>
        </w:tc>
      </w:tr>
      <w:tr w:rsidR="00F65164" w:rsidRPr="00076C89" w:rsidTr="004D4435">
        <w:tc>
          <w:tcPr>
            <w:tcW w:w="752" w:type="dxa"/>
          </w:tcPr>
          <w:p w:rsidR="00F65164" w:rsidRPr="00076C89" w:rsidRDefault="00F65164" w:rsidP="004D4435">
            <w:pPr>
              <w:rPr>
                <w:rStyle w:val="a6"/>
                <w:i/>
              </w:rPr>
            </w:pPr>
            <w:r>
              <w:rPr>
                <w:rStyle w:val="a6"/>
                <w:rFonts w:hint="eastAsia"/>
              </w:rPr>
              <w:t>7</w:t>
            </w:r>
          </w:p>
        </w:tc>
        <w:tc>
          <w:tcPr>
            <w:tcW w:w="3121" w:type="dxa"/>
          </w:tcPr>
          <w:p w:rsidR="00F65164" w:rsidRDefault="00F65164" w:rsidP="004D4435">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getTeamByToken</w:t>
            </w:r>
          </w:p>
        </w:tc>
        <w:tc>
          <w:tcPr>
            <w:tcW w:w="4947" w:type="dxa"/>
          </w:tcPr>
          <w:p w:rsidR="00F65164" w:rsidRDefault="00F65164" w:rsidP="004D4435">
            <w:pPr>
              <w:rPr>
                <w:rStyle w:val="a6"/>
                <w:i/>
              </w:rPr>
            </w:pPr>
            <w:r>
              <w:rPr>
                <w:rStyle w:val="a6"/>
                <w:rFonts w:hint="eastAsia"/>
              </w:rPr>
              <w:t>根据圈子</w:t>
            </w:r>
            <w:r>
              <w:rPr>
                <w:rStyle w:val="a6"/>
                <w:rFonts w:hint="eastAsia"/>
              </w:rPr>
              <w:t>token</w:t>
            </w:r>
            <w:r>
              <w:rPr>
                <w:rStyle w:val="a6"/>
                <w:rFonts w:hint="eastAsia"/>
              </w:rPr>
              <w:t>获取圈子信息</w:t>
            </w:r>
          </w:p>
        </w:tc>
      </w:tr>
      <w:tr w:rsidR="00F65164" w:rsidRPr="00076C89" w:rsidTr="004D4435">
        <w:tc>
          <w:tcPr>
            <w:tcW w:w="752" w:type="dxa"/>
          </w:tcPr>
          <w:p w:rsidR="00F65164" w:rsidRPr="00076C89" w:rsidRDefault="00F65164" w:rsidP="004D4435">
            <w:pPr>
              <w:rPr>
                <w:rStyle w:val="a6"/>
                <w:i/>
              </w:rPr>
            </w:pPr>
            <w:r>
              <w:rPr>
                <w:rStyle w:val="a6"/>
                <w:rFonts w:hint="eastAsia"/>
              </w:rPr>
              <w:t>8</w:t>
            </w:r>
          </w:p>
        </w:tc>
        <w:tc>
          <w:tcPr>
            <w:tcW w:w="3121" w:type="dxa"/>
          </w:tcPr>
          <w:p w:rsidR="00F65164" w:rsidRDefault="00F65164" w:rsidP="004D4435">
            <w:pPr>
              <w:rPr>
                <w:rFonts w:ascii="Consolas" w:hAnsi="Consolas" w:cs="Consolas"/>
                <w:color w:val="000000"/>
                <w:kern w:val="0"/>
                <w:sz w:val="22"/>
                <w:szCs w:val="22"/>
                <w:highlight w:val="lightGray"/>
                <w:u w:val="single"/>
              </w:rPr>
            </w:pPr>
            <w:r>
              <w:rPr>
                <w:rFonts w:ascii="Monaco" w:hAnsi="Monaco" w:cs="Monaco"/>
                <w:color w:val="000000"/>
                <w:kern w:val="0"/>
                <w:sz w:val="22"/>
                <w:szCs w:val="22"/>
                <w:highlight w:val="lightGray"/>
              </w:rPr>
              <w:t>getLogos</w:t>
            </w:r>
          </w:p>
        </w:tc>
        <w:tc>
          <w:tcPr>
            <w:tcW w:w="4947" w:type="dxa"/>
          </w:tcPr>
          <w:p w:rsidR="00F65164" w:rsidRDefault="00F65164" w:rsidP="004D4435">
            <w:pPr>
              <w:rPr>
                <w:rStyle w:val="a6"/>
                <w:i/>
              </w:rPr>
            </w:pPr>
            <w:r>
              <w:rPr>
                <w:rStyle w:val="a6"/>
                <w:rFonts w:hint="eastAsia"/>
              </w:rPr>
              <w:t>获取圈子</w:t>
            </w:r>
            <w:r>
              <w:rPr>
                <w:rStyle w:val="a6"/>
                <w:rFonts w:hint="eastAsia"/>
              </w:rPr>
              <w:t>logo</w:t>
            </w:r>
          </w:p>
        </w:tc>
      </w:tr>
      <w:tr w:rsidR="00F65164" w:rsidRPr="00076C89" w:rsidTr="004D4435">
        <w:tc>
          <w:tcPr>
            <w:tcW w:w="752" w:type="dxa"/>
          </w:tcPr>
          <w:p w:rsidR="00F65164" w:rsidRPr="00076C89" w:rsidRDefault="00F65164" w:rsidP="004D4435">
            <w:pPr>
              <w:rPr>
                <w:rStyle w:val="a6"/>
                <w:i/>
              </w:rPr>
            </w:pPr>
            <w:r>
              <w:rPr>
                <w:rStyle w:val="a6"/>
                <w:rFonts w:hint="eastAsia"/>
              </w:rPr>
              <w:t>9</w:t>
            </w:r>
          </w:p>
        </w:tc>
        <w:tc>
          <w:tcPr>
            <w:tcW w:w="3121" w:type="dxa"/>
          </w:tcPr>
          <w:p w:rsidR="00F65164" w:rsidRDefault="00F65164" w:rsidP="004D4435">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findUserOrgsNum</w:t>
            </w:r>
          </w:p>
        </w:tc>
        <w:tc>
          <w:tcPr>
            <w:tcW w:w="4947" w:type="dxa"/>
          </w:tcPr>
          <w:p w:rsidR="00F65164" w:rsidRDefault="00F65164" w:rsidP="004D4435">
            <w:pPr>
              <w:rPr>
                <w:rStyle w:val="a6"/>
                <w:i/>
              </w:rPr>
            </w:pPr>
            <w:r>
              <w:rPr>
                <w:rStyle w:val="a6"/>
                <w:rFonts w:hint="eastAsia"/>
              </w:rPr>
              <w:t>获取企业未读数和未审核数</w:t>
            </w:r>
          </w:p>
        </w:tc>
      </w:tr>
      <w:tr w:rsidR="00F65164" w:rsidRPr="00076C89" w:rsidTr="004D4435">
        <w:tc>
          <w:tcPr>
            <w:tcW w:w="752" w:type="dxa"/>
          </w:tcPr>
          <w:p w:rsidR="00F65164" w:rsidRPr="00076C89" w:rsidRDefault="00F65164" w:rsidP="004D4435">
            <w:pPr>
              <w:rPr>
                <w:rStyle w:val="a6"/>
                <w:i/>
              </w:rPr>
            </w:pPr>
            <w:r>
              <w:rPr>
                <w:rStyle w:val="a6"/>
                <w:rFonts w:hint="eastAsia"/>
              </w:rPr>
              <w:t>10</w:t>
            </w:r>
          </w:p>
        </w:tc>
        <w:tc>
          <w:tcPr>
            <w:tcW w:w="3121" w:type="dxa"/>
          </w:tcPr>
          <w:p w:rsidR="00F65164" w:rsidRDefault="00F65164" w:rsidP="004D4435">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findUserComplexOrgInfo</w:t>
            </w:r>
          </w:p>
        </w:tc>
        <w:tc>
          <w:tcPr>
            <w:tcW w:w="4947" w:type="dxa"/>
          </w:tcPr>
          <w:p w:rsidR="00F65164" w:rsidRDefault="00F65164" w:rsidP="004D4435">
            <w:pPr>
              <w:rPr>
                <w:rStyle w:val="a6"/>
                <w:i/>
              </w:rPr>
            </w:pPr>
            <w:r>
              <w:rPr>
                <w:rStyle w:val="a6"/>
                <w:rFonts w:hint="eastAsia"/>
              </w:rPr>
              <w:t>获取用户部门列表和企业用户数据</w:t>
            </w:r>
          </w:p>
        </w:tc>
      </w:tr>
    </w:tbl>
    <w:p w:rsidR="00F65164" w:rsidRPr="0023701F" w:rsidRDefault="00F65164" w:rsidP="0023701F">
      <w:pPr>
        <w:pStyle w:val="3"/>
        <w:spacing w:line="400" w:lineRule="exact"/>
        <w:ind w:left="826" w:hangingChars="343" w:hanging="826"/>
        <w:rPr>
          <w:sz w:val="24"/>
        </w:rPr>
      </w:pPr>
      <w:bookmarkStart w:id="122" w:name="_Toc418875610"/>
      <w:bookmarkStart w:id="123" w:name="_Toc453430028"/>
      <w:r w:rsidRPr="0023701F">
        <w:rPr>
          <w:rFonts w:hint="eastAsia"/>
          <w:sz w:val="24"/>
        </w:rPr>
        <w:t>WebTeamController</w:t>
      </w:r>
      <w:r w:rsidRPr="0023701F">
        <w:rPr>
          <w:rFonts w:hint="eastAsia"/>
          <w:sz w:val="24"/>
        </w:rPr>
        <w:t>类概述</w:t>
      </w:r>
      <w:bookmarkEnd w:id="122"/>
      <w:bookmarkEnd w:id="123"/>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给PC浏览器访问提供的http接口。</w:t>
      </w:r>
    </w:p>
    <w:p w:rsidR="00F65164" w:rsidRPr="00557EE7" w:rsidRDefault="00F65164" w:rsidP="00F65164">
      <w:pPr>
        <w:pStyle w:val="af1"/>
        <w:spacing w:line="400" w:lineRule="exact"/>
        <w:ind w:firstLine="480"/>
        <w:jc w:val="left"/>
      </w:pPr>
      <w:bookmarkStart w:id="124" w:name="_Toc418875611"/>
      <w:r w:rsidRPr="007E5FCD">
        <w:rPr>
          <w:rFonts w:ascii="宋体" w:hAnsi="宋体" w:hint="eastAsia"/>
          <w:sz w:val="24"/>
        </w:rPr>
        <w:t>类功能定义</w:t>
      </w:r>
      <w:bookmarkEnd w:id="124"/>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F65164" w:rsidRPr="00076C89" w:rsidTr="004D4435">
        <w:tc>
          <w:tcPr>
            <w:tcW w:w="752"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121"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947"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752" w:type="dxa"/>
          </w:tcPr>
          <w:p w:rsidR="00F65164" w:rsidRPr="00076C89" w:rsidRDefault="00F65164" w:rsidP="004D4435">
            <w:pPr>
              <w:rPr>
                <w:rStyle w:val="a6"/>
                <w:i/>
              </w:rPr>
            </w:pPr>
            <w:r w:rsidRPr="00076C89">
              <w:rPr>
                <w:rStyle w:val="a6"/>
                <w:rFonts w:hint="eastAsia"/>
              </w:rPr>
              <w:t>1</w:t>
            </w:r>
          </w:p>
        </w:tc>
        <w:tc>
          <w:tcPr>
            <w:tcW w:w="3121" w:type="dxa"/>
          </w:tcPr>
          <w:p w:rsidR="00F65164" w:rsidRPr="00076C89" w:rsidRDefault="00F65164" w:rsidP="004D4435">
            <w:pPr>
              <w:rPr>
                <w:rStyle w:val="a6"/>
                <w:i/>
              </w:rPr>
            </w:pPr>
            <w:r>
              <w:rPr>
                <w:rFonts w:ascii="Monaco" w:hAnsi="Monaco" w:cs="Monaco"/>
                <w:color w:val="000000"/>
                <w:kern w:val="0"/>
                <w:sz w:val="22"/>
                <w:szCs w:val="22"/>
                <w:highlight w:val="lightGray"/>
              </w:rPr>
              <w:t>addTeam</w:t>
            </w:r>
          </w:p>
        </w:tc>
        <w:tc>
          <w:tcPr>
            <w:tcW w:w="4947" w:type="dxa"/>
          </w:tcPr>
          <w:p w:rsidR="00F65164" w:rsidRPr="00076C89" w:rsidRDefault="00F65164" w:rsidP="004D4435">
            <w:pPr>
              <w:rPr>
                <w:rStyle w:val="a6"/>
                <w:i/>
              </w:rPr>
            </w:pPr>
            <w:r>
              <w:rPr>
                <w:rStyle w:val="a6"/>
                <w:rFonts w:hint="eastAsia"/>
              </w:rPr>
              <w:t>添加圈子</w:t>
            </w:r>
          </w:p>
        </w:tc>
      </w:tr>
      <w:tr w:rsidR="00F65164" w:rsidRPr="00076C89" w:rsidTr="004D4435">
        <w:tc>
          <w:tcPr>
            <w:tcW w:w="752" w:type="dxa"/>
          </w:tcPr>
          <w:p w:rsidR="00F65164" w:rsidRPr="00076C89" w:rsidRDefault="00F65164" w:rsidP="004D4435">
            <w:pPr>
              <w:rPr>
                <w:rStyle w:val="a6"/>
                <w:i/>
              </w:rPr>
            </w:pPr>
            <w:r w:rsidRPr="00076C89">
              <w:rPr>
                <w:rStyle w:val="a6"/>
                <w:rFonts w:hint="eastAsia"/>
              </w:rPr>
              <w:t>2</w:t>
            </w:r>
          </w:p>
        </w:tc>
        <w:tc>
          <w:tcPr>
            <w:tcW w:w="3121" w:type="dxa"/>
          </w:tcPr>
          <w:p w:rsidR="00F65164" w:rsidRPr="00076C89" w:rsidRDefault="00F65164" w:rsidP="004D4435">
            <w:pPr>
              <w:rPr>
                <w:rStyle w:val="a6"/>
                <w:i/>
              </w:rPr>
            </w:pPr>
            <w:r>
              <w:rPr>
                <w:rFonts w:ascii="Monaco" w:hAnsi="Monaco" w:cs="Monaco"/>
                <w:color w:val="000000"/>
                <w:kern w:val="0"/>
                <w:sz w:val="22"/>
                <w:szCs w:val="22"/>
                <w:highlight w:val="lightGray"/>
              </w:rPr>
              <w:t>getTeamInfo</w:t>
            </w:r>
          </w:p>
        </w:tc>
        <w:tc>
          <w:tcPr>
            <w:tcW w:w="4947" w:type="dxa"/>
          </w:tcPr>
          <w:p w:rsidR="00F65164" w:rsidRPr="00076C89" w:rsidRDefault="00F65164" w:rsidP="004D4435">
            <w:pPr>
              <w:rPr>
                <w:rStyle w:val="a6"/>
                <w:i/>
              </w:rPr>
            </w:pPr>
            <w:r>
              <w:rPr>
                <w:rStyle w:val="a6"/>
                <w:rFonts w:hint="eastAsia"/>
              </w:rPr>
              <w:t>获取圈子信息</w:t>
            </w:r>
          </w:p>
        </w:tc>
      </w:tr>
      <w:tr w:rsidR="00F65164" w:rsidRPr="00076C89" w:rsidTr="004D4435">
        <w:tc>
          <w:tcPr>
            <w:tcW w:w="752" w:type="dxa"/>
          </w:tcPr>
          <w:p w:rsidR="00F65164" w:rsidRPr="00076C89" w:rsidRDefault="00F65164" w:rsidP="004D4435">
            <w:pPr>
              <w:rPr>
                <w:rStyle w:val="a6"/>
                <w:i/>
              </w:rPr>
            </w:pPr>
            <w:r w:rsidRPr="00076C89">
              <w:rPr>
                <w:rStyle w:val="a6"/>
                <w:rFonts w:hint="eastAsia"/>
              </w:rPr>
              <w:t>3</w:t>
            </w:r>
          </w:p>
        </w:tc>
        <w:tc>
          <w:tcPr>
            <w:tcW w:w="3121" w:type="dxa"/>
          </w:tcPr>
          <w:p w:rsidR="00F65164" w:rsidRPr="00076C89" w:rsidRDefault="00F65164" w:rsidP="004D4435">
            <w:pPr>
              <w:rPr>
                <w:rStyle w:val="a6"/>
                <w:i/>
              </w:rPr>
            </w:pPr>
            <w:r>
              <w:rPr>
                <w:rFonts w:ascii="Monaco" w:hAnsi="Monaco" w:cs="Monaco"/>
                <w:color w:val="000000"/>
                <w:kern w:val="0"/>
                <w:sz w:val="22"/>
                <w:szCs w:val="22"/>
                <w:highlight w:val="lightGray"/>
              </w:rPr>
              <w:t>getTeamList</w:t>
            </w:r>
          </w:p>
        </w:tc>
        <w:tc>
          <w:tcPr>
            <w:tcW w:w="4947" w:type="dxa"/>
          </w:tcPr>
          <w:p w:rsidR="00F65164" w:rsidRPr="00076C89" w:rsidRDefault="00F65164" w:rsidP="004D4435">
            <w:pPr>
              <w:rPr>
                <w:rStyle w:val="a6"/>
                <w:i/>
              </w:rPr>
            </w:pPr>
            <w:r>
              <w:rPr>
                <w:rStyle w:val="a6"/>
                <w:rFonts w:hint="eastAsia"/>
              </w:rPr>
              <w:t>获取圈子列表</w:t>
            </w:r>
          </w:p>
        </w:tc>
      </w:tr>
      <w:tr w:rsidR="00F65164" w:rsidRPr="00076C89" w:rsidTr="004D4435">
        <w:tc>
          <w:tcPr>
            <w:tcW w:w="752" w:type="dxa"/>
          </w:tcPr>
          <w:p w:rsidR="00F65164" w:rsidRPr="00076C89" w:rsidRDefault="00F65164" w:rsidP="004D4435">
            <w:pPr>
              <w:rPr>
                <w:rStyle w:val="a6"/>
                <w:i/>
              </w:rPr>
            </w:pPr>
            <w:r>
              <w:rPr>
                <w:rStyle w:val="a6"/>
                <w:rFonts w:hint="eastAsia"/>
              </w:rPr>
              <w:t>4</w:t>
            </w:r>
          </w:p>
        </w:tc>
        <w:tc>
          <w:tcPr>
            <w:tcW w:w="3121" w:type="dxa"/>
          </w:tcPr>
          <w:p w:rsidR="00F65164" w:rsidRPr="00076C89" w:rsidRDefault="00F65164" w:rsidP="004D4435">
            <w:pPr>
              <w:rPr>
                <w:rStyle w:val="a6"/>
                <w:i/>
              </w:rPr>
            </w:pPr>
            <w:r>
              <w:rPr>
                <w:rFonts w:ascii="Monaco" w:hAnsi="Monaco" w:cs="Monaco"/>
                <w:color w:val="000000"/>
                <w:kern w:val="0"/>
                <w:sz w:val="22"/>
                <w:szCs w:val="22"/>
                <w:highlight w:val="lightGray"/>
              </w:rPr>
              <w:t>updateTeam</w:t>
            </w:r>
          </w:p>
        </w:tc>
        <w:tc>
          <w:tcPr>
            <w:tcW w:w="4947" w:type="dxa"/>
          </w:tcPr>
          <w:p w:rsidR="00F65164" w:rsidRPr="00076C89" w:rsidRDefault="00F65164" w:rsidP="004D4435">
            <w:pPr>
              <w:rPr>
                <w:rStyle w:val="a6"/>
                <w:i/>
              </w:rPr>
            </w:pPr>
            <w:r>
              <w:rPr>
                <w:rStyle w:val="a6"/>
                <w:rFonts w:hint="eastAsia"/>
              </w:rPr>
              <w:t>修改圈子基本信息</w:t>
            </w:r>
          </w:p>
        </w:tc>
      </w:tr>
      <w:tr w:rsidR="00F65164" w:rsidRPr="00076C89" w:rsidTr="004D4435">
        <w:tc>
          <w:tcPr>
            <w:tcW w:w="752" w:type="dxa"/>
          </w:tcPr>
          <w:p w:rsidR="00F65164" w:rsidRPr="00076C89" w:rsidRDefault="00F65164" w:rsidP="004D4435">
            <w:pPr>
              <w:rPr>
                <w:rStyle w:val="a6"/>
                <w:i/>
              </w:rPr>
            </w:pPr>
            <w:r>
              <w:rPr>
                <w:rStyle w:val="a6"/>
                <w:rFonts w:hint="eastAsia"/>
              </w:rPr>
              <w:t>5</w:t>
            </w:r>
          </w:p>
        </w:tc>
        <w:tc>
          <w:tcPr>
            <w:tcW w:w="3121" w:type="dxa"/>
          </w:tcPr>
          <w:p w:rsidR="00F65164" w:rsidRDefault="00F65164" w:rsidP="004D4435">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updateInvitelevel</w:t>
            </w:r>
          </w:p>
        </w:tc>
        <w:tc>
          <w:tcPr>
            <w:tcW w:w="4947" w:type="dxa"/>
          </w:tcPr>
          <w:p w:rsidR="00F65164" w:rsidRDefault="00F65164" w:rsidP="004D4435">
            <w:pPr>
              <w:rPr>
                <w:rStyle w:val="a6"/>
                <w:i/>
              </w:rPr>
            </w:pPr>
            <w:r>
              <w:rPr>
                <w:rStyle w:val="a6"/>
                <w:rFonts w:hint="eastAsia"/>
              </w:rPr>
              <w:t>修改圈子的邀请级别</w:t>
            </w:r>
          </w:p>
        </w:tc>
      </w:tr>
      <w:tr w:rsidR="00F65164" w:rsidRPr="00076C89" w:rsidTr="004D4435">
        <w:tc>
          <w:tcPr>
            <w:tcW w:w="752" w:type="dxa"/>
          </w:tcPr>
          <w:p w:rsidR="00F65164" w:rsidRPr="00076C89" w:rsidRDefault="00F65164" w:rsidP="004D4435">
            <w:pPr>
              <w:rPr>
                <w:rStyle w:val="a6"/>
                <w:i/>
              </w:rPr>
            </w:pPr>
            <w:r>
              <w:rPr>
                <w:rStyle w:val="a6"/>
                <w:rFonts w:hint="eastAsia"/>
              </w:rPr>
              <w:t>6</w:t>
            </w:r>
          </w:p>
        </w:tc>
        <w:tc>
          <w:tcPr>
            <w:tcW w:w="3121" w:type="dxa"/>
          </w:tcPr>
          <w:p w:rsidR="00F65164" w:rsidRDefault="00F65164" w:rsidP="004D4435">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rsidR="00F65164" w:rsidRDefault="00F65164" w:rsidP="004D4435">
            <w:pPr>
              <w:rPr>
                <w:rStyle w:val="a6"/>
                <w:i/>
              </w:rPr>
            </w:pPr>
            <w:r>
              <w:rPr>
                <w:rStyle w:val="a6"/>
                <w:rFonts w:hint="eastAsia"/>
              </w:rPr>
              <w:t>解散圈子</w:t>
            </w:r>
          </w:p>
        </w:tc>
      </w:tr>
      <w:tr w:rsidR="00F65164" w:rsidRPr="00076C89" w:rsidTr="004D4435">
        <w:tc>
          <w:tcPr>
            <w:tcW w:w="752" w:type="dxa"/>
          </w:tcPr>
          <w:p w:rsidR="00F65164" w:rsidRPr="00076C89" w:rsidRDefault="00F65164" w:rsidP="004D4435">
            <w:pPr>
              <w:rPr>
                <w:rStyle w:val="a6"/>
                <w:i/>
              </w:rPr>
            </w:pPr>
            <w:r>
              <w:rPr>
                <w:rStyle w:val="a6"/>
                <w:rFonts w:hint="eastAsia"/>
              </w:rPr>
              <w:t>7</w:t>
            </w:r>
          </w:p>
        </w:tc>
        <w:tc>
          <w:tcPr>
            <w:tcW w:w="3121" w:type="dxa"/>
          </w:tcPr>
          <w:p w:rsidR="00F65164" w:rsidRDefault="00F65164" w:rsidP="004D4435">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getTeamByToken</w:t>
            </w:r>
          </w:p>
        </w:tc>
        <w:tc>
          <w:tcPr>
            <w:tcW w:w="4947" w:type="dxa"/>
          </w:tcPr>
          <w:p w:rsidR="00F65164" w:rsidRDefault="00F65164" w:rsidP="004D4435">
            <w:pPr>
              <w:rPr>
                <w:rStyle w:val="a6"/>
                <w:i/>
              </w:rPr>
            </w:pPr>
            <w:r>
              <w:rPr>
                <w:rStyle w:val="a6"/>
                <w:rFonts w:hint="eastAsia"/>
              </w:rPr>
              <w:t>根据圈子</w:t>
            </w:r>
            <w:r>
              <w:rPr>
                <w:rStyle w:val="a6"/>
                <w:rFonts w:hint="eastAsia"/>
              </w:rPr>
              <w:t>token</w:t>
            </w:r>
            <w:r>
              <w:rPr>
                <w:rStyle w:val="a6"/>
                <w:rFonts w:hint="eastAsia"/>
              </w:rPr>
              <w:t>获取圈子信息</w:t>
            </w:r>
          </w:p>
        </w:tc>
      </w:tr>
      <w:tr w:rsidR="00F65164" w:rsidRPr="00076C89" w:rsidTr="004D4435">
        <w:tc>
          <w:tcPr>
            <w:tcW w:w="752" w:type="dxa"/>
          </w:tcPr>
          <w:p w:rsidR="00F65164" w:rsidRDefault="00F65164" w:rsidP="004D4435">
            <w:pPr>
              <w:rPr>
                <w:rStyle w:val="a6"/>
                <w:i/>
              </w:rPr>
            </w:pPr>
            <w:r>
              <w:rPr>
                <w:rStyle w:val="a6"/>
                <w:rFonts w:hint="eastAsia"/>
              </w:rPr>
              <w:t>8</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memberStatus</w:t>
            </w:r>
          </w:p>
        </w:tc>
        <w:tc>
          <w:tcPr>
            <w:tcW w:w="4947" w:type="dxa"/>
          </w:tcPr>
          <w:p w:rsidR="00F65164" w:rsidRDefault="00F65164" w:rsidP="004D4435">
            <w:pPr>
              <w:rPr>
                <w:rStyle w:val="a6"/>
                <w:i/>
              </w:rPr>
            </w:pPr>
            <w:r>
              <w:rPr>
                <w:rStyle w:val="a6"/>
                <w:rFonts w:hint="eastAsia"/>
              </w:rPr>
              <w:t>获取圈子信息并返回用户和圈子的关系</w:t>
            </w:r>
          </w:p>
        </w:tc>
      </w:tr>
      <w:tr w:rsidR="00F65164" w:rsidRPr="00076C89" w:rsidTr="004D4435">
        <w:tc>
          <w:tcPr>
            <w:tcW w:w="752" w:type="dxa"/>
          </w:tcPr>
          <w:p w:rsidR="00F65164" w:rsidRDefault="00F65164" w:rsidP="004D4435">
            <w:pPr>
              <w:rPr>
                <w:rStyle w:val="a6"/>
                <w:i/>
              </w:rPr>
            </w:pPr>
            <w:r>
              <w:rPr>
                <w:rStyle w:val="a6"/>
                <w:rFonts w:hint="eastAsia"/>
              </w:rPr>
              <w:t>9</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getLogos</w:t>
            </w:r>
          </w:p>
        </w:tc>
        <w:tc>
          <w:tcPr>
            <w:tcW w:w="4947" w:type="dxa"/>
          </w:tcPr>
          <w:p w:rsidR="00F65164" w:rsidRDefault="00F65164" w:rsidP="004D4435">
            <w:pPr>
              <w:rPr>
                <w:rStyle w:val="a6"/>
                <w:i/>
              </w:rPr>
            </w:pPr>
            <w:r>
              <w:rPr>
                <w:rStyle w:val="a6"/>
                <w:rFonts w:hint="eastAsia"/>
              </w:rPr>
              <w:t>获取圈子</w:t>
            </w:r>
            <w:r>
              <w:rPr>
                <w:rStyle w:val="a6"/>
                <w:rFonts w:hint="eastAsia"/>
              </w:rPr>
              <w:t>logo</w:t>
            </w:r>
          </w:p>
        </w:tc>
      </w:tr>
      <w:tr w:rsidR="00F65164" w:rsidRPr="00076C89" w:rsidTr="004D4435">
        <w:tc>
          <w:tcPr>
            <w:tcW w:w="752" w:type="dxa"/>
          </w:tcPr>
          <w:p w:rsidR="00F65164" w:rsidRDefault="00F65164" w:rsidP="004D4435">
            <w:pPr>
              <w:rPr>
                <w:rStyle w:val="a6"/>
                <w:i/>
              </w:rPr>
            </w:pPr>
            <w:r>
              <w:rPr>
                <w:rStyle w:val="a6"/>
                <w:rFonts w:hint="eastAsia"/>
              </w:rPr>
              <w:t>10</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uploadTeamLogo</w:t>
            </w:r>
          </w:p>
        </w:tc>
        <w:tc>
          <w:tcPr>
            <w:tcW w:w="4947" w:type="dxa"/>
          </w:tcPr>
          <w:p w:rsidR="00F65164" w:rsidRDefault="00F65164" w:rsidP="004D4435">
            <w:pPr>
              <w:rPr>
                <w:rStyle w:val="a6"/>
                <w:i/>
              </w:rPr>
            </w:pPr>
            <w:r>
              <w:rPr>
                <w:rStyle w:val="a6"/>
                <w:rFonts w:hint="eastAsia"/>
              </w:rPr>
              <w:t>上传圈子</w:t>
            </w:r>
            <w:r>
              <w:rPr>
                <w:rStyle w:val="a6"/>
                <w:rFonts w:hint="eastAsia"/>
              </w:rPr>
              <w:t>logo</w:t>
            </w:r>
          </w:p>
        </w:tc>
      </w:tr>
      <w:tr w:rsidR="00F65164" w:rsidRPr="00076C89" w:rsidTr="004D4435">
        <w:tc>
          <w:tcPr>
            <w:tcW w:w="752" w:type="dxa"/>
          </w:tcPr>
          <w:p w:rsidR="00F65164" w:rsidRDefault="00F65164" w:rsidP="004D4435">
            <w:pPr>
              <w:rPr>
                <w:rStyle w:val="a6"/>
                <w:i/>
              </w:rPr>
            </w:pPr>
            <w:r>
              <w:rPr>
                <w:rStyle w:val="a6"/>
                <w:rFonts w:hint="eastAsia"/>
              </w:rPr>
              <w:t>11</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getUnReadCount</w:t>
            </w:r>
          </w:p>
        </w:tc>
        <w:tc>
          <w:tcPr>
            <w:tcW w:w="4947" w:type="dxa"/>
          </w:tcPr>
          <w:p w:rsidR="00F65164" w:rsidRDefault="00F65164" w:rsidP="004D4435">
            <w:pPr>
              <w:rPr>
                <w:rStyle w:val="a6"/>
                <w:i/>
              </w:rPr>
            </w:pPr>
            <w:r>
              <w:rPr>
                <w:rStyle w:val="a6"/>
                <w:rFonts w:hint="eastAsia"/>
              </w:rPr>
              <w:t>获取圈子中帖子的未读数</w:t>
            </w:r>
          </w:p>
        </w:tc>
      </w:tr>
      <w:tr w:rsidR="00F65164" w:rsidRPr="00076C89" w:rsidTr="004D4435">
        <w:tc>
          <w:tcPr>
            <w:tcW w:w="752" w:type="dxa"/>
          </w:tcPr>
          <w:p w:rsidR="00F65164" w:rsidRPr="00076C89" w:rsidRDefault="00F65164" w:rsidP="004D4435">
            <w:pPr>
              <w:rPr>
                <w:rStyle w:val="a6"/>
                <w:i/>
              </w:rPr>
            </w:pPr>
            <w:r>
              <w:rPr>
                <w:rStyle w:val="a6"/>
                <w:rFonts w:hint="eastAsia"/>
              </w:rPr>
              <w:t>12</w:t>
            </w:r>
          </w:p>
        </w:tc>
        <w:tc>
          <w:tcPr>
            <w:tcW w:w="3121" w:type="dxa"/>
          </w:tcPr>
          <w:p w:rsidR="00F65164" w:rsidRDefault="00F65164" w:rsidP="004D4435">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findUserComplexOrgInfo</w:t>
            </w:r>
          </w:p>
        </w:tc>
        <w:tc>
          <w:tcPr>
            <w:tcW w:w="4947" w:type="dxa"/>
          </w:tcPr>
          <w:p w:rsidR="00F65164" w:rsidRDefault="00F65164" w:rsidP="004D4435">
            <w:pPr>
              <w:rPr>
                <w:rStyle w:val="a6"/>
                <w:i/>
              </w:rPr>
            </w:pPr>
            <w:r>
              <w:rPr>
                <w:rStyle w:val="a6"/>
                <w:rFonts w:hint="eastAsia"/>
              </w:rPr>
              <w:t>获取用户部门列表和企业用户数据</w:t>
            </w:r>
          </w:p>
        </w:tc>
      </w:tr>
      <w:tr w:rsidR="00F65164" w:rsidRPr="00076C89" w:rsidTr="004D4435">
        <w:tc>
          <w:tcPr>
            <w:tcW w:w="752" w:type="dxa"/>
          </w:tcPr>
          <w:p w:rsidR="00F65164" w:rsidRDefault="00F65164" w:rsidP="004D4435">
            <w:pPr>
              <w:rPr>
                <w:rStyle w:val="a6"/>
                <w:i/>
              </w:rPr>
            </w:pPr>
            <w:r>
              <w:rPr>
                <w:rStyle w:val="a6"/>
                <w:rFonts w:hint="eastAsia"/>
              </w:rPr>
              <w:lastRenderedPageBreak/>
              <w:t>13</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checkTeamMembers</w:t>
            </w:r>
          </w:p>
        </w:tc>
        <w:tc>
          <w:tcPr>
            <w:tcW w:w="4947" w:type="dxa"/>
          </w:tcPr>
          <w:p w:rsidR="00F65164" w:rsidRDefault="00F65164" w:rsidP="004D4435">
            <w:pPr>
              <w:rPr>
                <w:rStyle w:val="a6"/>
                <w:i/>
              </w:rPr>
            </w:pPr>
            <w:r>
              <w:rPr>
                <w:rStyle w:val="a6"/>
                <w:rFonts w:hint="eastAsia"/>
              </w:rPr>
              <w:t>检查圈子成员</w:t>
            </w:r>
          </w:p>
        </w:tc>
      </w:tr>
    </w:tbl>
    <w:p w:rsidR="00F65164" w:rsidRPr="0023701F" w:rsidRDefault="00F65164" w:rsidP="0023701F">
      <w:pPr>
        <w:pStyle w:val="3"/>
        <w:spacing w:line="400" w:lineRule="exact"/>
        <w:ind w:left="826" w:hangingChars="343" w:hanging="826"/>
        <w:rPr>
          <w:sz w:val="24"/>
        </w:rPr>
      </w:pPr>
      <w:bookmarkStart w:id="125" w:name="_Toc418875612"/>
      <w:bookmarkStart w:id="126" w:name="_Toc453430029"/>
      <w:r w:rsidRPr="0023701F">
        <w:rPr>
          <w:rFonts w:hint="eastAsia"/>
          <w:sz w:val="24"/>
        </w:rPr>
        <w:t>RestTopicController</w:t>
      </w:r>
      <w:r w:rsidRPr="0023701F">
        <w:rPr>
          <w:rFonts w:hint="eastAsia"/>
          <w:sz w:val="24"/>
        </w:rPr>
        <w:t>类概述</w:t>
      </w:r>
      <w:bookmarkEnd w:id="125"/>
      <w:bookmarkEnd w:id="126"/>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给移动端访问提供的http接口。</w:t>
      </w:r>
    </w:p>
    <w:p w:rsidR="00F65164" w:rsidRPr="00557EE7" w:rsidRDefault="00F65164" w:rsidP="00F65164">
      <w:pPr>
        <w:pStyle w:val="af1"/>
        <w:spacing w:line="400" w:lineRule="exact"/>
        <w:ind w:firstLine="480"/>
        <w:jc w:val="left"/>
      </w:pPr>
      <w:bookmarkStart w:id="127" w:name="_Toc418875613"/>
      <w:r w:rsidRPr="007E5FCD">
        <w:rPr>
          <w:rFonts w:ascii="宋体" w:hAnsi="宋体" w:hint="eastAsia"/>
          <w:sz w:val="24"/>
        </w:rPr>
        <w:t>类功能定义</w:t>
      </w:r>
      <w:bookmarkEnd w:id="127"/>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5"/>
        <w:gridCol w:w="17"/>
        <w:gridCol w:w="3368"/>
        <w:gridCol w:w="4700"/>
      </w:tblGrid>
      <w:tr w:rsidR="00F65164" w:rsidRPr="00076C89" w:rsidTr="004D4435">
        <w:tc>
          <w:tcPr>
            <w:tcW w:w="735"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385" w:type="dxa"/>
            <w:gridSpan w:val="2"/>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700"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735" w:type="dxa"/>
          </w:tcPr>
          <w:p w:rsidR="00F65164" w:rsidRPr="00076C89" w:rsidRDefault="00F65164" w:rsidP="004D4435">
            <w:pPr>
              <w:rPr>
                <w:rStyle w:val="a6"/>
                <w:i/>
              </w:rPr>
            </w:pPr>
            <w:r w:rsidRPr="00076C89">
              <w:rPr>
                <w:rStyle w:val="a6"/>
                <w:rFonts w:hint="eastAsia"/>
              </w:rPr>
              <w:t>1</w:t>
            </w:r>
          </w:p>
        </w:tc>
        <w:tc>
          <w:tcPr>
            <w:tcW w:w="3385" w:type="dxa"/>
            <w:gridSpan w:val="2"/>
          </w:tcPr>
          <w:p w:rsidR="00F65164" w:rsidRPr="00076C89" w:rsidRDefault="00F65164" w:rsidP="004D4435">
            <w:pPr>
              <w:rPr>
                <w:rStyle w:val="a6"/>
                <w:i/>
              </w:rPr>
            </w:pPr>
            <w:r>
              <w:rPr>
                <w:rFonts w:ascii="Monaco" w:hAnsi="Monaco" w:cs="Monaco"/>
                <w:color w:val="000000"/>
                <w:kern w:val="0"/>
                <w:sz w:val="22"/>
                <w:szCs w:val="22"/>
                <w:highlight w:val="lightGray"/>
              </w:rPr>
              <w:t>addTopic</w:t>
            </w:r>
          </w:p>
        </w:tc>
        <w:tc>
          <w:tcPr>
            <w:tcW w:w="4700" w:type="dxa"/>
          </w:tcPr>
          <w:p w:rsidR="00F65164" w:rsidRPr="00076C89" w:rsidRDefault="00F65164" w:rsidP="004D4435">
            <w:pPr>
              <w:rPr>
                <w:rStyle w:val="a6"/>
                <w:i/>
              </w:rPr>
            </w:pPr>
            <w:r>
              <w:rPr>
                <w:rStyle w:val="a6"/>
                <w:rFonts w:hint="eastAsia"/>
              </w:rPr>
              <w:t>发帖</w:t>
            </w:r>
          </w:p>
        </w:tc>
      </w:tr>
      <w:tr w:rsidR="00F65164" w:rsidRPr="00076C89" w:rsidTr="004D4435">
        <w:tc>
          <w:tcPr>
            <w:tcW w:w="735" w:type="dxa"/>
          </w:tcPr>
          <w:p w:rsidR="00F65164" w:rsidRPr="00076C89" w:rsidRDefault="00F65164" w:rsidP="004D4435">
            <w:pPr>
              <w:rPr>
                <w:rStyle w:val="a6"/>
                <w:i/>
              </w:rPr>
            </w:pPr>
            <w:r>
              <w:rPr>
                <w:rStyle w:val="a6"/>
                <w:rFonts w:hint="eastAsia"/>
              </w:rPr>
              <w:t>2</w:t>
            </w:r>
          </w:p>
        </w:tc>
        <w:tc>
          <w:tcPr>
            <w:tcW w:w="3385" w:type="dxa"/>
            <w:gridSpan w:val="2"/>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removeTopic</w:t>
            </w:r>
          </w:p>
        </w:tc>
        <w:tc>
          <w:tcPr>
            <w:tcW w:w="4700" w:type="dxa"/>
          </w:tcPr>
          <w:p w:rsidR="00F65164" w:rsidRDefault="00F65164" w:rsidP="004D4435">
            <w:pPr>
              <w:rPr>
                <w:rStyle w:val="a6"/>
                <w:i/>
              </w:rPr>
            </w:pPr>
            <w:r>
              <w:rPr>
                <w:rStyle w:val="a6"/>
                <w:rFonts w:hint="eastAsia"/>
              </w:rPr>
              <w:t>删除帖子</w:t>
            </w:r>
          </w:p>
        </w:tc>
      </w:tr>
      <w:tr w:rsidR="00F65164" w:rsidRPr="00076C89" w:rsidTr="004D4435">
        <w:tc>
          <w:tcPr>
            <w:tcW w:w="735" w:type="dxa"/>
          </w:tcPr>
          <w:p w:rsidR="00F65164" w:rsidRDefault="00F65164" w:rsidP="004D4435">
            <w:pPr>
              <w:rPr>
                <w:rStyle w:val="a6"/>
                <w:i/>
              </w:rPr>
            </w:pPr>
            <w:r>
              <w:rPr>
                <w:rStyle w:val="a6"/>
                <w:rFonts w:hint="eastAsia"/>
              </w:rPr>
              <w:t>3</w:t>
            </w:r>
          </w:p>
        </w:tc>
        <w:tc>
          <w:tcPr>
            <w:tcW w:w="3385" w:type="dxa"/>
            <w:gridSpan w:val="2"/>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t>
            </w:r>
          </w:p>
        </w:tc>
        <w:tc>
          <w:tcPr>
            <w:tcW w:w="4700" w:type="dxa"/>
          </w:tcPr>
          <w:p w:rsidR="00F65164" w:rsidRDefault="00F65164" w:rsidP="004D4435">
            <w:pPr>
              <w:rPr>
                <w:rStyle w:val="a6"/>
                <w:i/>
              </w:rPr>
            </w:pPr>
            <w:r>
              <w:rPr>
                <w:rStyle w:val="a6"/>
                <w:rFonts w:hint="eastAsia"/>
              </w:rPr>
              <w:t>获取某圈子的帖子</w:t>
            </w:r>
          </w:p>
        </w:tc>
      </w:tr>
      <w:tr w:rsidR="00F65164" w:rsidRPr="00076C89" w:rsidTr="004D4435">
        <w:tc>
          <w:tcPr>
            <w:tcW w:w="735" w:type="dxa"/>
          </w:tcPr>
          <w:p w:rsidR="00F65164" w:rsidRDefault="00F65164" w:rsidP="004D4435">
            <w:pPr>
              <w:rPr>
                <w:rStyle w:val="a6"/>
                <w:i/>
              </w:rPr>
            </w:pPr>
            <w:r>
              <w:rPr>
                <w:rStyle w:val="a6"/>
                <w:rFonts w:hint="eastAsia"/>
              </w:rPr>
              <w:t>4</w:t>
            </w:r>
          </w:p>
        </w:tc>
        <w:tc>
          <w:tcPr>
            <w:tcW w:w="3385" w:type="dxa"/>
            <w:gridSpan w:val="2"/>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getTeamTopicsWithoutTeam</w:t>
            </w:r>
          </w:p>
        </w:tc>
        <w:tc>
          <w:tcPr>
            <w:tcW w:w="4700" w:type="dxa"/>
          </w:tcPr>
          <w:p w:rsidR="00F65164" w:rsidRDefault="00F65164" w:rsidP="004D4435">
            <w:pPr>
              <w:rPr>
                <w:rStyle w:val="a6"/>
                <w:i/>
              </w:rPr>
            </w:pPr>
            <w:r>
              <w:rPr>
                <w:rStyle w:val="a6"/>
                <w:rFonts w:hint="eastAsia"/>
              </w:rPr>
              <w:t>获取某圈子的帖子结果不返还圈子信息</w:t>
            </w:r>
          </w:p>
        </w:tc>
      </w:tr>
      <w:tr w:rsidR="00F65164" w:rsidRPr="00076C89" w:rsidTr="004D4435">
        <w:tc>
          <w:tcPr>
            <w:tcW w:w="735" w:type="dxa"/>
          </w:tcPr>
          <w:p w:rsidR="00F65164" w:rsidRDefault="00F65164" w:rsidP="004D4435">
            <w:pPr>
              <w:rPr>
                <w:rStyle w:val="a6"/>
                <w:i/>
              </w:rPr>
            </w:pPr>
            <w:r>
              <w:rPr>
                <w:rStyle w:val="a6"/>
                <w:rFonts w:hint="eastAsia"/>
              </w:rPr>
              <w:t>5</w:t>
            </w:r>
          </w:p>
        </w:tc>
        <w:tc>
          <w:tcPr>
            <w:tcW w:w="3385" w:type="dxa"/>
            <w:gridSpan w:val="2"/>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700" w:type="dxa"/>
          </w:tcPr>
          <w:p w:rsidR="00F65164" w:rsidRDefault="00F65164" w:rsidP="004D4435">
            <w:pPr>
              <w:rPr>
                <w:rStyle w:val="a6"/>
                <w:i/>
              </w:rPr>
            </w:pPr>
            <w:r>
              <w:rPr>
                <w:rStyle w:val="a6"/>
                <w:rFonts w:hint="eastAsia"/>
              </w:rPr>
              <w:t>获取单个帖子</w:t>
            </w:r>
          </w:p>
        </w:tc>
      </w:tr>
      <w:tr w:rsidR="00F65164" w:rsidRPr="00076C89" w:rsidTr="004D4435">
        <w:tc>
          <w:tcPr>
            <w:tcW w:w="735" w:type="dxa"/>
          </w:tcPr>
          <w:p w:rsidR="00F65164" w:rsidRDefault="00F65164" w:rsidP="004D4435">
            <w:pPr>
              <w:rPr>
                <w:rStyle w:val="a6"/>
                <w:i/>
              </w:rPr>
            </w:pPr>
            <w:r>
              <w:rPr>
                <w:rStyle w:val="a6"/>
                <w:rFonts w:hint="eastAsia"/>
              </w:rPr>
              <w:t>6</w:t>
            </w:r>
          </w:p>
        </w:tc>
        <w:tc>
          <w:tcPr>
            <w:tcW w:w="3385" w:type="dxa"/>
            <w:gridSpan w:val="2"/>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700" w:type="dxa"/>
          </w:tcPr>
          <w:p w:rsidR="00F65164" w:rsidRDefault="00F65164" w:rsidP="004D4435">
            <w:pPr>
              <w:rPr>
                <w:rStyle w:val="a6"/>
                <w:i/>
              </w:rPr>
            </w:pPr>
            <w:r>
              <w:rPr>
                <w:rStyle w:val="a6"/>
                <w:rFonts w:hint="eastAsia"/>
              </w:rPr>
              <w:t>帖子置顶</w:t>
            </w:r>
          </w:p>
        </w:tc>
      </w:tr>
      <w:tr w:rsidR="00F65164" w:rsidRPr="00076C89" w:rsidTr="004D4435">
        <w:tc>
          <w:tcPr>
            <w:tcW w:w="735" w:type="dxa"/>
          </w:tcPr>
          <w:p w:rsidR="00F65164" w:rsidRDefault="00F65164" w:rsidP="004D4435">
            <w:pPr>
              <w:rPr>
                <w:rStyle w:val="a6"/>
                <w:i/>
              </w:rPr>
            </w:pPr>
            <w:r>
              <w:rPr>
                <w:rStyle w:val="a6"/>
                <w:rFonts w:hint="eastAsia"/>
              </w:rPr>
              <w:t>7</w:t>
            </w:r>
          </w:p>
        </w:tc>
        <w:tc>
          <w:tcPr>
            <w:tcW w:w="3385" w:type="dxa"/>
            <w:gridSpan w:val="2"/>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getUserTopics</w:t>
            </w:r>
          </w:p>
        </w:tc>
        <w:tc>
          <w:tcPr>
            <w:tcW w:w="4700" w:type="dxa"/>
          </w:tcPr>
          <w:p w:rsidR="00F65164" w:rsidRDefault="00F65164" w:rsidP="004D4435">
            <w:pPr>
              <w:rPr>
                <w:rStyle w:val="a6"/>
                <w:i/>
              </w:rPr>
            </w:pPr>
            <w:r>
              <w:rPr>
                <w:rStyle w:val="a6"/>
                <w:rFonts w:hint="eastAsia"/>
              </w:rPr>
              <w:t>获取某用户的帖子</w:t>
            </w:r>
          </w:p>
        </w:tc>
      </w:tr>
      <w:tr w:rsidR="00F65164" w:rsidRPr="00076C89" w:rsidTr="004D4435">
        <w:tc>
          <w:tcPr>
            <w:tcW w:w="735" w:type="dxa"/>
          </w:tcPr>
          <w:p w:rsidR="00F65164" w:rsidRDefault="00F65164" w:rsidP="004D4435">
            <w:pPr>
              <w:rPr>
                <w:rStyle w:val="a6"/>
                <w:i/>
              </w:rPr>
            </w:pPr>
            <w:r>
              <w:rPr>
                <w:rStyle w:val="a6"/>
                <w:rFonts w:hint="eastAsia"/>
              </w:rPr>
              <w:t>8</w:t>
            </w:r>
          </w:p>
        </w:tc>
        <w:tc>
          <w:tcPr>
            <w:tcW w:w="3385" w:type="dxa"/>
            <w:gridSpan w:val="2"/>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700" w:type="dxa"/>
          </w:tcPr>
          <w:p w:rsidR="00F65164" w:rsidRDefault="00F65164" w:rsidP="004D4435">
            <w:pPr>
              <w:rPr>
                <w:rStyle w:val="a6"/>
                <w:i/>
              </w:rPr>
            </w:pPr>
            <w:r>
              <w:rPr>
                <w:rStyle w:val="a6"/>
                <w:rFonts w:hint="eastAsia"/>
              </w:rPr>
              <w:t>收藏帖子</w:t>
            </w:r>
          </w:p>
        </w:tc>
      </w:tr>
      <w:tr w:rsidR="00F65164" w:rsidRPr="00076C89" w:rsidTr="004D4435">
        <w:tc>
          <w:tcPr>
            <w:tcW w:w="735" w:type="dxa"/>
          </w:tcPr>
          <w:p w:rsidR="00F65164" w:rsidRDefault="00F65164" w:rsidP="004D4435">
            <w:pPr>
              <w:rPr>
                <w:rStyle w:val="a6"/>
                <w:i/>
              </w:rPr>
            </w:pPr>
            <w:r>
              <w:rPr>
                <w:rStyle w:val="a6"/>
                <w:rFonts w:hint="eastAsia"/>
              </w:rPr>
              <w:t>9</w:t>
            </w:r>
          </w:p>
        </w:tc>
        <w:tc>
          <w:tcPr>
            <w:tcW w:w="3385" w:type="dxa"/>
            <w:gridSpan w:val="2"/>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700" w:type="dxa"/>
          </w:tcPr>
          <w:p w:rsidR="00F65164" w:rsidRDefault="00F65164" w:rsidP="004D4435">
            <w:pPr>
              <w:rPr>
                <w:rStyle w:val="a6"/>
                <w:i/>
              </w:rPr>
            </w:pPr>
            <w:r>
              <w:rPr>
                <w:rStyle w:val="a6"/>
                <w:rFonts w:hint="eastAsia"/>
              </w:rPr>
              <w:t>取消收藏</w:t>
            </w:r>
            <w:r>
              <w:rPr>
                <w:rStyle w:val="a6"/>
                <w:rFonts w:hint="eastAsia"/>
              </w:rPr>
              <w:t>x</w:t>
            </w:r>
          </w:p>
        </w:tc>
      </w:tr>
      <w:tr w:rsidR="00F65164" w:rsidRPr="00076C89" w:rsidTr="004D4435">
        <w:tc>
          <w:tcPr>
            <w:tcW w:w="735" w:type="dxa"/>
          </w:tcPr>
          <w:p w:rsidR="00F65164" w:rsidRDefault="00F65164" w:rsidP="004D4435">
            <w:pPr>
              <w:rPr>
                <w:rStyle w:val="a6"/>
                <w:i/>
              </w:rPr>
            </w:pPr>
            <w:r>
              <w:rPr>
                <w:rStyle w:val="a6"/>
                <w:rFonts w:hint="eastAsia"/>
              </w:rPr>
              <w:t>10</w:t>
            </w:r>
          </w:p>
        </w:tc>
        <w:tc>
          <w:tcPr>
            <w:tcW w:w="3385" w:type="dxa"/>
            <w:gridSpan w:val="2"/>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700" w:type="dxa"/>
          </w:tcPr>
          <w:p w:rsidR="00F65164" w:rsidRDefault="00F65164" w:rsidP="004D4435">
            <w:pPr>
              <w:rPr>
                <w:rStyle w:val="a6"/>
                <w:i/>
              </w:rPr>
            </w:pPr>
            <w:r>
              <w:rPr>
                <w:rStyle w:val="a6"/>
                <w:rFonts w:hint="eastAsia"/>
              </w:rPr>
              <w:t>获取收藏的帖子列表</w:t>
            </w:r>
          </w:p>
        </w:tc>
      </w:tr>
      <w:tr w:rsidR="00F65164" w:rsidRPr="00076C89" w:rsidTr="004D4435">
        <w:tc>
          <w:tcPr>
            <w:tcW w:w="752" w:type="dxa"/>
            <w:gridSpan w:val="2"/>
          </w:tcPr>
          <w:p w:rsidR="00F65164" w:rsidRDefault="00F65164" w:rsidP="004D4435">
            <w:pPr>
              <w:rPr>
                <w:rStyle w:val="a6"/>
                <w:i/>
              </w:rPr>
            </w:pPr>
            <w:r>
              <w:rPr>
                <w:rStyle w:val="a6"/>
                <w:rFonts w:hint="eastAsia"/>
              </w:rPr>
              <w:t>13</w:t>
            </w:r>
          </w:p>
        </w:tc>
        <w:tc>
          <w:tcPr>
            <w:tcW w:w="3368"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checkTeamMembers</w:t>
            </w:r>
          </w:p>
        </w:tc>
        <w:tc>
          <w:tcPr>
            <w:tcW w:w="4700" w:type="dxa"/>
          </w:tcPr>
          <w:p w:rsidR="00F65164" w:rsidRDefault="00F65164" w:rsidP="004D4435">
            <w:pPr>
              <w:rPr>
                <w:rStyle w:val="a6"/>
                <w:i/>
              </w:rPr>
            </w:pPr>
            <w:r>
              <w:rPr>
                <w:rStyle w:val="a6"/>
                <w:rFonts w:hint="eastAsia"/>
              </w:rPr>
              <w:t>检查圈子成员</w:t>
            </w:r>
          </w:p>
        </w:tc>
      </w:tr>
    </w:tbl>
    <w:p w:rsidR="00F65164" w:rsidRPr="0023701F" w:rsidRDefault="00F65164" w:rsidP="0023701F">
      <w:pPr>
        <w:pStyle w:val="3"/>
        <w:spacing w:line="400" w:lineRule="exact"/>
        <w:ind w:left="826" w:hangingChars="343" w:hanging="826"/>
        <w:rPr>
          <w:sz w:val="24"/>
        </w:rPr>
      </w:pPr>
      <w:bookmarkStart w:id="128" w:name="_Toc418875614"/>
      <w:bookmarkStart w:id="129" w:name="_Toc453430030"/>
      <w:r w:rsidRPr="0023701F">
        <w:rPr>
          <w:rFonts w:hint="eastAsia"/>
          <w:sz w:val="24"/>
        </w:rPr>
        <w:t>WebTopicController</w:t>
      </w:r>
      <w:r w:rsidRPr="0023701F">
        <w:rPr>
          <w:rFonts w:hint="eastAsia"/>
          <w:sz w:val="24"/>
        </w:rPr>
        <w:t>类概述</w:t>
      </w:r>
      <w:bookmarkEnd w:id="128"/>
      <w:bookmarkEnd w:id="129"/>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给PC浏览器访问提供的http接口。</w:t>
      </w:r>
    </w:p>
    <w:p w:rsidR="00F65164" w:rsidRPr="00557EE7" w:rsidRDefault="00F65164" w:rsidP="00F65164">
      <w:pPr>
        <w:pStyle w:val="af1"/>
        <w:spacing w:line="400" w:lineRule="exact"/>
        <w:ind w:firstLine="480"/>
        <w:jc w:val="left"/>
      </w:pPr>
      <w:bookmarkStart w:id="130" w:name="_Toc418875615"/>
      <w:r w:rsidRPr="007E5FCD">
        <w:rPr>
          <w:rFonts w:ascii="宋体" w:hAnsi="宋体" w:hint="eastAsia"/>
          <w:sz w:val="24"/>
        </w:rPr>
        <w:t>类功能定义</w:t>
      </w:r>
      <w:bookmarkEnd w:id="130"/>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F65164" w:rsidRPr="00076C89" w:rsidTr="004D4435">
        <w:tc>
          <w:tcPr>
            <w:tcW w:w="752"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121"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947"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752" w:type="dxa"/>
          </w:tcPr>
          <w:p w:rsidR="00F65164" w:rsidRPr="00076C89" w:rsidRDefault="00F65164" w:rsidP="004D4435">
            <w:pPr>
              <w:rPr>
                <w:rStyle w:val="a6"/>
                <w:i/>
              </w:rPr>
            </w:pPr>
            <w:r w:rsidRPr="00076C89">
              <w:rPr>
                <w:rStyle w:val="a6"/>
                <w:rFonts w:hint="eastAsia"/>
              </w:rPr>
              <w:t>1</w:t>
            </w:r>
          </w:p>
        </w:tc>
        <w:tc>
          <w:tcPr>
            <w:tcW w:w="3121" w:type="dxa"/>
          </w:tcPr>
          <w:p w:rsidR="00F65164" w:rsidRPr="00076C89" w:rsidRDefault="00F65164" w:rsidP="004D4435">
            <w:pPr>
              <w:rPr>
                <w:rStyle w:val="a6"/>
                <w:i/>
              </w:rPr>
            </w:pPr>
            <w:r>
              <w:rPr>
                <w:rFonts w:ascii="Monaco" w:hAnsi="Monaco" w:cs="Monaco"/>
                <w:color w:val="000000"/>
                <w:kern w:val="0"/>
                <w:sz w:val="22"/>
                <w:szCs w:val="22"/>
                <w:highlight w:val="lightGray"/>
              </w:rPr>
              <w:t>addTopic</w:t>
            </w:r>
          </w:p>
        </w:tc>
        <w:tc>
          <w:tcPr>
            <w:tcW w:w="4947" w:type="dxa"/>
          </w:tcPr>
          <w:p w:rsidR="00F65164" w:rsidRPr="00076C89" w:rsidRDefault="00F65164" w:rsidP="004D4435">
            <w:pPr>
              <w:rPr>
                <w:rStyle w:val="a6"/>
                <w:i/>
              </w:rPr>
            </w:pPr>
            <w:r>
              <w:rPr>
                <w:rStyle w:val="a6"/>
                <w:rFonts w:hint="eastAsia"/>
              </w:rPr>
              <w:t>发帖</w:t>
            </w:r>
          </w:p>
        </w:tc>
      </w:tr>
      <w:tr w:rsidR="00F65164" w:rsidRPr="00076C89" w:rsidTr="004D4435">
        <w:tc>
          <w:tcPr>
            <w:tcW w:w="752" w:type="dxa"/>
          </w:tcPr>
          <w:p w:rsidR="00F65164" w:rsidRPr="00076C89" w:rsidRDefault="00F65164" w:rsidP="004D4435">
            <w:pPr>
              <w:rPr>
                <w:rStyle w:val="a6"/>
                <w:i/>
              </w:rPr>
            </w:pPr>
            <w:r>
              <w:rPr>
                <w:rStyle w:val="a6"/>
                <w:rFonts w:hint="eastAsia"/>
              </w:rPr>
              <w:t>2</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removeTopic</w:t>
            </w:r>
          </w:p>
        </w:tc>
        <w:tc>
          <w:tcPr>
            <w:tcW w:w="4947" w:type="dxa"/>
          </w:tcPr>
          <w:p w:rsidR="00F65164" w:rsidRDefault="00F65164" w:rsidP="004D4435">
            <w:pPr>
              <w:rPr>
                <w:rStyle w:val="a6"/>
                <w:i/>
              </w:rPr>
            </w:pPr>
            <w:r>
              <w:rPr>
                <w:rStyle w:val="a6"/>
                <w:rFonts w:hint="eastAsia"/>
              </w:rPr>
              <w:t>删除帖子</w:t>
            </w:r>
          </w:p>
        </w:tc>
      </w:tr>
      <w:tr w:rsidR="00F65164" w:rsidRPr="00076C89" w:rsidTr="004D4435">
        <w:tc>
          <w:tcPr>
            <w:tcW w:w="752" w:type="dxa"/>
          </w:tcPr>
          <w:p w:rsidR="00F65164" w:rsidRDefault="00F65164" w:rsidP="004D4435">
            <w:pPr>
              <w:rPr>
                <w:rStyle w:val="a6"/>
                <w:i/>
              </w:rPr>
            </w:pPr>
            <w:r>
              <w:rPr>
                <w:rStyle w:val="a6"/>
                <w:rFonts w:hint="eastAsia"/>
              </w:rPr>
              <w:t>3</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t>
            </w:r>
          </w:p>
        </w:tc>
        <w:tc>
          <w:tcPr>
            <w:tcW w:w="4947" w:type="dxa"/>
          </w:tcPr>
          <w:p w:rsidR="00F65164" w:rsidRDefault="00F65164" w:rsidP="004D4435">
            <w:pPr>
              <w:rPr>
                <w:rStyle w:val="a6"/>
                <w:i/>
              </w:rPr>
            </w:pPr>
            <w:r>
              <w:rPr>
                <w:rStyle w:val="a6"/>
                <w:rFonts w:hint="eastAsia"/>
              </w:rPr>
              <w:t>获取某圈子的帖子</w:t>
            </w:r>
          </w:p>
        </w:tc>
      </w:tr>
      <w:tr w:rsidR="00F65164" w:rsidRPr="00076C89" w:rsidTr="004D4435">
        <w:tc>
          <w:tcPr>
            <w:tcW w:w="752" w:type="dxa"/>
          </w:tcPr>
          <w:p w:rsidR="00F65164" w:rsidRDefault="00F65164" w:rsidP="004D4435">
            <w:pPr>
              <w:rPr>
                <w:rStyle w:val="a6"/>
                <w:i/>
              </w:rPr>
            </w:pPr>
            <w:r>
              <w:rPr>
                <w:rStyle w:val="a6"/>
                <w:rFonts w:hint="eastAsia"/>
              </w:rPr>
              <w:t>4</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947" w:type="dxa"/>
          </w:tcPr>
          <w:p w:rsidR="00F65164" w:rsidRDefault="00F65164" w:rsidP="004D4435">
            <w:pPr>
              <w:rPr>
                <w:rStyle w:val="a6"/>
                <w:i/>
              </w:rPr>
            </w:pPr>
            <w:r>
              <w:rPr>
                <w:rStyle w:val="a6"/>
                <w:rFonts w:hint="eastAsia"/>
              </w:rPr>
              <w:t>获取单个帖子</w:t>
            </w:r>
          </w:p>
        </w:tc>
      </w:tr>
      <w:tr w:rsidR="00F65164" w:rsidRPr="00076C89" w:rsidTr="004D4435">
        <w:tc>
          <w:tcPr>
            <w:tcW w:w="752" w:type="dxa"/>
          </w:tcPr>
          <w:p w:rsidR="00F65164" w:rsidRDefault="00F65164" w:rsidP="004D4435">
            <w:pPr>
              <w:rPr>
                <w:rStyle w:val="a6"/>
                <w:i/>
              </w:rPr>
            </w:pPr>
            <w:r>
              <w:rPr>
                <w:rStyle w:val="a6"/>
                <w:rFonts w:hint="eastAsia"/>
              </w:rPr>
              <w:t>5</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947" w:type="dxa"/>
          </w:tcPr>
          <w:p w:rsidR="00F65164" w:rsidRDefault="00F65164" w:rsidP="004D4435">
            <w:pPr>
              <w:rPr>
                <w:rStyle w:val="a6"/>
                <w:i/>
              </w:rPr>
            </w:pPr>
            <w:r>
              <w:rPr>
                <w:rStyle w:val="a6"/>
                <w:rFonts w:hint="eastAsia"/>
              </w:rPr>
              <w:t>帖子置顶</w:t>
            </w:r>
          </w:p>
        </w:tc>
      </w:tr>
      <w:tr w:rsidR="00F65164" w:rsidRPr="00076C89" w:rsidTr="004D4435">
        <w:tc>
          <w:tcPr>
            <w:tcW w:w="752" w:type="dxa"/>
          </w:tcPr>
          <w:p w:rsidR="00F65164" w:rsidRDefault="00F65164" w:rsidP="004D4435">
            <w:pPr>
              <w:rPr>
                <w:rStyle w:val="a6"/>
                <w:i/>
              </w:rPr>
            </w:pPr>
            <w:r>
              <w:rPr>
                <w:rStyle w:val="a6"/>
                <w:rFonts w:hint="eastAsia"/>
              </w:rPr>
              <w:t>6</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getFullContent</w:t>
            </w:r>
          </w:p>
        </w:tc>
        <w:tc>
          <w:tcPr>
            <w:tcW w:w="4947" w:type="dxa"/>
          </w:tcPr>
          <w:p w:rsidR="00F65164" w:rsidRDefault="00F65164" w:rsidP="004D4435">
            <w:pPr>
              <w:rPr>
                <w:rStyle w:val="a6"/>
                <w:i/>
              </w:rPr>
            </w:pPr>
            <w:r>
              <w:rPr>
                <w:rStyle w:val="a6"/>
                <w:rFonts w:hint="eastAsia"/>
              </w:rPr>
              <w:t>获取帖子的全部内容</w:t>
            </w:r>
          </w:p>
        </w:tc>
      </w:tr>
      <w:tr w:rsidR="00F65164" w:rsidRPr="00076C89" w:rsidTr="004D4435">
        <w:tc>
          <w:tcPr>
            <w:tcW w:w="752" w:type="dxa"/>
          </w:tcPr>
          <w:p w:rsidR="00F65164" w:rsidRDefault="00F65164" w:rsidP="004D4435">
            <w:pPr>
              <w:rPr>
                <w:rStyle w:val="a6"/>
                <w:i/>
              </w:rPr>
            </w:pPr>
            <w:r>
              <w:rPr>
                <w:rStyle w:val="a6"/>
                <w:rFonts w:hint="eastAsia"/>
              </w:rPr>
              <w:t>7</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getUserFeeds</w:t>
            </w:r>
          </w:p>
        </w:tc>
        <w:tc>
          <w:tcPr>
            <w:tcW w:w="4947" w:type="dxa"/>
          </w:tcPr>
          <w:p w:rsidR="00F65164" w:rsidRDefault="00F65164" w:rsidP="004D4435">
            <w:pPr>
              <w:rPr>
                <w:rStyle w:val="a6"/>
                <w:i/>
              </w:rPr>
            </w:pPr>
            <w:r>
              <w:rPr>
                <w:rStyle w:val="a6"/>
                <w:rFonts w:hint="eastAsia"/>
              </w:rPr>
              <w:t>获取用户的瀑布流</w:t>
            </w:r>
          </w:p>
        </w:tc>
      </w:tr>
      <w:tr w:rsidR="00F65164" w:rsidRPr="00076C89" w:rsidTr="004D4435">
        <w:tc>
          <w:tcPr>
            <w:tcW w:w="752" w:type="dxa"/>
          </w:tcPr>
          <w:p w:rsidR="00F65164" w:rsidRDefault="00F65164" w:rsidP="004D4435">
            <w:pPr>
              <w:rPr>
                <w:rStyle w:val="a6"/>
                <w:i/>
              </w:rPr>
            </w:pPr>
            <w:r>
              <w:rPr>
                <w:rStyle w:val="a6"/>
                <w:rFonts w:hint="eastAsia"/>
              </w:rPr>
              <w:t>8</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getUserTopics</w:t>
            </w:r>
          </w:p>
        </w:tc>
        <w:tc>
          <w:tcPr>
            <w:tcW w:w="4947" w:type="dxa"/>
          </w:tcPr>
          <w:p w:rsidR="00F65164" w:rsidRDefault="00F65164" w:rsidP="004D4435">
            <w:pPr>
              <w:rPr>
                <w:rStyle w:val="a6"/>
                <w:i/>
              </w:rPr>
            </w:pPr>
            <w:r>
              <w:rPr>
                <w:rStyle w:val="a6"/>
                <w:rFonts w:hint="eastAsia"/>
              </w:rPr>
              <w:t>获取用户的帖子</w:t>
            </w:r>
          </w:p>
        </w:tc>
      </w:tr>
      <w:tr w:rsidR="00F65164" w:rsidRPr="00076C89" w:rsidTr="004D4435">
        <w:tc>
          <w:tcPr>
            <w:tcW w:w="752" w:type="dxa"/>
          </w:tcPr>
          <w:p w:rsidR="00F65164" w:rsidRDefault="00F65164" w:rsidP="004D4435">
            <w:pPr>
              <w:rPr>
                <w:rStyle w:val="a6"/>
                <w:i/>
              </w:rPr>
            </w:pPr>
            <w:r>
              <w:rPr>
                <w:rStyle w:val="a6"/>
                <w:rFonts w:hint="eastAsia"/>
              </w:rPr>
              <w:t>9</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947" w:type="dxa"/>
          </w:tcPr>
          <w:p w:rsidR="00F65164" w:rsidRDefault="00F65164" w:rsidP="004D4435">
            <w:pPr>
              <w:rPr>
                <w:rStyle w:val="a6"/>
                <w:i/>
              </w:rPr>
            </w:pPr>
            <w:r>
              <w:rPr>
                <w:rStyle w:val="a6"/>
                <w:rFonts w:hint="eastAsia"/>
              </w:rPr>
              <w:t>收藏帖子</w:t>
            </w:r>
          </w:p>
        </w:tc>
      </w:tr>
      <w:tr w:rsidR="00F65164" w:rsidRPr="00076C89" w:rsidTr="004D4435">
        <w:tc>
          <w:tcPr>
            <w:tcW w:w="752" w:type="dxa"/>
          </w:tcPr>
          <w:p w:rsidR="00F65164" w:rsidRDefault="00F65164" w:rsidP="004D4435">
            <w:pPr>
              <w:rPr>
                <w:rStyle w:val="a6"/>
                <w:i/>
              </w:rPr>
            </w:pPr>
            <w:r>
              <w:rPr>
                <w:rStyle w:val="a6"/>
                <w:rFonts w:hint="eastAsia"/>
              </w:rPr>
              <w:t>10</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947" w:type="dxa"/>
          </w:tcPr>
          <w:p w:rsidR="00F65164" w:rsidRDefault="00F65164" w:rsidP="004D4435">
            <w:pPr>
              <w:rPr>
                <w:rStyle w:val="a6"/>
                <w:i/>
              </w:rPr>
            </w:pPr>
            <w:r>
              <w:rPr>
                <w:rStyle w:val="a6"/>
                <w:rFonts w:hint="eastAsia"/>
              </w:rPr>
              <w:t>取消收藏</w:t>
            </w:r>
          </w:p>
        </w:tc>
      </w:tr>
      <w:tr w:rsidR="00F65164" w:rsidRPr="00076C89" w:rsidTr="004D4435">
        <w:tc>
          <w:tcPr>
            <w:tcW w:w="752" w:type="dxa"/>
          </w:tcPr>
          <w:p w:rsidR="00F65164" w:rsidRDefault="00F65164" w:rsidP="004D4435">
            <w:pPr>
              <w:rPr>
                <w:rStyle w:val="a6"/>
                <w:i/>
              </w:rPr>
            </w:pPr>
            <w:r>
              <w:rPr>
                <w:rStyle w:val="a6"/>
                <w:rFonts w:hint="eastAsia"/>
              </w:rPr>
              <w:t>11</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947" w:type="dxa"/>
          </w:tcPr>
          <w:p w:rsidR="00F65164" w:rsidRDefault="00F65164" w:rsidP="004D4435">
            <w:pPr>
              <w:rPr>
                <w:rStyle w:val="a6"/>
                <w:i/>
              </w:rPr>
            </w:pPr>
            <w:r>
              <w:rPr>
                <w:rStyle w:val="a6"/>
                <w:rFonts w:hint="eastAsia"/>
              </w:rPr>
              <w:t>获取收藏的帖子列表</w:t>
            </w:r>
          </w:p>
        </w:tc>
      </w:tr>
    </w:tbl>
    <w:p w:rsidR="00F65164" w:rsidRPr="0023701F" w:rsidRDefault="00F65164" w:rsidP="0023701F">
      <w:pPr>
        <w:pStyle w:val="3"/>
        <w:spacing w:line="400" w:lineRule="exact"/>
        <w:ind w:left="826" w:hangingChars="343" w:hanging="826"/>
        <w:rPr>
          <w:sz w:val="24"/>
        </w:rPr>
      </w:pPr>
      <w:bookmarkStart w:id="131" w:name="_Toc418875616"/>
      <w:bookmarkStart w:id="132" w:name="_Toc453430031"/>
      <w:r w:rsidRPr="0023701F">
        <w:rPr>
          <w:rFonts w:hint="eastAsia"/>
          <w:sz w:val="24"/>
        </w:rPr>
        <w:t>RestMemberController</w:t>
      </w:r>
      <w:r w:rsidRPr="0023701F">
        <w:rPr>
          <w:rFonts w:hint="eastAsia"/>
          <w:sz w:val="24"/>
        </w:rPr>
        <w:t>类概述</w:t>
      </w:r>
      <w:bookmarkEnd w:id="131"/>
      <w:bookmarkEnd w:id="132"/>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给移动端访问提供的http接口。</w:t>
      </w:r>
    </w:p>
    <w:p w:rsidR="00F65164" w:rsidRPr="00557EE7" w:rsidRDefault="00F65164" w:rsidP="00F65164">
      <w:pPr>
        <w:pStyle w:val="af1"/>
        <w:spacing w:line="400" w:lineRule="exact"/>
        <w:ind w:firstLine="480"/>
        <w:jc w:val="left"/>
      </w:pPr>
      <w:bookmarkStart w:id="133" w:name="_Toc418875617"/>
      <w:r w:rsidRPr="007E5FCD">
        <w:rPr>
          <w:rFonts w:ascii="宋体" w:hAnsi="宋体" w:hint="eastAsia"/>
          <w:sz w:val="24"/>
        </w:rPr>
        <w:t>类功能定义</w:t>
      </w:r>
      <w:bookmarkEnd w:id="133"/>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F65164" w:rsidRPr="00076C89" w:rsidTr="004D4435">
        <w:tc>
          <w:tcPr>
            <w:tcW w:w="752"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121"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947"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752" w:type="dxa"/>
          </w:tcPr>
          <w:p w:rsidR="00F65164" w:rsidRPr="00076C89" w:rsidRDefault="00F65164" w:rsidP="004D4435">
            <w:pPr>
              <w:rPr>
                <w:rStyle w:val="a6"/>
                <w:i/>
              </w:rPr>
            </w:pPr>
            <w:r w:rsidRPr="00076C89">
              <w:rPr>
                <w:rStyle w:val="a6"/>
                <w:rFonts w:hint="eastAsia"/>
              </w:rPr>
              <w:t>1</w:t>
            </w:r>
          </w:p>
        </w:tc>
        <w:tc>
          <w:tcPr>
            <w:tcW w:w="3121" w:type="dxa"/>
          </w:tcPr>
          <w:p w:rsidR="00F65164" w:rsidRPr="00076C89" w:rsidRDefault="00F65164" w:rsidP="004D4435">
            <w:pPr>
              <w:rPr>
                <w:rStyle w:val="a6"/>
                <w:i/>
              </w:rPr>
            </w:pPr>
            <w:r>
              <w:rPr>
                <w:rFonts w:ascii="Monaco" w:hAnsi="Monaco" w:cs="Monaco"/>
                <w:color w:val="000000"/>
                <w:kern w:val="0"/>
                <w:sz w:val="22"/>
                <w:szCs w:val="22"/>
                <w:highlight w:val="lightGray"/>
              </w:rPr>
              <w:t>invite</w:t>
            </w:r>
          </w:p>
        </w:tc>
        <w:tc>
          <w:tcPr>
            <w:tcW w:w="4947" w:type="dxa"/>
          </w:tcPr>
          <w:p w:rsidR="00F65164" w:rsidRPr="00076C89" w:rsidRDefault="00F65164" w:rsidP="004D4435">
            <w:pPr>
              <w:rPr>
                <w:rStyle w:val="a6"/>
                <w:i/>
              </w:rPr>
            </w:pPr>
            <w:r>
              <w:rPr>
                <w:rStyle w:val="a6"/>
                <w:rFonts w:hint="eastAsia"/>
              </w:rPr>
              <w:t>邀请用户加入圈子</w:t>
            </w:r>
          </w:p>
        </w:tc>
      </w:tr>
      <w:tr w:rsidR="00F65164" w:rsidRPr="00076C89" w:rsidTr="004D4435">
        <w:tc>
          <w:tcPr>
            <w:tcW w:w="752" w:type="dxa"/>
          </w:tcPr>
          <w:p w:rsidR="00F65164" w:rsidRPr="00076C89" w:rsidRDefault="00F65164" w:rsidP="004D4435">
            <w:pPr>
              <w:rPr>
                <w:rStyle w:val="a6"/>
                <w:i/>
              </w:rPr>
            </w:pPr>
            <w:r>
              <w:rPr>
                <w:rStyle w:val="a6"/>
                <w:rFonts w:hint="eastAsia"/>
              </w:rPr>
              <w:lastRenderedPageBreak/>
              <w:t>2</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rsidR="00F65164" w:rsidRDefault="00F65164" w:rsidP="004D4435">
            <w:pPr>
              <w:rPr>
                <w:rStyle w:val="a6"/>
                <w:i/>
              </w:rPr>
            </w:pPr>
            <w:r>
              <w:rPr>
                <w:rStyle w:val="a6"/>
                <w:rFonts w:hint="eastAsia"/>
              </w:rPr>
              <w:t>用户申请加入圈子</w:t>
            </w:r>
          </w:p>
        </w:tc>
      </w:tr>
      <w:tr w:rsidR="00F65164" w:rsidRPr="00076C89" w:rsidTr="004D4435">
        <w:tc>
          <w:tcPr>
            <w:tcW w:w="752" w:type="dxa"/>
          </w:tcPr>
          <w:p w:rsidR="00F65164" w:rsidRDefault="00F65164" w:rsidP="004D4435">
            <w:pPr>
              <w:rPr>
                <w:rStyle w:val="a6"/>
                <w:i/>
              </w:rPr>
            </w:pPr>
            <w:r>
              <w:rPr>
                <w:rStyle w:val="a6"/>
                <w:rFonts w:hint="eastAsia"/>
              </w:rPr>
              <w:t>3</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rsidR="00F65164" w:rsidRDefault="00F65164" w:rsidP="004D4435">
            <w:pPr>
              <w:rPr>
                <w:rStyle w:val="a6"/>
                <w:i/>
              </w:rPr>
            </w:pPr>
            <w:r>
              <w:rPr>
                <w:rStyle w:val="a6"/>
                <w:rFonts w:hint="eastAsia"/>
              </w:rPr>
              <w:t>同意邀请</w:t>
            </w:r>
          </w:p>
        </w:tc>
      </w:tr>
      <w:tr w:rsidR="00F65164" w:rsidRPr="00076C89" w:rsidTr="004D4435">
        <w:tc>
          <w:tcPr>
            <w:tcW w:w="752" w:type="dxa"/>
          </w:tcPr>
          <w:p w:rsidR="00F65164" w:rsidRDefault="00F65164" w:rsidP="004D4435">
            <w:pPr>
              <w:rPr>
                <w:rStyle w:val="a6"/>
                <w:i/>
              </w:rPr>
            </w:pPr>
            <w:r>
              <w:rPr>
                <w:rStyle w:val="a6"/>
                <w:rFonts w:hint="eastAsia"/>
              </w:rPr>
              <w:t>4</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acceptAcpply</w:t>
            </w:r>
          </w:p>
        </w:tc>
        <w:tc>
          <w:tcPr>
            <w:tcW w:w="4947" w:type="dxa"/>
          </w:tcPr>
          <w:p w:rsidR="00F65164" w:rsidRDefault="00F65164" w:rsidP="004D4435">
            <w:pPr>
              <w:rPr>
                <w:rStyle w:val="a6"/>
                <w:i/>
              </w:rPr>
            </w:pPr>
            <w:r>
              <w:rPr>
                <w:rStyle w:val="a6"/>
                <w:rFonts w:hint="eastAsia"/>
              </w:rPr>
              <w:t>接受申请</w:t>
            </w:r>
          </w:p>
        </w:tc>
      </w:tr>
      <w:tr w:rsidR="00F65164" w:rsidRPr="00076C89" w:rsidTr="004D4435">
        <w:tc>
          <w:tcPr>
            <w:tcW w:w="752" w:type="dxa"/>
          </w:tcPr>
          <w:p w:rsidR="00F65164" w:rsidRDefault="00F65164" w:rsidP="004D4435">
            <w:pPr>
              <w:rPr>
                <w:rStyle w:val="a6"/>
                <w:i/>
              </w:rPr>
            </w:pPr>
            <w:r>
              <w:rPr>
                <w:rStyle w:val="a6"/>
                <w:rFonts w:hint="eastAsia"/>
              </w:rPr>
              <w:t>5</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rsidR="00F65164" w:rsidRDefault="00F65164" w:rsidP="004D4435">
            <w:pPr>
              <w:rPr>
                <w:rStyle w:val="a6"/>
                <w:i/>
              </w:rPr>
            </w:pPr>
            <w:r>
              <w:rPr>
                <w:rStyle w:val="a6"/>
                <w:rFonts w:hint="eastAsia"/>
              </w:rPr>
              <w:t>拒绝邀请</w:t>
            </w:r>
          </w:p>
        </w:tc>
      </w:tr>
      <w:tr w:rsidR="00F65164" w:rsidRPr="00076C89" w:rsidTr="004D4435">
        <w:tc>
          <w:tcPr>
            <w:tcW w:w="752" w:type="dxa"/>
          </w:tcPr>
          <w:p w:rsidR="00F65164" w:rsidRDefault="00F65164" w:rsidP="004D4435">
            <w:pPr>
              <w:rPr>
                <w:rStyle w:val="a6"/>
                <w:i/>
              </w:rPr>
            </w:pPr>
            <w:r>
              <w:rPr>
                <w:rStyle w:val="a6"/>
                <w:rFonts w:hint="eastAsia"/>
              </w:rPr>
              <w:t>6</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refuseAcpply</w:t>
            </w:r>
          </w:p>
        </w:tc>
        <w:tc>
          <w:tcPr>
            <w:tcW w:w="4947" w:type="dxa"/>
          </w:tcPr>
          <w:p w:rsidR="00F65164" w:rsidRDefault="00F65164" w:rsidP="004D4435">
            <w:pPr>
              <w:rPr>
                <w:rStyle w:val="a6"/>
                <w:i/>
              </w:rPr>
            </w:pPr>
            <w:r>
              <w:rPr>
                <w:rStyle w:val="a6"/>
                <w:rFonts w:hint="eastAsia"/>
              </w:rPr>
              <w:t>拒绝申请</w:t>
            </w:r>
          </w:p>
        </w:tc>
      </w:tr>
      <w:tr w:rsidR="00F65164" w:rsidRPr="00076C89" w:rsidTr="004D4435">
        <w:tc>
          <w:tcPr>
            <w:tcW w:w="752" w:type="dxa"/>
          </w:tcPr>
          <w:p w:rsidR="00F65164" w:rsidRDefault="00F65164" w:rsidP="004D4435">
            <w:pPr>
              <w:rPr>
                <w:rStyle w:val="a6"/>
                <w:i/>
              </w:rPr>
            </w:pPr>
            <w:r>
              <w:rPr>
                <w:rStyle w:val="a6"/>
                <w:rFonts w:hint="eastAsia"/>
              </w:rPr>
              <w:t>7</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rsidR="00F65164" w:rsidRDefault="00F65164" w:rsidP="004D4435">
            <w:pPr>
              <w:rPr>
                <w:rStyle w:val="a6"/>
                <w:i/>
              </w:rPr>
            </w:pPr>
            <w:r>
              <w:rPr>
                <w:rStyle w:val="a6"/>
                <w:rFonts w:hint="eastAsia"/>
              </w:rPr>
              <w:t>取消邀请</w:t>
            </w:r>
          </w:p>
        </w:tc>
      </w:tr>
      <w:tr w:rsidR="00F65164" w:rsidRPr="00076C89" w:rsidTr="004D4435">
        <w:tc>
          <w:tcPr>
            <w:tcW w:w="752" w:type="dxa"/>
          </w:tcPr>
          <w:p w:rsidR="00F65164" w:rsidRDefault="00F65164" w:rsidP="004D4435">
            <w:pPr>
              <w:rPr>
                <w:rStyle w:val="a6"/>
                <w:i/>
              </w:rPr>
            </w:pPr>
            <w:r>
              <w:rPr>
                <w:rStyle w:val="a6"/>
                <w:rFonts w:hint="eastAsia"/>
              </w:rPr>
              <w:t>8</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rsidR="00F65164" w:rsidRDefault="00F65164" w:rsidP="004D4435">
            <w:pPr>
              <w:rPr>
                <w:rStyle w:val="a6"/>
                <w:i/>
              </w:rPr>
            </w:pPr>
            <w:r>
              <w:rPr>
                <w:rStyle w:val="a6"/>
                <w:rFonts w:hint="eastAsia"/>
              </w:rPr>
              <w:t>获取邀请记录</w:t>
            </w:r>
          </w:p>
        </w:tc>
      </w:tr>
      <w:tr w:rsidR="00F65164" w:rsidRPr="00076C89" w:rsidTr="004D4435">
        <w:tc>
          <w:tcPr>
            <w:tcW w:w="752" w:type="dxa"/>
          </w:tcPr>
          <w:p w:rsidR="00F65164" w:rsidRDefault="00F65164" w:rsidP="004D4435">
            <w:pPr>
              <w:rPr>
                <w:rStyle w:val="a6"/>
                <w:i/>
              </w:rPr>
            </w:pPr>
            <w:r>
              <w:rPr>
                <w:rStyle w:val="a6"/>
                <w:rFonts w:hint="eastAsia"/>
              </w:rPr>
              <w:t>9</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rsidR="00F65164" w:rsidRDefault="00F65164" w:rsidP="004D4435">
            <w:pPr>
              <w:rPr>
                <w:rStyle w:val="a6"/>
                <w:i/>
              </w:rPr>
            </w:pPr>
            <w:r>
              <w:rPr>
                <w:rStyle w:val="a6"/>
                <w:rFonts w:hint="eastAsia"/>
              </w:rPr>
              <w:t>获取申请记录</w:t>
            </w:r>
          </w:p>
        </w:tc>
      </w:tr>
      <w:tr w:rsidR="00F65164" w:rsidRPr="00076C89" w:rsidTr="004D4435">
        <w:tc>
          <w:tcPr>
            <w:tcW w:w="752" w:type="dxa"/>
          </w:tcPr>
          <w:p w:rsidR="00F65164" w:rsidRDefault="00F65164" w:rsidP="004D4435">
            <w:pPr>
              <w:rPr>
                <w:rStyle w:val="a6"/>
                <w:i/>
              </w:rPr>
            </w:pPr>
            <w:r>
              <w:rPr>
                <w:rStyle w:val="a6"/>
                <w:rFonts w:hint="eastAsia"/>
              </w:rPr>
              <w:t>10</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rsidR="00F65164" w:rsidRDefault="00F65164" w:rsidP="004D4435">
            <w:pPr>
              <w:rPr>
                <w:rStyle w:val="a6"/>
                <w:i/>
              </w:rPr>
            </w:pPr>
            <w:r>
              <w:rPr>
                <w:rStyle w:val="a6"/>
                <w:rFonts w:hint="eastAsia"/>
              </w:rPr>
              <w:t>获取某圈子的申请记录</w:t>
            </w:r>
          </w:p>
        </w:tc>
      </w:tr>
      <w:tr w:rsidR="00F65164" w:rsidRPr="00076C89" w:rsidTr="004D4435">
        <w:tc>
          <w:tcPr>
            <w:tcW w:w="752" w:type="dxa"/>
          </w:tcPr>
          <w:p w:rsidR="00F65164" w:rsidRDefault="00F65164" w:rsidP="004D4435">
            <w:pPr>
              <w:rPr>
                <w:rStyle w:val="a6"/>
                <w:i/>
              </w:rPr>
            </w:pPr>
            <w:r>
              <w:rPr>
                <w:rStyle w:val="a6"/>
                <w:rFonts w:hint="eastAsia"/>
              </w:rPr>
              <w:t>11</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rsidR="00F65164" w:rsidRDefault="00F65164" w:rsidP="004D4435">
            <w:pPr>
              <w:rPr>
                <w:rStyle w:val="a6"/>
                <w:i/>
              </w:rPr>
            </w:pPr>
            <w:r>
              <w:rPr>
                <w:rStyle w:val="a6"/>
                <w:rFonts w:hint="eastAsia"/>
              </w:rPr>
              <w:t>获取某用户的申请记录</w:t>
            </w:r>
          </w:p>
        </w:tc>
      </w:tr>
      <w:tr w:rsidR="00F65164" w:rsidRPr="00076C89" w:rsidTr="004D4435">
        <w:tc>
          <w:tcPr>
            <w:tcW w:w="752" w:type="dxa"/>
          </w:tcPr>
          <w:p w:rsidR="00F65164" w:rsidRDefault="00F65164" w:rsidP="004D4435">
            <w:pPr>
              <w:rPr>
                <w:rStyle w:val="a6"/>
                <w:i/>
              </w:rPr>
            </w:pPr>
            <w:r>
              <w:rPr>
                <w:rStyle w:val="a6"/>
                <w:rFonts w:hint="eastAsia"/>
              </w:rPr>
              <w:t>12</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getTeamInviteRecords</w:t>
            </w:r>
          </w:p>
        </w:tc>
        <w:tc>
          <w:tcPr>
            <w:tcW w:w="4947" w:type="dxa"/>
          </w:tcPr>
          <w:p w:rsidR="00F65164" w:rsidRDefault="00F65164" w:rsidP="004D4435">
            <w:pPr>
              <w:rPr>
                <w:rStyle w:val="a6"/>
                <w:i/>
              </w:rPr>
            </w:pPr>
            <w:r>
              <w:rPr>
                <w:rStyle w:val="a6"/>
                <w:rFonts w:hint="eastAsia"/>
              </w:rPr>
              <w:t>获取某圈子的邀请记录</w:t>
            </w:r>
          </w:p>
        </w:tc>
      </w:tr>
      <w:tr w:rsidR="00F65164" w:rsidRPr="00076C89" w:rsidTr="004D4435">
        <w:tc>
          <w:tcPr>
            <w:tcW w:w="752" w:type="dxa"/>
          </w:tcPr>
          <w:p w:rsidR="00F65164" w:rsidRDefault="00F65164" w:rsidP="004D4435">
            <w:pPr>
              <w:rPr>
                <w:rStyle w:val="a6"/>
                <w:i/>
              </w:rPr>
            </w:pPr>
            <w:r>
              <w:rPr>
                <w:rStyle w:val="a6"/>
                <w:rFonts w:hint="eastAsia"/>
              </w:rPr>
              <w:t>13</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getUserInviteRecords</w:t>
            </w:r>
          </w:p>
        </w:tc>
        <w:tc>
          <w:tcPr>
            <w:tcW w:w="4947" w:type="dxa"/>
          </w:tcPr>
          <w:p w:rsidR="00F65164" w:rsidRDefault="00F65164" w:rsidP="004D4435">
            <w:pPr>
              <w:rPr>
                <w:rStyle w:val="a6"/>
                <w:i/>
              </w:rPr>
            </w:pPr>
            <w:r>
              <w:rPr>
                <w:rStyle w:val="a6"/>
                <w:rFonts w:hint="eastAsia"/>
              </w:rPr>
              <w:t>获取某用户的邀请记录</w:t>
            </w:r>
          </w:p>
        </w:tc>
      </w:tr>
      <w:tr w:rsidR="00F65164" w:rsidRPr="00076C89" w:rsidTr="004D4435">
        <w:tc>
          <w:tcPr>
            <w:tcW w:w="752" w:type="dxa"/>
          </w:tcPr>
          <w:p w:rsidR="00F65164" w:rsidRDefault="00F65164" w:rsidP="004D4435">
            <w:pPr>
              <w:rPr>
                <w:rStyle w:val="a6"/>
                <w:i/>
              </w:rPr>
            </w:pPr>
            <w:r>
              <w:rPr>
                <w:rStyle w:val="a6"/>
                <w:rFonts w:hint="eastAsia"/>
              </w:rPr>
              <w:t>14</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getPendingApplies</w:t>
            </w:r>
          </w:p>
        </w:tc>
        <w:tc>
          <w:tcPr>
            <w:tcW w:w="4947" w:type="dxa"/>
          </w:tcPr>
          <w:p w:rsidR="00F65164" w:rsidRDefault="00F65164" w:rsidP="004D4435">
            <w:pPr>
              <w:rPr>
                <w:rStyle w:val="a6"/>
                <w:i/>
              </w:rPr>
            </w:pPr>
            <w:r>
              <w:rPr>
                <w:rStyle w:val="a6"/>
                <w:rFonts w:hint="eastAsia"/>
              </w:rPr>
              <w:t>获取待定的申请</w:t>
            </w:r>
          </w:p>
        </w:tc>
      </w:tr>
      <w:tr w:rsidR="00F65164" w:rsidRPr="00076C89" w:rsidTr="004D4435">
        <w:tc>
          <w:tcPr>
            <w:tcW w:w="752" w:type="dxa"/>
          </w:tcPr>
          <w:p w:rsidR="00F65164" w:rsidRDefault="00F65164" w:rsidP="004D4435">
            <w:pPr>
              <w:rPr>
                <w:rStyle w:val="a6"/>
                <w:i/>
              </w:rPr>
            </w:pPr>
            <w:r>
              <w:rPr>
                <w:rStyle w:val="a6"/>
                <w:rFonts w:hint="eastAsia"/>
              </w:rPr>
              <w:t>15</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rsidR="00F65164" w:rsidRDefault="00F65164" w:rsidP="004D4435">
            <w:pPr>
              <w:rPr>
                <w:rStyle w:val="a6"/>
                <w:i/>
              </w:rPr>
            </w:pPr>
            <w:r>
              <w:rPr>
                <w:rStyle w:val="a6"/>
                <w:rFonts w:hint="eastAsia"/>
              </w:rPr>
              <w:t>批量邀请成员</w:t>
            </w:r>
          </w:p>
        </w:tc>
      </w:tr>
      <w:tr w:rsidR="00F65164" w:rsidRPr="00076C89" w:rsidTr="004D4435">
        <w:tc>
          <w:tcPr>
            <w:tcW w:w="752" w:type="dxa"/>
          </w:tcPr>
          <w:p w:rsidR="00F65164" w:rsidRDefault="00F65164" w:rsidP="004D4435">
            <w:pPr>
              <w:rPr>
                <w:rStyle w:val="a6"/>
                <w:i/>
              </w:rPr>
            </w:pPr>
            <w:r>
              <w:rPr>
                <w:rStyle w:val="a6"/>
                <w:rFonts w:hint="eastAsia"/>
              </w:rPr>
              <w:t>16</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inviteBatchByAccAndId</w:t>
            </w:r>
          </w:p>
        </w:tc>
        <w:tc>
          <w:tcPr>
            <w:tcW w:w="4947" w:type="dxa"/>
          </w:tcPr>
          <w:p w:rsidR="00F65164" w:rsidRDefault="00F65164" w:rsidP="004D4435">
            <w:pPr>
              <w:rPr>
                <w:rStyle w:val="a6"/>
                <w:i/>
              </w:rPr>
            </w:pPr>
            <w:r>
              <w:rPr>
                <w:rStyle w:val="a6"/>
                <w:rFonts w:hint="eastAsia"/>
              </w:rPr>
              <w:t>通过账号或</w:t>
            </w:r>
            <w:r>
              <w:rPr>
                <w:rStyle w:val="a6"/>
                <w:rFonts w:hint="eastAsia"/>
              </w:rPr>
              <w:t>userId</w:t>
            </w:r>
            <w:r>
              <w:rPr>
                <w:rStyle w:val="a6"/>
                <w:rFonts w:hint="eastAsia"/>
              </w:rPr>
              <w:t>批量邀请成员</w:t>
            </w:r>
          </w:p>
        </w:tc>
      </w:tr>
    </w:tbl>
    <w:p w:rsidR="00F65164" w:rsidRPr="0023701F" w:rsidRDefault="00F65164" w:rsidP="0023701F">
      <w:pPr>
        <w:pStyle w:val="3"/>
        <w:spacing w:line="400" w:lineRule="exact"/>
        <w:ind w:left="826" w:hangingChars="343" w:hanging="826"/>
        <w:rPr>
          <w:sz w:val="24"/>
        </w:rPr>
      </w:pPr>
      <w:bookmarkStart w:id="134" w:name="_Toc418875618"/>
      <w:bookmarkStart w:id="135" w:name="_Toc453430032"/>
      <w:r w:rsidRPr="0023701F">
        <w:rPr>
          <w:rFonts w:hint="eastAsia"/>
          <w:sz w:val="24"/>
        </w:rPr>
        <w:t>WebMemberController</w:t>
      </w:r>
      <w:r w:rsidRPr="0023701F">
        <w:rPr>
          <w:rFonts w:hint="eastAsia"/>
          <w:sz w:val="24"/>
        </w:rPr>
        <w:t>类概述</w:t>
      </w:r>
      <w:bookmarkEnd w:id="134"/>
      <w:bookmarkEnd w:id="135"/>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给pc浏览器访问提供的http接口。</w:t>
      </w:r>
    </w:p>
    <w:p w:rsidR="00F65164" w:rsidRPr="00557EE7" w:rsidRDefault="00F65164" w:rsidP="00F65164">
      <w:pPr>
        <w:pStyle w:val="af1"/>
        <w:spacing w:line="400" w:lineRule="exact"/>
        <w:ind w:firstLine="480"/>
        <w:jc w:val="left"/>
      </w:pPr>
      <w:bookmarkStart w:id="136" w:name="_Toc418875619"/>
      <w:r w:rsidRPr="007E5FCD">
        <w:rPr>
          <w:rFonts w:ascii="宋体" w:hAnsi="宋体" w:hint="eastAsia"/>
          <w:sz w:val="24"/>
        </w:rPr>
        <w:t>类功能定义</w:t>
      </w:r>
      <w:bookmarkEnd w:id="136"/>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F65164" w:rsidRPr="00076C89" w:rsidTr="004D4435">
        <w:tc>
          <w:tcPr>
            <w:tcW w:w="752"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121"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947"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752" w:type="dxa"/>
          </w:tcPr>
          <w:p w:rsidR="00F65164" w:rsidRPr="00076C89" w:rsidRDefault="00F65164" w:rsidP="004D4435">
            <w:pPr>
              <w:rPr>
                <w:rStyle w:val="a6"/>
                <w:i/>
              </w:rPr>
            </w:pPr>
            <w:r w:rsidRPr="00076C89">
              <w:rPr>
                <w:rStyle w:val="a6"/>
                <w:rFonts w:hint="eastAsia"/>
              </w:rPr>
              <w:t>1</w:t>
            </w:r>
          </w:p>
        </w:tc>
        <w:tc>
          <w:tcPr>
            <w:tcW w:w="3121" w:type="dxa"/>
          </w:tcPr>
          <w:p w:rsidR="00F65164" w:rsidRPr="00076C89" w:rsidRDefault="00F65164" w:rsidP="004D4435">
            <w:pPr>
              <w:rPr>
                <w:rStyle w:val="a6"/>
                <w:i/>
              </w:rPr>
            </w:pPr>
            <w:r>
              <w:rPr>
                <w:rFonts w:ascii="Monaco" w:hAnsi="Monaco" w:cs="Monaco"/>
                <w:color w:val="000000"/>
                <w:kern w:val="0"/>
                <w:sz w:val="22"/>
                <w:szCs w:val="22"/>
                <w:highlight w:val="lightGray"/>
              </w:rPr>
              <w:t>invite</w:t>
            </w:r>
          </w:p>
        </w:tc>
        <w:tc>
          <w:tcPr>
            <w:tcW w:w="4947" w:type="dxa"/>
          </w:tcPr>
          <w:p w:rsidR="00F65164" w:rsidRPr="00076C89" w:rsidRDefault="00F65164" w:rsidP="004D4435">
            <w:pPr>
              <w:rPr>
                <w:rStyle w:val="a6"/>
                <w:i/>
              </w:rPr>
            </w:pPr>
            <w:r>
              <w:rPr>
                <w:rStyle w:val="a6"/>
                <w:rFonts w:hint="eastAsia"/>
              </w:rPr>
              <w:t>邀请用户加入圈子</w:t>
            </w:r>
          </w:p>
        </w:tc>
      </w:tr>
      <w:tr w:rsidR="00F65164" w:rsidRPr="00076C89" w:rsidTr="004D4435">
        <w:tc>
          <w:tcPr>
            <w:tcW w:w="752" w:type="dxa"/>
          </w:tcPr>
          <w:p w:rsidR="00F65164" w:rsidRPr="00076C89" w:rsidRDefault="00F65164" w:rsidP="004D4435">
            <w:pPr>
              <w:rPr>
                <w:rStyle w:val="a6"/>
                <w:i/>
              </w:rPr>
            </w:pPr>
            <w:r>
              <w:rPr>
                <w:rStyle w:val="a6"/>
                <w:rFonts w:hint="eastAsia"/>
              </w:rPr>
              <w:t>2</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rsidR="00F65164" w:rsidRDefault="00F65164" w:rsidP="004D4435">
            <w:pPr>
              <w:rPr>
                <w:rStyle w:val="a6"/>
                <w:i/>
              </w:rPr>
            </w:pPr>
            <w:r>
              <w:rPr>
                <w:rStyle w:val="a6"/>
                <w:rFonts w:hint="eastAsia"/>
              </w:rPr>
              <w:t>用户申请加入圈子</w:t>
            </w:r>
          </w:p>
        </w:tc>
      </w:tr>
      <w:tr w:rsidR="00F65164" w:rsidRPr="00076C89" w:rsidTr="004D4435">
        <w:tc>
          <w:tcPr>
            <w:tcW w:w="752" w:type="dxa"/>
          </w:tcPr>
          <w:p w:rsidR="00F65164" w:rsidRDefault="00F65164" w:rsidP="004D4435">
            <w:pPr>
              <w:rPr>
                <w:rStyle w:val="a6"/>
                <w:i/>
              </w:rPr>
            </w:pPr>
            <w:r>
              <w:rPr>
                <w:rStyle w:val="a6"/>
                <w:rFonts w:hint="eastAsia"/>
              </w:rPr>
              <w:t>3</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rsidR="00F65164" w:rsidRDefault="00F65164" w:rsidP="004D4435">
            <w:pPr>
              <w:rPr>
                <w:rStyle w:val="a6"/>
                <w:i/>
              </w:rPr>
            </w:pPr>
            <w:r>
              <w:rPr>
                <w:rStyle w:val="a6"/>
                <w:rFonts w:hint="eastAsia"/>
              </w:rPr>
              <w:t>同意邀请</w:t>
            </w:r>
          </w:p>
        </w:tc>
      </w:tr>
      <w:tr w:rsidR="00F65164" w:rsidRPr="00076C89" w:rsidTr="004D4435">
        <w:tc>
          <w:tcPr>
            <w:tcW w:w="752" w:type="dxa"/>
          </w:tcPr>
          <w:p w:rsidR="00F65164" w:rsidRDefault="00F65164" w:rsidP="004D4435">
            <w:pPr>
              <w:rPr>
                <w:rStyle w:val="a6"/>
                <w:i/>
              </w:rPr>
            </w:pPr>
            <w:r>
              <w:rPr>
                <w:rStyle w:val="a6"/>
                <w:rFonts w:hint="eastAsia"/>
              </w:rPr>
              <w:t>4</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acceptAcpply</w:t>
            </w:r>
          </w:p>
        </w:tc>
        <w:tc>
          <w:tcPr>
            <w:tcW w:w="4947" w:type="dxa"/>
          </w:tcPr>
          <w:p w:rsidR="00F65164" w:rsidRDefault="00F65164" w:rsidP="004D4435">
            <w:pPr>
              <w:rPr>
                <w:rStyle w:val="a6"/>
                <w:i/>
              </w:rPr>
            </w:pPr>
            <w:r>
              <w:rPr>
                <w:rStyle w:val="a6"/>
                <w:rFonts w:hint="eastAsia"/>
              </w:rPr>
              <w:t>接受申请</w:t>
            </w:r>
          </w:p>
        </w:tc>
      </w:tr>
      <w:tr w:rsidR="00F65164" w:rsidRPr="00076C89" w:rsidTr="004D4435">
        <w:tc>
          <w:tcPr>
            <w:tcW w:w="752" w:type="dxa"/>
          </w:tcPr>
          <w:p w:rsidR="00F65164" w:rsidRDefault="00F65164" w:rsidP="004D4435">
            <w:pPr>
              <w:rPr>
                <w:rStyle w:val="a6"/>
                <w:i/>
              </w:rPr>
            </w:pPr>
            <w:r>
              <w:rPr>
                <w:rStyle w:val="a6"/>
                <w:rFonts w:hint="eastAsia"/>
              </w:rPr>
              <w:t>5</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rsidR="00F65164" w:rsidRDefault="00F65164" w:rsidP="004D4435">
            <w:pPr>
              <w:rPr>
                <w:rStyle w:val="a6"/>
                <w:i/>
              </w:rPr>
            </w:pPr>
            <w:r>
              <w:rPr>
                <w:rStyle w:val="a6"/>
                <w:rFonts w:hint="eastAsia"/>
              </w:rPr>
              <w:t>拒绝邀请</w:t>
            </w:r>
          </w:p>
        </w:tc>
      </w:tr>
      <w:tr w:rsidR="00F65164" w:rsidRPr="00076C89" w:rsidTr="004D4435">
        <w:tc>
          <w:tcPr>
            <w:tcW w:w="752" w:type="dxa"/>
          </w:tcPr>
          <w:p w:rsidR="00F65164" w:rsidRDefault="00F65164" w:rsidP="004D4435">
            <w:pPr>
              <w:rPr>
                <w:rStyle w:val="a6"/>
                <w:i/>
              </w:rPr>
            </w:pPr>
            <w:r>
              <w:rPr>
                <w:rStyle w:val="a6"/>
                <w:rFonts w:hint="eastAsia"/>
              </w:rPr>
              <w:t>6</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refuseAcpply</w:t>
            </w:r>
          </w:p>
        </w:tc>
        <w:tc>
          <w:tcPr>
            <w:tcW w:w="4947" w:type="dxa"/>
          </w:tcPr>
          <w:p w:rsidR="00F65164" w:rsidRDefault="00F65164" w:rsidP="004D4435">
            <w:pPr>
              <w:rPr>
                <w:rStyle w:val="a6"/>
                <w:i/>
              </w:rPr>
            </w:pPr>
            <w:r>
              <w:rPr>
                <w:rStyle w:val="a6"/>
                <w:rFonts w:hint="eastAsia"/>
              </w:rPr>
              <w:t>拒绝申请</w:t>
            </w:r>
          </w:p>
        </w:tc>
      </w:tr>
      <w:tr w:rsidR="00F65164" w:rsidRPr="00076C89" w:rsidTr="004D4435">
        <w:tc>
          <w:tcPr>
            <w:tcW w:w="752" w:type="dxa"/>
          </w:tcPr>
          <w:p w:rsidR="00F65164" w:rsidRDefault="00F65164" w:rsidP="004D4435">
            <w:pPr>
              <w:rPr>
                <w:rStyle w:val="a6"/>
                <w:i/>
              </w:rPr>
            </w:pPr>
            <w:r>
              <w:rPr>
                <w:rStyle w:val="a6"/>
                <w:rFonts w:hint="eastAsia"/>
              </w:rPr>
              <w:t>7</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rsidR="00F65164" w:rsidRDefault="00F65164" w:rsidP="004D4435">
            <w:pPr>
              <w:rPr>
                <w:rStyle w:val="a6"/>
                <w:i/>
              </w:rPr>
            </w:pPr>
            <w:r>
              <w:rPr>
                <w:rStyle w:val="a6"/>
                <w:rFonts w:hint="eastAsia"/>
              </w:rPr>
              <w:t>取消邀请</w:t>
            </w:r>
          </w:p>
        </w:tc>
      </w:tr>
      <w:tr w:rsidR="00F65164" w:rsidRPr="00076C89" w:rsidTr="004D4435">
        <w:tc>
          <w:tcPr>
            <w:tcW w:w="752" w:type="dxa"/>
          </w:tcPr>
          <w:p w:rsidR="00F65164" w:rsidRDefault="00F65164" w:rsidP="004D4435">
            <w:pPr>
              <w:rPr>
                <w:rStyle w:val="a6"/>
                <w:i/>
              </w:rPr>
            </w:pPr>
            <w:r>
              <w:rPr>
                <w:rStyle w:val="a6"/>
                <w:rFonts w:hint="eastAsia"/>
              </w:rPr>
              <w:t>8</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rsidR="00F65164" w:rsidRDefault="00F65164" w:rsidP="004D4435">
            <w:pPr>
              <w:rPr>
                <w:rStyle w:val="a6"/>
                <w:i/>
              </w:rPr>
            </w:pPr>
            <w:r>
              <w:rPr>
                <w:rStyle w:val="a6"/>
                <w:rFonts w:hint="eastAsia"/>
              </w:rPr>
              <w:t>获取邀请记录</w:t>
            </w:r>
          </w:p>
        </w:tc>
      </w:tr>
      <w:tr w:rsidR="00F65164" w:rsidRPr="00076C89" w:rsidTr="004D4435">
        <w:tc>
          <w:tcPr>
            <w:tcW w:w="752" w:type="dxa"/>
          </w:tcPr>
          <w:p w:rsidR="00F65164" w:rsidRDefault="00F65164" w:rsidP="004D4435">
            <w:pPr>
              <w:rPr>
                <w:rStyle w:val="a6"/>
                <w:i/>
              </w:rPr>
            </w:pPr>
            <w:r>
              <w:rPr>
                <w:rStyle w:val="a6"/>
                <w:rFonts w:hint="eastAsia"/>
              </w:rPr>
              <w:t>9</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rsidR="00F65164" w:rsidRDefault="00F65164" w:rsidP="004D4435">
            <w:pPr>
              <w:rPr>
                <w:rStyle w:val="a6"/>
                <w:i/>
              </w:rPr>
            </w:pPr>
            <w:r>
              <w:rPr>
                <w:rStyle w:val="a6"/>
                <w:rFonts w:hint="eastAsia"/>
              </w:rPr>
              <w:t>获取申请记录</w:t>
            </w:r>
          </w:p>
        </w:tc>
      </w:tr>
      <w:tr w:rsidR="00F65164" w:rsidRPr="00076C89" w:rsidTr="004D4435">
        <w:tc>
          <w:tcPr>
            <w:tcW w:w="752" w:type="dxa"/>
          </w:tcPr>
          <w:p w:rsidR="00F65164" w:rsidRDefault="00F65164" w:rsidP="004D4435">
            <w:pPr>
              <w:rPr>
                <w:rStyle w:val="a6"/>
                <w:i/>
              </w:rPr>
            </w:pPr>
            <w:r>
              <w:rPr>
                <w:rStyle w:val="a6"/>
                <w:rFonts w:hint="eastAsia"/>
              </w:rPr>
              <w:t>10</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rsidR="00F65164" w:rsidRDefault="00F65164" w:rsidP="004D4435">
            <w:pPr>
              <w:rPr>
                <w:rStyle w:val="a6"/>
                <w:i/>
              </w:rPr>
            </w:pPr>
            <w:r>
              <w:rPr>
                <w:rStyle w:val="a6"/>
                <w:rFonts w:hint="eastAsia"/>
              </w:rPr>
              <w:t>获取某圈子的申请记录</w:t>
            </w:r>
          </w:p>
        </w:tc>
      </w:tr>
      <w:tr w:rsidR="00F65164" w:rsidRPr="00076C89" w:rsidTr="004D4435">
        <w:tc>
          <w:tcPr>
            <w:tcW w:w="752" w:type="dxa"/>
          </w:tcPr>
          <w:p w:rsidR="00F65164" w:rsidRDefault="00F65164" w:rsidP="004D4435">
            <w:pPr>
              <w:rPr>
                <w:rStyle w:val="a6"/>
                <w:i/>
              </w:rPr>
            </w:pPr>
            <w:r>
              <w:rPr>
                <w:rStyle w:val="a6"/>
                <w:rFonts w:hint="eastAsia"/>
              </w:rPr>
              <w:t>11</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rsidR="00F65164" w:rsidRDefault="00F65164" w:rsidP="004D4435">
            <w:pPr>
              <w:rPr>
                <w:rStyle w:val="a6"/>
                <w:i/>
              </w:rPr>
            </w:pPr>
            <w:r>
              <w:rPr>
                <w:rStyle w:val="a6"/>
                <w:rFonts w:hint="eastAsia"/>
              </w:rPr>
              <w:t>获取某用户的申请记录</w:t>
            </w:r>
          </w:p>
        </w:tc>
      </w:tr>
      <w:tr w:rsidR="00F65164" w:rsidRPr="00076C89" w:rsidTr="004D4435">
        <w:tc>
          <w:tcPr>
            <w:tcW w:w="752" w:type="dxa"/>
          </w:tcPr>
          <w:p w:rsidR="00F65164" w:rsidRDefault="00F65164" w:rsidP="004D4435">
            <w:pPr>
              <w:rPr>
                <w:rStyle w:val="a6"/>
                <w:i/>
              </w:rPr>
            </w:pPr>
            <w:r>
              <w:rPr>
                <w:rStyle w:val="a6"/>
                <w:rFonts w:hint="eastAsia"/>
              </w:rPr>
              <w:t>12</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getTeamInviteRecords</w:t>
            </w:r>
          </w:p>
        </w:tc>
        <w:tc>
          <w:tcPr>
            <w:tcW w:w="4947" w:type="dxa"/>
          </w:tcPr>
          <w:p w:rsidR="00F65164" w:rsidRDefault="00F65164" w:rsidP="004D4435">
            <w:pPr>
              <w:rPr>
                <w:rStyle w:val="a6"/>
                <w:i/>
              </w:rPr>
            </w:pPr>
            <w:r>
              <w:rPr>
                <w:rStyle w:val="a6"/>
                <w:rFonts w:hint="eastAsia"/>
              </w:rPr>
              <w:t>获取某圈子的邀请记录</w:t>
            </w:r>
          </w:p>
        </w:tc>
      </w:tr>
      <w:tr w:rsidR="00F65164" w:rsidRPr="00076C89" w:rsidTr="004D4435">
        <w:tc>
          <w:tcPr>
            <w:tcW w:w="752" w:type="dxa"/>
          </w:tcPr>
          <w:p w:rsidR="00F65164" w:rsidRDefault="00F65164" w:rsidP="004D4435">
            <w:pPr>
              <w:rPr>
                <w:rStyle w:val="a6"/>
                <w:i/>
              </w:rPr>
            </w:pPr>
            <w:r>
              <w:rPr>
                <w:rStyle w:val="a6"/>
                <w:rFonts w:hint="eastAsia"/>
              </w:rPr>
              <w:t>13</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getUserInviteRecords</w:t>
            </w:r>
          </w:p>
        </w:tc>
        <w:tc>
          <w:tcPr>
            <w:tcW w:w="4947" w:type="dxa"/>
          </w:tcPr>
          <w:p w:rsidR="00F65164" w:rsidRDefault="00F65164" w:rsidP="004D4435">
            <w:pPr>
              <w:rPr>
                <w:rStyle w:val="a6"/>
                <w:i/>
              </w:rPr>
            </w:pPr>
            <w:r>
              <w:rPr>
                <w:rStyle w:val="a6"/>
                <w:rFonts w:hint="eastAsia"/>
              </w:rPr>
              <w:t>获取某用户的邀请记录</w:t>
            </w:r>
          </w:p>
        </w:tc>
      </w:tr>
      <w:tr w:rsidR="00F65164" w:rsidRPr="00076C89" w:rsidTr="004D4435">
        <w:tc>
          <w:tcPr>
            <w:tcW w:w="752" w:type="dxa"/>
          </w:tcPr>
          <w:p w:rsidR="00F65164" w:rsidRDefault="00F65164" w:rsidP="004D4435">
            <w:pPr>
              <w:rPr>
                <w:rStyle w:val="a6"/>
                <w:i/>
              </w:rPr>
            </w:pPr>
            <w:r>
              <w:rPr>
                <w:rStyle w:val="a6"/>
                <w:rFonts w:hint="eastAsia"/>
              </w:rPr>
              <w:t>14</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rsidR="00F65164" w:rsidRDefault="00F65164" w:rsidP="004D4435">
            <w:pPr>
              <w:rPr>
                <w:rStyle w:val="a6"/>
                <w:i/>
              </w:rPr>
            </w:pPr>
            <w:r>
              <w:rPr>
                <w:rStyle w:val="a6"/>
                <w:rFonts w:hint="eastAsia"/>
              </w:rPr>
              <w:t>批量邀请成员</w:t>
            </w:r>
          </w:p>
        </w:tc>
      </w:tr>
      <w:tr w:rsidR="00F65164" w:rsidRPr="00076C89" w:rsidTr="004D4435">
        <w:tc>
          <w:tcPr>
            <w:tcW w:w="752" w:type="dxa"/>
          </w:tcPr>
          <w:p w:rsidR="00F65164" w:rsidRDefault="00F65164" w:rsidP="004D4435">
            <w:pPr>
              <w:rPr>
                <w:rStyle w:val="a6"/>
                <w:i/>
              </w:rPr>
            </w:pPr>
            <w:r>
              <w:rPr>
                <w:rStyle w:val="a6"/>
                <w:rFonts w:hint="eastAsia"/>
              </w:rPr>
              <w:t>15</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batchByExcel</w:t>
            </w:r>
          </w:p>
        </w:tc>
        <w:tc>
          <w:tcPr>
            <w:tcW w:w="4947" w:type="dxa"/>
          </w:tcPr>
          <w:p w:rsidR="00F65164" w:rsidRDefault="00F65164" w:rsidP="004D4435">
            <w:pPr>
              <w:rPr>
                <w:rStyle w:val="a6"/>
                <w:i/>
              </w:rPr>
            </w:pPr>
            <w:r>
              <w:rPr>
                <w:rStyle w:val="a6"/>
                <w:rFonts w:hint="eastAsia"/>
              </w:rPr>
              <w:t>Excel</w:t>
            </w:r>
            <w:r>
              <w:rPr>
                <w:rStyle w:val="a6"/>
                <w:rFonts w:hint="eastAsia"/>
              </w:rPr>
              <w:t>批量邀请</w:t>
            </w:r>
          </w:p>
        </w:tc>
      </w:tr>
      <w:tr w:rsidR="00F65164" w:rsidRPr="00076C89" w:rsidTr="004D4435">
        <w:tc>
          <w:tcPr>
            <w:tcW w:w="752" w:type="dxa"/>
          </w:tcPr>
          <w:p w:rsidR="00F65164" w:rsidRDefault="00F65164" w:rsidP="004D4435">
            <w:pPr>
              <w:rPr>
                <w:rStyle w:val="a6"/>
                <w:i/>
              </w:rPr>
            </w:pPr>
            <w:r>
              <w:rPr>
                <w:rStyle w:val="a6"/>
                <w:rFonts w:hint="eastAsia"/>
              </w:rPr>
              <w:t>16</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authJoin</w:t>
            </w:r>
          </w:p>
        </w:tc>
        <w:tc>
          <w:tcPr>
            <w:tcW w:w="4947" w:type="dxa"/>
          </w:tcPr>
          <w:p w:rsidR="00F65164" w:rsidRDefault="00F65164" w:rsidP="004D4435">
            <w:pPr>
              <w:rPr>
                <w:rStyle w:val="a6"/>
                <w:i/>
              </w:rPr>
            </w:pPr>
            <w:r>
              <w:rPr>
                <w:rStyle w:val="a6"/>
                <w:rFonts w:hint="eastAsia"/>
              </w:rPr>
              <w:t>验证账号并加入圈子</w:t>
            </w:r>
          </w:p>
        </w:tc>
      </w:tr>
      <w:tr w:rsidR="00F65164" w:rsidRPr="00076C89" w:rsidTr="004D4435">
        <w:tc>
          <w:tcPr>
            <w:tcW w:w="752" w:type="dxa"/>
          </w:tcPr>
          <w:p w:rsidR="00F65164" w:rsidRDefault="00F65164" w:rsidP="004D4435">
            <w:pPr>
              <w:rPr>
                <w:rStyle w:val="a6"/>
                <w:i/>
              </w:rPr>
            </w:pPr>
            <w:r>
              <w:rPr>
                <w:rStyle w:val="a6"/>
                <w:rFonts w:hint="eastAsia"/>
              </w:rPr>
              <w:t>16</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inviteBatchByAccAndId</w:t>
            </w:r>
          </w:p>
        </w:tc>
        <w:tc>
          <w:tcPr>
            <w:tcW w:w="4947" w:type="dxa"/>
          </w:tcPr>
          <w:p w:rsidR="00F65164" w:rsidRDefault="00F65164" w:rsidP="004D4435">
            <w:pPr>
              <w:rPr>
                <w:rStyle w:val="a6"/>
                <w:i/>
              </w:rPr>
            </w:pPr>
            <w:r>
              <w:rPr>
                <w:rStyle w:val="a6"/>
                <w:rFonts w:hint="eastAsia"/>
              </w:rPr>
              <w:t>通过账号或</w:t>
            </w:r>
            <w:r>
              <w:rPr>
                <w:rStyle w:val="a6"/>
                <w:rFonts w:hint="eastAsia"/>
              </w:rPr>
              <w:t>userId</w:t>
            </w:r>
            <w:r>
              <w:rPr>
                <w:rStyle w:val="a6"/>
                <w:rFonts w:hint="eastAsia"/>
              </w:rPr>
              <w:t>批量邀请成员</w:t>
            </w:r>
          </w:p>
        </w:tc>
      </w:tr>
    </w:tbl>
    <w:p w:rsidR="00F65164" w:rsidRPr="0023701F" w:rsidRDefault="00F65164" w:rsidP="0023701F">
      <w:pPr>
        <w:pStyle w:val="3"/>
        <w:spacing w:line="400" w:lineRule="exact"/>
        <w:ind w:left="826" w:hangingChars="343" w:hanging="826"/>
        <w:rPr>
          <w:sz w:val="24"/>
        </w:rPr>
      </w:pPr>
      <w:bookmarkStart w:id="137" w:name="_Toc418875620"/>
      <w:bookmarkStart w:id="138" w:name="_Toc453430033"/>
      <w:r w:rsidRPr="0023701F">
        <w:rPr>
          <w:rFonts w:hint="eastAsia"/>
          <w:sz w:val="24"/>
        </w:rPr>
        <w:t>TeamServiceImp</w:t>
      </w:r>
      <w:r w:rsidRPr="0023701F">
        <w:rPr>
          <w:rFonts w:hint="eastAsia"/>
          <w:sz w:val="24"/>
        </w:rPr>
        <w:t>类概述</w:t>
      </w:r>
      <w:bookmarkEnd w:id="137"/>
      <w:bookmarkEnd w:id="138"/>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服务端的接口实现类，实现Thrift的Iface接口，Client通过Thrift远程调用。</w:t>
      </w:r>
    </w:p>
    <w:p w:rsidR="00F65164" w:rsidRPr="00557EE7" w:rsidRDefault="00F65164" w:rsidP="00F65164">
      <w:pPr>
        <w:pStyle w:val="af1"/>
        <w:spacing w:line="400" w:lineRule="exact"/>
        <w:ind w:firstLine="480"/>
        <w:jc w:val="left"/>
      </w:pPr>
      <w:bookmarkStart w:id="139" w:name="_Toc418875621"/>
      <w:r w:rsidRPr="007E5FCD">
        <w:rPr>
          <w:rFonts w:ascii="宋体" w:hAnsi="宋体" w:hint="eastAsia"/>
          <w:sz w:val="24"/>
        </w:rPr>
        <w:lastRenderedPageBreak/>
        <w:t>类功能定义</w:t>
      </w:r>
      <w:bookmarkEnd w:id="139"/>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F65164" w:rsidRPr="00076C89" w:rsidTr="004D4435">
        <w:tc>
          <w:tcPr>
            <w:tcW w:w="752"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121"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947"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752" w:type="dxa"/>
          </w:tcPr>
          <w:p w:rsidR="00F65164" w:rsidRPr="00076C89" w:rsidRDefault="00F65164" w:rsidP="004D4435">
            <w:pPr>
              <w:rPr>
                <w:rStyle w:val="a6"/>
                <w:i/>
              </w:rPr>
            </w:pPr>
            <w:r w:rsidRPr="00076C89">
              <w:rPr>
                <w:rStyle w:val="a6"/>
                <w:rFonts w:hint="eastAsia"/>
              </w:rPr>
              <w:t>1</w:t>
            </w:r>
          </w:p>
        </w:tc>
        <w:tc>
          <w:tcPr>
            <w:tcW w:w="3121" w:type="dxa"/>
          </w:tcPr>
          <w:p w:rsidR="00F65164" w:rsidRPr="00076C89" w:rsidRDefault="00F65164" w:rsidP="004D4435">
            <w:pPr>
              <w:rPr>
                <w:rStyle w:val="a6"/>
                <w:i/>
              </w:rPr>
            </w:pPr>
            <w:r>
              <w:rPr>
                <w:rFonts w:ascii="Monaco" w:hAnsi="Monaco" w:cs="Monaco"/>
                <w:color w:val="000000"/>
                <w:kern w:val="0"/>
                <w:sz w:val="22"/>
                <w:szCs w:val="22"/>
                <w:highlight w:val="lightGray"/>
              </w:rPr>
              <w:t>getTeamInfo</w:t>
            </w:r>
          </w:p>
        </w:tc>
        <w:tc>
          <w:tcPr>
            <w:tcW w:w="4947" w:type="dxa"/>
          </w:tcPr>
          <w:p w:rsidR="00F65164" w:rsidRPr="00076C89" w:rsidRDefault="00F65164" w:rsidP="004D4435">
            <w:pPr>
              <w:rPr>
                <w:rStyle w:val="a6"/>
                <w:i/>
              </w:rPr>
            </w:pPr>
            <w:r>
              <w:rPr>
                <w:rStyle w:val="a6"/>
                <w:rFonts w:hint="eastAsia"/>
              </w:rPr>
              <w:t>获取单个圈子信息</w:t>
            </w:r>
          </w:p>
        </w:tc>
      </w:tr>
      <w:tr w:rsidR="00F65164" w:rsidRPr="00076C89" w:rsidTr="004D4435">
        <w:tc>
          <w:tcPr>
            <w:tcW w:w="752" w:type="dxa"/>
          </w:tcPr>
          <w:p w:rsidR="00F65164" w:rsidRPr="00076C89" w:rsidRDefault="00F65164" w:rsidP="004D4435">
            <w:pPr>
              <w:rPr>
                <w:rStyle w:val="a6"/>
                <w:i/>
              </w:rPr>
            </w:pPr>
            <w:r>
              <w:rPr>
                <w:rStyle w:val="a6"/>
                <w:rFonts w:hint="eastAsia"/>
              </w:rPr>
              <w:t>2</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getTeamList</w:t>
            </w:r>
          </w:p>
        </w:tc>
        <w:tc>
          <w:tcPr>
            <w:tcW w:w="4947" w:type="dxa"/>
          </w:tcPr>
          <w:p w:rsidR="00F65164" w:rsidRDefault="00F65164" w:rsidP="004D4435">
            <w:pPr>
              <w:rPr>
                <w:rStyle w:val="a6"/>
                <w:i/>
              </w:rPr>
            </w:pPr>
            <w:r>
              <w:rPr>
                <w:rStyle w:val="a6"/>
                <w:rFonts w:hint="eastAsia"/>
              </w:rPr>
              <w:t>获取圈子列表</w:t>
            </w:r>
          </w:p>
        </w:tc>
      </w:tr>
      <w:tr w:rsidR="00F65164" w:rsidRPr="00076C89" w:rsidTr="004D4435">
        <w:tc>
          <w:tcPr>
            <w:tcW w:w="752" w:type="dxa"/>
          </w:tcPr>
          <w:p w:rsidR="00F65164" w:rsidRDefault="00F65164" w:rsidP="004D4435">
            <w:pPr>
              <w:rPr>
                <w:rStyle w:val="a6"/>
                <w:i/>
              </w:rPr>
            </w:pPr>
            <w:r>
              <w:rPr>
                <w:rStyle w:val="a6"/>
                <w:rFonts w:hint="eastAsia"/>
              </w:rPr>
              <w:t>3</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createTeam</w:t>
            </w:r>
          </w:p>
        </w:tc>
        <w:tc>
          <w:tcPr>
            <w:tcW w:w="4947" w:type="dxa"/>
          </w:tcPr>
          <w:p w:rsidR="00F65164" w:rsidRDefault="00F65164" w:rsidP="004D4435">
            <w:pPr>
              <w:rPr>
                <w:rStyle w:val="a6"/>
                <w:i/>
              </w:rPr>
            </w:pPr>
            <w:r>
              <w:rPr>
                <w:rStyle w:val="a6"/>
                <w:rFonts w:hint="eastAsia"/>
              </w:rPr>
              <w:t>创建圈子</w:t>
            </w:r>
          </w:p>
        </w:tc>
      </w:tr>
      <w:tr w:rsidR="00F65164" w:rsidRPr="00076C89" w:rsidTr="004D4435">
        <w:tc>
          <w:tcPr>
            <w:tcW w:w="752" w:type="dxa"/>
          </w:tcPr>
          <w:p w:rsidR="00F65164" w:rsidRDefault="00F65164" w:rsidP="004D4435">
            <w:pPr>
              <w:rPr>
                <w:rStyle w:val="a6"/>
                <w:i/>
              </w:rPr>
            </w:pPr>
            <w:r>
              <w:rPr>
                <w:rStyle w:val="a6"/>
                <w:rFonts w:hint="eastAsia"/>
              </w:rPr>
              <w:t>4</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createDefaultTopic</w:t>
            </w:r>
          </w:p>
        </w:tc>
        <w:tc>
          <w:tcPr>
            <w:tcW w:w="4947" w:type="dxa"/>
          </w:tcPr>
          <w:p w:rsidR="00F65164" w:rsidRDefault="00F65164" w:rsidP="004D4435">
            <w:pPr>
              <w:rPr>
                <w:rStyle w:val="a6"/>
                <w:i/>
              </w:rPr>
            </w:pPr>
            <w:r>
              <w:rPr>
                <w:rStyle w:val="a6"/>
                <w:rFonts w:hint="eastAsia"/>
              </w:rPr>
              <w:t>创建默认帖子</w:t>
            </w:r>
          </w:p>
        </w:tc>
      </w:tr>
      <w:tr w:rsidR="00F65164" w:rsidRPr="00076C89" w:rsidTr="004D4435">
        <w:tc>
          <w:tcPr>
            <w:tcW w:w="752" w:type="dxa"/>
          </w:tcPr>
          <w:p w:rsidR="00F65164" w:rsidRDefault="00F65164" w:rsidP="004D4435">
            <w:pPr>
              <w:rPr>
                <w:rStyle w:val="a6"/>
                <w:i/>
              </w:rPr>
            </w:pPr>
            <w:r>
              <w:rPr>
                <w:rStyle w:val="a6"/>
                <w:rFonts w:hint="eastAsia"/>
              </w:rPr>
              <w:t>5</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rsidR="00F65164" w:rsidRDefault="00F65164" w:rsidP="004D4435">
            <w:pPr>
              <w:rPr>
                <w:rStyle w:val="a6"/>
                <w:i/>
              </w:rPr>
            </w:pPr>
            <w:r>
              <w:rPr>
                <w:rStyle w:val="a6"/>
                <w:rFonts w:hint="eastAsia"/>
              </w:rPr>
              <w:t>解散圈子</w:t>
            </w:r>
          </w:p>
        </w:tc>
      </w:tr>
      <w:tr w:rsidR="00F65164" w:rsidRPr="00076C89" w:rsidTr="004D4435">
        <w:tc>
          <w:tcPr>
            <w:tcW w:w="752" w:type="dxa"/>
          </w:tcPr>
          <w:p w:rsidR="00F65164" w:rsidRDefault="00F65164" w:rsidP="004D4435">
            <w:pPr>
              <w:rPr>
                <w:rStyle w:val="a6"/>
                <w:i/>
              </w:rPr>
            </w:pPr>
            <w:r>
              <w:rPr>
                <w:rStyle w:val="a6"/>
                <w:rFonts w:hint="eastAsia"/>
              </w:rPr>
              <w:t>6</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updateTeam</w:t>
            </w:r>
          </w:p>
        </w:tc>
        <w:tc>
          <w:tcPr>
            <w:tcW w:w="4947" w:type="dxa"/>
          </w:tcPr>
          <w:p w:rsidR="00F65164" w:rsidRDefault="00F65164" w:rsidP="004D4435">
            <w:pPr>
              <w:rPr>
                <w:rStyle w:val="a6"/>
                <w:i/>
              </w:rPr>
            </w:pPr>
            <w:r>
              <w:rPr>
                <w:rStyle w:val="a6"/>
                <w:rFonts w:hint="eastAsia"/>
              </w:rPr>
              <w:t>修改圈子</w:t>
            </w:r>
          </w:p>
        </w:tc>
      </w:tr>
      <w:tr w:rsidR="00F65164" w:rsidRPr="00076C89" w:rsidTr="004D4435">
        <w:tc>
          <w:tcPr>
            <w:tcW w:w="752" w:type="dxa"/>
          </w:tcPr>
          <w:p w:rsidR="00F65164" w:rsidRDefault="00F65164" w:rsidP="004D4435">
            <w:pPr>
              <w:rPr>
                <w:rStyle w:val="a6"/>
                <w:i/>
              </w:rPr>
            </w:pPr>
            <w:r>
              <w:rPr>
                <w:rStyle w:val="a6"/>
                <w:rFonts w:hint="eastAsia"/>
              </w:rPr>
              <w:t>7</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getTeamStatusList</w:t>
            </w:r>
          </w:p>
        </w:tc>
        <w:tc>
          <w:tcPr>
            <w:tcW w:w="4947" w:type="dxa"/>
          </w:tcPr>
          <w:p w:rsidR="00F65164" w:rsidRDefault="00F65164" w:rsidP="004D4435">
            <w:pPr>
              <w:rPr>
                <w:rStyle w:val="a6"/>
                <w:i/>
              </w:rPr>
            </w:pPr>
            <w:r>
              <w:rPr>
                <w:rStyle w:val="a6"/>
                <w:rFonts w:hint="eastAsia"/>
              </w:rPr>
              <w:t>移动端获取圈子信息</w:t>
            </w:r>
          </w:p>
        </w:tc>
      </w:tr>
      <w:tr w:rsidR="00F65164" w:rsidRPr="00076C89" w:rsidTr="004D4435">
        <w:tc>
          <w:tcPr>
            <w:tcW w:w="752" w:type="dxa"/>
          </w:tcPr>
          <w:p w:rsidR="00F65164" w:rsidRDefault="00F65164" w:rsidP="004D4435">
            <w:pPr>
              <w:rPr>
                <w:rStyle w:val="a6"/>
                <w:i/>
              </w:rPr>
            </w:pPr>
            <w:r>
              <w:rPr>
                <w:rStyle w:val="a6"/>
                <w:rFonts w:hint="eastAsia"/>
              </w:rPr>
              <w:t>8</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getWebTeamStatusList</w:t>
            </w:r>
          </w:p>
        </w:tc>
        <w:tc>
          <w:tcPr>
            <w:tcW w:w="4947" w:type="dxa"/>
          </w:tcPr>
          <w:p w:rsidR="00F65164" w:rsidRDefault="00F65164" w:rsidP="004D4435">
            <w:pPr>
              <w:rPr>
                <w:rStyle w:val="a6"/>
                <w:i/>
              </w:rPr>
            </w:pPr>
            <w:r>
              <w:rPr>
                <w:rStyle w:val="a6"/>
              </w:rPr>
              <w:t>W</w:t>
            </w:r>
            <w:r>
              <w:rPr>
                <w:rStyle w:val="a6"/>
                <w:rFonts w:hint="eastAsia"/>
              </w:rPr>
              <w:t>eb</w:t>
            </w:r>
            <w:r>
              <w:rPr>
                <w:rStyle w:val="a6"/>
                <w:rFonts w:hint="eastAsia"/>
              </w:rPr>
              <w:t>端获取圈子信息</w:t>
            </w:r>
          </w:p>
        </w:tc>
      </w:tr>
      <w:tr w:rsidR="00F65164" w:rsidRPr="00076C89" w:rsidTr="004D4435">
        <w:tc>
          <w:tcPr>
            <w:tcW w:w="752" w:type="dxa"/>
          </w:tcPr>
          <w:p w:rsidR="00F65164" w:rsidRDefault="00F65164" w:rsidP="004D4435">
            <w:pPr>
              <w:rPr>
                <w:rStyle w:val="a6"/>
                <w:i/>
              </w:rPr>
            </w:pPr>
            <w:r>
              <w:rPr>
                <w:rStyle w:val="a6"/>
                <w:rFonts w:hint="eastAsia"/>
              </w:rPr>
              <w:t>9</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getTeamInfoByToken</w:t>
            </w:r>
          </w:p>
        </w:tc>
        <w:tc>
          <w:tcPr>
            <w:tcW w:w="4947" w:type="dxa"/>
          </w:tcPr>
          <w:p w:rsidR="00F65164" w:rsidRDefault="00F65164" w:rsidP="004D4435">
            <w:pPr>
              <w:rPr>
                <w:rStyle w:val="a6"/>
                <w:i/>
              </w:rPr>
            </w:pPr>
            <w:r>
              <w:rPr>
                <w:rStyle w:val="a6"/>
                <w:rFonts w:hint="eastAsia"/>
              </w:rPr>
              <w:t>根据</w:t>
            </w:r>
            <w:r>
              <w:rPr>
                <w:rStyle w:val="a6"/>
                <w:rFonts w:hint="eastAsia"/>
              </w:rPr>
              <w:t>token</w:t>
            </w:r>
            <w:r>
              <w:rPr>
                <w:rStyle w:val="a6"/>
                <w:rFonts w:hint="eastAsia"/>
              </w:rPr>
              <w:t>获取圈子信息</w:t>
            </w:r>
          </w:p>
        </w:tc>
      </w:tr>
      <w:tr w:rsidR="00F65164" w:rsidRPr="00076C89" w:rsidTr="004D4435">
        <w:tc>
          <w:tcPr>
            <w:tcW w:w="752" w:type="dxa"/>
          </w:tcPr>
          <w:p w:rsidR="00F65164" w:rsidRDefault="00F65164" w:rsidP="004D4435">
            <w:pPr>
              <w:rPr>
                <w:rStyle w:val="a6"/>
                <w:i/>
              </w:rPr>
            </w:pPr>
            <w:r>
              <w:rPr>
                <w:rStyle w:val="a6"/>
                <w:rFonts w:hint="eastAsia"/>
              </w:rPr>
              <w:t>10</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getUnReadCount</w:t>
            </w:r>
          </w:p>
        </w:tc>
        <w:tc>
          <w:tcPr>
            <w:tcW w:w="4947" w:type="dxa"/>
          </w:tcPr>
          <w:p w:rsidR="00F65164" w:rsidRDefault="00F65164" w:rsidP="004D4435">
            <w:pPr>
              <w:rPr>
                <w:rStyle w:val="a6"/>
                <w:i/>
              </w:rPr>
            </w:pPr>
            <w:r>
              <w:rPr>
                <w:rStyle w:val="a6"/>
                <w:rFonts w:hint="eastAsia"/>
              </w:rPr>
              <w:t>获取圈子未读数</w:t>
            </w:r>
          </w:p>
        </w:tc>
      </w:tr>
      <w:tr w:rsidR="00F65164" w:rsidRPr="00076C89" w:rsidTr="004D4435">
        <w:tc>
          <w:tcPr>
            <w:tcW w:w="752" w:type="dxa"/>
          </w:tcPr>
          <w:p w:rsidR="00F65164" w:rsidRDefault="00F65164" w:rsidP="004D4435">
            <w:pPr>
              <w:rPr>
                <w:rStyle w:val="a6"/>
                <w:i/>
              </w:rPr>
            </w:pPr>
            <w:r>
              <w:rPr>
                <w:rStyle w:val="a6"/>
                <w:rFonts w:hint="eastAsia"/>
              </w:rPr>
              <w:t>11</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updateTeamMasterid</w:t>
            </w:r>
          </w:p>
        </w:tc>
        <w:tc>
          <w:tcPr>
            <w:tcW w:w="4947" w:type="dxa"/>
          </w:tcPr>
          <w:p w:rsidR="00F65164" w:rsidRDefault="00F65164" w:rsidP="004D4435">
            <w:pPr>
              <w:rPr>
                <w:rStyle w:val="a6"/>
                <w:i/>
              </w:rPr>
            </w:pPr>
            <w:r>
              <w:rPr>
                <w:rStyle w:val="a6"/>
                <w:rFonts w:hint="eastAsia"/>
              </w:rPr>
              <w:t>修改圈子的圈主</w:t>
            </w:r>
          </w:p>
        </w:tc>
      </w:tr>
    </w:tbl>
    <w:p w:rsidR="00F65164" w:rsidRPr="0023701F" w:rsidRDefault="00F65164" w:rsidP="0023701F">
      <w:pPr>
        <w:pStyle w:val="3"/>
        <w:spacing w:line="400" w:lineRule="exact"/>
        <w:ind w:left="826" w:hangingChars="343" w:hanging="826"/>
        <w:rPr>
          <w:sz w:val="24"/>
        </w:rPr>
      </w:pPr>
      <w:bookmarkStart w:id="140" w:name="_Toc418875622"/>
      <w:bookmarkStart w:id="141" w:name="_Toc453430034"/>
      <w:r w:rsidRPr="0023701F">
        <w:rPr>
          <w:rFonts w:hint="eastAsia"/>
          <w:sz w:val="24"/>
        </w:rPr>
        <w:t>TopicServiceImp</w:t>
      </w:r>
      <w:r w:rsidRPr="0023701F">
        <w:rPr>
          <w:rFonts w:hint="eastAsia"/>
          <w:sz w:val="24"/>
        </w:rPr>
        <w:t>类概述</w:t>
      </w:r>
      <w:bookmarkEnd w:id="140"/>
      <w:bookmarkEnd w:id="141"/>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服务端的接口实现类，实现Thrift的Iface接口，Client通过Thrift远程调用。</w:t>
      </w:r>
    </w:p>
    <w:p w:rsidR="00F65164" w:rsidRPr="00557EE7" w:rsidRDefault="00F65164" w:rsidP="00F65164">
      <w:pPr>
        <w:pStyle w:val="af1"/>
        <w:spacing w:line="400" w:lineRule="exact"/>
        <w:ind w:firstLine="480"/>
        <w:jc w:val="left"/>
      </w:pPr>
      <w:bookmarkStart w:id="142" w:name="_Toc418875623"/>
      <w:r w:rsidRPr="007E5FCD">
        <w:rPr>
          <w:rFonts w:ascii="宋体" w:hAnsi="宋体" w:hint="eastAsia"/>
          <w:sz w:val="24"/>
        </w:rPr>
        <w:t>类功能定义</w:t>
      </w:r>
      <w:bookmarkEnd w:id="142"/>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3"/>
        <w:gridCol w:w="3253"/>
        <w:gridCol w:w="4824"/>
      </w:tblGrid>
      <w:tr w:rsidR="00F65164" w:rsidRPr="00076C89" w:rsidTr="004D4435">
        <w:tc>
          <w:tcPr>
            <w:tcW w:w="743" w:type="dxa"/>
            <w:shd w:val="clear" w:color="auto" w:fill="CCCCCC"/>
          </w:tcPr>
          <w:p w:rsidR="00F65164" w:rsidRPr="00076C89" w:rsidRDefault="00F65164" w:rsidP="004D4435">
            <w:pPr>
              <w:jc w:val="center"/>
              <w:rPr>
                <w:rStyle w:val="a6"/>
                <w:b/>
                <w:i/>
              </w:rPr>
            </w:pPr>
            <w:r w:rsidRPr="00076C89">
              <w:rPr>
                <w:rStyle w:val="a6"/>
                <w:rFonts w:hint="eastAsia"/>
              </w:rPr>
              <w:t>序号</w:t>
            </w:r>
          </w:p>
        </w:tc>
        <w:tc>
          <w:tcPr>
            <w:tcW w:w="3253"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824"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743" w:type="dxa"/>
          </w:tcPr>
          <w:p w:rsidR="00F65164" w:rsidRPr="00076C89" w:rsidRDefault="00F65164" w:rsidP="004D4435">
            <w:pPr>
              <w:rPr>
                <w:rStyle w:val="a6"/>
                <w:i/>
              </w:rPr>
            </w:pPr>
            <w:r w:rsidRPr="00076C89">
              <w:rPr>
                <w:rStyle w:val="a6"/>
                <w:rFonts w:hint="eastAsia"/>
              </w:rPr>
              <w:t>1</w:t>
            </w:r>
          </w:p>
        </w:tc>
        <w:tc>
          <w:tcPr>
            <w:tcW w:w="3253" w:type="dxa"/>
          </w:tcPr>
          <w:p w:rsidR="00F65164" w:rsidRPr="00076C89" w:rsidRDefault="00F65164" w:rsidP="004D4435">
            <w:pPr>
              <w:rPr>
                <w:rStyle w:val="a6"/>
                <w:i/>
              </w:rPr>
            </w:pPr>
            <w:r>
              <w:rPr>
                <w:rFonts w:ascii="Monaco" w:hAnsi="Monaco" w:cs="Monaco"/>
                <w:color w:val="000000"/>
                <w:kern w:val="0"/>
                <w:sz w:val="22"/>
                <w:szCs w:val="22"/>
                <w:highlight w:val="lightGray"/>
              </w:rPr>
              <w:t>getTopicInfoWithDeleted</w:t>
            </w:r>
          </w:p>
        </w:tc>
        <w:tc>
          <w:tcPr>
            <w:tcW w:w="4824" w:type="dxa"/>
          </w:tcPr>
          <w:p w:rsidR="00F65164" w:rsidRPr="00076C89" w:rsidRDefault="00F65164" w:rsidP="004D4435">
            <w:pPr>
              <w:rPr>
                <w:rStyle w:val="a6"/>
                <w:i/>
              </w:rPr>
            </w:pPr>
            <w:r>
              <w:rPr>
                <w:rStyle w:val="a6"/>
                <w:rFonts w:hint="eastAsia"/>
              </w:rPr>
              <w:t>获取单个帖子信息，包含删除的帖子</w:t>
            </w:r>
          </w:p>
        </w:tc>
      </w:tr>
      <w:tr w:rsidR="00F65164" w:rsidRPr="00076C89" w:rsidTr="004D4435">
        <w:tc>
          <w:tcPr>
            <w:tcW w:w="743" w:type="dxa"/>
          </w:tcPr>
          <w:p w:rsidR="00F65164" w:rsidRPr="00076C89" w:rsidRDefault="00F65164" w:rsidP="004D4435">
            <w:pPr>
              <w:rPr>
                <w:rStyle w:val="a6"/>
                <w:i/>
              </w:rPr>
            </w:pPr>
            <w:r>
              <w:rPr>
                <w:rStyle w:val="a6"/>
                <w:rFonts w:hint="eastAsia"/>
              </w:rPr>
              <w:t>2</w:t>
            </w:r>
          </w:p>
        </w:tc>
        <w:tc>
          <w:tcPr>
            <w:tcW w:w="3253"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824" w:type="dxa"/>
          </w:tcPr>
          <w:p w:rsidR="00F65164" w:rsidRDefault="00F65164" w:rsidP="004D4435">
            <w:pPr>
              <w:rPr>
                <w:rStyle w:val="a6"/>
                <w:i/>
              </w:rPr>
            </w:pPr>
            <w:r>
              <w:rPr>
                <w:rStyle w:val="a6"/>
                <w:rFonts w:hint="eastAsia"/>
              </w:rPr>
              <w:t>获取帖子信息</w:t>
            </w:r>
          </w:p>
        </w:tc>
      </w:tr>
      <w:tr w:rsidR="00F65164" w:rsidRPr="00076C89" w:rsidTr="004D4435">
        <w:tc>
          <w:tcPr>
            <w:tcW w:w="743" w:type="dxa"/>
          </w:tcPr>
          <w:p w:rsidR="00F65164" w:rsidRDefault="00F65164" w:rsidP="004D4435">
            <w:pPr>
              <w:rPr>
                <w:rStyle w:val="a6"/>
                <w:i/>
              </w:rPr>
            </w:pPr>
            <w:r>
              <w:rPr>
                <w:rStyle w:val="a6"/>
                <w:rFonts w:hint="eastAsia"/>
              </w:rPr>
              <w:t>3</w:t>
            </w:r>
          </w:p>
        </w:tc>
        <w:tc>
          <w:tcPr>
            <w:tcW w:w="3253"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getTopicInfoList</w:t>
            </w:r>
          </w:p>
        </w:tc>
        <w:tc>
          <w:tcPr>
            <w:tcW w:w="4824" w:type="dxa"/>
          </w:tcPr>
          <w:p w:rsidR="00F65164" w:rsidRDefault="00F65164" w:rsidP="004D4435">
            <w:pPr>
              <w:rPr>
                <w:rStyle w:val="a6"/>
                <w:i/>
              </w:rPr>
            </w:pPr>
            <w:r>
              <w:rPr>
                <w:rStyle w:val="a6"/>
                <w:rFonts w:hint="eastAsia"/>
              </w:rPr>
              <w:t>获取帖子列表</w:t>
            </w:r>
          </w:p>
        </w:tc>
      </w:tr>
      <w:tr w:rsidR="00F65164" w:rsidRPr="00076C89" w:rsidTr="004D4435">
        <w:tc>
          <w:tcPr>
            <w:tcW w:w="743" w:type="dxa"/>
          </w:tcPr>
          <w:p w:rsidR="00F65164" w:rsidRDefault="00F65164" w:rsidP="004D4435">
            <w:pPr>
              <w:rPr>
                <w:rStyle w:val="a6"/>
                <w:i/>
              </w:rPr>
            </w:pPr>
            <w:r>
              <w:rPr>
                <w:rStyle w:val="a6"/>
                <w:rFonts w:hint="eastAsia"/>
              </w:rPr>
              <w:t>4</w:t>
            </w:r>
          </w:p>
        </w:tc>
        <w:tc>
          <w:tcPr>
            <w:tcW w:w="3253"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getTeamTimelineBefore</w:t>
            </w:r>
          </w:p>
        </w:tc>
        <w:tc>
          <w:tcPr>
            <w:tcW w:w="4824" w:type="dxa"/>
          </w:tcPr>
          <w:p w:rsidR="00F65164" w:rsidRDefault="00F65164" w:rsidP="004D4435">
            <w:pPr>
              <w:rPr>
                <w:rStyle w:val="a6"/>
                <w:i/>
              </w:rPr>
            </w:pPr>
            <w:r>
              <w:rPr>
                <w:rStyle w:val="a6"/>
                <w:rFonts w:hint="eastAsia"/>
              </w:rPr>
              <w:t>获取某圈子的帖子</w:t>
            </w:r>
          </w:p>
        </w:tc>
      </w:tr>
      <w:tr w:rsidR="00F65164" w:rsidRPr="00076C89" w:rsidTr="004D4435">
        <w:tc>
          <w:tcPr>
            <w:tcW w:w="743" w:type="dxa"/>
          </w:tcPr>
          <w:p w:rsidR="00F65164" w:rsidRDefault="00F65164" w:rsidP="004D4435">
            <w:pPr>
              <w:rPr>
                <w:rStyle w:val="a6"/>
                <w:i/>
              </w:rPr>
            </w:pPr>
            <w:r>
              <w:rPr>
                <w:rStyle w:val="a6"/>
                <w:rFonts w:hint="eastAsia"/>
              </w:rPr>
              <w:t>5</w:t>
            </w:r>
          </w:p>
        </w:tc>
        <w:tc>
          <w:tcPr>
            <w:tcW w:w="3253"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getUserTimelineBefore</w:t>
            </w:r>
          </w:p>
        </w:tc>
        <w:tc>
          <w:tcPr>
            <w:tcW w:w="4824" w:type="dxa"/>
          </w:tcPr>
          <w:p w:rsidR="00F65164" w:rsidRDefault="00F65164" w:rsidP="004D4435">
            <w:pPr>
              <w:rPr>
                <w:rStyle w:val="a6"/>
                <w:i/>
              </w:rPr>
            </w:pPr>
            <w:r>
              <w:rPr>
                <w:rStyle w:val="a6"/>
                <w:rFonts w:hint="eastAsia"/>
              </w:rPr>
              <w:t>获取某人某时间后的数量的帖子</w:t>
            </w:r>
          </w:p>
        </w:tc>
      </w:tr>
      <w:tr w:rsidR="00F65164" w:rsidRPr="00076C89" w:rsidTr="004D4435">
        <w:tc>
          <w:tcPr>
            <w:tcW w:w="743" w:type="dxa"/>
          </w:tcPr>
          <w:p w:rsidR="00F65164" w:rsidRDefault="00F65164" w:rsidP="004D4435">
            <w:pPr>
              <w:rPr>
                <w:rStyle w:val="a6"/>
                <w:i/>
              </w:rPr>
            </w:pPr>
            <w:r>
              <w:rPr>
                <w:rStyle w:val="a6"/>
                <w:rFonts w:hint="eastAsia"/>
              </w:rPr>
              <w:t>6</w:t>
            </w:r>
          </w:p>
        </w:tc>
        <w:tc>
          <w:tcPr>
            <w:tcW w:w="3253"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getAnchorTopics</w:t>
            </w:r>
          </w:p>
        </w:tc>
        <w:tc>
          <w:tcPr>
            <w:tcW w:w="4824" w:type="dxa"/>
          </w:tcPr>
          <w:p w:rsidR="00F65164" w:rsidRDefault="00F65164" w:rsidP="004D4435">
            <w:pPr>
              <w:rPr>
                <w:rStyle w:val="a6"/>
                <w:i/>
              </w:rPr>
            </w:pPr>
            <w:r>
              <w:rPr>
                <w:rStyle w:val="a6"/>
                <w:rFonts w:hint="eastAsia"/>
              </w:rPr>
              <w:t>获取置顶帖子</w:t>
            </w:r>
          </w:p>
        </w:tc>
      </w:tr>
      <w:tr w:rsidR="00F65164" w:rsidRPr="00076C89" w:rsidTr="004D4435">
        <w:tc>
          <w:tcPr>
            <w:tcW w:w="743" w:type="dxa"/>
          </w:tcPr>
          <w:p w:rsidR="00F65164" w:rsidRDefault="00F65164" w:rsidP="004D4435">
            <w:pPr>
              <w:rPr>
                <w:rStyle w:val="a6"/>
                <w:i/>
              </w:rPr>
            </w:pPr>
            <w:r>
              <w:rPr>
                <w:rStyle w:val="a6"/>
                <w:rFonts w:hint="eastAsia"/>
              </w:rPr>
              <w:t>7</w:t>
            </w:r>
          </w:p>
        </w:tc>
        <w:tc>
          <w:tcPr>
            <w:tcW w:w="3253"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w:t>
            </w:r>
          </w:p>
        </w:tc>
        <w:tc>
          <w:tcPr>
            <w:tcW w:w="4824" w:type="dxa"/>
          </w:tcPr>
          <w:p w:rsidR="00F65164" w:rsidRDefault="00F65164" w:rsidP="004D4435">
            <w:pPr>
              <w:rPr>
                <w:rStyle w:val="a6"/>
                <w:i/>
              </w:rPr>
            </w:pPr>
            <w:r>
              <w:rPr>
                <w:rStyle w:val="a6"/>
                <w:rFonts w:hint="eastAsia"/>
              </w:rPr>
              <w:t>创建帖子</w:t>
            </w:r>
          </w:p>
        </w:tc>
      </w:tr>
      <w:tr w:rsidR="00F65164" w:rsidRPr="00076C89" w:rsidTr="004D4435">
        <w:tc>
          <w:tcPr>
            <w:tcW w:w="743" w:type="dxa"/>
          </w:tcPr>
          <w:p w:rsidR="00F65164" w:rsidRDefault="00F65164" w:rsidP="004D4435">
            <w:pPr>
              <w:rPr>
                <w:rStyle w:val="a6"/>
                <w:i/>
              </w:rPr>
            </w:pPr>
            <w:r>
              <w:rPr>
                <w:rStyle w:val="a6"/>
                <w:rFonts w:hint="eastAsia"/>
              </w:rPr>
              <w:t>8</w:t>
            </w:r>
          </w:p>
        </w:tc>
        <w:tc>
          <w:tcPr>
            <w:tcW w:w="3253"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createWithoutCheck</w:t>
            </w:r>
          </w:p>
        </w:tc>
        <w:tc>
          <w:tcPr>
            <w:tcW w:w="4824" w:type="dxa"/>
          </w:tcPr>
          <w:p w:rsidR="00F65164" w:rsidRDefault="00F65164" w:rsidP="004D4435">
            <w:pPr>
              <w:rPr>
                <w:rStyle w:val="a6"/>
                <w:i/>
              </w:rPr>
            </w:pPr>
            <w:r>
              <w:rPr>
                <w:rStyle w:val="a6"/>
                <w:rFonts w:hint="eastAsia"/>
              </w:rPr>
              <w:t>创建帖子不需要验证用户权限</w:t>
            </w:r>
          </w:p>
        </w:tc>
      </w:tr>
      <w:tr w:rsidR="00F65164" w:rsidRPr="00076C89" w:rsidTr="004D4435">
        <w:tc>
          <w:tcPr>
            <w:tcW w:w="743" w:type="dxa"/>
          </w:tcPr>
          <w:p w:rsidR="00F65164" w:rsidRDefault="00F65164" w:rsidP="004D4435">
            <w:pPr>
              <w:rPr>
                <w:rStyle w:val="a6"/>
                <w:i/>
              </w:rPr>
            </w:pPr>
            <w:r>
              <w:rPr>
                <w:rStyle w:val="a6"/>
                <w:rFonts w:hint="eastAsia"/>
              </w:rPr>
              <w:t>9</w:t>
            </w:r>
          </w:p>
        </w:tc>
        <w:tc>
          <w:tcPr>
            <w:tcW w:w="3253"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w:t>
            </w:r>
          </w:p>
        </w:tc>
        <w:tc>
          <w:tcPr>
            <w:tcW w:w="4824" w:type="dxa"/>
          </w:tcPr>
          <w:p w:rsidR="00F65164" w:rsidRDefault="00F65164" w:rsidP="004D4435">
            <w:pPr>
              <w:rPr>
                <w:rStyle w:val="a6"/>
                <w:i/>
              </w:rPr>
            </w:pPr>
            <w:r>
              <w:rPr>
                <w:rStyle w:val="a6"/>
                <w:rFonts w:hint="eastAsia"/>
              </w:rPr>
              <w:t>删除帖子</w:t>
            </w:r>
          </w:p>
        </w:tc>
      </w:tr>
      <w:tr w:rsidR="00F65164" w:rsidRPr="00076C89" w:rsidTr="004D4435">
        <w:tc>
          <w:tcPr>
            <w:tcW w:w="743" w:type="dxa"/>
          </w:tcPr>
          <w:p w:rsidR="00F65164" w:rsidRDefault="00F65164" w:rsidP="004D4435">
            <w:pPr>
              <w:rPr>
                <w:rStyle w:val="a6"/>
                <w:i/>
              </w:rPr>
            </w:pPr>
            <w:r>
              <w:rPr>
                <w:rStyle w:val="a6"/>
                <w:rFonts w:hint="eastAsia"/>
              </w:rPr>
              <w:t>10</w:t>
            </w:r>
          </w:p>
        </w:tc>
        <w:tc>
          <w:tcPr>
            <w:tcW w:w="3253"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824" w:type="dxa"/>
          </w:tcPr>
          <w:p w:rsidR="00F65164" w:rsidRDefault="00F65164" w:rsidP="004D4435">
            <w:pPr>
              <w:rPr>
                <w:rStyle w:val="a6"/>
                <w:i/>
              </w:rPr>
            </w:pPr>
            <w:r>
              <w:rPr>
                <w:rStyle w:val="a6"/>
                <w:rFonts w:hint="eastAsia"/>
              </w:rPr>
              <w:t>置顶帖子</w:t>
            </w:r>
          </w:p>
        </w:tc>
      </w:tr>
      <w:tr w:rsidR="00F65164" w:rsidRPr="00076C89" w:rsidTr="004D4435">
        <w:tc>
          <w:tcPr>
            <w:tcW w:w="743" w:type="dxa"/>
          </w:tcPr>
          <w:p w:rsidR="00F65164" w:rsidRDefault="00F65164" w:rsidP="004D4435">
            <w:pPr>
              <w:rPr>
                <w:rStyle w:val="a6"/>
                <w:i/>
              </w:rPr>
            </w:pPr>
            <w:r>
              <w:rPr>
                <w:rStyle w:val="a6"/>
                <w:rFonts w:hint="eastAsia"/>
              </w:rPr>
              <w:t>11</w:t>
            </w:r>
          </w:p>
        </w:tc>
        <w:tc>
          <w:tcPr>
            <w:tcW w:w="3253"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getRemTopicids</w:t>
            </w:r>
          </w:p>
        </w:tc>
        <w:tc>
          <w:tcPr>
            <w:tcW w:w="4824" w:type="dxa"/>
          </w:tcPr>
          <w:p w:rsidR="00F65164" w:rsidRDefault="00F65164" w:rsidP="004D4435">
            <w:pPr>
              <w:rPr>
                <w:rStyle w:val="a6"/>
                <w:i/>
              </w:rPr>
            </w:pPr>
            <w:r>
              <w:rPr>
                <w:rStyle w:val="a6"/>
                <w:rFonts w:hint="eastAsia"/>
              </w:rPr>
              <w:t>获取删除帖子</w:t>
            </w:r>
            <w:r>
              <w:rPr>
                <w:rStyle w:val="a6"/>
                <w:rFonts w:hint="eastAsia"/>
              </w:rPr>
              <w:t>id</w:t>
            </w:r>
          </w:p>
        </w:tc>
      </w:tr>
      <w:tr w:rsidR="00F65164" w:rsidRPr="00076C89" w:rsidTr="004D4435">
        <w:tc>
          <w:tcPr>
            <w:tcW w:w="743" w:type="dxa"/>
          </w:tcPr>
          <w:p w:rsidR="00F65164" w:rsidRDefault="00F65164" w:rsidP="004D4435">
            <w:pPr>
              <w:rPr>
                <w:rStyle w:val="a6"/>
                <w:i/>
              </w:rPr>
            </w:pPr>
            <w:r>
              <w:rPr>
                <w:rStyle w:val="a6"/>
                <w:rFonts w:hint="eastAsia"/>
              </w:rPr>
              <w:t>12</w:t>
            </w:r>
          </w:p>
        </w:tc>
        <w:tc>
          <w:tcPr>
            <w:tcW w:w="3253"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getUserFeeds</w:t>
            </w:r>
          </w:p>
        </w:tc>
        <w:tc>
          <w:tcPr>
            <w:tcW w:w="4824" w:type="dxa"/>
          </w:tcPr>
          <w:p w:rsidR="00F65164" w:rsidRDefault="00F65164" w:rsidP="004D4435">
            <w:pPr>
              <w:rPr>
                <w:rStyle w:val="a6"/>
                <w:i/>
              </w:rPr>
            </w:pPr>
            <w:r>
              <w:rPr>
                <w:rStyle w:val="a6"/>
                <w:rFonts w:hint="eastAsia"/>
              </w:rPr>
              <w:t>获取用户帖子瀑布流</w:t>
            </w:r>
          </w:p>
        </w:tc>
      </w:tr>
      <w:tr w:rsidR="00F65164" w:rsidRPr="00076C89" w:rsidTr="004D4435">
        <w:tc>
          <w:tcPr>
            <w:tcW w:w="743" w:type="dxa"/>
          </w:tcPr>
          <w:p w:rsidR="00F65164" w:rsidRDefault="00F65164" w:rsidP="004D4435">
            <w:pPr>
              <w:rPr>
                <w:rStyle w:val="a6"/>
                <w:i/>
              </w:rPr>
            </w:pPr>
            <w:r>
              <w:rPr>
                <w:rStyle w:val="a6"/>
                <w:rFonts w:hint="eastAsia"/>
              </w:rPr>
              <w:t>13</w:t>
            </w:r>
          </w:p>
        </w:tc>
        <w:tc>
          <w:tcPr>
            <w:tcW w:w="3253"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isHaveNewTopic</w:t>
            </w:r>
          </w:p>
        </w:tc>
        <w:tc>
          <w:tcPr>
            <w:tcW w:w="4824" w:type="dxa"/>
          </w:tcPr>
          <w:p w:rsidR="00F65164" w:rsidRDefault="00F65164" w:rsidP="004D4435">
            <w:pPr>
              <w:rPr>
                <w:rStyle w:val="a6"/>
                <w:i/>
              </w:rPr>
            </w:pPr>
            <w:r>
              <w:rPr>
                <w:rStyle w:val="a6"/>
                <w:rFonts w:hint="eastAsia"/>
              </w:rPr>
              <w:t>获取指定用户置顶时间新帖子数</w:t>
            </w:r>
          </w:p>
        </w:tc>
      </w:tr>
      <w:tr w:rsidR="00F65164" w:rsidRPr="00076C89" w:rsidTr="004D4435">
        <w:tc>
          <w:tcPr>
            <w:tcW w:w="743" w:type="dxa"/>
          </w:tcPr>
          <w:p w:rsidR="00F65164" w:rsidRDefault="00F65164" w:rsidP="004D4435">
            <w:pPr>
              <w:rPr>
                <w:rStyle w:val="a6"/>
                <w:i/>
              </w:rPr>
            </w:pPr>
            <w:r>
              <w:rPr>
                <w:rStyle w:val="a6"/>
                <w:rFonts w:hint="eastAsia"/>
              </w:rPr>
              <w:t>14</w:t>
            </w:r>
          </w:p>
        </w:tc>
        <w:tc>
          <w:tcPr>
            <w:tcW w:w="3253"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824" w:type="dxa"/>
          </w:tcPr>
          <w:p w:rsidR="00F65164" w:rsidRDefault="00F65164" w:rsidP="004D4435">
            <w:pPr>
              <w:rPr>
                <w:rStyle w:val="a6"/>
                <w:i/>
              </w:rPr>
            </w:pPr>
            <w:r>
              <w:rPr>
                <w:rStyle w:val="a6"/>
                <w:rFonts w:hint="eastAsia"/>
              </w:rPr>
              <w:t>收藏</w:t>
            </w:r>
          </w:p>
        </w:tc>
      </w:tr>
      <w:tr w:rsidR="00F65164" w:rsidRPr="00076C89" w:rsidTr="004D4435">
        <w:tc>
          <w:tcPr>
            <w:tcW w:w="743" w:type="dxa"/>
          </w:tcPr>
          <w:p w:rsidR="00F65164" w:rsidRDefault="00F65164" w:rsidP="004D4435">
            <w:pPr>
              <w:rPr>
                <w:rStyle w:val="a6"/>
                <w:i/>
              </w:rPr>
            </w:pPr>
            <w:r>
              <w:rPr>
                <w:rStyle w:val="a6"/>
                <w:rFonts w:hint="eastAsia"/>
              </w:rPr>
              <w:t>15</w:t>
            </w:r>
          </w:p>
        </w:tc>
        <w:tc>
          <w:tcPr>
            <w:tcW w:w="3253"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824" w:type="dxa"/>
          </w:tcPr>
          <w:p w:rsidR="00F65164" w:rsidRDefault="00F65164" w:rsidP="004D4435">
            <w:pPr>
              <w:rPr>
                <w:rStyle w:val="a6"/>
                <w:i/>
              </w:rPr>
            </w:pPr>
            <w:r>
              <w:rPr>
                <w:rStyle w:val="a6"/>
                <w:rFonts w:hint="eastAsia"/>
              </w:rPr>
              <w:t>取消收藏</w:t>
            </w:r>
          </w:p>
        </w:tc>
      </w:tr>
      <w:tr w:rsidR="00F65164" w:rsidRPr="00076C89" w:rsidTr="004D4435">
        <w:tc>
          <w:tcPr>
            <w:tcW w:w="743" w:type="dxa"/>
          </w:tcPr>
          <w:p w:rsidR="00F65164" w:rsidRDefault="00F65164" w:rsidP="004D4435">
            <w:pPr>
              <w:rPr>
                <w:rStyle w:val="a6"/>
                <w:i/>
              </w:rPr>
            </w:pPr>
            <w:r>
              <w:rPr>
                <w:rStyle w:val="a6"/>
                <w:rFonts w:hint="eastAsia"/>
              </w:rPr>
              <w:t>16</w:t>
            </w:r>
          </w:p>
        </w:tc>
        <w:tc>
          <w:tcPr>
            <w:tcW w:w="3253"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824" w:type="dxa"/>
          </w:tcPr>
          <w:p w:rsidR="00F65164" w:rsidRDefault="00F65164" w:rsidP="004D4435">
            <w:pPr>
              <w:rPr>
                <w:rStyle w:val="a6"/>
                <w:i/>
              </w:rPr>
            </w:pPr>
            <w:r>
              <w:rPr>
                <w:rStyle w:val="a6"/>
                <w:rFonts w:hint="eastAsia"/>
              </w:rPr>
              <w:t>获取收藏的帖子</w:t>
            </w:r>
          </w:p>
        </w:tc>
      </w:tr>
    </w:tbl>
    <w:p w:rsidR="00F65164" w:rsidRPr="0023701F" w:rsidRDefault="00F65164" w:rsidP="0023701F">
      <w:pPr>
        <w:pStyle w:val="3"/>
        <w:spacing w:line="400" w:lineRule="exact"/>
        <w:ind w:left="826" w:hangingChars="343" w:hanging="826"/>
        <w:rPr>
          <w:sz w:val="24"/>
        </w:rPr>
      </w:pPr>
      <w:bookmarkStart w:id="143" w:name="_Toc418875624"/>
      <w:bookmarkStart w:id="144" w:name="_Toc453430035"/>
      <w:r w:rsidRPr="0023701F">
        <w:rPr>
          <w:rFonts w:hint="eastAsia"/>
          <w:sz w:val="24"/>
        </w:rPr>
        <w:t>MemberServiceImp</w:t>
      </w:r>
      <w:r w:rsidRPr="0023701F">
        <w:rPr>
          <w:rFonts w:hint="eastAsia"/>
          <w:sz w:val="24"/>
        </w:rPr>
        <w:t>类概述</w:t>
      </w:r>
      <w:bookmarkEnd w:id="143"/>
      <w:bookmarkEnd w:id="144"/>
    </w:p>
    <w:p w:rsidR="00F65164" w:rsidRPr="0045497D" w:rsidRDefault="00F65164" w:rsidP="00F65164">
      <w:pPr>
        <w:pStyle w:val="af1"/>
        <w:spacing w:line="400" w:lineRule="exact"/>
        <w:ind w:firstLine="480"/>
        <w:jc w:val="left"/>
        <w:rPr>
          <w:rFonts w:ascii="宋体" w:hAnsi="宋体"/>
          <w:sz w:val="24"/>
        </w:rPr>
      </w:pPr>
      <w:r w:rsidRPr="0045497D">
        <w:rPr>
          <w:rFonts w:ascii="宋体" w:hAnsi="宋体" w:hint="eastAsia"/>
          <w:sz w:val="24"/>
        </w:rPr>
        <w:t>服务端的接口实现类，实现Thrift的Iface接口，Client通过Thrift远程调用。</w:t>
      </w:r>
    </w:p>
    <w:p w:rsidR="00F65164" w:rsidRPr="00557EE7" w:rsidRDefault="00F65164" w:rsidP="00F65164">
      <w:pPr>
        <w:pStyle w:val="af1"/>
        <w:spacing w:line="400" w:lineRule="exact"/>
        <w:ind w:firstLine="480"/>
        <w:jc w:val="left"/>
      </w:pPr>
      <w:bookmarkStart w:id="145" w:name="_Toc418875625"/>
      <w:r w:rsidRPr="0045497D">
        <w:rPr>
          <w:rFonts w:ascii="宋体" w:hAnsi="宋体" w:hint="eastAsia"/>
          <w:sz w:val="24"/>
        </w:rPr>
        <w:t>类功能定义</w:t>
      </w:r>
      <w:bookmarkEnd w:id="145"/>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F65164" w:rsidRPr="00076C89" w:rsidTr="004D4435">
        <w:tc>
          <w:tcPr>
            <w:tcW w:w="752" w:type="dxa"/>
            <w:shd w:val="clear" w:color="auto" w:fill="CCCCCC"/>
          </w:tcPr>
          <w:p w:rsidR="00F65164" w:rsidRPr="00076C89" w:rsidRDefault="00F65164" w:rsidP="004D4435">
            <w:pPr>
              <w:jc w:val="center"/>
              <w:rPr>
                <w:rStyle w:val="a6"/>
                <w:b/>
                <w:i/>
              </w:rPr>
            </w:pPr>
            <w:r w:rsidRPr="00076C89">
              <w:rPr>
                <w:rStyle w:val="a6"/>
                <w:rFonts w:hint="eastAsia"/>
              </w:rPr>
              <w:lastRenderedPageBreak/>
              <w:t>序号</w:t>
            </w:r>
          </w:p>
        </w:tc>
        <w:tc>
          <w:tcPr>
            <w:tcW w:w="3121" w:type="dxa"/>
            <w:shd w:val="clear" w:color="auto" w:fill="CCCCCC"/>
          </w:tcPr>
          <w:p w:rsidR="00F65164" w:rsidRPr="00076C89" w:rsidRDefault="00F65164" w:rsidP="004D4435">
            <w:pPr>
              <w:jc w:val="center"/>
              <w:rPr>
                <w:rStyle w:val="a6"/>
                <w:b/>
                <w:i/>
              </w:rPr>
            </w:pPr>
            <w:r w:rsidRPr="00076C89">
              <w:rPr>
                <w:rStyle w:val="a6"/>
                <w:rFonts w:hint="eastAsia"/>
              </w:rPr>
              <w:t>功能点</w:t>
            </w:r>
          </w:p>
        </w:tc>
        <w:tc>
          <w:tcPr>
            <w:tcW w:w="4947" w:type="dxa"/>
            <w:shd w:val="clear" w:color="auto" w:fill="CCCCCC"/>
          </w:tcPr>
          <w:p w:rsidR="00F65164" w:rsidRPr="00076C89" w:rsidRDefault="00F65164" w:rsidP="004D4435">
            <w:pPr>
              <w:jc w:val="center"/>
              <w:rPr>
                <w:rStyle w:val="a6"/>
                <w:b/>
                <w:i/>
              </w:rPr>
            </w:pPr>
            <w:r w:rsidRPr="00076C89">
              <w:rPr>
                <w:rStyle w:val="a6"/>
                <w:rFonts w:hint="eastAsia"/>
              </w:rPr>
              <w:t>功能点详细内容</w:t>
            </w:r>
          </w:p>
        </w:tc>
      </w:tr>
      <w:tr w:rsidR="00F65164" w:rsidRPr="00076C89" w:rsidTr="004D4435">
        <w:tc>
          <w:tcPr>
            <w:tcW w:w="752" w:type="dxa"/>
          </w:tcPr>
          <w:p w:rsidR="00F65164" w:rsidRPr="00076C89" w:rsidRDefault="00F65164" w:rsidP="004D4435">
            <w:pPr>
              <w:rPr>
                <w:rStyle w:val="a6"/>
                <w:i/>
              </w:rPr>
            </w:pPr>
            <w:r w:rsidRPr="00076C89">
              <w:rPr>
                <w:rStyle w:val="a6"/>
                <w:rFonts w:hint="eastAsia"/>
              </w:rPr>
              <w:t>1</w:t>
            </w:r>
          </w:p>
        </w:tc>
        <w:tc>
          <w:tcPr>
            <w:tcW w:w="3121" w:type="dxa"/>
          </w:tcPr>
          <w:p w:rsidR="00F65164" w:rsidRPr="00076C89" w:rsidRDefault="00F65164" w:rsidP="004D4435">
            <w:pPr>
              <w:rPr>
                <w:rStyle w:val="a6"/>
                <w:i/>
              </w:rPr>
            </w:pPr>
            <w:r>
              <w:rPr>
                <w:rFonts w:ascii="Monaco" w:hAnsi="Monaco" w:cs="Monaco"/>
                <w:color w:val="000000"/>
                <w:kern w:val="0"/>
                <w:sz w:val="22"/>
                <w:szCs w:val="22"/>
                <w:highlight w:val="lightGray"/>
                <w:u w:val="single"/>
              </w:rPr>
              <w:t>getTeamInviteRecords</w:t>
            </w:r>
          </w:p>
        </w:tc>
        <w:tc>
          <w:tcPr>
            <w:tcW w:w="4947" w:type="dxa"/>
          </w:tcPr>
          <w:p w:rsidR="00F65164" w:rsidRPr="00076C89" w:rsidRDefault="00F65164" w:rsidP="004D4435">
            <w:pPr>
              <w:rPr>
                <w:rStyle w:val="a6"/>
                <w:i/>
              </w:rPr>
            </w:pPr>
            <w:r>
              <w:rPr>
                <w:rStyle w:val="a6"/>
                <w:rFonts w:hint="eastAsia"/>
              </w:rPr>
              <w:t>获取某圈子的邀请记录</w:t>
            </w:r>
          </w:p>
        </w:tc>
      </w:tr>
      <w:tr w:rsidR="00F65164" w:rsidRPr="00076C89" w:rsidTr="004D4435">
        <w:tc>
          <w:tcPr>
            <w:tcW w:w="752" w:type="dxa"/>
          </w:tcPr>
          <w:p w:rsidR="00F65164" w:rsidRPr="00076C89" w:rsidRDefault="00F65164" w:rsidP="004D4435">
            <w:pPr>
              <w:rPr>
                <w:rStyle w:val="a6"/>
                <w:i/>
              </w:rPr>
            </w:pPr>
            <w:r>
              <w:rPr>
                <w:rStyle w:val="a6"/>
                <w:rFonts w:hint="eastAsia"/>
              </w:rPr>
              <w:t>2</w:t>
            </w:r>
          </w:p>
        </w:tc>
        <w:tc>
          <w:tcPr>
            <w:tcW w:w="3121" w:type="dxa"/>
          </w:tcPr>
          <w:p w:rsidR="00F65164" w:rsidRDefault="00F65164" w:rsidP="004D4435">
            <w:pPr>
              <w:rPr>
                <w:rFonts w:ascii="Monaco" w:hAnsi="Monaco" w:cs="Monaco"/>
                <w:color w:val="000000"/>
                <w:kern w:val="0"/>
                <w:sz w:val="22"/>
                <w:szCs w:val="22"/>
                <w:highlight w:val="lightGray"/>
                <w:u w:val="single"/>
              </w:rPr>
            </w:pPr>
            <w:r>
              <w:rPr>
                <w:rFonts w:ascii="Monaco" w:hAnsi="Monaco" w:cs="Monaco"/>
                <w:color w:val="000000"/>
                <w:kern w:val="0"/>
                <w:sz w:val="22"/>
                <w:szCs w:val="22"/>
                <w:highlight w:val="lightGray"/>
              </w:rPr>
              <w:t>getUserInviteRecords</w:t>
            </w:r>
          </w:p>
        </w:tc>
        <w:tc>
          <w:tcPr>
            <w:tcW w:w="4947" w:type="dxa"/>
          </w:tcPr>
          <w:p w:rsidR="00F65164" w:rsidRDefault="00F65164" w:rsidP="004D4435">
            <w:pPr>
              <w:rPr>
                <w:rStyle w:val="a6"/>
                <w:i/>
              </w:rPr>
            </w:pPr>
            <w:r>
              <w:rPr>
                <w:rStyle w:val="a6"/>
                <w:rFonts w:hint="eastAsia"/>
              </w:rPr>
              <w:t>获取某用户的邀请记录</w:t>
            </w:r>
          </w:p>
        </w:tc>
      </w:tr>
      <w:tr w:rsidR="00F65164" w:rsidRPr="00076C89" w:rsidTr="004D4435">
        <w:tc>
          <w:tcPr>
            <w:tcW w:w="752" w:type="dxa"/>
          </w:tcPr>
          <w:p w:rsidR="00F65164" w:rsidRDefault="00F65164" w:rsidP="004D4435">
            <w:pPr>
              <w:rPr>
                <w:rStyle w:val="a6"/>
                <w:i/>
              </w:rPr>
            </w:pPr>
            <w:r>
              <w:rPr>
                <w:rStyle w:val="a6"/>
                <w:rFonts w:hint="eastAsia"/>
              </w:rPr>
              <w:t>3</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rsidR="00F65164" w:rsidRDefault="00F65164" w:rsidP="004D4435">
            <w:pPr>
              <w:rPr>
                <w:rStyle w:val="a6"/>
                <w:i/>
              </w:rPr>
            </w:pPr>
            <w:r>
              <w:rPr>
                <w:rStyle w:val="a6"/>
                <w:rFonts w:hint="eastAsia"/>
              </w:rPr>
              <w:t>获取一条邀请记录</w:t>
            </w:r>
          </w:p>
        </w:tc>
      </w:tr>
      <w:tr w:rsidR="00F65164" w:rsidRPr="00076C89" w:rsidTr="004D4435">
        <w:tc>
          <w:tcPr>
            <w:tcW w:w="752" w:type="dxa"/>
          </w:tcPr>
          <w:p w:rsidR="00F65164" w:rsidRDefault="00F65164" w:rsidP="004D4435">
            <w:pPr>
              <w:rPr>
                <w:rStyle w:val="a6"/>
                <w:i/>
              </w:rPr>
            </w:pPr>
            <w:r>
              <w:rPr>
                <w:rStyle w:val="a6"/>
                <w:rFonts w:hint="eastAsia"/>
              </w:rPr>
              <w:t>4</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rsidR="00F65164" w:rsidRDefault="00F65164" w:rsidP="004D4435">
            <w:pPr>
              <w:rPr>
                <w:rStyle w:val="a6"/>
                <w:i/>
              </w:rPr>
            </w:pPr>
            <w:r>
              <w:rPr>
                <w:rStyle w:val="a6"/>
                <w:rFonts w:hint="eastAsia"/>
              </w:rPr>
              <w:t>批量邀请</w:t>
            </w:r>
          </w:p>
        </w:tc>
      </w:tr>
      <w:tr w:rsidR="00F65164" w:rsidRPr="00076C89" w:rsidTr="004D4435">
        <w:tc>
          <w:tcPr>
            <w:tcW w:w="752" w:type="dxa"/>
          </w:tcPr>
          <w:p w:rsidR="00F65164" w:rsidRDefault="00F65164" w:rsidP="004D4435">
            <w:pPr>
              <w:rPr>
                <w:rStyle w:val="a6"/>
                <w:i/>
              </w:rPr>
            </w:pPr>
            <w:r>
              <w:rPr>
                <w:rStyle w:val="a6"/>
                <w:rFonts w:hint="eastAsia"/>
              </w:rPr>
              <w:t>5</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w:t>
            </w:r>
          </w:p>
        </w:tc>
        <w:tc>
          <w:tcPr>
            <w:tcW w:w="4947" w:type="dxa"/>
          </w:tcPr>
          <w:p w:rsidR="00F65164" w:rsidRDefault="00F65164" w:rsidP="004D4435">
            <w:pPr>
              <w:rPr>
                <w:rStyle w:val="a6"/>
                <w:i/>
              </w:rPr>
            </w:pPr>
            <w:r>
              <w:rPr>
                <w:rStyle w:val="a6"/>
                <w:rFonts w:hint="eastAsia"/>
              </w:rPr>
              <w:t>邀请加入圈子</w:t>
            </w:r>
          </w:p>
        </w:tc>
      </w:tr>
      <w:tr w:rsidR="00F65164" w:rsidRPr="00076C89" w:rsidTr="004D4435">
        <w:tc>
          <w:tcPr>
            <w:tcW w:w="752" w:type="dxa"/>
          </w:tcPr>
          <w:p w:rsidR="00F65164" w:rsidRDefault="00F65164" w:rsidP="004D4435">
            <w:pPr>
              <w:rPr>
                <w:rStyle w:val="a6"/>
                <w:i/>
              </w:rPr>
            </w:pPr>
            <w:r>
              <w:rPr>
                <w:rStyle w:val="a6"/>
                <w:rFonts w:hint="eastAsia"/>
              </w:rPr>
              <w:t>6</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rsidR="00F65164" w:rsidRDefault="00F65164" w:rsidP="004D4435">
            <w:pPr>
              <w:rPr>
                <w:rStyle w:val="a6"/>
                <w:i/>
              </w:rPr>
            </w:pPr>
            <w:r>
              <w:rPr>
                <w:rStyle w:val="a6"/>
                <w:rFonts w:hint="eastAsia"/>
              </w:rPr>
              <w:t>接受邀请加入圈子</w:t>
            </w:r>
          </w:p>
        </w:tc>
      </w:tr>
      <w:tr w:rsidR="00F65164" w:rsidRPr="00076C89" w:rsidTr="004D4435">
        <w:tc>
          <w:tcPr>
            <w:tcW w:w="752" w:type="dxa"/>
          </w:tcPr>
          <w:p w:rsidR="00F65164" w:rsidRDefault="00F65164" w:rsidP="004D4435">
            <w:pPr>
              <w:rPr>
                <w:rStyle w:val="a6"/>
                <w:i/>
              </w:rPr>
            </w:pPr>
            <w:r>
              <w:rPr>
                <w:rStyle w:val="a6"/>
                <w:rFonts w:hint="eastAsia"/>
              </w:rPr>
              <w:t>7</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rsidR="00F65164" w:rsidRDefault="00F65164" w:rsidP="004D4435">
            <w:pPr>
              <w:rPr>
                <w:rStyle w:val="a6"/>
                <w:i/>
              </w:rPr>
            </w:pPr>
            <w:r>
              <w:rPr>
                <w:rStyle w:val="a6"/>
                <w:rFonts w:hint="eastAsia"/>
              </w:rPr>
              <w:t>拒绝邀请加入圈子</w:t>
            </w:r>
          </w:p>
        </w:tc>
      </w:tr>
      <w:tr w:rsidR="00F65164" w:rsidRPr="00076C89" w:rsidTr="004D4435">
        <w:tc>
          <w:tcPr>
            <w:tcW w:w="752" w:type="dxa"/>
          </w:tcPr>
          <w:p w:rsidR="00F65164" w:rsidRDefault="00F65164" w:rsidP="004D4435">
            <w:pPr>
              <w:rPr>
                <w:rStyle w:val="a6"/>
                <w:i/>
              </w:rPr>
            </w:pPr>
            <w:r>
              <w:rPr>
                <w:rStyle w:val="a6"/>
                <w:rFonts w:hint="eastAsia"/>
              </w:rPr>
              <w:t>8</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rsidR="00F65164" w:rsidRDefault="00F65164" w:rsidP="004D4435">
            <w:pPr>
              <w:rPr>
                <w:rStyle w:val="a6"/>
                <w:i/>
              </w:rPr>
            </w:pPr>
            <w:r>
              <w:rPr>
                <w:rStyle w:val="a6"/>
                <w:rFonts w:hint="eastAsia"/>
              </w:rPr>
              <w:t>取消邀请</w:t>
            </w:r>
          </w:p>
        </w:tc>
      </w:tr>
      <w:tr w:rsidR="00F65164" w:rsidRPr="00076C89" w:rsidTr="004D4435">
        <w:tc>
          <w:tcPr>
            <w:tcW w:w="752" w:type="dxa"/>
          </w:tcPr>
          <w:p w:rsidR="00F65164" w:rsidRDefault="00F65164" w:rsidP="004D4435">
            <w:pPr>
              <w:rPr>
                <w:rStyle w:val="a6"/>
                <w:i/>
              </w:rPr>
            </w:pPr>
            <w:r>
              <w:rPr>
                <w:rStyle w:val="a6"/>
                <w:rFonts w:hint="eastAsia"/>
              </w:rPr>
              <w:t>9</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rsidR="00F65164" w:rsidRDefault="00F65164" w:rsidP="004D4435">
            <w:pPr>
              <w:rPr>
                <w:rStyle w:val="a6"/>
                <w:i/>
              </w:rPr>
            </w:pPr>
            <w:r>
              <w:rPr>
                <w:rStyle w:val="a6"/>
                <w:rFonts w:hint="eastAsia"/>
              </w:rPr>
              <w:t>获取圈子申请记录列表</w:t>
            </w:r>
          </w:p>
        </w:tc>
      </w:tr>
      <w:tr w:rsidR="00F65164" w:rsidRPr="00076C89" w:rsidTr="004D4435">
        <w:tc>
          <w:tcPr>
            <w:tcW w:w="752" w:type="dxa"/>
          </w:tcPr>
          <w:p w:rsidR="00F65164" w:rsidRDefault="00F65164" w:rsidP="004D4435">
            <w:pPr>
              <w:rPr>
                <w:rStyle w:val="a6"/>
                <w:i/>
              </w:rPr>
            </w:pPr>
            <w:r>
              <w:rPr>
                <w:rStyle w:val="a6"/>
                <w:rFonts w:hint="eastAsia"/>
              </w:rPr>
              <w:t>10</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rsidR="00F65164" w:rsidRDefault="00F65164" w:rsidP="004D4435">
            <w:pPr>
              <w:rPr>
                <w:rStyle w:val="a6"/>
                <w:i/>
              </w:rPr>
            </w:pPr>
            <w:r>
              <w:rPr>
                <w:rStyle w:val="a6"/>
                <w:rFonts w:hint="eastAsia"/>
              </w:rPr>
              <w:t>获取用户申请记录列表</w:t>
            </w:r>
          </w:p>
        </w:tc>
      </w:tr>
      <w:tr w:rsidR="00F65164" w:rsidRPr="00076C89" w:rsidTr="004D4435">
        <w:tc>
          <w:tcPr>
            <w:tcW w:w="752" w:type="dxa"/>
          </w:tcPr>
          <w:p w:rsidR="00F65164" w:rsidRDefault="00F65164" w:rsidP="004D4435">
            <w:pPr>
              <w:rPr>
                <w:rStyle w:val="a6"/>
                <w:i/>
              </w:rPr>
            </w:pPr>
            <w:r>
              <w:rPr>
                <w:rStyle w:val="a6"/>
                <w:rFonts w:hint="eastAsia"/>
              </w:rPr>
              <w:t>11</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rsidR="00F65164" w:rsidRDefault="00F65164" w:rsidP="004D4435">
            <w:pPr>
              <w:rPr>
                <w:rStyle w:val="a6"/>
                <w:i/>
              </w:rPr>
            </w:pPr>
            <w:r>
              <w:rPr>
                <w:rStyle w:val="a6"/>
                <w:rFonts w:hint="eastAsia"/>
              </w:rPr>
              <w:t>获取申请记录</w:t>
            </w:r>
          </w:p>
        </w:tc>
      </w:tr>
      <w:tr w:rsidR="00F65164" w:rsidRPr="00076C89" w:rsidTr="004D4435">
        <w:tc>
          <w:tcPr>
            <w:tcW w:w="752" w:type="dxa"/>
          </w:tcPr>
          <w:p w:rsidR="00F65164" w:rsidRDefault="00F65164" w:rsidP="004D4435">
            <w:pPr>
              <w:rPr>
                <w:rStyle w:val="a6"/>
                <w:i/>
              </w:rPr>
            </w:pPr>
            <w:r>
              <w:rPr>
                <w:rStyle w:val="a6"/>
                <w:rFonts w:hint="eastAsia"/>
              </w:rPr>
              <w:t>12</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getApplyRecordList</w:t>
            </w:r>
          </w:p>
        </w:tc>
        <w:tc>
          <w:tcPr>
            <w:tcW w:w="4947" w:type="dxa"/>
          </w:tcPr>
          <w:p w:rsidR="00F65164" w:rsidRDefault="00F65164" w:rsidP="004D4435">
            <w:pPr>
              <w:rPr>
                <w:rStyle w:val="a6"/>
                <w:i/>
              </w:rPr>
            </w:pPr>
            <w:r>
              <w:rPr>
                <w:rStyle w:val="a6"/>
                <w:rFonts w:hint="eastAsia"/>
              </w:rPr>
              <w:t>获取申请记录列表</w:t>
            </w:r>
          </w:p>
        </w:tc>
      </w:tr>
      <w:tr w:rsidR="00F65164" w:rsidRPr="00076C89" w:rsidTr="004D4435">
        <w:tc>
          <w:tcPr>
            <w:tcW w:w="752" w:type="dxa"/>
          </w:tcPr>
          <w:p w:rsidR="00F65164" w:rsidRDefault="00F65164" w:rsidP="004D4435">
            <w:pPr>
              <w:rPr>
                <w:rStyle w:val="a6"/>
                <w:i/>
              </w:rPr>
            </w:pPr>
            <w:r>
              <w:rPr>
                <w:rStyle w:val="a6"/>
                <w:rFonts w:hint="eastAsia"/>
              </w:rPr>
              <w:t>13</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rsidR="00F65164" w:rsidRDefault="00F65164" w:rsidP="004D4435">
            <w:pPr>
              <w:rPr>
                <w:rStyle w:val="a6"/>
                <w:i/>
              </w:rPr>
            </w:pPr>
            <w:r>
              <w:rPr>
                <w:rStyle w:val="a6"/>
                <w:rFonts w:hint="eastAsia"/>
              </w:rPr>
              <w:t>申请加入圈子</w:t>
            </w:r>
          </w:p>
        </w:tc>
      </w:tr>
      <w:tr w:rsidR="00F65164" w:rsidRPr="00076C89" w:rsidTr="004D4435">
        <w:tc>
          <w:tcPr>
            <w:tcW w:w="752" w:type="dxa"/>
          </w:tcPr>
          <w:p w:rsidR="00F65164" w:rsidRDefault="00F65164" w:rsidP="004D4435">
            <w:pPr>
              <w:rPr>
                <w:rStyle w:val="a6"/>
                <w:i/>
              </w:rPr>
            </w:pPr>
            <w:r>
              <w:rPr>
                <w:rStyle w:val="a6"/>
                <w:rFonts w:hint="eastAsia"/>
              </w:rPr>
              <w:t>14</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acceptApply</w:t>
            </w:r>
          </w:p>
        </w:tc>
        <w:tc>
          <w:tcPr>
            <w:tcW w:w="4947" w:type="dxa"/>
          </w:tcPr>
          <w:p w:rsidR="00F65164" w:rsidRDefault="00F65164" w:rsidP="004D4435">
            <w:pPr>
              <w:rPr>
                <w:rStyle w:val="a6"/>
                <w:i/>
              </w:rPr>
            </w:pPr>
            <w:r>
              <w:rPr>
                <w:rStyle w:val="a6"/>
                <w:rFonts w:hint="eastAsia"/>
              </w:rPr>
              <w:t>接受申请</w:t>
            </w:r>
          </w:p>
        </w:tc>
      </w:tr>
      <w:tr w:rsidR="00F65164" w:rsidRPr="00076C89" w:rsidTr="004D4435">
        <w:tc>
          <w:tcPr>
            <w:tcW w:w="752" w:type="dxa"/>
          </w:tcPr>
          <w:p w:rsidR="00F65164" w:rsidRDefault="00F65164" w:rsidP="004D4435">
            <w:pPr>
              <w:rPr>
                <w:rStyle w:val="a6"/>
                <w:i/>
              </w:rPr>
            </w:pPr>
            <w:r>
              <w:rPr>
                <w:rStyle w:val="a6"/>
                <w:rFonts w:hint="eastAsia"/>
              </w:rPr>
              <w:t>15</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refuseApply</w:t>
            </w:r>
          </w:p>
        </w:tc>
        <w:tc>
          <w:tcPr>
            <w:tcW w:w="4947" w:type="dxa"/>
          </w:tcPr>
          <w:p w:rsidR="00F65164" w:rsidRDefault="00F65164" w:rsidP="004D4435">
            <w:pPr>
              <w:rPr>
                <w:rStyle w:val="a6"/>
                <w:i/>
              </w:rPr>
            </w:pPr>
            <w:r>
              <w:rPr>
                <w:rStyle w:val="a6"/>
                <w:rFonts w:hint="eastAsia"/>
              </w:rPr>
              <w:t>拒绝申请</w:t>
            </w:r>
          </w:p>
        </w:tc>
      </w:tr>
      <w:tr w:rsidR="00F65164" w:rsidRPr="00076C89" w:rsidTr="004D4435">
        <w:tc>
          <w:tcPr>
            <w:tcW w:w="752" w:type="dxa"/>
          </w:tcPr>
          <w:p w:rsidR="00F65164" w:rsidRDefault="00F65164" w:rsidP="004D4435">
            <w:pPr>
              <w:rPr>
                <w:rStyle w:val="a6"/>
                <w:i/>
              </w:rPr>
            </w:pPr>
            <w:r>
              <w:rPr>
                <w:rStyle w:val="a6"/>
                <w:rFonts w:hint="eastAsia"/>
              </w:rPr>
              <w:t>16</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cancelApply</w:t>
            </w:r>
          </w:p>
        </w:tc>
        <w:tc>
          <w:tcPr>
            <w:tcW w:w="4947" w:type="dxa"/>
          </w:tcPr>
          <w:p w:rsidR="00F65164" w:rsidRDefault="00F65164" w:rsidP="004D4435">
            <w:pPr>
              <w:rPr>
                <w:rStyle w:val="a6"/>
                <w:i/>
              </w:rPr>
            </w:pPr>
            <w:r>
              <w:rPr>
                <w:rStyle w:val="a6"/>
                <w:rFonts w:hint="eastAsia"/>
              </w:rPr>
              <w:t>取消申请</w:t>
            </w:r>
          </w:p>
        </w:tc>
      </w:tr>
      <w:tr w:rsidR="00F65164" w:rsidRPr="00076C89" w:rsidTr="004D4435">
        <w:tc>
          <w:tcPr>
            <w:tcW w:w="752" w:type="dxa"/>
          </w:tcPr>
          <w:p w:rsidR="00F65164" w:rsidRDefault="00F65164" w:rsidP="004D4435">
            <w:pPr>
              <w:rPr>
                <w:rStyle w:val="a6"/>
                <w:i/>
              </w:rPr>
            </w:pPr>
            <w:r>
              <w:rPr>
                <w:rStyle w:val="a6"/>
                <w:rFonts w:hint="eastAsia"/>
              </w:rPr>
              <w:t>17</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getTeamApplyCount</w:t>
            </w:r>
          </w:p>
        </w:tc>
        <w:tc>
          <w:tcPr>
            <w:tcW w:w="4947" w:type="dxa"/>
          </w:tcPr>
          <w:p w:rsidR="00F65164" w:rsidRDefault="00F65164" w:rsidP="004D4435">
            <w:pPr>
              <w:rPr>
                <w:rStyle w:val="a6"/>
                <w:i/>
              </w:rPr>
            </w:pPr>
            <w:r>
              <w:rPr>
                <w:rStyle w:val="a6"/>
                <w:rFonts w:hint="eastAsia"/>
              </w:rPr>
              <w:t>获取申请加入圈子数</w:t>
            </w:r>
          </w:p>
        </w:tc>
      </w:tr>
      <w:tr w:rsidR="00F65164" w:rsidRPr="00076C89" w:rsidTr="004D4435">
        <w:tc>
          <w:tcPr>
            <w:tcW w:w="752" w:type="dxa"/>
          </w:tcPr>
          <w:p w:rsidR="00F65164" w:rsidRDefault="00F65164" w:rsidP="004D4435">
            <w:pPr>
              <w:rPr>
                <w:rStyle w:val="a6"/>
                <w:i/>
              </w:rPr>
            </w:pPr>
            <w:r>
              <w:rPr>
                <w:rStyle w:val="a6"/>
                <w:rFonts w:hint="eastAsia"/>
              </w:rPr>
              <w:t>18</w:t>
            </w:r>
          </w:p>
        </w:tc>
        <w:tc>
          <w:tcPr>
            <w:tcW w:w="3121" w:type="dxa"/>
          </w:tcPr>
          <w:p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acceptInviteByUserId</w:t>
            </w:r>
          </w:p>
        </w:tc>
        <w:tc>
          <w:tcPr>
            <w:tcW w:w="4947" w:type="dxa"/>
          </w:tcPr>
          <w:p w:rsidR="00F65164" w:rsidRDefault="00F65164" w:rsidP="004D4435">
            <w:pPr>
              <w:rPr>
                <w:rStyle w:val="a6"/>
                <w:i/>
              </w:rPr>
            </w:pPr>
            <w:r>
              <w:rPr>
                <w:rStyle w:val="a6"/>
                <w:rFonts w:hint="eastAsia"/>
              </w:rPr>
              <w:t>通过用户</w:t>
            </w:r>
            <w:r>
              <w:rPr>
                <w:rStyle w:val="a6"/>
                <w:rFonts w:hint="eastAsia"/>
              </w:rPr>
              <w:t>ID</w:t>
            </w:r>
            <w:r>
              <w:rPr>
                <w:rStyle w:val="a6"/>
                <w:rFonts w:hint="eastAsia"/>
              </w:rPr>
              <w:t>接受邀请并加入圈子</w:t>
            </w:r>
          </w:p>
        </w:tc>
      </w:tr>
    </w:tbl>
    <w:p w:rsidR="00EE7FFE" w:rsidRDefault="00EE7FFE">
      <w:pPr>
        <w:widowControl/>
        <w:jc w:val="left"/>
      </w:pPr>
    </w:p>
    <w:p w:rsidR="00B27EE4" w:rsidRPr="0023701F" w:rsidRDefault="00B27EE4" w:rsidP="00B27EE4">
      <w:pPr>
        <w:pStyle w:val="2"/>
        <w:rPr>
          <w:rFonts w:ascii="黑体"/>
          <w:sz w:val="28"/>
        </w:rPr>
      </w:pPr>
      <w:bookmarkStart w:id="146" w:name="_Toc249866121"/>
      <w:bookmarkStart w:id="147" w:name="_Toc453430036"/>
      <w:r w:rsidRPr="0023701F">
        <w:rPr>
          <w:rFonts w:ascii="黑体" w:hint="eastAsia"/>
          <w:sz w:val="28"/>
        </w:rPr>
        <w:t>评论系统（Comment）模块</w:t>
      </w:r>
      <w:bookmarkEnd w:id="146"/>
      <w:bookmarkEnd w:id="147"/>
    </w:p>
    <w:p w:rsidR="00B27EE4" w:rsidRPr="0023701F" w:rsidRDefault="00B27EE4" w:rsidP="0023701F">
      <w:pPr>
        <w:pStyle w:val="3"/>
        <w:spacing w:line="400" w:lineRule="exact"/>
        <w:ind w:left="826" w:hangingChars="343" w:hanging="826"/>
        <w:rPr>
          <w:sz w:val="24"/>
        </w:rPr>
      </w:pPr>
      <w:bookmarkStart w:id="148" w:name="_Toc453430037"/>
      <w:r w:rsidRPr="0023701F">
        <w:rPr>
          <w:rFonts w:hint="eastAsia"/>
          <w:sz w:val="24"/>
        </w:rPr>
        <w:t>评论系统模块概述</w:t>
      </w:r>
      <w:bookmarkEnd w:id="148"/>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工作圈的评论系统为工作圈提供了一个公共评论/回复服务。工作圈中涉及评论与回复相关业务的功能都可以使用这个服务来发布相关的评论信息。</w:t>
      </w:r>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评论系统为工作圈中的贴子，轻应用中的审批、请假、任务等功能提供了评论和回复评论的功能</w:t>
      </w:r>
    </w:p>
    <w:p w:rsidR="00B27EE4" w:rsidRPr="00D112AC" w:rsidRDefault="00B27EE4" w:rsidP="00B27EE4">
      <w:pPr>
        <w:spacing w:line="400" w:lineRule="exact"/>
        <w:ind w:firstLine="432"/>
        <w:jc w:val="left"/>
        <w:rPr>
          <w:rFonts w:ascii="宋体" w:hAnsi="宋体"/>
        </w:rPr>
      </w:pPr>
      <w:r w:rsidRPr="00D112AC">
        <w:rPr>
          <w:rFonts w:ascii="宋体" w:hAnsi="宋体" w:hint="eastAsia"/>
          <w:sz w:val="24"/>
        </w:rPr>
        <w:t>并且基于畅捷通云平台的智能平台，为工作圈用户提供智能推荐、搜索服务。</w:t>
      </w:r>
    </w:p>
    <w:p w:rsidR="00B27EE4" w:rsidRPr="0023701F" w:rsidRDefault="00B27EE4" w:rsidP="0023701F">
      <w:pPr>
        <w:pStyle w:val="3"/>
        <w:spacing w:line="400" w:lineRule="exact"/>
        <w:ind w:left="826" w:hangingChars="343" w:hanging="826"/>
        <w:rPr>
          <w:sz w:val="24"/>
        </w:rPr>
      </w:pPr>
      <w:bookmarkStart w:id="149" w:name="_Toc453430038"/>
      <w:r w:rsidRPr="0023701F">
        <w:rPr>
          <w:rFonts w:hint="eastAsia"/>
          <w:sz w:val="24"/>
        </w:rPr>
        <w:lastRenderedPageBreak/>
        <w:t>评论系统模块类图</w:t>
      </w:r>
      <w:bookmarkEnd w:id="149"/>
    </w:p>
    <w:p w:rsidR="00B27EE4" w:rsidRDefault="00927B2D" w:rsidP="00B27EE4">
      <w:pPr>
        <w:jc w:val="center"/>
      </w:pPr>
      <w:r>
        <w:object w:dxaOrig="7358" w:dyaOrig="8587">
          <v:shape id="_x0000_i1036" type="#_x0000_t75" style="width:368.25pt;height:428.25pt" o:ole="">
            <v:imagedata r:id="rId40" o:title=""/>
          </v:shape>
          <o:OLEObject Type="Embed" ProgID="Visio.Drawing.11" ShapeID="_x0000_i1036" DrawAspect="Content" ObjectID="_1527959015" r:id="rId41"/>
        </w:object>
      </w:r>
    </w:p>
    <w:p w:rsidR="00B27EE4" w:rsidRPr="00592BE4" w:rsidRDefault="00B27EE4" w:rsidP="00B27EE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Comment</w:t>
      </w:r>
      <w:r w:rsidRPr="00592BE4">
        <w:rPr>
          <w:rFonts w:hint="eastAsia"/>
        </w:rPr>
        <w:t>模块类图</w:t>
      </w:r>
    </w:p>
    <w:p w:rsidR="00B27EE4" w:rsidRPr="0023701F" w:rsidRDefault="00B27EE4" w:rsidP="0023701F">
      <w:pPr>
        <w:pStyle w:val="3"/>
        <w:spacing w:line="400" w:lineRule="exact"/>
        <w:ind w:left="826" w:hangingChars="343" w:hanging="826"/>
        <w:rPr>
          <w:sz w:val="24"/>
        </w:rPr>
      </w:pPr>
      <w:bookmarkStart w:id="150" w:name="_Toc453430039"/>
      <w:r w:rsidRPr="0023701F">
        <w:rPr>
          <w:rFonts w:hint="eastAsia"/>
          <w:sz w:val="24"/>
        </w:rPr>
        <w:t>JsonController</w:t>
      </w:r>
      <w:r w:rsidRPr="0023701F">
        <w:rPr>
          <w:rFonts w:hint="eastAsia"/>
          <w:sz w:val="24"/>
        </w:rPr>
        <w:t>类概述</w:t>
      </w:r>
      <w:bookmarkEnd w:id="150"/>
    </w:p>
    <w:p w:rsidR="00B27EE4" w:rsidRPr="00D112AC" w:rsidRDefault="00B27EE4" w:rsidP="00B27EE4">
      <w:pPr>
        <w:spacing w:line="400" w:lineRule="exact"/>
        <w:ind w:firstLine="432"/>
        <w:jc w:val="left"/>
        <w:rPr>
          <w:rFonts w:ascii="宋体" w:hAnsi="宋体"/>
          <w:sz w:val="24"/>
        </w:rPr>
      </w:pPr>
      <w:r w:rsidRPr="00D112AC">
        <w:rPr>
          <w:rFonts w:ascii="宋体" w:hAnsi="宋体"/>
          <w:sz w:val="24"/>
        </w:rPr>
        <w:t>Controller</w:t>
      </w:r>
      <w:r w:rsidRPr="00D112AC">
        <w:rPr>
          <w:rFonts w:ascii="宋体" w:hAnsi="宋体" w:hint="eastAsia"/>
          <w:sz w:val="24"/>
        </w:rPr>
        <w:t>的基类，封装统一较常用的方法，如参数校验、安全校验等。</w:t>
      </w:r>
    </w:p>
    <w:p w:rsidR="00B27EE4" w:rsidRPr="00557EE7" w:rsidRDefault="00B27EE4" w:rsidP="00B27EE4">
      <w:pPr>
        <w:spacing w:line="400" w:lineRule="exact"/>
        <w:ind w:firstLine="432"/>
        <w:jc w:val="left"/>
      </w:pPr>
      <w:r w:rsidRPr="00D112AC">
        <w:rPr>
          <w:rFonts w:ascii="宋体" w:hAnsi="宋体" w:hint="eastAsia"/>
          <w:sz w:val="24"/>
        </w:rPr>
        <w:t>类功能定义</w:t>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052"/>
        <w:gridCol w:w="4982"/>
      </w:tblGrid>
      <w:tr w:rsidR="00B27EE4" w:rsidRPr="00076C89" w:rsidTr="006A6C7E">
        <w:tc>
          <w:tcPr>
            <w:tcW w:w="828" w:type="dxa"/>
            <w:shd w:val="clear" w:color="auto" w:fill="CCCCCC"/>
          </w:tcPr>
          <w:p w:rsidR="00B27EE4" w:rsidRPr="00076C89" w:rsidRDefault="00B27EE4" w:rsidP="004D4435">
            <w:pPr>
              <w:jc w:val="center"/>
              <w:rPr>
                <w:rStyle w:val="a6"/>
                <w:b/>
                <w:i/>
              </w:rPr>
            </w:pPr>
            <w:r w:rsidRPr="00076C89">
              <w:rPr>
                <w:rStyle w:val="a6"/>
                <w:rFonts w:hint="eastAsia"/>
              </w:rPr>
              <w:t>序号</w:t>
            </w:r>
          </w:p>
        </w:tc>
        <w:tc>
          <w:tcPr>
            <w:tcW w:w="2052" w:type="dxa"/>
            <w:shd w:val="clear" w:color="auto" w:fill="CCCCCC"/>
          </w:tcPr>
          <w:p w:rsidR="00B27EE4" w:rsidRPr="00076C89" w:rsidRDefault="00B27EE4" w:rsidP="004D4435">
            <w:pPr>
              <w:jc w:val="center"/>
              <w:rPr>
                <w:rStyle w:val="a6"/>
                <w:b/>
                <w:i/>
              </w:rPr>
            </w:pPr>
            <w:r w:rsidRPr="00076C89">
              <w:rPr>
                <w:rStyle w:val="a6"/>
                <w:rFonts w:hint="eastAsia"/>
              </w:rPr>
              <w:t>功能点</w:t>
            </w:r>
          </w:p>
        </w:tc>
        <w:tc>
          <w:tcPr>
            <w:tcW w:w="4982" w:type="dxa"/>
            <w:shd w:val="clear" w:color="auto" w:fill="CCCCCC"/>
          </w:tcPr>
          <w:p w:rsidR="00B27EE4" w:rsidRPr="00076C89" w:rsidRDefault="00B27EE4" w:rsidP="004D4435">
            <w:pPr>
              <w:jc w:val="center"/>
              <w:rPr>
                <w:rStyle w:val="a6"/>
                <w:b/>
                <w:i/>
              </w:rPr>
            </w:pPr>
            <w:r w:rsidRPr="00076C89">
              <w:rPr>
                <w:rStyle w:val="a6"/>
                <w:rFonts w:hint="eastAsia"/>
              </w:rPr>
              <w:t>功能点详细内容</w:t>
            </w:r>
          </w:p>
        </w:tc>
      </w:tr>
      <w:tr w:rsidR="00B27EE4" w:rsidRPr="00076C89" w:rsidTr="006A6C7E">
        <w:tc>
          <w:tcPr>
            <w:tcW w:w="828" w:type="dxa"/>
          </w:tcPr>
          <w:p w:rsidR="00B27EE4" w:rsidRPr="00076C89" w:rsidRDefault="00B27EE4" w:rsidP="004D4435">
            <w:pPr>
              <w:rPr>
                <w:rStyle w:val="a6"/>
                <w:i/>
              </w:rPr>
            </w:pPr>
            <w:r w:rsidRPr="00076C89">
              <w:rPr>
                <w:rStyle w:val="a6"/>
                <w:rFonts w:hint="eastAsia"/>
              </w:rPr>
              <w:t>1</w:t>
            </w:r>
          </w:p>
        </w:tc>
        <w:tc>
          <w:tcPr>
            <w:tcW w:w="2052" w:type="dxa"/>
          </w:tcPr>
          <w:p w:rsidR="00B27EE4" w:rsidRPr="00076C89" w:rsidRDefault="00B27EE4" w:rsidP="004D4435">
            <w:pPr>
              <w:rPr>
                <w:rStyle w:val="a6"/>
                <w:i/>
              </w:rPr>
            </w:pPr>
            <w:r w:rsidRPr="004A4A85">
              <w:rPr>
                <w:rStyle w:val="a6"/>
              </w:rPr>
              <w:t>checkSig</w:t>
            </w:r>
          </w:p>
        </w:tc>
        <w:tc>
          <w:tcPr>
            <w:tcW w:w="4982" w:type="dxa"/>
          </w:tcPr>
          <w:p w:rsidR="00B27EE4" w:rsidRPr="00076C89" w:rsidRDefault="00B27EE4" w:rsidP="004D4435">
            <w:pPr>
              <w:rPr>
                <w:rStyle w:val="a6"/>
                <w:i/>
              </w:rPr>
            </w:pPr>
            <w:r>
              <w:rPr>
                <w:rStyle w:val="a6"/>
                <w:rFonts w:hint="eastAsia"/>
              </w:rPr>
              <w:t>签名校验</w:t>
            </w:r>
          </w:p>
        </w:tc>
      </w:tr>
      <w:tr w:rsidR="00B27EE4" w:rsidRPr="00076C89" w:rsidTr="006A6C7E">
        <w:tc>
          <w:tcPr>
            <w:tcW w:w="828" w:type="dxa"/>
          </w:tcPr>
          <w:p w:rsidR="00B27EE4" w:rsidRPr="00076C89" w:rsidRDefault="00B27EE4" w:rsidP="004D4435">
            <w:pPr>
              <w:rPr>
                <w:rStyle w:val="a6"/>
                <w:i/>
              </w:rPr>
            </w:pPr>
            <w:r w:rsidRPr="00076C89">
              <w:rPr>
                <w:rStyle w:val="a6"/>
                <w:rFonts w:hint="eastAsia"/>
              </w:rPr>
              <w:t>2</w:t>
            </w:r>
          </w:p>
        </w:tc>
        <w:tc>
          <w:tcPr>
            <w:tcW w:w="2052" w:type="dxa"/>
          </w:tcPr>
          <w:p w:rsidR="00B27EE4" w:rsidRPr="00076C89" w:rsidRDefault="00B27EE4" w:rsidP="004D4435">
            <w:pPr>
              <w:rPr>
                <w:rStyle w:val="a6"/>
                <w:i/>
              </w:rPr>
            </w:pPr>
            <w:r w:rsidRPr="004A4A85">
              <w:rPr>
                <w:rStyle w:val="a6"/>
              </w:rPr>
              <w:t>checkImageNo</w:t>
            </w:r>
          </w:p>
        </w:tc>
        <w:tc>
          <w:tcPr>
            <w:tcW w:w="4982" w:type="dxa"/>
          </w:tcPr>
          <w:p w:rsidR="00B27EE4" w:rsidRPr="00076C89" w:rsidRDefault="00B27EE4" w:rsidP="004D4435">
            <w:pPr>
              <w:rPr>
                <w:rStyle w:val="a6"/>
                <w:i/>
              </w:rPr>
            </w:pPr>
            <w:r>
              <w:rPr>
                <w:rStyle w:val="a6"/>
                <w:rFonts w:hint="eastAsia"/>
              </w:rPr>
              <w:t>验证码校验</w:t>
            </w:r>
          </w:p>
        </w:tc>
      </w:tr>
      <w:tr w:rsidR="00B27EE4" w:rsidRPr="00076C89" w:rsidTr="006A6C7E">
        <w:tc>
          <w:tcPr>
            <w:tcW w:w="828" w:type="dxa"/>
          </w:tcPr>
          <w:p w:rsidR="00B27EE4" w:rsidRPr="00076C89" w:rsidRDefault="00B27EE4" w:rsidP="004D4435">
            <w:pPr>
              <w:rPr>
                <w:rStyle w:val="a6"/>
                <w:i/>
              </w:rPr>
            </w:pPr>
            <w:r w:rsidRPr="00076C89">
              <w:rPr>
                <w:rStyle w:val="a6"/>
                <w:rFonts w:hint="eastAsia"/>
              </w:rPr>
              <w:t>3</w:t>
            </w:r>
          </w:p>
        </w:tc>
        <w:tc>
          <w:tcPr>
            <w:tcW w:w="2052" w:type="dxa"/>
          </w:tcPr>
          <w:p w:rsidR="00B27EE4" w:rsidRPr="00076C89" w:rsidRDefault="00B27EE4" w:rsidP="004D4435">
            <w:pPr>
              <w:rPr>
                <w:rStyle w:val="a6"/>
                <w:i/>
              </w:rPr>
            </w:pPr>
            <w:r w:rsidRPr="004A4A85">
              <w:rPr>
                <w:rStyle w:val="a6"/>
              </w:rPr>
              <w:t>changeTokenRel</w:t>
            </w:r>
          </w:p>
        </w:tc>
        <w:tc>
          <w:tcPr>
            <w:tcW w:w="4982" w:type="dxa"/>
          </w:tcPr>
          <w:p w:rsidR="00B27EE4" w:rsidRPr="00076C89" w:rsidRDefault="00B27EE4" w:rsidP="004D4435">
            <w:pPr>
              <w:rPr>
                <w:rStyle w:val="a6"/>
                <w:i/>
              </w:rPr>
            </w:pPr>
            <w:r>
              <w:rPr>
                <w:rStyle w:val="a6"/>
              </w:rPr>
              <w:t>T</w:t>
            </w:r>
            <w:r>
              <w:rPr>
                <w:rStyle w:val="a6"/>
                <w:rFonts w:hint="eastAsia"/>
              </w:rPr>
              <w:t>oken</w:t>
            </w:r>
            <w:r>
              <w:rPr>
                <w:rStyle w:val="a6"/>
                <w:rFonts w:hint="eastAsia"/>
              </w:rPr>
              <w:t>切换</w:t>
            </w:r>
          </w:p>
        </w:tc>
      </w:tr>
      <w:tr w:rsidR="00B27EE4" w:rsidRPr="00076C89" w:rsidTr="006A6C7E">
        <w:tc>
          <w:tcPr>
            <w:tcW w:w="828" w:type="dxa"/>
          </w:tcPr>
          <w:p w:rsidR="00B27EE4" w:rsidRPr="00076C89" w:rsidRDefault="00B27EE4" w:rsidP="004D4435">
            <w:pPr>
              <w:rPr>
                <w:rStyle w:val="a6"/>
                <w:i/>
              </w:rPr>
            </w:pPr>
          </w:p>
        </w:tc>
        <w:tc>
          <w:tcPr>
            <w:tcW w:w="2052" w:type="dxa"/>
          </w:tcPr>
          <w:p w:rsidR="00B27EE4" w:rsidRPr="00076C89" w:rsidRDefault="00B27EE4" w:rsidP="004D4435">
            <w:pPr>
              <w:rPr>
                <w:rStyle w:val="a6"/>
                <w:i/>
              </w:rPr>
            </w:pPr>
          </w:p>
        </w:tc>
        <w:tc>
          <w:tcPr>
            <w:tcW w:w="4982" w:type="dxa"/>
          </w:tcPr>
          <w:p w:rsidR="00B27EE4" w:rsidRPr="00076C89" w:rsidRDefault="00B27EE4" w:rsidP="004D4435">
            <w:pPr>
              <w:rPr>
                <w:rStyle w:val="a6"/>
                <w:i/>
              </w:rPr>
            </w:pPr>
          </w:p>
        </w:tc>
      </w:tr>
    </w:tbl>
    <w:p w:rsidR="00B27EE4" w:rsidRPr="00CF07BE" w:rsidRDefault="00B27EE4" w:rsidP="00B27EE4">
      <w:pPr>
        <w:rPr>
          <w:rStyle w:val="a6"/>
          <w:i/>
        </w:rPr>
      </w:pPr>
    </w:p>
    <w:p w:rsidR="00B27EE4" w:rsidRPr="0023701F" w:rsidRDefault="00B27EE4" w:rsidP="0023701F">
      <w:pPr>
        <w:pStyle w:val="3"/>
        <w:spacing w:line="400" w:lineRule="exact"/>
        <w:ind w:left="826" w:hangingChars="343" w:hanging="826"/>
        <w:rPr>
          <w:sz w:val="24"/>
        </w:rPr>
      </w:pPr>
      <w:bookmarkStart w:id="151" w:name="_Toc453430040"/>
      <w:r w:rsidRPr="0023701F">
        <w:rPr>
          <w:rFonts w:hint="eastAsia"/>
          <w:sz w:val="24"/>
        </w:rPr>
        <w:t>WebController</w:t>
      </w:r>
      <w:r w:rsidRPr="0023701F">
        <w:rPr>
          <w:rFonts w:hint="eastAsia"/>
          <w:sz w:val="24"/>
        </w:rPr>
        <w:t>类概述</w:t>
      </w:r>
      <w:bookmarkEnd w:id="151"/>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给PC浏览器访问提供的http接口 。</w:t>
      </w:r>
    </w:p>
    <w:p w:rsidR="00B27EE4" w:rsidRPr="00557EE7" w:rsidRDefault="00B27EE4" w:rsidP="00B27EE4">
      <w:pPr>
        <w:spacing w:line="400" w:lineRule="exact"/>
        <w:ind w:firstLine="432"/>
        <w:jc w:val="left"/>
      </w:pPr>
      <w:r w:rsidRPr="00D112AC">
        <w:rPr>
          <w:rFonts w:ascii="宋体" w:hAnsi="宋体" w:hint="eastAsia"/>
          <w:sz w:val="24"/>
        </w:rPr>
        <w:t>类功能定义</w:t>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4103"/>
      </w:tblGrid>
      <w:tr w:rsidR="00B27EE4" w:rsidRPr="00076C89" w:rsidTr="006A6C7E">
        <w:tc>
          <w:tcPr>
            <w:tcW w:w="760" w:type="dxa"/>
            <w:shd w:val="clear" w:color="auto" w:fill="CCCCCC"/>
          </w:tcPr>
          <w:p w:rsidR="00B27EE4" w:rsidRPr="00076C89" w:rsidRDefault="00B27EE4" w:rsidP="004D4435">
            <w:pPr>
              <w:jc w:val="center"/>
              <w:rPr>
                <w:rStyle w:val="a6"/>
                <w:b/>
                <w:i/>
              </w:rPr>
            </w:pPr>
            <w:r w:rsidRPr="00076C89">
              <w:rPr>
                <w:rStyle w:val="a6"/>
                <w:rFonts w:hint="eastAsia"/>
              </w:rPr>
              <w:lastRenderedPageBreak/>
              <w:t>序号</w:t>
            </w:r>
          </w:p>
        </w:tc>
        <w:tc>
          <w:tcPr>
            <w:tcW w:w="2999" w:type="dxa"/>
            <w:shd w:val="clear" w:color="auto" w:fill="CCCCCC"/>
          </w:tcPr>
          <w:p w:rsidR="00B27EE4" w:rsidRPr="00076C89" w:rsidRDefault="00B27EE4" w:rsidP="004D4435">
            <w:pPr>
              <w:jc w:val="center"/>
              <w:rPr>
                <w:rStyle w:val="a6"/>
                <w:b/>
                <w:i/>
              </w:rPr>
            </w:pPr>
            <w:r w:rsidRPr="00076C89">
              <w:rPr>
                <w:rStyle w:val="a6"/>
                <w:rFonts w:hint="eastAsia"/>
              </w:rPr>
              <w:t>功能点</w:t>
            </w:r>
          </w:p>
        </w:tc>
        <w:tc>
          <w:tcPr>
            <w:tcW w:w="4103" w:type="dxa"/>
            <w:shd w:val="clear" w:color="auto" w:fill="CCCCCC"/>
          </w:tcPr>
          <w:p w:rsidR="00B27EE4" w:rsidRPr="00076C89" w:rsidRDefault="00B27EE4" w:rsidP="004D4435">
            <w:pPr>
              <w:jc w:val="center"/>
              <w:rPr>
                <w:rStyle w:val="a6"/>
                <w:b/>
                <w:i/>
              </w:rPr>
            </w:pPr>
            <w:r w:rsidRPr="00076C89">
              <w:rPr>
                <w:rStyle w:val="a6"/>
                <w:rFonts w:hint="eastAsia"/>
              </w:rPr>
              <w:t>功能点详细内容</w:t>
            </w:r>
          </w:p>
        </w:tc>
      </w:tr>
      <w:tr w:rsidR="00B27EE4" w:rsidRPr="00076C89" w:rsidTr="006A6C7E">
        <w:tc>
          <w:tcPr>
            <w:tcW w:w="760" w:type="dxa"/>
          </w:tcPr>
          <w:p w:rsidR="00B27EE4" w:rsidRPr="00076C89" w:rsidRDefault="00B27EE4" w:rsidP="004D4435">
            <w:pPr>
              <w:rPr>
                <w:rStyle w:val="a6"/>
                <w:i/>
              </w:rPr>
            </w:pPr>
            <w:r w:rsidRPr="00076C89">
              <w:rPr>
                <w:rStyle w:val="a6"/>
                <w:rFonts w:hint="eastAsia"/>
              </w:rPr>
              <w:t>1</w:t>
            </w:r>
          </w:p>
        </w:tc>
        <w:tc>
          <w:tcPr>
            <w:tcW w:w="2999" w:type="dxa"/>
          </w:tcPr>
          <w:p w:rsidR="00B27EE4" w:rsidRPr="00076C89" w:rsidRDefault="00B27EE4" w:rsidP="004D4435">
            <w:pPr>
              <w:rPr>
                <w:rStyle w:val="a6"/>
                <w:i/>
              </w:rPr>
            </w:pPr>
            <w:r w:rsidRPr="004F09C3">
              <w:rPr>
                <w:rFonts w:ascii="Consolas" w:hAnsi="Consolas" w:cs="Consolas"/>
                <w:color w:val="000000"/>
                <w:kern w:val="0"/>
                <w:sz w:val="22"/>
                <w:szCs w:val="22"/>
                <w:u w:val="single"/>
              </w:rPr>
              <w:t>addComment</w:t>
            </w:r>
          </w:p>
        </w:tc>
        <w:tc>
          <w:tcPr>
            <w:tcW w:w="4103" w:type="dxa"/>
          </w:tcPr>
          <w:p w:rsidR="00B27EE4" w:rsidRPr="00076C89" w:rsidRDefault="00B27EE4" w:rsidP="004D4435">
            <w:pPr>
              <w:rPr>
                <w:rStyle w:val="a6"/>
                <w:i/>
              </w:rPr>
            </w:pPr>
            <w:r w:rsidRPr="004F09C3">
              <w:rPr>
                <w:rStyle w:val="a6"/>
                <w:rFonts w:hint="eastAsia"/>
              </w:rPr>
              <w:t>新增一条评论</w:t>
            </w:r>
          </w:p>
        </w:tc>
      </w:tr>
      <w:tr w:rsidR="00B27EE4" w:rsidRPr="00076C89" w:rsidTr="006A6C7E">
        <w:tc>
          <w:tcPr>
            <w:tcW w:w="760" w:type="dxa"/>
          </w:tcPr>
          <w:p w:rsidR="00B27EE4" w:rsidRPr="00076C89" w:rsidRDefault="00B27EE4" w:rsidP="004D4435">
            <w:pPr>
              <w:rPr>
                <w:rStyle w:val="a6"/>
                <w:i/>
              </w:rPr>
            </w:pPr>
            <w:r w:rsidRPr="00076C89">
              <w:rPr>
                <w:rStyle w:val="a6"/>
                <w:rFonts w:hint="eastAsia"/>
              </w:rPr>
              <w:t>2</w:t>
            </w:r>
          </w:p>
        </w:tc>
        <w:tc>
          <w:tcPr>
            <w:tcW w:w="2999" w:type="dxa"/>
          </w:tcPr>
          <w:p w:rsidR="00B27EE4" w:rsidRPr="00076C89" w:rsidRDefault="00B27EE4" w:rsidP="004D4435">
            <w:pPr>
              <w:rPr>
                <w:rStyle w:val="a6"/>
                <w:i/>
              </w:rPr>
            </w:pPr>
            <w:r w:rsidRPr="004F09C3">
              <w:rPr>
                <w:rFonts w:ascii="Consolas" w:hAnsi="Consolas" w:cs="Consolas"/>
                <w:color w:val="000000"/>
                <w:kern w:val="0"/>
                <w:sz w:val="22"/>
                <w:szCs w:val="22"/>
              </w:rPr>
              <w:t>addAppComment</w:t>
            </w:r>
          </w:p>
        </w:tc>
        <w:tc>
          <w:tcPr>
            <w:tcW w:w="4103" w:type="dxa"/>
          </w:tcPr>
          <w:p w:rsidR="00B27EE4" w:rsidRPr="00076C89" w:rsidRDefault="00B27EE4" w:rsidP="004D4435">
            <w:pPr>
              <w:rPr>
                <w:rStyle w:val="a6"/>
                <w:i/>
              </w:rPr>
            </w:pPr>
            <w:r w:rsidRPr="004F09C3">
              <w:rPr>
                <w:rStyle w:val="a6"/>
                <w:rFonts w:hint="eastAsia"/>
              </w:rPr>
              <w:t>新增一条</w:t>
            </w:r>
            <w:r>
              <w:rPr>
                <w:rStyle w:val="a6"/>
                <w:rFonts w:hint="eastAsia"/>
              </w:rPr>
              <w:t>轻应用</w:t>
            </w:r>
            <w:r w:rsidRPr="004F09C3">
              <w:rPr>
                <w:rStyle w:val="a6"/>
                <w:rFonts w:hint="eastAsia"/>
              </w:rPr>
              <w:t>评论</w:t>
            </w:r>
          </w:p>
        </w:tc>
      </w:tr>
      <w:tr w:rsidR="00B27EE4" w:rsidRPr="00076C89" w:rsidTr="006A6C7E">
        <w:tc>
          <w:tcPr>
            <w:tcW w:w="760" w:type="dxa"/>
          </w:tcPr>
          <w:p w:rsidR="00B27EE4" w:rsidRPr="00076C89" w:rsidRDefault="00B27EE4" w:rsidP="004D4435">
            <w:pPr>
              <w:rPr>
                <w:rStyle w:val="a6"/>
                <w:i/>
              </w:rPr>
            </w:pPr>
            <w:r w:rsidRPr="00076C89">
              <w:rPr>
                <w:rStyle w:val="a6"/>
                <w:rFonts w:hint="eastAsia"/>
              </w:rPr>
              <w:t>3</w:t>
            </w:r>
          </w:p>
        </w:tc>
        <w:tc>
          <w:tcPr>
            <w:tcW w:w="2999" w:type="dxa"/>
          </w:tcPr>
          <w:p w:rsidR="00B27EE4" w:rsidRPr="00076C89" w:rsidRDefault="00B27EE4" w:rsidP="004D4435">
            <w:pPr>
              <w:rPr>
                <w:rStyle w:val="a6"/>
                <w:i/>
              </w:rPr>
            </w:pPr>
            <w:r w:rsidRPr="004F09C3">
              <w:rPr>
                <w:rFonts w:ascii="Consolas" w:hAnsi="Consolas" w:cs="Consolas"/>
                <w:color w:val="000000"/>
                <w:kern w:val="0"/>
                <w:sz w:val="22"/>
                <w:szCs w:val="22"/>
              </w:rPr>
              <w:t>removeComment</w:t>
            </w:r>
          </w:p>
        </w:tc>
        <w:tc>
          <w:tcPr>
            <w:tcW w:w="4103" w:type="dxa"/>
          </w:tcPr>
          <w:p w:rsidR="00B27EE4" w:rsidRPr="00076C89" w:rsidRDefault="00B27EE4" w:rsidP="004D4435">
            <w:pPr>
              <w:rPr>
                <w:rStyle w:val="a6"/>
                <w:i/>
              </w:rPr>
            </w:pPr>
            <w:r>
              <w:rPr>
                <w:rStyle w:val="a6"/>
                <w:rFonts w:hint="eastAsia"/>
              </w:rPr>
              <w:t>发送邮箱验证码</w:t>
            </w:r>
          </w:p>
        </w:tc>
      </w:tr>
      <w:tr w:rsidR="00B27EE4" w:rsidRPr="00076C89" w:rsidTr="006A6C7E">
        <w:tc>
          <w:tcPr>
            <w:tcW w:w="760" w:type="dxa"/>
          </w:tcPr>
          <w:p w:rsidR="00B27EE4" w:rsidRPr="00076C89" w:rsidRDefault="00B27EE4" w:rsidP="004D4435">
            <w:pPr>
              <w:rPr>
                <w:rStyle w:val="a6"/>
                <w:i/>
              </w:rPr>
            </w:pPr>
            <w:r>
              <w:rPr>
                <w:rStyle w:val="a6"/>
                <w:rFonts w:hint="eastAsia"/>
              </w:rPr>
              <w:t>4</w:t>
            </w:r>
          </w:p>
        </w:tc>
        <w:tc>
          <w:tcPr>
            <w:tcW w:w="2999" w:type="dxa"/>
          </w:tcPr>
          <w:p w:rsidR="00B27EE4" w:rsidRPr="00076C89" w:rsidRDefault="00B27EE4" w:rsidP="004D4435">
            <w:pPr>
              <w:rPr>
                <w:rStyle w:val="a6"/>
                <w:i/>
              </w:rPr>
            </w:pPr>
            <w:r w:rsidRPr="004F09C3">
              <w:rPr>
                <w:rFonts w:ascii="Consolas" w:hAnsi="Consolas" w:cs="Consolas"/>
                <w:color w:val="000000"/>
                <w:kern w:val="0"/>
                <w:sz w:val="22"/>
                <w:szCs w:val="22"/>
              </w:rPr>
              <w:t>getCommentsPaged</w:t>
            </w:r>
          </w:p>
        </w:tc>
        <w:tc>
          <w:tcPr>
            <w:tcW w:w="4103" w:type="dxa"/>
          </w:tcPr>
          <w:p w:rsidR="00B27EE4" w:rsidRPr="00076C89" w:rsidRDefault="00B27EE4" w:rsidP="004D4435">
            <w:pPr>
              <w:rPr>
                <w:rStyle w:val="a6"/>
                <w:i/>
              </w:rPr>
            </w:pPr>
            <w:r w:rsidRPr="004F09C3">
              <w:rPr>
                <w:rStyle w:val="a6"/>
                <w:rFonts w:hint="eastAsia"/>
              </w:rPr>
              <w:t>删除一条评论</w:t>
            </w:r>
          </w:p>
        </w:tc>
      </w:tr>
      <w:tr w:rsidR="00B27EE4" w:rsidRPr="00076C89" w:rsidTr="006A6C7E">
        <w:tc>
          <w:tcPr>
            <w:tcW w:w="760" w:type="dxa"/>
          </w:tcPr>
          <w:p w:rsidR="00B27EE4" w:rsidRPr="00076C89" w:rsidRDefault="00B27EE4" w:rsidP="004D4435">
            <w:pPr>
              <w:rPr>
                <w:rStyle w:val="a6"/>
                <w:i/>
              </w:rPr>
            </w:pPr>
            <w:r>
              <w:rPr>
                <w:rStyle w:val="a6"/>
                <w:rFonts w:hint="eastAsia"/>
              </w:rPr>
              <w:t>5</w:t>
            </w:r>
          </w:p>
        </w:tc>
        <w:tc>
          <w:tcPr>
            <w:tcW w:w="2999" w:type="dxa"/>
          </w:tcPr>
          <w:p w:rsidR="00B27EE4" w:rsidRDefault="00B27EE4" w:rsidP="004D4435">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getCommentsPaged</w:t>
            </w:r>
          </w:p>
        </w:tc>
        <w:tc>
          <w:tcPr>
            <w:tcW w:w="4103" w:type="dxa"/>
          </w:tcPr>
          <w:p w:rsidR="00B27EE4" w:rsidRDefault="00B27EE4" w:rsidP="004D4435">
            <w:pPr>
              <w:rPr>
                <w:rStyle w:val="a6"/>
                <w:i/>
              </w:rPr>
            </w:pPr>
            <w:r w:rsidRPr="004F09C3">
              <w:rPr>
                <w:rStyle w:val="a6"/>
                <w:rFonts w:hint="eastAsia"/>
              </w:rPr>
              <w:t>获得一个主题下的评论列表</w:t>
            </w:r>
          </w:p>
        </w:tc>
      </w:tr>
      <w:tr w:rsidR="00B27EE4" w:rsidRPr="00076C89" w:rsidTr="006A6C7E">
        <w:tc>
          <w:tcPr>
            <w:tcW w:w="760" w:type="dxa"/>
          </w:tcPr>
          <w:p w:rsidR="00B27EE4" w:rsidRPr="00076C89" w:rsidRDefault="00B27EE4" w:rsidP="004D4435">
            <w:pPr>
              <w:rPr>
                <w:rStyle w:val="a6"/>
                <w:i/>
              </w:rPr>
            </w:pPr>
            <w:r>
              <w:rPr>
                <w:rStyle w:val="a6"/>
                <w:rFonts w:hint="eastAsia"/>
              </w:rPr>
              <w:t>6</w:t>
            </w:r>
          </w:p>
        </w:tc>
        <w:tc>
          <w:tcPr>
            <w:tcW w:w="2999" w:type="dxa"/>
          </w:tcPr>
          <w:p w:rsidR="00B27EE4" w:rsidRDefault="00B27EE4" w:rsidP="004D4435">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4103" w:type="dxa"/>
          </w:tcPr>
          <w:p w:rsidR="00B27EE4" w:rsidRDefault="00B27EE4" w:rsidP="004D4435">
            <w:pPr>
              <w:rPr>
                <w:rStyle w:val="a6"/>
                <w:i/>
              </w:rPr>
            </w:pPr>
            <w:r w:rsidRPr="004F09C3">
              <w:rPr>
                <w:rStyle w:val="a6"/>
                <w:rFonts w:hint="eastAsia"/>
              </w:rPr>
              <w:t>获取贴子回复数量</w:t>
            </w:r>
          </w:p>
        </w:tc>
      </w:tr>
      <w:tr w:rsidR="00B27EE4" w:rsidRPr="00076C89" w:rsidTr="006A6C7E">
        <w:tc>
          <w:tcPr>
            <w:tcW w:w="760" w:type="dxa"/>
          </w:tcPr>
          <w:p w:rsidR="00B27EE4" w:rsidRPr="00076C89" w:rsidRDefault="00B27EE4" w:rsidP="004D4435">
            <w:pPr>
              <w:rPr>
                <w:rStyle w:val="a6"/>
                <w:i/>
              </w:rPr>
            </w:pPr>
            <w:r>
              <w:rPr>
                <w:rStyle w:val="a6"/>
                <w:rFonts w:hint="eastAsia"/>
              </w:rPr>
              <w:t>7</w:t>
            </w:r>
          </w:p>
        </w:tc>
        <w:tc>
          <w:tcPr>
            <w:tcW w:w="2999" w:type="dxa"/>
          </w:tcPr>
          <w:p w:rsidR="00B27EE4" w:rsidRDefault="00B27EE4" w:rsidP="004D4435">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4103" w:type="dxa"/>
          </w:tcPr>
          <w:p w:rsidR="00B27EE4" w:rsidRDefault="00B27EE4" w:rsidP="004D4435">
            <w:pPr>
              <w:rPr>
                <w:rStyle w:val="a6"/>
                <w:i/>
              </w:rPr>
            </w:pPr>
            <w:r w:rsidRPr="004F09C3">
              <w:rPr>
                <w:rStyle w:val="a6"/>
                <w:rFonts w:hint="eastAsia"/>
              </w:rPr>
              <w:t>获取一组贴子回复数量</w:t>
            </w:r>
          </w:p>
        </w:tc>
      </w:tr>
      <w:tr w:rsidR="00B27EE4" w:rsidRPr="00076C89" w:rsidTr="006A6C7E">
        <w:tc>
          <w:tcPr>
            <w:tcW w:w="760" w:type="dxa"/>
          </w:tcPr>
          <w:p w:rsidR="00B27EE4" w:rsidRPr="00076C89" w:rsidRDefault="00B27EE4" w:rsidP="004D4435">
            <w:pPr>
              <w:rPr>
                <w:rStyle w:val="a6"/>
                <w:i/>
              </w:rPr>
            </w:pPr>
            <w:r>
              <w:rPr>
                <w:rStyle w:val="a6"/>
                <w:rFonts w:hint="eastAsia"/>
              </w:rPr>
              <w:t>8</w:t>
            </w:r>
          </w:p>
        </w:tc>
        <w:tc>
          <w:tcPr>
            <w:tcW w:w="2999" w:type="dxa"/>
          </w:tcPr>
          <w:p w:rsidR="00B27EE4" w:rsidRDefault="00B27EE4" w:rsidP="004D4435">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4103" w:type="dxa"/>
          </w:tcPr>
          <w:p w:rsidR="00B27EE4" w:rsidRDefault="00B27EE4" w:rsidP="004D4435">
            <w:pPr>
              <w:rPr>
                <w:rStyle w:val="a6"/>
                <w:i/>
              </w:rPr>
            </w:pPr>
            <w:r w:rsidRPr="004F09C3">
              <w:rPr>
                <w:rStyle w:val="a6"/>
                <w:rFonts w:hint="eastAsia"/>
              </w:rPr>
              <w:t>判断评论是否存在</w:t>
            </w:r>
          </w:p>
        </w:tc>
      </w:tr>
    </w:tbl>
    <w:p w:rsidR="00B27EE4" w:rsidRPr="00CF07BE" w:rsidRDefault="00B27EE4" w:rsidP="00B27EE4">
      <w:pPr>
        <w:rPr>
          <w:rStyle w:val="a6"/>
          <w:i/>
        </w:rPr>
      </w:pPr>
    </w:p>
    <w:p w:rsidR="00B27EE4" w:rsidRPr="0023701F" w:rsidRDefault="00B27EE4" w:rsidP="0023701F">
      <w:pPr>
        <w:pStyle w:val="3"/>
        <w:spacing w:line="400" w:lineRule="exact"/>
        <w:ind w:left="826" w:hangingChars="343" w:hanging="826"/>
        <w:rPr>
          <w:sz w:val="24"/>
        </w:rPr>
      </w:pPr>
      <w:bookmarkStart w:id="152" w:name="_Toc453430041"/>
      <w:r w:rsidRPr="0023701F">
        <w:rPr>
          <w:rFonts w:hint="eastAsia"/>
          <w:sz w:val="24"/>
        </w:rPr>
        <w:t>RestController</w:t>
      </w:r>
      <w:r w:rsidRPr="0023701F">
        <w:rPr>
          <w:rFonts w:hint="eastAsia"/>
          <w:sz w:val="24"/>
        </w:rPr>
        <w:t>类概述</w:t>
      </w:r>
      <w:bookmarkEnd w:id="152"/>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给移动端提访问提供的http接口 。</w:t>
      </w:r>
    </w:p>
    <w:p w:rsidR="00B27EE4" w:rsidRDefault="00B27EE4" w:rsidP="00B27EE4">
      <w:pPr>
        <w:spacing w:line="400" w:lineRule="exact"/>
        <w:ind w:firstLine="432"/>
        <w:jc w:val="left"/>
      </w:pPr>
      <w:r w:rsidRPr="00D112AC">
        <w:rPr>
          <w:rFonts w:ascii="宋体" w:hAnsi="宋体" w:hint="eastAsia"/>
          <w:sz w:val="24"/>
        </w:rPr>
        <w:t>类功能定义</w:t>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566"/>
        <w:gridCol w:w="4536"/>
      </w:tblGrid>
      <w:tr w:rsidR="00B27EE4" w:rsidRPr="00076C89" w:rsidTr="006A6C7E">
        <w:tc>
          <w:tcPr>
            <w:tcW w:w="760" w:type="dxa"/>
            <w:shd w:val="clear" w:color="auto" w:fill="CCCCCC"/>
          </w:tcPr>
          <w:p w:rsidR="00B27EE4" w:rsidRPr="00076C89" w:rsidRDefault="00B27EE4" w:rsidP="004D4435">
            <w:pPr>
              <w:jc w:val="center"/>
              <w:rPr>
                <w:rStyle w:val="a6"/>
                <w:b/>
                <w:i/>
              </w:rPr>
            </w:pPr>
            <w:r w:rsidRPr="00076C89">
              <w:rPr>
                <w:rStyle w:val="a6"/>
                <w:rFonts w:hint="eastAsia"/>
              </w:rPr>
              <w:t>序号</w:t>
            </w:r>
          </w:p>
        </w:tc>
        <w:tc>
          <w:tcPr>
            <w:tcW w:w="2566" w:type="dxa"/>
            <w:shd w:val="clear" w:color="auto" w:fill="CCCCCC"/>
          </w:tcPr>
          <w:p w:rsidR="00B27EE4" w:rsidRPr="00076C89" w:rsidRDefault="00B27EE4" w:rsidP="004D4435">
            <w:pPr>
              <w:jc w:val="center"/>
              <w:rPr>
                <w:rStyle w:val="a6"/>
                <w:b/>
                <w:i/>
              </w:rPr>
            </w:pPr>
            <w:r w:rsidRPr="00076C89">
              <w:rPr>
                <w:rStyle w:val="a6"/>
                <w:rFonts w:hint="eastAsia"/>
              </w:rPr>
              <w:t>功能点</w:t>
            </w:r>
          </w:p>
        </w:tc>
        <w:tc>
          <w:tcPr>
            <w:tcW w:w="4536" w:type="dxa"/>
            <w:shd w:val="clear" w:color="auto" w:fill="CCCCCC"/>
          </w:tcPr>
          <w:p w:rsidR="00B27EE4" w:rsidRPr="00076C89" w:rsidRDefault="00B27EE4" w:rsidP="004D4435">
            <w:pPr>
              <w:jc w:val="center"/>
              <w:rPr>
                <w:rStyle w:val="a6"/>
                <w:b/>
                <w:i/>
              </w:rPr>
            </w:pPr>
            <w:r w:rsidRPr="00076C89">
              <w:rPr>
                <w:rStyle w:val="a6"/>
                <w:rFonts w:hint="eastAsia"/>
              </w:rPr>
              <w:t>功能点详细内容</w:t>
            </w:r>
          </w:p>
        </w:tc>
      </w:tr>
      <w:tr w:rsidR="00B27EE4" w:rsidRPr="00076C89" w:rsidTr="006A6C7E">
        <w:tc>
          <w:tcPr>
            <w:tcW w:w="760" w:type="dxa"/>
          </w:tcPr>
          <w:p w:rsidR="00B27EE4" w:rsidRPr="00076C89" w:rsidRDefault="00B27EE4" w:rsidP="004D4435">
            <w:pPr>
              <w:rPr>
                <w:rStyle w:val="a6"/>
                <w:i/>
              </w:rPr>
            </w:pPr>
            <w:r w:rsidRPr="00076C89">
              <w:rPr>
                <w:rStyle w:val="a6"/>
                <w:rFonts w:hint="eastAsia"/>
              </w:rPr>
              <w:t>1</w:t>
            </w:r>
          </w:p>
        </w:tc>
        <w:tc>
          <w:tcPr>
            <w:tcW w:w="2566" w:type="dxa"/>
          </w:tcPr>
          <w:p w:rsidR="00B27EE4" w:rsidRPr="00076C89" w:rsidRDefault="00B27EE4" w:rsidP="004D4435">
            <w:pPr>
              <w:rPr>
                <w:rStyle w:val="a6"/>
                <w:i/>
              </w:rPr>
            </w:pPr>
            <w:r w:rsidRPr="004F09C3">
              <w:rPr>
                <w:rFonts w:ascii="Consolas" w:hAnsi="Consolas" w:cs="Consolas"/>
                <w:color w:val="000000"/>
                <w:kern w:val="0"/>
                <w:sz w:val="22"/>
                <w:szCs w:val="22"/>
                <w:u w:val="single"/>
              </w:rPr>
              <w:t>addComment</w:t>
            </w:r>
          </w:p>
        </w:tc>
        <w:tc>
          <w:tcPr>
            <w:tcW w:w="4536" w:type="dxa"/>
          </w:tcPr>
          <w:p w:rsidR="00B27EE4" w:rsidRPr="00076C89" w:rsidRDefault="00B27EE4" w:rsidP="004D4435">
            <w:pPr>
              <w:rPr>
                <w:rStyle w:val="a6"/>
                <w:i/>
              </w:rPr>
            </w:pPr>
            <w:r w:rsidRPr="004F09C3">
              <w:rPr>
                <w:rStyle w:val="a6"/>
                <w:rFonts w:hint="eastAsia"/>
              </w:rPr>
              <w:t>新增一条评论</w:t>
            </w:r>
          </w:p>
        </w:tc>
      </w:tr>
      <w:tr w:rsidR="00B27EE4" w:rsidRPr="00076C89" w:rsidTr="006A6C7E">
        <w:tc>
          <w:tcPr>
            <w:tcW w:w="760" w:type="dxa"/>
          </w:tcPr>
          <w:p w:rsidR="00B27EE4" w:rsidRPr="00076C89" w:rsidRDefault="00B27EE4" w:rsidP="004D4435">
            <w:pPr>
              <w:rPr>
                <w:rStyle w:val="a6"/>
                <w:i/>
              </w:rPr>
            </w:pPr>
            <w:r w:rsidRPr="00076C89">
              <w:rPr>
                <w:rStyle w:val="a6"/>
                <w:rFonts w:hint="eastAsia"/>
              </w:rPr>
              <w:t>2</w:t>
            </w:r>
          </w:p>
        </w:tc>
        <w:tc>
          <w:tcPr>
            <w:tcW w:w="2566" w:type="dxa"/>
          </w:tcPr>
          <w:p w:rsidR="00B27EE4" w:rsidRPr="00076C89" w:rsidRDefault="00B27EE4" w:rsidP="004D4435">
            <w:pPr>
              <w:rPr>
                <w:rStyle w:val="a6"/>
                <w:i/>
              </w:rPr>
            </w:pPr>
            <w:r w:rsidRPr="004F09C3">
              <w:rPr>
                <w:rFonts w:ascii="Consolas" w:hAnsi="Consolas" w:cs="Consolas"/>
                <w:color w:val="000000"/>
                <w:kern w:val="0"/>
                <w:sz w:val="22"/>
                <w:szCs w:val="22"/>
              </w:rPr>
              <w:t>addAppComment</w:t>
            </w:r>
          </w:p>
        </w:tc>
        <w:tc>
          <w:tcPr>
            <w:tcW w:w="4536" w:type="dxa"/>
          </w:tcPr>
          <w:p w:rsidR="00B27EE4" w:rsidRPr="00076C89" w:rsidRDefault="00B27EE4" w:rsidP="004D4435">
            <w:pPr>
              <w:rPr>
                <w:rStyle w:val="a6"/>
                <w:i/>
              </w:rPr>
            </w:pPr>
            <w:r w:rsidRPr="004F09C3">
              <w:rPr>
                <w:rStyle w:val="a6"/>
                <w:rFonts w:hint="eastAsia"/>
              </w:rPr>
              <w:t>新增一条</w:t>
            </w:r>
            <w:r>
              <w:rPr>
                <w:rStyle w:val="a6"/>
                <w:rFonts w:hint="eastAsia"/>
              </w:rPr>
              <w:t>轻应用</w:t>
            </w:r>
            <w:r w:rsidRPr="004F09C3">
              <w:rPr>
                <w:rStyle w:val="a6"/>
                <w:rFonts w:hint="eastAsia"/>
              </w:rPr>
              <w:t>评论</w:t>
            </w:r>
          </w:p>
        </w:tc>
      </w:tr>
      <w:tr w:rsidR="00B27EE4" w:rsidRPr="00076C89" w:rsidTr="006A6C7E">
        <w:tc>
          <w:tcPr>
            <w:tcW w:w="760" w:type="dxa"/>
          </w:tcPr>
          <w:p w:rsidR="00B27EE4" w:rsidRPr="00076C89" w:rsidRDefault="00B27EE4" w:rsidP="004D4435">
            <w:pPr>
              <w:rPr>
                <w:rStyle w:val="a6"/>
                <w:i/>
              </w:rPr>
            </w:pPr>
            <w:r w:rsidRPr="00076C89">
              <w:rPr>
                <w:rStyle w:val="a6"/>
                <w:rFonts w:hint="eastAsia"/>
              </w:rPr>
              <w:t>3</w:t>
            </w:r>
          </w:p>
        </w:tc>
        <w:tc>
          <w:tcPr>
            <w:tcW w:w="2566" w:type="dxa"/>
          </w:tcPr>
          <w:p w:rsidR="00B27EE4" w:rsidRPr="00076C89" w:rsidRDefault="00B27EE4" w:rsidP="004D4435">
            <w:pPr>
              <w:rPr>
                <w:rStyle w:val="a6"/>
                <w:i/>
              </w:rPr>
            </w:pPr>
            <w:r w:rsidRPr="004F09C3">
              <w:rPr>
                <w:rFonts w:ascii="Consolas" w:hAnsi="Consolas" w:cs="Consolas"/>
                <w:color w:val="000000"/>
                <w:kern w:val="0"/>
                <w:sz w:val="22"/>
                <w:szCs w:val="22"/>
              </w:rPr>
              <w:t>removeComment</w:t>
            </w:r>
          </w:p>
        </w:tc>
        <w:tc>
          <w:tcPr>
            <w:tcW w:w="4536" w:type="dxa"/>
          </w:tcPr>
          <w:p w:rsidR="00B27EE4" w:rsidRPr="00076C89" w:rsidRDefault="00B27EE4" w:rsidP="004D4435">
            <w:pPr>
              <w:rPr>
                <w:rStyle w:val="a6"/>
                <w:i/>
              </w:rPr>
            </w:pPr>
            <w:r w:rsidRPr="00381B07">
              <w:rPr>
                <w:rStyle w:val="a6"/>
                <w:rFonts w:hint="eastAsia"/>
              </w:rPr>
              <w:t>删除一条评论</w:t>
            </w:r>
          </w:p>
        </w:tc>
      </w:tr>
      <w:tr w:rsidR="00B27EE4" w:rsidRPr="00076C89" w:rsidTr="006A6C7E">
        <w:tc>
          <w:tcPr>
            <w:tcW w:w="760" w:type="dxa"/>
          </w:tcPr>
          <w:p w:rsidR="00B27EE4" w:rsidRPr="00076C89" w:rsidRDefault="00B27EE4" w:rsidP="004D4435">
            <w:pPr>
              <w:rPr>
                <w:rStyle w:val="a6"/>
                <w:i/>
              </w:rPr>
            </w:pPr>
            <w:r>
              <w:rPr>
                <w:rStyle w:val="a6"/>
                <w:rFonts w:hint="eastAsia"/>
              </w:rPr>
              <w:t>4</w:t>
            </w:r>
          </w:p>
        </w:tc>
        <w:tc>
          <w:tcPr>
            <w:tcW w:w="2566" w:type="dxa"/>
          </w:tcPr>
          <w:p w:rsidR="00B27EE4" w:rsidRPr="00076C89" w:rsidRDefault="00B27EE4" w:rsidP="004D4435">
            <w:pPr>
              <w:rPr>
                <w:rStyle w:val="a6"/>
                <w:i/>
              </w:rPr>
            </w:pPr>
            <w:r w:rsidRPr="004F09C3">
              <w:rPr>
                <w:rFonts w:ascii="Consolas" w:hAnsi="Consolas" w:cs="Consolas"/>
                <w:color w:val="000000"/>
                <w:kern w:val="0"/>
                <w:sz w:val="22"/>
                <w:szCs w:val="22"/>
              </w:rPr>
              <w:t>getCommentsPaged</w:t>
            </w:r>
          </w:p>
        </w:tc>
        <w:tc>
          <w:tcPr>
            <w:tcW w:w="4536" w:type="dxa"/>
          </w:tcPr>
          <w:p w:rsidR="00B27EE4" w:rsidRPr="00076C89" w:rsidRDefault="00B27EE4" w:rsidP="004D4435">
            <w:pPr>
              <w:rPr>
                <w:rStyle w:val="a6"/>
                <w:i/>
              </w:rPr>
            </w:pPr>
            <w:r w:rsidRPr="004F09C3">
              <w:rPr>
                <w:rStyle w:val="a6"/>
                <w:rFonts w:hint="eastAsia"/>
              </w:rPr>
              <w:t>删除一条评论</w:t>
            </w:r>
          </w:p>
        </w:tc>
      </w:tr>
      <w:tr w:rsidR="00B27EE4" w:rsidRPr="00076C89" w:rsidTr="006A6C7E">
        <w:tc>
          <w:tcPr>
            <w:tcW w:w="760" w:type="dxa"/>
          </w:tcPr>
          <w:p w:rsidR="00B27EE4" w:rsidRPr="00076C89" w:rsidRDefault="00B27EE4" w:rsidP="004D4435">
            <w:pPr>
              <w:rPr>
                <w:rStyle w:val="a6"/>
                <w:i/>
              </w:rPr>
            </w:pPr>
            <w:r>
              <w:rPr>
                <w:rStyle w:val="a6"/>
                <w:rFonts w:hint="eastAsia"/>
              </w:rPr>
              <w:t>5</w:t>
            </w:r>
          </w:p>
        </w:tc>
        <w:tc>
          <w:tcPr>
            <w:tcW w:w="2566" w:type="dxa"/>
          </w:tcPr>
          <w:p w:rsidR="00B27EE4" w:rsidRDefault="00B27EE4" w:rsidP="004D4435">
            <w:pPr>
              <w:rPr>
                <w:rFonts w:ascii="Consolas" w:hAnsi="Consolas" w:cs="Consolas"/>
                <w:color w:val="000000"/>
                <w:kern w:val="0"/>
                <w:sz w:val="22"/>
                <w:szCs w:val="22"/>
                <w:highlight w:val="lightGray"/>
              </w:rPr>
            </w:pPr>
            <w:r w:rsidRPr="002D7BDD">
              <w:rPr>
                <w:rFonts w:ascii="Consolas" w:hAnsi="Consolas" w:cs="Consolas"/>
                <w:color w:val="000000"/>
                <w:kern w:val="0"/>
                <w:sz w:val="22"/>
                <w:szCs w:val="22"/>
              </w:rPr>
              <w:t>getCommentsByTime</w:t>
            </w:r>
          </w:p>
        </w:tc>
        <w:tc>
          <w:tcPr>
            <w:tcW w:w="4536" w:type="dxa"/>
          </w:tcPr>
          <w:p w:rsidR="00B27EE4" w:rsidRDefault="00B27EE4" w:rsidP="004D4435">
            <w:pPr>
              <w:rPr>
                <w:rStyle w:val="a6"/>
                <w:i/>
              </w:rPr>
            </w:pPr>
            <w:r w:rsidRPr="002D7BDD">
              <w:rPr>
                <w:rStyle w:val="a6"/>
                <w:rFonts w:hint="eastAsia"/>
              </w:rPr>
              <w:t>获取一个时间截之后的贴子的所有</w:t>
            </w:r>
            <w:r>
              <w:rPr>
                <w:rStyle w:val="a6"/>
                <w:rFonts w:hint="eastAsia"/>
              </w:rPr>
              <w:t>分页</w:t>
            </w:r>
            <w:r w:rsidRPr="00381B07">
              <w:rPr>
                <w:rStyle w:val="a6"/>
                <w:rFonts w:hint="eastAsia"/>
              </w:rPr>
              <w:t>评论列表</w:t>
            </w:r>
          </w:p>
        </w:tc>
      </w:tr>
      <w:tr w:rsidR="00B27EE4" w:rsidRPr="00076C89" w:rsidTr="006A6C7E">
        <w:tc>
          <w:tcPr>
            <w:tcW w:w="760" w:type="dxa"/>
          </w:tcPr>
          <w:p w:rsidR="00B27EE4" w:rsidRDefault="00B27EE4" w:rsidP="004D4435">
            <w:pPr>
              <w:rPr>
                <w:rStyle w:val="a6"/>
                <w:i/>
              </w:rPr>
            </w:pPr>
            <w:r>
              <w:rPr>
                <w:rStyle w:val="a6"/>
                <w:rFonts w:hint="eastAsia"/>
              </w:rPr>
              <w:t>6</w:t>
            </w:r>
          </w:p>
        </w:tc>
        <w:tc>
          <w:tcPr>
            <w:tcW w:w="2566" w:type="dxa"/>
          </w:tcPr>
          <w:p w:rsidR="00B27EE4" w:rsidRPr="002D7BDD" w:rsidRDefault="00B27EE4" w:rsidP="004D4435">
            <w:pPr>
              <w:rPr>
                <w:rFonts w:ascii="Consolas" w:hAnsi="Consolas" w:cs="Consolas"/>
                <w:color w:val="000000"/>
                <w:kern w:val="0"/>
                <w:sz w:val="22"/>
                <w:szCs w:val="22"/>
              </w:rPr>
            </w:pPr>
            <w:r w:rsidRPr="002D7BDD">
              <w:rPr>
                <w:rFonts w:ascii="Consolas" w:hAnsi="Consolas" w:cs="Consolas"/>
                <w:color w:val="000000"/>
                <w:kern w:val="0"/>
                <w:sz w:val="22"/>
                <w:szCs w:val="22"/>
              </w:rPr>
              <w:t>getCommentsByTime1</w:t>
            </w:r>
          </w:p>
        </w:tc>
        <w:tc>
          <w:tcPr>
            <w:tcW w:w="4536" w:type="dxa"/>
          </w:tcPr>
          <w:p w:rsidR="00B27EE4" w:rsidRPr="002D7BDD" w:rsidRDefault="00B27EE4" w:rsidP="004D4435">
            <w:pPr>
              <w:rPr>
                <w:rStyle w:val="a6"/>
                <w:i/>
              </w:rPr>
            </w:pPr>
            <w:r w:rsidRPr="002D7BDD">
              <w:rPr>
                <w:rStyle w:val="a6"/>
                <w:rFonts w:hint="eastAsia"/>
              </w:rPr>
              <w:t>获取一个时间截之后的贴子的所有</w:t>
            </w:r>
            <w:r>
              <w:rPr>
                <w:rStyle w:val="a6"/>
                <w:rFonts w:hint="eastAsia"/>
              </w:rPr>
              <w:t>分页</w:t>
            </w:r>
            <w:r w:rsidRPr="00381B07">
              <w:rPr>
                <w:rStyle w:val="a6"/>
                <w:rFonts w:hint="eastAsia"/>
              </w:rPr>
              <w:t>评论列表</w:t>
            </w:r>
          </w:p>
        </w:tc>
      </w:tr>
      <w:tr w:rsidR="00B27EE4" w:rsidRPr="00076C89" w:rsidTr="006A6C7E">
        <w:tc>
          <w:tcPr>
            <w:tcW w:w="760" w:type="dxa"/>
          </w:tcPr>
          <w:p w:rsidR="00B27EE4" w:rsidRPr="00076C89" w:rsidRDefault="00B27EE4" w:rsidP="004D4435">
            <w:pPr>
              <w:rPr>
                <w:rStyle w:val="a6"/>
                <w:i/>
              </w:rPr>
            </w:pPr>
            <w:r>
              <w:rPr>
                <w:rStyle w:val="a6"/>
                <w:rFonts w:hint="eastAsia"/>
              </w:rPr>
              <w:t>7</w:t>
            </w:r>
          </w:p>
        </w:tc>
        <w:tc>
          <w:tcPr>
            <w:tcW w:w="2566" w:type="dxa"/>
          </w:tcPr>
          <w:p w:rsidR="00B27EE4" w:rsidRDefault="00B27EE4" w:rsidP="004D4435">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4536" w:type="dxa"/>
          </w:tcPr>
          <w:p w:rsidR="00B27EE4" w:rsidRDefault="00B27EE4" w:rsidP="004D4435">
            <w:pPr>
              <w:rPr>
                <w:rStyle w:val="a6"/>
                <w:i/>
              </w:rPr>
            </w:pPr>
            <w:r w:rsidRPr="004F09C3">
              <w:rPr>
                <w:rStyle w:val="a6"/>
                <w:rFonts w:hint="eastAsia"/>
              </w:rPr>
              <w:t>获取贴子回复数量</w:t>
            </w:r>
          </w:p>
        </w:tc>
      </w:tr>
      <w:tr w:rsidR="00B27EE4" w:rsidRPr="00076C89" w:rsidTr="006A6C7E">
        <w:tc>
          <w:tcPr>
            <w:tcW w:w="760" w:type="dxa"/>
          </w:tcPr>
          <w:p w:rsidR="00B27EE4" w:rsidRPr="00076C89" w:rsidRDefault="00B27EE4" w:rsidP="004D4435">
            <w:pPr>
              <w:rPr>
                <w:rStyle w:val="a6"/>
                <w:i/>
              </w:rPr>
            </w:pPr>
            <w:r>
              <w:rPr>
                <w:rStyle w:val="a6"/>
                <w:rFonts w:hint="eastAsia"/>
              </w:rPr>
              <w:t>8</w:t>
            </w:r>
          </w:p>
        </w:tc>
        <w:tc>
          <w:tcPr>
            <w:tcW w:w="2566" w:type="dxa"/>
          </w:tcPr>
          <w:p w:rsidR="00B27EE4" w:rsidRDefault="00B27EE4" w:rsidP="004D4435">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4536" w:type="dxa"/>
          </w:tcPr>
          <w:p w:rsidR="00B27EE4" w:rsidRDefault="00B27EE4" w:rsidP="004D4435">
            <w:pPr>
              <w:rPr>
                <w:rStyle w:val="a6"/>
                <w:i/>
              </w:rPr>
            </w:pPr>
            <w:r w:rsidRPr="004F09C3">
              <w:rPr>
                <w:rStyle w:val="a6"/>
                <w:rFonts w:hint="eastAsia"/>
              </w:rPr>
              <w:t>获取一组贴子回复数量</w:t>
            </w:r>
          </w:p>
        </w:tc>
      </w:tr>
      <w:tr w:rsidR="00B27EE4" w:rsidRPr="00076C89" w:rsidTr="006A6C7E">
        <w:tc>
          <w:tcPr>
            <w:tcW w:w="760" w:type="dxa"/>
          </w:tcPr>
          <w:p w:rsidR="00B27EE4" w:rsidRPr="00076C89" w:rsidRDefault="00B27EE4" w:rsidP="004D4435">
            <w:pPr>
              <w:rPr>
                <w:rStyle w:val="a6"/>
                <w:i/>
              </w:rPr>
            </w:pPr>
            <w:r>
              <w:rPr>
                <w:rStyle w:val="a6"/>
                <w:rFonts w:hint="eastAsia"/>
              </w:rPr>
              <w:t>9</w:t>
            </w:r>
          </w:p>
        </w:tc>
        <w:tc>
          <w:tcPr>
            <w:tcW w:w="2566" w:type="dxa"/>
          </w:tcPr>
          <w:p w:rsidR="00B27EE4" w:rsidRDefault="00B27EE4" w:rsidP="004D4435">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4536" w:type="dxa"/>
          </w:tcPr>
          <w:p w:rsidR="00B27EE4" w:rsidRDefault="00B27EE4" w:rsidP="004D4435">
            <w:pPr>
              <w:rPr>
                <w:rStyle w:val="a6"/>
                <w:i/>
              </w:rPr>
            </w:pPr>
            <w:r w:rsidRPr="004F09C3">
              <w:rPr>
                <w:rStyle w:val="a6"/>
                <w:rFonts w:hint="eastAsia"/>
              </w:rPr>
              <w:t>判断评论是否存在</w:t>
            </w:r>
          </w:p>
        </w:tc>
      </w:tr>
      <w:tr w:rsidR="00B27EE4" w:rsidRPr="00076C89" w:rsidTr="006A6C7E">
        <w:tc>
          <w:tcPr>
            <w:tcW w:w="760" w:type="dxa"/>
          </w:tcPr>
          <w:p w:rsidR="00B27EE4" w:rsidRDefault="00B27EE4" w:rsidP="004D4435">
            <w:pPr>
              <w:rPr>
                <w:rStyle w:val="a6"/>
                <w:i/>
              </w:rPr>
            </w:pPr>
            <w:r>
              <w:rPr>
                <w:rStyle w:val="a6"/>
                <w:rFonts w:hint="eastAsia"/>
              </w:rPr>
              <w:t>10</w:t>
            </w:r>
          </w:p>
        </w:tc>
        <w:tc>
          <w:tcPr>
            <w:tcW w:w="2566" w:type="dxa"/>
          </w:tcPr>
          <w:p w:rsidR="00B27EE4" w:rsidRPr="004F09C3" w:rsidRDefault="00B27EE4" w:rsidP="004D4435">
            <w:pPr>
              <w:rPr>
                <w:rFonts w:ascii="Consolas" w:hAnsi="Consolas" w:cs="Consolas"/>
                <w:color w:val="000000"/>
                <w:kern w:val="0"/>
                <w:sz w:val="22"/>
                <w:szCs w:val="22"/>
              </w:rPr>
            </w:pPr>
            <w:r w:rsidRPr="002D7BDD">
              <w:rPr>
                <w:rFonts w:ascii="Consolas" w:hAnsi="Consolas" w:cs="Consolas"/>
                <w:color w:val="000000"/>
                <w:kern w:val="0"/>
                <w:sz w:val="22"/>
                <w:szCs w:val="22"/>
              </w:rPr>
              <w:t>addLeaveSheet</w:t>
            </w:r>
          </w:p>
        </w:tc>
        <w:tc>
          <w:tcPr>
            <w:tcW w:w="4536" w:type="dxa"/>
          </w:tcPr>
          <w:p w:rsidR="00B27EE4" w:rsidRPr="004F09C3" w:rsidRDefault="00B27EE4" w:rsidP="004D4435">
            <w:pPr>
              <w:rPr>
                <w:rStyle w:val="a6"/>
                <w:i/>
              </w:rPr>
            </w:pPr>
            <w:r>
              <w:rPr>
                <w:rStyle w:val="a6"/>
                <w:rFonts w:hint="eastAsia"/>
              </w:rPr>
              <w:t>新增一条请假的评论</w:t>
            </w:r>
          </w:p>
        </w:tc>
      </w:tr>
    </w:tbl>
    <w:p w:rsidR="00B27EE4" w:rsidRPr="00557EE7" w:rsidRDefault="00B27EE4" w:rsidP="00B27EE4"/>
    <w:p w:rsidR="00B27EE4" w:rsidRPr="0023701F" w:rsidRDefault="00B27EE4" w:rsidP="0023701F">
      <w:pPr>
        <w:pStyle w:val="3"/>
        <w:spacing w:line="400" w:lineRule="exact"/>
        <w:ind w:left="826" w:hangingChars="343" w:hanging="826"/>
        <w:rPr>
          <w:sz w:val="24"/>
        </w:rPr>
      </w:pPr>
      <w:bookmarkStart w:id="153" w:name="_Toc453430042"/>
      <w:r w:rsidRPr="0023701F">
        <w:rPr>
          <w:rFonts w:hint="eastAsia"/>
          <w:sz w:val="24"/>
        </w:rPr>
        <w:t>Client</w:t>
      </w:r>
      <w:r w:rsidRPr="0023701F">
        <w:rPr>
          <w:rFonts w:hint="eastAsia"/>
          <w:sz w:val="24"/>
        </w:rPr>
        <w:t>类概述</w:t>
      </w:r>
      <w:bookmarkEnd w:id="153"/>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封装对Thrift接口的调用，基于zookeeper进行 多点分发和监控。</w:t>
      </w:r>
    </w:p>
    <w:p w:rsidR="00B27EE4" w:rsidRDefault="00B27EE4" w:rsidP="00B27EE4">
      <w:pPr>
        <w:spacing w:line="400" w:lineRule="exact"/>
        <w:ind w:firstLine="432"/>
        <w:jc w:val="left"/>
        <w:rPr>
          <w:rStyle w:val="a6"/>
        </w:rPr>
      </w:pPr>
      <w:r w:rsidRPr="00D112AC">
        <w:rPr>
          <w:rFonts w:ascii="宋体" w:hAnsi="宋体" w:hint="eastAsia"/>
          <w:sz w:val="24"/>
        </w:rPr>
        <w:t>类功能定义</w:t>
      </w:r>
      <w:r>
        <w:rPr>
          <w:rStyle w:val="a6"/>
          <w:rFonts w:hint="eastAsia"/>
        </w:rPr>
        <w:tab/>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4103"/>
      </w:tblGrid>
      <w:tr w:rsidR="00B27EE4" w:rsidRPr="00076C89" w:rsidTr="006A6C7E">
        <w:tc>
          <w:tcPr>
            <w:tcW w:w="760" w:type="dxa"/>
            <w:shd w:val="clear" w:color="auto" w:fill="CCCCCC"/>
          </w:tcPr>
          <w:p w:rsidR="00B27EE4" w:rsidRPr="00076C89" w:rsidRDefault="00B27EE4" w:rsidP="004D4435">
            <w:pPr>
              <w:jc w:val="center"/>
              <w:rPr>
                <w:rStyle w:val="a6"/>
                <w:b/>
                <w:i/>
              </w:rPr>
            </w:pPr>
            <w:r w:rsidRPr="00076C89">
              <w:rPr>
                <w:rStyle w:val="a6"/>
                <w:rFonts w:hint="eastAsia"/>
              </w:rPr>
              <w:t>序号</w:t>
            </w:r>
          </w:p>
        </w:tc>
        <w:tc>
          <w:tcPr>
            <w:tcW w:w="2999" w:type="dxa"/>
            <w:shd w:val="clear" w:color="auto" w:fill="CCCCCC"/>
          </w:tcPr>
          <w:p w:rsidR="00B27EE4" w:rsidRPr="00076C89" w:rsidRDefault="00B27EE4" w:rsidP="004D4435">
            <w:pPr>
              <w:jc w:val="center"/>
              <w:rPr>
                <w:rStyle w:val="a6"/>
                <w:b/>
                <w:i/>
              </w:rPr>
            </w:pPr>
            <w:r w:rsidRPr="00076C89">
              <w:rPr>
                <w:rStyle w:val="a6"/>
                <w:rFonts w:hint="eastAsia"/>
              </w:rPr>
              <w:t>功能点</w:t>
            </w:r>
          </w:p>
        </w:tc>
        <w:tc>
          <w:tcPr>
            <w:tcW w:w="4103" w:type="dxa"/>
            <w:shd w:val="clear" w:color="auto" w:fill="CCCCCC"/>
          </w:tcPr>
          <w:p w:rsidR="00B27EE4" w:rsidRPr="00076C89" w:rsidRDefault="00B27EE4" w:rsidP="004D4435">
            <w:pPr>
              <w:jc w:val="center"/>
              <w:rPr>
                <w:rStyle w:val="a6"/>
                <w:b/>
                <w:i/>
              </w:rPr>
            </w:pPr>
            <w:r w:rsidRPr="00076C89">
              <w:rPr>
                <w:rStyle w:val="a6"/>
                <w:rFonts w:hint="eastAsia"/>
              </w:rPr>
              <w:t>功能点详细内容</w:t>
            </w:r>
          </w:p>
        </w:tc>
      </w:tr>
      <w:tr w:rsidR="00B27EE4" w:rsidRPr="00076C89" w:rsidTr="006A6C7E">
        <w:tc>
          <w:tcPr>
            <w:tcW w:w="760" w:type="dxa"/>
          </w:tcPr>
          <w:p w:rsidR="00B27EE4" w:rsidRPr="00076C89" w:rsidRDefault="00B27EE4" w:rsidP="004D4435">
            <w:pPr>
              <w:rPr>
                <w:rStyle w:val="a6"/>
                <w:i/>
              </w:rPr>
            </w:pPr>
            <w:r w:rsidRPr="00076C89">
              <w:rPr>
                <w:rStyle w:val="a6"/>
                <w:rFonts w:hint="eastAsia"/>
              </w:rPr>
              <w:t>1</w:t>
            </w:r>
          </w:p>
        </w:tc>
        <w:tc>
          <w:tcPr>
            <w:tcW w:w="2999" w:type="dxa"/>
          </w:tcPr>
          <w:p w:rsidR="00B27EE4" w:rsidRPr="00076C89" w:rsidRDefault="00B27EE4" w:rsidP="004D4435">
            <w:pPr>
              <w:rPr>
                <w:rStyle w:val="a6"/>
                <w:i/>
              </w:rPr>
            </w:pPr>
            <w:r w:rsidRPr="004F09C3">
              <w:rPr>
                <w:rFonts w:ascii="Consolas" w:hAnsi="Consolas" w:cs="Consolas"/>
                <w:color w:val="000000"/>
                <w:kern w:val="0"/>
                <w:sz w:val="22"/>
                <w:szCs w:val="22"/>
                <w:u w:val="single"/>
              </w:rPr>
              <w:t>addComment</w:t>
            </w:r>
          </w:p>
        </w:tc>
        <w:tc>
          <w:tcPr>
            <w:tcW w:w="4103" w:type="dxa"/>
          </w:tcPr>
          <w:p w:rsidR="00B27EE4" w:rsidRPr="00076C89" w:rsidRDefault="00B27EE4" w:rsidP="004D4435">
            <w:pPr>
              <w:rPr>
                <w:rStyle w:val="a6"/>
                <w:i/>
              </w:rPr>
            </w:pPr>
            <w:r w:rsidRPr="004F09C3">
              <w:rPr>
                <w:rStyle w:val="a6"/>
                <w:rFonts w:hint="eastAsia"/>
              </w:rPr>
              <w:t>新增一条评论</w:t>
            </w:r>
          </w:p>
        </w:tc>
      </w:tr>
      <w:tr w:rsidR="00B27EE4" w:rsidRPr="00076C89" w:rsidTr="006A6C7E">
        <w:tc>
          <w:tcPr>
            <w:tcW w:w="760" w:type="dxa"/>
          </w:tcPr>
          <w:p w:rsidR="00B27EE4" w:rsidRPr="00076C89" w:rsidRDefault="00B27EE4" w:rsidP="004D4435">
            <w:pPr>
              <w:rPr>
                <w:rStyle w:val="a6"/>
                <w:i/>
              </w:rPr>
            </w:pPr>
            <w:r w:rsidRPr="00076C89">
              <w:rPr>
                <w:rStyle w:val="a6"/>
                <w:rFonts w:hint="eastAsia"/>
              </w:rPr>
              <w:t>2</w:t>
            </w:r>
          </w:p>
        </w:tc>
        <w:tc>
          <w:tcPr>
            <w:tcW w:w="2999" w:type="dxa"/>
          </w:tcPr>
          <w:p w:rsidR="00B27EE4" w:rsidRPr="00076C89" w:rsidRDefault="00B27EE4" w:rsidP="004D4435">
            <w:pPr>
              <w:rPr>
                <w:rStyle w:val="a6"/>
                <w:i/>
              </w:rPr>
            </w:pPr>
            <w:r w:rsidRPr="004F09C3">
              <w:rPr>
                <w:rFonts w:ascii="Consolas" w:hAnsi="Consolas" w:cs="Consolas"/>
                <w:color w:val="000000"/>
                <w:kern w:val="0"/>
                <w:sz w:val="22"/>
                <w:szCs w:val="22"/>
              </w:rPr>
              <w:t>addAppComment</w:t>
            </w:r>
          </w:p>
        </w:tc>
        <w:tc>
          <w:tcPr>
            <w:tcW w:w="4103" w:type="dxa"/>
          </w:tcPr>
          <w:p w:rsidR="00B27EE4" w:rsidRPr="00076C89" w:rsidRDefault="00B27EE4" w:rsidP="004D4435">
            <w:pPr>
              <w:rPr>
                <w:rStyle w:val="a6"/>
                <w:i/>
              </w:rPr>
            </w:pPr>
            <w:r w:rsidRPr="004F09C3">
              <w:rPr>
                <w:rStyle w:val="a6"/>
                <w:rFonts w:hint="eastAsia"/>
              </w:rPr>
              <w:t>新增一条</w:t>
            </w:r>
            <w:r>
              <w:rPr>
                <w:rStyle w:val="a6"/>
                <w:rFonts w:hint="eastAsia"/>
              </w:rPr>
              <w:t>轻应用</w:t>
            </w:r>
            <w:r w:rsidRPr="004F09C3">
              <w:rPr>
                <w:rStyle w:val="a6"/>
                <w:rFonts w:hint="eastAsia"/>
              </w:rPr>
              <w:t>评论</w:t>
            </w:r>
          </w:p>
        </w:tc>
      </w:tr>
      <w:tr w:rsidR="00B27EE4" w:rsidRPr="00076C89" w:rsidTr="006A6C7E">
        <w:tc>
          <w:tcPr>
            <w:tcW w:w="760" w:type="dxa"/>
          </w:tcPr>
          <w:p w:rsidR="00B27EE4" w:rsidRPr="00076C89" w:rsidRDefault="00B27EE4" w:rsidP="004D4435">
            <w:pPr>
              <w:rPr>
                <w:rStyle w:val="a6"/>
                <w:i/>
              </w:rPr>
            </w:pPr>
            <w:r w:rsidRPr="00076C89">
              <w:rPr>
                <w:rStyle w:val="a6"/>
                <w:rFonts w:hint="eastAsia"/>
              </w:rPr>
              <w:t>3</w:t>
            </w:r>
          </w:p>
        </w:tc>
        <w:tc>
          <w:tcPr>
            <w:tcW w:w="2999" w:type="dxa"/>
          </w:tcPr>
          <w:p w:rsidR="00B27EE4" w:rsidRPr="00076C89" w:rsidRDefault="00B27EE4" w:rsidP="004D4435">
            <w:pPr>
              <w:rPr>
                <w:rStyle w:val="a6"/>
                <w:i/>
              </w:rPr>
            </w:pPr>
            <w:r w:rsidRPr="004F09C3">
              <w:rPr>
                <w:rFonts w:ascii="Consolas" w:hAnsi="Consolas" w:cs="Consolas"/>
                <w:color w:val="000000"/>
                <w:kern w:val="0"/>
                <w:sz w:val="22"/>
                <w:szCs w:val="22"/>
              </w:rPr>
              <w:t>removeComment</w:t>
            </w:r>
          </w:p>
        </w:tc>
        <w:tc>
          <w:tcPr>
            <w:tcW w:w="4103" w:type="dxa"/>
          </w:tcPr>
          <w:p w:rsidR="00B27EE4" w:rsidRPr="00076C89" w:rsidRDefault="00B27EE4" w:rsidP="004D4435">
            <w:pPr>
              <w:rPr>
                <w:rStyle w:val="a6"/>
                <w:i/>
              </w:rPr>
            </w:pPr>
            <w:r w:rsidRPr="00381B07">
              <w:rPr>
                <w:rStyle w:val="a6"/>
                <w:rFonts w:hint="eastAsia"/>
              </w:rPr>
              <w:t>删除一条评论</w:t>
            </w:r>
          </w:p>
        </w:tc>
      </w:tr>
      <w:tr w:rsidR="00B27EE4" w:rsidRPr="00076C89" w:rsidTr="006A6C7E">
        <w:tc>
          <w:tcPr>
            <w:tcW w:w="760" w:type="dxa"/>
          </w:tcPr>
          <w:p w:rsidR="00B27EE4" w:rsidRPr="00076C89" w:rsidRDefault="00B27EE4" w:rsidP="004D4435">
            <w:pPr>
              <w:rPr>
                <w:rStyle w:val="a6"/>
                <w:i/>
              </w:rPr>
            </w:pPr>
            <w:r>
              <w:rPr>
                <w:rStyle w:val="a6"/>
                <w:rFonts w:hint="eastAsia"/>
              </w:rPr>
              <w:t>4</w:t>
            </w:r>
          </w:p>
        </w:tc>
        <w:tc>
          <w:tcPr>
            <w:tcW w:w="2999" w:type="dxa"/>
          </w:tcPr>
          <w:p w:rsidR="00B27EE4" w:rsidRPr="00076C89" w:rsidRDefault="00B27EE4" w:rsidP="004D4435">
            <w:pPr>
              <w:rPr>
                <w:rStyle w:val="a6"/>
                <w:i/>
              </w:rPr>
            </w:pPr>
            <w:r w:rsidRPr="00381B07">
              <w:rPr>
                <w:rFonts w:ascii="Consolas" w:hAnsi="Consolas" w:cs="Consolas"/>
                <w:color w:val="000000"/>
                <w:kern w:val="0"/>
                <w:sz w:val="22"/>
                <w:szCs w:val="22"/>
              </w:rPr>
              <w:t>getComment</w:t>
            </w:r>
          </w:p>
        </w:tc>
        <w:tc>
          <w:tcPr>
            <w:tcW w:w="4103" w:type="dxa"/>
          </w:tcPr>
          <w:p w:rsidR="00B27EE4" w:rsidRPr="00076C89" w:rsidRDefault="00B27EE4" w:rsidP="004D4435">
            <w:pPr>
              <w:rPr>
                <w:rStyle w:val="a6"/>
                <w:i/>
              </w:rPr>
            </w:pPr>
            <w:r w:rsidRPr="00381B07">
              <w:rPr>
                <w:rStyle w:val="a6"/>
                <w:rFonts w:hint="eastAsia"/>
              </w:rPr>
              <w:t>获取某一条评论详情</w:t>
            </w:r>
          </w:p>
        </w:tc>
      </w:tr>
      <w:tr w:rsidR="00B27EE4" w:rsidRPr="00076C89" w:rsidTr="006A6C7E">
        <w:tc>
          <w:tcPr>
            <w:tcW w:w="760" w:type="dxa"/>
          </w:tcPr>
          <w:p w:rsidR="00B27EE4" w:rsidRPr="00076C89" w:rsidRDefault="00B27EE4" w:rsidP="004D4435">
            <w:pPr>
              <w:rPr>
                <w:rStyle w:val="a6"/>
                <w:i/>
              </w:rPr>
            </w:pPr>
            <w:r>
              <w:rPr>
                <w:rStyle w:val="a6"/>
                <w:rFonts w:hint="eastAsia"/>
              </w:rPr>
              <w:t>5</w:t>
            </w:r>
          </w:p>
        </w:tc>
        <w:tc>
          <w:tcPr>
            <w:tcW w:w="2999" w:type="dxa"/>
          </w:tcPr>
          <w:p w:rsidR="00B27EE4" w:rsidRDefault="00B27EE4" w:rsidP="004D4435">
            <w:pPr>
              <w:rPr>
                <w:rFonts w:ascii="Consolas" w:hAnsi="Consolas" w:cs="Consolas"/>
                <w:color w:val="000000"/>
                <w:kern w:val="0"/>
                <w:sz w:val="22"/>
                <w:szCs w:val="22"/>
                <w:highlight w:val="lightGray"/>
              </w:rPr>
            </w:pPr>
            <w:r w:rsidRPr="00381B07">
              <w:rPr>
                <w:rFonts w:ascii="Consolas" w:hAnsi="Consolas" w:cs="Consolas"/>
                <w:color w:val="000000"/>
                <w:kern w:val="0"/>
                <w:sz w:val="22"/>
                <w:szCs w:val="22"/>
              </w:rPr>
              <w:t>getComments</w:t>
            </w:r>
          </w:p>
        </w:tc>
        <w:tc>
          <w:tcPr>
            <w:tcW w:w="4103" w:type="dxa"/>
          </w:tcPr>
          <w:p w:rsidR="00B27EE4" w:rsidRDefault="00B27EE4" w:rsidP="004D4435">
            <w:pPr>
              <w:rPr>
                <w:rStyle w:val="a6"/>
                <w:i/>
              </w:rPr>
            </w:pPr>
            <w:r w:rsidRPr="00381B07">
              <w:rPr>
                <w:rStyle w:val="a6"/>
                <w:rFonts w:hint="eastAsia"/>
              </w:rPr>
              <w:t>获得一个主题下的</w:t>
            </w:r>
            <w:r>
              <w:rPr>
                <w:rStyle w:val="a6"/>
                <w:rFonts w:hint="eastAsia"/>
              </w:rPr>
              <w:t>所有</w:t>
            </w:r>
            <w:r w:rsidRPr="00381B07">
              <w:rPr>
                <w:rStyle w:val="a6"/>
                <w:rFonts w:hint="eastAsia"/>
              </w:rPr>
              <w:t>评论列表</w:t>
            </w:r>
          </w:p>
        </w:tc>
      </w:tr>
      <w:tr w:rsidR="00B27EE4" w:rsidRPr="00076C89" w:rsidTr="006A6C7E">
        <w:tc>
          <w:tcPr>
            <w:tcW w:w="760" w:type="dxa"/>
          </w:tcPr>
          <w:p w:rsidR="00B27EE4" w:rsidRDefault="00B27EE4" w:rsidP="004D4435">
            <w:pPr>
              <w:rPr>
                <w:rStyle w:val="a6"/>
                <w:i/>
              </w:rPr>
            </w:pPr>
            <w:r>
              <w:rPr>
                <w:rStyle w:val="a6"/>
                <w:rFonts w:hint="eastAsia"/>
              </w:rPr>
              <w:t>6</w:t>
            </w:r>
          </w:p>
        </w:tc>
        <w:tc>
          <w:tcPr>
            <w:tcW w:w="2999" w:type="dxa"/>
          </w:tcPr>
          <w:p w:rsidR="00B27EE4" w:rsidRPr="002D7BDD"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getCommentsPaged</w:t>
            </w:r>
          </w:p>
        </w:tc>
        <w:tc>
          <w:tcPr>
            <w:tcW w:w="4103" w:type="dxa"/>
          </w:tcPr>
          <w:p w:rsidR="00B27EE4" w:rsidRPr="002D7BDD" w:rsidRDefault="00B27EE4" w:rsidP="004D4435">
            <w:pPr>
              <w:rPr>
                <w:rStyle w:val="a6"/>
                <w:i/>
              </w:rPr>
            </w:pPr>
            <w:r w:rsidRPr="00381B07">
              <w:rPr>
                <w:rStyle w:val="a6"/>
                <w:rFonts w:hint="eastAsia"/>
              </w:rPr>
              <w:t>获得一个主题下的</w:t>
            </w:r>
            <w:r>
              <w:rPr>
                <w:rStyle w:val="a6"/>
                <w:rFonts w:hint="eastAsia"/>
              </w:rPr>
              <w:t>分页</w:t>
            </w:r>
            <w:r w:rsidRPr="00381B07">
              <w:rPr>
                <w:rStyle w:val="a6"/>
                <w:rFonts w:hint="eastAsia"/>
              </w:rPr>
              <w:t>评论列表</w:t>
            </w:r>
          </w:p>
        </w:tc>
      </w:tr>
      <w:tr w:rsidR="00B27EE4" w:rsidRPr="00076C89" w:rsidTr="006A6C7E">
        <w:tc>
          <w:tcPr>
            <w:tcW w:w="760" w:type="dxa"/>
          </w:tcPr>
          <w:p w:rsidR="00B27EE4" w:rsidRPr="00076C89" w:rsidRDefault="00B27EE4" w:rsidP="004D4435">
            <w:pPr>
              <w:rPr>
                <w:rStyle w:val="a6"/>
                <w:i/>
              </w:rPr>
            </w:pPr>
            <w:r>
              <w:rPr>
                <w:rStyle w:val="a6"/>
                <w:rFonts w:hint="eastAsia"/>
              </w:rPr>
              <w:t>7</w:t>
            </w:r>
          </w:p>
        </w:tc>
        <w:tc>
          <w:tcPr>
            <w:tcW w:w="2999" w:type="dxa"/>
          </w:tcPr>
          <w:p w:rsidR="00B27EE4" w:rsidRDefault="00B27EE4" w:rsidP="004D4435">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4103" w:type="dxa"/>
          </w:tcPr>
          <w:p w:rsidR="00B27EE4" w:rsidRDefault="00B27EE4" w:rsidP="004D4435">
            <w:pPr>
              <w:rPr>
                <w:rStyle w:val="a6"/>
                <w:i/>
              </w:rPr>
            </w:pPr>
            <w:r w:rsidRPr="004F09C3">
              <w:rPr>
                <w:rStyle w:val="a6"/>
                <w:rFonts w:hint="eastAsia"/>
              </w:rPr>
              <w:t>获取贴子回复数量</w:t>
            </w:r>
          </w:p>
        </w:tc>
      </w:tr>
      <w:tr w:rsidR="00B27EE4" w:rsidRPr="00076C89" w:rsidTr="006A6C7E">
        <w:tc>
          <w:tcPr>
            <w:tcW w:w="760" w:type="dxa"/>
          </w:tcPr>
          <w:p w:rsidR="00B27EE4" w:rsidRPr="00076C89" w:rsidRDefault="00B27EE4" w:rsidP="004D4435">
            <w:pPr>
              <w:rPr>
                <w:rStyle w:val="a6"/>
                <w:i/>
              </w:rPr>
            </w:pPr>
            <w:r>
              <w:rPr>
                <w:rStyle w:val="a6"/>
                <w:rFonts w:hint="eastAsia"/>
              </w:rPr>
              <w:t>8</w:t>
            </w:r>
          </w:p>
        </w:tc>
        <w:tc>
          <w:tcPr>
            <w:tcW w:w="2999" w:type="dxa"/>
          </w:tcPr>
          <w:p w:rsidR="00B27EE4" w:rsidRDefault="00B27EE4" w:rsidP="004D4435">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4103" w:type="dxa"/>
          </w:tcPr>
          <w:p w:rsidR="00B27EE4" w:rsidRDefault="00B27EE4" w:rsidP="004D4435">
            <w:pPr>
              <w:rPr>
                <w:rStyle w:val="a6"/>
                <w:i/>
              </w:rPr>
            </w:pPr>
            <w:r w:rsidRPr="004F09C3">
              <w:rPr>
                <w:rStyle w:val="a6"/>
                <w:rFonts w:hint="eastAsia"/>
              </w:rPr>
              <w:t>获取一组贴子回复数量</w:t>
            </w:r>
          </w:p>
        </w:tc>
      </w:tr>
      <w:tr w:rsidR="00B27EE4" w:rsidRPr="00076C89" w:rsidTr="006A6C7E">
        <w:tc>
          <w:tcPr>
            <w:tcW w:w="760" w:type="dxa"/>
          </w:tcPr>
          <w:p w:rsidR="00B27EE4" w:rsidRPr="00076C89" w:rsidRDefault="00B27EE4" w:rsidP="004D4435">
            <w:pPr>
              <w:rPr>
                <w:rStyle w:val="a6"/>
                <w:i/>
              </w:rPr>
            </w:pPr>
            <w:r>
              <w:rPr>
                <w:rStyle w:val="a6"/>
                <w:rFonts w:hint="eastAsia"/>
              </w:rPr>
              <w:t>9</w:t>
            </w:r>
          </w:p>
        </w:tc>
        <w:tc>
          <w:tcPr>
            <w:tcW w:w="2999" w:type="dxa"/>
          </w:tcPr>
          <w:p w:rsidR="00B27EE4" w:rsidRDefault="00B27EE4" w:rsidP="004D4435">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4103" w:type="dxa"/>
          </w:tcPr>
          <w:p w:rsidR="00B27EE4" w:rsidRDefault="00B27EE4" w:rsidP="004D4435">
            <w:pPr>
              <w:rPr>
                <w:rStyle w:val="a6"/>
                <w:i/>
              </w:rPr>
            </w:pPr>
            <w:r w:rsidRPr="004F09C3">
              <w:rPr>
                <w:rStyle w:val="a6"/>
                <w:rFonts w:hint="eastAsia"/>
              </w:rPr>
              <w:t>判断评论是否存在</w:t>
            </w:r>
          </w:p>
        </w:tc>
      </w:tr>
      <w:tr w:rsidR="00B27EE4" w:rsidRPr="00076C89" w:rsidTr="006A6C7E">
        <w:tc>
          <w:tcPr>
            <w:tcW w:w="760" w:type="dxa"/>
          </w:tcPr>
          <w:p w:rsidR="00B27EE4" w:rsidRDefault="00B27EE4" w:rsidP="004D4435">
            <w:pPr>
              <w:rPr>
                <w:rStyle w:val="a6"/>
                <w:i/>
              </w:rPr>
            </w:pPr>
            <w:r>
              <w:rPr>
                <w:rStyle w:val="a6"/>
                <w:rFonts w:hint="eastAsia"/>
              </w:rPr>
              <w:t>10</w:t>
            </w:r>
          </w:p>
        </w:tc>
        <w:tc>
          <w:tcPr>
            <w:tcW w:w="2999" w:type="dxa"/>
          </w:tcPr>
          <w:p w:rsidR="00B27EE4" w:rsidRPr="002D7BDD"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getCommentsByTime</w:t>
            </w:r>
          </w:p>
        </w:tc>
        <w:tc>
          <w:tcPr>
            <w:tcW w:w="4103" w:type="dxa"/>
          </w:tcPr>
          <w:p w:rsidR="00B27EE4" w:rsidRDefault="00B27EE4" w:rsidP="004D4435">
            <w:pPr>
              <w:rPr>
                <w:rStyle w:val="a6"/>
                <w:i/>
              </w:rPr>
            </w:pPr>
            <w:r w:rsidRPr="00381B07">
              <w:rPr>
                <w:rStyle w:val="a6"/>
                <w:rFonts w:hint="eastAsia"/>
              </w:rPr>
              <w:t>获取一个时间截之后的贴子的所有评论列</w:t>
            </w:r>
            <w:r w:rsidRPr="00381B07">
              <w:rPr>
                <w:rStyle w:val="a6"/>
                <w:rFonts w:hint="eastAsia"/>
              </w:rPr>
              <w:lastRenderedPageBreak/>
              <w:t>表</w:t>
            </w:r>
          </w:p>
        </w:tc>
      </w:tr>
      <w:tr w:rsidR="00B27EE4" w:rsidRPr="00076C89" w:rsidTr="006A6C7E">
        <w:tc>
          <w:tcPr>
            <w:tcW w:w="760" w:type="dxa"/>
          </w:tcPr>
          <w:p w:rsidR="00B27EE4" w:rsidRDefault="00B27EE4" w:rsidP="004D4435">
            <w:pPr>
              <w:rPr>
                <w:rStyle w:val="a6"/>
                <w:i/>
              </w:rPr>
            </w:pPr>
            <w:r>
              <w:rPr>
                <w:rStyle w:val="a6"/>
                <w:rFonts w:hint="eastAsia"/>
              </w:rPr>
              <w:lastRenderedPageBreak/>
              <w:t>11</w:t>
            </w:r>
          </w:p>
        </w:tc>
        <w:tc>
          <w:tcPr>
            <w:tcW w:w="2999" w:type="dxa"/>
          </w:tcPr>
          <w:p w:rsidR="00B27EE4" w:rsidRPr="00381B07"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getCommentsByTime1</w:t>
            </w:r>
          </w:p>
        </w:tc>
        <w:tc>
          <w:tcPr>
            <w:tcW w:w="4103" w:type="dxa"/>
          </w:tcPr>
          <w:p w:rsidR="00B27EE4" w:rsidRPr="00381B07" w:rsidRDefault="00B27EE4" w:rsidP="004D4435">
            <w:pPr>
              <w:rPr>
                <w:rStyle w:val="a6"/>
                <w:i/>
              </w:rPr>
            </w:pPr>
            <w:r w:rsidRPr="00381B07">
              <w:rPr>
                <w:rStyle w:val="a6"/>
                <w:rFonts w:hint="eastAsia"/>
              </w:rPr>
              <w:t>获取一个时间截之后的贴子的所有评论列表</w:t>
            </w:r>
          </w:p>
        </w:tc>
      </w:tr>
      <w:tr w:rsidR="00B27EE4" w:rsidRPr="00076C89" w:rsidTr="006A6C7E">
        <w:tc>
          <w:tcPr>
            <w:tcW w:w="760" w:type="dxa"/>
          </w:tcPr>
          <w:p w:rsidR="00B27EE4" w:rsidRDefault="00B27EE4" w:rsidP="004D4435">
            <w:pPr>
              <w:rPr>
                <w:rStyle w:val="a6"/>
                <w:i/>
              </w:rPr>
            </w:pPr>
            <w:r>
              <w:rPr>
                <w:rStyle w:val="a6"/>
                <w:rFonts w:hint="eastAsia"/>
              </w:rPr>
              <w:t>12</w:t>
            </w:r>
          </w:p>
        </w:tc>
        <w:tc>
          <w:tcPr>
            <w:tcW w:w="2999" w:type="dxa"/>
          </w:tcPr>
          <w:p w:rsidR="00B27EE4" w:rsidRPr="00381B07"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getRmCommentsByTime</w:t>
            </w:r>
          </w:p>
        </w:tc>
        <w:tc>
          <w:tcPr>
            <w:tcW w:w="4103" w:type="dxa"/>
          </w:tcPr>
          <w:p w:rsidR="00B27EE4" w:rsidRPr="00381B07" w:rsidRDefault="00B27EE4" w:rsidP="004D4435">
            <w:pPr>
              <w:rPr>
                <w:rStyle w:val="a6"/>
                <w:i/>
              </w:rPr>
            </w:pPr>
            <w:r w:rsidRPr="00381B07">
              <w:rPr>
                <w:rStyle w:val="a6"/>
                <w:rFonts w:hint="eastAsia"/>
              </w:rPr>
              <w:t>获取一个时间截之后的贴子的删除</w:t>
            </w:r>
            <w:r w:rsidRPr="00381B07">
              <w:rPr>
                <w:rStyle w:val="a6"/>
                <w:rFonts w:hint="eastAsia"/>
              </w:rPr>
              <w:t>ID</w:t>
            </w:r>
            <w:r w:rsidRPr="00381B07">
              <w:rPr>
                <w:rStyle w:val="a6"/>
                <w:rFonts w:hint="eastAsia"/>
              </w:rPr>
              <w:t>列表</w:t>
            </w:r>
          </w:p>
        </w:tc>
      </w:tr>
      <w:tr w:rsidR="00B27EE4" w:rsidRPr="00076C89" w:rsidTr="006A6C7E">
        <w:tc>
          <w:tcPr>
            <w:tcW w:w="760" w:type="dxa"/>
          </w:tcPr>
          <w:p w:rsidR="00B27EE4" w:rsidRDefault="00B27EE4" w:rsidP="004D4435">
            <w:pPr>
              <w:rPr>
                <w:rStyle w:val="a6"/>
                <w:i/>
              </w:rPr>
            </w:pPr>
            <w:r>
              <w:rPr>
                <w:rStyle w:val="a6"/>
                <w:rFonts w:hint="eastAsia"/>
              </w:rPr>
              <w:t>13</w:t>
            </w:r>
          </w:p>
        </w:tc>
        <w:tc>
          <w:tcPr>
            <w:tcW w:w="2999" w:type="dxa"/>
          </w:tcPr>
          <w:p w:rsidR="00B27EE4" w:rsidRPr="00381B07"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updateCommentBatch</w:t>
            </w:r>
          </w:p>
        </w:tc>
        <w:tc>
          <w:tcPr>
            <w:tcW w:w="4103" w:type="dxa"/>
          </w:tcPr>
          <w:p w:rsidR="00B27EE4" w:rsidRPr="00381B07" w:rsidRDefault="00B27EE4" w:rsidP="004D4435">
            <w:pPr>
              <w:rPr>
                <w:rStyle w:val="a6"/>
                <w:i/>
              </w:rPr>
            </w:pPr>
            <w:r w:rsidRPr="00381B07">
              <w:rPr>
                <w:rStyle w:val="a6"/>
                <w:rFonts w:hint="eastAsia"/>
              </w:rPr>
              <w:t>清洗数据，更新</w:t>
            </w:r>
            <w:r w:rsidRPr="00381B07">
              <w:rPr>
                <w:rStyle w:val="a6"/>
                <w:rFonts w:hint="eastAsia"/>
              </w:rPr>
              <w:t>commentList</w:t>
            </w:r>
            <w:r w:rsidRPr="00381B07">
              <w:rPr>
                <w:rStyle w:val="a6"/>
                <w:rFonts w:hint="eastAsia"/>
              </w:rPr>
              <w:t>的</w:t>
            </w:r>
            <w:r w:rsidRPr="00381B07">
              <w:rPr>
                <w:rStyle w:val="a6"/>
                <w:rFonts w:hint="eastAsia"/>
              </w:rPr>
              <w:t>replytouser</w:t>
            </w:r>
          </w:p>
        </w:tc>
      </w:tr>
      <w:tr w:rsidR="00B27EE4" w:rsidRPr="00076C89" w:rsidTr="006A6C7E">
        <w:tc>
          <w:tcPr>
            <w:tcW w:w="760" w:type="dxa"/>
          </w:tcPr>
          <w:p w:rsidR="00B27EE4" w:rsidRDefault="00B27EE4" w:rsidP="004D4435">
            <w:pPr>
              <w:rPr>
                <w:rStyle w:val="a6"/>
                <w:i/>
              </w:rPr>
            </w:pPr>
            <w:r>
              <w:rPr>
                <w:rStyle w:val="a6"/>
                <w:rFonts w:hint="eastAsia"/>
              </w:rPr>
              <w:t>14</w:t>
            </w:r>
          </w:p>
        </w:tc>
        <w:tc>
          <w:tcPr>
            <w:tcW w:w="2999" w:type="dxa"/>
          </w:tcPr>
          <w:p w:rsidR="00B27EE4" w:rsidRPr="00381B07"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getBatchCommentsByIds</w:t>
            </w:r>
          </w:p>
        </w:tc>
        <w:tc>
          <w:tcPr>
            <w:tcW w:w="4103" w:type="dxa"/>
          </w:tcPr>
          <w:p w:rsidR="00B27EE4" w:rsidRPr="00381B07" w:rsidRDefault="00B27EE4" w:rsidP="004D4435">
            <w:pPr>
              <w:rPr>
                <w:rStyle w:val="a6"/>
                <w:i/>
              </w:rPr>
            </w:pPr>
            <w:r w:rsidRPr="00381B07">
              <w:rPr>
                <w:rStyle w:val="a6"/>
                <w:rFonts w:hint="eastAsia"/>
              </w:rPr>
              <w:t>批量获取评论</w:t>
            </w:r>
          </w:p>
        </w:tc>
      </w:tr>
    </w:tbl>
    <w:p w:rsidR="00B27EE4" w:rsidRPr="00557EE7" w:rsidRDefault="00B27EE4" w:rsidP="00B27EE4"/>
    <w:p w:rsidR="00B27EE4" w:rsidRPr="0023701F" w:rsidRDefault="00B27EE4" w:rsidP="0023701F">
      <w:pPr>
        <w:pStyle w:val="3"/>
        <w:spacing w:line="400" w:lineRule="exact"/>
        <w:ind w:left="826" w:hangingChars="343" w:hanging="826"/>
        <w:rPr>
          <w:sz w:val="24"/>
        </w:rPr>
      </w:pPr>
      <w:bookmarkStart w:id="154" w:name="_Toc453430043"/>
      <w:r w:rsidRPr="0023701F">
        <w:rPr>
          <w:rFonts w:hint="eastAsia"/>
          <w:sz w:val="24"/>
        </w:rPr>
        <w:t>CommentServiceImpl</w:t>
      </w:r>
      <w:r w:rsidRPr="0023701F">
        <w:rPr>
          <w:rFonts w:hint="eastAsia"/>
          <w:sz w:val="24"/>
        </w:rPr>
        <w:t>类概述</w:t>
      </w:r>
      <w:bookmarkEnd w:id="154"/>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服务端的接口实现类，实现Thrift的Iface接口，Client通过Thrift远程调用。</w:t>
      </w:r>
    </w:p>
    <w:p w:rsidR="00B27EE4" w:rsidRDefault="00B27EE4" w:rsidP="00B27EE4">
      <w:pPr>
        <w:spacing w:line="400" w:lineRule="exact"/>
        <w:ind w:firstLine="432"/>
        <w:jc w:val="left"/>
        <w:rPr>
          <w:rStyle w:val="a6"/>
        </w:rPr>
      </w:pPr>
      <w:r w:rsidRPr="00D112AC">
        <w:rPr>
          <w:rFonts w:ascii="宋体" w:hAnsi="宋体" w:hint="eastAsia"/>
          <w:sz w:val="24"/>
        </w:rPr>
        <w:t>类功能定义</w:t>
      </w:r>
      <w:r>
        <w:rPr>
          <w:rStyle w:val="a6"/>
          <w:rFonts w:hint="eastAsia"/>
        </w:rPr>
        <w:tab/>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757"/>
        <w:gridCol w:w="4345"/>
      </w:tblGrid>
      <w:tr w:rsidR="00B27EE4" w:rsidRPr="00076C89" w:rsidTr="00552076">
        <w:tc>
          <w:tcPr>
            <w:tcW w:w="760" w:type="dxa"/>
            <w:shd w:val="clear" w:color="auto" w:fill="CCCCCC"/>
          </w:tcPr>
          <w:p w:rsidR="00B27EE4" w:rsidRPr="00076C89" w:rsidRDefault="00B27EE4" w:rsidP="004D4435">
            <w:pPr>
              <w:jc w:val="center"/>
              <w:rPr>
                <w:rStyle w:val="a6"/>
                <w:b/>
                <w:i/>
              </w:rPr>
            </w:pPr>
            <w:r w:rsidRPr="00076C89">
              <w:rPr>
                <w:rStyle w:val="a6"/>
                <w:rFonts w:hint="eastAsia"/>
              </w:rPr>
              <w:t>序号</w:t>
            </w:r>
          </w:p>
        </w:tc>
        <w:tc>
          <w:tcPr>
            <w:tcW w:w="2757" w:type="dxa"/>
            <w:shd w:val="clear" w:color="auto" w:fill="CCCCCC"/>
          </w:tcPr>
          <w:p w:rsidR="00B27EE4" w:rsidRPr="00076C89" w:rsidRDefault="00B27EE4" w:rsidP="004D4435">
            <w:pPr>
              <w:jc w:val="center"/>
              <w:rPr>
                <w:rStyle w:val="a6"/>
                <w:b/>
                <w:i/>
              </w:rPr>
            </w:pPr>
            <w:r w:rsidRPr="00076C89">
              <w:rPr>
                <w:rStyle w:val="a6"/>
                <w:rFonts w:hint="eastAsia"/>
              </w:rPr>
              <w:t>功能点</w:t>
            </w:r>
          </w:p>
        </w:tc>
        <w:tc>
          <w:tcPr>
            <w:tcW w:w="4345" w:type="dxa"/>
            <w:shd w:val="clear" w:color="auto" w:fill="CCCCCC"/>
          </w:tcPr>
          <w:p w:rsidR="00B27EE4" w:rsidRPr="00076C89" w:rsidRDefault="00B27EE4" w:rsidP="004D4435">
            <w:pPr>
              <w:jc w:val="center"/>
              <w:rPr>
                <w:rStyle w:val="a6"/>
                <w:b/>
                <w:i/>
              </w:rPr>
            </w:pPr>
            <w:r w:rsidRPr="00076C89">
              <w:rPr>
                <w:rStyle w:val="a6"/>
                <w:rFonts w:hint="eastAsia"/>
              </w:rPr>
              <w:t>功能点详细内容</w:t>
            </w:r>
          </w:p>
        </w:tc>
      </w:tr>
      <w:tr w:rsidR="00B27EE4" w:rsidRPr="00076C89" w:rsidTr="00552076">
        <w:tc>
          <w:tcPr>
            <w:tcW w:w="760" w:type="dxa"/>
          </w:tcPr>
          <w:p w:rsidR="00B27EE4" w:rsidRPr="00076C89" w:rsidRDefault="00B27EE4" w:rsidP="004D4435">
            <w:pPr>
              <w:rPr>
                <w:rStyle w:val="a6"/>
                <w:i/>
              </w:rPr>
            </w:pPr>
            <w:r w:rsidRPr="00076C89">
              <w:rPr>
                <w:rStyle w:val="a6"/>
                <w:rFonts w:hint="eastAsia"/>
              </w:rPr>
              <w:t>1</w:t>
            </w:r>
          </w:p>
        </w:tc>
        <w:tc>
          <w:tcPr>
            <w:tcW w:w="2757" w:type="dxa"/>
          </w:tcPr>
          <w:p w:rsidR="00B27EE4" w:rsidRPr="00076C89" w:rsidRDefault="00B27EE4" w:rsidP="004D4435">
            <w:pPr>
              <w:rPr>
                <w:rStyle w:val="a6"/>
                <w:i/>
              </w:rPr>
            </w:pPr>
            <w:r w:rsidRPr="004F09C3">
              <w:rPr>
                <w:rFonts w:ascii="Consolas" w:hAnsi="Consolas" w:cs="Consolas"/>
                <w:color w:val="000000"/>
                <w:kern w:val="0"/>
                <w:sz w:val="22"/>
                <w:szCs w:val="22"/>
                <w:u w:val="single"/>
              </w:rPr>
              <w:t>addComment</w:t>
            </w:r>
          </w:p>
        </w:tc>
        <w:tc>
          <w:tcPr>
            <w:tcW w:w="4345" w:type="dxa"/>
          </w:tcPr>
          <w:p w:rsidR="00B27EE4" w:rsidRPr="00076C89" w:rsidRDefault="00B27EE4" w:rsidP="004D4435">
            <w:pPr>
              <w:rPr>
                <w:rStyle w:val="a6"/>
                <w:i/>
              </w:rPr>
            </w:pPr>
            <w:r w:rsidRPr="004F09C3">
              <w:rPr>
                <w:rStyle w:val="a6"/>
                <w:rFonts w:hint="eastAsia"/>
              </w:rPr>
              <w:t>新增一条评论</w:t>
            </w:r>
          </w:p>
        </w:tc>
      </w:tr>
      <w:tr w:rsidR="00B27EE4" w:rsidRPr="00076C89" w:rsidTr="00552076">
        <w:tc>
          <w:tcPr>
            <w:tcW w:w="760" w:type="dxa"/>
          </w:tcPr>
          <w:p w:rsidR="00B27EE4" w:rsidRPr="00076C89" w:rsidRDefault="00B27EE4" w:rsidP="004D4435">
            <w:pPr>
              <w:rPr>
                <w:rStyle w:val="a6"/>
                <w:i/>
              </w:rPr>
            </w:pPr>
            <w:r w:rsidRPr="00076C89">
              <w:rPr>
                <w:rStyle w:val="a6"/>
                <w:rFonts w:hint="eastAsia"/>
              </w:rPr>
              <w:t>2</w:t>
            </w:r>
          </w:p>
        </w:tc>
        <w:tc>
          <w:tcPr>
            <w:tcW w:w="2757" w:type="dxa"/>
          </w:tcPr>
          <w:p w:rsidR="00B27EE4" w:rsidRPr="00076C89" w:rsidRDefault="00B27EE4" w:rsidP="004D4435">
            <w:pPr>
              <w:rPr>
                <w:rStyle w:val="a6"/>
                <w:i/>
              </w:rPr>
            </w:pPr>
            <w:r w:rsidRPr="004F09C3">
              <w:rPr>
                <w:rFonts w:ascii="Consolas" w:hAnsi="Consolas" w:cs="Consolas"/>
                <w:color w:val="000000"/>
                <w:kern w:val="0"/>
                <w:sz w:val="22"/>
                <w:szCs w:val="22"/>
              </w:rPr>
              <w:t>addAppComment</w:t>
            </w:r>
          </w:p>
        </w:tc>
        <w:tc>
          <w:tcPr>
            <w:tcW w:w="4345" w:type="dxa"/>
          </w:tcPr>
          <w:p w:rsidR="00B27EE4" w:rsidRPr="00076C89" w:rsidRDefault="00B27EE4" w:rsidP="004D4435">
            <w:pPr>
              <w:rPr>
                <w:rStyle w:val="a6"/>
                <w:i/>
              </w:rPr>
            </w:pPr>
            <w:r w:rsidRPr="004F09C3">
              <w:rPr>
                <w:rStyle w:val="a6"/>
                <w:rFonts w:hint="eastAsia"/>
              </w:rPr>
              <w:t>新增一条</w:t>
            </w:r>
            <w:r>
              <w:rPr>
                <w:rStyle w:val="a6"/>
                <w:rFonts w:hint="eastAsia"/>
              </w:rPr>
              <w:t>轻应用</w:t>
            </w:r>
            <w:r w:rsidRPr="004F09C3">
              <w:rPr>
                <w:rStyle w:val="a6"/>
                <w:rFonts w:hint="eastAsia"/>
              </w:rPr>
              <w:t>评论</w:t>
            </w:r>
          </w:p>
        </w:tc>
      </w:tr>
      <w:tr w:rsidR="00B27EE4" w:rsidRPr="00076C89" w:rsidTr="00552076">
        <w:tc>
          <w:tcPr>
            <w:tcW w:w="760" w:type="dxa"/>
          </w:tcPr>
          <w:p w:rsidR="00B27EE4" w:rsidRPr="00076C89" w:rsidRDefault="00B27EE4" w:rsidP="004D4435">
            <w:pPr>
              <w:rPr>
                <w:rStyle w:val="a6"/>
                <w:i/>
              </w:rPr>
            </w:pPr>
            <w:r w:rsidRPr="00076C89">
              <w:rPr>
                <w:rStyle w:val="a6"/>
                <w:rFonts w:hint="eastAsia"/>
              </w:rPr>
              <w:t>3</w:t>
            </w:r>
          </w:p>
        </w:tc>
        <w:tc>
          <w:tcPr>
            <w:tcW w:w="2757" w:type="dxa"/>
          </w:tcPr>
          <w:p w:rsidR="00B27EE4" w:rsidRPr="00076C89" w:rsidRDefault="00B27EE4" w:rsidP="004D4435">
            <w:pPr>
              <w:rPr>
                <w:rStyle w:val="a6"/>
                <w:i/>
              </w:rPr>
            </w:pPr>
            <w:r w:rsidRPr="004F09C3">
              <w:rPr>
                <w:rFonts w:ascii="Consolas" w:hAnsi="Consolas" w:cs="Consolas"/>
                <w:color w:val="000000"/>
                <w:kern w:val="0"/>
                <w:sz w:val="22"/>
                <w:szCs w:val="22"/>
              </w:rPr>
              <w:t>removeComment</w:t>
            </w:r>
          </w:p>
        </w:tc>
        <w:tc>
          <w:tcPr>
            <w:tcW w:w="4345" w:type="dxa"/>
          </w:tcPr>
          <w:p w:rsidR="00B27EE4" w:rsidRPr="00076C89" w:rsidRDefault="00B27EE4" w:rsidP="004D4435">
            <w:pPr>
              <w:rPr>
                <w:rStyle w:val="a6"/>
                <w:i/>
              </w:rPr>
            </w:pPr>
            <w:r w:rsidRPr="00381B07">
              <w:rPr>
                <w:rStyle w:val="a6"/>
                <w:rFonts w:hint="eastAsia"/>
              </w:rPr>
              <w:t>删除一条评论</w:t>
            </w:r>
          </w:p>
        </w:tc>
      </w:tr>
      <w:tr w:rsidR="00B27EE4" w:rsidRPr="00076C89" w:rsidTr="00552076">
        <w:tc>
          <w:tcPr>
            <w:tcW w:w="760" w:type="dxa"/>
          </w:tcPr>
          <w:p w:rsidR="00B27EE4" w:rsidRPr="00076C89" w:rsidRDefault="00B27EE4" w:rsidP="004D4435">
            <w:pPr>
              <w:rPr>
                <w:rStyle w:val="a6"/>
                <w:i/>
              </w:rPr>
            </w:pPr>
            <w:r>
              <w:rPr>
                <w:rStyle w:val="a6"/>
                <w:rFonts w:hint="eastAsia"/>
              </w:rPr>
              <w:t>4</w:t>
            </w:r>
          </w:p>
        </w:tc>
        <w:tc>
          <w:tcPr>
            <w:tcW w:w="2757" w:type="dxa"/>
          </w:tcPr>
          <w:p w:rsidR="00B27EE4" w:rsidRPr="00076C89" w:rsidRDefault="00B27EE4" w:rsidP="004D4435">
            <w:pPr>
              <w:rPr>
                <w:rStyle w:val="a6"/>
                <w:i/>
              </w:rPr>
            </w:pPr>
            <w:r w:rsidRPr="00381B07">
              <w:rPr>
                <w:rFonts w:ascii="Consolas" w:hAnsi="Consolas" w:cs="Consolas"/>
                <w:color w:val="000000"/>
                <w:kern w:val="0"/>
                <w:sz w:val="22"/>
                <w:szCs w:val="22"/>
              </w:rPr>
              <w:t>getComment</w:t>
            </w:r>
          </w:p>
        </w:tc>
        <w:tc>
          <w:tcPr>
            <w:tcW w:w="4345" w:type="dxa"/>
          </w:tcPr>
          <w:p w:rsidR="00B27EE4" w:rsidRPr="00076C89" w:rsidRDefault="00B27EE4" w:rsidP="004D4435">
            <w:pPr>
              <w:rPr>
                <w:rStyle w:val="a6"/>
                <w:i/>
              </w:rPr>
            </w:pPr>
            <w:r w:rsidRPr="00381B07">
              <w:rPr>
                <w:rStyle w:val="a6"/>
                <w:rFonts w:hint="eastAsia"/>
              </w:rPr>
              <w:t>获取某一条评论详情</w:t>
            </w:r>
          </w:p>
        </w:tc>
      </w:tr>
      <w:tr w:rsidR="00B27EE4" w:rsidRPr="00076C89" w:rsidTr="00552076">
        <w:tc>
          <w:tcPr>
            <w:tcW w:w="760" w:type="dxa"/>
          </w:tcPr>
          <w:p w:rsidR="00B27EE4" w:rsidRPr="00076C89" w:rsidRDefault="00B27EE4" w:rsidP="004D4435">
            <w:pPr>
              <w:rPr>
                <w:rStyle w:val="a6"/>
                <w:i/>
              </w:rPr>
            </w:pPr>
            <w:r>
              <w:rPr>
                <w:rStyle w:val="a6"/>
                <w:rFonts w:hint="eastAsia"/>
              </w:rPr>
              <w:t>5</w:t>
            </w:r>
          </w:p>
        </w:tc>
        <w:tc>
          <w:tcPr>
            <w:tcW w:w="2757" w:type="dxa"/>
          </w:tcPr>
          <w:p w:rsidR="00B27EE4" w:rsidRDefault="00B27EE4" w:rsidP="004D4435">
            <w:pPr>
              <w:rPr>
                <w:rFonts w:ascii="Consolas" w:hAnsi="Consolas" w:cs="Consolas"/>
                <w:color w:val="000000"/>
                <w:kern w:val="0"/>
                <w:sz w:val="22"/>
                <w:szCs w:val="22"/>
                <w:highlight w:val="lightGray"/>
              </w:rPr>
            </w:pPr>
            <w:r w:rsidRPr="00381B07">
              <w:rPr>
                <w:rFonts w:ascii="Consolas" w:hAnsi="Consolas" w:cs="Consolas"/>
                <w:color w:val="000000"/>
                <w:kern w:val="0"/>
                <w:sz w:val="22"/>
                <w:szCs w:val="22"/>
              </w:rPr>
              <w:t>getComments</w:t>
            </w:r>
          </w:p>
        </w:tc>
        <w:tc>
          <w:tcPr>
            <w:tcW w:w="4345" w:type="dxa"/>
          </w:tcPr>
          <w:p w:rsidR="00B27EE4" w:rsidRDefault="00B27EE4" w:rsidP="004D4435">
            <w:pPr>
              <w:rPr>
                <w:rStyle w:val="a6"/>
                <w:i/>
              </w:rPr>
            </w:pPr>
            <w:r w:rsidRPr="00381B07">
              <w:rPr>
                <w:rStyle w:val="a6"/>
                <w:rFonts w:hint="eastAsia"/>
              </w:rPr>
              <w:t>获得一个主题下的</w:t>
            </w:r>
            <w:r>
              <w:rPr>
                <w:rStyle w:val="a6"/>
                <w:rFonts w:hint="eastAsia"/>
              </w:rPr>
              <w:t>所有</w:t>
            </w:r>
            <w:r w:rsidRPr="00381B07">
              <w:rPr>
                <w:rStyle w:val="a6"/>
                <w:rFonts w:hint="eastAsia"/>
              </w:rPr>
              <w:t>评论列表</w:t>
            </w:r>
          </w:p>
        </w:tc>
      </w:tr>
      <w:tr w:rsidR="00B27EE4" w:rsidRPr="00076C89" w:rsidTr="00552076">
        <w:tc>
          <w:tcPr>
            <w:tcW w:w="760" w:type="dxa"/>
          </w:tcPr>
          <w:p w:rsidR="00B27EE4" w:rsidRDefault="00B27EE4" w:rsidP="004D4435">
            <w:pPr>
              <w:rPr>
                <w:rStyle w:val="a6"/>
                <w:i/>
              </w:rPr>
            </w:pPr>
            <w:r>
              <w:rPr>
                <w:rStyle w:val="a6"/>
                <w:rFonts w:hint="eastAsia"/>
              </w:rPr>
              <w:t>6</w:t>
            </w:r>
          </w:p>
        </w:tc>
        <w:tc>
          <w:tcPr>
            <w:tcW w:w="2757" w:type="dxa"/>
          </w:tcPr>
          <w:p w:rsidR="00B27EE4" w:rsidRPr="002D7BDD"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getCommentsPaged</w:t>
            </w:r>
          </w:p>
        </w:tc>
        <w:tc>
          <w:tcPr>
            <w:tcW w:w="4345" w:type="dxa"/>
          </w:tcPr>
          <w:p w:rsidR="00B27EE4" w:rsidRPr="002D7BDD" w:rsidRDefault="00B27EE4" w:rsidP="004D4435">
            <w:pPr>
              <w:rPr>
                <w:rStyle w:val="a6"/>
                <w:i/>
              </w:rPr>
            </w:pPr>
            <w:r w:rsidRPr="00381B07">
              <w:rPr>
                <w:rStyle w:val="a6"/>
                <w:rFonts w:hint="eastAsia"/>
              </w:rPr>
              <w:t>获得一个主题下的</w:t>
            </w:r>
            <w:r>
              <w:rPr>
                <w:rStyle w:val="a6"/>
                <w:rFonts w:hint="eastAsia"/>
              </w:rPr>
              <w:t>分页</w:t>
            </w:r>
            <w:r w:rsidRPr="00381B07">
              <w:rPr>
                <w:rStyle w:val="a6"/>
                <w:rFonts w:hint="eastAsia"/>
              </w:rPr>
              <w:t>评论列表</w:t>
            </w:r>
          </w:p>
        </w:tc>
      </w:tr>
      <w:tr w:rsidR="00B27EE4" w:rsidRPr="00076C89" w:rsidTr="00552076">
        <w:tc>
          <w:tcPr>
            <w:tcW w:w="760" w:type="dxa"/>
          </w:tcPr>
          <w:p w:rsidR="00B27EE4" w:rsidRPr="00076C89" w:rsidRDefault="00B27EE4" w:rsidP="004D4435">
            <w:pPr>
              <w:rPr>
                <w:rStyle w:val="a6"/>
                <w:i/>
              </w:rPr>
            </w:pPr>
            <w:r>
              <w:rPr>
                <w:rStyle w:val="a6"/>
                <w:rFonts w:hint="eastAsia"/>
              </w:rPr>
              <w:t>7</w:t>
            </w:r>
          </w:p>
        </w:tc>
        <w:tc>
          <w:tcPr>
            <w:tcW w:w="2757" w:type="dxa"/>
          </w:tcPr>
          <w:p w:rsidR="00B27EE4" w:rsidRDefault="00B27EE4" w:rsidP="004D4435">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4345" w:type="dxa"/>
          </w:tcPr>
          <w:p w:rsidR="00B27EE4" w:rsidRDefault="00B27EE4" w:rsidP="004D4435">
            <w:pPr>
              <w:rPr>
                <w:rStyle w:val="a6"/>
                <w:i/>
              </w:rPr>
            </w:pPr>
            <w:r w:rsidRPr="004F09C3">
              <w:rPr>
                <w:rStyle w:val="a6"/>
                <w:rFonts w:hint="eastAsia"/>
              </w:rPr>
              <w:t>获取贴子回复数量</w:t>
            </w:r>
          </w:p>
        </w:tc>
      </w:tr>
      <w:tr w:rsidR="00B27EE4" w:rsidRPr="00076C89" w:rsidTr="00552076">
        <w:tc>
          <w:tcPr>
            <w:tcW w:w="760" w:type="dxa"/>
          </w:tcPr>
          <w:p w:rsidR="00B27EE4" w:rsidRPr="00076C89" w:rsidRDefault="00B27EE4" w:rsidP="004D4435">
            <w:pPr>
              <w:rPr>
                <w:rStyle w:val="a6"/>
                <w:i/>
              </w:rPr>
            </w:pPr>
            <w:r>
              <w:rPr>
                <w:rStyle w:val="a6"/>
                <w:rFonts w:hint="eastAsia"/>
              </w:rPr>
              <w:t>8</w:t>
            </w:r>
          </w:p>
        </w:tc>
        <w:tc>
          <w:tcPr>
            <w:tcW w:w="2757" w:type="dxa"/>
          </w:tcPr>
          <w:p w:rsidR="00B27EE4" w:rsidRDefault="00B27EE4" w:rsidP="004D4435">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4345" w:type="dxa"/>
          </w:tcPr>
          <w:p w:rsidR="00B27EE4" w:rsidRDefault="00B27EE4" w:rsidP="004D4435">
            <w:pPr>
              <w:rPr>
                <w:rStyle w:val="a6"/>
                <w:i/>
              </w:rPr>
            </w:pPr>
            <w:r w:rsidRPr="004F09C3">
              <w:rPr>
                <w:rStyle w:val="a6"/>
                <w:rFonts w:hint="eastAsia"/>
              </w:rPr>
              <w:t>获取一组贴子回复数量</w:t>
            </w:r>
          </w:p>
        </w:tc>
      </w:tr>
      <w:tr w:rsidR="00B27EE4" w:rsidRPr="00076C89" w:rsidTr="00552076">
        <w:tc>
          <w:tcPr>
            <w:tcW w:w="760" w:type="dxa"/>
          </w:tcPr>
          <w:p w:rsidR="00B27EE4" w:rsidRPr="00076C89" w:rsidRDefault="00B27EE4" w:rsidP="004D4435">
            <w:pPr>
              <w:rPr>
                <w:rStyle w:val="a6"/>
                <w:i/>
              </w:rPr>
            </w:pPr>
            <w:r>
              <w:rPr>
                <w:rStyle w:val="a6"/>
                <w:rFonts w:hint="eastAsia"/>
              </w:rPr>
              <w:t>9</w:t>
            </w:r>
          </w:p>
        </w:tc>
        <w:tc>
          <w:tcPr>
            <w:tcW w:w="2757" w:type="dxa"/>
          </w:tcPr>
          <w:p w:rsidR="00B27EE4" w:rsidRDefault="00B27EE4" w:rsidP="004D4435">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4345" w:type="dxa"/>
          </w:tcPr>
          <w:p w:rsidR="00B27EE4" w:rsidRDefault="00B27EE4" w:rsidP="004D4435">
            <w:pPr>
              <w:rPr>
                <w:rStyle w:val="a6"/>
                <w:i/>
              </w:rPr>
            </w:pPr>
            <w:r w:rsidRPr="004F09C3">
              <w:rPr>
                <w:rStyle w:val="a6"/>
                <w:rFonts w:hint="eastAsia"/>
              </w:rPr>
              <w:t>判断评论是否存在</w:t>
            </w:r>
          </w:p>
        </w:tc>
      </w:tr>
      <w:tr w:rsidR="00B27EE4" w:rsidRPr="00076C89" w:rsidTr="00552076">
        <w:tc>
          <w:tcPr>
            <w:tcW w:w="760" w:type="dxa"/>
          </w:tcPr>
          <w:p w:rsidR="00B27EE4" w:rsidRDefault="00B27EE4" w:rsidP="004D4435">
            <w:pPr>
              <w:rPr>
                <w:rStyle w:val="a6"/>
                <w:i/>
              </w:rPr>
            </w:pPr>
            <w:r>
              <w:rPr>
                <w:rStyle w:val="a6"/>
                <w:rFonts w:hint="eastAsia"/>
              </w:rPr>
              <w:t>10</w:t>
            </w:r>
          </w:p>
        </w:tc>
        <w:tc>
          <w:tcPr>
            <w:tcW w:w="2757" w:type="dxa"/>
          </w:tcPr>
          <w:p w:rsidR="00B27EE4" w:rsidRPr="002D7BDD"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getCommentsByTime</w:t>
            </w:r>
          </w:p>
        </w:tc>
        <w:tc>
          <w:tcPr>
            <w:tcW w:w="4345" w:type="dxa"/>
          </w:tcPr>
          <w:p w:rsidR="00B27EE4" w:rsidRDefault="00B27EE4" w:rsidP="004D4435">
            <w:pPr>
              <w:rPr>
                <w:rStyle w:val="a6"/>
                <w:i/>
              </w:rPr>
            </w:pPr>
            <w:r w:rsidRPr="00381B07">
              <w:rPr>
                <w:rStyle w:val="a6"/>
                <w:rFonts w:hint="eastAsia"/>
              </w:rPr>
              <w:t>获取一个时间截之后的贴子的所有评论列表</w:t>
            </w:r>
          </w:p>
        </w:tc>
      </w:tr>
      <w:tr w:rsidR="00B27EE4" w:rsidRPr="00076C89" w:rsidTr="00552076">
        <w:tc>
          <w:tcPr>
            <w:tcW w:w="760" w:type="dxa"/>
          </w:tcPr>
          <w:p w:rsidR="00B27EE4" w:rsidRDefault="00B27EE4" w:rsidP="004D4435">
            <w:pPr>
              <w:rPr>
                <w:rStyle w:val="a6"/>
                <w:i/>
              </w:rPr>
            </w:pPr>
            <w:r>
              <w:rPr>
                <w:rStyle w:val="a6"/>
                <w:rFonts w:hint="eastAsia"/>
              </w:rPr>
              <w:t>11</w:t>
            </w:r>
          </w:p>
        </w:tc>
        <w:tc>
          <w:tcPr>
            <w:tcW w:w="2757" w:type="dxa"/>
          </w:tcPr>
          <w:p w:rsidR="00B27EE4" w:rsidRPr="00381B07"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getCommentsByTime1</w:t>
            </w:r>
          </w:p>
        </w:tc>
        <w:tc>
          <w:tcPr>
            <w:tcW w:w="4345" w:type="dxa"/>
          </w:tcPr>
          <w:p w:rsidR="00B27EE4" w:rsidRPr="00381B07" w:rsidRDefault="00B27EE4" w:rsidP="004D4435">
            <w:pPr>
              <w:rPr>
                <w:rStyle w:val="a6"/>
                <w:i/>
              </w:rPr>
            </w:pPr>
            <w:r w:rsidRPr="00381B07">
              <w:rPr>
                <w:rStyle w:val="a6"/>
                <w:rFonts w:hint="eastAsia"/>
              </w:rPr>
              <w:t>获取一个时间截之后的贴子的所有评论列表</w:t>
            </w:r>
          </w:p>
        </w:tc>
      </w:tr>
      <w:tr w:rsidR="00B27EE4" w:rsidRPr="00076C89" w:rsidTr="00552076">
        <w:tc>
          <w:tcPr>
            <w:tcW w:w="760" w:type="dxa"/>
          </w:tcPr>
          <w:p w:rsidR="00B27EE4" w:rsidRDefault="00B27EE4" w:rsidP="004D4435">
            <w:pPr>
              <w:rPr>
                <w:rStyle w:val="a6"/>
                <w:i/>
              </w:rPr>
            </w:pPr>
            <w:r>
              <w:rPr>
                <w:rStyle w:val="a6"/>
                <w:rFonts w:hint="eastAsia"/>
              </w:rPr>
              <w:t>12</w:t>
            </w:r>
          </w:p>
        </w:tc>
        <w:tc>
          <w:tcPr>
            <w:tcW w:w="2757" w:type="dxa"/>
          </w:tcPr>
          <w:p w:rsidR="00B27EE4" w:rsidRPr="00381B07"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getRmCommentsByTime</w:t>
            </w:r>
          </w:p>
        </w:tc>
        <w:tc>
          <w:tcPr>
            <w:tcW w:w="4345" w:type="dxa"/>
          </w:tcPr>
          <w:p w:rsidR="00B27EE4" w:rsidRPr="00381B07" w:rsidRDefault="00B27EE4" w:rsidP="004D4435">
            <w:pPr>
              <w:rPr>
                <w:rStyle w:val="a6"/>
                <w:i/>
              </w:rPr>
            </w:pPr>
            <w:r w:rsidRPr="00381B07">
              <w:rPr>
                <w:rStyle w:val="a6"/>
                <w:rFonts w:hint="eastAsia"/>
              </w:rPr>
              <w:t>获取一个时间截之后的贴子的删除</w:t>
            </w:r>
            <w:r w:rsidRPr="00381B07">
              <w:rPr>
                <w:rStyle w:val="a6"/>
                <w:rFonts w:hint="eastAsia"/>
              </w:rPr>
              <w:t>ID</w:t>
            </w:r>
            <w:r w:rsidRPr="00381B07">
              <w:rPr>
                <w:rStyle w:val="a6"/>
                <w:rFonts w:hint="eastAsia"/>
              </w:rPr>
              <w:t>列表</w:t>
            </w:r>
          </w:p>
        </w:tc>
      </w:tr>
      <w:tr w:rsidR="00B27EE4" w:rsidRPr="00076C89" w:rsidTr="00552076">
        <w:tc>
          <w:tcPr>
            <w:tcW w:w="760" w:type="dxa"/>
          </w:tcPr>
          <w:p w:rsidR="00B27EE4" w:rsidRDefault="00B27EE4" w:rsidP="004D4435">
            <w:pPr>
              <w:rPr>
                <w:rStyle w:val="a6"/>
                <w:i/>
              </w:rPr>
            </w:pPr>
            <w:r>
              <w:rPr>
                <w:rStyle w:val="a6"/>
                <w:rFonts w:hint="eastAsia"/>
              </w:rPr>
              <w:t>13</w:t>
            </w:r>
          </w:p>
        </w:tc>
        <w:tc>
          <w:tcPr>
            <w:tcW w:w="2757" w:type="dxa"/>
          </w:tcPr>
          <w:p w:rsidR="00B27EE4" w:rsidRPr="00381B07"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updateCommentBatch</w:t>
            </w:r>
          </w:p>
        </w:tc>
        <w:tc>
          <w:tcPr>
            <w:tcW w:w="4345" w:type="dxa"/>
          </w:tcPr>
          <w:p w:rsidR="00B27EE4" w:rsidRPr="00381B07" w:rsidRDefault="00B27EE4" w:rsidP="004D4435">
            <w:pPr>
              <w:rPr>
                <w:rStyle w:val="a6"/>
                <w:i/>
              </w:rPr>
            </w:pPr>
            <w:r w:rsidRPr="00381B07">
              <w:rPr>
                <w:rStyle w:val="a6"/>
                <w:rFonts w:hint="eastAsia"/>
              </w:rPr>
              <w:t>清洗数据，更新</w:t>
            </w:r>
            <w:r w:rsidRPr="00381B07">
              <w:rPr>
                <w:rStyle w:val="a6"/>
                <w:rFonts w:hint="eastAsia"/>
              </w:rPr>
              <w:t>commentList</w:t>
            </w:r>
            <w:r w:rsidRPr="00381B07">
              <w:rPr>
                <w:rStyle w:val="a6"/>
                <w:rFonts w:hint="eastAsia"/>
              </w:rPr>
              <w:t>的</w:t>
            </w:r>
            <w:r w:rsidRPr="00381B07">
              <w:rPr>
                <w:rStyle w:val="a6"/>
                <w:rFonts w:hint="eastAsia"/>
              </w:rPr>
              <w:t>replytouser</w:t>
            </w:r>
          </w:p>
        </w:tc>
      </w:tr>
      <w:tr w:rsidR="00B27EE4" w:rsidRPr="00076C89" w:rsidTr="00552076">
        <w:tc>
          <w:tcPr>
            <w:tcW w:w="760" w:type="dxa"/>
          </w:tcPr>
          <w:p w:rsidR="00B27EE4" w:rsidRDefault="00B27EE4" w:rsidP="004D4435">
            <w:pPr>
              <w:rPr>
                <w:rStyle w:val="a6"/>
                <w:i/>
              </w:rPr>
            </w:pPr>
            <w:r>
              <w:rPr>
                <w:rStyle w:val="a6"/>
                <w:rFonts w:hint="eastAsia"/>
              </w:rPr>
              <w:t>14</w:t>
            </w:r>
          </w:p>
        </w:tc>
        <w:tc>
          <w:tcPr>
            <w:tcW w:w="2757" w:type="dxa"/>
          </w:tcPr>
          <w:p w:rsidR="00B27EE4" w:rsidRPr="00381B07"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getBatchCommentsByIds</w:t>
            </w:r>
          </w:p>
        </w:tc>
        <w:tc>
          <w:tcPr>
            <w:tcW w:w="4345" w:type="dxa"/>
          </w:tcPr>
          <w:p w:rsidR="00B27EE4" w:rsidRPr="00381B07" w:rsidRDefault="00B27EE4" w:rsidP="004D4435">
            <w:pPr>
              <w:rPr>
                <w:rStyle w:val="a6"/>
                <w:i/>
              </w:rPr>
            </w:pPr>
            <w:r w:rsidRPr="00381B07">
              <w:rPr>
                <w:rStyle w:val="a6"/>
                <w:rFonts w:hint="eastAsia"/>
              </w:rPr>
              <w:t>批量获取评论</w:t>
            </w:r>
          </w:p>
        </w:tc>
      </w:tr>
    </w:tbl>
    <w:p w:rsidR="00B27EE4" w:rsidRPr="00557EE7" w:rsidRDefault="00B27EE4" w:rsidP="00B27EE4"/>
    <w:p w:rsidR="00B27EE4" w:rsidRPr="0023701F" w:rsidRDefault="00B27EE4" w:rsidP="0023701F">
      <w:pPr>
        <w:pStyle w:val="3"/>
        <w:spacing w:line="400" w:lineRule="exact"/>
        <w:ind w:left="826" w:hangingChars="343" w:hanging="826"/>
        <w:rPr>
          <w:sz w:val="24"/>
        </w:rPr>
      </w:pPr>
      <w:bookmarkStart w:id="155" w:name="_Toc453430044"/>
      <w:r w:rsidRPr="0023701F">
        <w:rPr>
          <w:sz w:val="24"/>
        </w:rPr>
        <w:t>CommentAsyncService</w:t>
      </w:r>
      <w:r w:rsidRPr="0023701F">
        <w:rPr>
          <w:rFonts w:hint="eastAsia"/>
          <w:sz w:val="24"/>
        </w:rPr>
        <w:t>类概述</w:t>
      </w:r>
      <w:bookmarkEnd w:id="155"/>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封装工作圈发送评论相关的通知消息业务。</w:t>
      </w:r>
    </w:p>
    <w:p w:rsidR="00B27EE4" w:rsidRPr="00557EE7" w:rsidRDefault="00B27EE4" w:rsidP="00B27EE4">
      <w:pPr>
        <w:spacing w:line="400" w:lineRule="exact"/>
        <w:ind w:firstLine="432"/>
        <w:jc w:val="left"/>
      </w:pPr>
      <w:r w:rsidRPr="00D112AC">
        <w:rPr>
          <w:rFonts w:ascii="宋体" w:hAnsi="宋体" w:hint="eastAsia"/>
          <w:sz w:val="24"/>
        </w:rPr>
        <w:t>类功能定义</w:t>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2777"/>
        <w:gridCol w:w="4394"/>
      </w:tblGrid>
      <w:tr w:rsidR="00B27EE4" w:rsidRPr="00076C89" w:rsidTr="00530729">
        <w:tc>
          <w:tcPr>
            <w:tcW w:w="691" w:type="dxa"/>
            <w:shd w:val="clear" w:color="auto" w:fill="CCCCCC"/>
          </w:tcPr>
          <w:p w:rsidR="00B27EE4" w:rsidRPr="00076C89" w:rsidRDefault="00B27EE4" w:rsidP="004D4435">
            <w:pPr>
              <w:jc w:val="center"/>
              <w:rPr>
                <w:rStyle w:val="a6"/>
                <w:b/>
                <w:i/>
              </w:rPr>
            </w:pPr>
            <w:r w:rsidRPr="00076C89">
              <w:rPr>
                <w:rStyle w:val="a6"/>
                <w:rFonts w:hint="eastAsia"/>
              </w:rPr>
              <w:t>序号</w:t>
            </w:r>
          </w:p>
        </w:tc>
        <w:tc>
          <w:tcPr>
            <w:tcW w:w="2777" w:type="dxa"/>
            <w:shd w:val="clear" w:color="auto" w:fill="CCCCCC"/>
          </w:tcPr>
          <w:p w:rsidR="00B27EE4" w:rsidRPr="00076C89" w:rsidRDefault="00B27EE4" w:rsidP="004D4435">
            <w:pPr>
              <w:jc w:val="center"/>
              <w:rPr>
                <w:rStyle w:val="a6"/>
                <w:b/>
                <w:i/>
              </w:rPr>
            </w:pPr>
            <w:r w:rsidRPr="00076C89">
              <w:rPr>
                <w:rStyle w:val="a6"/>
                <w:rFonts w:hint="eastAsia"/>
              </w:rPr>
              <w:t>功能点</w:t>
            </w:r>
          </w:p>
        </w:tc>
        <w:tc>
          <w:tcPr>
            <w:tcW w:w="4394" w:type="dxa"/>
            <w:shd w:val="clear" w:color="auto" w:fill="CCCCCC"/>
          </w:tcPr>
          <w:p w:rsidR="00B27EE4" w:rsidRPr="00076C89" w:rsidRDefault="00B27EE4" w:rsidP="004D4435">
            <w:pPr>
              <w:jc w:val="center"/>
              <w:rPr>
                <w:rStyle w:val="a6"/>
                <w:b/>
                <w:i/>
              </w:rPr>
            </w:pPr>
            <w:r w:rsidRPr="00076C89">
              <w:rPr>
                <w:rStyle w:val="a6"/>
                <w:rFonts w:hint="eastAsia"/>
              </w:rPr>
              <w:t>功能点详细内容</w:t>
            </w:r>
          </w:p>
        </w:tc>
      </w:tr>
      <w:tr w:rsidR="00B27EE4" w:rsidRPr="00076C89" w:rsidTr="00530729">
        <w:tc>
          <w:tcPr>
            <w:tcW w:w="691" w:type="dxa"/>
          </w:tcPr>
          <w:p w:rsidR="00B27EE4" w:rsidRPr="00076C89" w:rsidRDefault="00B27EE4" w:rsidP="004D4435">
            <w:pPr>
              <w:rPr>
                <w:rStyle w:val="a6"/>
                <w:i/>
              </w:rPr>
            </w:pPr>
            <w:r w:rsidRPr="00076C89">
              <w:rPr>
                <w:rStyle w:val="a6"/>
                <w:rFonts w:hint="eastAsia"/>
              </w:rPr>
              <w:t>1</w:t>
            </w:r>
          </w:p>
        </w:tc>
        <w:tc>
          <w:tcPr>
            <w:tcW w:w="2777" w:type="dxa"/>
          </w:tcPr>
          <w:p w:rsidR="00B27EE4" w:rsidRPr="00076C89" w:rsidRDefault="00B27EE4" w:rsidP="004D4435">
            <w:pPr>
              <w:rPr>
                <w:rStyle w:val="a6"/>
                <w:i/>
              </w:rPr>
            </w:pPr>
            <w:r w:rsidRPr="00915DD6">
              <w:rPr>
                <w:rFonts w:ascii="Consolas" w:hAnsi="Consolas" w:cs="Consolas"/>
                <w:color w:val="000000"/>
                <w:kern w:val="0"/>
                <w:sz w:val="22"/>
                <w:szCs w:val="22"/>
                <w:u w:val="single"/>
              </w:rPr>
              <w:t>addCommentAsnyc</w:t>
            </w:r>
          </w:p>
        </w:tc>
        <w:tc>
          <w:tcPr>
            <w:tcW w:w="4394" w:type="dxa"/>
          </w:tcPr>
          <w:p w:rsidR="00B27EE4" w:rsidRPr="00076C89" w:rsidRDefault="00B27EE4" w:rsidP="004D4435">
            <w:pPr>
              <w:rPr>
                <w:rStyle w:val="a6"/>
                <w:i/>
              </w:rPr>
            </w:pPr>
            <w:r w:rsidRPr="00915DD6">
              <w:rPr>
                <w:rStyle w:val="a6"/>
                <w:rFonts w:hint="eastAsia"/>
              </w:rPr>
              <w:t>增加评论的时候，发送评论通知</w:t>
            </w:r>
            <w:r w:rsidRPr="00915DD6">
              <w:rPr>
                <w:rStyle w:val="a6"/>
                <w:rFonts w:hint="eastAsia"/>
              </w:rPr>
              <w:t xml:space="preserve"> </w:t>
            </w:r>
            <w:r w:rsidRPr="00915DD6">
              <w:rPr>
                <w:rStyle w:val="a6"/>
                <w:rFonts w:hint="eastAsia"/>
              </w:rPr>
              <w:t>和</w:t>
            </w:r>
            <w:r w:rsidRPr="00915DD6">
              <w:rPr>
                <w:rStyle w:val="a6"/>
                <w:rFonts w:hint="eastAsia"/>
              </w:rPr>
              <w:t xml:space="preserve"> </w:t>
            </w:r>
            <w:r w:rsidRPr="00915DD6">
              <w:rPr>
                <w:rStyle w:val="a6"/>
                <w:rFonts w:hint="eastAsia"/>
              </w:rPr>
              <w:t>智能平台调用</w:t>
            </w:r>
            <w:r w:rsidRPr="00915DD6">
              <w:rPr>
                <w:rStyle w:val="a6"/>
                <w:rFonts w:hint="eastAsia"/>
              </w:rPr>
              <w:t xml:space="preserve"> </w:t>
            </w:r>
            <w:r w:rsidRPr="00915DD6">
              <w:rPr>
                <w:rStyle w:val="a6"/>
                <w:rFonts w:hint="eastAsia"/>
              </w:rPr>
              <w:t>（</w:t>
            </w:r>
            <w:r w:rsidRPr="00915DD6">
              <w:rPr>
                <w:rStyle w:val="a6"/>
                <w:rFonts w:hint="eastAsia"/>
              </w:rPr>
              <w:t xml:space="preserve">spring </w:t>
            </w:r>
            <w:r w:rsidRPr="00915DD6">
              <w:rPr>
                <w:rStyle w:val="a6"/>
                <w:rFonts w:hint="eastAsia"/>
              </w:rPr>
              <w:t>异步）</w:t>
            </w:r>
          </w:p>
        </w:tc>
      </w:tr>
    </w:tbl>
    <w:p w:rsidR="00B27EE4" w:rsidRDefault="00B27EE4" w:rsidP="00B27EE4">
      <w:pPr>
        <w:pStyle w:val="a0"/>
      </w:pPr>
    </w:p>
    <w:p w:rsidR="00B27EE4" w:rsidRPr="0023701F" w:rsidRDefault="00B27EE4" w:rsidP="0023701F">
      <w:pPr>
        <w:pStyle w:val="3"/>
        <w:spacing w:line="400" w:lineRule="exact"/>
        <w:ind w:left="826" w:hangingChars="343" w:hanging="826"/>
        <w:rPr>
          <w:sz w:val="24"/>
        </w:rPr>
      </w:pPr>
      <w:bookmarkStart w:id="156" w:name="_Toc453430045"/>
      <w:r w:rsidRPr="0023701F">
        <w:rPr>
          <w:sz w:val="24"/>
        </w:rPr>
        <w:t>ICommentCache</w:t>
      </w:r>
      <w:r w:rsidRPr="0023701F">
        <w:rPr>
          <w:rFonts w:hint="eastAsia"/>
          <w:sz w:val="24"/>
        </w:rPr>
        <w:t>类概述</w:t>
      </w:r>
      <w:bookmarkEnd w:id="156"/>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封装工作较圈评论数据cache业务处理。</w:t>
      </w:r>
    </w:p>
    <w:p w:rsidR="00B27EE4" w:rsidRPr="00557EE7" w:rsidRDefault="00B27EE4" w:rsidP="00B27EE4">
      <w:pPr>
        <w:spacing w:line="400" w:lineRule="exact"/>
        <w:ind w:firstLine="432"/>
        <w:jc w:val="left"/>
      </w:pPr>
      <w:r w:rsidRPr="00D112AC">
        <w:rPr>
          <w:rFonts w:ascii="宋体" w:hAnsi="宋体" w:hint="eastAsia"/>
          <w:sz w:val="24"/>
        </w:rPr>
        <w:t>类功能定义</w:t>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2635"/>
        <w:gridCol w:w="4536"/>
      </w:tblGrid>
      <w:tr w:rsidR="00B27EE4" w:rsidRPr="00076C89" w:rsidTr="00854513">
        <w:tc>
          <w:tcPr>
            <w:tcW w:w="691" w:type="dxa"/>
            <w:shd w:val="clear" w:color="auto" w:fill="CCCCCC"/>
          </w:tcPr>
          <w:p w:rsidR="00B27EE4" w:rsidRPr="00076C89" w:rsidRDefault="00B27EE4" w:rsidP="004D4435">
            <w:pPr>
              <w:jc w:val="center"/>
              <w:rPr>
                <w:rStyle w:val="a6"/>
                <w:b/>
                <w:i/>
              </w:rPr>
            </w:pPr>
            <w:r w:rsidRPr="00076C89">
              <w:rPr>
                <w:rStyle w:val="a6"/>
                <w:rFonts w:hint="eastAsia"/>
              </w:rPr>
              <w:t>序号</w:t>
            </w:r>
          </w:p>
        </w:tc>
        <w:tc>
          <w:tcPr>
            <w:tcW w:w="2635" w:type="dxa"/>
            <w:shd w:val="clear" w:color="auto" w:fill="CCCCCC"/>
          </w:tcPr>
          <w:p w:rsidR="00B27EE4" w:rsidRPr="00076C89" w:rsidRDefault="00B27EE4" w:rsidP="004D4435">
            <w:pPr>
              <w:jc w:val="center"/>
              <w:rPr>
                <w:rStyle w:val="a6"/>
                <w:b/>
                <w:i/>
              </w:rPr>
            </w:pPr>
            <w:r w:rsidRPr="00076C89">
              <w:rPr>
                <w:rStyle w:val="a6"/>
                <w:rFonts w:hint="eastAsia"/>
              </w:rPr>
              <w:t>功能点</w:t>
            </w:r>
          </w:p>
        </w:tc>
        <w:tc>
          <w:tcPr>
            <w:tcW w:w="4536" w:type="dxa"/>
            <w:shd w:val="clear" w:color="auto" w:fill="CCCCCC"/>
          </w:tcPr>
          <w:p w:rsidR="00B27EE4" w:rsidRPr="00076C89" w:rsidRDefault="00B27EE4" w:rsidP="004D4435">
            <w:pPr>
              <w:jc w:val="center"/>
              <w:rPr>
                <w:rStyle w:val="a6"/>
                <w:b/>
                <w:i/>
              </w:rPr>
            </w:pPr>
            <w:r w:rsidRPr="00076C89">
              <w:rPr>
                <w:rStyle w:val="a6"/>
                <w:rFonts w:hint="eastAsia"/>
              </w:rPr>
              <w:t>功能点详细内容</w:t>
            </w:r>
          </w:p>
        </w:tc>
      </w:tr>
      <w:tr w:rsidR="00B27EE4" w:rsidRPr="00076C89" w:rsidTr="00854513">
        <w:tc>
          <w:tcPr>
            <w:tcW w:w="691" w:type="dxa"/>
          </w:tcPr>
          <w:p w:rsidR="00B27EE4" w:rsidRPr="00076C89" w:rsidRDefault="00B27EE4" w:rsidP="004D4435">
            <w:pPr>
              <w:rPr>
                <w:rStyle w:val="a6"/>
                <w:i/>
              </w:rPr>
            </w:pPr>
            <w:r w:rsidRPr="00076C89">
              <w:rPr>
                <w:rStyle w:val="a6"/>
                <w:rFonts w:hint="eastAsia"/>
              </w:rPr>
              <w:t>1</w:t>
            </w:r>
          </w:p>
        </w:tc>
        <w:tc>
          <w:tcPr>
            <w:tcW w:w="2635" w:type="dxa"/>
          </w:tcPr>
          <w:p w:rsidR="00B27EE4" w:rsidRPr="00076C89" w:rsidRDefault="00B27EE4" w:rsidP="004D4435">
            <w:pPr>
              <w:rPr>
                <w:rStyle w:val="a6"/>
                <w:i/>
              </w:rPr>
            </w:pPr>
            <w:r w:rsidRPr="00915DD6">
              <w:rPr>
                <w:rFonts w:ascii="Consolas" w:hAnsi="Consolas" w:cs="Consolas"/>
                <w:color w:val="000000"/>
                <w:kern w:val="0"/>
                <w:sz w:val="22"/>
                <w:szCs w:val="22"/>
              </w:rPr>
              <w:t>addComment</w:t>
            </w:r>
          </w:p>
        </w:tc>
        <w:tc>
          <w:tcPr>
            <w:tcW w:w="4536" w:type="dxa"/>
          </w:tcPr>
          <w:p w:rsidR="00B27EE4" w:rsidRPr="00076C89" w:rsidRDefault="00B27EE4" w:rsidP="004D4435">
            <w:pPr>
              <w:rPr>
                <w:rStyle w:val="a6"/>
                <w:i/>
              </w:rPr>
            </w:pPr>
            <w:r w:rsidRPr="00915DD6">
              <w:rPr>
                <w:rStyle w:val="a6"/>
                <w:rFonts w:hint="eastAsia"/>
              </w:rPr>
              <w:t>新增一条评论</w:t>
            </w:r>
          </w:p>
        </w:tc>
      </w:tr>
      <w:tr w:rsidR="00B27EE4" w:rsidRPr="00076C89" w:rsidTr="00854513">
        <w:tc>
          <w:tcPr>
            <w:tcW w:w="691" w:type="dxa"/>
          </w:tcPr>
          <w:p w:rsidR="00B27EE4" w:rsidRPr="00076C89" w:rsidRDefault="00B27EE4" w:rsidP="004D4435">
            <w:pPr>
              <w:rPr>
                <w:rStyle w:val="a6"/>
                <w:i/>
              </w:rPr>
            </w:pPr>
            <w:r w:rsidRPr="00076C89">
              <w:rPr>
                <w:rStyle w:val="a6"/>
                <w:rFonts w:hint="eastAsia"/>
              </w:rPr>
              <w:t>2</w:t>
            </w:r>
          </w:p>
        </w:tc>
        <w:tc>
          <w:tcPr>
            <w:tcW w:w="2635" w:type="dxa"/>
          </w:tcPr>
          <w:p w:rsidR="00B27EE4" w:rsidRPr="00076C89" w:rsidRDefault="00B27EE4" w:rsidP="004D4435">
            <w:pPr>
              <w:rPr>
                <w:rStyle w:val="a6"/>
                <w:i/>
              </w:rPr>
            </w:pPr>
            <w:r w:rsidRPr="00915DD6">
              <w:rPr>
                <w:rFonts w:ascii="Consolas" w:hAnsi="Consolas" w:cs="Consolas"/>
                <w:color w:val="000000"/>
                <w:kern w:val="0"/>
                <w:sz w:val="22"/>
                <w:szCs w:val="22"/>
              </w:rPr>
              <w:t>removeComment</w:t>
            </w:r>
          </w:p>
        </w:tc>
        <w:tc>
          <w:tcPr>
            <w:tcW w:w="4536" w:type="dxa"/>
          </w:tcPr>
          <w:p w:rsidR="00B27EE4" w:rsidRPr="00076C89" w:rsidRDefault="00B27EE4" w:rsidP="004D4435">
            <w:pPr>
              <w:rPr>
                <w:rStyle w:val="a6"/>
                <w:i/>
              </w:rPr>
            </w:pPr>
            <w:r w:rsidRPr="00915DD6">
              <w:rPr>
                <w:rStyle w:val="a6"/>
                <w:rFonts w:hint="eastAsia"/>
              </w:rPr>
              <w:t>删除一条评论</w:t>
            </w:r>
          </w:p>
        </w:tc>
      </w:tr>
      <w:tr w:rsidR="00B27EE4" w:rsidRPr="00076C89" w:rsidTr="00854513">
        <w:tc>
          <w:tcPr>
            <w:tcW w:w="691" w:type="dxa"/>
          </w:tcPr>
          <w:p w:rsidR="00B27EE4" w:rsidRPr="00076C89" w:rsidRDefault="00B27EE4" w:rsidP="004D4435">
            <w:pPr>
              <w:rPr>
                <w:rStyle w:val="a6"/>
                <w:i/>
              </w:rPr>
            </w:pPr>
            <w:r w:rsidRPr="00076C89">
              <w:rPr>
                <w:rStyle w:val="a6"/>
                <w:rFonts w:hint="eastAsia"/>
              </w:rPr>
              <w:lastRenderedPageBreak/>
              <w:t>3</w:t>
            </w:r>
          </w:p>
        </w:tc>
        <w:tc>
          <w:tcPr>
            <w:tcW w:w="2635" w:type="dxa"/>
          </w:tcPr>
          <w:p w:rsidR="00B27EE4" w:rsidRPr="00076C89" w:rsidRDefault="00B27EE4" w:rsidP="004D4435">
            <w:pPr>
              <w:rPr>
                <w:rStyle w:val="a6"/>
                <w:i/>
              </w:rPr>
            </w:pPr>
            <w:r w:rsidRPr="00915DD6">
              <w:rPr>
                <w:rFonts w:ascii="Consolas" w:hAnsi="Consolas" w:cs="Consolas"/>
                <w:color w:val="000000"/>
                <w:kern w:val="0"/>
                <w:sz w:val="22"/>
                <w:szCs w:val="22"/>
              </w:rPr>
              <w:t>getComment</w:t>
            </w:r>
          </w:p>
        </w:tc>
        <w:tc>
          <w:tcPr>
            <w:tcW w:w="4536" w:type="dxa"/>
          </w:tcPr>
          <w:p w:rsidR="00B27EE4" w:rsidRPr="00076C89" w:rsidRDefault="00B27EE4" w:rsidP="004D4435">
            <w:pPr>
              <w:rPr>
                <w:rStyle w:val="a6"/>
                <w:i/>
              </w:rPr>
            </w:pPr>
            <w:r w:rsidRPr="00915DD6">
              <w:rPr>
                <w:rStyle w:val="a6"/>
                <w:rFonts w:hint="eastAsia"/>
              </w:rPr>
              <w:t>查询一条评论</w:t>
            </w:r>
          </w:p>
        </w:tc>
      </w:tr>
      <w:tr w:rsidR="00B27EE4" w:rsidRPr="00076C89" w:rsidTr="00854513">
        <w:tc>
          <w:tcPr>
            <w:tcW w:w="691" w:type="dxa"/>
          </w:tcPr>
          <w:p w:rsidR="00B27EE4" w:rsidRPr="00076C89" w:rsidRDefault="00B27EE4" w:rsidP="004D4435">
            <w:pPr>
              <w:rPr>
                <w:rStyle w:val="a6"/>
                <w:i/>
              </w:rPr>
            </w:pPr>
            <w:r>
              <w:rPr>
                <w:rStyle w:val="a6"/>
                <w:rFonts w:hint="eastAsia"/>
              </w:rPr>
              <w:t>4</w:t>
            </w:r>
          </w:p>
        </w:tc>
        <w:tc>
          <w:tcPr>
            <w:tcW w:w="2635" w:type="dxa"/>
          </w:tcPr>
          <w:p w:rsidR="00B27EE4" w:rsidRPr="00076C89" w:rsidRDefault="00B27EE4" w:rsidP="004D4435">
            <w:pPr>
              <w:rPr>
                <w:rStyle w:val="a6"/>
                <w:i/>
              </w:rPr>
            </w:pPr>
            <w:r w:rsidRPr="00915DD6">
              <w:rPr>
                <w:rFonts w:ascii="Consolas" w:hAnsi="Consolas" w:cs="Consolas"/>
                <w:color w:val="000000"/>
                <w:kern w:val="0"/>
                <w:sz w:val="22"/>
                <w:szCs w:val="22"/>
              </w:rPr>
              <w:t>updateCommentBatch</w:t>
            </w:r>
          </w:p>
        </w:tc>
        <w:tc>
          <w:tcPr>
            <w:tcW w:w="4536" w:type="dxa"/>
          </w:tcPr>
          <w:p w:rsidR="00B27EE4" w:rsidRPr="00076C89" w:rsidRDefault="00B27EE4" w:rsidP="004D4435">
            <w:pPr>
              <w:rPr>
                <w:rStyle w:val="a6"/>
                <w:i/>
              </w:rPr>
            </w:pPr>
            <w:r w:rsidRPr="00915DD6">
              <w:rPr>
                <w:rStyle w:val="a6"/>
                <w:rFonts w:hint="eastAsia"/>
              </w:rPr>
              <w:t>清洗数据，更新</w:t>
            </w:r>
            <w:r w:rsidRPr="00915DD6">
              <w:rPr>
                <w:rStyle w:val="a6"/>
                <w:rFonts w:hint="eastAsia"/>
              </w:rPr>
              <w:t>commentList</w:t>
            </w:r>
            <w:r w:rsidRPr="00915DD6">
              <w:rPr>
                <w:rStyle w:val="a6"/>
                <w:rFonts w:hint="eastAsia"/>
              </w:rPr>
              <w:t>的</w:t>
            </w:r>
            <w:r w:rsidRPr="00915DD6">
              <w:rPr>
                <w:rStyle w:val="a6"/>
                <w:rFonts w:hint="eastAsia"/>
              </w:rPr>
              <w:t>replytouser</w:t>
            </w:r>
          </w:p>
        </w:tc>
      </w:tr>
    </w:tbl>
    <w:p w:rsidR="00B27EE4" w:rsidRDefault="00B27EE4" w:rsidP="00B27EE4">
      <w:pPr>
        <w:pStyle w:val="a0"/>
      </w:pPr>
    </w:p>
    <w:p w:rsidR="00B27EE4" w:rsidRPr="0023701F" w:rsidRDefault="00B27EE4" w:rsidP="0023701F">
      <w:pPr>
        <w:pStyle w:val="3"/>
        <w:spacing w:line="400" w:lineRule="exact"/>
        <w:ind w:left="826" w:hangingChars="343" w:hanging="826"/>
        <w:rPr>
          <w:sz w:val="24"/>
        </w:rPr>
      </w:pPr>
      <w:bookmarkStart w:id="157" w:name="_Toc453430046"/>
      <w:r w:rsidRPr="0023701F">
        <w:rPr>
          <w:sz w:val="24"/>
        </w:rPr>
        <w:t>ICommentSortCache</w:t>
      </w:r>
      <w:r w:rsidRPr="0023701F">
        <w:rPr>
          <w:rFonts w:hint="eastAsia"/>
          <w:sz w:val="24"/>
        </w:rPr>
        <w:t>类概述</w:t>
      </w:r>
      <w:bookmarkEnd w:id="157"/>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封装工作较圈评论idlist的cache业务处理。</w:t>
      </w:r>
    </w:p>
    <w:p w:rsidR="00B27EE4" w:rsidRPr="00557EE7" w:rsidRDefault="00B27EE4" w:rsidP="00B27EE4">
      <w:pPr>
        <w:spacing w:line="400" w:lineRule="exact"/>
        <w:ind w:firstLine="432"/>
        <w:jc w:val="left"/>
      </w:pPr>
      <w:r w:rsidRPr="00D112AC">
        <w:rPr>
          <w:rFonts w:ascii="宋体" w:hAnsi="宋体" w:hint="eastAsia"/>
          <w:sz w:val="24"/>
        </w:rPr>
        <w:t>类功能定义</w:t>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2918"/>
        <w:gridCol w:w="4253"/>
      </w:tblGrid>
      <w:tr w:rsidR="00B27EE4" w:rsidRPr="00076C89" w:rsidTr="00454CE7">
        <w:tc>
          <w:tcPr>
            <w:tcW w:w="691" w:type="dxa"/>
            <w:shd w:val="clear" w:color="auto" w:fill="CCCCCC"/>
          </w:tcPr>
          <w:p w:rsidR="00B27EE4" w:rsidRPr="00076C89" w:rsidRDefault="00B27EE4" w:rsidP="004D4435">
            <w:pPr>
              <w:jc w:val="center"/>
              <w:rPr>
                <w:rStyle w:val="a6"/>
                <w:b/>
                <w:i/>
              </w:rPr>
            </w:pPr>
            <w:r w:rsidRPr="00076C89">
              <w:rPr>
                <w:rStyle w:val="a6"/>
                <w:rFonts w:hint="eastAsia"/>
              </w:rPr>
              <w:t>序号</w:t>
            </w:r>
          </w:p>
        </w:tc>
        <w:tc>
          <w:tcPr>
            <w:tcW w:w="2918" w:type="dxa"/>
            <w:shd w:val="clear" w:color="auto" w:fill="CCCCCC"/>
          </w:tcPr>
          <w:p w:rsidR="00B27EE4" w:rsidRPr="00076C89" w:rsidRDefault="00B27EE4" w:rsidP="004D4435">
            <w:pPr>
              <w:jc w:val="center"/>
              <w:rPr>
                <w:rStyle w:val="a6"/>
                <w:b/>
                <w:i/>
              </w:rPr>
            </w:pPr>
            <w:r w:rsidRPr="00076C89">
              <w:rPr>
                <w:rStyle w:val="a6"/>
                <w:rFonts w:hint="eastAsia"/>
              </w:rPr>
              <w:t>功能点</w:t>
            </w:r>
          </w:p>
        </w:tc>
        <w:tc>
          <w:tcPr>
            <w:tcW w:w="4253" w:type="dxa"/>
            <w:shd w:val="clear" w:color="auto" w:fill="CCCCCC"/>
          </w:tcPr>
          <w:p w:rsidR="00B27EE4" w:rsidRPr="00076C89" w:rsidRDefault="00B27EE4" w:rsidP="004D4435">
            <w:pPr>
              <w:jc w:val="center"/>
              <w:rPr>
                <w:rStyle w:val="a6"/>
                <w:b/>
                <w:i/>
              </w:rPr>
            </w:pPr>
            <w:r w:rsidRPr="00076C89">
              <w:rPr>
                <w:rStyle w:val="a6"/>
                <w:rFonts w:hint="eastAsia"/>
              </w:rPr>
              <w:t>功能点详细内容</w:t>
            </w:r>
          </w:p>
        </w:tc>
      </w:tr>
      <w:tr w:rsidR="00B27EE4" w:rsidRPr="00076C89" w:rsidTr="00454CE7">
        <w:tc>
          <w:tcPr>
            <w:tcW w:w="691" w:type="dxa"/>
          </w:tcPr>
          <w:p w:rsidR="00B27EE4" w:rsidRPr="00076C89" w:rsidRDefault="00B27EE4" w:rsidP="004D4435">
            <w:pPr>
              <w:rPr>
                <w:rStyle w:val="a6"/>
                <w:i/>
              </w:rPr>
            </w:pPr>
            <w:r w:rsidRPr="00076C89">
              <w:rPr>
                <w:rStyle w:val="a6"/>
                <w:rFonts w:hint="eastAsia"/>
              </w:rPr>
              <w:t>1</w:t>
            </w:r>
          </w:p>
        </w:tc>
        <w:tc>
          <w:tcPr>
            <w:tcW w:w="2918" w:type="dxa"/>
          </w:tcPr>
          <w:p w:rsidR="00B27EE4" w:rsidRPr="00076C89" w:rsidRDefault="00B27EE4" w:rsidP="004D4435">
            <w:pPr>
              <w:rPr>
                <w:rStyle w:val="a6"/>
                <w:i/>
              </w:rPr>
            </w:pPr>
            <w:r w:rsidRPr="00915DD6">
              <w:rPr>
                <w:rFonts w:ascii="Consolas" w:hAnsi="Consolas" w:cs="Consolas"/>
                <w:color w:val="000000"/>
                <w:kern w:val="0"/>
                <w:sz w:val="22"/>
                <w:szCs w:val="22"/>
              </w:rPr>
              <w:t>getComments</w:t>
            </w:r>
          </w:p>
        </w:tc>
        <w:tc>
          <w:tcPr>
            <w:tcW w:w="4253" w:type="dxa"/>
          </w:tcPr>
          <w:p w:rsidR="00B27EE4" w:rsidRPr="00076C89" w:rsidRDefault="00B27EE4" w:rsidP="004D4435">
            <w:pPr>
              <w:rPr>
                <w:rStyle w:val="a6"/>
                <w:i/>
              </w:rPr>
            </w:pPr>
            <w:r>
              <w:rPr>
                <w:rStyle w:val="a6"/>
                <w:rFonts w:hint="eastAsia"/>
              </w:rPr>
              <w:t>获取资源下的所有评论</w:t>
            </w:r>
          </w:p>
        </w:tc>
      </w:tr>
      <w:tr w:rsidR="00B27EE4" w:rsidRPr="00076C89" w:rsidTr="00454CE7">
        <w:tc>
          <w:tcPr>
            <w:tcW w:w="691" w:type="dxa"/>
          </w:tcPr>
          <w:p w:rsidR="00B27EE4" w:rsidRPr="00076C89" w:rsidRDefault="00B27EE4" w:rsidP="004D4435">
            <w:pPr>
              <w:rPr>
                <w:rStyle w:val="a6"/>
                <w:i/>
              </w:rPr>
            </w:pPr>
            <w:r w:rsidRPr="00076C89">
              <w:rPr>
                <w:rStyle w:val="a6"/>
                <w:rFonts w:hint="eastAsia"/>
              </w:rPr>
              <w:t>2</w:t>
            </w:r>
          </w:p>
        </w:tc>
        <w:tc>
          <w:tcPr>
            <w:tcW w:w="2918" w:type="dxa"/>
          </w:tcPr>
          <w:p w:rsidR="00B27EE4" w:rsidRPr="00076C89" w:rsidRDefault="00B27EE4" w:rsidP="004D4435">
            <w:pPr>
              <w:rPr>
                <w:rStyle w:val="a6"/>
                <w:i/>
              </w:rPr>
            </w:pPr>
            <w:r w:rsidRPr="00915DD6">
              <w:rPr>
                <w:rFonts w:ascii="Consolas" w:hAnsi="Consolas" w:cs="Consolas"/>
                <w:color w:val="000000"/>
                <w:kern w:val="0"/>
                <w:sz w:val="22"/>
                <w:szCs w:val="22"/>
              </w:rPr>
              <w:t>getPagedComments</w:t>
            </w:r>
          </w:p>
        </w:tc>
        <w:tc>
          <w:tcPr>
            <w:tcW w:w="4253" w:type="dxa"/>
          </w:tcPr>
          <w:p w:rsidR="00B27EE4" w:rsidRPr="00076C89" w:rsidRDefault="00B27EE4" w:rsidP="004D4435">
            <w:pPr>
              <w:rPr>
                <w:rStyle w:val="a6"/>
                <w:i/>
              </w:rPr>
            </w:pPr>
            <w:r>
              <w:rPr>
                <w:rStyle w:val="a6"/>
                <w:rFonts w:hint="eastAsia"/>
              </w:rPr>
              <w:t>获取资源下的评论，分页</w:t>
            </w:r>
          </w:p>
        </w:tc>
      </w:tr>
      <w:tr w:rsidR="00B27EE4" w:rsidRPr="00076C89" w:rsidTr="00454CE7">
        <w:tc>
          <w:tcPr>
            <w:tcW w:w="691" w:type="dxa"/>
          </w:tcPr>
          <w:p w:rsidR="00B27EE4" w:rsidRPr="00076C89" w:rsidRDefault="00B27EE4" w:rsidP="004D4435">
            <w:pPr>
              <w:rPr>
                <w:rStyle w:val="a6"/>
                <w:i/>
              </w:rPr>
            </w:pPr>
            <w:r w:rsidRPr="00076C89">
              <w:rPr>
                <w:rStyle w:val="a6"/>
                <w:rFonts w:hint="eastAsia"/>
              </w:rPr>
              <w:t>3</w:t>
            </w:r>
          </w:p>
        </w:tc>
        <w:tc>
          <w:tcPr>
            <w:tcW w:w="2918" w:type="dxa"/>
          </w:tcPr>
          <w:p w:rsidR="00B27EE4" w:rsidRPr="00076C89" w:rsidRDefault="00B27EE4" w:rsidP="004D4435">
            <w:pPr>
              <w:rPr>
                <w:rStyle w:val="a6"/>
                <w:i/>
              </w:rPr>
            </w:pPr>
            <w:r w:rsidRPr="00915DD6">
              <w:rPr>
                <w:rFonts w:ascii="Consolas" w:hAnsi="Consolas" w:cs="Consolas"/>
                <w:color w:val="000000"/>
                <w:kern w:val="0"/>
                <w:sz w:val="22"/>
                <w:szCs w:val="22"/>
              </w:rPr>
              <w:t>getCommentsByTime</w:t>
            </w:r>
          </w:p>
        </w:tc>
        <w:tc>
          <w:tcPr>
            <w:tcW w:w="4253" w:type="dxa"/>
          </w:tcPr>
          <w:p w:rsidR="00B27EE4" w:rsidRPr="00076C89" w:rsidRDefault="00B27EE4" w:rsidP="004D4435">
            <w:pPr>
              <w:rPr>
                <w:rStyle w:val="a6"/>
                <w:i/>
              </w:rPr>
            </w:pPr>
            <w:r>
              <w:rPr>
                <w:rStyle w:val="a6"/>
                <w:rFonts w:hint="eastAsia"/>
              </w:rPr>
              <w:t>通过时间截来分页获取资源下的评论</w:t>
            </w:r>
          </w:p>
        </w:tc>
      </w:tr>
      <w:tr w:rsidR="00B27EE4" w:rsidRPr="00076C89" w:rsidTr="00454CE7">
        <w:tc>
          <w:tcPr>
            <w:tcW w:w="691" w:type="dxa"/>
          </w:tcPr>
          <w:p w:rsidR="00B27EE4" w:rsidRPr="00076C89" w:rsidRDefault="00B27EE4" w:rsidP="004D4435">
            <w:pPr>
              <w:rPr>
                <w:rStyle w:val="a6"/>
                <w:i/>
              </w:rPr>
            </w:pPr>
            <w:r>
              <w:rPr>
                <w:rStyle w:val="a6"/>
                <w:rFonts w:hint="eastAsia"/>
              </w:rPr>
              <w:t>4</w:t>
            </w:r>
          </w:p>
        </w:tc>
        <w:tc>
          <w:tcPr>
            <w:tcW w:w="2918" w:type="dxa"/>
          </w:tcPr>
          <w:p w:rsidR="00B27EE4" w:rsidRPr="00076C89" w:rsidRDefault="00B27EE4" w:rsidP="004D4435">
            <w:pPr>
              <w:rPr>
                <w:rStyle w:val="a6"/>
                <w:i/>
              </w:rPr>
            </w:pPr>
            <w:r w:rsidRPr="00915DD6">
              <w:rPr>
                <w:rFonts w:ascii="Consolas" w:hAnsi="Consolas" w:cs="Consolas"/>
                <w:color w:val="000000"/>
                <w:kern w:val="0"/>
                <w:sz w:val="22"/>
                <w:szCs w:val="22"/>
              </w:rPr>
              <w:t>getRmCommentsIdByTime</w:t>
            </w:r>
          </w:p>
        </w:tc>
        <w:tc>
          <w:tcPr>
            <w:tcW w:w="4253" w:type="dxa"/>
          </w:tcPr>
          <w:p w:rsidR="00B27EE4" w:rsidRPr="00076C89" w:rsidRDefault="00B27EE4" w:rsidP="004D4435">
            <w:pPr>
              <w:rPr>
                <w:rStyle w:val="a6"/>
                <w:i/>
              </w:rPr>
            </w:pPr>
            <w:r>
              <w:rPr>
                <w:rStyle w:val="a6"/>
                <w:rFonts w:hint="eastAsia"/>
              </w:rPr>
              <w:t>通过时间截来获取资源最进删除的评论</w:t>
            </w:r>
          </w:p>
        </w:tc>
      </w:tr>
      <w:tr w:rsidR="00B27EE4" w:rsidRPr="00076C89" w:rsidTr="00454CE7">
        <w:tc>
          <w:tcPr>
            <w:tcW w:w="691" w:type="dxa"/>
          </w:tcPr>
          <w:p w:rsidR="00B27EE4" w:rsidRDefault="00B27EE4" w:rsidP="004D4435">
            <w:pPr>
              <w:rPr>
                <w:rStyle w:val="a6"/>
                <w:i/>
              </w:rPr>
            </w:pPr>
            <w:r>
              <w:rPr>
                <w:rStyle w:val="a6"/>
                <w:rFonts w:hint="eastAsia"/>
              </w:rPr>
              <w:t>5</w:t>
            </w:r>
          </w:p>
        </w:tc>
        <w:tc>
          <w:tcPr>
            <w:tcW w:w="2918" w:type="dxa"/>
          </w:tcPr>
          <w:p w:rsidR="00B27EE4" w:rsidRPr="00915DD6" w:rsidRDefault="00B27EE4" w:rsidP="004D4435">
            <w:pPr>
              <w:rPr>
                <w:rFonts w:ascii="Consolas" w:hAnsi="Consolas" w:cs="Consolas"/>
                <w:color w:val="000000"/>
                <w:kern w:val="0"/>
                <w:sz w:val="22"/>
                <w:szCs w:val="22"/>
              </w:rPr>
            </w:pPr>
            <w:r w:rsidRPr="00915DD6">
              <w:rPr>
                <w:rFonts w:ascii="Consolas" w:hAnsi="Consolas" w:cs="Consolas"/>
                <w:color w:val="000000"/>
                <w:kern w:val="0"/>
                <w:sz w:val="22"/>
                <w:szCs w:val="22"/>
              </w:rPr>
              <w:t>getCommentsByIds</w:t>
            </w:r>
          </w:p>
        </w:tc>
        <w:tc>
          <w:tcPr>
            <w:tcW w:w="4253" w:type="dxa"/>
          </w:tcPr>
          <w:p w:rsidR="00B27EE4" w:rsidRDefault="00B27EE4" w:rsidP="004D4435">
            <w:pPr>
              <w:rPr>
                <w:rStyle w:val="a6"/>
                <w:i/>
              </w:rPr>
            </w:pPr>
            <w:r>
              <w:rPr>
                <w:rStyle w:val="a6"/>
                <w:rFonts w:hint="eastAsia"/>
              </w:rPr>
              <w:t>通过评论</w:t>
            </w:r>
            <w:r>
              <w:rPr>
                <w:rStyle w:val="a6"/>
                <w:rFonts w:hint="eastAsia"/>
              </w:rPr>
              <w:t>ID</w:t>
            </w:r>
            <w:r>
              <w:rPr>
                <w:rStyle w:val="a6"/>
                <w:rFonts w:hint="eastAsia"/>
              </w:rPr>
              <w:t>来分页获取资源下的评论</w:t>
            </w:r>
          </w:p>
        </w:tc>
      </w:tr>
      <w:tr w:rsidR="00B27EE4" w:rsidRPr="00076C89" w:rsidTr="00454CE7">
        <w:tc>
          <w:tcPr>
            <w:tcW w:w="691" w:type="dxa"/>
          </w:tcPr>
          <w:p w:rsidR="00B27EE4" w:rsidRDefault="00B27EE4" w:rsidP="004D4435">
            <w:pPr>
              <w:rPr>
                <w:rStyle w:val="a6"/>
                <w:i/>
              </w:rPr>
            </w:pPr>
            <w:r>
              <w:rPr>
                <w:rStyle w:val="a6"/>
                <w:rFonts w:hint="eastAsia"/>
              </w:rPr>
              <w:t>6</w:t>
            </w:r>
          </w:p>
        </w:tc>
        <w:tc>
          <w:tcPr>
            <w:tcW w:w="2918" w:type="dxa"/>
          </w:tcPr>
          <w:p w:rsidR="00B27EE4" w:rsidRPr="00915DD6" w:rsidRDefault="00B27EE4" w:rsidP="004D4435">
            <w:pPr>
              <w:rPr>
                <w:rFonts w:ascii="Consolas" w:hAnsi="Consolas" w:cs="Consolas"/>
                <w:color w:val="000000"/>
                <w:kern w:val="0"/>
                <w:sz w:val="22"/>
                <w:szCs w:val="22"/>
              </w:rPr>
            </w:pPr>
            <w:r w:rsidRPr="00915DD6">
              <w:rPr>
                <w:rFonts w:ascii="Consolas" w:hAnsi="Consolas" w:cs="Consolas"/>
                <w:color w:val="000000"/>
                <w:kern w:val="0"/>
                <w:sz w:val="22"/>
                <w:szCs w:val="22"/>
              </w:rPr>
              <w:t>rmComments</w:t>
            </w:r>
          </w:p>
        </w:tc>
        <w:tc>
          <w:tcPr>
            <w:tcW w:w="4253" w:type="dxa"/>
          </w:tcPr>
          <w:p w:rsidR="00B27EE4" w:rsidRDefault="00B27EE4" w:rsidP="004D4435">
            <w:pPr>
              <w:rPr>
                <w:rStyle w:val="a6"/>
                <w:i/>
              </w:rPr>
            </w:pPr>
            <w:r>
              <w:rPr>
                <w:rStyle w:val="a6"/>
                <w:rFonts w:hint="eastAsia"/>
              </w:rPr>
              <w:t>获取所有被删除的评论</w:t>
            </w:r>
          </w:p>
        </w:tc>
      </w:tr>
    </w:tbl>
    <w:p w:rsidR="00B27EE4" w:rsidRDefault="00B27EE4" w:rsidP="00B27EE4">
      <w:pPr>
        <w:pStyle w:val="a0"/>
      </w:pPr>
    </w:p>
    <w:p w:rsidR="00B27EE4" w:rsidRPr="0023701F" w:rsidRDefault="00B27EE4" w:rsidP="0023701F">
      <w:pPr>
        <w:pStyle w:val="3"/>
        <w:spacing w:line="400" w:lineRule="exact"/>
        <w:ind w:left="826" w:hangingChars="343" w:hanging="826"/>
        <w:rPr>
          <w:sz w:val="24"/>
        </w:rPr>
      </w:pPr>
      <w:bookmarkStart w:id="158" w:name="_Toc453430047"/>
      <w:r w:rsidRPr="0023701F">
        <w:rPr>
          <w:sz w:val="24"/>
        </w:rPr>
        <w:t>CommentDao</w:t>
      </w:r>
      <w:r w:rsidRPr="0023701F">
        <w:rPr>
          <w:rFonts w:hint="eastAsia"/>
          <w:sz w:val="24"/>
        </w:rPr>
        <w:t>类概述</w:t>
      </w:r>
      <w:bookmarkEnd w:id="158"/>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封装工作较圈评论数据持久化业务处理。</w:t>
      </w:r>
    </w:p>
    <w:p w:rsidR="00B27EE4" w:rsidRPr="00557EE7" w:rsidRDefault="00B27EE4" w:rsidP="00B27EE4">
      <w:pPr>
        <w:spacing w:line="400" w:lineRule="exact"/>
        <w:ind w:firstLine="432"/>
        <w:jc w:val="left"/>
      </w:pPr>
      <w:r w:rsidRPr="00D112AC">
        <w:rPr>
          <w:rFonts w:ascii="宋体" w:hAnsi="宋体" w:hint="eastAsia"/>
          <w:sz w:val="24"/>
        </w:rPr>
        <w:t>类功能定义</w:t>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91"/>
        <w:gridCol w:w="3060"/>
        <w:gridCol w:w="4111"/>
      </w:tblGrid>
      <w:tr w:rsidR="00B27EE4" w:rsidRPr="00076C89" w:rsidTr="00B22AB0">
        <w:tc>
          <w:tcPr>
            <w:tcW w:w="691" w:type="dxa"/>
            <w:shd w:val="clear" w:color="auto" w:fill="CCCCCC"/>
          </w:tcPr>
          <w:p w:rsidR="00B27EE4" w:rsidRPr="00076C89" w:rsidRDefault="00B27EE4" w:rsidP="004D4435">
            <w:pPr>
              <w:jc w:val="center"/>
              <w:rPr>
                <w:rStyle w:val="a6"/>
                <w:b/>
                <w:i/>
              </w:rPr>
            </w:pPr>
            <w:r w:rsidRPr="00076C89">
              <w:rPr>
                <w:rStyle w:val="a6"/>
                <w:rFonts w:hint="eastAsia"/>
              </w:rPr>
              <w:t>序号</w:t>
            </w:r>
          </w:p>
        </w:tc>
        <w:tc>
          <w:tcPr>
            <w:tcW w:w="3060" w:type="dxa"/>
            <w:shd w:val="clear" w:color="auto" w:fill="CCCCCC"/>
          </w:tcPr>
          <w:p w:rsidR="00B27EE4" w:rsidRPr="00076C89" w:rsidRDefault="00B27EE4" w:rsidP="004D4435">
            <w:pPr>
              <w:jc w:val="center"/>
              <w:rPr>
                <w:rStyle w:val="a6"/>
                <w:b/>
                <w:i/>
              </w:rPr>
            </w:pPr>
            <w:r w:rsidRPr="00076C89">
              <w:rPr>
                <w:rStyle w:val="a6"/>
                <w:rFonts w:hint="eastAsia"/>
              </w:rPr>
              <w:t>功能点</w:t>
            </w:r>
          </w:p>
        </w:tc>
        <w:tc>
          <w:tcPr>
            <w:tcW w:w="4111" w:type="dxa"/>
            <w:shd w:val="clear" w:color="auto" w:fill="CCCCCC"/>
          </w:tcPr>
          <w:p w:rsidR="00B27EE4" w:rsidRPr="00076C89" w:rsidRDefault="00B27EE4" w:rsidP="004D4435">
            <w:pPr>
              <w:jc w:val="center"/>
              <w:rPr>
                <w:rStyle w:val="a6"/>
                <w:b/>
                <w:i/>
              </w:rPr>
            </w:pPr>
            <w:r w:rsidRPr="00076C89">
              <w:rPr>
                <w:rStyle w:val="a6"/>
                <w:rFonts w:hint="eastAsia"/>
              </w:rPr>
              <w:t>功能点详细内容</w:t>
            </w:r>
          </w:p>
        </w:tc>
      </w:tr>
      <w:tr w:rsidR="00B27EE4" w:rsidRPr="00076C89" w:rsidTr="00B22AB0">
        <w:tc>
          <w:tcPr>
            <w:tcW w:w="691" w:type="dxa"/>
          </w:tcPr>
          <w:p w:rsidR="00B27EE4" w:rsidRPr="00076C89" w:rsidRDefault="00B27EE4" w:rsidP="004D4435">
            <w:pPr>
              <w:rPr>
                <w:rStyle w:val="a6"/>
                <w:i/>
              </w:rPr>
            </w:pPr>
            <w:r w:rsidRPr="00076C89">
              <w:rPr>
                <w:rStyle w:val="a6"/>
                <w:rFonts w:hint="eastAsia"/>
              </w:rPr>
              <w:t>1</w:t>
            </w:r>
          </w:p>
        </w:tc>
        <w:tc>
          <w:tcPr>
            <w:tcW w:w="3060" w:type="dxa"/>
          </w:tcPr>
          <w:p w:rsidR="00B27EE4" w:rsidRPr="00076C89" w:rsidRDefault="00B27EE4" w:rsidP="004D4435">
            <w:pPr>
              <w:rPr>
                <w:rStyle w:val="a6"/>
                <w:i/>
              </w:rPr>
            </w:pPr>
            <w:r w:rsidRPr="00BD6880">
              <w:rPr>
                <w:rFonts w:ascii="Consolas" w:hAnsi="Consolas" w:cs="Consolas"/>
                <w:color w:val="000000"/>
                <w:kern w:val="0"/>
                <w:sz w:val="22"/>
                <w:szCs w:val="22"/>
              </w:rPr>
              <w:t>addOrUpdateComment</w:t>
            </w:r>
          </w:p>
        </w:tc>
        <w:tc>
          <w:tcPr>
            <w:tcW w:w="4111" w:type="dxa"/>
          </w:tcPr>
          <w:p w:rsidR="00B27EE4" w:rsidRPr="00076C89" w:rsidRDefault="00B27EE4" w:rsidP="004D4435">
            <w:pPr>
              <w:rPr>
                <w:rStyle w:val="a6"/>
                <w:i/>
              </w:rPr>
            </w:pPr>
            <w:r w:rsidRPr="00BD6880">
              <w:rPr>
                <w:rStyle w:val="a6"/>
                <w:rFonts w:hint="eastAsia"/>
              </w:rPr>
              <w:t>添加</w:t>
            </w:r>
            <w:r w:rsidRPr="00BD6880">
              <w:rPr>
                <w:rStyle w:val="a6"/>
                <w:rFonts w:hint="eastAsia"/>
              </w:rPr>
              <w:t>/</w:t>
            </w:r>
            <w:r w:rsidRPr="00BD6880">
              <w:rPr>
                <w:rStyle w:val="a6"/>
                <w:rFonts w:hint="eastAsia"/>
              </w:rPr>
              <w:t>更新一个贴子的评论</w:t>
            </w:r>
          </w:p>
        </w:tc>
      </w:tr>
      <w:tr w:rsidR="00B27EE4" w:rsidRPr="00076C89" w:rsidTr="00B22AB0">
        <w:tc>
          <w:tcPr>
            <w:tcW w:w="691" w:type="dxa"/>
          </w:tcPr>
          <w:p w:rsidR="00B27EE4" w:rsidRPr="00076C89" w:rsidRDefault="00B27EE4" w:rsidP="004D4435">
            <w:pPr>
              <w:rPr>
                <w:rStyle w:val="a6"/>
                <w:i/>
              </w:rPr>
            </w:pPr>
            <w:r w:rsidRPr="00076C89">
              <w:rPr>
                <w:rStyle w:val="a6"/>
                <w:rFonts w:hint="eastAsia"/>
              </w:rPr>
              <w:t>2</w:t>
            </w:r>
          </w:p>
        </w:tc>
        <w:tc>
          <w:tcPr>
            <w:tcW w:w="3060" w:type="dxa"/>
          </w:tcPr>
          <w:p w:rsidR="00B27EE4" w:rsidRPr="00076C89" w:rsidRDefault="00B27EE4" w:rsidP="004D4435">
            <w:pPr>
              <w:rPr>
                <w:rStyle w:val="a6"/>
                <w:i/>
              </w:rPr>
            </w:pPr>
            <w:r w:rsidRPr="00BD6880">
              <w:rPr>
                <w:rFonts w:ascii="Consolas" w:hAnsi="Consolas" w:cs="Consolas"/>
                <w:iCs/>
                <w:color w:val="000000"/>
                <w:kern w:val="0"/>
                <w:sz w:val="22"/>
                <w:szCs w:val="22"/>
              </w:rPr>
              <w:t>findCommentByResource</w:t>
            </w:r>
          </w:p>
        </w:tc>
        <w:tc>
          <w:tcPr>
            <w:tcW w:w="4111" w:type="dxa"/>
          </w:tcPr>
          <w:p w:rsidR="00B27EE4" w:rsidRPr="00076C89" w:rsidRDefault="00B27EE4" w:rsidP="004D4435">
            <w:pPr>
              <w:rPr>
                <w:rStyle w:val="a6"/>
                <w:i/>
              </w:rPr>
            </w:pPr>
            <w:r w:rsidRPr="00BD6880">
              <w:rPr>
                <w:rStyle w:val="a6"/>
                <w:rFonts w:hint="eastAsia"/>
              </w:rPr>
              <w:t>贴子的评论列表</w:t>
            </w:r>
          </w:p>
        </w:tc>
      </w:tr>
      <w:tr w:rsidR="00B27EE4" w:rsidRPr="00076C89" w:rsidTr="00B22AB0">
        <w:tc>
          <w:tcPr>
            <w:tcW w:w="691" w:type="dxa"/>
          </w:tcPr>
          <w:p w:rsidR="00B27EE4" w:rsidRPr="00076C89" w:rsidRDefault="00B27EE4" w:rsidP="004D4435">
            <w:pPr>
              <w:rPr>
                <w:rStyle w:val="a6"/>
                <w:i/>
              </w:rPr>
            </w:pPr>
            <w:r w:rsidRPr="00076C89">
              <w:rPr>
                <w:rStyle w:val="a6"/>
                <w:rFonts w:hint="eastAsia"/>
              </w:rPr>
              <w:t>3</w:t>
            </w:r>
          </w:p>
        </w:tc>
        <w:tc>
          <w:tcPr>
            <w:tcW w:w="3060" w:type="dxa"/>
          </w:tcPr>
          <w:p w:rsidR="00B27EE4" w:rsidRPr="00076C89" w:rsidRDefault="00B27EE4" w:rsidP="004D4435">
            <w:pPr>
              <w:rPr>
                <w:rStyle w:val="a6"/>
                <w:i/>
              </w:rPr>
            </w:pPr>
            <w:r w:rsidRPr="00BD6880">
              <w:rPr>
                <w:rFonts w:ascii="Consolas" w:hAnsi="Consolas" w:cs="Consolas"/>
                <w:color w:val="000000"/>
                <w:kern w:val="0"/>
                <w:sz w:val="22"/>
                <w:szCs w:val="22"/>
              </w:rPr>
              <w:t>findRmCommentsByResource</w:t>
            </w:r>
          </w:p>
        </w:tc>
        <w:tc>
          <w:tcPr>
            <w:tcW w:w="4111" w:type="dxa"/>
          </w:tcPr>
          <w:p w:rsidR="00B27EE4" w:rsidRPr="00076C89" w:rsidRDefault="00B27EE4" w:rsidP="004D4435">
            <w:pPr>
              <w:rPr>
                <w:rStyle w:val="a6"/>
                <w:i/>
              </w:rPr>
            </w:pPr>
            <w:r w:rsidRPr="00BD6880">
              <w:rPr>
                <w:rStyle w:val="a6"/>
                <w:rFonts w:hint="eastAsia"/>
              </w:rPr>
              <w:t>贴子的已删队评论列表</w:t>
            </w:r>
          </w:p>
        </w:tc>
      </w:tr>
      <w:tr w:rsidR="00B27EE4" w:rsidRPr="00076C89" w:rsidTr="00B22AB0">
        <w:tc>
          <w:tcPr>
            <w:tcW w:w="691" w:type="dxa"/>
          </w:tcPr>
          <w:p w:rsidR="00B27EE4" w:rsidRPr="00076C89" w:rsidRDefault="00B27EE4" w:rsidP="004D4435">
            <w:pPr>
              <w:rPr>
                <w:rStyle w:val="a6"/>
                <w:i/>
              </w:rPr>
            </w:pPr>
            <w:r>
              <w:rPr>
                <w:rStyle w:val="a6"/>
                <w:rFonts w:hint="eastAsia"/>
              </w:rPr>
              <w:t>4</w:t>
            </w:r>
          </w:p>
        </w:tc>
        <w:tc>
          <w:tcPr>
            <w:tcW w:w="3060" w:type="dxa"/>
          </w:tcPr>
          <w:p w:rsidR="00B27EE4" w:rsidRPr="00076C89" w:rsidRDefault="00B27EE4" w:rsidP="004D4435">
            <w:pPr>
              <w:rPr>
                <w:rStyle w:val="a6"/>
                <w:i/>
              </w:rPr>
            </w:pPr>
            <w:r w:rsidRPr="00BD6880">
              <w:rPr>
                <w:rFonts w:ascii="Consolas" w:hAnsi="Consolas" w:cs="Consolas"/>
                <w:color w:val="000000"/>
                <w:kern w:val="0"/>
                <w:sz w:val="22"/>
                <w:szCs w:val="22"/>
              </w:rPr>
              <w:t>removeComment</w:t>
            </w:r>
          </w:p>
        </w:tc>
        <w:tc>
          <w:tcPr>
            <w:tcW w:w="4111" w:type="dxa"/>
          </w:tcPr>
          <w:p w:rsidR="00B27EE4" w:rsidRPr="00076C89" w:rsidRDefault="00B27EE4" w:rsidP="004D4435">
            <w:pPr>
              <w:rPr>
                <w:rStyle w:val="a6"/>
                <w:i/>
              </w:rPr>
            </w:pPr>
            <w:r w:rsidRPr="00BD6880">
              <w:rPr>
                <w:rStyle w:val="a6"/>
                <w:rFonts w:hint="eastAsia"/>
              </w:rPr>
              <w:t>取消一条评论</w:t>
            </w:r>
          </w:p>
        </w:tc>
      </w:tr>
      <w:tr w:rsidR="00B27EE4" w:rsidRPr="00076C89" w:rsidTr="00B22AB0">
        <w:tc>
          <w:tcPr>
            <w:tcW w:w="691" w:type="dxa"/>
          </w:tcPr>
          <w:p w:rsidR="00B27EE4" w:rsidRDefault="00B27EE4" w:rsidP="004D4435">
            <w:pPr>
              <w:rPr>
                <w:rStyle w:val="a6"/>
                <w:i/>
              </w:rPr>
            </w:pPr>
            <w:r>
              <w:rPr>
                <w:rStyle w:val="a6"/>
                <w:rFonts w:hint="eastAsia"/>
              </w:rPr>
              <w:t>5</w:t>
            </w:r>
          </w:p>
        </w:tc>
        <w:tc>
          <w:tcPr>
            <w:tcW w:w="3060" w:type="dxa"/>
          </w:tcPr>
          <w:p w:rsidR="00B27EE4" w:rsidRPr="00915DD6" w:rsidRDefault="00B27EE4" w:rsidP="004D4435">
            <w:pPr>
              <w:rPr>
                <w:rFonts w:ascii="Consolas" w:hAnsi="Consolas" w:cs="Consolas"/>
                <w:color w:val="000000"/>
                <w:kern w:val="0"/>
                <w:sz w:val="22"/>
                <w:szCs w:val="22"/>
              </w:rPr>
            </w:pPr>
            <w:r w:rsidRPr="00BD6880">
              <w:rPr>
                <w:rFonts w:ascii="Consolas" w:hAnsi="Consolas" w:cs="Consolas"/>
                <w:color w:val="000000"/>
                <w:kern w:val="0"/>
                <w:sz w:val="22"/>
                <w:szCs w:val="22"/>
              </w:rPr>
              <w:t>findCommentByCommentid</w:t>
            </w:r>
          </w:p>
        </w:tc>
        <w:tc>
          <w:tcPr>
            <w:tcW w:w="4111" w:type="dxa"/>
          </w:tcPr>
          <w:p w:rsidR="00B27EE4" w:rsidRDefault="00B27EE4" w:rsidP="004D4435">
            <w:pPr>
              <w:rPr>
                <w:rStyle w:val="a6"/>
                <w:i/>
              </w:rPr>
            </w:pPr>
            <w:r w:rsidRPr="00BD6880">
              <w:rPr>
                <w:rStyle w:val="a6"/>
                <w:rFonts w:hint="eastAsia"/>
              </w:rPr>
              <w:t>通过一个评论的</w:t>
            </w:r>
            <w:r w:rsidRPr="00BD6880">
              <w:rPr>
                <w:rStyle w:val="a6"/>
                <w:rFonts w:hint="eastAsia"/>
              </w:rPr>
              <w:t>ID</w:t>
            </w:r>
            <w:r w:rsidRPr="00BD6880">
              <w:rPr>
                <w:rStyle w:val="a6"/>
                <w:rFonts w:hint="eastAsia"/>
              </w:rPr>
              <w:t>，查询评论</w:t>
            </w:r>
          </w:p>
        </w:tc>
      </w:tr>
      <w:tr w:rsidR="00B27EE4" w:rsidRPr="00076C89" w:rsidTr="00B22AB0">
        <w:tc>
          <w:tcPr>
            <w:tcW w:w="691" w:type="dxa"/>
          </w:tcPr>
          <w:p w:rsidR="00B27EE4" w:rsidRDefault="00B27EE4" w:rsidP="004D4435">
            <w:pPr>
              <w:rPr>
                <w:rStyle w:val="a6"/>
                <w:i/>
              </w:rPr>
            </w:pPr>
            <w:r>
              <w:rPr>
                <w:rStyle w:val="a6"/>
                <w:rFonts w:hint="eastAsia"/>
              </w:rPr>
              <w:t>6</w:t>
            </w:r>
          </w:p>
        </w:tc>
        <w:tc>
          <w:tcPr>
            <w:tcW w:w="3060" w:type="dxa"/>
          </w:tcPr>
          <w:p w:rsidR="00B27EE4" w:rsidRPr="00915DD6" w:rsidRDefault="00B27EE4" w:rsidP="004D4435">
            <w:pPr>
              <w:rPr>
                <w:rFonts w:ascii="Consolas" w:hAnsi="Consolas" w:cs="Consolas"/>
                <w:color w:val="000000"/>
                <w:kern w:val="0"/>
                <w:sz w:val="22"/>
                <w:szCs w:val="22"/>
              </w:rPr>
            </w:pPr>
            <w:r w:rsidRPr="00BD6880">
              <w:rPr>
                <w:rFonts w:ascii="Consolas" w:hAnsi="Consolas" w:cs="Consolas"/>
                <w:color w:val="000000"/>
                <w:kern w:val="0"/>
                <w:sz w:val="22"/>
                <w:szCs w:val="22"/>
              </w:rPr>
              <w:t>findEffectiveCommentByCommentid</w:t>
            </w:r>
          </w:p>
        </w:tc>
        <w:tc>
          <w:tcPr>
            <w:tcW w:w="4111" w:type="dxa"/>
          </w:tcPr>
          <w:p w:rsidR="00B27EE4" w:rsidRDefault="00B27EE4" w:rsidP="004D4435">
            <w:pPr>
              <w:rPr>
                <w:rStyle w:val="a6"/>
                <w:i/>
              </w:rPr>
            </w:pPr>
            <w:r w:rsidRPr="00BD6880">
              <w:rPr>
                <w:rStyle w:val="a6"/>
                <w:rFonts w:hint="eastAsia"/>
              </w:rPr>
              <w:t>通过一个评论的</w:t>
            </w:r>
            <w:r w:rsidRPr="00BD6880">
              <w:rPr>
                <w:rStyle w:val="a6"/>
                <w:rFonts w:hint="eastAsia"/>
              </w:rPr>
              <w:t>ID</w:t>
            </w:r>
            <w:r w:rsidRPr="00BD6880">
              <w:rPr>
                <w:rStyle w:val="a6"/>
                <w:rFonts w:hint="eastAsia"/>
              </w:rPr>
              <w:t>，查询有效评论</w:t>
            </w:r>
          </w:p>
        </w:tc>
      </w:tr>
    </w:tbl>
    <w:p w:rsidR="001B6ED9" w:rsidRPr="0023701F" w:rsidRDefault="001B6ED9" w:rsidP="001B6ED9">
      <w:pPr>
        <w:pStyle w:val="2"/>
        <w:rPr>
          <w:rFonts w:ascii="黑体"/>
          <w:sz w:val="28"/>
        </w:rPr>
      </w:pPr>
      <w:bookmarkStart w:id="159" w:name="_Toc453430048"/>
      <w:r w:rsidRPr="0023701F">
        <w:rPr>
          <w:rFonts w:ascii="黑体" w:hint="eastAsia"/>
          <w:sz w:val="28"/>
        </w:rPr>
        <w:t>本章小结</w:t>
      </w:r>
      <w:bookmarkEnd w:id="159"/>
    </w:p>
    <w:p w:rsidR="00B27EE4" w:rsidRPr="00660B14" w:rsidRDefault="00660B14" w:rsidP="00660B14">
      <w:pPr>
        <w:spacing w:line="400" w:lineRule="exact"/>
        <w:ind w:firstLine="432"/>
        <w:jc w:val="left"/>
        <w:rPr>
          <w:rFonts w:ascii="宋体" w:hAnsi="宋体"/>
          <w:sz w:val="24"/>
        </w:rPr>
      </w:pPr>
      <w:r w:rsidRPr="00660B14">
        <w:rPr>
          <w:rFonts w:ascii="宋体" w:hAnsi="宋体" w:hint="eastAsia"/>
          <w:sz w:val="24"/>
        </w:rPr>
        <w:t>本章主要讲解了工作圈基础服务与业务模块的具体设计与实现。文中给出</w:t>
      </w:r>
      <w:r>
        <w:rPr>
          <w:rFonts w:ascii="宋体" w:hAnsi="宋体" w:hint="eastAsia"/>
          <w:sz w:val="24"/>
        </w:rPr>
        <w:t>了</w:t>
      </w:r>
      <w:r w:rsidRPr="00660B14">
        <w:rPr>
          <w:rFonts w:ascii="宋体" w:hAnsi="宋体" w:hint="eastAsia"/>
          <w:sz w:val="24"/>
        </w:rPr>
        <w:t>的服务中的类设计与接口设计</w:t>
      </w:r>
      <w:r>
        <w:rPr>
          <w:rFonts w:ascii="宋体" w:hAnsi="宋体" w:hint="eastAsia"/>
          <w:sz w:val="24"/>
        </w:rPr>
        <w:t>，具体的代码没有再进行赘述。</w:t>
      </w:r>
      <w:r w:rsidR="00B75FFC">
        <w:rPr>
          <w:rFonts w:ascii="宋体" w:hAnsi="宋体" w:hint="eastAsia"/>
          <w:sz w:val="24"/>
        </w:rPr>
        <w:t>一个系统的从设计到开发，是一个极其复杂的过程，程序员很容易在开发的时候迷失或是犯错。一个好的系统框架为程序员带来的价值是显而易见的，使得程序员能高效率，高质量的交付模块是本章设计的重点。给出了模块的类图与接口定义，在开发的过程中便会少走弯路。</w:t>
      </w:r>
    </w:p>
    <w:p w:rsidR="00B27EE4" w:rsidRPr="00B27EE4" w:rsidRDefault="00B27EE4">
      <w:pPr>
        <w:widowControl/>
        <w:jc w:val="left"/>
      </w:pPr>
    </w:p>
    <w:p w:rsidR="00BD50DA" w:rsidRDefault="00EE7FFE">
      <w:pPr>
        <w:widowControl/>
        <w:jc w:val="left"/>
      </w:pPr>
      <w:r>
        <w:br w:type="page"/>
      </w:r>
    </w:p>
    <w:p w:rsidR="00911ECC" w:rsidRDefault="00911ECC" w:rsidP="00A9185D">
      <w:pPr>
        <w:pStyle w:val="1"/>
        <w:numPr>
          <w:ilvl w:val="0"/>
          <w:numId w:val="0"/>
        </w:numPr>
        <w:ind w:left="432"/>
        <w:jc w:val="center"/>
        <w:rPr>
          <w:rFonts w:eastAsia="黑体"/>
          <w:sz w:val="32"/>
        </w:rPr>
      </w:pPr>
      <w:bookmarkStart w:id="160" w:name="_Toc453430049"/>
      <w:r>
        <w:rPr>
          <w:rFonts w:eastAsia="黑体" w:hint="eastAsia"/>
          <w:sz w:val="32"/>
        </w:rPr>
        <w:lastRenderedPageBreak/>
        <w:t>第</w:t>
      </w:r>
      <w:r w:rsidR="00203E8A">
        <w:rPr>
          <w:rFonts w:eastAsia="黑体" w:hint="eastAsia"/>
          <w:sz w:val="32"/>
        </w:rPr>
        <w:t>六</w:t>
      </w:r>
      <w:r>
        <w:rPr>
          <w:rFonts w:eastAsia="黑体" w:hint="eastAsia"/>
          <w:sz w:val="32"/>
        </w:rPr>
        <w:t>章</w:t>
      </w:r>
      <w:r>
        <w:rPr>
          <w:rFonts w:eastAsia="黑体" w:hint="eastAsia"/>
          <w:sz w:val="32"/>
        </w:rPr>
        <w:t xml:space="preserve"> </w:t>
      </w:r>
      <w:r>
        <w:rPr>
          <w:rFonts w:eastAsia="黑体" w:hint="eastAsia"/>
          <w:sz w:val="32"/>
        </w:rPr>
        <w:t>结束语</w:t>
      </w:r>
      <w:bookmarkEnd w:id="160"/>
    </w:p>
    <w:p w:rsidR="00A9185D" w:rsidRPr="00A9185D" w:rsidRDefault="00A9185D" w:rsidP="00F937CF">
      <w:pPr>
        <w:pStyle w:val="af0"/>
        <w:keepNext/>
        <w:keepLines/>
        <w:numPr>
          <w:ilvl w:val="0"/>
          <w:numId w:val="1"/>
        </w:numPr>
        <w:spacing w:before="340" w:after="330" w:line="578" w:lineRule="auto"/>
        <w:ind w:firstLineChars="0"/>
        <w:outlineLvl w:val="0"/>
        <w:rPr>
          <w:b/>
          <w:bCs/>
          <w:vanish/>
          <w:kern w:val="44"/>
          <w:sz w:val="44"/>
          <w:szCs w:val="44"/>
        </w:rPr>
      </w:pPr>
    </w:p>
    <w:p w:rsidR="00911ECC" w:rsidRPr="00CA246A" w:rsidRDefault="00911ECC" w:rsidP="00A9185D">
      <w:pPr>
        <w:pStyle w:val="2"/>
        <w:rPr>
          <w:rFonts w:ascii="黑体"/>
          <w:sz w:val="28"/>
        </w:rPr>
      </w:pPr>
      <w:bookmarkStart w:id="161" w:name="_Toc453430050"/>
      <w:r w:rsidRPr="00CA246A">
        <w:rPr>
          <w:rFonts w:ascii="黑体" w:hint="eastAsia"/>
          <w:sz w:val="28"/>
        </w:rPr>
        <w:t>论文工作总结</w:t>
      </w:r>
      <w:bookmarkEnd w:id="161"/>
    </w:p>
    <w:p w:rsidR="0060764D" w:rsidRDefault="0060764D" w:rsidP="003E4B5F">
      <w:pPr>
        <w:spacing w:line="400" w:lineRule="exact"/>
        <w:ind w:firstLine="432"/>
        <w:jc w:val="left"/>
        <w:rPr>
          <w:rFonts w:ascii="宋体" w:hAnsi="宋体"/>
          <w:sz w:val="24"/>
        </w:rPr>
      </w:pPr>
      <w:r>
        <w:rPr>
          <w:rFonts w:ascii="宋体" w:hAnsi="宋体" w:hint="eastAsia"/>
          <w:sz w:val="24"/>
        </w:rPr>
        <w:t>本文介绍了企业协同办公发展的历史于现状。从当下的移动互联网出发，探讨了现在企业协同的不足之处以及改进的方向，并且对企业协同的未来发展给出了分析。</w:t>
      </w:r>
      <w:r w:rsidR="00AA572A">
        <w:rPr>
          <w:rFonts w:ascii="宋体" w:hAnsi="宋体" w:hint="eastAsia"/>
          <w:sz w:val="24"/>
        </w:rPr>
        <w:t>在</w:t>
      </w:r>
      <w:r w:rsidR="009B1906">
        <w:rPr>
          <w:rFonts w:ascii="宋体" w:hAnsi="宋体" w:hint="eastAsia"/>
          <w:sz w:val="24"/>
        </w:rPr>
        <w:t>提出意见之后，立足于移动互联网的云服务，本文尝试给出一个基于云服务的企业协同办公的解决方案。</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本文分析了分布式计算的思想，并结合现代开源社区组件设计了一个高性能，高可用的分布式系统框架。</w:t>
      </w:r>
      <w:r w:rsidR="00C12868">
        <w:rPr>
          <w:rFonts w:ascii="宋体" w:hAnsi="宋体" w:hint="eastAsia"/>
          <w:sz w:val="24"/>
        </w:rPr>
        <w:t>通过这个分布式的框架实现了</w:t>
      </w:r>
      <w:r w:rsidR="00C12868" w:rsidRPr="00C12868">
        <w:rPr>
          <w:rFonts w:ascii="宋体" w:hAnsi="宋体" w:hint="eastAsia"/>
          <w:sz w:val="24"/>
        </w:rPr>
        <w:t>基于分布式开源技术下的企业移动协同云办公服务</w:t>
      </w:r>
      <w:r w:rsidRPr="003E4B5F">
        <w:rPr>
          <w:rFonts w:ascii="宋体" w:hAnsi="宋体"/>
          <w:sz w:val="24"/>
        </w:rPr>
        <w:t>。</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本文取得的主要成果有：</w:t>
      </w:r>
    </w:p>
    <w:p w:rsidR="00C12868" w:rsidRDefault="00C12868" w:rsidP="00F937CF">
      <w:pPr>
        <w:pStyle w:val="af0"/>
        <w:numPr>
          <w:ilvl w:val="0"/>
          <w:numId w:val="2"/>
        </w:numPr>
        <w:spacing w:line="400" w:lineRule="exact"/>
        <w:ind w:firstLineChars="0"/>
        <w:jc w:val="left"/>
        <w:rPr>
          <w:rFonts w:ascii="宋体" w:hAnsi="宋体"/>
          <w:sz w:val="24"/>
        </w:rPr>
      </w:pPr>
      <w:r>
        <w:rPr>
          <w:rFonts w:ascii="宋体" w:hAnsi="宋体" w:hint="eastAsia"/>
          <w:sz w:val="24"/>
        </w:rPr>
        <w:t>分析企业协同软件的发展方向</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阐述了分布式思想</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设计了一个以开源技术为基础的分布式服务框架</w:t>
      </w:r>
    </w:p>
    <w:p w:rsidR="00911ECC" w:rsidRPr="003E4B5F" w:rsidRDefault="003E4B5F" w:rsidP="000D7B6E">
      <w:pPr>
        <w:pStyle w:val="af0"/>
        <w:numPr>
          <w:ilvl w:val="0"/>
          <w:numId w:val="2"/>
        </w:numPr>
        <w:spacing w:line="400" w:lineRule="exact"/>
        <w:ind w:firstLineChars="0"/>
        <w:jc w:val="left"/>
        <w:rPr>
          <w:rFonts w:ascii="宋体" w:hAnsi="宋体"/>
          <w:sz w:val="24"/>
        </w:rPr>
      </w:pPr>
      <w:r w:rsidRPr="003E4B5F">
        <w:rPr>
          <w:rFonts w:ascii="宋体" w:hAnsi="宋体"/>
          <w:sz w:val="24"/>
        </w:rPr>
        <w:t>以分布式服务框架为基础，完成了一个</w:t>
      </w:r>
      <w:r w:rsidR="000D7B6E" w:rsidRPr="000D7B6E">
        <w:rPr>
          <w:rFonts w:ascii="宋体" w:hAnsi="宋体" w:hint="eastAsia"/>
          <w:sz w:val="24"/>
        </w:rPr>
        <w:t>基于分布式开源技术下的企业移动协同云办公服务</w:t>
      </w:r>
    </w:p>
    <w:p w:rsidR="00911ECC" w:rsidRDefault="00911ECC" w:rsidP="00626322">
      <w:pPr>
        <w:pStyle w:val="2"/>
        <w:rPr>
          <w:rFonts w:ascii="黑体"/>
          <w:sz w:val="28"/>
        </w:rPr>
      </w:pPr>
      <w:bookmarkStart w:id="162" w:name="_Toc453430051"/>
      <w:r>
        <w:rPr>
          <w:rFonts w:ascii="黑体" w:hint="eastAsia"/>
          <w:sz w:val="28"/>
        </w:rPr>
        <w:t>问题和展望</w:t>
      </w:r>
      <w:bookmarkEnd w:id="162"/>
    </w:p>
    <w:p w:rsidR="00197637" w:rsidRDefault="0014292E" w:rsidP="00197637">
      <w:pPr>
        <w:spacing w:line="400" w:lineRule="exact"/>
        <w:ind w:firstLine="432"/>
        <w:jc w:val="left"/>
        <w:rPr>
          <w:rFonts w:ascii="宋体" w:hAnsi="宋体"/>
          <w:sz w:val="24"/>
        </w:rPr>
      </w:pPr>
      <w:r>
        <w:rPr>
          <w:rFonts w:ascii="宋体" w:hAnsi="宋体" w:hint="eastAsia"/>
          <w:sz w:val="24"/>
        </w:rPr>
        <w:t>关于企业协同云服务的探讨，本文仅是一个基础性质的实现。在开头提出的设想还有很多没有来得及完成。企业帐户已经实现了，企业协同办公的应用也有了。下一步宏大的设想，也是公司正在实现的就是基于这个云服务与企业用户群实现的一个企业办公应用平台与生态圈，联合更多的开发商来为我们的企业用户提供服务</w:t>
      </w:r>
      <w:r w:rsidR="006A6334">
        <w:rPr>
          <w:rFonts w:ascii="宋体" w:hAnsi="宋体" w:hint="eastAsia"/>
          <w:sz w:val="24"/>
        </w:rPr>
        <w:t>，</w:t>
      </w:r>
      <w:r>
        <w:rPr>
          <w:rFonts w:ascii="宋体" w:hAnsi="宋体" w:hint="eastAsia"/>
          <w:sz w:val="24"/>
        </w:rPr>
        <w:t>当平台的服务越加完善的时候就会吸引更多的企业用户来使用这个云平台</w:t>
      </w:r>
      <w:r w:rsidR="006A6334">
        <w:rPr>
          <w:rFonts w:ascii="宋体" w:hAnsi="宋体" w:hint="eastAsia"/>
          <w:sz w:val="24"/>
        </w:rPr>
        <w:t>，形成良性循环。</w:t>
      </w:r>
    </w:p>
    <w:p w:rsidR="00EE7019" w:rsidRDefault="003E4B5F" w:rsidP="00197637">
      <w:pPr>
        <w:spacing w:line="400" w:lineRule="exact"/>
        <w:ind w:firstLine="432"/>
        <w:jc w:val="left"/>
        <w:rPr>
          <w:rFonts w:ascii="宋体" w:hAnsi="宋体"/>
          <w:sz w:val="24"/>
        </w:rPr>
      </w:pPr>
      <w:r w:rsidRPr="0038282C">
        <w:rPr>
          <w:rFonts w:ascii="宋体" w:hAnsi="宋体"/>
          <w:sz w:val="24"/>
        </w:rPr>
        <w:t>本文探讨的这个分布式框架，有两个不太明显的性能瓶颈。说不太明显，是因为这两个问题是在两个数据量非常大的情况下会出现的。一个是</w:t>
      </w:r>
      <w:r w:rsidR="005E47B0">
        <w:rPr>
          <w:rFonts w:ascii="宋体" w:hAnsi="宋体" w:hint="eastAsia"/>
          <w:sz w:val="24"/>
        </w:rPr>
        <w:t>Zookeeper服务</w:t>
      </w:r>
      <w:r w:rsidRPr="0038282C">
        <w:rPr>
          <w:rFonts w:ascii="宋体" w:hAnsi="宋体"/>
          <w:sz w:val="24"/>
        </w:rPr>
        <w:t>，当注册的服务非常之多的时候，它的性能会有问题。另一个是分布式数据索引服务，当业务数据量过大，而且没有很好的进行分片的时候会对这个服务有较大的影响。互联网与移动互联网将人类的沟通拉进了一个前所未有的地球村，从世界的一个地方发送一个信息到遥远的另一方不过短短的数秒，人们之前的交流变的非常便利，分布式的服务在其中做了很大的贡献。</w:t>
      </w:r>
      <w:r w:rsidR="00EE7019">
        <w:rPr>
          <w:rFonts w:ascii="宋体" w:hAnsi="宋体" w:hint="eastAsia"/>
          <w:sz w:val="24"/>
        </w:rPr>
        <w:t>本文所描述的框架还有许多可以扩展的地方。</w:t>
      </w:r>
    </w:p>
    <w:p w:rsidR="00EE7019" w:rsidRDefault="00EE7019" w:rsidP="00EE7019">
      <w:pPr>
        <w:spacing w:line="400" w:lineRule="exact"/>
        <w:ind w:firstLine="432"/>
        <w:jc w:val="left"/>
        <w:rPr>
          <w:rFonts w:ascii="宋体" w:hAnsi="宋体"/>
          <w:sz w:val="24"/>
        </w:rPr>
      </w:pPr>
      <w:r>
        <w:rPr>
          <w:rFonts w:ascii="宋体" w:hAnsi="宋体"/>
          <w:sz w:val="24"/>
        </w:rPr>
        <w:lastRenderedPageBreak/>
        <w:t>D</w:t>
      </w:r>
      <w:r>
        <w:rPr>
          <w:rFonts w:ascii="宋体" w:hAnsi="宋体" w:hint="eastAsia"/>
          <w:sz w:val="24"/>
        </w:rPr>
        <w:t>ocker，如果说近两年虚拟化最火的热词无疑就是这个技术了。它以最轻量级的方式为程序运行打造一个完整的虚拟机环境，可以快速的分发、部署与运行。这样，分布式服务就能方便的在业务高峰时段进行弹性扩展与收缩。</w:t>
      </w:r>
    </w:p>
    <w:p w:rsidR="00EE7019" w:rsidRPr="00EE7019" w:rsidRDefault="00EE7019" w:rsidP="00EE7019">
      <w:pPr>
        <w:spacing w:line="400" w:lineRule="exact"/>
        <w:ind w:firstLine="432"/>
        <w:jc w:val="left"/>
        <w:rPr>
          <w:rFonts w:ascii="宋体" w:hAnsi="宋体"/>
          <w:sz w:val="24"/>
        </w:rPr>
      </w:pPr>
      <w:r>
        <w:rPr>
          <w:rFonts w:ascii="宋体" w:hAnsi="宋体" w:hint="eastAsia"/>
          <w:sz w:val="24"/>
        </w:rPr>
        <w:t>Spark，一个基于Hadoop的流数据处理组件。互联网的分布式服务和大数据处理两者是相辅相成的，当用户量达到</w:t>
      </w:r>
      <w:r w:rsidR="007E2E3C">
        <w:rPr>
          <w:rFonts w:ascii="宋体" w:hAnsi="宋体" w:hint="eastAsia"/>
          <w:sz w:val="24"/>
        </w:rPr>
        <w:t>千万级别的时候，产生的数据是非常可观的，同时其中的价值也是巨大的。</w:t>
      </w:r>
    </w:p>
    <w:p w:rsidR="00911ECC" w:rsidRDefault="00911ECC">
      <w:pPr>
        <w:pStyle w:val="af1"/>
        <w:adjustRightInd/>
        <w:snapToGrid/>
        <w:spacing w:before="0" w:after="0" w:line="360" w:lineRule="auto"/>
        <w:rPr>
          <w:rFonts w:ascii="黑体" w:eastAsia="黑体" w:hAnsi="宋体"/>
          <w:sz w:val="32"/>
        </w:rPr>
      </w:pPr>
      <w:r>
        <w:rPr>
          <w:rFonts w:ascii="宋体"/>
        </w:rPr>
        <w:br w:type="page"/>
      </w:r>
      <w:r>
        <w:rPr>
          <w:rFonts w:ascii="黑体" w:eastAsia="黑体" w:hAnsi="宋体" w:hint="eastAsia"/>
          <w:sz w:val="32"/>
        </w:rPr>
        <w:lastRenderedPageBreak/>
        <w:t>参考文献</w:t>
      </w:r>
    </w:p>
    <w:p w:rsidR="00911ECC" w:rsidRDefault="00911ECC">
      <w:pPr>
        <w:pStyle w:val="af1"/>
        <w:adjustRightInd/>
        <w:snapToGrid/>
        <w:spacing w:before="0" w:after="0" w:line="240" w:lineRule="auto"/>
        <w:jc w:val="both"/>
        <w:rPr>
          <w:rFonts w:ascii="宋体" w:hAnsi="宋体"/>
        </w:rPr>
      </w:pPr>
    </w:p>
    <w:p w:rsidR="00911ECC" w:rsidRDefault="00181929">
      <w:pPr>
        <w:spacing w:line="400" w:lineRule="exact"/>
        <w:ind w:firstLine="420"/>
        <w:rPr>
          <w:rFonts w:ascii="宋体" w:hAnsi="宋体"/>
          <w:szCs w:val="21"/>
        </w:rPr>
      </w:pPr>
      <w:r>
        <w:rPr>
          <w:rFonts w:ascii="宋体" w:hAnsi="宋体" w:hint="eastAsia"/>
          <w:szCs w:val="21"/>
        </w:rPr>
        <w:t>[1</w:t>
      </w:r>
      <w:r w:rsidR="00C65599">
        <w:rPr>
          <w:rFonts w:ascii="宋体" w:hAnsi="宋体" w:hint="eastAsia"/>
          <w:szCs w:val="21"/>
        </w:rPr>
        <w:t xml:space="preserve">] </w:t>
      </w:r>
      <w:r w:rsidR="00FC68CC" w:rsidRPr="00FC68CC">
        <w:rPr>
          <w:rFonts w:ascii="宋体" w:hAnsi="宋体" w:hint="eastAsia"/>
          <w:szCs w:val="21"/>
        </w:rPr>
        <w:t>吴强</w:t>
      </w:r>
      <w:r w:rsidR="00FC68CC">
        <w:rPr>
          <w:rFonts w:ascii="宋体" w:hAnsi="宋体"/>
          <w:szCs w:val="21"/>
        </w:rPr>
        <w:t xml:space="preserve"> </w:t>
      </w:r>
      <w:r w:rsidR="00FC68CC" w:rsidRPr="00FC68CC">
        <w:rPr>
          <w:rFonts w:ascii="宋体" w:hAnsi="宋体" w:hint="eastAsia"/>
          <w:szCs w:val="21"/>
        </w:rPr>
        <w:t>分布式系统一致性的发展历史（一）</w:t>
      </w:r>
      <w:r w:rsidR="00FC68CC">
        <w:rPr>
          <w:rFonts w:ascii="宋体" w:hAnsi="宋体"/>
          <w:szCs w:val="21"/>
        </w:rPr>
        <w:t xml:space="preserve"> </w:t>
      </w:r>
      <w:r w:rsidR="00FC68CC">
        <w:rPr>
          <w:rFonts w:ascii="宋体" w:hAnsi="宋体" w:hint="eastAsia"/>
          <w:szCs w:val="21"/>
        </w:rPr>
        <w:t>点融黑帮</w:t>
      </w:r>
      <w:r w:rsidR="00911ECC">
        <w:rPr>
          <w:rFonts w:ascii="宋体" w:hAnsi="宋体" w:hint="eastAsia"/>
          <w:szCs w:val="21"/>
        </w:rPr>
        <w:t xml:space="preserve"> </w:t>
      </w:r>
      <w:r w:rsidR="00FC68CC">
        <w:rPr>
          <w:rFonts w:ascii="宋体" w:hAnsi="宋体" w:hint="eastAsia"/>
          <w:szCs w:val="21"/>
        </w:rPr>
        <w:t xml:space="preserve">2015年9月8日 </w:t>
      </w:r>
    </w:p>
    <w:p w:rsidR="00911ECC" w:rsidRDefault="00181929" w:rsidP="00A9185D">
      <w:pPr>
        <w:spacing w:line="400" w:lineRule="exact"/>
        <w:ind w:firstLine="420"/>
        <w:rPr>
          <w:rFonts w:ascii="宋体" w:hAnsi="宋体"/>
          <w:szCs w:val="21"/>
        </w:rPr>
      </w:pPr>
      <w:r>
        <w:rPr>
          <w:rFonts w:ascii="宋体" w:hAnsi="宋体" w:hint="eastAsia"/>
          <w:szCs w:val="21"/>
        </w:rPr>
        <w:t>[2</w:t>
      </w:r>
      <w:r w:rsidR="00C65599">
        <w:rPr>
          <w:rFonts w:ascii="宋体" w:hAnsi="宋体" w:hint="eastAsia"/>
          <w:szCs w:val="21"/>
        </w:rPr>
        <w:t xml:space="preserve">] </w:t>
      </w:r>
      <w:r w:rsidR="00FC68CC" w:rsidRPr="00C65599">
        <w:rPr>
          <w:szCs w:val="21"/>
        </w:rPr>
        <w:t>L Lamport</w:t>
      </w:r>
      <w:r w:rsidR="00C65599" w:rsidRPr="00C65599">
        <w:rPr>
          <w:szCs w:val="21"/>
        </w:rPr>
        <w:t xml:space="preserve"> </w:t>
      </w:r>
      <w:r w:rsidR="00FC68CC" w:rsidRPr="00C65599">
        <w:rPr>
          <w:szCs w:val="21"/>
        </w:rPr>
        <w:t xml:space="preserve">Time, Clocks, and the Ordering of Events in a Distributed System </w:t>
      </w:r>
      <w:r w:rsidR="00C65599" w:rsidRPr="00C65599">
        <w:rPr>
          <w:szCs w:val="21"/>
        </w:rPr>
        <w:t>Operating Systems July 1978 Fig.1</w:t>
      </w:r>
    </w:p>
    <w:p w:rsidR="00B72F57" w:rsidRDefault="00C65599" w:rsidP="00B72F57">
      <w:pPr>
        <w:spacing w:line="400" w:lineRule="exact"/>
        <w:ind w:firstLine="420"/>
        <w:rPr>
          <w:rFonts w:ascii="宋体" w:hAnsi="宋体"/>
          <w:szCs w:val="21"/>
        </w:rPr>
      </w:pPr>
      <w:r>
        <w:rPr>
          <w:rFonts w:ascii="宋体" w:hAnsi="宋体"/>
          <w:szCs w:val="21"/>
        </w:rPr>
        <w:t>[</w:t>
      </w:r>
      <w:r w:rsidR="00181929">
        <w:rPr>
          <w:rFonts w:ascii="宋体" w:hAnsi="宋体"/>
          <w:szCs w:val="21"/>
        </w:rPr>
        <w:t>3</w:t>
      </w:r>
      <w:r w:rsidR="00B72F57">
        <w:rPr>
          <w:rFonts w:ascii="宋体" w:hAnsi="宋体"/>
          <w:szCs w:val="21"/>
        </w:rPr>
        <w:t xml:space="preserve">] </w:t>
      </w:r>
      <w:r w:rsidR="00B72F57">
        <w:rPr>
          <w:rFonts w:ascii="宋体" w:hAnsi="宋体" w:hint="eastAsia"/>
          <w:szCs w:val="21"/>
        </w:rPr>
        <w:t xml:space="preserve">黄晓军,张静，张凯 </w:t>
      </w:r>
      <w:r w:rsidR="00B72F57" w:rsidRPr="00B72F57">
        <w:rPr>
          <w:rFonts w:ascii="宋体" w:hAnsi="宋体" w:hint="eastAsia"/>
          <w:szCs w:val="21"/>
        </w:rPr>
        <w:t>Apache Thrift - 可伸缩的跨语言服务开发框架</w:t>
      </w:r>
      <w:r w:rsidR="00B72F57">
        <w:rPr>
          <w:rFonts w:ascii="宋体" w:hAnsi="宋体" w:hint="eastAsia"/>
          <w:szCs w:val="21"/>
        </w:rPr>
        <w:t xml:space="preserve"> IBM developWorks 2012年1月16日 </w:t>
      </w:r>
    </w:p>
    <w:p w:rsidR="00C92B5B" w:rsidRDefault="00B72F57" w:rsidP="00C92B5B">
      <w:pPr>
        <w:spacing w:line="400" w:lineRule="exact"/>
        <w:ind w:firstLine="420"/>
        <w:rPr>
          <w:rFonts w:ascii="宋体" w:hAnsi="宋体"/>
          <w:szCs w:val="21"/>
        </w:rPr>
      </w:pPr>
      <w:r>
        <w:rPr>
          <w:rFonts w:ascii="宋体" w:hAnsi="宋体"/>
          <w:szCs w:val="21"/>
        </w:rPr>
        <w:t>[</w:t>
      </w:r>
      <w:r w:rsidR="00181929">
        <w:rPr>
          <w:rFonts w:ascii="宋体" w:hAnsi="宋体"/>
          <w:szCs w:val="21"/>
        </w:rPr>
        <w:t>4</w:t>
      </w:r>
      <w:r>
        <w:rPr>
          <w:rFonts w:ascii="宋体" w:hAnsi="宋体"/>
          <w:szCs w:val="21"/>
        </w:rPr>
        <w:t xml:space="preserve">] </w:t>
      </w:r>
      <w:r>
        <w:rPr>
          <w:rFonts w:ascii="宋体" w:hAnsi="宋体" w:hint="eastAsia"/>
          <w:szCs w:val="21"/>
        </w:rPr>
        <w:t xml:space="preserve">许令波 </w:t>
      </w:r>
      <w:r w:rsidRPr="00B72F57">
        <w:rPr>
          <w:rFonts w:ascii="宋体" w:hAnsi="宋体" w:hint="eastAsia"/>
          <w:szCs w:val="21"/>
        </w:rPr>
        <w:t>分布式服务框架 Zookeeper -- 管理分布式环境中的数据</w:t>
      </w:r>
      <w:r>
        <w:rPr>
          <w:rFonts w:ascii="宋体" w:hAnsi="宋体" w:hint="eastAsia"/>
          <w:szCs w:val="21"/>
        </w:rPr>
        <w:t>IBM developWorks 2010年</w:t>
      </w:r>
      <w:r w:rsidR="00C50DB7">
        <w:rPr>
          <w:rFonts w:ascii="宋体" w:hAnsi="宋体" w:hint="eastAsia"/>
          <w:szCs w:val="21"/>
        </w:rPr>
        <w:t>1</w:t>
      </w:r>
      <w:r>
        <w:rPr>
          <w:rFonts w:ascii="宋体" w:hAnsi="宋体" w:hint="eastAsia"/>
          <w:szCs w:val="21"/>
        </w:rPr>
        <w:t>1月</w:t>
      </w:r>
      <w:r w:rsidR="00C50DB7">
        <w:rPr>
          <w:rFonts w:ascii="宋体" w:hAnsi="宋体" w:hint="eastAsia"/>
          <w:szCs w:val="21"/>
        </w:rPr>
        <w:t>18</w:t>
      </w:r>
      <w:r>
        <w:rPr>
          <w:rFonts w:ascii="宋体" w:hAnsi="宋体" w:hint="eastAsia"/>
          <w:szCs w:val="21"/>
        </w:rPr>
        <w:t xml:space="preserve">日 </w:t>
      </w:r>
    </w:p>
    <w:p w:rsidR="00B72F57" w:rsidRDefault="00C92B5B" w:rsidP="0075188A">
      <w:pPr>
        <w:tabs>
          <w:tab w:val="left" w:pos="3846"/>
        </w:tabs>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5</w:t>
      </w:r>
      <w:r>
        <w:rPr>
          <w:rFonts w:ascii="宋体" w:hAnsi="宋体" w:hint="eastAsia"/>
          <w:szCs w:val="21"/>
        </w:rPr>
        <w:t>] canez</w:t>
      </w:r>
      <w:r>
        <w:rPr>
          <w:rFonts w:ascii="宋体" w:hAnsi="宋体"/>
          <w:szCs w:val="21"/>
        </w:rPr>
        <w:t xml:space="preserve">k, icbd, </w:t>
      </w:r>
      <w:r>
        <w:rPr>
          <w:rFonts w:ascii="宋体" w:hAnsi="宋体" w:hint="eastAsia"/>
          <w:szCs w:val="21"/>
        </w:rPr>
        <w:t xml:space="preserve">许瑞等 </w:t>
      </w:r>
      <w:r w:rsidR="00620410">
        <w:rPr>
          <w:rFonts w:ascii="宋体" w:hAnsi="宋体" w:hint="eastAsia"/>
          <w:szCs w:val="21"/>
        </w:rPr>
        <w:t xml:space="preserve">译  Redis介绍 Redis.io 2016年4月27日 </w:t>
      </w:r>
    </w:p>
    <w:p w:rsidR="0075188A"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6</w:t>
      </w:r>
      <w:r>
        <w:rPr>
          <w:rFonts w:ascii="宋体" w:hAnsi="宋体" w:hint="eastAsia"/>
          <w:szCs w:val="21"/>
        </w:rPr>
        <w:t xml:space="preserve">] 金蓓弘，马应龙等 译 分布式系统：概念与设计 原书第5版 机械工业出版社 2013年3月1日 </w:t>
      </w:r>
    </w:p>
    <w:p w:rsidR="00181929"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7] Alexander Misel, Abadcafe,</w:t>
      </w:r>
      <w:r w:rsidR="00181929" w:rsidRPr="00181929">
        <w:t xml:space="preserve"> </w:t>
      </w:r>
      <w:r w:rsidR="00181929" w:rsidRPr="00181929">
        <w:rPr>
          <w:rFonts w:ascii="宋体" w:hAnsi="宋体"/>
          <w:szCs w:val="21"/>
        </w:rPr>
        <w:t>ZéroBot</w:t>
      </w:r>
      <w:r w:rsidR="00181929">
        <w:rPr>
          <w:rFonts w:ascii="宋体" w:hAnsi="宋体" w:hint="eastAsia"/>
          <w:szCs w:val="21"/>
        </w:rPr>
        <w:t xml:space="preserve">等 </w:t>
      </w:r>
      <w:r w:rsidR="00181929" w:rsidRPr="00181929">
        <w:rPr>
          <w:rFonts w:ascii="宋体" w:hAnsi="宋体" w:hint="eastAsia"/>
          <w:szCs w:val="21"/>
        </w:rPr>
        <w:t>CAP定理</w:t>
      </w:r>
      <w:r w:rsidR="00181929">
        <w:rPr>
          <w:rFonts w:ascii="宋体" w:hAnsi="宋体" w:hint="eastAsia"/>
          <w:szCs w:val="21"/>
        </w:rPr>
        <w:t xml:space="preserve"> </w:t>
      </w:r>
      <w:r w:rsidR="00181929">
        <w:rPr>
          <w:rFonts w:ascii="宋体" w:hAnsi="宋体"/>
          <w:szCs w:val="21"/>
        </w:rPr>
        <w:t>Wikipedia</w:t>
      </w:r>
      <w:r w:rsidR="00181929">
        <w:rPr>
          <w:rFonts w:ascii="宋体" w:hAnsi="宋体" w:hint="eastAsia"/>
          <w:szCs w:val="21"/>
        </w:rPr>
        <w:t>.org 2015年12月11日</w:t>
      </w:r>
    </w:p>
    <w:p w:rsidR="00181929" w:rsidRDefault="00181929" w:rsidP="00181929">
      <w:pPr>
        <w:spacing w:line="400" w:lineRule="exact"/>
        <w:ind w:left="420"/>
        <w:rPr>
          <w:rFonts w:ascii="宋体" w:hAnsi="宋体"/>
          <w:szCs w:val="21"/>
        </w:rPr>
      </w:pPr>
      <w:r>
        <w:rPr>
          <w:rFonts w:ascii="宋体" w:hAnsi="宋体" w:hint="eastAsia"/>
          <w:szCs w:val="21"/>
        </w:rPr>
        <w:t xml:space="preserve">[8] </w:t>
      </w:r>
      <w:r w:rsidRPr="007C4F7B">
        <w:rPr>
          <w:rFonts w:ascii="宋体" w:hAnsi="宋体" w:hint="eastAsia"/>
          <w:szCs w:val="21"/>
        </w:rPr>
        <w:t>王璞</w:t>
      </w:r>
      <w:r>
        <w:rPr>
          <w:rFonts w:ascii="宋体" w:hAnsi="宋体"/>
          <w:szCs w:val="21"/>
        </w:rPr>
        <w:t xml:space="preserve"> </w:t>
      </w:r>
      <w:r w:rsidRPr="00D35510">
        <w:rPr>
          <w:rFonts w:ascii="宋体" w:hAnsi="宋体" w:hint="eastAsia"/>
          <w:szCs w:val="21"/>
        </w:rPr>
        <w:t>分布式系统的特点以及设计理念</w:t>
      </w:r>
      <w:r>
        <w:rPr>
          <w:rFonts w:ascii="宋体" w:hAnsi="宋体" w:hint="eastAsia"/>
          <w:szCs w:val="21"/>
        </w:rPr>
        <w:t xml:space="preserve">  InfoQ  </w:t>
      </w:r>
      <w:r>
        <w:rPr>
          <w:rFonts w:ascii="宋体" w:hAnsi="宋体"/>
          <w:szCs w:val="21"/>
        </w:rPr>
        <w:t>2015</w:t>
      </w:r>
      <w:r>
        <w:rPr>
          <w:rFonts w:ascii="宋体" w:hAnsi="宋体" w:hint="eastAsia"/>
          <w:szCs w:val="21"/>
        </w:rPr>
        <w:t>年6月22日</w:t>
      </w:r>
    </w:p>
    <w:p w:rsidR="00181929" w:rsidRPr="00746483" w:rsidRDefault="00181929" w:rsidP="00B72F57">
      <w:pPr>
        <w:spacing w:line="400" w:lineRule="exact"/>
        <w:ind w:firstLine="420"/>
        <w:rPr>
          <w:rFonts w:ascii="宋体" w:hAnsi="宋体"/>
          <w:szCs w:val="21"/>
        </w:rPr>
        <w:sectPr w:rsidR="00181929" w:rsidRPr="00746483">
          <w:headerReference w:type="default" r:id="rId42"/>
          <w:footerReference w:type="default" r:id="rId43"/>
          <w:pgSz w:w="11906" w:h="16838"/>
          <w:pgMar w:top="1440" w:right="1800" w:bottom="1440" w:left="1800" w:header="851" w:footer="992" w:gutter="0"/>
          <w:pgNumType w:start="1"/>
          <w:cols w:space="720"/>
          <w:docGrid w:type="lines" w:linePitch="312"/>
        </w:sectPr>
      </w:pPr>
    </w:p>
    <w:p w:rsidR="00911ECC" w:rsidRDefault="00911ECC">
      <w:pPr>
        <w:pStyle w:val="af1"/>
        <w:adjustRightInd/>
        <w:snapToGrid/>
        <w:spacing w:before="0" w:after="0" w:line="360" w:lineRule="auto"/>
        <w:rPr>
          <w:rFonts w:ascii="黑体" w:eastAsia="黑体" w:hAnsi="宋体"/>
          <w:sz w:val="32"/>
        </w:rPr>
      </w:pPr>
      <w:r>
        <w:rPr>
          <w:rFonts w:ascii="黑体" w:eastAsia="黑体" w:hAnsi="宋体" w:hint="eastAsia"/>
          <w:sz w:val="32"/>
        </w:rPr>
        <w:lastRenderedPageBreak/>
        <w:t>致  谢</w:t>
      </w:r>
    </w:p>
    <w:p w:rsidR="00911ECC" w:rsidRDefault="00911ECC">
      <w:pPr>
        <w:pStyle w:val="af1"/>
        <w:adjustRightInd/>
        <w:snapToGrid/>
        <w:spacing w:before="0" w:after="0" w:line="240" w:lineRule="auto"/>
        <w:jc w:val="both"/>
        <w:rPr>
          <w:rFonts w:ascii="宋体" w:hAnsi="宋体"/>
        </w:rPr>
      </w:pPr>
    </w:p>
    <w:p w:rsidR="00911ECC" w:rsidRDefault="00911ECC">
      <w:pPr>
        <w:pStyle w:val="af1"/>
        <w:adjustRightInd/>
        <w:snapToGrid/>
        <w:spacing w:before="0" w:after="0" w:line="240" w:lineRule="auto"/>
        <w:jc w:val="both"/>
        <w:rPr>
          <w:rFonts w:ascii="宋体" w:hAnsi="宋体"/>
        </w:rPr>
      </w:pPr>
    </w:p>
    <w:p w:rsidR="00660B14" w:rsidRPr="00660B14" w:rsidRDefault="00660B14" w:rsidP="00660B14">
      <w:pPr>
        <w:spacing w:line="400" w:lineRule="exact"/>
        <w:ind w:firstLine="420"/>
        <w:rPr>
          <w:rFonts w:ascii="宋体" w:hAnsi="宋体"/>
          <w:sz w:val="24"/>
        </w:rPr>
      </w:pPr>
      <w:r>
        <w:rPr>
          <w:rFonts w:ascii="宋体" w:hAnsi="宋体" w:hint="eastAsia"/>
          <w:sz w:val="24"/>
        </w:rPr>
        <w:t>4</w:t>
      </w:r>
      <w:r w:rsidRPr="00660B14">
        <w:rPr>
          <w:rFonts w:ascii="宋体" w:hAnsi="宋体" w:hint="eastAsia"/>
          <w:sz w:val="24"/>
        </w:rPr>
        <w:t>年的研究生学习马上就要结束了，在这段难忘的学习过程中收获到了很多新的知识。这要感谢学院以及所有的授课老师。本文撰写过程中，从研究方向选题到大纲思路，从具体内容到创新观点我的导师吴国仕教授都付出了大量宝贵时间与心血。吴教授在学术上的深刻理解和严谨的态度，对学生的宽容理解和问题上的精辟见解都让我佩服至深，受益匪浅。在跟吴老师学习的这段过程中，锻炼了我的分析能力，对问题的处理能力以及对未来行业发展的洞察能力，更大大增加了我对业务的钻研态度和做人做事要一丝不苟的品格特征。我要感谢吴老师在这段时间上对我工作的帮助和生活的关心，感谢您在我人生最重要阶段给予的帮助和支持。</w:t>
      </w:r>
    </w:p>
    <w:p w:rsidR="00660B14" w:rsidRPr="00660B14" w:rsidRDefault="00660B14" w:rsidP="00660B14">
      <w:pPr>
        <w:spacing w:line="400" w:lineRule="exact"/>
        <w:ind w:firstLine="420"/>
        <w:rPr>
          <w:rFonts w:ascii="宋体" w:hAnsi="宋体"/>
          <w:sz w:val="24"/>
        </w:rPr>
      </w:pPr>
      <w:r w:rsidRPr="00660B14">
        <w:rPr>
          <w:rFonts w:ascii="宋体" w:hAnsi="宋体" w:hint="eastAsia"/>
          <w:sz w:val="24"/>
        </w:rPr>
        <w:t>我要感谢北京邮电大学，感谢软件学院，让我度过了难忘的研究生时光。在软件学院学习的3年里，我感受到了不一样的学习氛围。专业的知识体系和优秀的师资配备让我在专业技能上更高跨一步。认真严谨的办学方式让我对工作和学习的要求更深入一步，以后的工作节奏也必以各位老师为镜严于律己。</w:t>
      </w:r>
    </w:p>
    <w:p w:rsidR="00911ECC" w:rsidRDefault="00660B14" w:rsidP="00660B14">
      <w:pPr>
        <w:spacing w:line="400" w:lineRule="exact"/>
        <w:ind w:firstLine="420"/>
        <w:rPr>
          <w:rFonts w:ascii="宋体" w:hAnsi="宋体"/>
          <w:sz w:val="24"/>
        </w:rPr>
      </w:pPr>
      <w:r w:rsidRPr="00660B14">
        <w:rPr>
          <w:rFonts w:ascii="宋体" w:hAnsi="宋体" w:hint="eastAsia"/>
          <w:sz w:val="24"/>
        </w:rPr>
        <w:t>研究生的生活即将结束，我收获了知识，收获了视野，结交了益友，更拥有了良师。这些都将是我一生中最大的财富，我为之骄傲。</w:t>
      </w:r>
    </w:p>
    <w:p w:rsidR="00911ECC" w:rsidRDefault="00911ECC">
      <w:pPr>
        <w:pStyle w:val="af1"/>
        <w:adjustRightInd/>
        <w:snapToGrid/>
        <w:spacing w:before="0" w:after="0" w:line="240" w:lineRule="auto"/>
        <w:jc w:val="both"/>
        <w:rPr>
          <w:rFonts w:ascii="宋体" w:hAnsi="宋体"/>
        </w:rPr>
      </w:pPr>
    </w:p>
    <w:p w:rsidR="00911ECC" w:rsidRDefault="00911ECC" w:rsidP="003F6C1E">
      <w:pPr>
        <w:pStyle w:val="af1"/>
        <w:adjustRightInd/>
        <w:snapToGrid/>
        <w:spacing w:before="0" w:after="0" w:line="360" w:lineRule="auto"/>
        <w:jc w:val="both"/>
        <w:rPr>
          <w:rFonts w:ascii="宋体" w:hAnsi="宋体"/>
          <w:sz w:val="24"/>
        </w:rPr>
      </w:pPr>
    </w:p>
    <w:sectPr w:rsidR="00911ECC" w:rsidSect="0090392B">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4531" w:rsidRDefault="00044531">
      <w:r>
        <w:separator/>
      </w:r>
    </w:p>
  </w:endnote>
  <w:endnote w:type="continuationSeparator" w:id="0">
    <w:p w:rsidR="00044531" w:rsidRDefault="000445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00000000" w:usb2="00000000"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alibri Light">
    <w:altName w:val="Calibri"/>
    <w:charset w:val="00"/>
    <w:family w:val="swiss"/>
    <w:pitch w:val="variable"/>
    <w:sig w:usb0="00000001" w:usb1="4000207B" w:usb2="00000000" w:usb3="00000000" w:csb0="0000019F" w:csb1="00000000"/>
  </w:font>
  <w:font w:name="等线 Light">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等线">
    <w:altName w:val="微软雅黑"/>
    <w:charset w:val="86"/>
    <w:family w:val="auto"/>
    <w:pitch w:val="variable"/>
    <w:sig w:usb0="00000000" w:usb1="38CF7CFA" w:usb2="00000016" w:usb3="00000000" w:csb0="0004000F" w:csb1="00000000"/>
  </w:font>
  <w:font w:name="楷体_GB2312">
    <w:altName w:val="Arial Unicode MS"/>
    <w:panose1 w:val="02010609030101010101"/>
    <w:charset w:val="86"/>
    <w:family w:val="modern"/>
    <w:pitch w:val="fixed"/>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Monaco">
    <w:altName w:val="Courier New"/>
    <w:panose1 w:val="00000000000000000000"/>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4531" w:rsidRDefault="00044531">
    <w:pPr>
      <w:pStyle w:val="af"/>
      <w:framePr w:wrap="around" w:vAnchor="text" w:hAnchor="margin" w:xAlign="center" w:y="1"/>
      <w:rPr>
        <w:rStyle w:val="a7"/>
      </w:rPr>
    </w:pPr>
    <w:r>
      <w:fldChar w:fldCharType="begin"/>
    </w:r>
    <w:r>
      <w:rPr>
        <w:rStyle w:val="a7"/>
      </w:rPr>
      <w:instrText xml:space="preserve">PAGE  </w:instrText>
    </w:r>
    <w:r>
      <w:fldChar w:fldCharType="separate"/>
    </w:r>
    <w:r>
      <w:rPr>
        <w:rStyle w:val="a7"/>
      </w:rPr>
      <w:t>2</w:t>
    </w:r>
    <w:r>
      <w:fldChar w:fldCharType="end"/>
    </w:r>
  </w:p>
  <w:p w:rsidR="00044531" w:rsidRDefault="00044531">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4531" w:rsidRDefault="00044531">
    <w:pPr>
      <w:pStyle w:val="af"/>
      <w:framePr w:wrap="around" w:vAnchor="text" w:hAnchor="margin" w:xAlign="center" w:y="1"/>
      <w:rPr>
        <w:rStyle w:val="a7"/>
      </w:rPr>
    </w:pPr>
  </w:p>
  <w:p w:rsidR="00044531" w:rsidRDefault="00044531">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4531" w:rsidRDefault="00044531">
    <w:pPr>
      <w:pStyle w:val="af"/>
      <w:framePr w:wrap="around" w:vAnchor="text" w:hAnchor="margin" w:xAlign="center" w:y="1"/>
      <w:rPr>
        <w:rStyle w:val="a7"/>
      </w:rPr>
    </w:pPr>
  </w:p>
  <w:p w:rsidR="00044531" w:rsidRDefault="00044531">
    <w:pPr>
      <w:pStyle w:val="af"/>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4531" w:rsidRDefault="00044531">
    <w:pPr>
      <w:pStyle w:val="af"/>
      <w:framePr w:wrap="around" w:vAnchor="text" w:hAnchor="margin" w:xAlign="center" w:y="1"/>
      <w:rPr>
        <w:rStyle w:val="a7"/>
        <w:rFonts w:ascii="宋体" w:hAnsi="宋体" w:cs="宋体"/>
      </w:rPr>
    </w:pPr>
    <w:r>
      <w:rPr>
        <w:rStyle w:val="a7"/>
        <w:rFonts w:ascii="宋体" w:hAnsi="宋体" w:cs="宋体" w:hint="eastAsia"/>
      </w:rPr>
      <w:t>Ⅰ</w:t>
    </w:r>
  </w:p>
  <w:p w:rsidR="00044531" w:rsidRDefault="00044531">
    <w:pPr>
      <w:pStyle w:val="af"/>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4531" w:rsidRDefault="00044531">
    <w:pPr>
      <w:pStyle w:val="af"/>
      <w:framePr w:wrap="around" w:vAnchor="text" w:hAnchor="margin" w:xAlign="center" w:y="1"/>
      <w:rPr>
        <w:rStyle w:val="a7"/>
      </w:rPr>
    </w:pPr>
    <w:r>
      <w:fldChar w:fldCharType="begin"/>
    </w:r>
    <w:r>
      <w:rPr>
        <w:rStyle w:val="a7"/>
      </w:rPr>
      <w:instrText xml:space="preserve">PAGE  </w:instrText>
    </w:r>
    <w:r>
      <w:fldChar w:fldCharType="separate"/>
    </w:r>
    <w:r w:rsidR="00E07273">
      <w:rPr>
        <w:rStyle w:val="a7"/>
        <w:noProof/>
      </w:rPr>
      <w:t>24</w:t>
    </w:r>
    <w:r>
      <w:fldChar w:fldCharType="end"/>
    </w:r>
  </w:p>
  <w:p w:rsidR="00044531" w:rsidRDefault="00044531">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4531" w:rsidRDefault="00044531">
      <w:r>
        <w:separator/>
      </w:r>
    </w:p>
  </w:footnote>
  <w:footnote w:type="continuationSeparator" w:id="0">
    <w:p w:rsidR="00044531" w:rsidRDefault="0004453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4531" w:rsidRDefault="00044531">
    <w:pPr>
      <w:pStyle w:val="ae"/>
    </w:pPr>
    <w:r>
      <w:rPr>
        <w:rFonts w:hint="eastAsia"/>
      </w:rPr>
      <w:t>第一章引言</w:t>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11727BBC"/>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A6256E8"/>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nsid w:val="32134E27"/>
    <w:multiLevelType w:val="hybridMultilevel"/>
    <w:tmpl w:val="FE327780"/>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4">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nsid w:val="713A1FAC"/>
    <w:multiLevelType w:val="hybridMultilevel"/>
    <w:tmpl w:val="9C26E3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3"/>
  </w:num>
  <w:num w:numId="3">
    <w:abstractNumId w:val="0"/>
  </w:num>
  <w:num w:numId="4">
    <w:abstractNumId w:val="4"/>
  </w:num>
  <w:num w:numId="5">
    <w:abstractNumId w:val="2"/>
  </w:num>
  <w:num w:numId="6">
    <w:abstractNumId w:val="2"/>
  </w:num>
  <w:num w:numId="7">
    <w:abstractNumId w:val="2"/>
  </w:num>
  <w:num w:numId="8">
    <w:abstractNumId w:val="2"/>
  </w:num>
  <w:num w:numId="9">
    <w:abstractNumId w:val="2"/>
  </w:num>
  <w:num w:numId="10">
    <w:abstractNumId w:val="1"/>
  </w:num>
  <w:num w:numId="11">
    <w:abstractNumId w:val="2"/>
  </w:num>
  <w:num w:numId="12">
    <w:abstractNumId w:val="2"/>
  </w:num>
  <w:num w:numId="13">
    <w:abstractNumId w:val="2"/>
  </w:num>
  <w:num w:numId="14">
    <w:abstractNumId w:val="2"/>
  </w:num>
  <w:num w:numId="15">
    <w:abstractNumId w:val="2"/>
  </w:num>
  <w:num w:numId="16">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44033"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2000"/>
    <w:rsid w:val="00016A9C"/>
    <w:rsid w:val="00027C49"/>
    <w:rsid w:val="000326B0"/>
    <w:rsid w:val="0003669C"/>
    <w:rsid w:val="00042B0B"/>
    <w:rsid w:val="00043FE1"/>
    <w:rsid w:val="00044531"/>
    <w:rsid w:val="00044FB2"/>
    <w:rsid w:val="000614AC"/>
    <w:rsid w:val="0006519F"/>
    <w:rsid w:val="0007088D"/>
    <w:rsid w:val="00083A81"/>
    <w:rsid w:val="00090C32"/>
    <w:rsid w:val="00092E02"/>
    <w:rsid w:val="00094C1C"/>
    <w:rsid w:val="000A62F1"/>
    <w:rsid w:val="000B5AA5"/>
    <w:rsid w:val="000B685D"/>
    <w:rsid w:val="000B694B"/>
    <w:rsid w:val="000C0CB1"/>
    <w:rsid w:val="000C217C"/>
    <w:rsid w:val="000C3821"/>
    <w:rsid w:val="000D05B2"/>
    <w:rsid w:val="000D3FEC"/>
    <w:rsid w:val="000D7B6E"/>
    <w:rsid w:val="000E7547"/>
    <w:rsid w:val="000F387D"/>
    <w:rsid w:val="000F3D01"/>
    <w:rsid w:val="000F5577"/>
    <w:rsid w:val="000F66E9"/>
    <w:rsid w:val="000F70CB"/>
    <w:rsid w:val="0010084C"/>
    <w:rsid w:val="00102C0C"/>
    <w:rsid w:val="001133B9"/>
    <w:rsid w:val="00120E1E"/>
    <w:rsid w:val="00121695"/>
    <w:rsid w:val="00122230"/>
    <w:rsid w:val="00122656"/>
    <w:rsid w:val="001254B2"/>
    <w:rsid w:val="0014292E"/>
    <w:rsid w:val="00146E1D"/>
    <w:rsid w:val="0015003E"/>
    <w:rsid w:val="00157426"/>
    <w:rsid w:val="00162563"/>
    <w:rsid w:val="00172A27"/>
    <w:rsid w:val="001765ED"/>
    <w:rsid w:val="00181929"/>
    <w:rsid w:val="00185666"/>
    <w:rsid w:val="001877B8"/>
    <w:rsid w:val="001939CB"/>
    <w:rsid w:val="00193FBA"/>
    <w:rsid w:val="00197637"/>
    <w:rsid w:val="001B014D"/>
    <w:rsid w:val="001B24BB"/>
    <w:rsid w:val="001B6ED9"/>
    <w:rsid w:val="001C0BF9"/>
    <w:rsid w:val="001C1E64"/>
    <w:rsid w:val="001C24F2"/>
    <w:rsid w:val="001C7BDA"/>
    <w:rsid w:val="001D7FF4"/>
    <w:rsid w:val="001E0F0F"/>
    <w:rsid w:val="001E22D4"/>
    <w:rsid w:val="001E300E"/>
    <w:rsid w:val="001F618B"/>
    <w:rsid w:val="00203E8A"/>
    <w:rsid w:val="0023701F"/>
    <w:rsid w:val="002409C9"/>
    <w:rsid w:val="00242196"/>
    <w:rsid w:val="002462FF"/>
    <w:rsid w:val="00246924"/>
    <w:rsid w:val="002471F2"/>
    <w:rsid w:val="0024726C"/>
    <w:rsid w:val="002476A3"/>
    <w:rsid w:val="0025196A"/>
    <w:rsid w:val="0026357C"/>
    <w:rsid w:val="00264144"/>
    <w:rsid w:val="00264C46"/>
    <w:rsid w:val="00277CF0"/>
    <w:rsid w:val="0028164A"/>
    <w:rsid w:val="00281974"/>
    <w:rsid w:val="00281981"/>
    <w:rsid w:val="002825BF"/>
    <w:rsid w:val="002863D9"/>
    <w:rsid w:val="00286853"/>
    <w:rsid w:val="00287707"/>
    <w:rsid w:val="00295DEE"/>
    <w:rsid w:val="002B0939"/>
    <w:rsid w:val="002B6ED4"/>
    <w:rsid w:val="002C69C5"/>
    <w:rsid w:val="002D13D8"/>
    <w:rsid w:val="002E0264"/>
    <w:rsid w:val="002E28AD"/>
    <w:rsid w:val="002E5B15"/>
    <w:rsid w:val="003020B2"/>
    <w:rsid w:val="003054DD"/>
    <w:rsid w:val="0030640A"/>
    <w:rsid w:val="0031444E"/>
    <w:rsid w:val="00322892"/>
    <w:rsid w:val="00323E05"/>
    <w:rsid w:val="00327D54"/>
    <w:rsid w:val="0033755D"/>
    <w:rsid w:val="00344B19"/>
    <w:rsid w:val="00352C60"/>
    <w:rsid w:val="00352F49"/>
    <w:rsid w:val="003615B9"/>
    <w:rsid w:val="00366F8F"/>
    <w:rsid w:val="0037298A"/>
    <w:rsid w:val="0038282C"/>
    <w:rsid w:val="003A0D42"/>
    <w:rsid w:val="003A5F8C"/>
    <w:rsid w:val="003A7472"/>
    <w:rsid w:val="003B1D36"/>
    <w:rsid w:val="003B319F"/>
    <w:rsid w:val="003C3DA4"/>
    <w:rsid w:val="003E243E"/>
    <w:rsid w:val="003E4B5F"/>
    <w:rsid w:val="003F5661"/>
    <w:rsid w:val="003F6C1E"/>
    <w:rsid w:val="004029C9"/>
    <w:rsid w:val="0041204D"/>
    <w:rsid w:val="00412262"/>
    <w:rsid w:val="00412DB6"/>
    <w:rsid w:val="00417E82"/>
    <w:rsid w:val="00424FB1"/>
    <w:rsid w:val="00430BE5"/>
    <w:rsid w:val="00432D48"/>
    <w:rsid w:val="00433F75"/>
    <w:rsid w:val="004443DF"/>
    <w:rsid w:val="00453740"/>
    <w:rsid w:val="0045497D"/>
    <w:rsid w:val="00454CE7"/>
    <w:rsid w:val="00456055"/>
    <w:rsid w:val="0045719A"/>
    <w:rsid w:val="00457D5A"/>
    <w:rsid w:val="00471A5A"/>
    <w:rsid w:val="00487283"/>
    <w:rsid w:val="004914F7"/>
    <w:rsid w:val="004A3DC9"/>
    <w:rsid w:val="004A5409"/>
    <w:rsid w:val="004A7FDF"/>
    <w:rsid w:val="004B2754"/>
    <w:rsid w:val="004B32EF"/>
    <w:rsid w:val="004C717D"/>
    <w:rsid w:val="004D01B4"/>
    <w:rsid w:val="004D4435"/>
    <w:rsid w:val="004D69F6"/>
    <w:rsid w:val="004E34DB"/>
    <w:rsid w:val="004F036D"/>
    <w:rsid w:val="0050004A"/>
    <w:rsid w:val="00501918"/>
    <w:rsid w:val="0050278A"/>
    <w:rsid w:val="005032EC"/>
    <w:rsid w:val="00505F0D"/>
    <w:rsid w:val="00506070"/>
    <w:rsid w:val="00516B3F"/>
    <w:rsid w:val="0052218B"/>
    <w:rsid w:val="00522875"/>
    <w:rsid w:val="00522E58"/>
    <w:rsid w:val="00525C77"/>
    <w:rsid w:val="00530729"/>
    <w:rsid w:val="00532AED"/>
    <w:rsid w:val="0054199E"/>
    <w:rsid w:val="00542A1B"/>
    <w:rsid w:val="00545E6B"/>
    <w:rsid w:val="00552076"/>
    <w:rsid w:val="0055647D"/>
    <w:rsid w:val="00574370"/>
    <w:rsid w:val="00574FB9"/>
    <w:rsid w:val="005760B3"/>
    <w:rsid w:val="00586D8D"/>
    <w:rsid w:val="005877FF"/>
    <w:rsid w:val="005949C0"/>
    <w:rsid w:val="00597750"/>
    <w:rsid w:val="005B0838"/>
    <w:rsid w:val="005B30AA"/>
    <w:rsid w:val="005C4CC3"/>
    <w:rsid w:val="005C6AF8"/>
    <w:rsid w:val="005C6B57"/>
    <w:rsid w:val="005D2271"/>
    <w:rsid w:val="005D2F41"/>
    <w:rsid w:val="005E47B0"/>
    <w:rsid w:val="005E65B4"/>
    <w:rsid w:val="005E7588"/>
    <w:rsid w:val="005F2EA4"/>
    <w:rsid w:val="005F5BA8"/>
    <w:rsid w:val="005F6DA2"/>
    <w:rsid w:val="005F7C00"/>
    <w:rsid w:val="0060764D"/>
    <w:rsid w:val="00610F9A"/>
    <w:rsid w:val="00611AB0"/>
    <w:rsid w:val="006140E1"/>
    <w:rsid w:val="00620410"/>
    <w:rsid w:val="006205C5"/>
    <w:rsid w:val="00623563"/>
    <w:rsid w:val="00626322"/>
    <w:rsid w:val="006340F6"/>
    <w:rsid w:val="00636CE0"/>
    <w:rsid w:val="00642494"/>
    <w:rsid w:val="00660B14"/>
    <w:rsid w:val="00667E3A"/>
    <w:rsid w:val="00670F45"/>
    <w:rsid w:val="00683343"/>
    <w:rsid w:val="00686BE9"/>
    <w:rsid w:val="00687A5F"/>
    <w:rsid w:val="006A4B30"/>
    <w:rsid w:val="006A6334"/>
    <w:rsid w:val="006A6C7E"/>
    <w:rsid w:val="006A6E2F"/>
    <w:rsid w:val="006B0DE0"/>
    <w:rsid w:val="006B62A7"/>
    <w:rsid w:val="006B70B1"/>
    <w:rsid w:val="006C292F"/>
    <w:rsid w:val="006D0CDD"/>
    <w:rsid w:val="006E438C"/>
    <w:rsid w:val="006E6B35"/>
    <w:rsid w:val="00701501"/>
    <w:rsid w:val="007168FD"/>
    <w:rsid w:val="0072240F"/>
    <w:rsid w:val="0072724A"/>
    <w:rsid w:val="00727D58"/>
    <w:rsid w:val="00733AE8"/>
    <w:rsid w:val="00740C30"/>
    <w:rsid w:val="00746483"/>
    <w:rsid w:val="0075188A"/>
    <w:rsid w:val="00752CED"/>
    <w:rsid w:val="00754755"/>
    <w:rsid w:val="00757936"/>
    <w:rsid w:val="00765856"/>
    <w:rsid w:val="0076776F"/>
    <w:rsid w:val="00780455"/>
    <w:rsid w:val="00783CDB"/>
    <w:rsid w:val="007C2508"/>
    <w:rsid w:val="007C48DF"/>
    <w:rsid w:val="007C4F7B"/>
    <w:rsid w:val="007E14BE"/>
    <w:rsid w:val="007E2E39"/>
    <w:rsid w:val="007E2E3C"/>
    <w:rsid w:val="007E5FCD"/>
    <w:rsid w:val="007F1343"/>
    <w:rsid w:val="008026C1"/>
    <w:rsid w:val="00803315"/>
    <w:rsid w:val="0080674A"/>
    <w:rsid w:val="00812556"/>
    <w:rsid w:val="00813BC1"/>
    <w:rsid w:val="0081642F"/>
    <w:rsid w:val="00824DAA"/>
    <w:rsid w:val="008263BD"/>
    <w:rsid w:val="008314C6"/>
    <w:rsid w:val="0084085E"/>
    <w:rsid w:val="00841847"/>
    <w:rsid w:val="00841BF8"/>
    <w:rsid w:val="0085246F"/>
    <w:rsid w:val="00854513"/>
    <w:rsid w:val="00856853"/>
    <w:rsid w:val="0085716B"/>
    <w:rsid w:val="00862D67"/>
    <w:rsid w:val="0086505A"/>
    <w:rsid w:val="008673AC"/>
    <w:rsid w:val="008723C7"/>
    <w:rsid w:val="00877E24"/>
    <w:rsid w:val="00886FE2"/>
    <w:rsid w:val="008933E1"/>
    <w:rsid w:val="008A0799"/>
    <w:rsid w:val="008A781C"/>
    <w:rsid w:val="008B4900"/>
    <w:rsid w:val="008C1316"/>
    <w:rsid w:val="008D2525"/>
    <w:rsid w:val="008D4004"/>
    <w:rsid w:val="008E2231"/>
    <w:rsid w:val="008E421B"/>
    <w:rsid w:val="008F19DB"/>
    <w:rsid w:val="008F2B4E"/>
    <w:rsid w:val="008F4392"/>
    <w:rsid w:val="008F5FD1"/>
    <w:rsid w:val="00901369"/>
    <w:rsid w:val="00901D9E"/>
    <w:rsid w:val="00902DD0"/>
    <w:rsid w:val="0090392B"/>
    <w:rsid w:val="00911ECC"/>
    <w:rsid w:val="00916FBB"/>
    <w:rsid w:val="00927B2D"/>
    <w:rsid w:val="009330B6"/>
    <w:rsid w:val="009475C5"/>
    <w:rsid w:val="0095050A"/>
    <w:rsid w:val="00953927"/>
    <w:rsid w:val="00953E69"/>
    <w:rsid w:val="0095440A"/>
    <w:rsid w:val="00963185"/>
    <w:rsid w:val="009665D9"/>
    <w:rsid w:val="00967AB5"/>
    <w:rsid w:val="009738C8"/>
    <w:rsid w:val="009824BF"/>
    <w:rsid w:val="00993F28"/>
    <w:rsid w:val="009A1986"/>
    <w:rsid w:val="009A26C4"/>
    <w:rsid w:val="009A437D"/>
    <w:rsid w:val="009A6099"/>
    <w:rsid w:val="009A76FB"/>
    <w:rsid w:val="009A7C08"/>
    <w:rsid w:val="009B1906"/>
    <w:rsid w:val="009B63AE"/>
    <w:rsid w:val="009C1A83"/>
    <w:rsid w:val="009C55D5"/>
    <w:rsid w:val="009D22A7"/>
    <w:rsid w:val="009D390C"/>
    <w:rsid w:val="009D3CF6"/>
    <w:rsid w:val="009D3DCD"/>
    <w:rsid w:val="009D70B0"/>
    <w:rsid w:val="009E2125"/>
    <w:rsid w:val="009E5E2F"/>
    <w:rsid w:val="009F1B4C"/>
    <w:rsid w:val="009F2E6F"/>
    <w:rsid w:val="009F7D67"/>
    <w:rsid w:val="00A009D8"/>
    <w:rsid w:val="00A02BE8"/>
    <w:rsid w:val="00A13224"/>
    <w:rsid w:val="00A20667"/>
    <w:rsid w:val="00A215CD"/>
    <w:rsid w:val="00A265F9"/>
    <w:rsid w:val="00A2676A"/>
    <w:rsid w:val="00A27CBB"/>
    <w:rsid w:val="00A31853"/>
    <w:rsid w:val="00A3546B"/>
    <w:rsid w:val="00A370F6"/>
    <w:rsid w:val="00A4239A"/>
    <w:rsid w:val="00A50920"/>
    <w:rsid w:val="00A53AAC"/>
    <w:rsid w:val="00A609FB"/>
    <w:rsid w:val="00A60CEC"/>
    <w:rsid w:val="00A665D8"/>
    <w:rsid w:val="00A67151"/>
    <w:rsid w:val="00A673C1"/>
    <w:rsid w:val="00A80E2F"/>
    <w:rsid w:val="00A83129"/>
    <w:rsid w:val="00A84747"/>
    <w:rsid w:val="00A9185D"/>
    <w:rsid w:val="00A93168"/>
    <w:rsid w:val="00AA1B19"/>
    <w:rsid w:val="00AA572A"/>
    <w:rsid w:val="00AA7E0C"/>
    <w:rsid w:val="00AB39EA"/>
    <w:rsid w:val="00AB5644"/>
    <w:rsid w:val="00AB7529"/>
    <w:rsid w:val="00AB7F65"/>
    <w:rsid w:val="00AC20E3"/>
    <w:rsid w:val="00AC274B"/>
    <w:rsid w:val="00AC4226"/>
    <w:rsid w:val="00AC4C8A"/>
    <w:rsid w:val="00AC7F7C"/>
    <w:rsid w:val="00AD39E8"/>
    <w:rsid w:val="00AF3BF0"/>
    <w:rsid w:val="00AF6D02"/>
    <w:rsid w:val="00B0057B"/>
    <w:rsid w:val="00B0593E"/>
    <w:rsid w:val="00B07EB8"/>
    <w:rsid w:val="00B10027"/>
    <w:rsid w:val="00B14E64"/>
    <w:rsid w:val="00B22AB0"/>
    <w:rsid w:val="00B23C7E"/>
    <w:rsid w:val="00B27EE4"/>
    <w:rsid w:val="00B3132A"/>
    <w:rsid w:val="00B31567"/>
    <w:rsid w:val="00B33A72"/>
    <w:rsid w:val="00B349D1"/>
    <w:rsid w:val="00B63A9C"/>
    <w:rsid w:val="00B651CC"/>
    <w:rsid w:val="00B72F57"/>
    <w:rsid w:val="00B75FFC"/>
    <w:rsid w:val="00B76EBD"/>
    <w:rsid w:val="00B9337E"/>
    <w:rsid w:val="00B947CC"/>
    <w:rsid w:val="00BC4F4F"/>
    <w:rsid w:val="00BD2428"/>
    <w:rsid w:val="00BD50DA"/>
    <w:rsid w:val="00BD565F"/>
    <w:rsid w:val="00BD5D8D"/>
    <w:rsid w:val="00BD7B3B"/>
    <w:rsid w:val="00BE025C"/>
    <w:rsid w:val="00BE2A50"/>
    <w:rsid w:val="00BF5E3D"/>
    <w:rsid w:val="00C0148C"/>
    <w:rsid w:val="00C02B97"/>
    <w:rsid w:val="00C066C7"/>
    <w:rsid w:val="00C12868"/>
    <w:rsid w:val="00C136D9"/>
    <w:rsid w:val="00C2199A"/>
    <w:rsid w:val="00C26A2A"/>
    <w:rsid w:val="00C27B18"/>
    <w:rsid w:val="00C5017B"/>
    <w:rsid w:val="00C50DB7"/>
    <w:rsid w:val="00C61198"/>
    <w:rsid w:val="00C62268"/>
    <w:rsid w:val="00C65599"/>
    <w:rsid w:val="00C7266A"/>
    <w:rsid w:val="00C77B6C"/>
    <w:rsid w:val="00C92B5B"/>
    <w:rsid w:val="00CA246A"/>
    <w:rsid w:val="00CB45DC"/>
    <w:rsid w:val="00CB529C"/>
    <w:rsid w:val="00CC1B0B"/>
    <w:rsid w:val="00CC49B9"/>
    <w:rsid w:val="00CD4D1E"/>
    <w:rsid w:val="00CE22E9"/>
    <w:rsid w:val="00CE460C"/>
    <w:rsid w:val="00CE558A"/>
    <w:rsid w:val="00CF268D"/>
    <w:rsid w:val="00CF43F9"/>
    <w:rsid w:val="00D0621B"/>
    <w:rsid w:val="00D112AC"/>
    <w:rsid w:val="00D117A7"/>
    <w:rsid w:val="00D22DB6"/>
    <w:rsid w:val="00D2780D"/>
    <w:rsid w:val="00D35510"/>
    <w:rsid w:val="00D36474"/>
    <w:rsid w:val="00D43AEF"/>
    <w:rsid w:val="00D5214D"/>
    <w:rsid w:val="00D5296B"/>
    <w:rsid w:val="00D5335C"/>
    <w:rsid w:val="00D62300"/>
    <w:rsid w:val="00D704CC"/>
    <w:rsid w:val="00DA6E37"/>
    <w:rsid w:val="00DB7123"/>
    <w:rsid w:val="00DC243B"/>
    <w:rsid w:val="00DC7DC6"/>
    <w:rsid w:val="00DD6799"/>
    <w:rsid w:val="00DE1DAA"/>
    <w:rsid w:val="00DF1BBB"/>
    <w:rsid w:val="00DF2A92"/>
    <w:rsid w:val="00E07273"/>
    <w:rsid w:val="00E102A7"/>
    <w:rsid w:val="00E3229A"/>
    <w:rsid w:val="00E3489E"/>
    <w:rsid w:val="00E36D80"/>
    <w:rsid w:val="00E37E58"/>
    <w:rsid w:val="00E5356B"/>
    <w:rsid w:val="00E55A10"/>
    <w:rsid w:val="00E610C1"/>
    <w:rsid w:val="00E71D6D"/>
    <w:rsid w:val="00E82E95"/>
    <w:rsid w:val="00E85E62"/>
    <w:rsid w:val="00E87E06"/>
    <w:rsid w:val="00E95D11"/>
    <w:rsid w:val="00EA46AE"/>
    <w:rsid w:val="00EB7C61"/>
    <w:rsid w:val="00EC206C"/>
    <w:rsid w:val="00ED1A64"/>
    <w:rsid w:val="00ED33B6"/>
    <w:rsid w:val="00ED7D97"/>
    <w:rsid w:val="00EE65E1"/>
    <w:rsid w:val="00EE7019"/>
    <w:rsid w:val="00EE7FFE"/>
    <w:rsid w:val="00EF322C"/>
    <w:rsid w:val="00EF7476"/>
    <w:rsid w:val="00F007AA"/>
    <w:rsid w:val="00F02C9C"/>
    <w:rsid w:val="00F10FA1"/>
    <w:rsid w:val="00F12FE8"/>
    <w:rsid w:val="00F14A55"/>
    <w:rsid w:val="00F17EC9"/>
    <w:rsid w:val="00F21DCC"/>
    <w:rsid w:val="00F26FCB"/>
    <w:rsid w:val="00F3282E"/>
    <w:rsid w:val="00F34386"/>
    <w:rsid w:val="00F370BE"/>
    <w:rsid w:val="00F433EB"/>
    <w:rsid w:val="00F44C1A"/>
    <w:rsid w:val="00F50900"/>
    <w:rsid w:val="00F52DA3"/>
    <w:rsid w:val="00F64F28"/>
    <w:rsid w:val="00F65164"/>
    <w:rsid w:val="00F6714D"/>
    <w:rsid w:val="00F81FE8"/>
    <w:rsid w:val="00F909BC"/>
    <w:rsid w:val="00F937CF"/>
    <w:rsid w:val="00F94575"/>
    <w:rsid w:val="00FB3FF6"/>
    <w:rsid w:val="00FC11B2"/>
    <w:rsid w:val="00FC2397"/>
    <w:rsid w:val="00FC68CC"/>
    <w:rsid w:val="00FE38B6"/>
    <w:rsid w:val="00FF3AB4"/>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4033"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Hyperlink" w:semiHidden="0" w:unhideWhenUsed="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392B"/>
    <w:pPr>
      <w:widowControl w:val="0"/>
      <w:jc w:val="both"/>
    </w:pPr>
    <w:rPr>
      <w:kern w:val="2"/>
      <w:sz w:val="21"/>
    </w:rPr>
  </w:style>
  <w:style w:type="paragraph" w:styleId="1">
    <w:name w:val="heading 1"/>
    <w:basedOn w:val="a"/>
    <w:next w:val="a"/>
    <w:link w:val="1Char"/>
    <w:qFormat/>
    <w:rsid w:val="0090392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qFormat/>
    <w:rsid w:val="0090392B"/>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0"/>
    <w:link w:val="3Char"/>
    <w:qFormat/>
    <w:rsid w:val="0090392B"/>
    <w:pPr>
      <w:keepNext/>
      <w:keepLines/>
      <w:numPr>
        <w:ilvl w:val="2"/>
        <w:numId w:val="1"/>
      </w:numPr>
      <w:tabs>
        <w:tab w:val="left" w:pos="709"/>
      </w:tabs>
      <w:outlineLvl w:val="2"/>
    </w:pPr>
    <w:rPr>
      <w:rFonts w:ascii="Arial" w:eastAsia="黑体" w:hAnsi="Arial"/>
      <w:b/>
      <w:sz w:val="28"/>
    </w:rPr>
  </w:style>
  <w:style w:type="paragraph" w:styleId="4">
    <w:name w:val="heading 4"/>
    <w:basedOn w:val="a"/>
    <w:next w:val="a"/>
    <w:qFormat/>
    <w:rsid w:val="0090392B"/>
    <w:pPr>
      <w:keepNext/>
      <w:keepLines/>
      <w:numPr>
        <w:ilvl w:val="3"/>
        <w:numId w:val="1"/>
      </w:numPr>
      <w:tabs>
        <w:tab w:val="left" w:pos="851"/>
      </w:tabs>
      <w:spacing w:before="280" w:after="290" w:line="376" w:lineRule="auto"/>
      <w:outlineLvl w:val="3"/>
    </w:pPr>
    <w:rPr>
      <w:b/>
      <w:bCs/>
      <w:sz w:val="28"/>
      <w:szCs w:val="28"/>
    </w:rPr>
  </w:style>
  <w:style w:type="paragraph" w:styleId="5">
    <w:name w:val="heading 5"/>
    <w:basedOn w:val="a"/>
    <w:next w:val="a"/>
    <w:qFormat/>
    <w:rsid w:val="0090392B"/>
    <w:pPr>
      <w:keepNext/>
      <w:keepLines/>
      <w:numPr>
        <w:ilvl w:val="4"/>
        <w:numId w:val="1"/>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sid w:val="0090392B"/>
    <w:rPr>
      <w:rFonts w:ascii="Arial" w:eastAsia="黑体" w:hAnsi="Arial"/>
      <w:b/>
      <w:bCs/>
      <w:kern w:val="2"/>
      <w:sz w:val="32"/>
      <w:szCs w:val="32"/>
    </w:rPr>
  </w:style>
  <w:style w:type="character" w:customStyle="1" w:styleId="Char">
    <w:name w:val="批注文字 Char"/>
    <w:link w:val="a4"/>
    <w:uiPriority w:val="99"/>
    <w:rsid w:val="0090392B"/>
    <w:rPr>
      <w:kern w:val="2"/>
      <w:sz w:val="21"/>
      <w:szCs w:val="24"/>
    </w:rPr>
  </w:style>
  <w:style w:type="character" w:styleId="a5">
    <w:name w:val="Hyperlink"/>
    <w:uiPriority w:val="99"/>
    <w:rsid w:val="0090392B"/>
    <w:rPr>
      <w:color w:val="0000FF"/>
      <w:u w:val="single"/>
    </w:rPr>
  </w:style>
  <w:style w:type="character" w:styleId="a6">
    <w:name w:val="annotation reference"/>
    <w:unhideWhenUsed/>
    <w:rsid w:val="0090392B"/>
    <w:rPr>
      <w:sz w:val="21"/>
      <w:szCs w:val="21"/>
    </w:rPr>
  </w:style>
  <w:style w:type="character" w:styleId="a7">
    <w:name w:val="page number"/>
    <w:basedOn w:val="a1"/>
    <w:rsid w:val="0090392B"/>
  </w:style>
  <w:style w:type="character" w:customStyle="1" w:styleId="1Char">
    <w:name w:val="标题 1 Char"/>
    <w:link w:val="1"/>
    <w:rsid w:val="0090392B"/>
    <w:rPr>
      <w:b/>
      <w:bCs/>
      <w:kern w:val="44"/>
      <w:sz w:val="44"/>
      <w:szCs w:val="44"/>
    </w:rPr>
  </w:style>
  <w:style w:type="character" w:customStyle="1" w:styleId="3Char">
    <w:name w:val="标题 3 Char"/>
    <w:link w:val="3"/>
    <w:rsid w:val="0090392B"/>
    <w:rPr>
      <w:rFonts w:ascii="Arial" w:eastAsia="黑体" w:hAnsi="Arial"/>
      <w:b/>
      <w:kern w:val="2"/>
      <w:sz w:val="28"/>
    </w:rPr>
  </w:style>
  <w:style w:type="character" w:customStyle="1" w:styleId="Char0">
    <w:name w:val="批注主题 Char"/>
    <w:basedOn w:val="Char"/>
    <w:link w:val="a8"/>
    <w:rsid w:val="0090392B"/>
    <w:rPr>
      <w:kern w:val="2"/>
      <w:sz w:val="21"/>
      <w:szCs w:val="24"/>
    </w:rPr>
  </w:style>
  <w:style w:type="paragraph" w:customStyle="1" w:styleId="p16">
    <w:name w:val="p16"/>
    <w:basedOn w:val="a"/>
    <w:rsid w:val="0090392B"/>
    <w:pPr>
      <w:widowControl/>
    </w:pPr>
    <w:rPr>
      <w:kern w:val="0"/>
      <w:sz w:val="24"/>
    </w:rPr>
  </w:style>
  <w:style w:type="paragraph" w:styleId="70">
    <w:name w:val="toc 7"/>
    <w:basedOn w:val="a"/>
    <w:next w:val="a"/>
    <w:uiPriority w:val="39"/>
    <w:rsid w:val="0090392B"/>
    <w:pPr>
      <w:ind w:left="1260"/>
      <w:jc w:val="left"/>
    </w:pPr>
    <w:rPr>
      <w:szCs w:val="21"/>
    </w:rPr>
  </w:style>
  <w:style w:type="paragraph" w:styleId="a4">
    <w:name w:val="annotation text"/>
    <w:basedOn w:val="a"/>
    <w:link w:val="Char"/>
    <w:unhideWhenUsed/>
    <w:rsid w:val="0090392B"/>
    <w:pPr>
      <w:jc w:val="left"/>
    </w:pPr>
  </w:style>
  <w:style w:type="paragraph" w:styleId="40">
    <w:name w:val="toc 4"/>
    <w:basedOn w:val="a"/>
    <w:next w:val="a"/>
    <w:uiPriority w:val="39"/>
    <w:rsid w:val="0090392B"/>
    <w:pPr>
      <w:ind w:left="630"/>
      <w:jc w:val="left"/>
    </w:pPr>
    <w:rPr>
      <w:szCs w:val="21"/>
    </w:rPr>
  </w:style>
  <w:style w:type="paragraph" w:styleId="a9">
    <w:name w:val="Body Text Indent"/>
    <w:basedOn w:val="a"/>
    <w:rsid w:val="0090392B"/>
    <w:pPr>
      <w:spacing w:line="360" w:lineRule="auto"/>
      <w:ind w:firstLine="420"/>
    </w:pPr>
    <w:rPr>
      <w:rFonts w:ascii="宋体" w:hAnsi="宋体"/>
    </w:rPr>
  </w:style>
  <w:style w:type="paragraph" w:styleId="a8">
    <w:name w:val="annotation subject"/>
    <w:basedOn w:val="a4"/>
    <w:next w:val="a4"/>
    <w:link w:val="Char0"/>
    <w:uiPriority w:val="99"/>
    <w:unhideWhenUsed/>
    <w:rsid w:val="0090392B"/>
    <w:rPr>
      <w:b/>
      <w:bCs/>
    </w:rPr>
  </w:style>
  <w:style w:type="paragraph" w:styleId="aa">
    <w:name w:val="Body Text"/>
    <w:basedOn w:val="a"/>
    <w:rsid w:val="0090392B"/>
    <w:pPr>
      <w:tabs>
        <w:tab w:val="left" w:pos="1245"/>
      </w:tabs>
      <w:spacing w:line="360" w:lineRule="auto"/>
      <w:jc w:val="left"/>
    </w:pPr>
    <w:rPr>
      <w:rFonts w:ascii="宋体" w:hAnsi="宋体"/>
      <w:szCs w:val="21"/>
    </w:rPr>
  </w:style>
  <w:style w:type="paragraph" w:customStyle="1" w:styleId="p0">
    <w:name w:val="p0"/>
    <w:basedOn w:val="a"/>
    <w:rsid w:val="0090392B"/>
    <w:pPr>
      <w:widowControl/>
    </w:pPr>
    <w:rPr>
      <w:kern w:val="0"/>
      <w:szCs w:val="21"/>
    </w:rPr>
  </w:style>
  <w:style w:type="paragraph" w:styleId="a0">
    <w:name w:val="Normal Indent"/>
    <w:basedOn w:val="a"/>
    <w:rsid w:val="0090392B"/>
    <w:pPr>
      <w:ind w:firstLineChars="200" w:firstLine="420"/>
    </w:pPr>
  </w:style>
  <w:style w:type="paragraph" w:styleId="ab">
    <w:name w:val="Balloon Text"/>
    <w:basedOn w:val="a"/>
    <w:rsid w:val="0090392B"/>
    <w:rPr>
      <w:sz w:val="18"/>
      <w:szCs w:val="18"/>
    </w:rPr>
  </w:style>
  <w:style w:type="paragraph" w:styleId="50">
    <w:name w:val="toc 5"/>
    <w:basedOn w:val="a"/>
    <w:next w:val="a"/>
    <w:uiPriority w:val="39"/>
    <w:rsid w:val="0090392B"/>
    <w:pPr>
      <w:ind w:left="840"/>
      <w:jc w:val="left"/>
    </w:pPr>
    <w:rPr>
      <w:szCs w:val="21"/>
    </w:rPr>
  </w:style>
  <w:style w:type="paragraph" w:styleId="ac">
    <w:name w:val="Document Map"/>
    <w:basedOn w:val="a"/>
    <w:rsid w:val="0090392B"/>
    <w:pPr>
      <w:shd w:val="clear" w:color="auto" w:fill="000080"/>
    </w:pPr>
  </w:style>
  <w:style w:type="paragraph" w:styleId="ad">
    <w:name w:val="caption"/>
    <w:basedOn w:val="a"/>
    <w:next w:val="a"/>
    <w:qFormat/>
    <w:rsid w:val="0090392B"/>
    <w:pPr>
      <w:spacing w:line="440" w:lineRule="exact"/>
    </w:pPr>
    <w:rPr>
      <w:rFonts w:ascii="Cambria" w:eastAsia="黑体" w:hAnsi="Cambria"/>
      <w:sz w:val="20"/>
      <w:szCs w:val="20"/>
    </w:rPr>
  </w:style>
  <w:style w:type="paragraph" w:styleId="ae">
    <w:name w:val="header"/>
    <w:basedOn w:val="a"/>
    <w:rsid w:val="0090392B"/>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rsid w:val="0090392B"/>
    <w:pPr>
      <w:ind w:left="420"/>
      <w:jc w:val="left"/>
    </w:pPr>
    <w:rPr>
      <w:i/>
      <w:iCs/>
    </w:rPr>
  </w:style>
  <w:style w:type="paragraph" w:styleId="af">
    <w:name w:val="footer"/>
    <w:basedOn w:val="a"/>
    <w:rsid w:val="0090392B"/>
    <w:pPr>
      <w:tabs>
        <w:tab w:val="center" w:pos="4153"/>
        <w:tab w:val="right" w:pos="8306"/>
      </w:tabs>
      <w:snapToGrid w:val="0"/>
      <w:jc w:val="left"/>
    </w:pPr>
    <w:rPr>
      <w:sz w:val="18"/>
      <w:szCs w:val="18"/>
    </w:rPr>
  </w:style>
  <w:style w:type="paragraph" w:styleId="80">
    <w:name w:val="toc 8"/>
    <w:basedOn w:val="a"/>
    <w:next w:val="a"/>
    <w:uiPriority w:val="39"/>
    <w:rsid w:val="0090392B"/>
    <w:pPr>
      <w:ind w:left="1470"/>
      <w:jc w:val="left"/>
    </w:pPr>
    <w:rPr>
      <w:szCs w:val="21"/>
    </w:rPr>
  </w:style>
  <w:style w:type="paragraph" w:styleId="af0">
    <w:name w:val="List Paragraph"/>
    <w:basedOn w:val="a"/>
    <w:link w:val="Char1"/>
    <w:uiPriority w:val="34"/>
    <w:qFormat/>
    <w:rsid w:val="0090392B"/>
    <w:pPr>
      <w:spacing w:line="440" w:lineRule="exact"/>
      <w:ind w:firstLineChars="200" w:firstLine="420"/>
    </w:pPr>
  </w:style>
  <w:style w:type="paragraph" w:styleId="60">
    <w:name w:val="toc 6"/>
    <w:basedOn w:val="a"/>
    <w:next w:val="a"/>
    <w:uiPriority w:val="39"/>
    <w:rsid w:val="0090392B"/>
    <w:pPr>
      <w:ind w:left="1050"/>
      <w:jc w:val="left"/>
    </w:pPr>
    <w:rPr>
      <w:szCs w:val="21"/>
    </w:rPr>
  </w:style>
  <w:style w:type="paragraph" w:styleId="20">
    <w:name w:val="Body Text Indent 2"/>
    <w:basedOn w:val="a"/>
    <w:rsid w:val="0090392B"/>
    <w:pPr>
      <w:spacing w:line="360" w:lineRule="auto"/>
      <w:ind w:left="420" w:hangingChars="200" w:hanging="420"/>
    </w:pPr>
  </w:style>
  <w:style w:type="paragraph" w:styleId="10">
    <w:name w:val="toc 1"/>
    <w:basedOn w:val="a"/>
    <w:next w:val="a"/>
    <w:uiPriority w:val="39"/>
    <w:rsid w:val="0090392B"/>
    <w:pPr>
      <w:spacing w:before="120" w:after="120"/>
      <w:jc w:val="left"/>
    </w:pPr>
    <w:rPr>
      <w:b/>
      <w:bCs/>
      <w:caps/>
    </w:rPr>
  </w:style>
  <w:style w:type="paragraph" w:styleId="90">
    <w:name w:val="toc 9"/>
    <w:basedOn w:val="a"/>
    <w:next w:val="a"/>
    <w:uiPriority w:val="39"/>
    <w:rsid w:val="0090392B"/>
    <w:pPr>
      <w:ind w:left="1680"/>
      <w:jc w:val="left"/>
    </w:pPr>
    <w:rPr>
      <w:szCs w:val="21"/>
    </w:rPr>
  </w:style>
  <w:style w:type="paragraph" w:styleId="21">
    <w:name w:val="toc 2"/>
    <w:basedOn w:val="a"/>
    <w:next w:val="a"/>
    <w:uiPriority w:val="39"/>
    <w:rsid w:val="0090392B"/>
    <w:pPr>
      <w:ind w:left="210"/>
      <w:jc w:val="left"/>
    </w:pPr>
    <w:rPr>
      <w:smallCaps/>
    </w:rPr>
  </w:style>
  <w:style w:type="paragraph" w:customStyle="1" w:styleId="af1">
    <w:name w:val="图"/>
    <w:basedOn w:val="a"/>
    <w:rsid w:val="0090392B"/>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1">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2"/>
    <w:uiPriority w:val="99"/>
    <w:semiHidden/>
    <w:unhideWhenUsed/>
    <w:rsid w:val="00F81FE8"/>
    <w:pPr>
      <w:snapToGrid w:val="0"/>
      <w:jc w:val="left"/>
    </w:pPr>
    <w:rPr>
      <w:sz w:val="18"/>
      <w:szCs w:val="18"/>
    </w:rPr>
  </w:style>
  <w:style w:type="character" w:customStyle="1" w:styleId="Char2">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3"/>
    <w:uiPriority w:val="99"/>
    <w:semiHidden/>
    <w:unhideWhenUsed/>
    <w:rsid w:val="00F81FE8"/>
    <w:pPr>
      <w:snapToGrid w:val="0"/>
      <w:jc w:val="left"/>
    </w:pPr>
  </w:style>
  <w:style w:type="character" w:customStyle="1" w:styleId="Char3">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Hyperlink" w:semiHidden="0" w:unhideWhenUsed="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paragraph" w:styleId="1">
    <w:name w:val="heading 1"/>
    <w:basedOn w:val="a"/>
    <w:next w:val="a"/>
    <w:link w:val="1Char"/>
    <w:qFormat/>
    <w:pPr>
      <w:keepNext/>
      <w:keepLines/>
      <w:numPr>
        <w:numId w:val="1"/>
      </w:numPr>
      <w:spacing w:before="340" w:after="330" w:line="578" w:lineRule="auto"/>
      <w:outlineLvl w:val="0"/>
    </w:pPr>
    <w:rPr>
      <w:b/>
      <w:bCs/>
      <w:kern w:val="44"/>
      <w:sz w:val="44"/>
      <w:szCs w:val="44"/>
      <w:lang w:val="x-none" w:eastAsia="x-none"/>
    </w:rPr>
  </w:style>
  <w:style w:type="paragraph" w:styleId="2">
    <w:name w:val="heading 2"/>
    <w:basedOn w:val="a"/>
    <w:next w:val="a"/>
    <w:link w:val="2Char"/>
    <w:qFormat/>
    <w:pPr>
      <w:keepNext/>
      <w:keepLines/>
      <w:numPr>
        <w:ilvl w:val="1"/>
        <w:numId w:val="1"/>
      </w:numPr>
      <w:spacing w:before="260" w:after="260" w:line="416" w:lineRule="auto"/>
      <w:outlineLvl w:val="1"/>
    </w:pPr>
    <w:rPr>
      <w:rFonts w:ascii="Arial" w:eastAsia="黑体" w:hAnsi="Arial"/>
      <w:b/>
      <w:bCs/>
      <w:sz w:val="32"/>
      <w:szCs w:val="32"/>
      <w:lang w:val="x-none" w:eastAsia="x-none"/>
    </w:rPr>
  </w:style>
  <w:style w:type="paragraph" w:styleId="3">
    <w:name w:val="heading 3"/>
    <w:basedOn w:val="a"/>
    <w:next w:val="a0"/>
    <w:link w:val="3Char"/>
    <w:qFormat/>
    <w:pPr>
      <w:keepNext/>
      <w:keepLines/>
      <w:numPr>
        <w:ilvl w:val="2"/>
        <w:numId w:val="1"/>
      </w:numPr>
      <w:tabs>
        <w:tab w:val="left" w:pos="709"/>
      </w:tabs>
      <w:outlineLvl w:val="2"/>
    </w:pPr>
    <w:rPr>
      <w:rFonts w:ascii="Arial" w:eastAsia="黑体" w:hAnsi="Arial"/>
      <w:b/>
      <w:sz w:val="28"/>
      <w:lang w:val="x-none" w:eastAsia="x-none"/>
    </w:rPr>
  </w:style>
  <w:style w:type="paragraph" w:styleId="4">
    <w:name w:val="heading 4"/>
    <w:basedOn w:val="a"/>
    <w:next w:val="a"/>
    <w:qFormat/>
    <w:pPr>
      <w:keepNext/>
      <w:keepLines/>
      <w:numPr>
        <w:ilvl w:val="3"/>
        <w:numId w:val="1"/>
      </w:numPr>
      <w:tabs>
        <w:tab w:val="left" w:pos="851"/>
      </w:tabs>
      <w:spacing w:before="280" w:after="290" w:line="376" w:lineRule="auto"/>
      <w:outlineLvl w:val="3"/>
    </w:pPr>
    <w:rPr>
      <w:b/>
      <w:bCs/>
      <w:sz w:val="28"/>
      <w:szCs w:val="28"/>
    </w:rPr>
  </w:style>
  <w:style w:type="paragraph" w:styleId="5">
    <w:name w:val="heading 5"/>
    <w:basedOn w:val="a"/>
    <w:next w:val="a"/>
    <w:qFormat/>
    <w:pPr>
      <w:keepNext/>
      <w:keepLines/>
      <w:numPr>
        <w:ilvl w:val="4"/>
        <w:numId w:val="1"/>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Pr>
      <w:rFonts w:ascii="Arial" w:eastAsia="黑体" w:hAnsi="Arial"/>
      <w:b/>
      <w:bCs/>
      <w:kern w:val="2"/>
      <w:sz w:val="32"/>
      <w:szCs w:val="32"/>
      <w:lang w:val="x-none" w:eastAsia="x-none"/>
    </w:rPr>
  </w:style>
  <w:style w:type="character" w:customStyle="1" w:styleId="Char">
    <w:name w:val="批注文字 Char"/>
    <w:link w:val="a4"/>
    <w:uiPriority w:val="99"/>
    <w:rPr>
      <w:kern w:val="2"/>
      <w:sz w:val="21"/>
      <w:szCs w:val="24"/>
    </w:rPr>
  </w:style>
  <w:style w:type="character" w:styleId="a5">
    <w:name w:val="Hyperlink"/>
    <w:uiPriority w:val="99"/>
    <w:rPr>
      <w:color w:val="0000FF"/>
      <w:u w:val="single"/>
    </w:rPr>
  </w:style>
  <w:style w:type="character" w:styleId="a6">
    <w:name w:val="annotation reference"/>
    <w:unhideWhenUsed/>
    <w:rPr>
      <w:sz w:val="21"/>
      <w:szCs w:val="21"/>
    </w:rPr>
  </w:style>
  <w:style w:type="character" w:styleId="a7">
    <w:name w:val="page number"/>
    <w:basedOn w:val="a1"/>
  </w:style>
  <w:style w:type="character" w:customStyle="1" w:styleId="1Char">
    <w:name w:val="标题 1 Char"/>
    <w:link w:val="1"/>
    <w:rPr>
      <w:b/>
      <w:bCs/>
      <w:kern w:val="44"/>
      <w:sz w:val="44"/>
      <w:szCs w:val="44"/>
      <w:lang w:val="x-none" w:eastAsia="x-none"/>
    </w:rPr>
  </w:style>
  <w:style w:type="character" w:customStyle="1" w:styleId="3Char">
    <w:name w:val="标题 3 Char"/>
    <w:link w:val="3"/>
    <w:rPr>
      <w:rFonts w:ascii="Arial" w:eastAsia="黑体" w:hAnsi="Arial"/>
      <w:b/>
      <w:kern w:val="2"/>
      <w:sz w:val="28"/>
      <w:lang w:val="x-none" w:eastAsia="x-none"/>
    </w:rPr>
  </w:style>
  <w:style w:type="character" w:customStyle="1" w:styleId="Char0">
    <w:name w:val="批注主题 Char"/>
    <w:basedOn w:val="Char"/>
    <w:link w:val="a8"/>
    <w:rPr>
      <w:kern w:val="2"/>
      <w:sz w:val="21"/>
      <w:szCs w:val="24"/>
    </w:rPr>
  </w:style>
  <w:style w:type="paragraph" w:customStyle="1" w:styleId="p16">
    <w:name w:val="p16"/>
    <w:basedOn w:val="a"/>
    <w:pPr>
      <w:widowControl/>
    </w:pPr>
    <w:rPr>
      <w:kern w:val="0"/>
      <w:sz w:val="24"/>
    </w:rPr>
  </w:style>
  <w:style w:type="paragraph" w:styleId="70">
    <w:name w:val="toc 7"/>
    <w:basedOn w:val="a"/>
    <w:next w:val="a"/>
    <w:uiPriority w:val="39"/>
    <w:pPr>
      <w:ind w:left="1260"/>
      <w:jc w:val="left"/>
    </w:pPr>
    <w:rPr>
      <w:szCs w:val="21"/>
    </w:rPr>
  </w:style>
  <w:style w:type="paragraph" w:styleId="a4">
    <w:name w:val="annotation text"/>
    <w:basedOn w:val="a"/>
    <w:link w:val="Char"/>
    <w:unhideWhenUsed/>
    <w:pPr>
      <w:jc w:val="left"/>
    </w:pPr>
  </w:style>
  <w:style w:type="paragraph" w:styleId="40">
    <w:name w:val="toc 4"/>
    <w:basedOn w:val="a"/>
    <w:next w:val="a"/>
    <w:uiPriority w:val="39"/>
    <w:pPr>
      <w:ind w:left="630"/>
      <w:jc w:val="left"/>
    </w:pPr>
    <w:rPr>
      <w:szCs w:val="21"/>
    </w:rPr>
  </w:style>
  <w:style w:type="paragraph" w:styleId="a9">
    <w:name w:val="Body Text Indent"/>
    <w:basedOn w:val="a"/>
    <w:pPr>
      <w:spacing w:line="360" w:lineRule="auto"/>
      <w:ind w:firstLine="420"/>
    </w:pPr>
    <w:rPr>
      <w:rFonts w:ascii="宋体" w:hAnsi="宋体"/>
    </w:rPr>
  </w:style>
  <w:style w:type="paragraph" w:styleId="a8">
    <w:name w:val="annotation subject"/>
    <w:basedOn w:val="a4"/>
    <w:next w:val="a4"/>
    <w:link w:val="Char0"/>
    <w:uiPriority w:val="99"/>
    <w:unhideWhenUsed/>
    <w:rPr>
      <w:b/>
      <w:bCs/>
    </w:rPr>
  </w:style>
  <w:style w:type="paragraph" w:styleId="aa">
    <w:name w:val="Body Text"/>
    <w:basedOn w:val="a"/>
    <w:pPr>
      <w:tabs>
        <w:tab w:val="left" w:pos="1245"/>
      </w:tabs>
      <w:spacing w:line="360" w:lineRule="auto"/>
      <w:jc w:val="left"/>
    </w:pPr>
    <w:rPr>
      <w:rFonts w:ascii="宋体" w:hAnsi="宋体"/>
      <w:szCs w:val="21"/>
    </w:rPr>
  </w:style>
  <w:style w:type="paragraph" w:customStyle="1" w:styleId="p0">
    <w:name w:val="p0"/>
    <w:basedOn w:val="a"/>
    <w:pPr>
      <w:widowControl/>
    </w:pPr>
    <w:rPr>
      <w:kern w:val="0"/>
      <w:szCs w:val="21"/>
    </w:rPr>
  </w:style>
  <w:style w:type="paragraph" w:styleId="a0">
    <w:name w:val="Normal Indent"/>
    <w:basedOn w:val="a"/>
    <w:pPr>
      <w:ind w:firstLineChars="200" w:firstLine="420"/>
    </w:pPr>
  </w:style>
  <w:style w:type="paragraph" w:styleId="ab">
    <w:name w:val="Balloon Text"/>
    <w:basedOn w:val="a"/>
    <w:rPr>
      <w:sz w:val="18"/>
      <w:szCs w:val="18"/>
    </w:rPr>
  </w:style>
  <w:style w:type="paragraph" w:styleId="50">
    <w:name w:val="toc 5"/>
    <w:basedOn w:val="a"/>
    <w:next w:val="a"/>
    <w:uiPriority w:val="39"/>
    <w:pPr>
      <w:ind w:left="840"/>
      <w:jc w:val="left"/>
    </w:pPr>
    <w:rPr>
      <w:szCs w:val="21"/>
    </w:rPr>
  </w:style>
  <w:style w:type="paragraph" w:styleId="ac">
    <w:name w:val="Document Map"/>
    <w:basedOn w:val="a"/>
    <w:pPr>
      <w:shd w:val="clear" w:color="auto" w:fill="000080"/>
    </w:pPr>
  </w:style>
  <w:style w:type="paragraph" w:styleId="ad">
    <w:name w:val="caption"/>
    <w:basedOn w:val="a"/>
    <w:next w:val="a"/>
    <w:qFormat/>
    <w:pPr>
      <w:spacing w:line="440" w:lineRule="exact"/>
    </w:pPr>
    <w:rPr>
      <w:rFonts w:ascii="Cambria" w:eastAsia="黑体" w:hAnsi="Cambria"/>
      <w:sz w:val="20"/>
      <w:szCs w:val="20"/>
    </w:rPr>
  </w:style>
  <w:style w:type="paragraph" w:styleId="ae">
    <w:name w:val="header"/>
    <w:basedOn w:val="a"/>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pPr>
      <w:ind w:left="420"/>
      <w:jc w:val="left"/>
    </w:pPr>
    <w:rPr>
      <w:i/>
      <w:iCs/>
    </w:rPr>
  </w:style>
  <w:style w:type="paragraph" w:styleId="af">
    <w:name w:val="footer"/>
    <w:basedOn w:val="a"/>
    <w:pPr>
      <w:tabs>
        <w:tab w:val="center" w:pos="4153"/>
        <w:tab w:val="right" w:pos="8306"/>
      </w:tabs>
      <w:snapToGrid w:val="0"/>
      <w:jc w:val="left"/>
    </w:pPr>
    <w:rPr>
      <w:sz w:val="18"/>
      <w:szCs w:val="18"/>
    </w:rPr>
  </w:style>
  <w:style w:type="paragraph" w:styleId="80">
    <w:name w:val="toc 8"/>
    <w:basedOn w:val="a"/>
    <w:next w:val="a"/>
    <w:uiPriority w:val="39"/>
    <w:pPr>
      <w:ind w:left="1470"/>
      <w:jc w:val="left"/>
    </w:pPr>
    <w:rPr>
      <w:szCs w:val="21"/>
    </w:rPr>
  </w:style>
  <w:style w:type="paragraph" w:styleId="af0">
    <w:name w:val="List Paragraph"/>
    <w:basedOn w:val="a"/>
    <w:link w:val="Char1"/>
    <w:uiPriority w:val="34"/>
    <w:qFormat/>
    <w:pPr>
      <w:spacing w:line="440" w:lineRule="exact"/>
      <w:ind w:firstLineChars="200" w:firstLine="420"/>
    </w:pPr>
  </w:style>
  <w:style w:type="paragraph" w:styleId="60">
    <w:name w:val="toc 6"/>
    <w:basedOn w:val="a"/>
    <w:next w:val="a"/>
    <w:uiPriority w:val="39"/>
    <w:pPr>
      <w:ind w:left="1050"/>
      <w:jc w:val="left"/>
    </w:pPr>
    <w:rPr>
      <w:szCs w:val="21"/>
    </w:rPr>
  </w:style>
  <w:style w:type="paragraph" w:styleId="20">
    <w:name w:val="Body Text Indent 2"/>
    <w:basedOn w:val="a"/>
    <w:pPr>
      <w:spacing w:line="360" w:lineRule="auto"/>
      <w:ind w:left="420" w:hangingChars="200" w:hanging="420"/>
    </w:pPr>
  </w:style>
  <w:style w:type="paragraph" w:styleId="10">
    <w:name w:val="toc 1"/>
    <w:basedOn w:val="a"/>
    <w:next w:val="a"/>
    <w:uiPriority w:val="39"/>
    <w:pPr>
      <w:spacing w:before="120" w:after="120"/>
      <w:jc w:val="left"/>
    </w:pPr>
    <w:rPr>
      <w:b/>
      <w:bCs/>
      <w:caps/>
    </w:rPr>
  </w:style>
  <w:style w:type="paragraph" w:styleId="90">
    <w:name w:val="toc 9"/>
    <w:basedOn w:val="a"/>
    <w:next w:val="a"/>
    <w:uiPriority w:val="39"/>
    <w:pPr>
      <w:ind w:left="1680"/>
      <w:jc w:val="left"/>
    </w:pPr>
    <w:rPr>
      <w:szCs w:val="21"/>
    </w:rPr>
  </w:style>
  <w:style w:type="paragraph" w:styleId="21">
    <w:name w:val="toc 2"/>
    <w:basedOn w:val="a"/>
    <w:next w:val="a"/>
    <w:uiPriority w:val="39"/>
    <w:pPr>
      <w:ind w:left="210"/>
      <w:jc w:val="left"/>
    </w:pPr>
    <w:rPr>
      <w:smallCaps/>
    </w:rPr>
  </w:style>
  <w:style w:type="paragraph" w:customStyle="1" w:styleId="af1">
    <w:name w:val="图"/>
    <w:basedOn w:val="a"/>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1">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2"/>
    <w:uiPriority w:val="99"/>
    <w:semiHidden/>
    <w:unhideWhenUsed/>
    <w:rsid w:val="00F81FE8"/>
    <w:pPr>
      <w:snapToGrid w:val="0"/>
      <w:jc w:val="left"/>
    </w:pPr>
    <w:rPr>
      <w:sz w:val="18"/>
      <w:szCs w:val="18"/>
    </w:rPr>
  </w:style>
  <w:style w:type="character" w:customStyle="1" w:styleId="Char2">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3"/>
    <w:uiPriority w:val="99"/>
    <w:semiHidden/>
    <w:unhideWhenUsed/>
    <w:rsid w:val="00F81FE8"/>
    <w:pPr>
      <w:snapToGrid w:val="0"/>
      <w:jc w:val="left"/>
    </w:pPr>
  </w:style>
  <w:style w:type="character" w:customStyle="1" w:styleId="Char3">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246306">
      <w:bodyDiv w:val="1"/>
      <w:marLeft w:val="0"/>
      <w:marRight w:val="0"/>
      <w:marTop w:val="0"/>
      <w:marBottom w:val="0"/>
      <w:divBdr>
        <w:top w:val="none" w:sz="0" w:space="0" w:color="auto"/>
        <w:left w:val="none" w:sz="0" w:space="0" w:color="auto"/>
        <w:bottom w:val="none" w:sz="0" w:space="0" w:color="auto"/>
        <w:right w:val="none" w:sz="0" w:space="0" w:color="auto"/>
      </w:divBdr>
    </w:div>
    <w:div w:id="141851773">
      <w:bodyDiv w:val="1"/>
      <w:marLeft w:val="0"/>
      <w:marRight w:val="0"/>
      <w:marTop w:val="0"/>
      <w:marBottom w:val="0"/>
      <w:divBdr>
        <w:top w:val="none" w:sz="0" w:space="0" w:color="auto"/>
        <w:left w:val="none" w:sz="0" w:space="0" w:color="auto"/>
        <w:bottom w:val="none" w:sz="0" w:space="0" w:color="auto"/>
        <w:right w:val="none" w:sz="0" w:space="0" w:color="auto"/>
      </w:divBdr>
    </w:div>
    <w:div w:id="777993421">
      <w:bodyDiv w:val="1"/>
      <w:marLeft w:val="0"/>
      <w:marRight w:val="0"/>
      <w:marTop w:val="0"/>
      <w:marBottom w:val="0"/>
      <w:divBdr>
        <w:top w:val="none" w:sz="0" w:space="0" w:color="auto"/>
        <w:left w:val="none" w:sz="0" w:space="0" w:color="auto"/>
        <w:bottom w:val="none" w:sz="0" w:space="0" w:color="auto"/>
        <w:right w:val="none" w:sz="0" w:space="0" w:color="auto"/>
      </w:divBdr>
    </w:div>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866329566">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111525">
      <w:bodyDiv w:val="1"/>
      <w:marLeft w:val="0"/>
      <w:marRight w:val="0"/>
      <w:marTop w:val="0"/>
      <w:marBottom w:val="0"/>
      <w:divBdr>
        <w:top w:val="none" w:sz="0" w:space="0" w:color="auto"/>
        <w:left w:val="none" w:sz="0" w:space="0" w:color="auto"/>
        <w:bottom w:val="none" w:sz="0" w:space="0" w:color="auto"/>
        <w:right w:val="none" w:sz="0" w:space="0" w:color="auto"/>
      </w:divBdr>
      <w:divsChild>
        <w:div w:id="464078506">
          <w:marLeft w:val="0"/>
          <w:marRight w:val="0"/>
          <w:marTop w:val="0"/>
          <w:marBottom w:val="0"/>
          <w:divBdr>
            <w:top w:val="none" w:sz="0" w:space="0" w:color="auto"/>
            <w:left w:val="none" w:sz="0" w:space="0" w:color="auto"/>
            <w:bottom w:val="none" w:sz="0" w:space="0" w:color="auto"/>
            <w:right w:val="none" w:sz="0" w:space="0" w:color="auto"/>
          </w:divBdr>
          <w:divsChild>
            <w:div w:id="14244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3.emf"/><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oleObject" Target="embeddings/oleObject7.bin"/><Relationship Id="rId41" Type="http://schemas.openxmlformats.org/officeDocument/2006/relationships/oleObject" Target="embeddings/oleObject12.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oleObject" Target="embeddings/oleObject11.bin"/><Relationship Id="rId40" Type="http://schemas.openxmlformats.org/officeDocument/2006/relationships/image" Target="media/image17.emf"/><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gif"/><Relationship Id="rId23" Type="http://schemas.openxmlformats.org/officeDocument/2006/relationships/oleObject" Target="embeddings/oleObject4.bin"/><Relationship Id="rId28" Type="http://schemas.openxmlformats.org/officeDocument/2006/relationships/image" Target="media/image10.emf"/><Relationship Id="rId36" Type="http://schemas.openxmlformats.org/officeDocument/2006/relationships/image" Target="media/image14.emf"/><Relationship Id="rId10" Type="http://schemas.openxmlformats.org/officeDocument/2006/relationships/image" Target="media/image2.png"/><Relationship Id="rId19" Type="http://schemas.openxmlformats.org/officeDocument/2006/relationships/oleObject" Target="embeddings/oleObject2.bin"/><Relationship Id="rId31" Type="http://schemas.openxmlformats.org/officeDocument/2006/relationships/oleObject" Target="embeddings/oleObject8.bin"/><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image" Target="media/image7.emf"/><Relationship Id="rId27" Type="http://schemas.openxmlformats.org/officeDocument/2006/relationships/oleObject" Target="embeddings/oleObject6.bin"/><Relationship Id="rId30" Type="http://schemas.openxmlformats.org/officeDocument/2006/relationships/image" Target="media/image11.emf"/><Relationship Id="rId35" Type="http://schemas.openxmlformats.org/officeDocument/2006/relationships/oleObject" Target="embeddings/oleObject10.bin"/><Relationship Id="rId43"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E5A1F0-4814-4C4C-A80C-F9D037953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73</Pages>
  <Words>8865</Words>
  <Characters>50536</Characters>
  <Application>Microsoft Office Word</Application>
  <DocSecurity>0</DocSecurity>
  <PresentationFormat/>
  <Lines>421</Lines>
  <Paragraphs>118</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密级：       保密期限：</vt:lpstr>
    </vt:vector>
  </TitlesOfParts>
  <Company>bupt</Company>
  <LinksUpToDate>false</LinksUpToDate>
  <CharactersWithSpaces>59283</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song</dc:creator>
  <cp:lastModifiedBy>airwolf</cp:lastModifiedBy>
  <cp:revision>29</cp:revision>
  <dcterms:created xsi:type="dcterms:W3CDTF">2016-06-19T06:36:00Z</dcterms:created>
  <dcterms:modified xsi:type="dcterms:W3CDTF">2016-06-20T12:17:00Z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
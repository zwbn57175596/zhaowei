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72F4C7E5" w:rsidR="00911ECC" w:rsidRDefault="00911ECC" w:rsidP="00AA1B19">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w:t>
      </w:r>
      <w:r w:rsidR="0031444E">
        <w:rPr>
          <w:rFonts w:hint="eastAsia"/>
          <w:b/>
          <w:sz w:val="36"/>
          <w:szCs w:val="32"/>
        </w:rPr>
        <w:t>设计与</w:t>
      </w:r>
      <w:r w:rsidR="00501918" w:rsidRPr="00501918">
        <w:rPr>
          <w:rFonts w:hint="eastAsia"/>
          <w:b/>
          <w:sz w:val="36"/>
          <w:szCs w:val="32"/>
        </w:rPr>
        <w:t>实现</w:t>
      </w:r>
    </w:p>
    <w:p w14:paraId="2EC8AA5D" w14:textId="0FE3D418" w:rsidR="00911ECC" w:rsidRDefault="00911ECC" w:rsidP="00AA1B19">
      <w:pPr>
        <w:ind w:firstLineChars="495" w:firstLine="1590"/>
        <w:rPr>
          <w:b/>
          <w:sz w:val="32"/>
          <w:szCs w:val="32"/>
          <w:u w:val="single"/>
        </w:rPr>
      </w:pPr>
    </w:p>
    <w:p w14:paraId="633C8C26" w14:textId="77777777" w:rsidR="00911ECC" w:rsidRDefault="00911ECC"/>
    <w:p w14:paraId="24D969E5" w14:textId="1943E218" w:rsidR="00911ECC" w:rsidRDefault="00911ECC" w:rsidP="00AA1B19">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rsidP="00AA1B19">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rsidP="00AA1B19">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rsidP="00AA1B19">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rsidP="00AA1B19">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rsidP="00AA1B19">
      <w:pPr>
        <w:ind w:firstLineChars="890" w:firstLine="2502"/>
        <w:rPr>
          <w:b/>
          <w:sz w:val="28"/>
          <w:szCs w:val="28"/>
          <w:u w:val="single"/>
        </w:rPr>
      </w:pPr>
    </w:p>
    <w:p w14:paraId="2A6E9BDD" w14:textId="300F0075" w:rsidR="00911ECC" w:rsidRDefault="00911ECC" w:rsidP="00AA1B19">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黑体" w:hint="eastAsia"/>
          <w:bCs/>
          <w:sz w:val="32"/>
          <w:szCs w:val="36"/>
        </w:rPr>
        <w:t>基于分布式开源技术下的企业移动协同办公服务的实现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5CEE82D6" w14:textId="362D2ECE" w:rsidR="00757936" w:rsidRPr="00757936" w:rsidRDefault="00757936" w:rsidP="00757936">
      <w:pPr>
        <w:pStyle w:val="a9"/>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APP中已有了微信、微博等巨头，市场趋于饱和。然而建立在移动互联网上的企业协同与自动化办公却还没有优秀的产品出现。</w:t>
      </w:r>
    </w:p>
    <w:p w14:paraId="451E437A" w14:textId="77777777" w:rsidR="00757936" w:rsidRPr="00757936" w:rsidRDefault="00757936" w:rsidP="00757936">
      <w:pPr>
        <w:pStyle w:val="a9"/>
        <w:spacing w:line="400" w:lineRule="exact"/>
        <w:ind w:firstLine="573"/>
        <w:rPr>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a9"/>
        <w:spacing w:line="400" w:lineRule="exact"/>
        <w:ind w:firstLine="573"/>
        <w:rPr>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a9"/>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a9"/>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a9"/>
        <w:spacing w:line="400" w:lineRule="exact"/>
        <w:ind w:firstLine="573"/>
        <w:rPr>
          <w:sz w:val="28"/>
          <w:szCs w:val="28"/>
        </w:rPr>
      </w:pP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10"/>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a5"/>
            <w:rFonts w:eastAsia="黑体" w:hint="eastAsia"/>
            <w:noProof/>
          </w:rPr>
          <w:t>第一章</w:t>
        </w:r>
        <w:r w:rsidR="0050278A" w:rsidRPr="00230F1F">
          <w:rPr>
            <w:rStyle w:val="a5"/>
            <w:rFonts w:eastAsia="黑体"/>
            <w:noProof/>
          </w:rPr>
          <w:t xml:space="preserve"> </w:t>
        </w:r>
        <w:r w:rsidR="0050278A" w:rsidRPr="00230F1F">
          <w:rPr>
            <w:rStyle w:val="a5"/>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5"/>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5"/>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38282C">
      <w:pPr>
        <w:pStyle w:val="30"/>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5"/>
            <w:rFonts w:ascii="黑体"/>
            <w:noProof/>
          </w:rPr>
          <w:t xml:space="preserve">1.2.1 </w:t>
        </w:r>
        <w:r w:rsidR="0050278A" w:rsidRPr="00230F1F">
          <w:rPr>
            <w:rStyle w:val="a5"/>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38282C">
      <w:pPr>
        <w:pStyle w:val="30"/>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5"/>
            <w:rFonts w:ascii="黑体"/>
            <w:noProof/>
          </w:rPr>
          <w:t xml:space="preserve">1.2.2 </w:t>
        </w:r>
        <w:r w:rsidR="0050278A" w:rsidRPr="00230F1F">
          <w:rPr>
            <w:rStyle w:val="a5"/>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5"/>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38282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5"/>
            <w:rFonts w:ascii="黑体" w:eastAsia="黑体" w:hint="eastAsia"/>
            <w:noProof/>
          </w:rPr>
          <w:t>第二章</w:t>
        </w:r>
        <w:r w:rsidR="0050278A" w:rsidRPr="00230F1F">
          <w:rPr>
            <w:rStyle w:val="a5"/>
            <w:rFonts w:ascii="黑体" w:eastAsia="黑体"/>
            <w:noProof/>
          </w:rPr>
          <w:t xml:space="preserve"> </w:t>
        </w:r>
        <w:r w:rsidR="0050278A" w:rsidRPr="00230F1F">
          <w:rPr>
            <w:rStyle w:val="a5"/>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5"/>
            <w:noProof/>
          </w:rPr>
          <w:t>2.1</w:t>
        </w:r>
        <w:r w:rsidR="0050278A">
          <w:rPr>
            <w:rFonts w:asciiTheme="minorHAnsi" w:eastAsiaTheme="minorEastAsia" w:hAnsiTheme="minorHAnsi" w:cstheme="minorBidi"/>
            <w:smallCaps w:val="0"/>
            <w:noProof/>
            <w:kern w:val="0"/>
            <w:sz w:val="22"/>
            <w:szCs w:val="22"/>
          </w:rPr>
          <w:tab/>
        </w:r>
        <w:r w:rsidR="0050278A" w:rsidRPr="00230F1F">
          <w:rPr>
            <w:rStyle w:val="a5"/>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5"/>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分布式服务框架</w:t>
        </w:r>
        <w:r w:rsidR="0050278A" w:rsidRPr="00230F1F">
          <w:rPr>
            <w:rStyle w:val="a5"/>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5"/>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服务器缓存服务</w:t>
        </w:r>
        <w:r w:rsidR="0050278A" w:rsidRPr="00230F1F">
          <w:rPr>
            <w:rStyle w:val="a5"/>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5"/>
            <w:noProof/>
          </w:rPr>
          <w:t>2.4</w:t>
        </w:r>
        <w:r w:rsidR="0050278A">
          <w:rPr>
            <w:rFonts w:asciiTheme="minorHAnsi" w:eastAsiaTheme="minorEastAsia" w:hAnsiTheme="minorHAnsi" w:cstheme="minorBidi"/>
            <w:smallCaps w:val="0"/>
            <w:noProof/>
            <w:kern w:val="0"/>
            <w:sz w:val="22"/>
            <w:szCs w:val="22"/>
          </w:rPr>
          <w:tab/>
        </w:r>
        <w:r w:rsidR="0050278A" w:rsidRPr="00230F1F">
          <w:rPr>
            <w:rStyle w:val="a5"/>
            <w:noProof/>
          </w:rPr>
          <w:t>NoSql</w:t>
        </w:r>
        <w:r w:rsidR="0050278A" w:rsidRPr="00230F1F">
          <w:rPr>
            <w:rStyle w:val="a5"/>
            <w:rFonts w:hint="eastAsia"/>
            <w:noProof/>
          </w:rPr>
          <w:t>数据库</w:t>
        </w:r>
        <w:r w:rsidR="0050278A" w:rsidRPr="00230F1F">
          <w:rPr>
            <w:rStyle w:val="a5"/>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5"/>
            <w:noProof/>
          </w:rPr>
          <w:t>2.5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38282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5"/>
            <w:rFonts w:ascii="黑体" w:eastAsia="黑体" w:hint="eastAsia"/>
            <w:noProof/>
          </w:rPr>
          <w:t>第三章</w:t>
        </w:r>
        <w:r w:rsidR="0050278A" w:rsidRPr="00230F1F">
          <w:rPr>
            <w:rStyle w:val="a5"/>
            <w:rFonts w:ascii="黑体" w:eastAsia="黑体"/>
            <w:noProof/>
          </w:rPr>
          <w:t xml:space="preserve"> </w:t>
        </w:r>
        <w:r w:rsidR="0050278A" w:rsidRPr="00230F1F">
          <w:rPr>
            <w:rStyle w:val="a5"/>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5"/>
            <w:noProof/>
          </w:rPr>
          <w:t>3.1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5"/>
            <w:noProof/>
          </w:rPr>
          <w:t>3.2</w:t>
        </w:r>
        <w:r w:rsidR="0050278A">
          <w:rPr>
            <w:rFonts w:asciiTheme="minorHAnsi" w:eastAsiaTheme="minorEastAsia" w:hAnsiTheme="minorHAnsi" w:cstheme="minorBidi"/>
            <w:smallCaps w:val="0"/>
            <w:noProof/>
            <w:kern w:val="0"/>
            <w:sz w:val="22"/>
            <w:szCs w:val="22"/>
          </w:rPr>
          <w:tab/>
        </w:r>
        <w:r w:rsidR="0050278A" w:rsidRPr="00230F1F">
          <w:rPr>
            <w:rStyle w:val="a5"/>
            <w:noProof/>
          </w:rPr>
          <w:t>CAP</w:t>
        </w:r>
        <w:r w:rsidR="0050278A" w:rsidRPr="00230F1F">
          <w:rPr>
            <w:rStyle w:val="a5"/>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5"/>
            <w:noProof/>
          </w:rPr>
          <w:t>3.3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38282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5"/>
            <w:rFonts w:ascii="黑体" w:eastAsia="黑体" w:hint="eastAsia"/>
            <w:noProof/>
          </w:rPr>
          <w:t>第四章</w:t>
        </w:r>
        <w:r w:rsidR="0050278A" w:rsidRPr="00230F1F">
          <w:rPr>
            <w:rStyle w:val="a5"/>
            <w:rFonts w:ascii="黑体" w:eastAsia="黑体"/>
            <w:noProof/>
          </w:rPr>
          <w:t xml:space="preserve"> </w:t>
        </w:r>
        <w:r w:rsidR="0050278A" w:rsidRPr="00230F1F">
          <w:rPr>
            <w:rStyle w:val="a5"/>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5"/>
            <w:noProof/>
          </w:rPr>
          <w:t>4.1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5"/>
            <w:noProof/>
          </w:rPr>
          <w:t>4.2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5"/>
            <w:noProof/>
          </w:rPr>
          <w:t>4.3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系统功能的</w:t>
        </w:r>
        <w:r w:rsidR="0050278A" w:rsidRPr="00230F1F">
          <w:rPr>
            <w:rStyle w:val="a5"/>
            <w:noProof/>
          </w:rPr>
          <w:t>UML</w:t>
        </w:r>
        <w:r w:rsidR="0050278A" w:rsidRPr="00230F1F">
          <w:rPr>
            <w:rStyle w:val="a5"/>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5"/>
            <w:noProof/>
          </w:rPr>
          <w:t>4.4</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5"/>
            <w:noProof/>
          </w:rPr>
          <w:t>4.5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38282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5"/>
            <w:rFonts w:eastAsia="黑体" w:hint="eastAsia"/>
            <w:noProof/>
          </w:rPr>
          <w:t>第五章</w:t>
        </w:r>
        <w:r w:rsidR="0050278A" w:rsidRPr="00230F1F">
          <w:rPr>
            <w:rStyle w:val="a5"/>
            <w:rFonts w:eastAsia="黑体"/>
            <w:noProof/>
          </w:rPr>
          <w:t xml:space="preserve"> </w:t>
        </w:r>
        <w:r w:rsidR="0050278A" w:rsidRPr="00230F1F">
          <w:rPr>
            <w:rStyle w:val="a5"/>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5"/>
            <w:noProof/>
          </w:rPr>
          <w:t>5.1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5"/>
            <w:noProof/>
          </w:rPr>
          <w:t>5.2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5"/>
            <w:noProof/>
          </w:rPr>
          <w:t>5.3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数据分片</w:t>
        </w:r>
        <w:r w:rsidR="0050278A" w:rsidRPr="00230F1F">
          <w:rPr>
            <w:rStyle w:val="a5"/>
            <w:noProof/>
          </w:rPr>
          <w:t>(Data Sharding)</w:t>
        </w:r>
        <w:r w:rsidR="0050278A" w:rsidRPr="00230F1F">
          <w:rPr>
            <w:rStyle w:val="a5"/>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5"/>
            <w:noProof/>
          </w:rPr>
          <w:t>5.4</w:t>
        </w:r>
        <w:r w:rsidR="0050278A">
          <w:rPr>
            <w:rFonts w:asciiTheme="minorHAnsi" w:eastAsiaTheme="minorEastAsia" w:hAnsiTheme="minorHAnsi" w:cstheme="minorBidi"/>
            <w:smallCaps w:val="0"/>
            <w:noProof/>
            <w:kern w:val="0"/>
            <w:sz w:val="22"/>
            <w:szCs w:val="22"/>
          </w:rPr>
          <w:tab/>
        </w:r>
        <w:r w:rsidR="0050278A" w:rsidRPr="00230F1F">
          <w:rPr>
            <w:rStyle w:val="a5"/>
            <w:noProof/>
          </w:rPr>
          <w:t>Rest server</w:t>
        </w:r>
        <w:r w:rsidR="0050278A" w:rsidRPr="00230F1F">
          <w:rPr>
            <w:rStyle w:val="a5"/>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38282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5"/>
            <w:rFonts w:eastAsia="黑体" w:hint="eastAsia"/>
            <w:noProof/>
          </w:rPr>
          <w:t>第六章</w:t>
        </w:r>
        <w:r w:rsidR="0050278A" w:rsidRPr="00230F1F">
          <w:rPr>
            <w:rStyle w:val="a5"/>
            <w:rFonts w:eastAsia="黑体"/>
            <w:noProof/>
          </w:rPr>
          <w:t xml:space="preserve"> </w:t>
        </w:r>
        <w:r w:rsidR="0050278A" w:rsidRPr="00230F1F">
          <w:rPr>
            <w:rStyle w:val="a5"/>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5"/>
            <w:noProof/>
          </w:rPr>
          <w:t>6.1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自动化配置管理中心模块（</w:t>
        </w:r>
        <w:r w:rsidR="0050278A" w:rsidRPr="00230F1F">
          <w:rPr>
            <w:rStyle w:val="a5"/>
            <w:noProof/>
          </w:rPr>
          <w:t>configcenter</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5"/>
            <w:noProof/>
          </w:rPr>
          <w:t>6.1.1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5"/>
            <w:noProof/>
          </w:rPr>
          <w:t>6.1.2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5"/>
            <w:noProof/>
          </w:rPr>
          <w:t>6.1.3</w:t>
        </w:r>
        <w:r w:rsidR="0050278A">
          <w:rPr>
            <w:rFonts w:asciiTheme="minorHAnsi" w:eastAsiaTheme="minorEastAsia" w:hAnsiTheme="minorHAnsi" w:cstheme="minorBidi"/>
            <w:i w:val="0"/>
            <w:iCs w:val="0"/>
            <w:noProof/>
            <w:kern w:val="0"/>
            <w:sz w:val="22"/>
            <w:szCs w:val="22"/>
          </w:rPr>
          <w:tab/>
        </w:r>
        <w:r w:rsidR="0050278A" w:rsidRPr="00230F1F">
          <w:rPr>
            <w:rStyle w:val="a5"/>
            <w:noProof/>
          </w:rPr>
          <w:t>Env</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5"/>
            <w:noProof/>
          </w:rPr>
          <w:t>6.1.4</w:t>
        </w:r>
        <w:r w:rsidR="0050278A">
          <w:rPr>
            <w:rFonts w:asciiTheme="minorHAnsi" w:eastAsiaTheme="minorEastAsia" w:hAnsiTheme="minorHAnsi" w:cstheme="minorBidi"/>
            <w:i w:val="0"/>
            <w:iCs w:val="0"/>
            <w:noProof/>
            <w:kern w:val="0"/>
            <w:sz w:val="22"/>
            <w:szCs w:val="22"/>
          </w:rPr>
          <w:tab/>
        </w:r>
        <w:r w:rsidR="0050278A" w:rsidRPr="00230F1F">
          <w:rPr>
            <w:rStyle w:val="a5"/>
            <w:noProof/>
          </w:rPr>
          <w:t>ZkHelper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5"/>
            <w:noProof/>
          </w:rPr>
          <w:t>6.2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数据库操作模块（</w:t>
        </w:r>
        <w:r w:rsidR="0050278A" w:rsidRPr="00230F1F">
          <w:rPr>
            <w:rStyle w:val="a5"/>
            <w:noProof/>
          </w:rPr>
          <w:t>mongo</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5"/>
            <w:noProof/>
          </w:rPr>
          <w:t>6.2.1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5"/>
            <w:noProof/>
          </w:rPr>
          <w:t>6.2.2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5"/>
            <w:noProof/>
          </w:rPr>
          <w:t>6.2.3</w:t>
        </w:r>
        <w:r w:rsidR="0050278A">
          <w:rPr>
            <w:rFonts w:asciiTheme="minorHAnsi" w:eastAsiaTheme="minorEastAsia" w:hAnsiTheme="minorHAnsi" w:cstheme="minorBidi"/>
            <w:i w:val="0"/>
            <w:iCs w:val="0"/>
            <w:noProof/>
            <w:kern w:val="0"/>
            <w:sz w:val="22"/>
            <w:szCs w:val="22"/>
          </w:rPr>
          <w:tab/>
        </w:r>
        <w:r w:rsidR="0050278A" w:rsidRPr="00230F1F">
          <w:rPr>
            <w:rStyle w:val="a5"/>
            <w:noProof/>
          </w:rPr>
          <w:t>DbPool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5"/>
            <w:noProof/>
          </w:rPr>
          <w:t>6.2.4</w:t>
        </w:r>
        <w:r w:rsidR="0050278A">
          <w:rPr>
            <w:rFonts w:asciiTheme="minorHAnsi" w:eastAsiaTheme="minorEastAsia" w:hAnsiTheme="minorHAnsi" w:cstheme="minorBidi"/>
            <w:i w:val="0"/>
            <w:iCs w:val="0"/>
            <w:noProof/>
            <w:kern w:val="0"/>
            <w:sz w:val="22"/>
            <w:szCs w:val="22"/>
          </w:rPr>
          <w:tab/>
        </w:r>
        <w:r w:rsidR="0050278A" w:rsidRPr="00230F1F">
          <w:rPr>
            <w:rStyle w:val="a5"/>
            <w:noProof/>
          </w:rPr>
          <w:t>TBaseDao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5"/>
            <w:noProof/>
          </w:rPr>
          <w:t>6.3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缓存操作模块（</w:t>
        </w:r>
        <w:r w:rsidR="0050278A" w:rsidRPr="00230F1F">
          <w:rPr>
            <w:rStyle w:val="a5"/>
            <w:noProof/>
          </w:rPr>
          <w:t>cache</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5"/>
            <w:noProof/>
          </w:rPr>
          <w:t>6.3.1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5"/>
            <w:noProof/>
          </w:rPr>
          <w:t>6.3.2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5"/>
            <w:noProof/>
          </w:rPr>
          <w:t>6.3.3</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5"/>
            <w:noProof/>
          </w:rPr>
          <w:t>6.3.4</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5"/>
            <w:noProof/>
          </w:rPr>
          <w:t>6.3.5</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5"/>
            <w:noProof/>
          </w:rPr>
          <w:t>6.3.6</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5"/>
            <w:noProof/>
          </w:rPr>
          <w:t>6.3.7</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5"/>
            <w:noProof/>
          </w:rPr>
          <w:t>6.3.8</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5"/>
            <w:noProof/>
          </w:rPr>
          <w:t>6.4</w:t>
        </w:r>
        <w:r w:rsidR="0050278A">
          <w:rPr>
            <w:rFonts w:asciiTheme="minorHAnsi" w:eastAsiaTheme="minorEastAsia" w:hAnsiTheme="minorHAnsi" w:cstheme="minorBidi"/>
            <w:smallCaps w:val="0"/>
            <w:noProof/>
            <w:kern w:val="0"/>
            <w:sz w:val="22"/>
            <w:szCs w:val="22"/>
          </w:rPr>
          <w:tab/>
        </w:r>
        <w:r w:rsidR="0050278A" w:rsidRPr="00230F1F">
          <w:rPr>
            <w:rStyle w:val="a5"/>
            <w:noProof/>
          </w:rPr>
          <w:t>Id</w:t>
        </w:r>
        <w:r w:rsidR="0050278A" w:rsidRPr="00230F1F">
          <w:rPr>
            <w:rStyle w:val="a5"/>
            <w:rFonts w:hint="eastAsia"/>
            <w:noProof/>
          </w:rPr>
          <w:t>列表基础服务模块（</w:t>
        </w:r>
        <w:r w:rsidR="0050278A" w:rsidRPr="00230F1F">
          <w:rPr>
            <w:rStyle w:val="a5"/>
            <w:noProof/>
          </w:rPr>
          <w:t>IdList</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5"/>
            <w:noProof/>
          </w:rPr>
          <w:t>6.4.1</w:t>
        </w:r>
        <w:r w:rsidR="0050278A">
          <w:rPr>
            <w:rFonts w:asciiTheme="minorHAnsi" w:eastAsiaTheme="minorEastAsia" w:hAnsiTheme="minorHAnsi" w:cstheme="minorBidi"/>
            <w:i w:val="0"/>
            <w:iCs w:val="0"/>
            <w:noProof/>
            <w:kern w:val="0"/>
            <w:sz w:val="22"/>
            <w:szCs w:val="22"/>
          </w:rPr>
          <w:tab/>
        </w:r>
        <w:r w:rsidR="0050278A" w:rsidRPr="00230F1F">
          <w:rPr>
            <w:rStyle w:val="a5"/>
            <w:noProof/>
          </w:rPr>
          <w:t>Id</w:t>
        </w:r>
        <w:r w:rsidR="0050278A" w:rsidRPr="00230F1F">
          <w:rPr>
            <w:rStyle w:val="a5"/>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5"/>
            <w:noProof/>
          </w:rPr>
          <w:t>6.4.2</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w:t>
        </w:r>
        <w:r w:rsidR="0050278A" w:rsidRPr="00230F1F">
          <w:rPr>
            <w:rStyle w:val="a5"/>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5"/>
            <w:noProof/>
          </w:rPr>
          <w:t>6.4.3</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IdListClient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5"/>
            <w:noProof/>
          </w:rPr>
          <w:t>6.4.4</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IdListServiceImpl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5"/>
            <w:noProof/>
          </w:rPr>
          <w:t>6.4.5</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CommonCache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5"/>
            <w:noProof/>
          </w:rPr>
          <w:t>6.4.6</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5"/>
            <w:noProof/>
          </w:rPr>
          <w:t>6.4.7</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5"/>
            <w:noProof/>
          </w:rPr>
          <w:t>6.5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账户系统（</w:t>
        </w:r>
        <w:r w:rsidR="0050278A" w:rsidRPr="00230F1F">
          <w:rPr>
            <w:rStyle w:val="a5"/>
            <w:noProof/>
          </w:rPr>
          <w:t>Acount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5"/>
            <w:noProof/>
          </w:rPr>
          <w:t>6.5.1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5"/>
            <w:noProof/>
          </w:rPr>
          <w:t>6.5.2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5"/>
            <w:noProof/>
          </w:rPr>
          <w:t>6.5.3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5"/>
            <w:noProof/>
          </w:rPr>
          <w:t>6.5.4</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5"/>
            <w:noProof/>
          </w:rPr>
          <w:t>6.5.5</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5"/>
            <w:noProof/>
          </w:rPr>
          <w:t>6.5.6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5"/>
            <w:noProof/>
          </w:rPr>
          <w:t>6.5.7</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5"/>
            <w:noProof/>
          </w:rPr>
          <w:t>6.5.8</w:t>
        </w:r>
        <w:r w:rsidR="0050278A">
          <w:rPr>
            <w:rFonts w:asciiTheme="minorHAnsi" w:eastAsiaTheme="minorEastAsia" w:hAnsiTheme="minorHAnsi" w:cstheme="minorBidi"/>
            <w:i w:val="0"/>
            <w:iCs w:val="0"/>
            <w:noProof/>
            <w:kern w:val="0"/>
            <w:sz w:val="22"/>
            <w:szCs w:val="22"/>
          </w:rPr>
          <w:tab/>
        </w:r>
        <w:r w:rsidR="0050278A" w:rsidRPr="00230F1F">
          <w:rPr>
            <w:rStyle w:val="a5"/>
            <w:noProof/>
          </w:rPr>
          <w:t>CspService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5"/>
            <w:noProof/>
          </w:rPr>
          <w:t>6.5.9</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5"/>
            <w:noProof/>
          </w:rPr>
          <w:t>6.5.10</w:t>
        </w:r>
        <w:r w:rsidR="0050278A">
          <w:rPr>
            <w:rFonts w:asciiTheme="minorHAnsi" w:eastAsiaTheme="minorEastAsia" w:hAnsiTheme="minorHAnsi" w:cstheme="minorBidi"/>
            <w:i w:val="0"/>
            <w:iCs w:val="0"/>
            <w:noProof/>
            <w:kern w:val="0"/>
            <w:sz w:val="22"/>
            <w:szCs w:val="22"/>
          </w:rPr>
          <w:tab/>
        </w:r>
        <w:r w:rsidR="0050278A" w:rsidRPr="00230F1F">
          <w:rPr>
            <w:rStyle w:val="a5"/>
            <w:noProof/>
          </w:rPr>
          <w:t>UserMongoDao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5"/>
            <w:noProof/>
          </w:rPr>
          <w:t>6.6</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圈子系统（</w:t>
        </w:r>
        <w:r w:rsidR="0050278A" w:rsidRPr="00230F1F">
          <w:rPr>
            <w:rStyle w:val="a5"/>
            <w:noProof/>
          </w:rPr>
          <w:t>quan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5"/>
            <w:noProof/>
          </w:rPr>
          <w:t>6.6.1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5"/>
            <w:noProof/>
          </w:rPr>
          <w:t>6.6.2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5"/>
            <w:noProof/>
          </w:rPr>
          <w:t>6.6.3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5"/>
            <w:noProof/>
          </w:rPr>
          <w:t>6.6.4</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5"/>
            <w:noProof/>
          </w:rPr>
          <w:t>6.6.5</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5"/>
            <w:noProof/>
          </w:rPr>
          <w:t>6.6.6</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5"/>
            <w:noProof/>
          </w:rPr>
          <w:t>6.6.7</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5"/>
            <w:noProof/>
          </w:rPr>
          <w:t>6.6.8</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5"/>
            <w:noProof/>
          </w:rPr>
          <w:t>6.6.9</w:t>
        </w:r>
        <w:r w:rsidR="0050278A">
          <w:rPr>
            <w:rFonts w:asciiTheme="minorHAnsi" w:eastAsiaTheme="minorEastAsia" w:hAnsiTheme="minorHAnsi" w:cstheme="minorBidi"/>
            <w:i w:val="0"/>
            <w:iCs w:val="0"/>
            <w:noProof/>
            <w:kern w:val="0"/>
            <w:sz w:val="22"/>
            <w:szCs w:val="22"/>
          </w:rPr>
          <w:tab/>
        </w:r>
        <w:r w:rsidR="0050278A" w:rsidRPr="00230F1F">
          <w:rPr>
            <w:rStyle w:val="a5"/>
            <w:noProof/>
          </w:rPr>
          <w:t>WebMemberController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5"/>
            <w:noProof/>
          </w:rPr>
          <w:t>6.6.10</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5"/>
            <w:noProof/>
          </w:rPr>
          <w:t>6.6.11</w:t>
        </w:r>
        <w:r w:rsidR="0050278A">
          <w:rPr>
            <w:rFonts w:asciiTheme="minorHAnsi" w:eastAsiaTheme="minorEastAsia" w:hAnsiTheme="minorHAnsi" w:cstheme="minorBidi"/>
            <w:i w:val="0"/>
            <w:iCs w:val="0"/>
            <w:noProof/>
            <w:kern w:val="0"/>
            <w:sz w:val="22"/>
            <w:szCs w:val="22"/>
          </w:rPr>
          <w:tab/>
        </w:r>
        <w:r w:rsidR="0050278A" w:rsidRPr="00230F1F">
          <w:rPr>
            <w:rStyle w:val="a5"/>
            <w:noProof/>
          </w:rPr>
          <w:t>TopicServiceImp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5"/>
            <w:noProof/>
          </w:rPr>
          <w:t>6.6.12</w:t>
        </w:r>
        <w:r w:rsidR="0050278A">
          <w:rPr>
            <w:rFonts w:asciiTheme="minorHAnsi" w:eastAsiaTheme="minorEastAsia" w:hAnsiTheme="minorHAnsi" w:cstheme="minorBidi"/>
            <w:i w:val="0"/>
            <w:iCs w:val="0"/>
            <w:noProof/>
            <w:kern w:val="0"/>
            <w:sz w:val="22"/>
            <w:szCs w:val="22"/>
          </w:rPr>
          <w:tab/>
        </w:r>
        <w:r w:rsidR="0050278A" w:rsidRPr="00230F1F">
          <w:rPr>
            <w:rStyle w:val="a5"/>
            <w:noProof/>
          </w:rPr>
          <w:t>MemberServiceImp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5"/>
            <w:noProof/>
          </w:rPr>
          <w:t>6.7</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关系系统（</w:t>
        </w:r>
        <w:r w:rsidR="0050278A" w:rsidRPr="00230F1F">
          <w:rPr>
            <w:rStyle w:val="a5"/>
            <w:noProof/>
          </w:rPr>
          <w:t>Relation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5"/>
            <w:noProof/>
          </w:rPr>
          <w:t>6.7.1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5"/>
            <w:noProof/>
          </w:rPr>
          <w:t>6.7.2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5"/>
            <w:noProof/>
          </w:rPr>
          <w:t>6.7.3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5"/>
            <w:noProof/>
          </w:rPr>
          <w:t>6.7.4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5"/>
            <w:noProof/>
          </w:rPr>
          <w:t>6.7.5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5"/>
            <w:noProof/>
          </w:rPr>
          <w:t>6.7.6</w:t>
        </w:r>
        <w:r w:rsidR="0050278A">
          <w:rPr>
            <w:rFonts w:asciiTheme="minorHAnsi" w:eastAsiaTheme="minorEastAsia" w:hAnsiTheme="minorHAnsi" w:cstheme="minorBidi"/>
            <w:i w:val="0"/>
            <w:iCs w:val="0"/>
            <w:noProof/>
            <w:kern w:val="0"/>
            <w:sz w:val="22"/>
            <w:szCs w:val="22"/>
          </w:rPr>
          <w:tab/>
        </w:r>
        <w:r w:rsidR="0050278A" w:rsidRPr="00230F1F">
          <w:rPr>
            <w:rStyle w:val="a5"/>
            <w:noProof/>
          </w:rPr>
          <w: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5"/>
            <w:noProof/>
          </w:rPr>
          <w:t>6.7.7</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5"/>
            <w:noProof/>
          </w:rPr>
          <w:t>6.7.8</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5"/>
            <w:noProof/>
          </w:rPr>
          <w:t>6.7.9</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TeamMemberDao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5"/>
            <w:noProof/>
          </w:rPr>
          <w:t>6.8</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评论系统（</w:t>
        </w:r>
        <w:r w:rsidR="0050278A" w:rsidRPr="00230F1F">
          <w:rPr>
            <w:rStyle w:val="a5"/>
            <w:noProof/>
          </w:rPr>
          <w:t>Comment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5"/>
            <w:noProof/>
          </w:rPr>
          <w:t>6.8.1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5"/>
            <w:noProof/>
          </w:rPr>
          <w:t>6.8.2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5"/>
            <w:noProof/>
          </w:rPr>
          <w:t>6.8.3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5"/>
            <w:noProof/>
          </w:rPr>
          <w:t>6.8.4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5"/>
            <w:noProof/>
          </w:rPr>
          <w:t>6.8.5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5"/>
            <w:noProof/>
          </w:rPr>
          <w:t>6.8.6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5"/>
            <w:noProof/>
          </w:rPr>
          <w:t>6.8.7</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5"/>
            <w:noProof/>
          </w:rPr>
          <w:t>6.8.8</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5"/>
            <w:noProof/>
          </w:rPr>
          <w:t>6.8.9</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ICommentSortCache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38282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5"/>
            <w:noProof/>
          </w:rPr>
          <w:t>6.8.10</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38282C">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5"/>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eastAsia="黑体" w:hint="eastAsia"/>
            <w:noProof/>
          </w:rPr>
          <w:t>第</w:t>
        </w:r>
        <w:r w:rsidR="0050278A" w:rsidRPr="00230F1F">
          <w:rPr>
            <w:rStyle w:val="a5"/>
            <w:rFonts w:eastAsia="黑体"/>
            <w:noProof/>
          </w:rPr>
          <w:t>N</w:t>
        </w:r>
        <w:r w:rsidR="0050278A" w:rsidRPr="00230F1F">
          <w:rPr>
            <w:rStyle w:val="a5"/>
            <w:rFonts w:eastAsia="黑体" w:hint="eastAsia"/>
            <w:noProof/>
          </w:rPr>
          <w:t>章</w:t>
        </w:r>
        <w:r w:rsidR="0050278A" w:rsidRPr="00230F1F">
          <w:rPr>
            <w:rStyle w:val="a5"/>
            <w:rFonts w:eastAsia="黑体"/>
            <w:noProof/>
          </w:rPr>
          <w:t xml:space="preserve"> </w:t>
        </w:r>
        <w:r w:rsidR="0050278A" w:rsidRPr="00230F1F">
          <w:rPr>
            <w:rStyle w:val="a5"/>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5"/>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1 </w:t>
        </w:r>
        <w:r w:rsidR="0050278A" w:rsidRPr="00230F1F">
          <w:rPr>
            <w:rStyle w:val="a5"/>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38282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5"/>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2 </w:t>
        </w:r>
        <w:r w:rsidR="0050278A" w:rsidRPr="00230F1F">
          <w:rPr>
            <w:rStyle w:val="a5"/>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38282C">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5"/>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ascii="黑体" w:eastAsia="黑体" w:hint="eastAsia"/>
            <w:noProof/>
          </w:rPr>
          <w:t>附录</w:t>
        </w:r>
        <w:r w:rsidR="0050278A" w:rsidRPr="00230F1F">
          <w:rPr>
            <w:rStyle w:val="a5"/>
            <w:rFonts w:ascii="黑体" w:eastAsia="黑体"/>
            <w:noProof/>
          </w:rPr>
          <w:t>1</w:t>
        </w:r>
        <w:r w:rsidR="0050278A" w:rsidRPr="00230F1F">
          <w:rPr>
            <w:rStyle w:val="a5"/>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0" w:name="_Toc451011669"/>
      <w:r>
        <w:rPr>
          <w:rFonts w:eastAsia="黑体" w:hint="eastAsia"/>
          <w:sz w:val="32"/>
        </w:rPr>
        <w:t>第一章</w:t>
      </w:r>
      <w:r>
        <w:rPr>
          <w:rFonts w:eastAsia="黑体" w:hint="eastAsia"/>
          <w:sz w:val="32"/>
        </w:rPr>
        <w:t xml:space="preserve"> </w:t>
      </w:r>
      <w:r>
        <w:rPr>
          <w:rFonts w:eastAsia="黑体" w:hint="eastAsia"/>
          <w:sz w:val="32"/>
        </w:rPr>
        <w:t>引言</w:t>
      </w:r>
      <w:bookmarkEnd w:id="0"/>
    </w:p>
    <w:p w14:paraId="55200471" w14:textId="0572AE20" w:rsidR="00911ECC" w:rsidRDefault="00911ECC" w:rsidP="00626322">
      <w:pPr>
        <w:pStyle w:val="2"/>
        <w:rPr>
          <w:rFonts w:ascii="黑体"/>
          <w:sz w:val="28"/>
          <w:szCs w:val="28"/>
        </w:rPr>
      </w:pPr>
      <w:bookmarkStart w:id="1" w:name="_Toc451011670"/>
      <w:r>
        <w:rPr>
          <w:rFonts w:ascii="黑体" w:hint="eastAsia"/>
          <w:sz w:val="28"/>
          <w:szCs w:val="28"/>
        </w:rPr>
        <w:t>背景</w:t>
      </w:r>
      <w:bookmarkEnd w:id="1"/>
    </w:p>
    <w:p w14:paraId="4D2F215D" w14:textId="4DC69167" w:rsidR="00471A5A" w:rsidRPr="00DF1BBB" w:rsidRDefault="00471A5A" w:rsidP="00DF1BBB">
      <w:pPr>
        <w:pStyle w:val="af2"/>
        <w:spacing w:before="0" w:beforeAutospacing="0" w:after="0" w:afterAutospacing="0" w:line="400" w:lineRule="exact"/>
        <w:ind w:firstLine="432"/>
        <w:rPr>
          <w:rFonts w:ascii="宋体" w:eastAsia="宋体" w:hAnsi="宋体"/>
          <w:lang w:val="x-none"/>
        </w:rPr>
      </w:pPr>
      <w:r w:rsidRPr="00DF1BBB">
        <w:rPr>
          <w:rFonts w:ascii="宋体" w:eastAsia="宋体" w:hAnsi="宋体" w:hint="eastAsia"/>
        </w:rPr>
        <w:t>在一个理想的世界里</w:t>
      </w:r>
      <w:r w:rsidR="00DF1BBB">
        <w:rPr>
          <w:rFonts w:ascii="宋体" w:eastAsia="宋体" w:hAnsi="宋体"/>
        </w:rPr>
        <w:t>，</w:t>
      </w:r>
      <w:r w:rsidRPr="00DF1BBB">
        <w:rPr>
          <w:rFonts w:ascii="宋体" w:eastAsia="宋体" w:hAnsi="宋体" w:hint="eastAsia"/>
        </w:rPr>
        <w:t>我们应该只有一个一致性模型</w:t>
      </w:r>
      <w:r w:rsidR="00DF1BBB">
        <w:rPr>
          <w:rFonts w:ascii="宋体" w:eastAsia="宋体" w:hAnsi="宋体"/>
        </w:rPr>
        <w:t>。</w:t>
      </w:r>
      <w:r w:rsidRPr="00DF1BBB">
        <w:rPr>
          <w:rFonts w:ascii="宋体" w:eastAsia="宋体" w:hAnsi="宋体" w:hint="eastAsia"/>
        </w:rPr>
        <w:t>但是多路处理器和分布式系统中的一致性问题是一个非常难以解决的问题</w:t>
      </w:r>
      <w:r w:rsidR="00DF1BBB">
        <w:rPr>
          <w:rFonts w:ascii="宋体" w:eastAsia="宋体" w:hAnsi="宋体"/>
        </w:rPr>
        <w:t>。</w:t>
      </w:r>
      <w:r w:rsidRPr="00DF1BBB">
        <w:rPr>
          <w:rFonts w:ascii="宋体" w:eastAsia="宋体" w:hAnsi="宋体" w:hint="eastAsia"/>
        </w:rPr>
        <w:t>当系统大多还都是单体应用</w:t>
      </w:r>
      <w:r w:rsidR="00DF1BBB">
        <w:rPr>
          <w:rFonts w:ascii="宋体" w:eastAsia="宋体" w:hAnsi="宋体"/>
        </w:rPr>
        <w:t>，</w:t>
      </w:r>
      <w:r w:rsidRPr="00DF1BBB">
        <w:rPr>
          <w:rFonts w:ascii="宋体" w:eastAsia="宋体" w:hAnsi="宋体" w:hint="eastAsia"/>
        </w:rPr>
        <w:t>处理器性能提升还是靠缩小晶体管体积的年代</w:t>
      </w:r>
      <w:r w:rsidR="00DF1BBB">
        <w:rPr>
          <w:rFonts w:ascii="宋体" w:eastAsia="宋体" w:hAnsi="宋体"/>
        </w:rPr>
        <w:t>，</w:t>
      </w:r>
      <w:r w:rsidRPr="00DF1BBB">
        <w:rPr>
          <w:rFonts w:ascii="宋体" w:eastAsia="宋体" w:hAnsi="宋体" w:hint="eastAsia"/>
        </w:rPr>
        <w:t>一致性问题还不是一个非常大的问题</w:t>
      </w:r>
      <w:r w:rsidR="00DF1BBB">
        <w:rPr>
          <w:rFonts w:ascii="宋体" w:eastAsia="宋体" w:hAnsi="宋体"/>
        </w:rPr>
        <w:t>，</w:t>
      </w:r>
      <w:r w:rsidRPr="00DF1BBB">
        <w:rPr>
          <w:rFonts w:ascii="宋体" w:eastAsia="宋体" w:hAnsi="宋体" w:hint="eastAsia"/>
        </w:rPr>
        <w:t>但是从</w:t>
      </w:r>
      <w:r w:rsidRPr="00DF1BBB">
        <w:rPr>
          <w:rFonts w:ascii="宋体" w:eastAsia="宋体" w:hAnsi="宋体"/>
        </w:rPr>
        <w:t>90</w:t>
      </w:r>
      <w:r w:rsidRPr="00DF1BBB">
        <w:rPr>
          <w:rFonts w:ascii="宋体" w:eastAsia="宋体" w:hAnsi="宋体" w:hint="eastAsia"/>
        </w:rPr>
        <w:t>年代开始</w:t>
      </w:r>
      <w:r w:rsidR="00DF1BBB">
        <w:rPr>
          <w:rFonts w:ascii="宋体" w:eastAsia="宋体" w:hAnsi="宋体"/>
        </w:rPr>
        <w:t>，</w:t>
      </w:r>
      <w:r w:rsidRPr="00DF1BBB">
        <w:rPr>
          <w:rFonts w:ascii="宋体" w:eastAsia="宋体" w:hAnsi="宋体" w:hint="eastAsia"/>
        </w:rPr>
        <w:t>互联网公司大量出现</w:t>
      </w:r>
      <w:r w:rsidR="00DF1BBB">
        <w:rPr>
          <w:rFonts w:ascii="宋体" w:eastAsia="宋体" w:hAnsi="宋体"/>
        </w:rPr>
        <w:t>，</w:t>
      </w:r>
      <w:r w:rsidRPr="00DF1BBB">
        <w:rPr>
          <w:rFonts w:ascii="宋体" w:eastAsia="宋体" w:hAnsi="宋体" w:hint="eastAsia"/>
        </w:rPr>
        <w:t>互联网公司处理的数据量远远超过了人类历史上任何一个时期的传统企业所需要处理的数据量</w:t>
      </w:r>
      <w:r w:rsidR="00DF1BBB">
        <w:rPr>
          <w:rFonts w:ascii="宋体" w:eastAsia="宋体" w:hAnsi="宋体"/>
        </w:rPr>
        <w:t>，</w:t>
      </w:r>
      <w:r w:rsidRPr="00DF1BBB">
        <w:rPr>
          <w:rFonts w:ascii="宋体" w:eastAsia="宋体" w:hAnsi="宋体" w:hint="eastAsia"/>
        </w:rPr>
        <w:t>大型的互联网公司甚至开始自己采购零部件自己组装服务器</w:t>
      </w:r>
      <w:r w:rsidR="00DF1BBB">
        <w:rPr>
          <w:rFonts w:ascii="宋体" w:eastAsia="宋体" w:hAnsi="宋体"/>
        </w:rPr>
        <w:t>，</w:t>
      </w:r>
      <w:r w:rsidRPr="00DF1BBB">
        <w:rPr>
          <w:rFonts w:ascii="宋体" w:eastAsia="宋体" w:hAnsi="宋体" w:hint="eastAsia"/>
        </w:rPr>
        <w:t>服务器市场上排名除了</w:t>
      </w:r>
      <w:r w:rsidRPr="00DF1BBB">
        <w:rPr>
          <w:rFonts w:ascii="宋体" w:eastAsia="宋体" w:hAnsi="宋体"/>
        </w:rPr>
        <w:t>IBM</w:t>
      </w:r>
      <w:r w:rsidR="00DF1BBB">
        <w:rPr>
          <w:rFonts w:ascii="宋体" w:eastAsia="宋体" w:hAnsi="宋体"/>
        </w:rPr>
        <w:t>，</w:t>
      </w:r>
      <w:r w:rsidRPr="00DF1BBB">
        <w:rPr>
          <w:rFonts w:ascii="宋体" w:eastAsia="宋体" w:hAnsi="宋体"/>
        </w:rPr>
        <w:t>HP</w:t>
      </w:r>
      <w:r w:rsidRPr="00DF1BBB">
        <w:rPr>
          <w:rFonts w:ascii="宋体" w:eastAsia="宋体" w:hAnsi="宋体" w:hint="eastAsia"/>
        </w:rPr>
        <w:t>之外还出现了</w:t>
      </w:r>
      <w:r w:rsidRPr="00DF1BBB">
        <w:rPr>
          <w:rFonts w:ascii="宋体" w:eastAsia="宋体" w:hAnsi="宋体"/>
        </w:rPr>
        <w:t>“Others”</w:t>
      </w:r>
      <w:r w:rsidR="00DF1BBB">
        <w:rPr>
          <w:rFonts w:ascii="宋体" w:eastAsia="宋体" w:hAnsi="宋体"/>
        </w:rPr>
        <w:t>。</w:t>
      </w:r>
      <w:r w:rsidRPr="00DF1BBB">
        <w:rPr>
          <w:rFonts w:ascii="宋体" w:eastAsia="宋体" w:hAnsi="宋体"/>
        </w:rPr>
        <w:t>NoSQL</w:t>
      </w:r>
      <w:r w:rsidRPr="00DF1BBB">
        <w:rPr>
          <w:rFonts w:ascii="宋体" w:eastAsia="宋体" w:hAnsi="宋体" w:hint="eastAsia"/>
        </w:rPr>
        <w:t>已经被互联网公司广泛接受</w:t>
      </w:r>
      <w:r w:rsidR="00DF1BBB">
        <w:rPr>
          <w:rFonts w:ascii="宋体" w:eastAsia="宋体" w:hAnsi="宋体"/>
        </w:rPr>
        <w:t>，</w:t>
      </w:r>
      <w:r w:rsidRPr="00DF1BBB">
        <w:rPr>
          <w:rFonts w:ascii="宋体" w:eastAsia="宋体" w:hAnsi="宋体"/>
        </w:rPr>
        <w:t>Micro Service</w:t>
      </w:r>
      <w:r w:rsidRPr="00DF1BBB">
        <w:rPr>
          <w:rFonts w:ascii="宋体" w:eastAsia="宋体" w:hAnsi="宋体" w:hint="eastAsia"/>
        </w:rPr>
        <w:t>的出现让数据和计算的分布比历史上任何时期都更加的水平</w:t>
      </w:r>
      <w:r w:rsidR="00DF1BBB">
        <w:rPr>
          <w:rFonts w:ascii="宋体" w:eastAsia="宋体" w:hAnsi="宋体"/>
        </w:rPr>
        <w:t>，</w:t>
      </w:r>
      <w:r w:rsidRPr="00DF1BBB">
        <w:rPr>
          <w:rFonts w:ascii="宋体" w:eastAsia="宋体" w:hAnsi="宋体" w:hint="eastAsia"/>
        </w:rPr>
        <w:t>在这个背景下</w:t>
      </w:r>
      <w:r w:rsidR="00DF1BBB">
        <w:rPr>
          <w:rFonts w:ascii="宋体" w:eastAsia="宋体" w:hAnsi="宋体"/>
        </w:rPr>
        <w:t>，</w:t>
      </w:r>
      <w:r w:rsidRPr="00DF1BBB">
        <w:rPr>
          <w:rFonts w:ascii="宋体" w:eastAsia="宋体" w:hAnsi="宋体" w:hint="eastAsia"/>
        </w:rPr>
        <w:t>分布式系统给一致性问题带来了巨大的挑战</w:t>
      </w:r>
      <w:r w:rsidR="00B947CC">
        <w:rPr>
          <w:rFonts w:ascii="宋体" w:eastAsia="宋体" w:hAnsi="宋体" w:hint="eastAsia"/>
        </w:rPr>
        <w:t>。</w:t>
      </w:r>
    </w:p>
    <w:p w14:paraId="571DD91C" w14:textId="751C7A6D" w:rsidR="00911ECC" w:rsidRDefault="00471A5A" w:rsidP="00AB7F65">
      <w:pPr>
        <w:pStyle w:val="af2"/>
        <w:spacing w:before="0" w:beforeAutospacing="0" w:after="0" w:afterAutospacing="0" w:line="400" w:lineRule="exact"/>
        <w:ind w:firstLine="432"/>
        <w:rPr>
          <w:rFonts w:ascii="宋体" w:eastAsia="宋体" w:hAnsi="宋体"/>
        </w:rPr>
      </w:pPr>
      <w:r w:rsidRPr="00DF1BBB">
        <w:rPr>
          <w:rFonts w:ascii="宋体" w:eastAsia="宋体" w:hAnsi="宋体" w:hint="eastAsia"/>
        </w:rPr>
        <w:t>实际上在互联网蓬勃发展之前</w:t>
      </w:r>
      <w:r w:rsidR="00DF1BBB">
        <w:rPr>
          <w:rFonts w:ascii="宋体" w:eastAsia="宋体" w:hAnsi="宋体"/>
        </w:rPr>
        <w:t>，</w:t>
      </w:r>
      <w:r w:rsidRPr="00DF1BBB">
        <w:rPr>
          <w:rFonts w:ascii="宋体" w:eastAsia="宋体" w:hAnsi="宋体" w:hint="eastAsia"/>
        </w:rPr>
        <w:t>有些有远见的科学家们从</w:t>
      </w:r>
      <w:r w:rsidRPr="00DF1BBB">
        <w:rPr>
          <w:rFonts w:ascii="宋体" w:eastAsia="宋体" w:hAnsi="宋体"/>
        </w:rPr>
        <w:t>70</w:t>
      </w:r>
      <w:r w:rsidRPr="00DF1BBB">
        <w:rPr>
          <w:rFonts w:ascii="宋体" w:eastAsia="宋体" w:hAnsi="宋体" w:hint="eastAsia"/>
        </w:rPr>
        <w:t>年代就开始在多路处理器级别上研究一致性模型</w:t>
      </w:r>
      <w:r w:rsidR="00DF1BBB">
        <w:rPr>
          <w:rFonts w:ascii="宋体" w:eastAsia="宋体" w:hAnsi="宋体"/>
        </w:rPr>
        <w:t>。</w:t>
      </w:r>
      <w:r w:rsidRPr="00DF1BBB">
        <w:rPr>
          <w:rFonts w:ascii="宋体" w:eastAsia="宋体" w:hAnsi="宋体" w:hint="eastAsia"/>
        </w:rPr>
        <w:t>过去的</w:t>
      </w:r>
      <w:r w:rsidRPr="00DF1BBB">
        <w:rPr>
          <w:rFonts w:ascii="宋体" w:eastAsia="宋体" w:hAnsi="宋体"/>
        </w:rPr>
        <w:t>10</w:t>
      </w:r>
      <w:r w:rsidRPr="00DF1BBB">
        <w:rPr>
          <w:rFonts w:ascii="宋体" w:eastAsia="宋体" w:hAnsi="宋体" w:hint="eastAsia"/>
        </w:rPr>
        <w:t>年间</w:t>
      </w:r>
      <w:r w:rsidR="00DF1BBB">
        <w:rPr>
          <w:rFonts w:ascii="宋体" w:eastAsia="宋体" w:hAnsi="宋体"/>
        </w:rPr>
        <w:t>，</w:t>
      </w:r>
      <w:r w:rsidRPr="00DF1BBB">
        <w:rPr>
          <w:rFonts w:ascii="宋体" w:eastAsia="宋体" w:hAnsi="宋体" w:hint="eastAsia"/>
        </w:rPr>
        <w:t>计算机处理器的速度提升越来越困难</w:t>
      </w:r>
      <w:r w:rsidR="00DF1BBB">
        <w:rPr>
          <w:rFonts w:ascii="宋体" w:eastAsia="宋体" w:hAnsi="宋体"/>
        </w:rPr>
        <w:t>，</w:t>
      </w:r>
      <w:r w:rsidRPr="00DF1BBB">
        <w:rPr>
          <w:rFonts w:ascii="宋体" w:eastAsia="宋体" w:hAnsi="宋体" w:hint="eastAsia"/>
        </w:rPr>
        <w:t>摩尔在</w:t>
      </w:r>
      <w:r w:rsidRPr="00DF1BBB">
        <w:rPr>
          <w:rFonts w:ascii="宋体" w:eastAsia="宋体" w:hAnsi="宋体"/>
        </w:rPr>
        <w:t>1965</w:t>
      </w:r>
      <w:r w:rsidRPr="00DF1BBB">
        <w:rPr>
          <w:rFonts w:ascii="宋体" w:eastAsia="宋体" w:hAnsi="宋体" w:hint="eastAsia"/>
        </w:rPr>
        <w:t>年告诉我们</w:t>
      </w:r>
      <w:r w:rsidR="008673AC">
        <w:rPr>
          <w:rFonts w:ascii="宋体" w:eastAsia="宋体" w:hAnsi="宋体"/>
        </w:rPr>
        <w:t>12</w:t>
      </w:r>
      <w:r w:rsidRPr="00DF1BBB">
        <w:rPr>
          <w:rFonts w:ascii="宋体" w:eastAsia="宋体" w:hAnsi="宋体" w:hint="eastAsia"/>
        </w:rPr>
        <w:t>个月晶体管密度提升一倍</w:t>
      </w:r>
      <w:r w:rsidR="00DF1BBB">
        <w:rPr>
          <w:rFonts w:ascii="宋体" w:eastAsia="宋体" w:hAnsi="宋体"/>
        </w:rPr>
        <w:t>，</w:t>
      </w:r>
      <w:r w:rsidRPr="00DF1BBB">
        <w:rPr>
          <w:rFonts w:ascii="宋体" w:eastAsia="宋体" w:hAnsi="宋体" w:hint="eastAsia"/>
        </w:rPr>
        <w:t>计算性能提升一倍</w:t>
      </w:r>
      <w:r w:rsidR="008673AC">
        <w:rPr>
          <w:rFonts w:ascii="宋体" w:eastAsia="宋体" w:hAnsi="宋体"/>
        </w:rPr>
        <w:t>(1975</w:t>
      </w:r>
      <w:r w:rsidRPr="00DF1BBB">
        <w:rPr>
          <w:rFonts w:ascii="宋体" w:eastAsia="宋体" w:hAnsi="宋体" w:hint="eastAsia"/>
        </w:rPr>
        <w:t>修正为</w:t>
      </w:r>
      <w:r w:rsidRPr="00DF1BBB">
        <w:rPr>
          <w:rFonts w:ascii="宋体" w:eastAsia="宋体" w:hAnsi="宋体"/>
        </w:rPr>
        <w:t>24</w:t>
      </w:r>
      <w:r w:rsidRPr="00DF1BBB">
        <w:rPr>
          <w:rFonts w:ascii="宋体" w:eastAsia="宋体" w:hAnsi="宋体" w:hint="eastAsia"/>
        </w:rPr>
        <w:t>个月</w:t>
      </w:r>
      <w:r w:rsidRPr="00DF1BBB">
        <w:rPr>
          <w:rFonts w:ascii="宋体" w:eastAsia="宋体" w:hAnsi="宋体"/>
        </w:rPr>
        <w:t>)</w:t>
      </w:r>
      <w:r w:rsidR="00DF1BBB">
        <w:rPr>
          <w:rFonts w:ascii="宋体" w:eastAsia="宋体" w:hAnsi="宋体"/>
        </w:rPr>
        <w:t>，</w:t>
      </w:r>
      <w:r w:rsidRPr="00DF1BBB">
        <w:rPr>
          <w:rFonts w:ascii="宋体" w:eastAsia="宋体" w:hAnsi="宋体" w:hint="eastAsia"/>
        </w:rPr>
        <w:t>但是</w:t>
      </w:r>
      <w:r w:rsidRPr="00DF1BBB">
        <w:rPr>
          <w:rFonts w:ascii="宋体" w:eastAsia="宋体" w:hAnsi="宋体"/>
        </w:rPr>
        <w:t>2002</w:t>
      </w:r>
      <w:r w:rsidRPr="00DF1BBB">
        <w:rPr>
          <w:rFonts w:ascii="宋体" w:eastAsia="宋体" w:hAnsi="宋体" w:hint="eastAsia"/>
        </w:rPr>
        <w:t>年</w:t>
      </w:r>
      <w:r w:rsidRPr="00DF1BBB">
        <w:rPr>
          <w:rFonts w:ascii="宋体" w:eastAsia="宋体" w:hAnsi="宋体"/>
        </w:rPr>
        <w:t>1</w:t>
      </w:r>
      <w:r w:rsidRPr="00DF1BBB">
        <w:rPr>
          <w:rFonts w:ascii="宋体" w:eastAsia="宋体" w:hAnsi="宋体" w:hint="eastAsia"/>
        </w:rPr>
        <w:t>月</w:t>
      </w:r>
      <w:r w:rsidRPr="00DF1BBB">
        <w:rPr>
          <w:rFonts w:ascii="宋体" w:eastAsia="宋体" w:hAnsi="宋体"/>
        </w:rPr>
        <w:t>Moore</w:t>
      </w:r>
      <w:r w:rsidRPr="00DF1BBB">
        <w:rPr>
          <w:rFonts w:ascii="宋体" w:eastAsia="宋体" w:hAnsi="宋体" w:hint="eastAsia"/>
        </w:rPr>
        <w:t>在</w:t>
      </w:r>
      <w:r w:rsidR="008673AC">
        <w:rPr>
          <w:rFonts w:ascii="宋体" w:eastAsia="宋体" w:hAnsi="宋体"/>
        </w:rPr>
        <w:t>Intel</w:t>
      </w:r>
      <w:r w:rsidRPr="00DF1BBB">
        <w:rPr>
          <w:rFonts w:ascii="宋体" w:eastAsia="宋体" w:hAnsi="宋体" w:hint="eastAsia"/>
        </w:rPr>
        <w:t>开发者论坛上提出</w:t>
      </w:r>
      <w:r w:rsidRPr="00DF1BBB">
        <w:rPr>
          <w:rFonts w:ascii="宋体" w:eastAsia="宋体" w:hAnsi="宋体"/>
        </w:rPr>
        <w:t>Moore’s Law</w:t>
      </w:r>
      <w:r w:rsidRPr="00DF1BBB">
        <w:rPr>
          <w:rFonts w:ascii="宋体" w:eastAsia="宋体" w:hAnsi="宋体" w:hint="eastAsia"/>
        </w:rPr>
        <w:t>预计会在</w:t>
      </w:r>
      <w:r w:rsidRPr="00DF1BBB">
        <w:rPr>
          <w:rFonts w:ascii="宋体" w:eastAsia="宋体" w:hAnsi="宋体"/>
        </w:rPr>
        <w:t>2017</w:t>
      </w:r>
      <w:r w:rsidRPr="00DF1BBB">
        <w:rPr>
          <w:rFonts w:ascii="宋体" w:eastAsia="宋体" w:hAnsi="宋体" w:hint="eastAsia"/>
        </w:rPr>
        <w:t>年终结</w:t>
      </w:r>
      <w:r w:rsidR="00DF1BBB">
        <w:rPr>
          <w:rFonts w:ascii="宋体" w:eastAsia="宋体" w:hAnsi="宋体"/>
        </w:rPr>
        <w:t>，</w:t>
      </w:r>
      <w:r w:rsidRPr="00DF1BBB">
        <w:rPr>
          <w:rFonts w:ascii="宋体" w:eastAsia="宋体" w:hAnsi="宋体" w:hint="eastAsia"/>
        </w:rPr>
        <w:t>一旦晶体管体积进入皮米级别</w:t>
      </w:r>
      <w:r w:rsidR="00DF1BBB">
        <w:rPr>
          <w:rFonts w:ascii="宋体" w:eastAsia="宋体" w:hAnsi="宋体"/>
        </w:rPr>
        <w:t>，</w:t>
      </w:r>
      <w:r w:rsidRPr="00DF1BBB">
        <w:rPr>
          <w:rFonts w:ascii="宋体" w:eastAsia="宋体" w:hAnsi="宋体" w:hint="eastAsia"/>
        </w:rPr>
        <w:t>晶体管将不得不接近原子大小</w:t>
      </w:r>
      <w:r w:rsidR="00DF1BBB">
        <w:rPr>
          <w:rFonts w:ascii="宋体" w:eastAsia="宋体" w:hAnsi="宋体"/>
        </w:rPr>
        <w:t>，</w:t>
      </w:r>
      <w:r w:rsidRPr="00DF1BBB">
        <w:rPr>
          <w:rFonts w:ascii="宋体" w:eastAsia="宋体" w:hAnsi="宋体" w:hint="eastAsia"/>
        </w:rPr>
        <w:t>我们很快将无法突破物理的基础限制</w:t>
      </w:r>
      <w:r w:rsidR="00DF1BBB">
        <w:rPr>
          <w:rFonts w:ascii="宋体" w:eastAsia="宋体" w:hAnsi="宋体"/>
        </w:rPr>
        <w:t>。</w:t>
      </w:r>
      <w:r w:rsidRPr="00DF1BBB">
        <w:rPr>
          <w:rFonts w:ascii="宋体" w:eastAsia="宋体" w:hAnsi="宋体" w:hint="eastAsia"/>
        </w:rPr>
        <w:t>事实上从</w:t>
      </w:r>
      <w:r w:rsidRPr="00DF1BBB">
        <w:rPr>
          <w:rFonts w:ascii="宋体" w:eastAsia="宋体" w:hAnsi="宋体"/>
        </w:rPr>
        <w:t>2012</w:t>
      </w:r>
      <w:r w:rsidRPr="00DF1BBB">
        <w:rPr>
          <w:rFonts w:ascii="宋体" w:eastAsia="宋体" w:hAnsi="宋体" w:hint="eastAsia"/>
        </w:rPr>
        <w:t>年开始晶体管密度和主频速度的提高速度明显放慢</w:t>
      </w:r>
      <w:r w:rsidR="00DF1BBB">
        <w:rPr>
          <w:rFonts w:ascii="宋体" w:eastAsia="宋体" w:hAnsi="宋体"/>
        </w:rPr>
        <w:t>。</w:t>
      </w:r>
      <w:r w:rsidRPr="00DF1BBB">
        <w:rPr>
          <w:rFonts w:ascii="宋体" w:eastAsia="宋体" w:hAnsi="宋体" w:hint="eastAsia"/>
        </w:rPr>
        <w:t>人们不得不开始转向横向伸缩</w:t>
      </w:r>
      <w:r w:rsidR="00DF1BBB">
        <w:rPr>
          <w:rFonts w:ascii="宋体" w:eastAsia="宋体" w:hAnsi="宋体"/>
        </w:rPr>
        <w:t>，</w:t>
      </w:r>
      <w:r w:rsidRPr="00DF1BBB">
        <w:rPr>
          <w:rFonts w:ascii="宋体" w:eastAsia="宋体" w:hAnsi="宋体" w:hint="eastAsia"/>
        </w:rPr>
        <w:t>提高处理器的并行处理能力</w:t>
      </w:r>
      <w:r w:rsidR="00DF1BBB">
        <w:rPr>
          <w:rFonts w:ascii="宋体" w:eastAsia="宋体" w:hAnsi="宋体"/>
        </w:rPr>
        <w:t>。</w:t>
      </w:r>
      <w:r w:rsidRPr="00DF1BBB">
        <w:rPr>
          <w:rFonts w:ascii="宋体" w:eastAsia="宋体" w:hAnsi="宋体" w:hint="eastAsia"/>
        </w:rPr>
        <w:t>下图显示了在</w:t>
      </w:r>
      <w:r w:rsidRPr="00DF1BBB">
        <w:rPr>
          <w:rFonts w:ascii="宋体" w:eastAsia="宋体" w:hAnsi="宋体"/>
        </w:rPr>
        <w:t>2012</w:t>
      </w:r>
      <w:r w:rsidRPr="00DF1BBB">
        <w:rPr>
          <w:rFonts w:ascii="宋体" w:eastAsia="宋体" w:hAnsi="宋体" w:hint="eastAsia"/>
        </w:rPr>
        <w:t>年出现了晶体管体积缩小速度的突然放缓</w:t>
      </w:r>
      <w:r w:rsidR="00DF1BBB">
        <w:rPr>
          <w:rFonts w:ascii="宋体" w:eastAsia="宋体" w:hAnsi="宋体"/>
        </w:rPr>
        <w:t>。</w:t>
      </w:r>
    </w:p>
    <w:p w14:paraId="60918B53" w14:textId="5791DDF6" w:rsidR="001E300E" w:rsidRDefault="001E300E" w:rsidP="001E300E">
      <w:pPr>
        <w:pStyle w:val="af2"/>
        <w:spacing w:before="0" w:beforeAutospacing="0" w:after="0" w:afterAutospacing="0" w:line="400" w:lineRule="exact"/>
        <w:ind w:firstLine="432"/>
        <w:jc w:val="center"/>
        <w:rPr>
          <w:rFonts w:ascii="宋体" w:eastAsia="宋体" w:hAnsi="宋体"/>
        </w:rPr>
      </w:pPr>
      <w:r>
        <w:rPr>
          <w:rFonts w:ascii="Calibri" w:hAnsi="Calibri"/>
          <w:noProof/>
          <w:sz w:val="22"/>
          <w:szCs w:val="22"/>
        </w:rPr>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af2"/>
        <w:spacing w:before="0" w:beforeAutospacing="0" w:after="0" w:afterAutospacing="0" w:line="400" w:lineRule="exact"/>
        <w:ind w:firstLine="432"/>
        <w:rPr>
          <w:rFonts w:ascii="宋体" w:eastAsia="宋体" w:hAnsi="宋体"/>
        </w:rPr>
      </w:pPr>
      <w:r>
        <w:rPr>
          <w:rFonts w:ascii="宋体" w:eastAsia="宋体" w:hAnsi="宋体" w:hint="eastAsia"/>
        </w:rPr>
        <w:t>处理器的现状我们已经分析了，眼下的处理器单线程的处理能力的增长已是十分的缓慢，然而并行处理能力</w:t>
      </w:r>
      <w:r w:rsidR="00F3282E">
        <w:rPr>
          <w:rFonts w:ascii="宋体" w:eastAsia="宋体" w:hAnsi="宋体" w:hint="eastAsia"/>
        </w:rPr>
        <w:t>却</w:t>
      </w:r>
      <w:r>
        <w:rPr>
          <w:rFonts w:ascii="宋体" w:eastAsia="宋体" w:hAnsi="宋体" w:hint="eastAsia"/>
        </w:rPr>
        <w:t>是得到了很大的强化，使得</w:t>
      </w:r>
      <w:r w:rsidRPr="00DF1BBB">
        <w:rPr>
          <w:rFonts w:ascii="宋体" w:eastAsia="宋体" w:hAnsi="宋体"/>
        </w:rPr>
        <w:t>Moore’s Law</w:t>
      </w:r>
      <w:r>
        <w:rPr>
          <w:rFonts w:ascii="宋体" w:eastAsia="宋体" w:hAnsi="宋体" w:hint="eastAsia"/>
        </w:rPr>
        <w:t>对于目前处理器的计算能力预见是依然有效的。</w:t>
      </w:r>
      <w:r w:rsidR="00F3282E">
        <w:rPr>
          <w:rFonts w:ascii="宋体" w:eastAsia="宋体" w:hAnsi="宋体" w:hint="eastAsia"/>
        </w:rPr>
        <w:t>为了能充分利用起处理器强大的并行能力，对处理任务的分解和并行计算有了新的要求。</w:t>
      </w:r>
      <w:r w:rsidR="00BF5E3D">
        <w:rPr>
          <w:rFonts w:ascii="宋体" w:eastAsia="宋体" w:hAnsi="宋体" w:hint="eastAsia"/>
        </w:rPr>
        <w:t>在操作系统的领域中，对处理的管理是以线程为单位的，一个线程只能被分配到处理器中的一个处理核心来执行。现代的服务器的处理器，核心数最高已达</w:t>
      </w:r>
      <w:r w:rsidR="00C066C7">
        <w:rPr>
          <w:rFonts w:ascii="宋体" w:eastAsia="宋体" w:hAnsi="宋体" w:hint="eastAsia"/>
        </w:rPr>
        <w:t>12而等效的处理线程数高达96</w:t>
      </w:r>
      <w:r w:rsidR="00BF5E3D">
        <w:rPr>
          <w:rFonts w:ascii="宋体" w:eastAsia="宋体" w:hAnsi="宋体" w:hint="eastAsia"/>
        </w:rPr>
        <w:t>（IBM 即将发布的Power8系列）。</w:t>
      </w:r>
      <w:r w:rsidR="00F3282E">
        <w:rPr>
          <w:rFonts w:ascii="宋体" w:eastAsia="宋体" w:hAnsi="宋体" w:hint="eastAsia"/>
        </w:rPr>
        <w:t>以前的集成化式的系统很难充分的挖掘现在服务器的运算能力，于是新的思路出现了。</w:t>
      </w:r>
    </w:p>
    <w:p w14:paraId="670A5A92" w14:textId="2F5F686A" w:rsidR="00C066C7" w:rsidRDefault="00F3282E" w:rsidP="00C066C7">
      <w:pPr>
        <w:pStyle w:val="af2"/>
        <w:numPr>
          <w:ilvl w:val="0"/>
          <w:numId w:val="29"/>
        </w:numPr>
        <w:spacing w:before="0" w:beforeAutospacing="0" w:after="0" w:afterAutospacing="0" w:line="400" w:lineRule="exact"/>
        <w:rPr>
          <w:rFonts w:ascii="宋体" w:eastAsia="宋体" w:hAnsi="宋体"/>
        </w:rPr>
      </w:pPr>
      <w:r w:rsidRPr="00C066C7">
        <w:rPr>
          <w:rFonts w:ascii="宋体" w:eastAsia="宋体" w:hAnsi="宋体" w:hint="eastAsia"/>
        </w:rPr>
        <w:t>对系统进行模块化的拆分。将不通的模块服务独立出来，单独部</w:t>
      </w:r>
      <w:r w:rsidR="00BF5E3D" w:rsidRPr="00C066C7">
        <w:rPr>
          <w:rFonts w:ascii="宋体" w:eastAsia="宋体" w:hAnsi="宋体" w:hint="eastAsia"/>
        </w:rPr>
        <w:t>署。这样在一个服务器上可以运行多个模块化的服务，通过</w:t>
      </w:r>
      <w:r w:rsidR="00C066C7" w:rsidRPr="00C066C7">
        <w:rPr>
          <w:rFonts w:ascii="宋体" w:eastAsia="宋体" w:hAnsi="宋体" w:hint="eastAsia"/>
        </w:rPr>
        <w:t>拆分运行来充分利用服务器能力。</w:t>
      </w:r>
    </w:p>
    <w:p w14:paraId="7A358672" w14:textId="27D9A5B5" w:rsidR="00C066C7" w:rsidRDefault="00C066C7" w:rsidP="00C066C7">
      <w:pPr>
        <w:pStyle w:val="af2"/>
        <w:numPr>
          <w:ilvl w:val="0"/>
          <w:numId w:val="29"/>
        </w:numPr>
        <w:spacing w:before="0" w:beforeAutospacing="0" w:after="0" w:afterAutospacing="0" w:line="400" w:lineRule="exact"/>
        <w:rPr>
          <w:rFonts w:ascii="宋体" w:eastAsia="宋体" w:hAnsi="宋体"/>
        </w:rPr>
      </w:pPr>
      <w:r>
        <w:rPr>
          <w:rFonts w:ascii="宋体" w:eastAsia="宋体" w:hAnsi="宋体" w:hint="eastAsia"/>
        </w:rPr>
        <w:t>利用虚拟技术，在一个物理服务器上虚机出多台虚拟服务器。</w:t>
      </w:r>
      <w:r w:rsidR="00412DB6">
        <w:rPr>
          <w:rFonts w:ascii="宋体" w:eastAsia="宋体" w:hAnsi="宋体" w:hint="eastAsia"/>
        </w:rPr>
        <w:t>可将服务同时部署到多台服务器上运行。通过虚拟化一来充分利用服务器。</w:t>
      </w:r>
    </w:p>
    <w:p w14:paraId="346208EB" w14:textId="7A18085E" w:rsidR="00412DB6" w:rsidRPr="00C066C7" w:rsidRDefault="00412DB6" w:rsidP="00412DB6">
      <w:pPr>
        <w:pStyle w:val="af2"/>
        <w:spacing w:before="0" w:beforeAutospacing="0" w:after="0" w:afterAutospacing="0" w:line="400" w:lineRule="exact"/>
        <w:ind w:firstLine="432"/>
        <w:rPr>
          <w:rFonts w:ascii="宋体" w:eastAsia="宋体" w:hAnsi="宋体"/>
        </w:rPr>
      </w:pPr>
      <w:r>
        <w:rPr>
          <w:rFonts w:ascii="宋体" w:eastAsia="宋体" w:hAnsi="宋体"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rsidP="00626322">
      <w:pPr>
        <w:pStyle w:val="2"/>
        <w:rPr>
          <w:rFonts w:ascii="黑体"/>
          <w:sz w:val="28"/>
        </w:rPr>
      </w:pPr>
      <w:bookmarkStart w:id="2" w:name="_Toc451011671"/>
      <w:r>
        <w:rPr>
          <w:rFonts w:ascii="黑体" w:hint="eastAsia"/>
          <w:sz w:val="28"/>
        </w:rPr>
        <w:t>课题任务</w:t>
      </w:r>
      <w:bookmarkEnd w:id="2"/>
    </w:p>
    <w:p w14:paraId="4FD8D42F" w14:textId="77777777" w:rsidR="00911ECC" w:rsidRDefault="00911ECC" w:rsidP="00626322">
      <w:pPr>
        <w:pStyle w:val="3"/>
        <w:numPr>
          <w:ilvl w:val="2"/>
          <w:numId w:val="0"/>
        </w:numPr>
        <w:rPr>
          <w:rFonts w:ascii="黑体"/>
          <w:sz w:val="24"/>
        </w:rPr>
      </w:pPr>
      <w:bookmarkStart w:id="3" w:name="_Toc451011672"/>
      <w:r>
        <w:rPr>
          <w:rFonts w:ascii="黑体" w:hint="eastAsia"/>
          <w:sz w:val="24"/>
        </w:rPr>
        <w:t>1.2.1 课题内容</w:t>
      </w:r>
      <w:bookmarkEnd w:id="3"/>
    </w:p>
    <w:p w14:paraId="5557DDF3" w14:textId="597B9E07" w:rsidR="00911ECC" w:rsidRDefault="00002000" w:rsidP="00623563">
      <w:pPr>
        <w:pStyle w:val="af1"/>
        <w:adjustRightInd/>
        <w:snapToGrid/>
        <w:spacing w:before="0" w:after="0" w:line="400" w:lineRule="exact"/>
        <w:ind w:firstLine="480"/>
        <w:jc w:val="both"/>
        <w:rPr>
          <w:sz w:val="24"/>
        </w:rPr>
      </w:pPr>
      <w:r>
        <w:rPr>
          <w:rFonts w:hint="eastAsia"/>
          <w:sz w:val="24"/>
        </w:rPr>
        <w:t>开发一个基于分布式服务的高性能企业协同移动应用</w:t>
      </w:r>
      <w:r w:rsidR="00623563">
        <w:rPr>
          <w:rFonts w:hint="eastAsia"/>
          <w:sz w:val="24"/>
        </w:rPr>
        <w:t>的后台服务</w:t>
      </w:r>
      <w:r>
        <w:rPr>
          <w:rFonts w:hint="eastAsia"/>
          <w:sz w:val="24"/>
        </w:rPr>
        <w:t>。</w:t>
      </w:r>
      <w:r w:rsidR="00623563">
        <w:rPr>
          <w:rFonts w:hint="eastAsia"/>
          <w:sz w:val="24"/>
        </w:rPr>
        <w:t>服务要根据业务内容划分模块，同时对整体服务的性能要做到可以动态的横向扩展。</w:t>
      </w:r>
    </w:p>
    <w:p w14:paraId="26EA8CE5" w14:textId="77777777" w:rsidR="00911ECC" w:rsidRDefault="00911ECC" w:rsidP="00626322">
      <w:pPr>
        <w:pStyle w:val="3"/>
        <w:numPr>
          <w:ilvl w:val="2"/>
          <w:numId w:val="0"/>
        </w:numPr>
        <w:rPr>
          <w:rFonts w:ascii="黑体"/>
          <w:sz w:val="24"/>
        </w:rPr>
      </w:pPr>
      <w:bookmarkStart w:id="4" w:name="_Toc451011673"/>
      <w:r>
        <w:rPr>
          <w:rFonts w:ascii="黑体" w:hint="eastAsia"/>
          <w:sz w:val="24"/>
        </w:rPr>
        <w:t>1.2.2 本人承担任务</w:t>
      </w:r>
      <w:bookmarkEnd w:id="4"/>
    </w:p>
    <w:p w14:paraId="0F2BE9F6" w14:textId="23E29151" w:rsidR="00911ECC" w:rsidRDefault="001E0F0F">
      <w:pPr>
        <w:pStyle w:val="af1"/>
        <w:adjustRightInd/>
        <w:snapToGrid/>
        <w:spacing w:before="0" w:after="0" w:line="400" w:lineRule="exact"/>
        <w:ind w:firstLine="480"/>
        <w:jc w:val="both"/>
        <w:rPr>
          <w:sz w:val="24"/>
        </w:rPr>
      </w:pPr>
      <w:r>
        <w:rPr>
          <w:rFonts w:hint="eastAsia"/>
          <w:sz w:val="24"/>
        </w:rPr>
        <w:t>研究开源的分布式组件。设计和实现</w:t>
      </w:r>
      <w:r w:rsidR="00B07EB8">
        <w:rPr>
          <w:rFonts w:hint="eastAsia"/>
          <w:sz w:val="24"/>
        </w:rPr>
        <w:t>一个高性能，支持弹性扩展的易于维护的分布式服务框架。</w:t>
      </w:r>
    </w:p>
    <w:p w14:paraId="639D4C3A" w14:textId="52D5944C" w:rsidR="009D22A7" w:rsidRPr="009D22A7" w:rsidRDefault="00B07EB8" w:rsidP="009D22A7">
      <w:pPr>
        <w:pStyle w:val="af1"/>
        <w:adjustRightInd/>
        <w:snapToGrid/>
        <w:spacing w:before="0" w:after="0" w:line="400" w:lineRule="exact"/>
        <w:ind w:firstLine="480"/>
        <w:jc w:val="both"/>
        <w:rPr>
          <w:sz w:val="24"/>
        </w:rPr>
      </w:pPr>
      <w:r>
        <w:rPr>
          <w:rFonts w:hint="eastAsia"/>
          <w:sz w:val="24"/>
        </w:rPr>
        <w:t>实现分布式服务中的核心服务。</w:t>
      </w:r>
    </w:p>
    <w:p w14:paraId="04D67C95" w14:textId="5EB9EC1C" w:rsidR="00911ECC" w:rsidRDefault="00911ECC" w:rsidP="00626322">
      <w:pPr>
        <w:pStyle w:val="2"/>
        <w:rPr>
          <w:rFonts w:ascii="黑体"/>
          <w:sz w:val="28"/>
        </w:rPr>
      </w:pPr>
      <w:bookmarkStart w:id="5" w:name="_Toc451011674"/>
      <w:r>
        <w:rPr>
          <w:rFonts w:ascii="黑体" w:hint="eastAsia"/>
          <w:sz w:val="28"/>
        </w:rPr>
        <w:t>论文结构</w:t>
      </w:r>
      <w:bookmarkEnd w:id="5"/>
    </w:p>
    <w:p w14:paraId="33761016" w14:textId="2DA7F1D5" w:rsidR="00911ECC" w:rsidRDefault="00911ECC">
      <w:pPr>
        <w:pStyle w:val="af1"/>
        <w:adjustRightInd/>
        <w:snapToGrid/>
        <w:spacing w:before="0" w:after="0" w:line="400" w:lineRule="exact"/>
        <w:ind w:firstLine="482"/>
        <w:jc w:val="both"/>
        <w:rPr>
          <w:rFonts w:ascii="宋体" w:hAnsi="宋体"/>
          <w:sz w:val="24"/>
        </w:rPr>
      </w:pPr>
      <w:r>
        <w:rPr>
          <w:rFonts w:ascii="宋体" w:hAnsi="宋体" w:hint="eastAsia"/>
          <w:sz w:val="24"/>
        </w:rPr>
        <w:t>本文共分N章</w:t>
      </w:r>
      <w:r w:rsidR="00DF1BBB">
        <w:rPr>
          <w:rFonts w:ascii="宋体" w:hAnsi="宋体" w:hint="eastAsia"/>
          <w:sz w:val="24"/>
        </w:rPr>
        <w:t>，</w:t>
      </w:r>
      <w:r>
        <w:rPr>
          <w:rFonts w:ascii="宋体" w:hAnsi="宋体" w:hint="eastAsia"/>
          <w:sz w:val="24"/>
        </w:rPr>
        <w:t>内容安排如下：</w:t>
      </w:r>
    </w:p>
    <w:p w14:paraId="5353D90F" w14:textId="1666B135" w:rsidR="00911ECC" w:rsidRDefault="00911ECC">
      <w:pPr>
        <w:pStyle w:val="af1"/>
        <w:adjustRightInd/>
        <w:snapToGrid/>
        <w:spacing w:before="0" w:after="0" w:line="400" w:lineRule="exact"/>
        <w:ind w:firstLine="482"/>
        <w:jc w:val="both"/>
      </w:pPr>
      <w:r>
        <w:rPr>
          <w:rFonts w:ascii="宋体" w:hAnsi="宋体" w:hint="eastAsia"/>
          <w:sz w:val="24"/>
        </w:rPr>
        <w:t>第一章 引言</w:t>
      </w:r>
      <w:r w:rsidR="00DF1BBB">
        <w:rPr>
          <w:rFonts w:ascii="宋体" w:hAnsi="宋体" w:hint="eastAsia"/>
          <w:sz w:val="24"/>
        </w:rPr>
        <w:t>，</w:t>
      </w:r>
      <w:r>
        <w:rPr>
          <w:rFonts w:ascii="宋体" w:hAnsi="宋体" w:hint="eastAsia"/>
          <w:sz w:val="24"/>
        </w:rPr>
        <w:t>介绍本课题的意义、任务、预期目标等。</w:t>
      </w:r>
    </w:p>
    <w:p w14:paraId="52BAEFB6" w14:textId="77777777" w:rsidR="00911ECC" w:rsidRDefault="00911ECC">
      <w:pPr>
        <w:pStyle w:val="af1"/>
        <w:adjustRightInd/>
        <w:snapToGrid/>
        <w:spacing w:before="0" w:after="0" w:line="400" w:lineRule="exact"/>
        <w:ind w:firstLine="482"/>
        <w:jc w:val="both"/>
        <w:rPr>
          <w:rFonts w:ascii="宋体" w:hAnsi="宋体"/>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1"/>
        <w:adjustRightInd/>
        <w:snapToGrid/>
        <w:spacing w:before="0" w:after="0" w:line="400" w:lineRule="exact"/>
        <w:ind w:firstLine="482"/>
        <w:jc w:val="both"/>
        <w:rPr>
          <w:rFonts w:ascii="宋体" w:hAnsi="宋体"/>
          <w:sz w:val="24"/>
        </w:rPr>
      </w:pPr>
      <w:r>
        <w:rPr>
          <w:rFonts w:ascii="宋体" w:hAnsi="宋体" w:hint="eastAsia"/>
          <w:sz w:val="24"/>
        </w:rPr>
        <w:t>第三章 XXXX，XXXX</w:t>
      </w:r>
    </w:p>
    <w:p w14:paraId="36F622E6" w14:textId="77777777" w:rsidR="00911ECC" w:rsidRDefault="00911ECC">
      <w:pPr>
        <w:pStyle w:val="af1"/>
        <w:adjustRightInd/>
        <w:snapToGrid/>
        <w:spacing w:before="0" w:after="0" w:line="240" w:lineRule="auto"/>
        <w:ind w:left="480"/>
        <w:jc w:val="both"/>
        <w:rPr>
          <w:rFonts w:ascii="宋体" w:hAnsi="宋体"/>
          <w:sz w:val="24"/>
        </w:rPr>
      </w:pPr>
    </w:p>
    <w:p w14:paraId="1BA5A6E7" w14:textId="77777777" w:rsidR="00911ECC" w:rsidRDefault="00911ECC">
      <w:pPr>
        <w:pStyle w:val="af1"/>
        <w:adjustRightInd/>
        <w:snapToGrid/>
        <w:spacing w:before="0" w:after="0" w:line="400" w:lineRule="exact"/>
        <w:ind w:left="482"/>
        <w:jc w:val="both"/>
        <w:rPr>
          <w:rFonts w:ascii="宋体" w:hAnsi="宋体"/>
          <w:sz w:val="24"/>
        </w:rPr>
      </w:pPr>
      <w:r>
        <w:rPr>
          <w:rFonts w:ascii="宋体" w:hAnsi="宋体" w:hint="eastAsia"/>
          <w:sz w:val="24"/>
        </w:rPr>
        <w:t>第N章 结束语，对本文工作进行全面总结，给出本文所取得的成果，指出存在的不足和改进方向。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sz w:val="32"/>
        </w:rPr>
      </w:pPr>
      <w:bookmarkStart w:id="6" w:name="_Toc451011675"/>
      <w:r>
        <w:rPr>
          <w:rFonts w:ascii="黑体" w:eastAsia="黑体" w:hint="eastAsia"/>
          <w:sz w:val="32"/>
        </w:rPr>
        <w:t xml:space="preserve">第二章 </w:t>
      </w:r>
      <w:r w:rsidR="005949C0" w:rsidRPr="005949C0">
        <w:rPr>
          <w:rFonts w:ascii="黑体" w:eastAsia="黑体" w:hint="eastAsia"/>
          <w:sz w:val="32"/>
        </w:rPr>
        <w:t>关键技术介绍</w:t>
      </w:r>
      <w:bookmarkEnd w:id="6"/>
    </w:p>
    <w:p w14:paraId="08ACB069" w14:textId="6331FFA4" w:rsidR="00911ECC" w:rsidRDefault="006B62A7">
      <w:pPr>
        <w:pStyle w:val="af1"/>
        <w:numPr>
          <w:ins w:id="7"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A6F8470" w14:textId="77777777" w:rsidR="00246924" w:rsidRPr="00246924" w:rsidRDefault="00246924" w:rsidP="00E87E06">
      <w:pPr>
        <w:pStyle w:val="af0"/>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626322">
      <w:pPr>
        <w:pStyle w:val="2"/>
      </w:pPr>
      <w:bookmarkStart w:id="8" w:name="_Toc451011676"/>
      <w:r w:rsidRPr="005949C0">
        <w:t>Thrift — RPC Framework</w:t>
      </w:r>
      <w:bookmarkEnd w:id="8"/>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C3699E5" w14:textId="35C9CC66" w:rsidR="00911ECC"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f1"/>
        <w:spacing w:line="400" w:lineRule="exact"/>
        <w:ind w:firstLine="480"/>
        <w:jc w:val="left"/>
        <w:rPr>
          <w:rFonts w:ascii="宋体" w:hAnsi="宋体"/>
          <w:sz w:val="24"/>
        </w:rPr>
      </w:pPr>
    </w:p>
    <w:p w14:paraId="7BFA2EA7" w14:textId="0D13438B" w:rsidR="009C55D5" w:rsidRPr="009C55D5" w:rsidRDefault="009C55D5" w:rsidP="00626322">
      <w:pPr>
        <w:pStyle w:val="2"/>
        <w:rPr>
          <w:rFonts w:ascii="黑体"/>
          <w:sz w:val="28"/>
          <w:szCs w:val="28"/>
          <w:lang w:val="en-US"/>
        </w:rPr>
      </w:pPr>
      <w:bookmarkStart w:id="9" w:name="_Toc451011677"/>
      <w:r w:rsidRPr="009C55D5">
        <w:rPr>
          <w:rFonts w:ascii="黑体" w:hint="eastAsia"/>
          <w:sz w:val="28"/>
          <w:szCs w:val="28"/>
        </w:rPr>
        <w:t>分布式服务框架 Zookeepe</w:t>
      </w:r>
      <w:r>
        <w:rPr>
          <w:rFonts w:ascii="黑体"/>
          <w:sz w:val="28"/>
          <w:szCs w:val="28"/>
          <w:lang w:val="en-US"/>
        </w:rPr>
        <w:t>r</w:t>
      </w:r>
      <w:bookmarkEnd w:id="9"/>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57FBB3B6"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6">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14:paraId="1E54A390" w14:textId="24839B53"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626322">
      <w:pPr>
        <w:pStyle w:val="2"/>
        <w:rPr>
          <w:rFonts w:ascii="黑体"/>
          <w:sz w:val="28"/>
          <w:szCs w:val="28"/>
          <w:lang w:val="en-US"/>
        </w:rPr>
      </w:pPr>
      <w:bookmarkStart w:id="10" w:name="_Toc451011678"/>
      <w:r w:rsidRPr="00246924">
        <w:rPr>
          <w:rFonts w:ascii="黑体" w:hint="eastAsia"/>
          <w:sz w:val="28"/>
          <w:szCs w:val="28"/>
          <w:lang w:val="en-US"/>
        </w:rPr>
        <w:t>服务器缓存服务  Redis</w:t>
      </w:r>
      <w:bookmarkEnd w:id="10"/>
    </w:p>
    <w:p w14:paraId="4CD0F7CA" w14:textId="23621458"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p>
    <w:p w14:paraId="07BED20F" w14:textId="0EEAEC90"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5262BFD8"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 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 您也可以关闭持久化功能，将Redis作为一个高效的网络的缓存数据功能使用.Redis 同样支持主从复制（能自动重连和网络断开时自动重新同步），并且第一次同步是快速的非阻塞试的同步.</w:t>
      </w:r>
    </w:p>
    <w:p w14:paraId="2B3AE3AA" w14:textId="1D61E24B" w:rsidR="00246924" w:rsidRDefault="00246924" w:rsidP="009C55D5">
      <w:pPr>
        <w:pStyle w:val="af1"/>
        <w:spacing w:line="400" w:lineRule="exact"/>
        <w:ind w:firstLine="480"/>
        <w:jc w:val="left"/>
        <w:rPr>
          <w:rFonts w:ascii="宋体" w:hAnsi="宋体"/>
          <w:sz w:val="24"/>
        </w:rPr>
      </w:pPr>
    </w:p>
    <w:p w14:paraId="6BF57360" w14:textId="384E38E7" w:rsidR="004029C9" w:rsidRPr="004029C9" w:rsidRDefault="004029C9" w:rsidP="00626322">
      <w:pPr>
        <w:pStyle w:val="2"/>
        <w:rPr>
          <w:sz w:val="28"/>
          <w:szCs w:val="28"/>
        </w:rPr>
      </w:pPr>
      <w:bookmarkStart w:id="11" w:name="_Toc451011679"/>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bookmarkEnd w:id="11"/>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7AA319B4"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1"/>
        <w:spacing w:line="400" w:lineRule="exact"/>
        <w:ind w:firstLine="480"/>
        <w:jc w:val="left"/>
        <w:rPr>
          <w:rFonts w:ascii="宋体" w:hAnsi="宋体"/>
          <w:sz w:val="24"/>
        </w:rPr>
      </w:pPr>
      <w:r w:rsidRPr="004029C9">
        <w:rPr>
          <w:rFonts w:ascii="宋体" w:hAnsi="宋体" w:hint="eastAsia"/>
          <w:sz w:val="24"/>
        </w:rPr>
        <w:t>更好的数据处理性能。</w:t>
      </w:r>
    </w:p>
    <w:p w14:paraId="15BAB8EA" w14:textId="4E25324E" w:rsidR="00911ECC" w:rsidRDefault="00911ECC" w:rsidP="00626322">
      <w:pPr>
        <w:pStyle w:val="2"/>
        <w:rPr>
          <w:sz w:val="28"/>
          <w:szCs w:val="28"/>
        </w:rPr>
      </w:pPr>
      <w:bookmarkStart w:id="12" w:name="_Toc451011680"/>
      <w:r>
        <w:rPr>
          <w:rFonts w:hint="eastAsia"/>
          <w:sz w:val="28"/>
          <w:szCs w:val="28"/>
        </w:rPr>
        <w:t>本章小结</w:t>
      </w:r>
      <w:bookmarkEnd w:id="12"/>
    </w:p>
    <w:p w14:paraId="68DB4D72" w14:textId="46497DA1" w:rsidR="001B24BB" w:rsidRDefault="0026357C">
      <w:pPr>
        <w:pStyle w:val="af1"/>
        <w:adjustRightInd/>
        <w:snapToGrid/>
        <w:spacing w:before="0" w:after="0" w:line="400" w:lineRule="exact"/>
        <w:ind w:firstLine="482"/>
        <w:jc w:val="both"/>
        <w:rPr>
          <w:rFonts w:ascii="宋体" w:hAnsi="宋体"/>
          <w:sz w:val="24"/>
        </w:rPr>
      </w:pPr>
      <w:r>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797FA55" w14:textId="66292E78" w:rsidR="00CB529C" w:rsidRDefault="00911ECC" w:rsidP="00626322">
      <w:pPr>
        <w:pStyle w:val="1"/>
        <w:numPr>
          <w:ilvl w:val="0"/>
          <w:numId w:val="0"/>
        </w:numPr>
        <w:ind w:left="432"/>
        <w:jc w:val="center"/>
        <w:rPr>
          <w:rFonts w:ascii="黑体" w:eastAsia="黑体"/>
          <w:sz w:val="32"/>
        </w:rPr>
      </w:pPr>
      <w:bookmarkStart w:id="13" w:name="_Toc451011681"/>
      <w:r>
        <w:rPr>
          <w:rFonts w:ascii="黑体" w:eastAsia="黑体" w:hint="eastAsia"/>
          <w:sz w:val="32"/>
        </w:rPr>
        <w:t xml:space="preserve">第三章 </w:t>
      </w:r>
      <w:r w:rsidR="00CB529C" w:rsidRPr="00CB529C">
        <w:rPr>
          <w:rFonts w:ascii="黑体" w:eastAsia="黑体" w:hint="eastAsia"/>
          <w:sz w:val="32"/>
        </w:rPr>
        <w:t>分布式系统介绍</w:t>
      </w:r>
      <w:bookmarkEnd w:id="13"/>
    </w:p>
    <w:p w14:paraId="0A5AF0D4" w14:textId="176F2E67" w:rsidR="00CB529C" w:rsidRPr="003B319F" w:rsidRDefault="003B319F" w:rsidP="003B319F">
      <w:pPr>
        <w:pStyle w:val="af1"/>
        <w:spacing w:line="400" w:lineRule="exact"/>
        <w:ind w:firstLine="480"/>
        <w:jc w:val="left"/>
        <w:rPr>
          <w:rFonts w:ascii="宋体" w:hAnsi="宋体"/>
          <w:sz w:val="24"/>
        </w:rPr>
      </w:pPr>
      <w:r w:rsidRPr="003B319F">
        <w:rPr>
          <w:rFonts w:ascii="宋体" w:hAnsi="宋体"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E87E06">
      <w:pPr>
        <w:pStyle w:val="af0"/>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626322">
      <w:pPr>
        <w:pStyle w:val="2"/>
      </w:pPr>
      <w:bookmarkStart w:id="14" w:name="_Toc451011682"/>
      <w:r w:rsidRPr="00CB529C">
        <w:rPr>
          <w:rFonts w:hint="eastAsia"/>
        </w:rPr>
        <w:t>分布式系统的定义</w:t>
      </w:r>
      <w:bookmarkEnd w:id="14"/>
    </w:p>
    <w:p w14:paraId="7BD14101" w14:textId="5BF6DC0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626322">
      <w:pPr>
        <w:pStyle w:val="2"/>
      </w:pPr>
      <w:bookmarkStart w:id="15" w:name="_Toc451011683"/>
      <w:r w:rsidRPr="00CB529C">
        <w:rPr>
          <w:rFonts w:hint="eastAsia"/>
        </w:rPr>
        <w:t>CAP</w:t>
      </w:r>
      <w:r w:rsidRPr="00CB529C">
        <w:rPr>
          <w:rFonts w:hint="eastAsia"/>
        </w:rPr>
        <w:t>定律</w:t>
      </w:r>
      <w:bookmarkEnd w:id="15"/>
    </w:p>
    <w:p w14:paraId="68111C79" w14:textId="259C6373"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4EA356E9"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6B4A18F6"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626322">
      <w:pPr>
        <w:pStyle w:val="2"/>
      </w:pPr>
      <w:bookmarkStart w:id="16" w:name="_Toc451011684"/>
      <w:r w:rsidRPr="00A3546B">
        <w:rPr>
          <w:rFonts w:hint="eastAsia"/>
        </w:rPr>
        <w:t>现代分布式系统的特点</w:t>
      </w:r>
      <w:bookmarkEnd w:id="16"/>
    </w:p>
    <w:p w14:paraId="5AB0C320"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1. 对服务器硬件要求低</w:t>
      </w:r>
    </w:p>
    <w:p w14:paraId="4A3A7858"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2. 强调横向可扩展性</w:t>
      </w:r>
    </w:p>
    <w:p w14:paraId="4AD23351" w14:textId="72C3185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3. 不允许单点失效（No Single Point Failure）</w:t>
      </w:r>
    </w:p>
    <w:p w14:paraId="2746F566"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4. 分布式系统尽可能减少节点间通讯开销</w:t>
      </w:r>
    </w:p>
    <w:p w14:paraId="0062855C" w14:textId="20F093F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5. 分布式系统应用服务最好做成无状态的</w:t>
      </w:r>
    </w:p>
    <w:p w14:paraId="28850DED"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5DA10B86"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3B319F" w:rsidRDefault="003B319F" w:rsidP="00626322">
      <w:pPr>
        <w:pStyle w:val="2"/>
      </w:pPr>
      <w:r>
        <w:rPr>
          <w:rFonts w:hint="eastAsia"/>
          <w:lang w:eastAsia="zh-CN"/>
        </w:rPr>
        <w:t>本章小节</w:t>
      </w:r>
    </w:p>
    <w:p w14:paraId="6C7BF210" w14:textId="64BE0818"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宋体" w:hAnsi="宋体"/>
          <w:sz w:val="24"/>
        </w:rPr>
      </w:pPr>
      <w:r>
        <w:rPr>
          <w:rFonts w:ascii="宋体" w:hAnsi="宋体"/>
          <w:sz w:val="24"/>
        </w:rPr>
        <w:br w:type="page"/>
      </w:r>
    </w:p>
    <w:p w14:paraId="505E612C" w14:textId="6138B5F4" w:rsidR="00911ECC" w:rsidRDefault="00CB529C" w:rsidP="005B0838">
      <w:pPr>
        <w:pStyle w:val="1"/>
        <w:numPr>
          <w:ilvl w:val="0"/>
          <w:numId w:val="0"/>
        </w:numPr>
        <w:ind w:left="432"/>
        <w:jc w:val="center"/>
        <w:rPr>
          <w:rFonts w:ascii="黑体" w:eastAsia="黑体"/>
          <w:sz w:val="32"/>
        </w:rPr>
      </w:pPr>
      <w:bookmarkStart w:id="17" w:name="_Toc451011685"/>
      <w:r>
        <w:rPr>
          <w:rFonts w:ascii="黑体" w:eastAsia="黑体" w:hint="eastAsia"/>
          <w:sz w:val="32"/>
        </w:rPr>
        <w:t>第</w:t>
      </w:r>
      <w:r>
        <w:rPr>
          <w:rFonts w:ascii="黑体" w:eastAsia="黑体" w:hint="eastAsia"/>
          <w:sz w:val="32"/>
          <w:lang w:eastAsia="zh-CN"/>
        </w:rPr>
        <w:t>四</w:t>
      </w:r>
      <w:r>
        <w:rPr>
          <w:rFonts w:ascii="黑体" w:eastAsia="黑体" w:hint="eastAsia"/>
          <w:sz w:val="32"/>
        </w:rPr>
        <w:t>章</w:t>
      </w:r>
      <w:r w:rsidR="004B2754">
        <w:rPr>
          <w:rFonts w:ascii="黑体" w:eastAsia="黑体" w:hint="eastAsia"/>
          <w:sz w:val="32"/>
          <w:lang w:eastAsia="zh-CN"/>
        </w:rPr>
        <w:t xml:space="preserve"> 工作圈</w:t>
      </w:r>
      <w:r w:rsidR="00911ECC">
        <w:rPr>
          <w:rFonts w:ascii="黑体" w:eastAsia="黑体" w:hint="eastAsia"/>
          <w:sz w:val="32"/>
        </w:rPr>
        <w:t>的需求分析</w:t>
      </w:r>
      <w:bookmarkEnd w:id="17"/>
    </w:p>
    <w:p w14:paraId="4FC2C84C" w14:textId="3684E8D5" w:rsidR="00911ECC" w:rsidRPr="005B0838" w:rsidRDefault="005B0838" w:rsidP="005B0838">
      <w:pPr>
        <w:pStyle w:val="af1"/>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E87E06">
      <w:pPr>
        <w:pStyle w:val="af0"/>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626322">
      <w:pPr>
        <w:pStyle w:val="2"/>
      </w:pPr>
      <w:bookmarkStart w:id="18" w:name="_Toc451011686"/>
      <w:r>
        <w:rPr>
          <w:rFonts w:hint="eastAsia"/>
        </w:rPr>
        <w:t>系统用户角色分析</w:t>
      </w:r>
      <w:bookmarkEnd w:id="18"/>
    </w:p>
    <w:p w14:paraId="53D8F304" w14:textId="7777777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rsidP="00626322">
      <w:pPr>
        <w:pStyle w:val="2"/>
      </w:pPr>
      <w:bookmarkStart w:id="19" w:name="_Toc451011687"/>
      <w:r w:rsidRPr="00A60CEC">
        <w:rPr>
          <w:rFonts w:hint="eastAsia"/>
        </w:rPr>
        <w:t>系统功能需求分析</w:t>
      </w:r>
      <w:bookmarkEnd w:id="19"/>
    </w:p>
    <w:p w14:paraId="3B46DDF7" w14:textId="062F45F9" w:rsidR="006B0DE0" w:rsidRPr="00532AED" w:rsidRDefault="006B0DE0" w:rsidP="00532AED">
      <w:pPr>
        <w:pStyle w:val="3"/>
      </w:pPr>
      <w:r w:rsidRPr="00532AED">
        <w:rPr>
          <w:rFonts w:hint="eastAsia"/>
        </w:rPr>
        <w:t>企业通讯录</w:t>
      </w:r>
    </w:p>
    <w:p w14:paraId="28BE17A9" w14:textId="704A075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532AED" w:rsidRDefault="006B0DE0" w:rsidP="00532AED">
      <w:pPr>
        <w:pStyle w:val="3"/>
      </w:pPr>
      <w:r w:rsidRPr="00532AED">
        <w:rPr>
          <w:rFonts w:hint="eastAsia"/>
        </w:rPr>
        <w:t>圈子</w:t>
      </w:r>
    </w:p>
    <w:p w14:paraId="3B76DFCA" w14:textId="0D16E44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可以邀请他人加入圈子。</w:t>
      </w:r>
    </w:p>
    <w:p w14:paraId="31C7E75C" w14:textId="7627C413" w:rsidR="006B0DE0" w:rsidRPr="00532AED" w:rsidRDefault="006B0DE0" w:rsidP="00532AED">
      <w:pPr>
        <w:pStyle w:val="3"/>
      </w:pPr>
      <w:r w:rsidRPr="00532AED">
        <w:rPr>
          <w:rFonts w:hint="eastAsia"/>
        </w:rPr>
        <w:t>贴子</w:t>
      </w:r>
    </w:p>
    <w:p w14:paraId="5D03827F" w14:textId="3A4E064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贴子是发表在圈子中文章。可以被圈子中的用户浏览。</w:t>
      </w:r>
    </w:p>
    <w:p w14:paraId="6AB22650" w14:textId="0DBACA4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贴子可以发表500字的文章，可以上传图片，附件。可以被评论，可以被点赞。</w:t>
      </w:r>
    </w:p>
    <w:p w14:paraId="4F74C5A5" w14:textId="6E0A92A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在贴子中可以@圈子中的用户，被@到的用户会收到一条关于这篇贴子的提醒。</w:t>
      </w:r>
    </w:p>
    <w:p w14:paraId="1FB45378" w14:textId="2BADDB37" w:rsidR="006B0DE0" w:rsidRPr="00532AED" w:rsidRDefault="006B0DE0" w:rsidP="00532AED">
      <w:pPr>
        <w:pStyle w:val="3"/>
      </w:pPr>
      <w:r w:rsidRPr="00532AED">
        <w:rPr>
          <w:rFonts w:hint="eastAsia"/>
        </w:rPr>
        <w:t>评论</w:t>
      </w:r>
    </w:p>
    <w:p w14:paraId="63F2D4B8" w14:textId="0A83179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可以对圈子中的贴子发表评论。评论中也可以上传图片或是附件。</w:t>
      </w:r>
    </w:p>
    <w:p w14:paraId="75D78489" w14:textId="0919CA1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3"/>
      </w:pPr>
      <w:r w:rsidRPr="00532AED">
        <w:rPr>
          <w:rFonts w:hint="eastAsia"/>
        </w:rPr>
        <w:t>赞</w:t>
      </w:r>
    </w:p>
    <w:p w14:paraId="27A95D81" w14:textId="24C27CC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可以对贴子点赞。</w:t>
      </w:r>
    </w:p>
    <w:p w14:paraId="48C91A2E" w14:textId="24645F7E" w:rsidR="006B0DE0" w:rsidRPr="00532AED" w:rsidRDefault="006B0DE0" w:rsidP="00532AED">
      <w:pPr>
        <w:pStyle w:val="3"/>
      </w:pPr>
      <w:r w:rsidRPr="00532AED">
        <w:rPr>
          <w:rFonts w:hint="eastAsia"/>
        </w:rPr>
        <w:t>工作功能</w:t>
      </w:r>
    </w:p>
    <w:p w14:paraId="65FE3B43" w14:textId="73B074C8"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文件柜：接入的第三方开发商(ISV)为工作圈企业用户提供的企业网盘功能。</w:t>
      </w:r>
    </w:p>
    <w:p w14:paraId="334BD329" w14:textId="4A03FBF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电话会议：第三方电信运营商为工作圈企业用户提供的付费语音电话会议服务。</w:t>
      </w:r>
    </w:p>
    <w:p w14:paraId="720A23D8" w14:textId="7EC109F7" w:rsidR="006B0DE0" w:rsidRPr="00532AED" w:rsidRDefault="006B0DE0" w:rsidP="00532AED">
      <w:pPr>
        <w:pStyle w:val="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05057ACA" w14:textId="271804FB"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72989BB2" w14:textId="6F11F94F" w:rsidR="00911ECC" w:rsidRDefault="00911ECC" w:rsidP="006B0DE0">
      <w:pPr>
        <w:pStyle w:val="af1"/>
        <w:spacing w:line="400" w:lineRule="exact"/>
        <w:ind w:firstLine="480"/>
        <w:jc w:val="left"/>
        <w:rPr>
          <w:rFonts w:ascii="宋体" w:hAnsi="宋体"/>
          <w:sz w:val="24"/>
        </w:rPr>
      </w:pPr>
    </w:p>
    <w:p w14:paraId="1AA121FE" w14:textId="0C585128" w:rsidR="00911ECC" w:rsidRPr="003C3DA4" w:rsidRDefault="00911ECC" w:rsidP="00626322">
      <w:pPr>
        <w:pStyle w:val="2"/>
      </w:pPr>
      <w:bookmarkStart w:id="20" w:name="_Toc451011689"/>
      <w:r w:rsidRPr="003C3DA4">
        <w:rPr>
          <w:rFonts w:hint="eastAsia"/>
        </w:rPr>
        <w:t>系统的非功能需求分析</w:t>
      </w:r>
      <w:bookmarkEnd w:id="20"/>
    </w:p>
    <w:p w14:paraId="52350551" w14:textId="5E898603" w:rsidR="007E14BE" w:rsidRDefault="007E14BE" w:rsidP="007E14BE">
      <w:pPr>
        <w:pStyle w:val="3"/>
        <w:rPr>
          <w:lang w:eastAsia="zh-CN"/>
        </w:rPr>
      </w:pPr>
      <w:r>
        <w:rPr>
          <w:rFonts w:hint="eastAsia"/>
          <w:lang w:val="en-US" w:eastAsia="zh-CN"/>
        </w:rPr>
        <w:t>数据存储持久性</w:t>
      </w:r>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3"/>
      </w:pPr>
      <w:r w:rsidRPr="00295DEE">
        <w:rPr>
          <w:rFonts w:hint="eastAsia"/>
        </w:rPr>
        <w:t>数据可迁移性</w:t>
      </w:r>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3"/>
      </w:pPr>
      <w:r w:rsidRPr="0033755D">
        <w:rPr>
          <w:rFonts w:hint="eastAsia"/>
        </w:rPr>
        <w:t>数据私密性</w:t>
      </w:r>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3"/>
      </w:pPr>
      <w:r w:rsidRPr="0033755D">
        <w:rPr>
          <w:rFonts w:hint="eastAsia"/>
        </w:rPr>
        <w:t>服务可用性</w:t>
      </w:r>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3"/>
      </w:pPr>
      <w:r w:rsidRPr="0033755D">
        <w:rPr>
          <w:rFonts w:hint="eastAsia"/>
        </w:rPr>
        <w:t>故障恢复能力</w:t>
      </w:r>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Default="00911ECC" w:rsidP="00626322">
      <w:pPr>
        <w:pStyle w:val="2"/>
      </w:pPr>
      <w:bookmarkStart w:id="21" w:name="_Toc451011690"/>
      <w:r w:rsidRPr="00A60CEC">
        <w:rPr>
          <w:rFonts w:hint="eastAsia"/>
        </w:rPr>
        <w:t>本章小结</w:t>
      </w:r>
      <w:bookmarkEnd w:id="21"/>
    </w:p>
    <w:p w14:paraId="5D28AA2E" w14:textId="0B6A7E80" w:rsidR="00A20667" w:rsidRPr="00A31853" w:rsidRDefault="00A31853" w:rsidP="00A31853">
      <w:pPr>
        <w:pStyle w:val="af1"/>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本章介绍了工作圈这个软件的用户需求以及非功能性的需求。下面我们就会结合之前的开源技术与分布式的思想来进行这个项目的设计，以期能实现本章中的各个需求</w:t>
      </w:r>
      <w:r>
        <w:rPr>
          <w:rFonts w:ascii="宋体" w:hAnsi="宋体" w:hint="eastAsia"/>
          <w:sz w:val="24"/>
        </w:rPr>
        <w:t>。</w:t>
      </w:r>
    </w:p>
    <w:p w14:paraId="7C023DB2" w14:textId="77777777" w:rsidR="00911ECC" w:rsidRDefault="00911ECC">
      <w:pPr>
        <w:pStyle w:val="af1"/>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f1"/>
        <w:adjustRightInd/>
        <w:snapToGrid/>
        <w:spacing w:before="0" w:after="0" w:line="360" w:lineRule="auto"/>
        <w:jc w:val="both"/>
        <w:rPr>
          <w:rFonts w:ascii="宋体" w:hAnsi="宋体"/>
        </w:rPr>
      </w:pPr>
    </w:p>
    <w:p w14:paraId="603E819C" w14:textId="2F24648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22" w:name="_Toc451011691"/>
      <w:r w:rsidR="006340F6">
        <w:rPr>
          <w:rFonts w:eastAsia="黑体" w:hint="eastAsia"/>
          <w:sz w:val="32"/>
        </w:rPr>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22"/>
    </w:p>
    <w:p w14:paraId="6275267E" w14:textId="77777777" w:rsidR="00BD50DA" w:rsidRPr="00BD50DA" w:rsidRDefault="00BD50DA" w:rsidP="00E87E06">
      <w:pPr>
        <w:pStyle w:val="af0"/>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626322">
      <w:pPr>
        <w:pStyle w:val="2"/>
      </w:pPr>
      <w:bookmarkStart w:id="23" w:name="_Toc451011692"/>
      <w:r w:rsidRPr="00BD50DA">
        <w:rPr>
          <w:rFonts w:hint="eastAsia"/>
        </w:rPr>
        <w:t>服务模块化的设计</w:t>
      </w:r>
      <w:bookmarkEnd w:id="23"/>
    </w:p>
    <w:p w14:paraId="3D08F624" w14:textId="735111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1.高内聚，低耦合。模块之前要相互独立，仅数据耦合。</w:t>
      </w:r>
    </w:p>
    <w:p w14:paraId="176B212F" w14:textId="3F138401"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p>
    <w:p w14:paraId="73613A1C" w14:textId="47049E0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14:paraId="581C92BB" w14:textId="7A89EAEE"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14:paraId="369AB680" w14:textId="0EDDD96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0127723C" w14:textId="714A2E72" w:rsidR="00BD50DA" w:rsidRPr="006B0DE0"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gongzuoquan-app，工作应用服务</w:t>
      </w:r>
    </w:p>
    <w:p w14:paraId="22304770" w14:textId="4E314162" w:rsidR="00BD50DA" w:rsidRDefault="00BD50DA" w:rsidP="00BD50DA"/>
    <w:p w14:paraId="05AD31DB" w14:textId="7DB06EC0" w:rsidR="009E2125" w:rsidRDefault="009E2125" w:rsidP="00626322">
      <w:pPr>
        <w:pStyle w:val="2"/>
      </w:pPr>
      <w:bookmarkStart w:id="24" w:name="_Toc451011693"/>
      <w:r w:rsidRPr="009E2125">
        <w:rPr>
          <w:rFonts w:hint="eastAsia"/>
        </w:rPr>
        <w:t>分布式服务与自动化配置中心</w:t>
      </w:r>
      <w:bookmarkEnd w:id="24"/>
    </w:p>
    <w:p w14:paraId="063C0C7D" w14:textId="720D6E96"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1"/>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626322">
      <w:pPr>
        <w:pStyle w:val="2"/>
      </w:pPr>
      <w:bookmarkStart w:id="25" w:name="_Toc451011694"/>
      <w:r w:rsidRPr="00862D67">
        <w:rPr>
          <w:rFonts w:hint="eastAsia"/>
        </w:rPr>
        <w:t>数据分片</w:t>
      </w:r>
      <w:r w:rsidRPr="00862D67">
        <w:rPr>
          <w:rFonts w:hint="eastAsia"/>
        </w:rPr>
        <w:t>(Data Sharding)</w:t>
      </w:r>
      <w:r w:rsidRPr="00862D67">
        <w:rPr>
          <w:rFonts w:hint="eastAsia"/>
        </w:rPr>
        <w:t>与数据索引中心</w:t>
      </w:r>
      <w:bookmarkEnd w:id="25"/>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626322">
      <w:pPr>
        <w:pStyle w:val="2"/>
      </w:pPr>
      <w:bookmarkStart w:id="26" w:name="_Toc451011695"/>
      <w:r w:rsidRPr="004D01B4">
        <w:rPr>
          <w:rFonts w:hint="eastAsia"/>
        </w:rPr>
        <w:t>Rest server</w:t>
      </w:r>
      <w:r w:rsidRPr="004D01B4">
        <w:rPr>
          <w:rFonts w:hint="eastAsia"/>
        </w:rPr>
        <w:t>设计</w:t>
      </w:r>
      <w:bookmarkEnd w:id="26"/>
    </w:p>
    <w:p w14:paraId="47EA7073" w14:textId="4F434B4A"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36AAABB0" w14:textId="7709D7CD" w:rsidR="00BD50DA" w:rsidRDefault="00516B3F" w:rsidP="00902DD0">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14:paraId="4FA8D134" w14:textId="11E23B9D" w:rsidR="00902DD0" w:rsidRDefault="00902DD0" w:rsidP="00902DD0">
      <w:pPr>
        <w:pStyle w:val="2"/>
        <w:rPr>
          <w:rFonts w:hint="eastAsia"/>
          <w:lang w:eastAsia="zh-CN"/>
        </w:rPr>
      </w:pPr>
      <w:r>
        <w:rPr>
          <w:rFonts w:hint="eastAsia"/>
          <w:lang w:eastAsia="zh-CN"/>
        </w:rPr>
        <w:t>最终架构图</w:t>
      </w:r>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pt;height:569.9pt" o:ole="">
            <v:imagedata r:id="rId17" o:title=""/>
          </v:shape>
          <o:OLEObject Type="Embed" ProgID="Visio.Drawing.11" ShapeID="_x0000_i1025" DrawAspect="Content" ObjectID="_1525364070" r:id="rId18"/>
        </w:object>
      </w:r>
    </w:p>
    <w:p w14:paraId="0904B28E" w14:textId="0E48C3ED" w:rsidR="00911ECC" w:rsidRPr="00AA1B19" w:rsidRDefault="00911ECC" w:rsidP="00AA1B19">
      <w:pPr>
        <w:pStyle w:val="1"/>
        <w:numPr>
          <w:ilvl w:val="0"/>
          <w:numId w:val="0"/>
        </w:numPr>
        <w:ind w:left="432"/>
        <w:jc w:val="center"/>
        <w:rPr>
          <w:rFonts w:eastAsia="黑体"/>
          <w:sz w:val="32"/>
          <w:lang w:eastAsia="zh-CN"/>
        </w:rPr>
      </w:pPr>
      <w:bookmarkStart w:id="27" w:name="_Toc451011696"/>
      <w:r>
        <w:rPr>
          <w:rFonts w:eastAsia="黑体" w:hint="eastAsia"/>
          <w:sz w:val="32"/>
        </w:rPr>
        <w:t>第六章</w:t>
      </w:r>
      <w:r>
        <w:rPr>
          <w:rFonts w:eastAsia="黑体" w:hint="eastAsia"/>
          <w:sz w:val="32"/>
        </w:rPr>
        <w:t xml:space="preserve"> </w:t>
      </w:r>
      <w:r w:rsidR="003A0D42" w:rsidRPr="003A0D42">
        <w:rPr>
          <w:rFonts w:eastAsia="黑体" w:hint="eastAsia"/>
          <w:sz w:val="32"/>
        </w:rPr>
        <w:t>系统概要设计</w:t>
      </w:r>
      <w:bookmarkEnd w:id="27"/>
    </w:p>
    <w:p w14:paraId="764A64E3" w14:textId="77777777" w:rsidR="003A0D42" w:rsidRPr="003A0D42" w:rsidRDefault="003A0D42" w:rsidP="00E87E06">
      <w:pPr>
        <w:pStyle w:val="af0"/>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626322">
      <w:pPr>
        <w:pStyle w:val="2"/>
      </w:pPr>
      <w:bookmarkStart w:id="28" w:name="_Toc451011697"/>
      <w:bookmarkStart w:id="29" w:name="_Toc249866128"/>
      <w:r>
        <w:rPr>
          <w:rFonts w:hint="eastAsia"/>
        </w:rPr>
        <w:t>自动化配置管理中心模块（</w:t>
      </w:r>
      <w:r>
        <w:t>configcenter</w:t>
      </w:r>
      <w:r>
        <w:rPr>
          <w:rFonts w:hint="eastAsia"/>
        </w:rPr>
        <w:t>）</w:t>
      </w:r>
      <w:bookmarkEnd w:id="28"/>
    </w:p>
    <w:p w14:paraId="5D31CF9C" w14:textId="77777777" w:rsidR="003A0D42" w:rsidRDefault="003A0D42" w:rsidP="00626322">
      <w:pPr>
        <w:pStyle w:val="3"/>
      </w:pPr>
      <w:bookmarkStart w:id="30" w:name="_Toc451011698"/>
      <w:r w:rsidRPr="00566BA1">
        <w:rPr>
          <w:rFonts w:hint="eastAsia"/>
        </w:rPr>
        <w:t>自动化配置管理中心模块</w:t>
      </w:r>
      <w:r>
        <w:rPr>
          <w:rFonts w:hint="eastAsia"/>
        </w:rPr>
        <w:t>概述</w:t>
      </w:r>
      <w:bookmarkEnd w:id="30"/>
    </w:p>
    <w:p w14:paraId="5AF67826"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f1"/>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5DD933F3" w14:textId="77777777" w:rsidR="003A0D42" w:rsidRDefault="003A0D42" w:rsidP="00626322">
      <w:pPr>
        <w:pStyle w:val="3"/>
      </w:pPr>
      <w:bookmarkStart w:id="31" w:name="_Toc451011699"/>
      <w:r>
        <w:rPr>
          <w:rFonts w:hint="eastAsia"/>
        </w:rPr>
        <w:t>自动化配置管理中心模块类图</w:t>
      </w:r>
      <w:bookmarkEnd w:id="31"/>
    </w:p>
    <w:p w14:paraId="70AAE20B" w14:textId="77777777" w:rsidR="003A0D42" w:rsidRDefault="003A0D42" w:rsidP="003A0D42">
      <w:pPr>
        <w:jc w:val="center"/>
      </w:pPr>
      <w:r>
        <w:object w:dxaOrig="7440" w:dyaOrig="9480" w14:anchorId="2B30F908">
          <v:shape id="_x0000_i1026" type="#_x0000_t75" style="width:370.85pt;height:474.1pt" o:ole="">
            <v:imagedata r:id="rId19" o:title=""/>
          </v:shape>
          <o:OLEObject Type="Embed" ProgID="Visio.Drawing.11" ShapeID="_x0000_i1026" DrawAspect="Content" ObjectID="_1525364071" r:id="rId20"/>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3"/>
      </w:pPr>
      <w:bookmarkStart w:id="32" w:name="_Toc451011700"/>
      <w:r>
        <w:t>Env</w:t>
      </w:r>
      <w:r>
        <w:rPr>
          <w:rFonts w:hint="eastAsia"/>
        </w:rPr>
        <w:t>类概述</w:t>
      </w:r>
      <w:bookmarkEnd w:id="32"/>
    </w:p>
    <w:p w14:paraId="027EA31B"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f1"/>
        <w:spacing w:line="400" w:lineRule="exact"/>
        <w:ind w:firstLine="480"/>
        <w:jc w:val="left"/>
        <w:rPr>
          <w:rFonts w:ascii="宋体" w:hAnsi="宋体"/>
          <w:sz w:val="24"/>
        </w:rPr>
      </w:pPr>
      <w:r w:rsidRPr="001E22D4">
        <w:rPr>
          <w:rFonts w:ascii="宋体" w:hAnsi="宋体"/>
          <w:sz w:val="24"/>
        </w:rPr>
        <w:tab/>
      </w:r>
      <w:r w:rsidR="003A0D42" w:rsidRPr="001E22D4">
        <w:rPr>
          <w:rFonts w:ascii="宋体" w:hAnsi="宋体" w:hint="eastAsia"/>
          <w:sz w:val="24"/>
        </w:rPr>
        <w:t>类功能定义</w:t>
      </w:r>
    </w:p>
    <w:p w14:paraId="625DE256"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6"/>
                <w:b/>
                <w:i/>
              </w:rPr>
            </w:pPr>
            <w:r w:rsidRPr="00DF2A92">
              <w:rPr>
                <w:rStyle w:val="a6"/>
                <w:rFonts w:hint="eastAsia"/>
                <w:b/>
              </w:rPr>
              <w:t>序号</w:t>
            </w:r>
          </w:p>
        </w:tc>
        <w:tc>
          <w:tcPr>
            <w:tcW w:w="3845" w:type="dxa"/>
            <w:shd w:val="clear" w:color="auto" w:fill="CCCCCC"/>
          </w:tcPr>
          <w:p w14:paraId="7415981A" w14:textId="77777777" w:rsidR="003A0D42" w:rsidRPr="00DF2A92" w:rsidRDefault="003A0D42" w:rsidP="001F618B">
            <w:pPr>
              <w:jc w:val="center"/>
              <w:rPr>
                <w:rStyle w:val="a6"/>
                <w:b/>
                <w:i/>
              </w:rPr>
            </w:pPr>
            <w:r w:rsidRPr="00DF2A92">
              <w:rPr>
                <w:rStyle w:val="a6"/>
                <w:rFonts w:hint="eastAsia"/>
                <w:b/>
              </w:rPr>
              <w:t>功能点</w:t>
            </w:r>
          </w:p>
        </w:tc>
        <w:tc>
          <w:tcPr>
            <w:tcW w:w="4280" w:type="dxa"/>
            <w:shd w:val="clear" w:color="auto" w:fill="CCCCCC"/>
          </w:tcPr>
          <w:p w14:paraId="7B791028" w14:textId="77777777" w:rsidR="003A0D42" w:rsidRPr="00DF2A92" w:rsidRDefault="003A0D42" w:rsidP="001F618B">
            <w:pPr>
              <w:jc w:val="center"/>
              <w:rPr>
                <w:rStyle w:val="a6"/>
                <w:b/>
                <w:i/>
              </w:rPr>
            </w:pPr>
            <w:r w:rsidRPr="00DF2A92">
              <w:rPr>
                <w:rStyle w:val="a6"/>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6"/>
                <w:i/>
              </w:rPr>
            </w:pPr>
            <w:r w:rsidRPr="00076C89">
              <w:rPr>
                <w:rStyle w:val="a6"/>
                <w:rFonts w:hint="eastAsia"/>
              </w:rPr>
              <w:t>1</w:t>
            </w:r>
          </w:p>
        </w:tc>
        <w:tc>
          <w:tcPr>
            <w:tcW w:w="3845" w:type="dxa"/>
          </w:tcPr>
          <w:p w14:paraId="3327652F"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6"/>
                <w:i/>
              </w:rPr>
            </w:pPr>
            <w:r w:rsidRPr="00076C89">
              <w:rPr>
                <w:rStyle w:val="a6"/>
                <w:rFonts w:hint="eastAsia"/>
              </w:rPr>
              <w:t>2</w:t>
            </w:r>
          </w:p>
        </w:tc>
        <w:tc>
          <w:tcPr>
            <w:tcW w:w="3845" w:type="dxa"/>
          </w:tcPr>
          <w:p w14:paraId="471C1A4B"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6"/>
                <w:i/>
              </w:rPr>
            </w:pPr>
            <w:r w:rsidRPr="00076C89">
              <w:rPr>
                <w:rStyle w:val="a6"/>
                <w:rFonts w:hint="eastAsia"/>
              </w:rPr>
              <w:t>3</w:t>
            </w:r>
          </w:p>
        </w:tc>
        <w:tc>
          <w:tcPr>
            <w:tcW w:w="3845" w:type="dxa"/>
          </w:tcPr>
          <w:p w14:paraId="1C62EC85"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6"/>
                <w:i/>
              </w:rPr>
            </w:pPr>
            <w:r>
              <w:rPr>
                <w:rStyle w:val="a6"/>
                <w:rFonts w:hint="eastAsia"/>
              </w:rPr>
              <w:t>4</w:t>
            </w:r>
          </w:p>
        </w:tc>
        <w:tc>
          <w:tcPr>
            <w:tcW w:w="3845" w:type="dxa"/>
          </w:tcPr>
          <w:p w14:paraId="4FE19A01"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6"/>
                <w:i/>
              </w:rPr>
            </w:pPr>
            <w:r>
              <w:rPr>
                <w:rStyle w:val="a6"/>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当前运行是否是阿里云环境</w:t>
            </w:r>
          </w:p>
        </w:tc>
      </w:tr>
    </w:tbl>
    <w:p w14:paraId="2A715AA1" w14:textId="77777777" w:rsidR="003A0D42" w:rsidRPr="00557EE7" w:rsidRDefault="003A0D42" w:rsidP="003A0D42"/>
    <w:p w14:paraId="59AE93FA" w14:textId="77777777" w:rsidR="003A0D42" w:rsidRDefault="003A0D42" w:rsidP="00626322">
      <w:pPr>
        <w:pStyle w:val="3"/>
      </w:pPr>
      <w:bookmarkStart w:id="33" w:name="_Toc451011701"/>
      <w:r>
        <w:t>ZkHelper</w:t>
      </w:r>
      <w:r>
        <w:rPr>
          <w:rFonts w:hint="eastAsia"/>
        </w:rPr>
        <w:t>类概述</w:t>
      </w:r>
      <w:bookmarkEnd w:id="33"/>
    </w:p>
    <w:p w14:paraId="196FC539"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1"/>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6"/>
                <w:b/>
              </w:rPr>
            </w:pPr>
            <w:r w:rsidRPr="00DF2A92">
              <w:rPr>
                <w:rStyle w:val="a6"/>
                <w:rFonts w:hint="eastAsia"/>
                <w:b/>
              </w:rPr>
              <w:t>序号</w:t>
            </w:r>
          </w:p>
        </w:tc>
        <w:tc>
          <w:tcPr>
            <w:tcW w:w="2999" w:type="dxa"/>
            <w:shd w:val="clear" w:color="auto" w:fill="CCCCCC"/>
          </w:tcPr>
          <w:p w14:paraId="28CC4434" w14:textId="77777777" w:rsidR="003A0D42" w:rsidRPr="00DF2A92" w:rsidRDefault="003A0D42" w:rsidP="001F618B">
            <w:pPr>
              <w:jc w:val="center"/>
              <w:rPr>
                <w:rStyle w:val="a6"/>
                <w:b/>
              </w:rPr>
            </w:pPr>
            <w:r w:rsidRPr="00DF2A92">
              <w:rPr>
                <w:rStyle w:val="a6"/>
                <w:rFonts w:hint="eastAsia"/>
                <w:b/>
              </w:rPr>
              <w:t>功能点</w:t>
            </w:r>
          </w:p>
        </w:tc>
        <w:tc>
          <w:tcPr>
            <w:tcW w:w="5061" w:type="dxa"/>
            <w:shd w:val="clear" w:color="auto" w:fill="CCCCCC"/>
          </w:tcPr>
          <w:p w14:paraId="3F613A4F" w14:textId="77777777" w:rsidR="003A0D42" w:rsidRPr="00DF2A92" w:rsidRDefault="003A0D42" w:rsidP="001F618B">
            <w:pPr>
              <w:jc w:val="center"/>
              <w:rPr>
                <w:rStyle w:val="a6"/>
                <w:b/>
              </w:rPr>
            </w:pPr>
            <w:r w:rsidRPr="00DF2A92">
              <w:rPr>
                <w:rStyle w:val="a6"/>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6"/>
              </w:rPr>
            </w:pPr>
            <w:r w:rsidRPr="00076C89">
              <w:rPr>
                <w:rStyle w:val="a6"/>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6"/>
              </w:rPr>
            </w:pPr>
            <w:r w:rsidRPr="00076C89">
              <w:rPr>
                <w:rStyle w:val="a6"/>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6"/>
              </w:rPr>
            </w:pPr>
            <w:r w:rsidRPr="00076C89">
              <w:rPr>
                <w:rStyle w:val="a6"/>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a6"/>
              </w:rPr>
            </w:pPr>
            <w:r w:rsidRPr="00417E82">
              <w:rPr>
                <w:rStyle w:val="a6"/>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6"/>
              </w:rPr>
            </w:pPr>
            <w:r>
              <w:rPr>
                <w:rStyle w:val="a6"/>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6"/>
              </w:rPr>
            </w:pPr>
            <w:r>
              <w:rPr>
                <w:rStyle w:val="a6"/>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a6"/>
              </w:rPr>
            </w:pPr>
            <w:r w:rsidRPr="00417E82">
              <w:rPr>
                <w:rStyle w:val="a6"/>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6"/>
              </w:rPr>
            </w:pPr>
            <w:r>
              <w:rPr>
                <w:rStyle w:val="a6"/>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a6"/>
              </w:rPr>
            </w:pPr>
            <w:r w:rsidRPr="00417E82">
              <w:rPr>
                <w:rStyle w:val="a6"/>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6"/>
              </w:rPr>
            </w:pPr>
            <w:r>
              <w:rPr>
                <w:rStyle w:val="a6"/>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a6"/>
              </w:rPr>
            </w:pPr>
            <w:r w:rsidRPr="00417E82">
              <w:rPr>
                <w:rStyle w:val="a6"/>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6"/>
              </w:rPr>
            </w:pPr>
            <w:r>
              <w:rPr>
                <w:rStyle w:val="a6"/>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a6"/>
              </w:rPr>
            </w:pPr>
            <w:r w:rsidRPr="00417E82">
              <w:rPr>
                <w:rStyle w:val="a6"/>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6"/>
              </w:rPr>
            </w:pPr>
            <w:r>
              <w:rPr>
                <w:rStyle w:val="a6"/>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6"/>
              </w:rPr>
            </w:pPr>
            <w:r>
              <w:rPr>
                <w:rStyle w:val="a6"/>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a6"/>
              </w:rPr>
            </w:pPr>
            <w:r w:rsidRPr="00417E82">
              <w:rPr>
                <w:rStyle w:val="a6"/>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6"/>
              </w:rPr>
            </w:pPr>
            <w:r>
              <w:rPr>
                <w:rStyle w:val="a6"/>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a6"/>
              </w:rPr>
            </w:pPr>
            <w:r w:rsidRPr="00417E82">
              <w:rPr>
                <w:rStyle w:val="a6"/>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6"/>
              </w:rPr>
            </w:pPr>
            <w:r>
              <w:rPr>
                <w:rStyle w:val="a6"/>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a6"/>
              </w:rPr>
            </w:pPr>
            <w:r w:rsidRPr="00417E82">
              <w:rPr>
                <w:rStyle w:val="a6"/>
                <w:rFonts w:hint="eastAsia"/>
              </w:rPr>
              <w:t>节点设置值</w:t>
            </w:r>
          </w:p>
        </w:tc>
      </w:tr>
    </w:tbl>
    <w:p w14:paraId="3269CA32" w14:textId="77777777" w:rsidR="00DD6799" w:rsidRDefault="00DD6799" w:rsidP="00DD6799">
      <w:pPr>
        <w:pStyle w:val="2"/>
      </w:pPr>
      <w:bookmarkStart w:id="34" w:name="_Toc451011702"/>
      <w:r>
        <w:rPr>
          <w:rFonts w:hint="eastAsia"/>
        </w:rPr>
        <w:t>数据库操作模块（</w:t>
      </w:r>
      <w:r>
        <w:t>mongo</w:t>
      </w:r>
      <w:r>
        <w:rPr>
          <w:rFonts w:hint="eastAsia"/>
        </w:rPr>
        <w:t>）</w:t>
      </w:r>
      <w:bookmarkEnd w:id="34"/>
    </w:p>
    <w:p w14:paraId="1F7EB37D" w14:textId="77777777" w:rsidR="00DD6799" w:rsidRDefault="00DD6799" w:rsidP="00626322">
      <w:pPr>
        <w:pStyle w:val="3"/>
      </w:pPr>
      <w:bookmarkStart w:id="35" w:name="_Toc451011703"/>
      <w:r>
        <w:rPr>
          <w:rFonts w:hint="eastAsia"/>
        </w:rPr>
        <w:t>数据库操作</w:t>
      </w:r>
      <w:r w:rsidRPr="00311C98">
        <w:rPr>
          <w:rFonts w:hint="eastAsia"/>
        </w:rPr>
        <w:t>模块</w:t>
      </w:r>
      <w:r>
        <w:rPr>
          <w:rFonts w:hint="eastAsia"/>
        </w:rPr>
        <w:t>概述</w:t>
      </w:r>
      <w:bookmarkEnd w:id="35"/>
    </w:p>
    <w:p w14:paraId="5AB87549" w14:textId="01096ED5"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293706F1" w14:textId="77777777"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工作圈中的所有需要持久化数据的服务都依赖于这个模块。</w:t>
      </w:r>
    </w:p>
    <w:p w14:paraId="3F121ECC" w14:textId="77777777" w:rsidR="00DD6799" w:rsidRPr="00D40EC0" w:rsidRDefault="00DD6799" w:rsidP="00DD6799">
      <w:pPr>
        <w:pStyle w:val="a4"/>
        <w:rPr>
          <w:i/>
        </w:rPr>
      </w:pPr>
    </w:p>
    <w:p w14:paraId="35344A62" w14:textId="77777777" w:rsidR="00DD6799" w:rsidRDefault="00DD6799" w:rsidP="00626322">
      <w:pPr>
        <w:pStyle w:val="3"/>
      </w:pPr>
      <w:bookmarkStart w:id="36" w:name="_Toc451011704"/>
      <w:r>
        <w:rPr>
          <w:rFonts w:hint="eastAsia"/>
        </w:rPr>
        <w:t>数据库操作</w:t>
      </w:r>
      <w:r w:rsidRPr="00311C98">
        <w:rPr>
          <w:rFonts w:hint="eastAsia"/>
        </w:rPr>
        <w:t>模块</w:t>
      </w:r>
      <w:r>
        <w:rPr>
          <w:rFonts w:hint="eastAsia"/>
        </w:rPr>
        <w:t>类图</w:t>
      </w:r>
      <w:bookmarkEnd w:id="36"/>
    </w:p>
    <w:p w14:paraId="32165603" w14:textId="77777777" w:rsidR="00DD6799" w:rsidRDefault="00DD6799" w:rsidP="00DD6799">
      <w:pPr>
        <w:jc w:val="center"/>
      </w:pPr>
      <w:r>
        <w:object w:dxaOrig="7476" w:dyaOrig="9528" w14:anchorId="5E064AA0">
          <v:shape id="_x0000_i1027" type="#_x0000_t75" style="width:374.95pt;height:476.15pt" o:ole="">
            <v:imagedata r:id="rId21" o:title=""/>
          </v:shape>
          <o:OLEObject Type="Embed" ProgID="Visio.Drawing.15" ShapeID="_x0000_i1027" DrawAspect="Content" ObjectID="_1525364072" r:id="rId22"/>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3"/>
      </w:pPr>
      <w:bookmarkStart w:id="37" w:name="_Toc451011705"/>
      <w:r>
        <w:t>DbPool</w:t>
      </w:r>
      <w:r>
        <w:rPr>
          <w:rFonts w:hint="eastAsia"/>
        </w:rPr>
        <w:t>类概述</w:t>
      </w:r>
      <w:bookmarkEnd w:id="37"/>
    </w:p>
    <w:p w14:paraId="60CBE16B"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类功能定义</w:t>
      </w:r>
    </w:p>
    <w:p w14:paraId="4532168F" w14:textId="77777777" w:rsidR="00DD6799" w:rsidRDefault="00DD6799" w:rsidP="00DD6799">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6"/>
                <w:b/>
                <w:i/>
              </w:rPr>
            </w:pPr>
            <w:r w:rsidRPr="00076C89">
              <w:rPr>
                <w:rStyle w:val="a6"/>
                <w:rFonts w:hint="eastAsia"/>
              </w:rPr>
              <w:t>序号</w:t>
            </w:r>
          </w:p>
        </w:tc>
        <w:tc>
          <w:tcPr>
            <w:tcW w:w="3845" w:type="dxa"/>
            <w:shd w:val="clear" w:color="auto" w:fill="CCCCCC"/>
          </w:tcPr>
          <w:p w14:paraId="45894A41" w14:textId="77777777" w:rsidR="00DD6799" w:rsidRPr="00076C89" w:rsidRDefault="00DD6799" w:rsidP="001F618B">
            <w:pPr>
              <w:jc w:val="center"/>
              <w:rPr>
                <w:rStyle w:val="a6"/>
                <w:b/>
                <w:i/>
              </w:rPr>
            </w:pPr>
            <w:r w:rsidRPr="00076C89">
              <w:rPr>
                <w:rStyle w:val="a6"/>
                <w:rFonts w:hint="eastAsia"/>
              </w:rPr>
              <w:t>功能点</w:t>
            </w:r>
          </w:p>
        </w:tc>
        <w:tc>
          <w:tcPr>
            <w:tcW w:w="4280" w:type="dxa"/>
            <w:shd w:val="clear" w:color="auto" w:fill="CCCCCC"/>
          </w:tcPr>
          <w:p w14:paraId="3EF27256"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6"/>
                <w:i/>
              </w:rPr>
            </w:pPr>
            <w:r w:rsidRPr="00076C89">
              <w:rPr>
                <w:rStyle w:val="a6"/>
                <w:rFonts w:hint="eastAsia"/>
              </w:rPr>
              <w:t>1</w:t>
            </w:r>
          </w:p>
        </w:tc>
        <w:tc>
          <w:tcPr>
            <w:tcW w:w="3845" w:type="dxa"/>
          </w:tcPr>
          <w:p w14:paraId="511677C1" w14:textId="77777777" w:rsidR="00DD6799" w:rsidRPr="00076C89" w:rsidRDefault="00DD6799" w:rsidP="001F618B">
            <w:pPr>
              <w:rPr>
                <w:rStyle w:val="a6"/>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6"/>
                <w:i/>
              </w:rPr>
            </w:pPr>
            <w:r>
              <w:rPr>
                <w:rStyle w:val="a6"/>
                <w:rFonts w:hint="eastAsia"/>
              </w:rPr>
              <w:t>获取</w:t>
            </w:r>
            <w:r>
              <w:rPr>
                <w:rStyle w:val="a6"/>
                <w:rFonts w:hint="eastAsia"/>
              </w:rPr>
              <w:t>DbPool</w:t>
            </w:r>
            <w:r>
              <w:rPr>
                <w:rStyle w:val="a6"/>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6"/>
                <w:i/>
              </w:rPr>
            </w:pPr>
            <w:r w:rsidRPr="00076C89">
              <w:rPr>
                <w:rStyle w:val="a6"/>
                <w:rFonts w:hint="eastAsia"/>
              </w:rPr>
              <w:t>2</w:t>
            </w:r>
          </w:p>
        </w:tc>
        <w:tc>
          <w:tcPr>
            <w:tcW w:w="3845" w:type="dxa"/>
          </w:tcPr>
          <w:p w14:paraId="57BF72F7" w14:textId="77777777" w:rsidR="00DD6799" w:rsidRPr="00076C89" w:rsidRDefault="00DD6799" w:rsidP="001F618B">
            <w:pPr>
              <w:rPr>
                <w:rStyle w:val="a6"/>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6"/>
                <w:i/>
              </w:rPr>
            </w:pPr>
            <w:r w:rsidRPr="00076C89">
              <w:rPr>
                <w:rStyle w:val="a6"/>
                <w:rFonts w:hint="eastAsia"/>
              </w:rPr>
              <w:t>3</w:t>
            </w:r>
          </w:p>
        </w:tc>
        <w:tc>
          <w:tcPr>
            <w:tcW w:w="3845" w:type="dxa"/>
          </w:tcPr>
          <w:p w14:paraId="551B9B92" w14:textId="77777777" w:rsidR="00DD6799" w:rsidRPr="00076C89" w:rsidRDefault="00DD6799" w:rsidP="001F618B">
            <w:pPr>
              <w:rPr>
                <w:rStyle w:val="a6"/>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6"/>
                <w:i/>
              </w:rPr>
            </w:pPr>
            <w:r>
              <w:rPr>
                <w:rStyle w:val="a6"/>
                <w:rFonts w:hint="eastAsia"/>
              </w:rPr>
              <w:t>4</w:t>
            </w:r>
          </w:p>
        </w:tc>
        <w:tc>
          <w:tcPr>
            <w:tcW w:w="3845" w:type="dxa"/>
          </w:tcPr>
          <w:p w14:paraId="7C37839C" w14:textId="77777777" w:rsidR="00DD6799" w:rsidRPr="00076C89" w:rsidRDefault="00DD6799" w:rsidP="001F618B">
            <w:pPr>
              <w:rPr>
                <w:rStyle w:val="a6"/>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6"/>
                <w:i/>
              </w:rPr>
            </w:pPr>
            <w:r>
              <w:rPr>
                <w:rStyle w:val="a6"/>
                <w:rFonts w:hint="eastAsia"/>
              </w:rPr>
              <w:t>获取</w:t>
            </w:r>
            <w:r>
              <w:rPr>
                <w:rStyle w:val="a6"/>
                <w:rFonts w:hint="eastAsia"/>
              </w:rPr>
              <w:t>DB</w:t>
            </w:r>
            <w:r>
              <w:rPr>
                <w:rStyle w:val="a6"/>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6"/>
                <w:i/>
              </w:rPr>
            </w:pPr>
            <w:r>
              <w:rPr>
                <w:rStyle w:val="a6"/>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6"/>
                <w:i/>
              </w:rPr>
            </w:pPr>
            <w:r>
              <w:rPr>
                <w:rStyle w:val="a6"/>
                <w:rFonts w:hint="eastAsia"/>
              </w:rPr>
              <w:t>获取</w:t>
            </w:r>
            <w:r>
              <w:rPr>
                <w:rStyle w:val="a6"/>
                <w:rFonts w:hint="eastAsia"/>
              </w:rPr>
              <w:t>MongoDB</w:t>
            </w:r>
            <w:r>
              <w:rPr>
                <w:rStyle w:val="a6"/>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6"/>
                <w:i/>
              </w:rPr>
            </w:pPr>
            <w:r>
              <w:rPr>
                <w:rStyle w:val="a6"/>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6"/>
                <w:i/>
              </w:rPr>
            </w:pPr>
            <w:r>
              <w:rPr>
                <w:rStyle w:val="a6"/>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3"/>
      </w:pPr>
      <w:bookmarkStart w:id="38" w:name="_Toc451011706"/>
      <w:r>
        <w:t>TBaseDao</w:t>
      </w:r>
      <w:r>
        <w:rPr>
          <w:rFonts w:hint="eastAsia"/>
        </w:rPr>
        <w:t>类概述</w:t>
      </w:r>
      <w:bookmarkEnd w:id="38"/>
    </w:p>
    <w:p w14:paraId="558479EA"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14:paraId="5645E9D0"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类功能定义</w:t>
      </w:r>
    </w:p>
    <w:p w14:paraId="5327A84D" w14:textId="77777777" w:rsidR="00DD6799" w:rsidRDefault="00DD6799" w:rsidP="00DD6799">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6"/>
                <w:b/>
                <w:i/>
              </w:rPr>
            </w:pPr>
            <w:r w:rsidRPr="00076C89">
              <w:rPr>
                <w:rStyle w:val="a6"/>
                <w:rFonts w:hint="eastAsia"/>
              </w:rPr>
              <w:t>序号</w:t>
            </w:r>
          </w:p>
        </w:tc>
        <w:tc>
          <w:tcPr>
            <w:tcW w:w="2999" w:type="dxa"/>
            <w:shd w:val="clear" w:color="auto" w:fill="CCCCCC"/>
          </w:tcPr>
          <w:p w14:paraId="7EECCDCE" w14:textId="77777777" w:rsidR="00DD6799" w:rsidRPr="00076C89" w:rsidRDefault="00DD6799" w:rsidP="001F618B">
            <w:pPr>
              <w:jc w:val="center"/>
              <w:rPr>
                <w:rStyle w:val="a6"/>
                <w:b/>
                <w:i/>
              </w:rPr>
            </w:pPr>
            <w:r w:rsidRPr="00076C89">
              <w:rPr>
                <w:rStyle w:val="a6"/>
                <w:rFonts w:hint="eastAsia"/>
              </w:rPr>
              <w:t>功能点</w:t>
            </w:r>
          </w:p>
        </w:tc>
        <w:tc>
          <w:tcPr>
            <w:tcW w:w="5061" w:type="dxa"/>
            <w:shd w:val="clear" w:color="auto" w:fill="CCCCCC"/>
          </w:tcPr>
          <w:p w14:paraId="5DA041EF"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6"/>
                <w:i/>
              </w:rPr>
            </w:pPr>
            <w:r w:rsidRPr="00076C89">
              <w:rPr>
                <w:rStyle w:val="a6"/>
                <w:rFonts w:hint="eastAsia"/>
              </w:rPr>
              <w:t>1</w:t>
            </w:r>
          </w:p>
        </w:tc>
        <w:tc>
          <w:tcPr>
            <w:tcW w:w="2999" w:type="dxa"/>
          </w:tcPr>
          <w:p w14:paraId="2A6457FB" w14:textId="77777777" w:rsidR="00DD6799" w:rsidRPr="00076C89" w:rsidRDefault="00DD6799" w:rsidP="001F618B">
            <w:pPr>
              <w:rPr>
                <w:rStyle w:val="a6"/>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6"/>
                <w:i/>
              </w:rPr>
            </w:pPr>
            <w:r w:rsidRPr="00076C89">
              <w:rPr>
                <w:rStyle w:val="a6"/>
                <w:rFonts w:hint="eastAsia"/>
              </w:rPr>
              <w:t>2</w:t>
            </w:r>
          </w:p>
        </w:tc>
        <w:tc>
          <w:tcPr>
            <w:tcW w:w="2999" w:type="dxa"/>
          </w:tcPr>
          <w:p w14:paraId="233237EA" w14:textId="77777777" w:rsidR="00DD6799" w:rsidRPr="00076C89" w:rsidRDefault="00DD6799" w:rsidP="001F618B">
            <w:pPr>
              <w:rPr>
                <w:rStyle w:val="a6"/>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6"/>
                <w:i/>
              </w:rPr>
            </w:pPr>
            <w:r>
              <w:rPr>
                <w:rStyle w:val="a6"/>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6"/>
                <w:i/>
              </w:rPr>
            </w:pPr>
            <w:r w:rsidRPr="00076C89">
              <w:rPr>
                <w:rStyle w:val="a6"/>
                <w:rFonts w:hint="eastAsia"/>
              </w:rPr>
              <w:t>3</w:t>
            </w:r>
          </w:p>
        </w:tc>
        <w:tc>
          <w:tcPr>
            <w:tcW w:w="2999" w:type="dxa"/>
          </w:tcPr>
          <w:p w14:paraId="1B9D8668"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6"/>
                <w:i/>
              </w:rPr>
            </w:pPr>
            <w:r>
              <w:rPr>
                <w:rStyle w:val="a6"/>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6"/>
                <w:i/>
              </w:rPr>
            </w:pPr>
            <w:r>
              <w:rPr>
                <w:rStyle w:val="a6"/>
                <w:rFonts w:hint="eastAsia"/>
              </w:rPr>
              <w:t>4</w:t>
            </w:r>
          </w:p>
        </w:tc>
        <w:tc>
          <w:tcPr>
            <w:tcW w:w="2999" w:type="dxa"/>
          </w:tcPr>
          <w:p w14:paraId="6684BB80"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6"/>
                <w:i/>
              </w:rPr>
            </w:pPr>
            <w:r>
              <w:rPr>
                <w:rStyle w:val="a6"/>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6"/>
                <w:i/>
              </w:rPr>
            </w:pPr>
            <w:r>
              <w:rPr>
                <w:rStyle w:val="a6"/>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6"/>
                <w:i/>
              </w:rPr>
            </w:pPr>
            <w:r>
              <w:rPr>
                <w:rStyle w:val="a6"/>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6"/>
                <w:i/>
              </w:rPr>
            </w:pPr>
            <w:r w:rsidRPr="00950455">
              <w:rPr>
                <w:rStyle w:val="a6"/>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6"/>
                <w:i/>
              </w:rPr>
            </w:pPr>
            <w:r>
              <w:rPr>
                <w:rStyle w:val="a6"/>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6"/>
                <w:i/>
              </w:rPr>
            </w:pPr>
            <w:r w:rsidRPr="00950455">
              <w:rPr>
                <w:rStyle w:val="a6"/>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6"/>
                <w:i/>
              </w:rPr>
            </w:pPr>
            <w:r>
              <w:rPr>
                <w:rStyle w:val="a6"/>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6"/>
                <w:i/>
              </w:rPr>
            </w:pPr>
            <w:r w:rsidRPr="00950455">
              <w:rPr>
                <w:rStyle w:val="a6"/>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6"/>
                <w:i/>
              </w:rPr>
            </w:pPr>
            <w:r>
              <w:rPr>
                <w:rStyle w:val="a6"/>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6"/>
                <w:i/>
              </w:rPr>
            </w:pPr>
            <w:r w:rsidRPr="00950455">
              <w:rPr>
                <w:rStyle w:val="a6"/>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6"/>
                <w:i/>
              </w:rPr>
            </w:pPr>
            <w:r>
              <w:rPr>
                <w:rStyle w:val="a6"/>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6"/>
                <w:i/>
              </w:rPr>
            </w:pPr>
            <w:r>
              <w:rPr>
                <w:rStyle w:val="a6"/>
              </w:rPr>
              <w:t>D</w:t>
            </w:r>
            <w:r>
              <w:rPr>
                <w:rStyle w:val="a6"/>
                <w:rFonts w:hint="eastAsia"/>
              </w:rPr>
              <w:t>rop</w:t>
            </w:r>
            <w:r>
              <w:rPr>
                <w:rStyle w:val="a6"/>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6"/>
                <w:i/>
              </w:rPr>
            </w:pPr>
            <w:r>
              <w:rPr>
                <w:rStyle w:val="a6"/>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6"/>
                <w:i/>
              </w:rPr>
            </w:pPr>
            <w:r>
              <w:rPr>
                <w:rStyle w:val="a6"/>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6"/>
                <w:i/>
              </w:rPr>
            </w:pPr>
            <w:r w:rsidRPr="00950455">
              <w:rPr>
                <w:rStyle w:val="a6"/>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6"/>
                <w:i/>
              </w:rPr>
            </w:pPr>
            <w:r>
              <w:rPr>
                <w:rStyle w:val="a6"/>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6"/>
                <w:i/>
              </w:rPr>
            </w:pPr>
            <w:r w:rsidRPr="00950455">
              <w:rPr>
                <w:rStyle w:val="a6"/>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6"/>
                <w:i/>
              </w:rPr>
            </w:pPr>
            <w:r>
              <w:rPr>
                <w:rStyle w:val="a6"/>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6"/>
                <w:i/>
              </w:rPr>
            </w:pPr>
            <w:r w:rsidRPr="00950455">
              <w:rPr>
                <w:rStyle w:val="a6"/>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6"/>
                <w:i/>
              </w:rPr>
            </w:pPr>
            <w:r>
              <w:rPr>
                <w:rStyle w:val="a6"/>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6"/>
                <w:i/>
              </w:rPr>
            </w:pPr>
            <w:r>
              <w:rPr>
                <w:rStyle w:val="a6"/>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6"/>
                <w:i/>
              </w:rPr>
            </w:pPr>
            <w:r>
              <w:rPr>
                <w:rStyle w:val="a6"/>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6"/>
                <w:i/>
              </w:rPr>
            </w:pPr>
            <w:r w:rsidRPr="00950455">
              <w:rPr>
                <w:rStyle w:val="a6"/>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6"/>
                <w:i/>
              </w:rPr>
            </w:pPr>
            <w:r>
              <w:rPr>
                <w:rStyle w:val="a6"/>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6"/>
                <w:i/>
              </w:rPr>
            </w:pPr>
            <w:r>
              <w:rPr>
                <w:rStyle w:val="a6"/>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4690E4CA" w14:textId="77777777" w:rsidR="00DD6799" w:rsidRDefault="00DD6799" w:rsidP="00DD6799"/>
    <w:p w14:paraId="41388B50" w14:textId="77777777" w:rsidR="00412262" w:rsidRDefault="00412262" w:rsidP="00626322">
      <w:pPr>
        <w:pStyle w:val="2"/>
      </w:pPr>
      <w:bookmarkStart w:id="39" w:name="_Toc451011707"/>
      <w:r>
        <w:rPr>
          <w:rFonts w:hint="eastAsia"/>
        </w:rPr>
        <w:t>缓存操作模块（</w:t>
      </w:r>
      <w:r>
        <w:t>cache</w:t>
      </w:r>
      <w:r>
        <w:rPr>
          <w:rFonts w:hint="eastAsia"/>
        </w:rPr>
        <w:t>）</w:t>
      </w:r>
      <w:bookmarkEnd w:id="39"/>
    </w:p>
    <w:p w14:paraId="3145498A" w14:textId="77777777" w:rsidR="00412262" w:rsidRDefault="00412262" w:rsidP="00626322">
      <w:pPr>
        <w:pStyle w:val="3"/>
      </w:pPr>
      <w:bookmarkStart w:id="40" w:name="_Toc451011708"/>
      <w:r>
        <w:rPr>
          <w:rFonts w:hint="eastAsia"/>
        </w:rPr>
        <w:t>缓存操作</w:t>
      </w:r>
      <w:r w:rsidRPr="00311C98">
        <w:rPr>
          <w:rFonts w:hint="eastAsia"/>
        </w:rPr>
        <w:t>模块</w:t>
      </w:r>
      <w:r>
        <w:rPr>
          <w:rFonts w:hint="eastAsia"/>
        </w:rPr>
        <w:t>概述</w:t>
      </w:r>
      <w:bookmarkEnd w:id="40"/>
    </w:p>
    <w:p w14:paraId="55115980" w14:textId="4C3E41F1" w:rsid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14:paraId="3CA74A49" w14:textId="16C66B5C" w:rsidR="00412262" w:rsidRPr="00412262" w:rsidRDefault="00412262" w:rsidP="00E87E06">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E87E06">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E87E06">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工作圈中的需要对数据存取加速的服务都依赖于这个模块。</w:t>
      </w:r>
    </w:p>
    <w:p w14:paraId="320D0210" w14:textId="77777777" w:rsidR="00412262" w:rsidRPr="00D40EC0" w:rsidRDefault="00412262" w:rsidP="00412262">
      <w:pPr>
        <w:pStyle w:val="a4"/>
        <w:rPr>
          <w:i/>
        </w:rPr>
      </w:pPr>
    </w:p>
    <w:p w14:paraId="3814E1D3" w14:textId="77777777" w:rsidR="00412262" w:rsidRDefault="00412262" w:rsidP="00626322">
      <w:pPr>
        <w:pStyle w:val="3"/>
      </w:pPr>
      <w:bookmarkStart w:id="41" w:name="_Toc451011709"/>
      <w:r>
        <w:rPr>
          <w:rFonts w:hint="eastAsia"/>
        </w:rPr>
        <w:t>缓存操作</w:t>
      </w:r>
      <w:r w:rsidRPr="00311C98">
        <w:rPr>
          <w:rFonts w:hint="eastAsia"/>
        </w:rPr>
        <w:t>模块</w:t>
      </w:r>
      <w:r>
        <w:rPr>
          <w:rFonts w:hint="eastAsia"/>
        </w:rPr>
        <w:t>类图</w:t>
      </w:r>
      <w:bookmarkEnd w:id="41"/>
    </w:p>
    <w:p w14:paraId="14283678" w14:textId="77777777" w:rsidR="00412262" w:rsidRDefault="00412262" w:rsidP="00412262">
      <w:pPr>
        <w:jc w:val="center"/>
      </w:pPr>
      <w:r>
        <w:object w:dxaOrig="7476" w:dyaOrig="9528" w14:anchorId="45329986">
          <v:shape id="_x0000_i1028" type="#_x0000_t75" style="width:374.95pt;height:476.15pt" o:ole="">
            <v:imagedata r:id="rId23" o:title=""/>
          </v:shape>
          <o:OLEObject Type="Embed" ProgID="Visio.Drawing.15" ShapeID="_x0000_i1028" DrawAspect="Content" ObjectID="_1525364073" r:id="rId24"/>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3"/>
      </w:pPr>
      <w:bookmarkStart w:id="42" w:name="_Toc451011710"/>
      <w:r w:rsidRPr="003E4185">
        <w:t>NutcrackerCenter</w:t>
      </w:r>
      <w:r>
        <w:rPr>
          <w:rFonts w:hint="eastAsia"/>
        </w:rPr>
        <w:t>类概述</w:t>
      </w:r>
      <w:bookmarkEnd w:id="42"/>
    </w:p>
    <w:p w14:paraId="14B36871" w14:textId="2BDE5035"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3096A561"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1E535A99"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6"/>
                <w:i/>
              </w:rPr>
            </w:pPr>
            <w:r w:rsidRPr="00076C89">
              <w:rPr>
                <w:rStyle w:val="a6"/>
                <w:rFonts w:hint="eastAsia"/>
              </w:rPr>
              <w:t>1</w:t>
            </w:r>
          </w:p>
        </w:tc>
        <w:tc>
          <w:tcPr>
            <w:tcW w:w="3845" w:type="dxa"/>
          </w:tcPr>
          <w:p w14:paraId="62E8C1A1"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6"/>
                <w:i/>
              </w:rPr>
            </w:pPr>
            <w:r w:rsidRPr="00AA41C2">
              <w:rPr>
                <w:rStyle w:val="a6"/>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6"/>
                <w:i/>
              </w:rPr>
            </w:pPr>
            <w:r w:rsidRPr="00076C89">
              <w:rPr>
                <w:rStyle w:val="a6"/>
                <w:rFonts w:hint="eastAsia"/>
              </w:rPr>
              <w:t>2</w:t>
            </w:r>
          </w:p>
        </w:tc>
        <w:tc>
          <w:tcPr>
            <w:tcW w:w="3845" w:type="dxa"/>
          </w:tcPr>
          <w:p w14:paraId="4E0C035B"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6"/>
                <w:i/>
              </w:rPr>
            </w:pPr>
            <w:r w:rsidRPr="00076C89">
              <w:rPr>
                <w:rStyle w:val="a6"/>
                <w:rFonts w:hint="eastAsia"/>
              </w:rPr>
              <w:t>3</w:t>
            </w:r>
          </w:p>
        </w:tc>
        <w:tc>
          <w:tcPr>
            <w:tcW w:w="3845" w:type="dxa"/>
          </w:tcPr>
          <w:p w14:paraId="58B698D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6"/>
                <w:i/>
              </w:rPr>
            </w:pPr>
            <w:r>
              <w:rPr>
                <w:rStyle w:val="a6"/>
                <w:rFonts w:hint="eastAsia"/>
              </w:rPr>
              <w:t>4</w:t>
            </w:r>
          </w:p>
        </w:tc>
        <w:tc>
          <w:tcPr>
            <w:tcW w:w="3845" w:type="dxa"/>
          </w:tcPr>
          <w:p w14:paraId="0BD62274"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6"/>
                <w:i/>
              </w:rPr>
            </w:pPr>
            <w:r>
              <w:rPr>
                <w:rStyle w:val="a6"/>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6"/>
                <w:i/>
              </w:rPr>
            </w:pPr>
            <w:r>
              <w:rPr>
                <w:rStyle w:val="a6"/>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6"/>
                <w:i/>
              </w:rPr>
            </w:pPr>
            <w:r>
              <w:rPr>
                <w:rStyle w:val="a6"/>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6"/>
                <w:i/>
              </w:rPr>
            </w:pPr>
            <w:r>
              <w:rPr>
                <w:rStyle w:val="a6"/>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3"/>
      </w:pPr>
      <w:bookmarkStart w:id="43" w:name="_Toc451011711"/>
      <w:r w:rsidRPr="00D41079">
        <w:t>NutcrackerCenterAop</w:t>
      </w:r>
      <w:r>
        <w:rPr>
          <w:rFonts w:hint="eastAsia"/>
        </w:rPr>
        <w:t>类概述</w:t>
      </w:r>
      <w:bookmarkEnd w:id="43"/>
    </w:p>
    <w:p w14:paraId="7292591B"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5C5C2799" w14:textId="77777777" w:rsidR="00412262" w:rsidRDefault="00412262" w:rsidP="0041226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6FE54736"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49E9C97E"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6"/>
                <w:i/>
              </w:rPr>
            </w:pPr>
            <w:r w:rsidRPr="00076C89">
              <w:rPr>
                <w:rStyle w:val="a6"/>
                <w:rFonts w:hint="eastAsia"/>
              </w:rPr>
              <w:t>1</w:t>
            </w:r>
          </w:p>
        </w:tc>
        <w:tc>
          <w:tcPr>
            <w:tcW w:w="4329" w:type="dxa"/>
          </w:tcPr>
          <w:p w14:paraId="5F8D3F0E"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6"/>
                <w:i/>
              </w:rPr>
            </w:pPr>
            <w:r w:rsidRPr="00076C89">
              <w:rPr>
                <w:rStyle w:val="a6"/>
                <w:rFonts w:hint="eastAsia"/>
              </w:rPr>
              <w:t>2</w:t>
            </w:r>
          </w:p>
        </w:tc>
        <w:tc>
          <w:tcPr>
            <w:tcW w:w="4329" w:type="dxa"/>
          </w:tcPr>
          <w:p w14:paraId="028106C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6"/>
                <w:i/>
              </w:rPr>
            </w:pPr>
            <w:r w:rsidRPr="00076C89">
              <w:rPr>
                <w:rStyle w:val="a6"/>
                <w:rFonts w:hint="eastAsia"/>
              </w:rPr>
              <w:t>3</w:t>
            </w:r>
          </w:p>
        </w:tc>
        <w:tc>
          <w:tcPr>
            <w:tcW w:w="4329" w:type="dxa"/>
          </w:tcPr>
          <w:p w14:paraId="5C1105C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A5A83DD" w14:textId="77777777" w:rsidR="00412262" w:rsidRDefault="00412262" w:rsidP="00412262"/>
    <w:p w14:paraId="0D81A3F5" w14:textId="77777777" w:rsidR="00412262" w:rsidRDefault="00412262" w:rsidP="00626322">
      <w:pPr>
        <w:pStyle w:val="3"/>
      </w:pPr>
      <w:bookmarkStart w:id="44" w:name="_Toc451011712"/>
      <w:r w:rsidRPr="003B2308">
        <w:t>ModRedisCenterAop</w:t>
      </w:r>
      <w:r>
        <w:rPr>
          <w:rFonts w:hint="eastAsia"/>
        </w:rPr>
        <w:t>类概述</w:t>
      </w:r>
      <w:bookmarkEnd w:id="44"/>
    </w:p>
    <w:p w14:paraId="417BAC58"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ab/>
      </w:r>
      <w:r w:rsidRPr="00E85E62">
        <w:rPr>
          <w:rFonts w:ascii="宋体" w:hAnsi="宋体"/>
          <w:sz w:val="24"/>
        </w:rPr>
        <w:tab/>
      </w:r>
    </w:p>
    <w:p w14:paraId="5DC51F98"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6E59E867" w14:textId="77777777" w:rsidR="00412262" w:rsidRDefault="00412262" w:rsidP="0041226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45ECAD4F"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3C193A8"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6"/>
                <w:i/>
              </w:rPr>
            </w:pPr>
            <w:r w:rsidRPr="00076C89">
              <w:rPr>
                <w:rStyle w:val="a6"/>
                <w:rFonts w:hint="eastAsia"/>
              </w:rPr>
              <w:t>1</w:t>
            </w:r>
          </w:p>
        </w:tc>
        <w:tc>
          <w:tcPr>
            <w:tcW w:w="3845" w:type="dxa"/>
          </w:tcPr>
          <w:p w14:paraId="4E6506AB"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6"/>
                <w:i/>
              </w:rPr>
            </w:pPr>
            <w:r w:rsidRPr="00AA41C2">
              <w:rPr>
                <w:rStyle w:val="a6"/>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6"/>
                <w:i/>
              </w:rPr>
            </w:pPr>
            <w:r w:rsidRPr="00076C89">
              <w:rPr>
                <w:rStyle w:val="a6"/>
                <w:rFonts w:hint="eastAsia"/>
              </w:rPr>
              <w:t>2</w:t>
            </w:r>
          </w:p>
        </w:tc>
        <w:tc>
          <w:tcPr>
            <w:tcW w:w="3845" w:type="dxa"/>
          </w:tcPr>
          <w:p w14:paraId="76863C58"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6"/>
                <w:i/>
              </w:rPr>
            </w:pPr>
            <w:r w:rsidRPr="00076C89">
              <w:rPr>
                <w:rStyle w:val="a6"/>
                <w:rFonts w:hint="eastAsia"/>
              </w:rPr>
              <w:t>3</w:t>
            </w:r>
          </w:p>
        </w:tc>
        <w:tc>
          <w:tcPr>
            <w:tcW w:w="3845" w:type="dxa"/>
          </w:tcPr>
          <w:p w14:paraId="6268C7E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6"/>
                <w:i/>
              </w:rPr>
            </w:pPr>
            <w:r>
              <w:rPr>
                <w:rStyle w:val="a6"/>
                <w:rFonts w:hint="eastAsia"/>
              </w:rPr>
              <w:t>4</w:t>
            </w:r>
          </w:p>
        </w:tc>
        <w:tc>
          <w:tcPr>
            <w:tcW w:w="3845" w:type="dxa"/>
          </w:tcPr>
          <w:p w14:paraId="19864E3E"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6"/>
                <w:i/>
              </w:rPr>
            </w:pPr>
            <w:r>
              <w:rPr>
                <w:rStyle w:val="a6"/>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6"/>
                <w:i/>
              </w:rPr>
            </w:pPr>
            <w:r>
              <w:rPr>
                <w:rStyle w:val="a6"/>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6"/>
                <w:i/>
              </w:rPr>
            </w:pPr>
            <w:r>
              <w:rPr>
                <w:rStyle w:val="a6"/>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6"/>
                <w:i/>
              </w:rPr>
            </w:pPr>
            <w:r>
              <w:rPr>
                <w:rStyle w:val="a6"/>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3"/>
      </w:pPr>
      <w:bookmarkStart w:id="45" w:name="_Toc451011713"/>
      <w:r>
        <w:t>ModRedis</w:t>
      </w:r>
      <w:r w:rsidRPr="00D41079">
        <w:t>CenterAop</w:t>
      </w:r>
      <w:r>
        <w:rPr>
          <w:rFonts w:hint="eastAsia"/>
        </w:rPr>
        <w:t>类概述</w:t>
      </w:r>
      <w:bookmarkEnd w:id="45"/>
    </w:p>
    <w:p w14:paraId="016FC7C7"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694264A7" w14:textId="77777777" w:rsidR="00412262" w:rsidRDefault="00412262" w:rsidP="0041226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5CE347B7"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16431F2F"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6"/>
                <w:i/>
              </w:rPr>
            </w:pPr>
            <w:r w:rsidRPr="00076C89">
              <w:rPr>
                <w:rStyle w:val="a6"/>
                <w:rFonts w:hint="eastAsia"/>
              </w:rPr>
              <w:t>1</w:t>
            </w:r>
          </w:p>
        </w:tc>
        <w:tc>
          <w:tcPr>
            <w:tcW w:w="4329" w:type="dxa"/>
          </w:tcPr>
          <w:p w14:paraId="2BC097B7"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6"/>
                <w:i/>
              </w:rPr>
            </w:pPr>
            <w:r w:rsidRPr="00076C89">
              <w:rPr>
                <w:rStyle w:val="a6"/>
                <w:rFonts w:hint="eastAsia"/>
              </w:rPr>
              <w:t>2</w:t>
            </w:r>
          </w:p>
        </w:tc>
        <w:tc>
          <w:tcPr>
            <w:tcW w:w="4329" w:type="dxa"/>
          </w:tcPr>
          <w:p w14:paraId="691CDDE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6"/>
                <w:i/>
              </w:rPr>
            </w:pPr>
            <w:r w:rsidRPr="00076C89">
              <w:rPr>
                <w:rStyle w:val="a6"/>
                <w:rFonts w:hint="eastAsia"/>
              </w:rPr>
              <w:t>3</w:t>
            </w:r>
          </w:p>
        </w:tc>
        <w:tc>
          <w:tcPr>
            <w:tcW w:w="4329" w:type="dxa"/>
          </w:tcPr>
          <w:p w14:paraId="53824DE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3"/>
      </w:pPr>
      <w:bookmarkStart w:id="46" w:name="_Toc451011714"/>
      <w:r w:rsidRPr="006021FF">
        <w:t>LockCache</w:t>
      </w:r>
      <w:r w:rsidRPr="003E4185">
        <w:t>Center</w:t>
      </w:r>
      <w:r>
        <w:rPr>
          <w:rFonts w:hint="eastAsia"/>
        </w:rPr>
        <w:t>类概述</w:t>
      </w:r>
      <w:bookmarkEnd w:id="46"/>
    </w:p>
    <w:p w14:paraId="5DC8F28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ab/>
      </w:r>
      <w:r w:rsidRPr="00E85E62">
        <w:rPr>
          <w:rFonts w:ascii="宋体" w:hAnsi="宋体"/>
          <w:sz w:val="24"/>
        </w:rPr>
        <w:tab/>
      </w:r>
    </w:p>
    <w:p w14:paraId="43EC534D"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5C448CFC" w14:textId="77777777" w:rsidR="00412262" w:rsidRDefault="00412262" w:rsidP="0041226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0302E53C"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120D0D1"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6"/>
                <w:i/>
              </w:rPr>
            </w:pPr>
            <w:r w:rsidRPr="00076C89">
              <w:rPr>
                <w:rStyle w:val="a6"/>
                <w:rFonts w:hint="eastAsia"/>
              </w:rPr>
              <w:t>1</w:t>
            </w:r>
          </w:p>
        </w:tc>
        <w:tc>
          <w:tcPr>
            <w:tcW w:w="3845" w:type="dxa"/>
          </w:tcPr>
          <w:p w14:paraId="7747D005"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6"/>
                <w:i/>
              </w:rPr>
            </w:pPr>
            <w:r w:rsidRPr="00AA41C2">
              <w:rPr>
                <w:rStyle w:val="a6"/>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6"/>
                <w:i/>
              </w:rPr>
            </w:pPr>
            <w:r w:rsidRPr="00076C89">
              <w:rPr>
                <w:rStyle w:val="a6"/>
                <w:rFonts w:hint="eastAsia"/>
              </w:rPr>
              <w:t>2</w:t>
            </w:r>
          </w:p>
        </w:tc>
        <w:tc>
          <w:tcPr>
            <w:tcW w:w="3845" w:type="dxa"/>
          </w:tcPr>
          <w:p w14:paraId="77EB18AF"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6"/>
                <w:i/>
              </w:rPr>
            </w:pPr>
            <w:r w:rsidRPr="00076C89">
              <w:rPr>
                <w:rStyle w:val="a6"/>
                <w:rFonts w:hint="eastAsia"/>
              </w:rPr>
              <w:t>3</w:t>
            </w:r>
          </w:p>
        </w:tc>
        <w:tc>
          <w:tcPr>
            <w:tcW w:w="3845" w:type="dxa"/>
          </w:tcPr>
          <w:p w14:paraId="05F8ECC0"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6"/>
                <w:i/>
              </w:rPr>
            </w:pPr>
            <w:r>
              <w:rPr>
                <w:rStyle w:val="a6"/>
                <w:rFonts w:hint="eastAsia"/>
              </w:rPr>
              <w:t>4</w:t>
            </w:r>
          </w:p>
        </w:tc>
        <w:tc>
          <w:tcPr>
            <w:tcW w:w="3845" w:type="dxa"/>
          </w:tcPr>
          <w:p w14:paraId="66A84CD9"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6"/>
                <w:i/>
              </w:rPr>
            </w:pPr>
            <w:r>
              <w:rPr>
                <w:rStyle w:val="a6"/>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6"/>
                <w:i/>
              </w:rPr>
            </w:pPr>
            <w:r>
              <w:rPr>
                <w:rStyle w:val="a6"/>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6"/>
                <w:i/>
              </w:rPr>
            </w:pPr>
            <w:r>
              <w:rPr>
                <w:rStyle w:val="a6"/>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6"/>
                <w:i/>
              </w:rPr>
            </w:pPr>
            <w:r>
              <w:rPr>
                <w:rStyle w:val="a6"/>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3"/>
      </w:pPr>
      <w:bookmarkStart w:id="47" w:name="_Toc451011715"/>
      <w:r w:rsidRPr="006021FF">
        <w:t>LockCache</w:t>
      </w:r>
      <w:r>
        <w:rPr>
          <w:rFonts w:hint="eastAsia"/>
        </w:rPr>
        <w:t>类概述</w:t>
      </w:r>
      <w:bookmarkEnd w:id="47"/>
    </w:p>
    <w:p w14:paraId="3BE0F53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14:paraId="4D915C54" w14:textId="38D376F5" w:rsidR="004122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3875DFC" w14:textId="77777777" w:rsidR="00E85E62" w:rsidRPr="00E85E62" w:rsidRDefault="00E85E62" w:rsidP="00E85E62">
      <w:pPr>
        <w:pStyle w:val="af1"/>
        <w:spacing w:line="400" w:lineRule="exact"/>
        <w:ind w:firstLine="480"/>
        <w:jc w:val="left"/>
        <w:rPr>
          <w:rFonts w:ascii="宋体" w:hAnsi="宋体"/>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16169FF5"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7D033AAA"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6"/>
                <w:i/>
              </w:rPr>
            </w:pPr>
            <w:r w:rsidRPr="00076C89">
              <w:rPr>
                <w:rStyle w:val="a6"/>
                <w:rFonts w:hint="eastAsia"/>
              </w:rPr>
              <w:t>1</w:t>
            </w:r>
          </w:p>
        </w:tc>
        <w:tc>
          <w:tcPr>
            <w:tcW w:w="4329" w:type="dxa"/>
          </w:tcPr>
          <w:p w14:paraId="47A31A81" w14:textId="77777777" w:rsidR="00412262" w:rsidRPr="00076C89" w:rsidRDefault="00412262" w:rsidP="001F618B">
            <w:pPr>
              <w:rPr>
                <w:rStyle w:val="a6"/>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6"/>
                <w:i/>
              </w:rPr>
            </w:pPr>
            <w:r>
              <w:rPr>
                <w:rStyle w:val="a6"/>
                <w:rFonts w:hint="eastAsia"/>
              </w:rPr>
              <w:t>获取</w:t>
            </w:r>
            <w:r w:rsidRPr="006021FF">
              <w:rPr>
                <w:rStyle w:val="a6"/>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6"/>
                <w:i/>
              </w:rPr>
            </w:pPr>
            <w:r w:rsidRPr="00076C89">
              <w:rPr>
                <w:rStyle w:val="a6"/>
                <w:rFonts w:hint="eastAsia"/>
              </w:rPr>
              <w:t>2</w:t>
            </w:r>
          </w:p>
        </w:tc>
        <w:tc>
          <w:tcPr>
            <w:tcW w:w="4329" w:type="dxa"/>
          </w:tcPr>
          <w:p w14:paraId="3C3C6D59" w14:textId="77777777" w:rsidR="00412262" w:rsidRPr="00076C89" w:rsidRDefault="00412262" w:rsidP="001F618B">
            <w:pPr>
              <w:rPr>
                <w:rStyle w:val="a6"/>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6"/>
                <w:i/>
              </w:rPr>
            </w:pPr>
            <w:r w:rsidRPr="006021FF">
              <w:rPr>
                <w:rStyle w:val="a6"/>
                <w:rFonts w:hint="eastAsia"/>
              </w:rPr>
              <w:t>释放锁资源</w:t>
            </w:r>
          </w:p>
        </w:tc>
      </w:tr>
    </w:tbl>
    <w:p w14:paraId="7F501D30" w14:textId="75D28A0A" w:rsidR="00412262" w:rsidRDefault="00412262" w:rsidP="00412262"/>
    <w:p w14:paraId="06942419" w14:textId="77777777" w:rsidR="001F618B" w:rsidRDefault="001F618B" w:rsidP="00626322">
      <w:pPr>
        <w:pStyle w:val="2"/>
      </w:pPr>
      <w:bookmarkStart w:id="48" w:name="_Toc451011716"/>
      <w:r>
        <w:rPr>
          <w:rFonts w:hint="eastAsia"/>
        </w:rPr>
        <w:t>Id</w:t>
      </w:r>
      <w:r>
        <w:rPr>
          <w:rFonts w:hint="eastAsia"/>
        </w:rPr>
        <w:t>列表基础服务模块（</w:t>
      </w:r>
      <w:r>
        <w:rPr>
          <w:rFonts w:hint="eastAsia"/>
        </w:rPr>
        <w:t>IdList</w:t>
      </w:r>
      <w:r>
        <w:rPr>
          <w:rFonts w:hint="eastAsia"/>
        </w:rPr>
        <w:t>）</w:t>
      </w:r>
      <w:bookmarkEnd w:id="48"/>
    </w:p>
    <w:p w14:paraId="7C39898D" w14:textId="77777777" w:rsidR="001F618B" w:rsidRDefault="001F618B" w:rsidP="00626322">
      <w:pPr>
        <w:pStyle w:val="3"/>
      </w:pPr>
      <w:bookmarkStart w:id="49" w:name="_Toc451011717"/>
      <w:r w:rsidRPr="00311C98">
        <w:rPr>
          <w:rFonts w:hint="eastAsia"/>
        </w:rPr>
        <w:t>Id</w:t>
      </w:r>
      <w:r w:rsidRPr="00311C98">
        <w:rPr>
          <w:rFonts w:hint="eastAsia"/>
        </w:rPr>
        <w:t>列表基础服务模块</w:t>
      </w:r>
      <w:r>
        <w:rPr>
          <w:rFonts w:hint="eastAsia"/>
        </w:rPr>
        <w:t>概述</w:t>
      </w:r>
      <w:bookmarkEnd w:id="49"/>
    </w:p>
    <w:p w14:paraId="465EF3F2"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14:paraId="43C15FF5"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工作圈中的圈子模块，贴子模块，轻应用模块以及其它的一些基础模块都依赖于这个服务。</w:t>
      </w:r>
    </w:p>
    <w:p w14:paraId="2F73AC68" w14:textId="77777777" w:rsidR="001F618B" w:rsidRPr="00D40EC0" w:rsidRDefault="001F618B" w:rsidP="001F618B">
      <w:pPr>
        <w:pStyle w:val="a4"/>
        <w:rPr>
          <w:i/>
        </w:rPr>
      </w:pPr>
    </w:p>
    <w:p w14:paraId="03A9EE79" w14:textId="77777777" w:rsidR="001F618B" w:rsidRDefault="001F618B" w:rsidP="00626322">
      <w:pPr>
        <w:pStyle w:val="3"/>
      </w:pPr>
      <w:bookmarkStart w:id="50" w:name="_Toc451011718"/>
      <w:r>
        <w:rPr>
          <w:rFonts w:hint="eastAsia"/>
        </w:rPr>
        <w:t>IdList</w:t>
      </w:r>
      <w:r>
        <w:rPr>
          <w:rFonts w:hint="eastAsia"/>
        </w:rPr>
        <w:t>系统模块类图</w:t>
      </w:r>
      <w:bookmarkEnd w:id="50"/>
    </w:p>
    <w:p w14:paraId="292E3F85" w14:textId="77777777" w:rsidR="001F618B" w:rsidRDefault="001F618B" w:rsidP="001F618B">
      <w:pPr>
        <w:jc w:val="center"/>
      </w:pPr>
      <w:r>
        <w:object w:dxaOrig="7457" w:dyaOrig="9493" w14:anchorId="011E684E">
          <v:shape id="_x0000_i1029" type="#_x0000_t75" style="width:372.25pt;height:474.8pt" o:ole="">
            <v:imagedata r:id="rId25" o:title=""/>
          </v:shape>
          <o:OLEObject Type="Embed" ProgID="Visio.Drawing.11" ShapeID="_x0000_i1029" DrawAspect="Content" ObjectID="_1525364074" r:id="rId26"/>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1" w:name="_Toc451011719"/>
      <w:r>
        <w:rPr>
          <w:rFonts w:hint="eastAsia"/>
        </w:rPr>
        <w:t>IdListClient</w:t>
      </w:r>
      <w:r>
        <w:rPr>
          <w:rFonts w:hint="eastAsia"/>
        </w:rPr>
        <w:tab/>
      </w:r>
      <w:r>
        <w:rPr>
          <w:rFonts w:hint="eastAsia"/>
        </w:rPr>
        <w:t>类概述</w:t>
      </w:r>
      <w:bookmarkEnd w:id="51"/>
    </w:p>
    <w:p w14:paraId="4EF98964"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5618946C"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类功能定义</w:t>
      </w:r>
    </w:p>
    <w:p w14:paraId="0802DDF0" w14:textId="77777777" w:rsidR="001F618B" w:rsidRDefault="001F618B" w:rsidP="001F618B">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7D7EA930"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F2D92BD"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6"/>
                <w:i/>
              </w:rPr>
            </w:pPr>
            <w:r w:rsidRPr="00076C89">
              <w:rPr>
                <w:rStyle w:val="a6"/>
                <w:rFonts w:hint="eastAsia"/>
              </w:rPr>
              <w:t>1</w:t>
            </w:r>
          </w:p>
        </w:tc>
        <w:tc>
          <w:tcPr>
            <w:tcW w:w="2999" w:type="dxa"/>
          </w:tcPr>
          <w:p w14:paraId="0BB64C06"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6"/>
                <w:i/>
              </w:rPr>
            </w:pPr>
            <w:r w:rsidRPr="00076C89">
              <w:rPr>
                <w:rStyle w:val="a6"/>
                <w:rFonts w:hint="eastAsia"/>
              </w:rPr>
              <w:t>2</w:t>
            </w:r>
          </w:p>
        </w:tc>
        <w:tc>
          <w:tcPr>
            <w:tcW w:w="2999" w:type="dxa"/>
          </w:tcPr>
          <w:p w14:paraId="747607FE"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6"/>
                <w:i/>
              </w:rPr>
            </w:pPr>
            <w:r w:rsidRPr="00076C89">
              <w:rPr>
                <w:rStyle w:val="a6"/>
                <w:rFonts w:hint="eastAsia"/>
              </w:rPr>
              <w:t>3</w:t>
            </w:r>
          </w:p>
        </w:tc>
        <w:tc>
          <w:tcPr>
            <w:tcW w:w="2999" w:type="dxa"/>
          </w:tcPr>
          <w:p w14:paraId="511BB10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6"/>
                <w:i/>
              </w:rPr>
            </w:pPr>
            <w:r>
              <w:rPr>
                <w:rStyle w:val="a6"/>
                <w:rFonts w:hint="eastAsia"/>
              </w:rPr>
              <w:t>4</w:t>
            </w:r>
          </w:p>
        </w:tc>
        <w:tc>
          <w:tcPr>
            <w:tcW w:w="2999" w:type="dxa"/>
          </w:tcPr>
          <w:p w14:paraId="1F4AE5C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6"/>
                <w:i/>
              </w:rPr>
            </w:pPr>
            <w:r>
              <w:rPr>
                <w:rStyle w:val="a6"/>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6"/>
                <w:i/>
              </w:rPr>
            </w:pPr>
            <w:r>
              <w:rPr>
                <w:rStyle w:val="a6"/>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6"/>
                <w:i/>
              </w:rPr>
            </w:pPr>
            <w:r>
              <w:rPr>
                <w:rStyle w:val="a6"/>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6"/>
                <w:i/>
              </w:rPr>
            </w:pPr>
            <w:r>
              <w:rPr>
                <w:rStyle w:val="a6"/>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6"/>
                <w:i/>
              </w:rPr>
            </w:pPr>
            <w:r>
              <w:rPr>
                <w:rStyle w:val="a6"/>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6"/>
                <w:i/>
              </w:rPr>
            </w:pPr>
            <w:r>
              <w:rPr>
                <w:rStyle w:val="a6"/>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6"/>
                <w:i/>
              </w:rPr>
            </w:pPr>
            <w:r>
              <w:rPr>
                <w:rStyle w:val="a6"/>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6"/>
                <w:i/>
              </w:rPr>
            </w:pPr>
            <w:r>
              <w:rPr>
                <w:rStyle w:val="a6"/>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6"/>
                <w:i/>
              </w:rPr>
            </w:pPr>
            <w:r>
              <w:rPr>
                <w:rStyle w:val="a6"/>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6"/>
                <w:i/>
              </w:rPr>
            </w:pPr>
            <w:r>
              <w:rPr>
                <w:rStyle w:val="a6"/>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6"/>
                <w:i/>
              </w:rPr>
            </w:pPr>
            <w:r>
              <w:rPr>
                <w:rStyle w:val="a6"/>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6"/>
                <w:i/>
              </w:rPr>
            </w:pPr>
            <w:r>
              <w:rPr>
                <w:rStyle w:val="a6"/>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6"/>
                <w:i/>
              </w:rPr>
            </w:pPr>
            <w:r>
              <w:rPr>
                <w:rStyle w:val="a6"/>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2" w:name="_Toc451011720"/>
      <w:r w:rsidRPr="003B358C">
        <w:t>IdListServiceImpl</w:t>
      </w:r>
      <w:r>
        <w:rPr>
          <w:rFonts w:hint="eastAsia"/>
        </w:rPr>
        <w:tab/>
      </w:r>
      <w:r>
        <w:rPr>
          <w:rFonts w:hint="eastAsia"/>
        </w:rPr>
        <w:t>类概述</w:t>
      </w:r>
      <w:bookmarkEnd w:id="52"/>
    </w:p>
    <w:p w14:paraId="2E664F73"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2602CB8A"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类功能定义</w:t>
      </w:r>
    </w:p>
    <w:p w14:paraId="54474207" w14:textId="77777777" w:rsidR="001F618B" w:rsidRDefault="001F618B" w:rsidP="001F618B">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03D0CE99"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C927914"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6"/>
                <w:i/>
              </w:rPr>
            </w:pPr>
            <w:r w:rsidRPr="00076C89">
              <w:rPr>
                <w:rStyle w:val="a6"/>
                <w:rFonts w:hint="eastAsia"/>
              </w:rPr>
              <w:t>1</w:t>
            </w:r>
          </w:p>
        </w:tc>
        <w:tc>
          <w:tcPr>
            <w:tcW w:w="2999" w:type="dxa"/>
          </w:tcPr>
          <w:p w14:paraId="60799C3D"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6"/>
                <w:i/>
              </w:rPr>
            </w:pPr>
            <w:r w:rsidRPr="00076C89">
              <w:rPr>
                <w:rStyle w:val="a6"/>
                <w:rFonts w:hint="eastAsia"/>
              </w:rPr>
              <w:t>2</w:t>
            </w:r>
          </w:p>
        </w:tc>
        <w:tc>
          <w:tcPr>
            <w:tcW w:w="2999" w:type="dxa"/>
          </w:tcPr>
          <w:p w14:paraId="663F1277"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6"/>
                <w:i/>
              </w:rPr>
            </w:pPr>
            <w:r w:rsidRPr="00076C89">
              <w:rPr>
                <w:rStyle w:val="a6"/>
                <w:rFonts w:hint="eastAsia"/>
              </w:rPr>
              <w:t>3</w:t>
            </w:r>
          </w:p>
        </w:tc>
        <w:tc>
          <w:tcPr>
            <w:tcW w:w="2999" w:type="dxa"/>
          </w:tcPr>
          <w:p w14:paraId="69B3558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6"/>
                <w:i/>
              </w:rPr>
            </w:pPr>
            <w:r>
              <w:rPr>
                <w:rStyle w:val="a6"/>
                <w:rFonts w:hint="eastAsia"/>
              </w:rPr>
              <w:t>4</w:t>
            </w:r>
          </w:p>
        </w:tc>
        <w:tc>
          <w:tcPr>
            <w:tcW w:w="2999" w:type="dxa"/>
          </w:tcPr>
          <w:p w14:paraId="3ECE04F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6"/>
                <w:i/>
              </w:rPr>
            </w:pPr>
            <w:r>
              <w:rPr>
                <w:rStyle w:val="a6"/>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6"/>
                <w:i/>
              </w:rPr>
            </w:pPr>
            <w:r>
              <w:rPr>
                <w:rStyle w:val="a6"/>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6"/>
                <w:i/>
              </w:rPr>
            </w:pPr>
            <w:r>
              <w:rPr>
                <w:rStyle w:val="a6"/>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6"/>
                <w:i/>
              </w:rPr>
            </w:pPr>
            <w:r>
              <w:rPr>
                <w:rStyle w:val="a6"/>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6"/>
                <w:i/>
              </w:rPr>
            </w:pPr>
            <w:r>
              <w:rPr>
                <w:rStyle w:val="a6"/>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6"/>
                <w:i/>
              </w:rPr>
            </w:pPr>
            <w:r>
              <w:rPr>
                <w:rStyle w:val="a6"/>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6"/>
                <w:i/>
              </w:rPr>
            </w:pPr>
            <w:r>
              <w:rPr>
                <w:rStyle w:val="a6"/>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6"/>
                <w:i/>
              </w:rPr>
            </w:pPr>
            <w:r>
              <w:rPr>
                <w:rStyle w:val="a6"/>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6"/>
                <w:i/>
              </w:rPr>
            </w:pPr>
            <w:r>
              <w:rPr>
                <w:rStyle w:val="a6"/>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6"/>
                <w:i/>
              </w:rPr>
            </w:pPr>
            <w:r>
              <w:rPr>
                <w:rStyle w:val="a6"/>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6"/>
                <w:i/>
              </w:rPr>
            </w:pPr>
            <w:r>
              <w:rPr>
                <w:rStyle w:val="a6"/>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6"/>
                <w:i/>
              </w:rPr>
            </w:pPr>
            <w:r>
              <w:rPr>
                <w:rStyle w:val="a6"/>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6"/>
                <w:i/>
              </w:rPr>
            </w:pPr>
            <w:r>
              <w:rPr>
                <w:rStyle w:val="a6"/>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6"/>
                <w:i/>
              </w:rPr>
            </w:pPr>
            <w:r>
              <w:rPr>
                <w:rStyle w:val="a6"/>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6"/>
                <w:i/>
              </w:rPr>
            </w:pPr>
            <w:r w:rsidRPr="00A467EB">
              <w:rPr>
                <w:rStyle w:val="a6"/>
                <w:rFonts w:hint="eastAsia"/>
              </w:rPr>
              <w:t>重新构造</w:t>
            </w:r>
            <w:r w:rsidRPr="00A467EB">
              <w:rPr>
                <w:rStyle w:val="a6"/>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6"/>
                <w:i/>
              </w:rPr>
            </w:pPr>
            <w:r>
              <w:rPr>
                <w:rStyle w:val="a6"/>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6"/>
                <w:i/>
              </w:rPr>
            </w:pPr>
            <w:r w:rsidRPr="00A467EB">
              <w:rPr>
                <w:rStyle w:val="a6"/>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626322">
      <w:pPr>
        <w:pStyle w:val="3"/>
      </w:pPr>
      <w:bookmarkStart w:id="53" w:name="_Toc451011721"/>
      <w:r w:rsidRPr="00B41B81">
        <w:t>CommonCache</w:t>
      </w:r>
      <w:r>
        <w:rPr>
          <w:rFonts w:hint="eastAsia"/>
        </w:rPr>
        <w:t>类概述</w:t>
      </w:r>
      <w:bookmarkEnd w:id="53"/>
    </w:p>
    <w:p w14:paraId="0E6D616D"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153F5D2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类功能定义</w:t>
      </w:r>
    </w:p>
    <w:p w14:paraId="3AE57C3E" w14:textId="77777777" w:rsidR="001F618B" w:rsidRPr="00557EE7" w:rsidRDefault="001F618B" w:rsidP="001F618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6"/>
                <w:b/>
                <w:i/>
              </w:rPr>
            </w:pPr>
            <w:r w:rsidRPr="00076C89">
              <w:rPr>
                <w:rStyle w:val="a6"/>
                <w:rFonts w:hint="eastAsia"/>
              </w:rPr>
              <w:t>序号</w:t>
            </w:r>
          </w:p>
        </w:tc>
        <w:tc>
          <w:tcPr>
            <w:tcW w:w="3845" w:type="dxa"/>
            <w:shd w:val="clear" w:color="auto" w:fill="CCCCCC"/>
          </w:tcPr>
          <w:p w14:paraId="6BDA6EAD" w14:textId="77777777" w:rsidR="001F618B" w:rsidRPr="00076C89" w:rsidRDefault="001F618B" w:rsidP="001F618B">
            <w:pPr>
              <w:jc w:val="center"/>
              <w:rPr>
                <w:rStyle w:val="a6"/>
                <w:b/>
                <w:i/>
              </w:rPr>
            </w:pPr>
            <w:r w:rsidRPr="00076C89">
              <w:rPr>
                <w:rStyle w:val="a6"/>
                <w:rFonts w:hint="eastAsia"/>
              </w:rPr>
              <w:t>功能点</w:t>
            </w:r>
          </w:p>
        </w:tc>
        <w:tc>
          <w:tcPr>
            <w:tcW w:w="4280" w:type="dxa"/>
            <w:shd w:val="clear" w:color="auto" w:fill="CCCCCC"/>
          </w:tcPr>
          <w:p w14:paraId="35D4CDEC"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6"/>
                <w:i/>
              </w:rPr>
            </w:pPr>
            <w:r w:rsidRPr="00076C89">
              <w:rPr>
                <w:rStyle w:val="a6"/>
                <w:rFonts w:hint="eastAsia"/>
              </w:rPr>
              <w:t>1</w:t>
            </w:r>
          </w:p>
        </w:tc>
        <w:tc>
          <w:tcPr>
            <w:tcW w:w="3845" w:type="dxa"/>
          </w:tcPr>
          <w:p w14:paraId="40A4E391" w14:textId="77777777" w:rsidR="001F618B" w:rsidRPr="00076C89" w:rsidRDefault="001F618B" w:rsidP="001F618B">
            <w:pPr>
              <w:rPr>
                <w:rStyle w:val="a6"/>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6"/>
                <w:i/>
              </w:rPr>
            </w:pPr>
            <w:r w:rsidRPr="00076C89">
              <w:rPr>
                <w:rStyle w:val="a6"/>
                <w:rFonts w:hint="eastAsia"/>
              </w:rPr>
              <w:t>2</w:t>
            </w:r>
          </w:p>
        </w:tc>
        <w:tc>
          <w:tcPr>
            <w:tcW w:w="3845" w:type="dxa"/>
          </w:tcPr>
          <w:p w14:paraId="61146496" w14:textId="77777777" w:rsidR="001F618B" w:rsidRPr="00076C89" w:rsidRDefault="001F618B" w:rsidP="001F618B">
            <w:pPr>
              <w:rPr>
                <w:rStyle w:val="a6"/>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6"/>
                <w:i/>
              </w:rPr>
            </w:pPr>
            <w:r w:rsidRPr="00076C89">
              <w:rPr>
                <w:rStyle w:val="a6"/>
                <w:rFonts w:hint="eastAsia"/>
              </w:rPr>
              <w:t>3</w:t>
            </w:r>
          </w:p>
        </w:tc>
        <w:tc>
          <w:tcPr>
            <w:tcW w:w="3845" w:type="dxa"/>
          </w:tcPr>
          <w:p w14:paraId="7FC4950E" w14:textId="77777777" w:rsidR="001F618B" w:rsidRPr="00076C89" w:rsidRDefault="001F618B" w:rsidP="001F618B">
            <w:pPr>
              <w:rPr>
                <w:rStyle w:val="a6"/>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6"/>
                <w:i/>
              </w:rPr>
            </w:pPr>
            <w:r>
              <w:rPr>
                <w:rStyle w:val="a6"/>
                <w:rFonts w:hint="eastAsia"/>
              </w:rPr>
              <w:t>4</w:t>
            </w:r>
          </w:p>
        </w:tc>
        <w:tc>
          <w:tcPr>
            <w:tcW w:w="3845" w:type="dxa"/>
          </w:tcPr>
          <w:p w14:paraId="3E12B315" w14:textId="77777777" w:rsidR="001F618B" w:rsidRPr="00076C89" w:rsidRDefault="001F618B" w:rsidP="001F618B">
            <w:pPr>
              <w:rPr>
                <w:rStyle w:val="a6"/>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6"/>
                <w:i/>
              </w:rPr>
            </w:pPr>
            <w:r>
              <w:rPr>
                <w:rStyle w:val="a6"/>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6"/>
                <w:i/>
              </w:rPr>
            </w:pPr>
            <w:r w:rsidRPr="0068190C">
              <w:rPr>
                <w:rStyle w:val="a6"/>
              </w:rPr>
              <w:t>rm key</w:t>
            </w:r>
          </w:p>
        </w:tc>
      </w:tr>
    </w:tbl>
    <w:p w14:paraId="4789AC9F" w14:textId="77777777" w:rsidR="001F618B" w:rsidRDefault="001F618B" w:rsidP="001F618B">
      <w:pPr>
        <w:pStyle w:val="a0"/>
      </w:pPr>
    </w:p>
    <w:p w14:paraId="07B035F8" w14:textId="77777777" w:rsidR="001F618B" w:rsidRDefault="001F618B" w:rsidP="00626322">
      <w:pPr>
        <w:pStyle w:val="3"/>
      </w:pPr>
      <w:bookmarkStart w:id="54" w:name="_Toc451011722"/>
      <w:r w:rsidRPr="00B41B81">
        <w:t>IdListCache</w:t>
      </w:r>
      <w:r>
        <w:rPr>
          <w:rFonts w:hint="eastAsia"/>
        </w:rPr>
        <w:t>类概述</w:t>
      </w:r>
      <w:bookmarkEnd w:id="54"/>
    </w:p>
    <w:p w14:paraId="0E13154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0D2428C0"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类功能定义</w:t>
      </w:r>
    </w:p>
    <w:p w14:paraId="3F3C0D11" w14:textId="77777777" w:rsidR="001F618B" w:rsidRPr="00557EE7" w:rsidRDefault="001F618B" w:rsidP="001F618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6494B023"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373611D9"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6"/>
                <w:i/>
              </w:rPr>
            </w:pPr>
            <w:r w:rsidRPr="00076C89">
              <w:rPr>
                <w:rStyle w:val="a6"/>
                <w:rFonts w:hint="eastAsia"/>
              </w:rPr>
              <w:t>1</w:t>
            </w:r>
          </w:p>
        </w:tc>
        <w:tc>
          <w:tcPr>
            <w:tcW w:w="3966" w:type="dxa"/>
          </w:tcPr>
          <w:p w14:paraId="6EEB2F84" w14:textId="77777777" w:rsidR="001F618B" w:rsidRPr="00076C89" w:rsidRDefault="001F618B" w:rsidP="001F618B">
            <w:pPr>
              <w:rPr>
                <w:rStyle w:val="a6"/>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6"/>
                <w:i/>
              </w:rPr>
            </w:pPr>
            <w:r>
              <w:rPr>
                <w:rStyle w:val="a6"/>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6"/>
                <w:i/>
              </w:rPr>
            </w:pPr>
            <w:r>
              <w:rPr>
                <w:rStyle w:val="a6"/>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6"/>
                <w:i/>
              </w:rPr>
            </w:pPr>
            <w:r>
              <w:rPr>
                <w:rStyle w:val="a6"/>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6"/>
                <w:i/>
              </w:rPr>
            </w:pPr>
            <w:r w:rsidRPr="00B41B81">
              <w:rPr>
                <w:rStyle w:val="a6"/>
                <w:rFonts w:hint="eastAsia"/>
              </w:rPr>
              <w:t>删除</w:t>
            </w:r>
            <w:r w:rsidRPr="00B41B81">
              <w:rPr>
                <w:rStyle w:val="a6"/>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6"/>
                <w:i/>
              </w:rPr>
            </w:pPr>
            <w:r>
              <w:rPr>
                <w:rStyle w:val="a6"/>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6"/>
                <w:i/>
              </w:rPr>
            </w:pPr>
            <w:r>
              <w:rPr>
                <w:rStyle w:val="a6"/>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6"/>
                <w:i/>
              </w:rPr>
            </w:pPr>
            <w:r>
              <w:rPr>
                <w:rStyle w:val="a6"/>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6"/>
                <w:i/>
              </w:rPr>
            </w:pPr>
            <w:r>
              <w:rPr>
                <w:rStyle w:val="a6"/>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6"/>
                <w:i/>
              </w:rPr>
            </w:pPr>
            <w:r>
              <w:rPr>
                <w:rStyle w:val="a6"/>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a6"/>
                <w:i/>
              </w:rPr>
            </w:pPr>
            <w:r>
              <w:rPr>
                <w:rStyle w:val="a6"/>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6"/>
                <w:i/>
              </w:rPr>
            </w:pPr>
            <w:r>
              <w:rPr>
                <w:rStyle w:val="a6"/>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6"/>
                <w:i/>
              </w:rPr>
            </w:pPr>
            <w:r>
              <w:rPr>
                <w:rStyle w:val="a6"/>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6"/>
                <w:i/>
              </w:rPr>
            </w:pPr>
            <w:r>
              <w:rPr>
                <w:rStyle w:val="a6"/>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6"/>
                <w:i/>
              </w:rPr>
            </w:pPr>
            <w:r>
              <w:rPr>
                <w:rStyle w:val="a6"/>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6"/>
                <w:i/>
              </w:rPr>
            </w:pPr>
            <w:r>
              <w:rPr>
                <w:rStyle w:val="a6"/>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6"/>
                <w:i/>
              </w:rPr>
            </w:pPr>
            <w:r w:rsidRPr="00DB7C74">
              <w:rPr>
                <w:rStyle w:val="a6"/>
                <w:rFonts w:hint="eastAsia"/>
              </w:rPr>
              <w:t>set key</w:t>
            </w:r>
            <w:r w:rsidRPr="00DB7C74">
              <w:rPr>
                <w:rStyle w:val="a6"/>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6"/>
                <w:i/>
              </w:rPr>
            </w:pPr>
            <w:r>
              <w:rPr>
                <w:rStyle w:val="a6"/>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6"/>
                <w:i/>
              </w:rPr>
            </w:pPr>
            <w:r>
              <w:rPr>
                <w:rStyle w:val="a6"/>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6"/>
                <w:i/>
              </w:rPr>
            </w:pPr>
            <w:r>
              <w:rPr>
                <w:rStyle w:val="a6"/>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24172415" w14:textId="77777777" w:rsidR="001F618B" w:rsidRDefault="001F618B" w:rsidP="001F618B">
      <w:pPr>
        <w:pStyle w:val="a0"/>
      </w:pPr>
    </w:p>
    <w:p w14:paraId="26D0123B" w14:textId="77777777" w:rsidR="001F618B" w:rsidRDefault="001F618B" w:rsidP="00626322">
      <w:pPr>
        <w:pStyle w:val="3"/>
      </w:pPr>
      <w:bookmarkStart w:id="55" w:name="_Toc451011723"/>
      <w:r w:rsidRPr="00714C06">
        <w:t>IdListDao</w:t>
      </w:r>
      <w:r>
        <w:rPr>
          <w:rFonts w:hint="eastAsia"/>
        </w:rPr>
        <w:t>类概述</w:t>
      </w:r>
      <w:bookmarkEnd w:id="55"/>
    </w:p>
    <w:p w14:paraId="17582F66"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2D1F229A"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类功能定义</w:t>
      </w:r>
    </w:p>
    <w:p w14:paraId="1E7F352B" w14:textId="77777777" w:rsidR="001F618B" w:rsidRPr="00557EE7" w:rsidRDefault="001F618B" w:rsidP="001F618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306084DD"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01D5D025"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6"/>
                <w:i/>
              </w:rPr>
            </w:pPr>
            <w:r w:rsidRPr="00076C89">
              <w:rPr>
                <w:rStyle w:val="a6"/>
                <w:rFonts w:hint="eastAsia"/>
              </w:rPr>
              <w:t>1</w:t>
            </w:r>
          </w:p>
        </w:tc>
        <w:tc>
          <w:tcPr>
            <w:tcW w:w="3966" w:type="dxa"/>
          </w:tcPr>
          <w:p w14:paraId="0E5CEB7E" w14:textId="77777777" w:rsidR="001F618B" w:rsidRPr="00076C89" w:rsidRDefault="001F618B" w:rsidP="001F618B">
            <w:pPr>
              <w:rPr>
                <w:rStyle w:val="a6"/>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6"/>
                <w:i/>
              </w:rPr>
            </w:pPr>
            <w:r w:rsidRPr="00714C06">
              <w:rPr>
                <w:rStyle w:val="a6"/>
                <w:rFonts w:hint="eastAsia"/>
              </w:rPr>
              <w:t>添加</w:t>
            </w:r>
            <w:r>
              <w:rPr>
                <w:rStyle w:val="a6"/>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6"/>
                <w:i/>
              </w:rPr>
            </w:pPr>
            <w:r w:rsidRPr="00076C89">
              <w:rPr>
                <w:rStyle w:val="a6"/>
                <w:rFonts w:hint="eastAsia"/>
              </w:rPr>
              <w:t>2</w:t>
            </w:r>
          </w:p>
        </w:tc>
        <w:tc>
          <w:tcPr>
            <w:tcW w:w="3966" w:type="dxa"/>
          </w:tcPr>
          <w:p w14:paraId="7AD58B12" w14:textId="77777777" w:rsidR="001F618B" w:rsidRPr="00076C89" w:rsidRDefault="001F618B" w:rsidP="001F618B">
            <w:pPr>
              <w:rPr>
                <w:rStyle w:val="a6"/>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6"/>
                <w:i/>
              </w:rPr>
            </w:pPr>
            <w:r w:rsidRPr="00714C06">
              <w:rPr>
                <w:rStyle w:val="a6"/>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6"/>
                <w:i/>
              </w:rPr>
            </w:pPr>
            <w:r w:rsidRPr="00076C89">
              <w:rPr>
                <w:rStyle w:val="a6"/>
                <w:rFonts w:hint="eastAsia"/>
              </w:rPr>
              <w:t>3</w:t>
            </w:r>
          </w:p>
        </w:tc>
        <w:tc>
          <w:tcPr>
            <w:tcW w:w="3966" w:type="dxa"/>
          </w:tcPr>
          <w:p w14:paraId="178F5A93" w14:textId="77777777" w:rsidR="001F618B" w:rsidRPr="00076C89" w:rsidRDefault="001F618B" w:rsidP="001F618B">
            <w:pPr>
              <w:rPr>
                <w:rStyle w:val="a6"/>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6"/>
                <w:i/>
              </w:rPr>
            </w:pPr>
            <w:r>
              <w:rPr>
                <w:rStyle w:val="a6"/>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6"/>
                <w:i/>
              </w:rPr>
            </w:pPr>
            <w:r>
              <w:rPr>
                <w:rStyle w:val="a6"/>
                <w:rFonts w:hint="eastAsia"/>
              </w:rPr>
              <w:t>4</w:t>
            </w:r>
          </w:p>
        </w:tc>
        <w:tc>
          <w:tcPr>
            <w:tcW w:w="3966" w:type="dxa"/>
          </w:tcPr>
          <w:p w14:paraId="41EA1453" w14:textId="77777777" w:rsidR="001F618B" w:rsidRPr="00076C89" w:rsidRDefault="001F618B" w:rsidP="001F618B">
            <w:pPr>
              <w:rPr>
                <w:rStyle w:val="a6"/>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6"/>
                <w:i/>
              </w:rPr>
            </w:pPr>
            <w:r w:rsidRPr="00714C06">
              <w:rPr>
                <w:rStyle w:val="a6"/>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6"/>
                <w:i/>
              </w:rPr>
            </w:pPr>
            <w:r>
              <w:rPr>
                <w:rStyle w:val="a6"/>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6"/>
                <w:i/>
              </w:rPr>
            </w:pPr>
            <w:r w:rsidRPr="00714C06">
              <w:rPr>
                <w:rStyle w:val="a6"/>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6"/>
                <w:i/>
              </w:rPr>
            </w:pPr>
            <w:r>
              <w:rPr>
                <w:rStyle w:val="a6"/>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6"/>
                <w:i/>
              </w:rPr>
            </w:pPr>
            <w:r>
              <w:rPr>
                <w:rStyle w:val="a6"/>
                <w:rFonts w:hint="eastAsia"/>
              </w:rPr>
              <w:t>获取所有被删除的评论</w:t>
            </w:r>
          </w:p>
        </w:tc>
      </w:tr>
    </w:tbl>
    <w:p w14:paraId="7FC99433" w14:textId="77777777" w:rsidR="001F618B" w:rsidRPr="00AA088E" w:rsidRDefault="001F618B" w:rsidP="001F618B">
      <w:pPr>
        <w:pStyle w:val="a0"/>
      </w:pPr>
    </w:p>
    <w:p w14:paraId="29069699" w14:textId="77777777" w:rsidR="001F618B" w:rsidRPr="003B358C" w:rsidRDefault="001F618B" w:rsidP="00412262"/>
    <w:p w14:paraId="37E0A9D9" w14:textId="77777777" w:rsidR="003A0D42" w:rsidRDefault="003A0D42" w:rsidP="003A0D42"/>
    <w:bookmarkEnd w:id="29"/>
    <w:p w14:paraId="40E0B0B7" w14:textId="7A2F887B" w:rsidR="003A0D42" w:rsidRDefault="003A0D42" w:rsidP="003A0D42"/>
    <w:p w14:paraId="695D9223" w14:textId="77777777" w:rsidR="00C62268" w:rsidRDefault="00C62268" w:rsidP="00626322">
      <w:pPr>
        <w:pStyle w:val="2"/>
      </w:pPr>
      <w:bookmarkStart w:id="56" w:name="_Toc418875567"/>
      <w:bookmarkStart w:id="57" w:name="_Toc451011724"/>
      <w:r>
        <w:rPr>
          <w:rFonts w:hint="eastAsia"/>
        </w:rPr>
        <w:t>账户系统（</w:t>
      </w:r>
      <w:r>
        <w:rPr>
          <w:rFonts w:hint="eastAsia"/>
        </w:rPr>
        <w:t>Acount</w:t>
      </w:r>
      <w:r>
        <w:rPr>
          <w:rFonts w:hint="eastAsia"/>
        </w:rPr>
        <w:t>）模块</w:t>
      </w:r>
      <w:bookmarkEnd w:id="56"/>
      <w:bookmarkEnd w:id="57"/>
    </w:p>
    <w:p w14:paraId="45BC3403" w14:textId="77777777" w:rsidR="00C62268" w:rsidRDefault="00C62268" w:rsidP="00626322">
      <w:pPr>
        <w:pStyle w:val="3"/>
      </w:pPr>
      <w:bookmarkStart w:id="58" w:name="_Toc418875568"/>
      <w:bookmarkStart w:id="59" w:name="_Toc451011725"/>
      <w:r>
        <w:rPr>
          <w:rFonts w:hint="eastAsia"/>
        </w:rPr>
        <w:t>账户系统模块概述</w:t>
      </w:r>
      <w:bookmarkEnd w:id="58"/>
      <w:bookmarkEnd w:id="59"/>
    </w:p>
    <w:p w14:paraId="60243520" w14:textId="417BD03C" w:rsidR="00C62268" w:rsidRPr="00C62268" w:rsidRDefault="00487283" w:rsidP="00C62268">
      <w:pPr>
        <w:pStyle w:val="af1"/>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14:paraId="5157D79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移动端注册转化率： </w:t>
      </w:r>
    </w:p>
    <w:p w14:paraId="057F1FAC"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1、埋点统计数： </w:t>
      </w:r>
    </w:p>
    <w:p w14:paraId="78EEAC1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Web 端邀请进圈子和邀请加入企业的注册转化率： </w:t>
      </w:r>
    </w:p>
    <w:p w14:paraId="59EA5E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1、埋点统计数： </w:t>
      </w:r>
    </w:p>
    <w:p w14:paraId="0F47A61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、点击使用已有帐号加入链接的用户数</w:t>
      </w:r>
      <w:r w:rsidRPr="00C62268">
        <w:rPr>
          <w:rFonts w:ascii="宋体" w:hAnsi="宋体"/>
          <w:sz w:val="24"/>
        </w:rPr>
        <w:t xml:space="preserve"> </w:t>
      </w:r>
    </w:p>
    <w:p w14:paraId="22CFA6E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、通过已有帐号加入成功的用户数</w:t>
      </w:r>
      <w:r w:rsidRPr="00C62268">
        <w:rPr>
          <w:rFonts w:ascii="宋体" w:hAnsi="宋体"/>
          <w:sz w:val="24"/>
        </w:rPr>
        <w:t xml:space="preserve"> </w:t>
      </w:r>
    </w:p>
    <w:p w14:paraId="13428A0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、通过已有帐号加入提示“已是本圈成员无需重复加入”的用户数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-&gt;C-&gt;E </w:t>
      </w:r>
    </w:p>
    <w:p w14:paraId="4A2A094F" w14:textId="16168C67" w:rsidR="00C62268" w:rsidRPr="00C62268" w:rsidRDefault="00C62268" w:rsidP="00C62268">
      <w:pPr>
        <w:pStyle w:val="af1"/>
        <w:spacing w:line="400" w:lineRule="exact"/>
        <w:ind w:firstLine="480"/>
        <w:jc w:val="left"/>
        <w:rPr>
          <w:rFonts w:ascii="宋体" w:hAnsi="宋体"/>
          <w:sz w:val="24"/>
        </w:rPr>
      </w:pPr>
    </w:p>
    <w:p w14:paraId="49B4032D" w14:textId="07BFB454" w:rsidR="00C62268" w:rsidRPr="00C62268" w:rsidRDefault="004443DF"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f1"/>
        <w:spacing w:line="400" w:lineRule="exact"/>
        <w:ind w:firstLine="480"/>
        <w:jc w:val="left"/>
        <w:rPr>
          <w:rFonts w:ascii="宋体" w:hAnsi="宋体"/>
          <w:sz w:val="24"/>
        </w:rPr>
      </w:pPr>
    </w:p>
    <w:p w14:paraId="5A6C805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F83DC3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1、相对228版简化注册流程；</w:t>
      </w:r>
    </w:p>
    <w:p w14:paraId="50A36785" w14:textId="62BEA9F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2、取消注册环节的主动申请加入企业；</w:t>
      </w:r>
    </w:p>
    <w:p w14:paraId="27C72EBD" w14:textId="4004D2B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3、注册时填写的企业名仅仅用于个人名片中的工作单位，与用户真正的隶属企业无关；</w:t>
      </w:r>
    </w:p>
    <w:p w14:paraId="1F58BED6" w14:textId="731A825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1"/>
        <w:spacing w:line="400" w:lineRule="exact"/>
        <w:ind w:firstLine="480"/>
        <w:jc w:val="left"/>
        <w:rPr>
          <w:rFonts w:ascii="宋体" w:hAnsi="宋体"/>
          <w:sz w:val="24"/>
        </w:rPr>
      </w:pPr>
    </w:p>
    <w:p w14:paraId="37F6458F" w14:textId="26380A2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2、验证码标准4位数字；</w:t>
      </w:r>
    </w:p>
    <w:p w14:paraId="7741248C" w14:textId="4FCA0F1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f1"/>
        <w:spacing w:line="400" w:lineRule="exact"/>
        <w:ind w:firstLine="480"/>
        <w:jc w:val="left"/>
        <w:rPr>
          <w:rFonts w:ascii="宋体" w:hAnsi="宋体"/>
          <w:sz w:val="24"/>
        </w:rPr>
      </w:pPr>
    </w:p>
    <w:p w14:paraId="16B48F9D" w14:textId="0162F8BD"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f1"/>
        <w:spacing w:line="400" w:lineRule="exact"/>
        <w:ind w:firstLine="480"/>
        <w:jc w:val="left"/>
        <w:rPr>
          <w:rFonts w:ascii="宋体" w:hAnsi="宋体"/>
          <w:sz w:val="24"/>
        </w:rPr>
      </w:pPr>
    </w:p>
    <w:p w14:paraId="2E72BBC4" w14:textId="20C7036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f1"/>
        <w:spacing w:line="400" w:lineRule="exact"/>
        <w:ind w:firstLine="480"/>
        <w:jc w:val="left"/>
        <w:rPr>
          <w:rFonts w:ascii="宋体" w:hAnsi="宋体"/>
          <w:sz w:val="24"/>
        </w:rPr>
      </w:pPr>
    </w:p>
    <w:p w14:paraId="6FC1BC20" w14:textId="7B62695C"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1"/>
        <w:spacing w:line="400" w:lineRule="exact"/>
        <w:ind w:firstLine="480"/>
        <w:jc w:val="left"/>
        <w:rPr>
          <w:rFonts w:ascii="宋体" w:hAnsi="宋体"/>
          <w:sz w:val="24"/>
        </w:rPr>
      </w:pPr>
    </w:p>
    <w:p w14:paraId="1EB7D98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3、待审核：[同意]/[拒绝]操作，同意后变为邀请中状态或活跃状态；拒绝直接删掉本记录；</w:t>
      </w:r>
    </w:p>
    <w:p w14:paraId="08A86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1、企业内普通用户只需看到 活跃和邀请中 状态的同事；</w:t>
      </w:r>
    </w:p>
    <w:p w14:paraId="5F2DBA8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215版对于有需要工作交接的停用状态用户必须显示；</w:t>
      </w:r>
    </w:p>
    <w:p w14:paraId="2F98D8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a. 手机号/邮箱（灰色不可修改）；</w:t>
      </w:r>
    </w:p>
    <w:p w14:paraId="13B2C7E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 姓名*；</w:t>
      </w:r>
    </w:p>
    <w:p w14:paraId="4CAAA53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 设置密码*/登录密码*</w:t>
      </w:r>
    </w:p>
    <w:p w14:paraId="4990AB02" w14:textId="77777777" w:rsidR="00C62268" w:rsidRPr="009F01FD" w:rsidRDefault="00C62268" w:rsidP="00C62268">
      <w:pPr>
        <w:pStyle w:val="a4"/>
        <w:rPr>
          <w:i/>
        </w:rPr>
      </w:pPr>
    </w:p>
    <w:p w14:paraId="4DFD53E0" w14:textId="77777777" w:rsidR="00C62268" w:rsidRDefault="00C62268" w:rsidP="00626322">
      <w:pPr>
        <w:pStyle w:val="3"/>
      </w:pPr>
      <w:bookmarkStart w:id="60" w:name="_Toc418875569"/>
      <w:bookmarkStart w:id="61" w:name="_Toc451011726"/>
      <w:r>
        <w:rPr>
          <w:rFonts w:hint="eastAsia"/>
        </w:rPr>
        <w:t>账户系统模块类图</w:t>
      </w:r>
      <w:bookmarkEnd w:id="60"/>
      <w:bookmarkEnd w:id="61"/>
    </w:p>
    <w:p w14:paraId="0A87A4A6" w14:textId="77777777" w:rsidR="00C62268" w:rsidRDefault="00C62268" w:rsidP="00C62268">
      <w:pPr>
        <w:jc w:val="center"/>
      </w:pPr>
      <w:r>
        <w:object w:dxaOrig="7457" w:dyaOrig="9494" w14:anchorId="3B2DDBFF">
          <v:shape id="_x0000_i1030" type="#_x0000_t75" style="width:372.25pt;height:475.45pt" o:ole="">
            <v:imagedata r:id="rId32" o:title=""/>
          </v:shape>
          <o:OLEObject Type="Embed" ProgID="Visio.Drawing.11" ShapeID="_x0000_i1030" DrawAspect="Content" ObjectID="_1525364075" r:id="rId33"/>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3"/>
      </w:pPr>
      <w:bookmarkStart w:id="62" w:name="_Toc418875570"/>
      <w:bookmarkStart w:id="63" w:name="_Toc451011727"/>
      <w:r>
        <w:rPr>
          <w:rFonts w:hint="eastAsia"/>
        </w:rPr>
        <w:t>JsonController</w:t>
      </w:r>
      <w:r>
        <w:rPr>
          <w:rFonts w:hint="eastAsia"/>
        </w:rPr>
        <w:t>类概述</w:t>
      </w:r>
      <w:bookmarkEnd w:id="62"/>
      <w:bookmarkEnd w:id="63"/>
    </w:p>
    <w:p w14:paraId="37B8208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2DC5C360" w14:textId="77777777" w:rsidR="00C62268" w:rsidRPr="00C62268" w:rsidRDefault="00C62268" w:rsidP="00C62268">
      <w:pPr>
        <w:pStyle w:val="af1"/>
        <w:spacing w:line="400" w:lineRule="exact"/>
        <w:ind w:firstLine="480"/>
        <w:jc w:val="left"/>
        <w:rPr>
          <w:rFonts w:ascii="宋体" w:hAnsi="宋体"/>
          <w:sz w:val="24"/>
        </w:rPr>
      </w:pPr>
      <w:bookmarkStart w:id="64" w:name="_Toc418875571"/>
      <w:r w:rsidRPr="00C62268">
        <w:rPr>
          <w:rFonts w:ascii="宋体" w:hAnsi="宋体" w:hint="eastAsia"/>
          <w:sz w:val="24"/>
        </w:rPr>
        <w:t>类功能定义</w:t>
      </w:r>
      <w:bookmarkEnd w:id="64"/>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6"/>
                <w:b/>
                <w:i/>
              </w:rPr>
            </w:pPr>
            <w:r w:rsidRPr="00076C89">
              <w:rPr>
                <w:rStyle w:val="a6"/>
                <w:rFonts w:hint="eastAsia"/>
              </w:rPr>
              <w:t>序号</w:t>
            </w:r>
          </w:p>
        </w:tc>
        <w:tc>
          <w:tcPr>
            <w:tcW w:w="2052" w:type="dxa"/>
            <w:shd w:val="clear" w:color="auto" w:fill="CCCCCC"/>
          </w:tcPr>
          <w:p w14:paraId="18BE5001" w14:textId="77777777" w:rsidR="00C62268" w:rsidRPr="00076C89" w:rsidRDefault="00C62268" w:rsidP="00CC1B0B">
            <w:pPr>
              <w:jc w:val="center"/>
              <w:rPr>
                <w:rStyle w:val="a6"/>
                <w:b/>
                <w:i/>
              </w:rPr>
            </w:pPr>
            <w:r w:rsidRPr="00076C89">
              <w:rPr>
                <w:rStyle w:val="a6"/>
                <w:rFonts w:hint="eastAsia"/>
              </w:rPr>
              <w:t>功能点</w:t>
            </w:r>
          </w:p>
        </w:tc>
        <w:tc>
          <w:tcPr>
            <w:tcW w:w="5940" w:type="dxa"/>
            <w:shd w:val="clear" w:color="auto" w:fill="CCCCCC"/>
          </w:tcPr>
          <w:p w14:paraId="580FF34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6"/>
                <w:i/>
              </w:rPr>
            </w:pPr>
            <w:r w:rsidRPr="00076C89">
              <w:rPr>
                <w:rStyle w:val="a6"/>
                <w:rFonts w:hint="eastAsia"/>
              </w:rPr>
              <w:t>1</w:t>
            </w:r>
          </w:p>
        </w:tc>
        <w:tc>
          <w:tcPr>
            <w:tcW w:w="2052" w:type="dxa"/>
          </w:tcPr>
          <w:p w14:paraId="6CF13E6C" w14:textId="77777777" w:rsidR="00C62268" w:rsidRPr="00076C89" w:rsidRDefault="00C62268" w:rsidP="00CC1B0B">
            <w:pPr>
              <w:rPr>
                <w:rStyle w:val="a6"/>
                <w:i/>
              </w:rPr>
            </w:pPr>
            <w:r w:rsidRPr="004A4A85">
              <w:rPr>
                <w:rStyle w:val="a6"/>
              </w:rPr>
              <w:t>checkSig</w:t>
            </w:r>
          </w:p>
        </w:tc>
        <w:tc>
          <w:tcPr>
            <w:tcW w:w="5940" w:type="dxa"/>
          </w:tcPr>
          <w:p w14:paraId="7DF49896" w14:textId="77777777" w:rsidR="00C62268" w:rsidRPr="00076C89" w:rsidRDefault="00C62268" w:rsidP="00CC1B0B">
            <w:pPr>
              <w:rPr>
                <w:rStyle w:val="a6"/>
                <w:i/>
              </w:rPr>
            </w:pPr>
            <w:r>
              <w:rPr>
                <w:rStyle w:val="a6"/>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6"/>
                <w:i/>
              </w:rPr>
            </w:pPr>
            <w:r w:rsidRPr="00076C89">
              <w:rPr>
                <w:rStyle w:val="a6"/>
                <w:rFonts w:hint="eastAsia"/>
              </w:rPr>
              <w:t>2</w:t>
            </w:r>
          </w:p>
        </w:tc>
        <w:tc>
          <w:tcPr>
            <w:tcW w:w="2052" w:type="dxa"/>
          </w:tcPr>
          <w:p w14:paraId="2BCF5C60" w14:textId="77777777" w:rsidR="00C62268" w:rsidRPr="00076C89" w:rsidRDefault="00C62268" w:rsidP="00CC1B0B">
            <w:pPr>
              <w:rPr>
                <w:rStyle w:val="a6"/>
                <w:i/>
              </w:rPr>
            </w:pPr>
            <w:r w:rsidRPr="004A4A85">
              <w:rPr>
                <w:rStyle w:val="a6"/>
              </w:rPr>
              <w:t>checkImageNo</w:t>
            </w:r>
          </w:p>
        </w:tc>
        <w:tc>
          <w:tcPr>
            <w:tcW w:w="5940" w:type="dxa"/>
          </w:tcPr>
          <w:p w14:paraId="4D17A45E" w14:textId="77777777" w:rsidR="00C62268" w:rsidRPr="00076C89" w:rsidRDefault="00C62268" w:rsidP="00CC1B0B">
            <w:pPr>
              <w:rPr>
                <w:rStyle w:val="a6"/>
                <w:i/>
              </w:rPr>
            </w:pPr>
            <w:r>
              <w:rPr>
                <w:rStyle w:val="a6"/>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6"/>
                <w:i/>
              </w:rPr>
            </w:pPr>
            <w:r w:rsidRPr="00076C89">
              <w:rPr>
                <w:rStyle w:val="a6"/>
                <w:rFonts w:hint="eastAsia"/>
              </w:rPr>
              <w:t>3</w:t>
            </w:r>
          </w:p>
        </w:tc>
        <w:tc>
          <w:tcPr>
            <w:tcW w:w="2052" w:type="dxa"/>
          </w:tcPr>
          <w:p w14:paraId="36FD536A" w14:textId="77777777" w:rsidR="00C62268" w:rsidRPr="00076C89" w:rsidRDefault="00C62268" w:rsidP="00CC1B0B">
            <w:pPr>
              <w:rPr>
                <w:rStyle w:val="a6"/>
                <w:i/>
              </w:rPr>
            </w:pPr>
            <w:r w:rsidRPr="004A4A85">
              <w:rPr>
                <w:rStyle w:val="a6"/>
              </w:rPr>
              <w:t>changeTokenRel</w:t>
            </w:r>
          </w:p>
        </w:tc>
        <w:tc>
          <w:tcPr>
            <w:tcW w:w="5940" w:type="dxa"/>
          </w:tcPr>
          <w:p w14:paraId="2F75E1B3" w14:textId="77777777" w:rsidR="00C62268" w:rsidRPr="00076C89" w:rsidRDefault="00C62268" w:rsidP="00CC1B0B">
            <w:pPr>
              <w:rPr>
                <w:rStyle w:val="a6"/>
                <w:i/>
              </w:rPr>
            </w:pPr>
            <w:r>
              <w:rPr>
                <w:rStyle w:val="a6"/>
              </w:rPr>
              <w:t>T</w:t>
            </w:r>
            <w:r>
              <w:rPr>
                <w:rStyle w:val="a6"/>
                <w:rFonts w:hint="eastAsia"/>
              </w:rPr>
              <w:t>oken</w:t>
            </w:r>
            <w:r>
              <w:rPr>
                <w:rStyle w:val="a6"/>
                <w:rFonts w:hint="eastAsia"/>
              </w:rPr>
              <w:t>切换</w:t>
            </w:r>
          </w:p>
        </w:tc>
      </w:tr>
    </w:tbl>
    <w:p w14:paraId="0496A929" w14:textId="77777777" w:rsidR="00C62268" w:rsidRPr="00CF07BE" w:rsidRDefault="00C62268" w:rsidP="00C62268">
      <w:pPr>
        <w:rPr>
          <w:rStyle w:val="a6"/>
          <w:i/>
        </w:rPr>
      </w:pPr>
    </w:p>
    <w:p w14:paraId="22E44FE1" w14:textId="77777777" w:rsidR="00C62268" w:rsidRDefault="00C62268" w:rsidP="00626322">
      <w:pPr>
        <w:pStyle w:val="3"/>
      </w:pPr>
      <w:bookmarkStart w:id="65" w:name="_Toc418875572"/>
      <w:bookmarkStart w:id="66" w:name="_Toc451011728"/>
      <w:r>
        <w:rPr>
          <w:rFonts w:hint="eastAsia"/>
        </w:rPr>
        <w:t>AccountWebController</w:t>
      </w:r>
      <w:r>
        <w:rPr>
          <w:rFonts w:hint="eastAsia"/>
        </w:rPr>
        <w:t>类概述</w:t>
      </w:r>
      <w:bookmarkEnd w:id="65"/>
      <w:bookmarkEnd w:id="66"/>
    </w:p>
    <w:p w14:paraId="2BD9373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f1"/>
        <w:spacing w:line="400" w:lineRule="exact"/>
        <w:ind w:firstLine="480"/>
        <w:jc w:val="left"/>
        <w:rPr>
          <w:rFonts w:ascii="宋体" w:hAnsi="宋体"/>
          <w:sz w:val="24"/>
        </w:rPr>
      </w:pPr>
      <w:bookmarkStart w:id="67" w:name="_Toc418875573"/>
      <w:r w:rsidRPr="00C62268">
        <w:rPr>
          <w:rFonts w:ascii="宋体" w:hAnsi="宋体" w:hint="eastAsia"/>
          <w:sz w:val="24"/>
        </w:rPr>
        <w:t>类功能定义</w:t>
      </w:r>
      <w:bookmarkEnd w:id="6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9EB6E67"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77F717D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6"/>
                <w:i/>
              </w:rPr>
            </w:pPr>
            <w:r w:rsidRPr="00076C89">
              <w:rPr>
                <w:rStyle w:val="a6"/>
                <w:rFonts w:hint="eastAsia"/>
              </w:rPr>
              <w:t>1</w:t>
            </w:r>
          </w:p>
        </w:tc>
        <w:tc>
          <w:tcPr>
            <w:tcW w:w="2999" w:type="dxa"/>
          </w:tcPr>
          <w:p w14:paraId="4C063D3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6"/>
                <w:i/>
              </w:rPr>
            </w:pPr>
            <w:r>
              <w:rPr>
                <w:rStyle w:val="a6"/>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6"/>
                <w:i/>
              </w:rPr>
            </w:pPr>
            <w:r w:rsidRPr="00076C89">
              <w:rPr>
                <w:rStyle w:val="a6"/>
                <w:rFonts w:hint="eastAsia"/>
              </w:rPr>
              <w:t>2</w:t>
            </w:r>
          </w:p>
        </w:tc>
        <w:tc>
          <w:tcPr>
            <w:tcW w:w="2999" w:type="dxa"/>
          </w:tcPr>
          <w:p w14:paraId="7D210EBF"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6"/>
                <w:i/>
              </w:rPr>
            </w:pPr>
            <w:r>
              <w:rPr>
                <w:rStyle w:val="a6"/>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6"/>
                <w:i/>
              </w:rPr>
            </w:pPr>
            <w:r w:rsidRPr="00076C89">
              <w:rPr>
                <w:rStyle w:val="a6"/>
                <w:rFonts w:hint="eastAsia"/>
              </w:rPr>
              <w:t>3</w:t>
            </w:r>
          </w:p>
        </w:tc>
        <w:tc>
          <w:tcPr>
            <w:tcW w:w="2999" w:type="dxa"/>
          </w:tcPr>
          <w:p w14:paraId="515B3A17"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6"/>
                <w:i/>
              </w:rPr>
            </w:pPr>
            <w:r>
              <w:rPr>
                <w:rStyle w:val="a6"/>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6"/>
                <w:i/>
              </w:rPr>
            </w:pPr>
            <w:r>
              <w:rPr>
                <w:rStyle w:val="a6"/>
                <w:rFonts w:hint="eastAsia"/>
              </w:rPr>
              <w:t>4</w:t>
            </w:r>
          </w:p>
        </w:tc>
        <w:tc>
          <w:tcPr>
            <w:tcW w:w="2999" w:type="dxa"/>
          </w:tcPr>
          <w:p w14:paraId="0C97E855"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6"/>
                <w:i/>
              </w:rPr>
            </w:pPr>
            <w:r>
              <w:rPr>
                <w:rStyle w:val="a6"/>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6"/>
                <w:i/>
              </w:rPr>
            </w:pPr>
            <w:r>
              <w:rPr>
                <w:rStyle w:val="a6"/>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6"/>
                <w:i/>
              </w:rPr>
            </w:pPr>
            <w:r>
              <w:rPr>
                <w:rStyle w:val="a6"/>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6"/>
                <w:i/>
              </w:rPr>
            </w:pPr>
            <w:r>
              <w:rPr>
                <w:rStyle w:val="a6"/>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6"/>
                <w:i/>
              </w:rPr>
            </w:pPr>
            <w:r>
              <w:rPr>
                <w:rStyle w:val="a6"/>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6"/>
                <w:i/>
              </w:rPr>
            </w:pPr>
            <w:r>
              <w:rPr>
                <w:rStyle w:val="a6"/>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6"/>
                <w:i/>
              </w:rPr>
            </w:pPr>
            <w:r>
              <w:rPr>
                <w:rStyle w:val="a6"/>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6"/>
                <w:i/>
              </w:rPr>
            </w:pPr>
            <w:r>
              <w:rPr>
                <w:rStyle w:val="a6"/>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6"/>
                <w:i/>
              </w:rPr>
            </w:pPr>
            <w:r>
              <w:rPr>
                <w:rStyle w:val="a6"/>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6"/>
                <w:i/>
              </w:rPr>
            </w:pPr>
            <w:r>
              <w:rPr>
                <w:rStyle w:val="a6"/>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6"/>
                <w:i/>
              </w:rPr>
            </w:pPr>
            <w:r>
              <w:rPr>
                <w:rStyle w:val="a6"/>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6"/>
                <w:i/>
              </w:rPr>
            </w:pPr>
            <w:r>
              <w:rPr>
                <w:rStyle w:val="a6"/>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6"/>
                <w:i/>
              </w:rPr>
            </w:pPr>
            <w:r>
              <w:rPr>
                <w:rStyle w:val="a6"/>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6"/>
                <w:i/>
              </w:rPr>
            </w:pPr>
            <w:r>
              <w:rPr>
                <w:rStyle w:val="a6"/>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6"/>
                <w:i/>
              </w:rPr>
            </w:pPr>
            <w:r>
              <w:rPr>
                <w:rStyle w:val="a6"/>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6"/>
                <w:i/>
              </w:rPr>
            </w:pPr>
            <w:r>
              <w:rPr>
                <w:rStyle w:val="a6"/>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6"/>
                <w:i/>
              </w:rPr>
            </w:pPr>
            <w:r>
              <w:rPr>
                <w:rStyle w:val="a6"/>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6"/>
                <w:i/>
              </w:rPr>
            </w:pPr>
            <w:r>
              <w:rPr>
                <w:rStyle w:val="a6"/>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6"/>
                <w:i/>
              </w:rPr>
            </w:pPr>
            <w:r>
              <w:rPr>
                <w:rStyle w:val="a6"/>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6"/>
                <w:i/>
              </w:rPr>
            </w:pPr>
            <w:r>
              <w:rPr>
                <w:rStyle w:val="a6"/>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6"/>
                <w:i/>
              </w:rPr>
            </w:pPr>
            <w:r>
              <w:rPr>
                <w:rStyle w:val="a6"/>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6"/>
                <w:i/>
              </w:rPr>
            </w:pPr>
            <w:r>
              <w:rPr>
                <w:rStyle w:val="a6"/>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6"/>
                <w:i/>
              </w:rPr>
            </w:pPr>
            <w:r>
              <w:rPr>
                <w:rStyle w:val="a6"/>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786F43AD" w14:textId="77777777" w:rsidR="00C62268" w:rsidRDefault="00C62268" w:rsidP="00A67151">
      <w:pPr>
        <w:pStyle w:val="3"/>
      </w:pPr>
      <w:bookmarkStart w:id="68" w:name="_Toc418875574"/>
      <w:bookmarkStart w:id="69" w:name="_Toc451011729"/>
      <w:r>
        <w:rPr>
          <w:rFonts w:hint="eastAsia"/>
        </w:rPr>
        <w:t>AccountRestController</w:t>
      </w:r>
      <w:r>
        <w:rPr>
          <w:rFonts w:hint="eastAsia"/>
        </w:rPr>
        <w:t>类概述</w:t>
      </w:r>
      <w:bookmarkEnd w:id="68"/>
      <w:bookmarkEnd w:id="69"/>
    </w:p>
    <w:p w14:paraId="5F8442B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14:paraId="6FFFBACB" w14:textId="77777777" w:rsidR="00C62268" w:rsidRPr="00C62268" w:rsidRDefault="00C62268" w:rsidP="00C62268">
      <w:pPr>
        <w:pStyle w:val="af1"/>
        <w:spacing w:line="400" w:lineRule="exact"/>
        <w:ind w:firstLine="480"/>
        <w:jc w:val="left"/>
        <w:rPr>
          <w:rFonts w:ascii="宋体" w:hAnsi="宋体"/>
          <w:sz w:val="24"/>
        </w:rPr>
      </w:pPr>
      <w:bookmarkStart w:id="70" w:name="_Toc418875575"/>
      <w:r w:rsidRPr="00C62268">
        <w:rPr>
          <w:rFonts w:ascii="宋体" w:hAnsi="宋体" w:hint="eastAsia"/>
          <w:sz w:val="24"/>
        </w:rPr>
        <w:t>类功能定义</w:t>
      </w:r>
      <w:bookmarkEnd w:id="70"/>
    </w:p>
    <w:p w14:paraId="40AE01EB" w14:textId="77777777" w:rsidR="00C62268" w:rsidRPr="00557EE7" w:rsidRDefault="00C62268" w:rsidP="00C62268">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ECE43E0"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6A0EA43E"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6"/>
                <w:i/>
              </w:rPr>
            </w:pPr>
            <w:r w:rsidRPr="00076C89">
              <w:rPr>
                <w:rStyle w:val="a6"/>
                <w:rFonts w:hint="eastAsia"/>
              </w:rPr>
              <w:t>1</w:t>
            </w:r>
          </w:p>
        </w:tc>
        <w:tc>
          <w:tcPr>
            <w:tcW w:w="2999" w:type="dxa"/>
          </w:tcPr>
          <w:p w14:paraId="7049AD91"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6"/>
                <w:i/>
              </w:rPr>
            </w:pPr>
            <w:r>
              <w:rPr>
                <w:rStyle w:val="a6"/>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6"/>
                <w:i/>
              </w:rPr>
            </w:pPr>
            <w:r w:rsidRPr="00076C89">
              <w:rPr>
                <w:rStyle w:val="a6"/>
                <w:rFonts w:hint="eastAsia"/>
              </w:rPr>
              <w:t>2</w:t>
            </w:r>
          </w:p>
        </w:tc>
        <w:tc>
          <w:tcPr>
            <w:tcW w:w="2999" w:type="dxa"/>
          </w:tcPr>
          <w:p w14:paraId="2B5D4D92"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6"/>
                <w:i/>
              </w:rPr>
            </w:pPr>
            <w:r>
              <w:rPr>
                <w:rStyle w:val="a6"/>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6"/>
                <w:i/>
              </w:rPr>
            </w:pPr>
            <w:r w:rsidRPr="00076C89">
              <w:rPr>
                <w:rStyle w:val="a6"/>
                <w:rFonts w:hint="eastAsia"/>
              </w:rPr>
              <w:t>3</w:t>
            </w:r>
          </w:p>
        </w:tc>
        <w:tc>
          <w:tcPr>
            <w:tcW w:w="2999" w:type="dxa"/>
          </w:tcPr>
          <w:p w14:paraId="584F8BD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6"/>
                <w:i/>
              </w:rPr>
            </w:pPr>
            <w:r>
              <w:rPr>
                <w:rStyle w:val="a6"/>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6"/>
                <w:i/>
              </w:rPr>
            </w:pPr>
            <w:r>
              <w:rPr>
                <w:rStyle w:val="a6"/>
                <w:rFonts w:hint="eastAsia"/>
              </w:rPr>
              <w:t>4</w:t>
            </w:r>
          </w:p>
        </w:tc>
        <w:tc>
          <w:tcPr>
            <w:tcW w:w="2999" w:type="dxa"/>
          </w:tcPr>
          <w:p w14:paraId="20FF4DC8"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6"/>
                <w:i/>
              </w:rPr>
            </w:pPr>
            <w:r>
              <w:rPr>
                <w:rStyle w:val="a6"/>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6"/>
                <w:i/>
              </w:rPr>
            </w:pPr>
            <w:r>
              <w:rPr>
                <w:rStyle w:val="a6"/>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6"/>
                <w:i/>
              </w:rPr>
            </w:pPr>
            <w:r>
              <w:rPr>
                <w:rStyle w:val="a6"/>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6"/>
                <w:i/>
              </w:rPr>
            </w:pPr>
            <w:r>
              <w:rPr>
                <w:rStyle w:val="a6"/>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6"/>
                <w:i/>
              </w:rPr>
            </w:pPr>
            <w:r>
              <w:rPr>
                <w:rStyle w:val="a6"/>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6"/>
                <w:i/>
              </w:rPr>
            </w:pPr>
            <w:r>
              <w:rPr>
                <w:rStyle w:val="a6"/>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6"/>
                <w:i/>
              </w:rPr>
            </w:pPr>
            <w:r>
              <w:rPr>
                <w:rStyle w:val="a6"/>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6"/>
                <w:i/>
              </w:rPr>
            </w:pPr>
            <w:r>
              <w:rPr>
                <w:rStyle w:val="a6"/>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6"/>
                <w:i/>
              </w:rPr>
            </w:pPr>
            <w:r>
              <w:rPr>
                <w:rStyle w:val="a6"/>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6"/>
                <w:i/>
              </w:rPr>
            </w:pPr>
            <w:r>
              <w:rPr>
                <w:rStyle w:val="a6"/>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6"/>
                <w:i/>
              </w:rPr>
            </w:pPr>
            <w:r>
              <w:rPr>
                <w:rStyle w:val="a6"/>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6"/>
                <w:i/>
              </w:rPr>
            </w:pPr>
            <w:r>
              <w:rPr>
                <w:rStyle w:val="a6"/>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6"/>
                <w:i/>
              </w:rPr>
            </w:pPr>
            <w:r>
              <w:rPr>
                <w:rStyle w:val="a6"/>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6"/>
                <w:i/>
              </w:rPr>
            </w:pPr>
            <w:r>
              <w:rPr>
                <w:rStyle w:val="a6"/>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6"/>
                <w:i/>
              </w:rPr>
            </w:pPr>
            <w:r>
              <w:rPr>
                <w:rStyle w:val="a6"/>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6"/>
                <w:i/>
              </w:rPr>
            </w:pPr>
            <w:r>
              <w:rPr>
                <w:rStyle w:val="a6"/>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6"/>
                <w:i/>
              </w:rPr>
            </w:pPr>
            <w:r>
              <w:rPr>
                <w:rStyle w:val="a6"/>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6"/>
                <w:i/>
              </w:rPr>
            </w:pPr>
            <w:r>
              <w:rPr>
                <w:rStyle w:val="a6"/>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6"/>
                <w:i/>
              </w:rPr>
            </w:pPr>
            <w:r>
              <w:rPr>
                <w:rStyle w:val="a6"/>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6"/>
                <w:i/>
              </w:rPr>
            </w:pPr>
            <w:r>
              <w:rPr>
                <w:rStyle w:val="a6"/>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6"/>
                <w:i/>
              </w:rPr>
            </w:pPr>
            <w:r>
              <w:rPr>
                <w:rStyle w:val="a6"/>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6"/>
                <w:i/>
              </w:rPr>
            </w:pPr>
            <w:r>
              <w:rPr>
                <w:rStyle w:val="a6"/>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6"/>
                <w:i/>
              </w:rPr>
            </w:pPr>
            <w:r>
              <w:rPr>
                <w:rStyle w:val="a6"/>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2F4A8F82" w14:textId="77777777" w:rsidR="00C62268" w:rsidRDefault="00C62268" w:rsidP="00A67151">
      <w:pPr>
        <w:pStyle w:val="3"/>
      </w:pPr>
      <w:bookmarkStart w:id="71" w:name="_Toc418875576"/>
      <w:bookmarkStart w:id="72" w:name="_Toc451011730"/>
      <w:r>
        <w:rPr>
          <w:rFonts w:hint="eastAsia"/>
        </w:rPr>
        <w:t>Client</w:t>
      </w:r>
      <w:r>
        <w:rPr>
          <w:rFonts w:hint="eastAsia"/>
        </w:rPr>
        <w:t>类概述</w:t>
      </w:r>
      <w:bookmarkEnd w:id="71"/>
      <w:bookmarkEnd w:id="72"/>
    </w:p>
    <w:p w14:paraId="5A7045D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203349BB" w14:textId="77777777" w:rsidR="00C62268" w:rsidRPr="00C62268" w:rsidRDefault="00C62268" w:rsidP="00C62268">
      <w:pPr>
        <w:pStyle w:val="af1"/>
        <w:spacing w:line="400" w:lineRule="exact"/>
        <w:ind w:firstLine="480"/>
        <w:jc w:val="left"/>
        <w:rPr>
          <w:rFonts w:ascii="宋体" w:hAnsi="宋体"/>
          <w:sz w:val="24"/>
        </w:rPr>
      </w:pPr>
      <w:bookmarkStart w:id="73" w:name="_Toc418875577"/>
      <w:r w:rsidRPr="00C62268">
        <w:rPr>
          <w:rFonts w:ascii="宋体" w:hAnsi="宋体" w:hint="eastAsia"/>
          <w:sz w:val="24"/>
        </w:rPr>
        <w:t>类功能定义</w:t>
      </w:r>
      <w:bookmarkEnd w:id="73"/>
    </w:p>
    <w:p w14:paraId="6AA04680" w14:textId="77777777" w:rsidR="00C62268" w:rsidRPr="00557EE7" w:rsidRDefault="00C62268" w:rsidP="00C62268">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6"/>
                <w:b/>
                <w:i/>
              </w:rPr>
            </w:pPr>
            <w:r w:rsidRPr="00076C89">
              <w:rPr>
                <w:rStyle w:val="a6"/>
                <w:rFonts w:hint="eastAsia"/>
              </w:rPr>
              <w:t>序号</w:t>
            </w:r>
          </w:p>
        </w:tc>
        <w:tc>
          <w:tcPr>
            <w:tcW w:w="3119" w:type="dxa"/>
            <w:shd w:val="clear" w:color="auto" w:fill="CCCCCC"/>
          </w:tcPr>
          <w:p w14:paraId="7EC4BE81" w14:textId="77777777" w:rsidR="00C62268" w:rsidRPr="00076C89" w:rsidRDefault="00C62268" w:rsidP="00CC1B0B">
            <w:pPr>
              <w:jc w:val="center"/>
              <w:rPr>
                <w:rStyle w:val="a6"/>
                <w:b/>
                <w:i/>
              </w:rPr>
            </w:pPr>
            <w:r w:rsidRPr="00076C89">
              <w:rPr>
                <w:rStyle w:val="a6"/>
                <w:rFonts w:hint="eastAsia"/>
              </w:rPr>
              <w:t>功能点</w:t>
            </w:r>
          </w:p>
        </w:tc>
        <w:tc>
          <w:tcPr>
            <w:tcW w:w="4950" w:type="dxa"/>
            <w:shd w:val="clear" w:color="auto" w:fill="CCCCCC"/>
          </w:tcPr>
          <w:p w14:paraId="5CCD518C"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6"/>
                <w:i/>
              </w:rPr>
            </w:pPr>
            <w:r w:rsidRPr="00076C89">
              <w:rPr>
                <w:rStyle w:val="a6"/>
                <w:rFonts w:hint="eastAsia"/>
              </w:rPr>
              <w:t>1</w:t>
            </w:r>
          </w:p>
        </w:tc>
        <w:tc>
          <w:tcPr>
            <w:tcW w:w="3119" w:type="dxa"/>
          </w:tcPr>
          <w:p w14:paraId="4D7C812E"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6"/>
                <w:i/>
              </w:rPr>
            </w:pPr>
            <w:r>
              <w:rPr>
                <w:rStyle w:val="a6"/>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6"/>
                <w:i/>
              </w:rPr>
            </w:pPr>
            <w:r w:rsidRPr="00076C89">
              <w:rPr>
                <w:rStyle w:val="a6"/>
                <w:rFonts w:hint="eastAsia"/>
              </w:rPr>
              <w:t>2</w:t>
            </w:r>
          </w:p>
        </w:tc>
        <w:tc>
          <w:tcPr>
            <w:tcW w:w="3119" w:type="dxa"/>
          </w:tcPr>
          <w:p w14:paraId="5A9C1B91"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6"/>
                <w:i/>
              </w:rPr>
            </w:pPr>
            <w:r>
              <w:rPr>
                <w:rStyle w:val="a6"/>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6"/>
                <w:i/>
              </w:rPr>
            </w:pPr>
            <w:r w:rsidRPr="00076C89">
              <w:rPr>
                <w:rStyle w:val="a6"/>
                <w:rFonts w:hint="eastAsia"/>
              </w:rPr>
              <w:t>3</w:t>
            </w:r>
          </w:p>
        </w:tc>
        <w:tc>
          <w:tcPr>
            <w:tcW w:w="3119" w:type="dxa"/>
          </w:tcPr>
          <w:p w14:paraId="5721188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6"/>
                <w:i/>
              </w:rPr>
            </w:pPr>
            <w:r>
              <w:rPr>
                <w:rStyle w:val="a6"/>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6"/>
                <w:i/>
              </w:rPr>
            </w:pPr>
            <w:r>
              <w:rPr>
                <w:rStyle w:val="a6"/>
                <w:rFonts w:hint="eastAsia"/>
              </w:rPr>
              <w:t>4</w:t>
            </w:r>
          </w:p>
        </w:tc>
        <w:tc>
          <w:tcPr>
            <w:tcW w:w="3119" w:type="dxa"/>
          </w:tcPr>
          <w:p w14:paraId="7D278A00"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6"/>
                <w:i/>
              </w:rPr>
            </w:pPr>
            <w:r>
              <w:rPr>
                <w:rStyle w:val="a6"/>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6"/>
                <w:i/>
              </w:rPr>
            </w:pPr>
            <w:r>
              <w:rPr>
                <w:rStyle w:val="a6"/>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6"/>
                <w:i/>
              </w:rPr>
            </w:pPr>
            <w:r>
              <w:rPr>
                <w:rStyle w:val="a6"/>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6"/>
                <w:i/>
              </w:rPr>
            </w:pPr>
            <w:r>
              <w:rPr>
                <w:rStyle w:val="a6"/>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6"/>
                <w:i/>
              </w:rPr>
            </w:pPr>
            <w:r>
              <w:rPr>
                <w:rStyle w:val="a6"/>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6"/>
                <w:i/>
              </w:rPr>
            </w:pPr>
            <w:r>
              <w:rPr>
                <w:rStyle w:val="a6"/>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6"/>
                <w:i/>
              </w:rPr>
            </w:pPr>
            <w:r>
              <w:rPr>
                <w:rStyle w:val="a6"/>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6"/>
                <w:i/>
              </w:rPr>
            </w:pPr>
            <w:r>
              <w:rPr>
                <w:rStyle w:val="a6"/>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6"/>
                <w:i/>
              </w:rPr>
            </w:pPr>
            <w:r>
              <w:rPr>
                <w:rStyle w:val="a6"/>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6"/>
                <w:i/>
              </w:rPr>
            </w:pPr>
            <w:r>
              <w:rPr>
                <w:rStyle w:val="a6"/>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6"/>
                <w:i/>
              </w:rPr>
            </w:pPr>
            <w:r>
              <w:rPr>
                <w:rStyle w:val="a6"/>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6"/>
                <w:i/>
              </w:rPr>
            </w:pPr>
            <w:r>
              <w:rPr>
                <w:rStyle w:val="a6"/>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6"/>
                <w:i/>
              </w:rPr>
            </w:pPr>
            <w:r>
              <w:rPr>
                <w:rStyle w:val="a6"/>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6"/>
                <w:i/>
              </w:rPr>
            </w:pPr>
            <w:r>
              <w:rPr>
                <w:rStyle w:val="a6"/>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6"/>
                <w:i/>
              </w:rPr>
            </w:pPr>
            <w:r>
              <w:rPr>
                <w:rStyle w:val="a6"/>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6"/>
                <w:i/>
              </w:rPr>
            </w:pPr>
            <w:r>
              <w:rPr>
                <w:rStyle w:val="a6"/>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6"/>
                <w:i/>
              </w:rPr>
            </w:pPr>
            <w:r>
              <w:rPr>
                <w:rStyle w:val="a6"/>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6"/>
                <w:i/>
              </w:rPr>
            </w:pPr>
            <w:r>
              <w:rPr>
                <w:rStyle w:val="a6"/>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6"/>
                <w:i/>
              </w:rPr>
            </w:pPr>
            <w:r>
              <w:rPr>
                <w:rStyle w:val="a6"/>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6"/>
                <w:i/>
              </w:rPr>
            </w:pPr>
            <w:r>
              <w:rPr>
                <w:rStyle w:val="a6"/>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6"/>
                <w:i/>
              </w:rPr>
            </w:pPr>
            <w:r>
              <w:rPr>
                <w:rStyle w:val="a6"/>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6"/>
                <w:i/>
              </w:rPr>
            </w:pPr>
            <w:r>
              <w:rPr>
                <w:rStyle w:val="a6"/>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6"/>
                <w:i/>
              </w:rPr>
            </w:pPr>
            <w:r>
              <w:rPr>
                <w:rStyle w:val="a6"/>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6"/>
                <w:i/>
              </w:rPr>
            </w:pPr>
            <w:r>
              <w:rPr>
                <w:rStyle w:val="a6"/>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6"/>
                <w:i/>
              </w:rPr>
            </w:pPr>
            <w:r>
              <w:rPr>
                <w:rStyle w:val="a6"/>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6"/>
                <w:i/>
              </w:rPr>
            </w:pPr>
            <w:r>
              <w:rPr>
                <w:rStyle w:val="a6"/>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6"/>
                <w:i/>
              </w:rPr>
            </w:pPr>
            <w:r>
              <w:rPr>
                <w:rStyle w:val="a6"/>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6"/>
                <w:i/>
              </w:rPr>
            </w:pPr>
            <w:r>
              <w:rPr>
                <w:rStyle w:val="a6"/>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6"/>
                <w:i/>
              </w:rPr>
            </w:pPr>
            <w:r>
              <w:rPr>
                <w:rStyle w:val="a6"/>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6"/>
                <w:i/>
              </w:rPr>
            </w:pPr>
            <w:r>
              <w:rPr>
                <w:rStyle w:val="a6"/>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6"/>
                <w:i/>
              </w:rPr>
            </w:pPr>
            <w:r>
              <w:rPr>
                <w:rStyle w:val="a6"/>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6"/>
                <w:i/>
              </w:rPr>
            </w:pPr>
            <w:r>
              <w:rPr>
                <w:rStyle w:val="a6"/>
                <w:rFonts w:hint="eastAsia"/>
              </w:rPr>
              <w:t>校验账号是否在某一终端类型第一次登录</w:t>
            </w:r>
          </w:p>
        </w:tc>
      </w:tr>
    </w:tbl>
    <w:p w14:paraId="5F47474F" w14:textId="77777777" w:rsidR="00C62268" w:rsidRDefault="00C62268" w:rsidP="00A67151">
      <w:pPr>
        <w:pStyle w:val="3"/>
      </w:pPr>
      <w:bookmarkStart w:id="74" w:name="_Toc418875578"/>
      <w:bookmarkStart w:id="75" w:name="_Toc451011731"/>
      <w:r>
        <w:rPr>
          <w:rFonts w:hint="eastAsia"/>
        </w:rPr>
        <w:t>AccountServiceImpl</w:t>
      </w:r>
      <w:r>
        <w:rPr>
          <w:rFonts w:hint="eastAsia"/>
        </w:rPr>
        <w:t>类概述</w:t>
      </w:r>
      <w:bookmarkEnd w:id="74"/>
      <w:bookmarkEnd w:id="75"/>
    </w:p>
    <w:p w14:paraId="4C87873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65B9AA2" w14:textId="77777777" w:rsidR="00C62268" w:rsidRPr="00C62268" w:rsidRDefault="00C62268" w:rsidP="00C62268">
      <w:pPr>
        <w:pStyle w:val="af1"/>
        <w:spacing w:line="400" w:lineRule="exact"/>
        <w:ind w:firstLine="480"/>
        <w:jc w:val="left"/>
        <w:rPr>
          <w:rFonts w:ascii="宋体" w:hAnsi="宋体"/>
          <w:sz w:val="24"/>
        </w:rPr>
      </w:pPr>
      <w:bookmarkStart w:id="76" w:name="_Toc418875579"/>
      <w:r w:rsidRPr="00C62268">
        <w:rPr>
          <w:rFonts w:ascii="宋体" w:hAnsi="宋体" w:hint="eastAsia"/>
          <w:sz w:val="24"/>
        </w:rPr>
        <w:t>类功能定义</w:t>
      </w:r>
      <w:bookmarkEnd w:id="76"/>
    </w:p>
    <w:p w14:paraId="0347F52C" w14:textId="77777777" w:rsidR="00C62268" w:rsidRPr="00557EE7" w:rsidRDefault="00C62268" w:rsidP="00C62268">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4DE7EDED"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559F882B"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6"/>
                <w:i/>
              </w:rPr>
            </w:pPr>
            <w:r w:rsidRPr="00076C89">
              <w:rPr>
                <w:rStyle w:val="a6"/>
                <w:rFonts w:hint="eastAsia"/>
              </w:rPr>
              <w:t>1</w:t>
            </w:r>
          </w:p>
        </w:tc>
        <w:tc>
          <w:tcPr>
            <w:tcW w:w="2999" w:type="dxa"/>
          </w:tcPr>
          <w:p w14:paraId="55961CE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6"/>
                <w:i/>
              </w:rPr>
            </w:pPr>
            <w:r>
              <w:rPr>
                <w:rStyle w:val="a6"/>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6"/>
                <w:i/>
              </w:rPr>
            </w:pPr>
            <w:r w:rsidRPr="00076C89">
              <w:rPr>
                <w:rStyle w:val="a6"/>
                <w:rFonts w:hint="eastAsia"/>
              </w:rPr>
              <w:t>2</w:t>
            </w:r>
          </w:p>
        </w:tc>
        <w:tc>
          <w:tcPr>
            <w:tcW w:w="2999" w:type="dxa"/>
          </w:tcPr>
          <w:p w14:paraId="6DCE5B68"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6"/>
                <w:i/>
              </w:rPr>
            </w:pPr>
            <w:r>
              <w:rPr>
                <w:rStyle w:val="a6"/>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6"/>
                <w:i/>
              </w:rPr>
            </w:pPr>
            <w:r w:rsidRPr="00076C89">
              <w:rPr>
                <w:rStyle w:val="a6"/>
                <w:rFonts w:hint="eastAsia"/>
              </w:rPr>
              <w:t>3</w:t>
            </w:r>
          </w:p>
        </w:tc>
        <w:tc>
          <w:tcPr>
            <w:tcW w:w="2999" w:type="dxa"/>
          </w:tcPr>
          <w:p w14:paraId="6E22CCE6"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6"/>
                <w:i/>
              </w:rPr>
            </w:pPr>
            <w:r>
              <w:rPr>
                <w:rStyle w:val="a6"/>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6"/>
                <w:i/>
              </w:rPr>
            </w:pPr>
            <w:r>
              <w:rPr>
                <w:rStyle w:val="a6"/>
                <w:rFonts w:hint="eastAsia"/>
              </w:rPr>
              <w:t>4</w:t>
            </w:r>
          </w:p>
        </w:tc>
        <w:tc>
          <w:tcPr>
            <w:tcW w:w="2999" w:type="dxa"/>
          </w:tcPr>
          <w:p w14:paraId="072482EE"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6"/>
                <w:i/>
              </w:rPr>
            </w:pPr>
            <w:r>
              <w:rPr>
                <w:rStyle w:val="a6"/>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6"/>
                <w:i/>
              </w:rPr>
            </w:pPr>
            <w:r>
              <w:rPr>
                <w:rStyle w:val="a6"/>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6"/>
                <w:i/>
              </w:rPr>
            </w:pPr>
            <w:r>
              <w:rPr>
                <w:rStyle w:val="a6"/>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6"/>
                <w:i/>
              </w:rPr>
            </w:pPr>
            <w:r>
              <w:rPr>
                <w:rStyle w:val="a6"/>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6"/>
                <w:i/>
              </w:rPr>
            </w:pPr>
            <w:r>
              <w:rPr>
                <w:rStyle w:val="a6"/>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6"/>
                <w:i/>
              </w:rPr>
            </w:pPr>
            <w:r>
              <w:rPr>
                <w:rStyle w:val="a6"/>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6"/>
                <w:i/>
              </w:rPr>
            </w:pPr>
            <w:r>
              <w:rPr>
                <w:rStyle w:val="a6"/>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6"/>
                <w:i/>
              </w:rPr>
            </w:pPr>
            <w:r>
              <w:rPr>
                <w:rStyle w:val="a6"/>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6"/>
                <w:i/>
              </w:rPr>
            </w:pPr>
            <w:r>
              <w:rPr>
                <w:rStyle w:val="a6"/>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6"/>
                <w:i/>
              </w:rPr>
            </w:pPr>
            <w:r>
              <w:rPr>
                <w:rStyle w:val="a6"/>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6"/>
                <w:i/>
              </w:rPr>
            </w:pPr>
            <w:r>
              <w:rPr>
                <w:rStyle w:val="a6"/>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6"/>
                <w:i/>
              </w:rPr>
            </w:pPr>
            <w:r>
              <w:rPr>
                <w:rStyle w:val="a6"/>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6"/>
                <w:i/>
              </w:rPr>
            </w:pPr>
            <w:r>
              <w:rPr>
                <w:rStyle w:val="a6"/>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6"/>
                <w:i/>
              </w:rPr>
            </w:pPr>
            <w:r>
              <w:rPr>
                <w:rStyle w:val="a6"/>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6"/>
                <w:i/>
              </w:rPr>
            </w:pPr>
            <w:r>
              <w:rPr>
                <w:rStyle w:val="a6"/>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6"/>
                <w:i/>
              </w:rPr>
            </w:pPr>
            <w:r>
              <w:rPr>
                <w:rStyle w:val="a6"/>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6"/>
                <w:i/>
              </w:rPr>
            </w:pPr>
            <w:r>
              <w:rPr>
                <w:rStyle w:val="a6"/>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6"/>
                <w:i/>
              </w:rPr>
            </w:pPr>
            <w:r>
              <w:rPr>
                <w:rStyle w:val="a6"/>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6"/>
                <w:i/>
              </w:rPr>
            </w:pPr>
            <w:r>
              <w:rPr>
                <w:rStyle w:val="a6"/>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6"/>
                <w:i/>
              </w:rPr>
            </w:pPr>
            <w:r>
              <w:rPr>
                <w:rStyle w:val="a6"/>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6"/>
                <w:i/>
              </w:rPr>
            </w:pPr>
            <w:r>
              <w:rPr>
                <w:rStyle w:val="a6"/>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6"/>
                <w:i/>
              </w:rPr>
            </w:pPr>
            <w:r>
              <w:rPr>
                <w:rStyle w:val="a6"/>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6"/>
                <w:i/>
              </w:rPr>
            </w:pPr>
            <w:r>
              <w:rPr>
                <w:rStyle w:val="a6"/>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6"/>
                <w:i/>
              </w:rPr>
            </w:pPr>
            <w:r>
              <w:rPr>
                <w:rStyle w:val="a6"/>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6"/>
                <w:i/>
              </w:rPr>
            </w:pPr>
            <w:r>
              <w:rPr>
                <w:rStyle w:val="a6"/>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6"/>
                <w:i/>
              </w:rPr>
            </w:pPr>
            <w:r>
              <w:rPr>
                <w:rStyle w:val="a6"/>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6"/>
                <w:i/>
              </w:rPr>
            </w:pPr>
            <w:r>
              <w:rPr>
                <w:rStyle w:val="a6"/>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6"/>
                <w:i/>
              </w:rPr>
            </w:pPr>
            <w:r>
              <w:rPr>
                <w:rStyle w:val="a6"/>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6"/>
                <w:i/>
              </w:rPr>
            </w:pPr>
            <w:r>
              <w:rPr>
                <w:rStyle w:val="a6"/>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6"/>
                <w:i/>
              </w:rPr>
            </w:pPr>
            <w:r>
              <w:rPr>
                <w:rStyle w:val="a6"/>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6"/>
                <w:i/>
              </w:rPr>
            </w:pPr>
            <w:r>
              <w:rPr>
                <w:rStyle w:val="a6"/>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6"/>
                <w:i/>
              </w:rPr>
            </w:pPr>
            <w:r>
              <w:rPr>
                <w:rStyle w:val="a6"/>
                <w:rFonts w:hint="eastAsia"/>
              </w:rPr>
              <w:t>校验账号是否在某一终端类型第一次登录</w:t>
            </w:r>
          </w:p>
        </w:tc>
      </w:tr>
    </w:tbl>
    <w:p w14:paraId="38F35947" w14:textId="77777777" w:rsidR="00C62268" w:rsidRDefault="00C62268" w:rsidP="00A67151">
      <w:pPr>
        <w:pStyle w:val="3"/>
      </w:pPr>
      <w:bookmarkStart w:id="77" w:name="_Toc418875580"/>
      <w:bookmarkStart w:id="78" w:name="_Toc451011732"/>
      <w:r>
        <w:rPr>
          <w:rFonts w:hint="eastAsia"/>
        </w:rPr>
        <w:t>CspService</w:t>
      </w:r>
      <w:r>
        <w:rPr>
          <w:rFonts w:hint="eastAsia"/>
        </w:rPr>
        <w:t>类概述</w:t>
      </w:r>
      <w:bookmarkEnd w:id="77"/>
      <w:bookmarkEnd w:id="78"/>
    </w:p>
    <w:p w14:paraId="6AB4BD0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2C587C5" w14:textId="77777777" w:rsidR="00C62268" w:rsidRPr="00C62268" w:rsidRDefault="00C62268" w:rsidP="00C62268">
      <w:pPr>
        <w:pStyle w:val="af1"/>
        <w:spacing w:line="400" w:lineRule="exact"/>
        <w:ind w:firstLine="480"/>
        <w:jc w:val="left"/>
        <w:rPr>
          <w:rFonts w:ascii="宋体" w:hAnsi="宋体"/>
          <w:sz w:val="24"/>
        </w:rPr>
      </w:pPr>
      <w:bookmarkStart w:id="79" w:name="_Toc418875581"/>
      <w:r w:rsidRPr="00C62268">
        <w:rPr>
          <w:rFonts w:ascii="宋体" w:hAnsi="宋体" w:hint="eastAsia"/>
          <w:sz w:val="24"/>
        </w:rPr>
        <w:t>类功能定义</w:t>
      </w:r>
      <w:bookmarkEnd w:id="79"/>
    </w:p>
    <w:p w14:paraId="5EF6678E" w14:textId="77777777" w:rsidR="00C62268" w:rsidRPr="00557EE7" w:rsidRDefault="00C62268" w:rsidP="00C62268">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5F0128AF"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4A82A7ED"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6"/>
                <w:i/>
              </w:rPr>
            </w:pPr>
            <w:r w:rsidRPr="00076C89">
              <w:rPr>
                <w:rStyle w:val="a6"/>
                <w:rFonts w:hint="eastAsia"/>
              </w:rPr>
              <w:t>1</w:t>
            </w:r>
          </w:p>
        </w:tc>
        <w:tc>
          <w:tcPr>
            <w:tcW w:w="3966" w:type="dxa"/>
          </w:tcPr>
          <w:p w14:paraId="0B4B6689"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6"/>
                <w:i/>
              </w:rPr>
            </w:pPr>
            <w:r>
              <w:rPr>
                <w:rStyle w:val="a6"/>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6"/>
                <w:i/>
              </w:rPr>
            </w:pPr>
            <w:r w:rsidRPr="00076C89">
              <w:rPr>
                <w:rStyle w:val="a6"/>
                <w:rFonts w:hint="eastAsia"/>
              </w:rPr>
              <w:t>2</w:t>
            </w:r>
          </w:p>
        </w:tc>
        <w:tc>
          <w:tcPr>
            <w:tcW w:w="3966" w:type="dxa"/>
          </w:tcPr>
          <w:p w14:paraId="6AD6714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6"/>
                <w:i/>
              </w:rPr>
            </w:pPr>
            <w:r w:rsidRPr="00AA088E">
              <w:rPr>
                <w:rStyle w:val="a6"/>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6"/>
                <w:i/>
              </w:rPr>
            </w:pPr>
            <w:r w:rsidRPr="00076C89">
              <w:rPr>
                <w:rStyle w:val="a6"/>
                <w:rFonts w:hint="eastAsia"/>
              </w:rPr>
              <w:t>3</w:t>
            </w:r>
          </w:p>
        </w:tc>
        <w:tc>
          <w:tcPr>
            <w:tcW w:w="3966" w:type="dxa"/>
          </w:tcPr>
          <w:p w14:paraId="08F82771" w14:textId="77777777" w:rsidR="00C62268" w:rsidRPr="00076C89" w:rsidRDefault="00C62268" w:rsidP="00CC1B0B">
            <w:pPr>
              <w:rPr>
                <w:rStyle w:val="a6"/>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6"/>
                <w:i/>
              </w:rPr>
            </w:pPr>
            <w:r>
              <w:rPr>
                <w:rStyle w:val="a6"/>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6"/>
                <w:i/>
              </w:rPr>
            </w:pPr>
            <w:r>
              <w:rPr>
                <w:rStyle w:val="a6"/>
                <w:rFonts w:hint="eastAsia"/>
              </w:rPr>
              <w:t>4</w:t>
            </w:r>
          </w:p>
        </w:tc>
        <w:tc>
          <w:tcPr>
            <w:tcW w:w="3966" w:type="dxa"/>
          </w:tcPr>
          <w:p w14:paraId="09ECA2F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6"/>
                <w:i/>
              </w:rPr>
            </w:pPr>
            <w:r w:rsidRPr="00EA0ABC">
              <w:rPr>
                <w:rStyle w:val="a6"/>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6"/>
                <w:i/>
              </w:rPr>
            </w:pPr>
            <w:r>
              <w:rPr>
                <w:rStyle w:val="a6"/>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6"/>
                <w:i/>
              </w:rPr>
            </w:pPr>
            <w:r w:rsidRPr="00EA0ABC">
              <w:rPr>
                <w:rStyle w:val="a6"/>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6"/>
                <w:i/>
              </w:rPr>
            </w:pPr>
            <w:r>
              <w:rPr>
                <w:rStyle w:val="a6"/>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6"/>
                <w:i/>
              </w:rPr>
            </w:pPr>
            <w:r>
              <w:rPr>
                <w:rStyle w:val="a6"/>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6"/>
                <w:i/>
              </w:rPr>
            </w:pPr>
            <w:r>
              <w:rPr>
                <w:rStyle w:val="a6"/>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6"/>
                <w:i/>
              </w:rPr>
            </w:pPr>
            <w:r>
              <w:rPr>
                <w:rStyle w:val="a6"/>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6"/>
                <w:i/>
              </w:rPr>
            </w:pPr>
            <w:r>
              <w:rPr>
                <w:rStyle w:val="a6"/>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6"/>
                <w:i/>
              </w:rPr>
            </w:pPr>
            <w:r>
              <w:rPr>
                <w:rStyle w:val="a6"/>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6"/>
                <w:i/>
              </w:rPr>
            </w:pPr>
            <w:r>
              <w:rPr>
                <w:rStyle w:val="a6"/>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6"/>
                <w:i/>
              </w:rPr>
            </w:pPr>
            <w:r>
              <w:rPr>
                <w:rStyle w:val="a6"/>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6"/>
                <w:i/>
              </w:rPr>
            </w:pPr>
            <w:r>
              <w:rPr>
                <w:rStyle w:val="a6"/>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6"/>
                <w:i/>
              </w:rPr>
            </w:pPr>
            <w:r>
              <w:rPr>
                <w:rStyle w:val="a6"/>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6"/>
                <w:i/>
              </w:rPr>
            </w:pPr>
            <w:r>
              <w:rPr>
                <w:rStyle w:val="a6"/>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6"/>
                <w:i/>
              </w:rPr>
            </w:pPr>
            <w:r>
              <w:rPr>
                <w:rStyle w:val="a6"/>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6"/>
                <w:i/>
              </w:rPr>
            </w:pPr>
            <w:r>
              <w:rPr>
                <w:rStyle w:val="a6"/>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6"/>
                <w:i/>
              </w:rPr>
            </w:pPr>
            <w:r>
              <w:rPr>
                <w:rStyle w:val="a6"/>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6"/>
                <w:i/>
              </w:rPr>
            </w:pPr>
            <w:r>
              <w:rPr>
                <w:rStyle w:val="a6"/>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6"/>
                <w:i/>
              </w:rPr>
            </w:pPr>
            <w:r>
              <w:rPr>
                <w:rStyle w:val="a6"/>
                <w:rFonts w:hint="eastAsia"/>
              </w:rPr>
              <w:t>退出</w:t>
            </w:r>
          </w:p>
        </w:tc>
      </w:tr>
    </w:tbl>
    <w:p w14:paraId="0C61C3DC" w14:textId="77777777" w:rsidR="00C62268" w:rsidRDefault="00C62268" w:rsidP="00C62268">
      <w:pPr>
        <w:pStyle w:val="a0"/>
      </w:pPr>
    </w:p>
    <w:p w14:paraId="1DA37882" w14:textId="77777777" w:rsidR="00C62268" w:rsidRDefault="00C62268" w:rsidP="00626322">
      <w:pPr>
        <w:pStyle w:val="3"/>
      </w:pPr>
      <w:bookmarkStart w:id="80" w:name="_Toc418875582"/>
      <w:bookmarkStart w:id="81" w:name="_Toc451011733"/>
      <w:r>
        <w:rPr>
          <w:rFonts w:hint="eastAsia"/>
        </w:rPr>
        <w:t>TokenCache</w:t>
      </w:r>
      <w:r>
        <w:rPr>
          <w:rFonts w:hint="eastAsia"/>
        </w:rPr>
        <w:t>类概述</w:t>
      </w:r>
      <w:bookmarkEnd w:id="80"/>
      <w:bookmarkEnd w:id="81"/>
    </w:p>
    <w:p w14:paraId="2352E5C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E46A365" w14:textId="77777777" w:rsidR="00C62268" w:rsidRPr="00C62268" w:rsidRDefault="00C62268" w:rsidP="00C62268">
      <w:pPr>
        <w:pStyle w:val="af1"/>
        <w:spacing w:line="400" w:lineRule="exact"/>
        <w:ind w:firstLine="480"/>
        <w:jc w:val="left"/>
        <w:rPr>
          <w:rFonts w:ascii="宋体" w:hAnsi="宋体"/>
          <w:sz w:val="24"/>
        </w:rPr>
      </w:pPr>
      <w:bookmarkStart w:id="82" w:name="_Toc418875583"/>
      <w:r w:rsidRPr="00C62268">
        <w:rPr>
          <w:rFonts w:ascii="宋体" w:hAnsi="宋体" w:hint="eastAsia"/>
          <w:sz w:val="24"/>
        </w:rPr>
        <w:t>类功能定义</w:t>
      </w:r>
      <w:bookmarkEnd w:id="82"/>
    </w:p>
    <w:p w14:paraId="36F71CD4" w14:textId="77777777" w:rsidR="00C62268" w:rsidRPr="00557EE7" w:rsidRDefault="00C62268" w:rsidP="00C62268">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41815C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7B088FD1"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6"/>
                <w:i/>
              </w:rPr>
            </w:pPr>
            <w:r w:rsidRPr="00076C89">
              <w:rPr>
                <w:rStyle w:val="a6"/>
                <w:rFonts w:hint="eastAsia"/>
              </w:rPr>
              <w:t>1</w:t>
            </w:r>
          </w:p>
        </w:tc>
        <w:tc>
          <w:tcPr>
            <w:tcW w:w="3966" w:type="dxa"/>
          </w:tcPr>
          <w:p w14:paraId="5BEE21BA"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6"/>
                <w:i/>
              </w:rPr>
            </w:pPr>
            <w:r w:rsidRPr="00B47654">
              <w:rPr>
                <w:rStyle w:val="a6"/>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6"/>
                <w:i/>
              </w:rPr>
            </w:pPr>
            <w:r w:rsidRPr="00076C89">
              <w:rPr>
                <w:rStyle w:val="a6"/>
                <w:rFonts w:hint="eastAsia"/>
              </w:rPr>
              <w:t>2</w:t>
            </w:r>
          </w:p>
        </w:tc>
        <w:tc>
          <w:tcPr>
            <w:tcW w:w="3966" w:type="dxa"/>
          </w:tcPr>
          <w:p w14:paraId="78EB2CC1" w14:textId="77777777" w:rsidR="00C62268" w:rsidRPr="00076C89" w:rsidRDefault="00C62268" w:rsidP="00CC1B0B">
            <w:pPr>
              <w:rPr>
                <w:rStyle w:val="a6"/>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6"/>
                <w:i/>
              </w:rPr>
            </w:pPr>
            <w:r w:rsidRPr="00B47654">
              <w:rPr>
                <w:rStyle w:val="a6"/>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6"/>
                <w:i/>
              </w:rPr>
            </w:pPr>
            <w:r w:rsidRPr="00076C89">
              <w:rPr>
                <w:rStyle w:val="a6"/>
                <w:rFonts w:hint="eastAsia"/>
              </w:rPr>
              <w:t>3</w:t>
            </w:r>
          </w:p>
        </w:tc>
        <w:tc>
          <w:tcPr>
            <w:tcW w:w="3966" w:type="dxa"/>
          </w:tcPr>
          <w:p w14:paraId="5D667DCD" w14:textId="77777777" w:rsidR="00C62268" w:rsidRPr="00076C89" w:rsidRDefault="00C62268" w:rsidP="00CC1B0B">
            <w:pPr>
              <w:rPr>
                <w:rStyle w:val="a6"/>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6"/>
                <w:i/>
              </w:rPr>
            </w:pPr>
            <w:r w:rsidRPr="00B47654">
              <w:rPr>
                <w:rStyle w:val="a6"/>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6"/>
                <w:i/>
              </w:rPr>
            </w:pPr>
            <w:r>
              <w:rPr>
                <w:rStyle w:val="a6"/>
                <w:rFonts w:hint="eastAsia"/>
              </w:rPr>
              <w:t>4</w:t>
            </w:r>
          </w:p>
        </w:tc>
        <w:tc>
          <w:tcPr>
            <w:tcW w:w="3966" w:type="dxa"/>
          </w:tcPr>
          <w:p w14:paraId="59501C0D" w14:textId="77777777" w:rsidR="00C62268" w:rsidRPr="00076C89" w:rsidRDefault="00C62268" w:rsidP="00CC1B0B">
            <w:pPr>
              <w:rPr>
                <w:rStyle w:val="a6"/>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6"/>
                <w:i/>
              </w:rPr>
            </w:pPr>
            <w:r w:rsidRPr="00B47654">
              <w:rPr>
                <w:rStyle w:val="a6"/>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626322">
      <w:pPr>
        <w:pStyle w:val="3"/>
      </w:pPr>
      <w:bookmarkStart w:id="83" w:name="_Toc418875584"/>
      <w:bookmarkStart w:id="84" w:name="_Toc451011734"/>
      <w:r>
        <w:rPr>
          <w:rFonts w:hint="eastAsia"/>
        </w:rPr>
        <w:t>UserMongoDao</w:t>
      </w:r>
      <w:r>
        <w:rPr>
          <w:rFonts w:hint="eastAsia"/>
        </w:rPr>
        <w:t>类概述</w:t>
      </w:r>
      <w:bookmarkEnd w:id="83"/>
      <w:bookmarkEnd w:id="84"/>
    </w:p>
    <w:p w14:paraId="78013D9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62A53833" w14:textId="77777777" w:rsidR="00C62268" w:rsidRPr="00C62268" w:rsidRDefault="00C62268" w:rsidP="00C62268">
      <w:pPr>
        <w:pStyle w:val="af1"/>
        <w:spacing w:line="400" w:lineRule="exact"/>
        <w:ind w:firstLine="480"/>
        <w:jc w:val="left"/>
        <w:rPr>
          <w:rFonts w:ascii="宋体" w:hAnsi="宋体"/>
          <w:sz w:val="24"/>
        </w:rPr>
      </w:pPr>
      <w:bookmarkStart w:id="85" w:name="_Toc418875585"/>
      <w:r w:rsidRPr="00C62268">
        <w:rPr>
          <w:rFonts w:ascii="宋体" w:hAnsi="宋体" w:hint="eastAsia"/>
          <w:sz w:val="24"/>
        </w:rPr>
        <w:t>类功能定义</w:t>
      </w:r>
      <w:bookmarkEnd w:id="85"/>
    </w:p>
    <w:p w14:paraId="7769F515" w14:textId="77777777" w:rsidR="00C62268" w:rsidRPr="00557EE7" w:rsidRDefault="00C62268" w:rsidP="00C62268">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E18D9D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3A6A4E92"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6"/>
                <w:i/>
              </w:rPr>
            </w:pPr>
            <w:r w:rsidRPr="00076C89">
              <w:rPr>
                <w:rStyle w:val="a6"/>
                <w:rFonts w:hint="eastAsia"/>
              </w:rPr>
              <w:t>1</w:t>
            </w:r>
          </w:p>
        </w:tc>
        <w:tc>
          <w:tcPr>
            <w:tcW w:w="3966" w:type="dxa"/>
          </w:tcPr>
          <w:p w14:paraId="396716C1"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6"/>
                <w:i/>
              </w:rPr>
            </w:pPr>
            <w:r>
              <w:rPr>
                <w:rStyle w:val="a6"/>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6"/>
                <w:i/>
              </w:rPr>
            </w:pPr>
            <w:r w:rsidRPr="00076C89">
              <w:rPr>
                <w:rStyle w:val="a6"/>
                <w:rFonts w:hint="eastAsia"/>
              </w:rPr>
              <w:t>2</w:t>
            </w:r>
          </w:p>
        </w:tc>
        <w:tc>
          <w:tcPr>
            <w:tcW w:w="3966" w:type="dxa"/>
          </w:tcPr>
          <w:p w14:paraId="0F93FDEA" w14:textId="77777777" w:rsidR="00C62268" w:rsidRPr="00076C89" w:rsidRDefault="00C62268" w:rsidP="00CC1B0B">
            <w:pPr>
              <w:rPr>
                <w:rStyle w:val="a6"/>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6"/>
                <w:i/>
              </w:rPr>
            </w:pPr>
            <w:r>
              <w:rPr>
                <w:rStyle w:val="a6"/>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6"/>
                <w:i/>
              </w:rPr>
            </w:pPr>
            <w:r w:rsidRPr="00076C89">
              <w:rPr>
                <w:rStyle w:val="a6"/>
                <w:rFonts w:hint="eastAsia"/>
              </w:rPr>
              <w:t>3</w:t>
            </w:r>
          </w:p>
        </w:tc>
        <w:tc>
          <w:tcPr>
            <w:tcW w:w="3966" w:type="dxa"/>
          </w:tcPr>
          <w:p w14:paraId="5FBE181C" w14:textId="77777777" w:rsidR="00C62268" w:rsidRPr="00076C89" w:rsidRDefault="00C62268" w:rsidP="00CC1B0B">
            <w:pPr>
              <w:rPr>
                <w:rStyle w:val="a6"/>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6"/>
                <w:i/>
              </w:rPr>
            </w:pPr>
            <w:r>
              <w:rPr>
                <w:rStyle w:val="a6"/>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6"/>
                <w:i/>
              </w:rPr>
            </w:pPr>
            <w:r>
              <w:rPr>
                <w:rStyle w:val="a6"/>
                <w:rFonts w:hint="eastAsia"/>
              </w:rPr>
              <w:t>4</w:t>
            </w:r>
          </w:p>
        </w:tc>
        <w:tc>
          <w:tcPr>
            <w:tcW w:w="3966" w:type="dxa"/>
          </w:tcPr>
          <w:p w14:paraId="691C5844" w14:textId="77777777" w:rsidR="00C62268" w:rsidRPr="00076C89" w:rsidRDefault="00C62268" w:rsidP="00CC1B0B">
            <w:pPr>
              <w:rPr>
                <w:rStyle w:val="a6"/>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6"/>
                <w:i/>
              </w:rPr>
            </w:pPr>
            <w:r>
              <w:rPr>
                <w:rStyle w:val="a6"/>
                <w:rFonts w:hint="eastAsia"/>
              </w:rPr>
              <w:t>校验用户是否第一次登录某终端类型</w:t>
            </w:r>
          </w:p>
        </w:tc>
      </w:tr>
    </w:tbl>
    <w:p w14:paraId="0B76DE91" w14:textId="38B59F90" w:rsidR="00DD6799" w:rsidRDefault="00DD6799" w:rsidP="003A0D42"/>
    <w:p w14:paraId="4DD49B2B" w14:textId="77777777" w:rsidR="007E5FCD" w:rsidRDefault="007E5FCD" w:rsidP="00626322">
      <w:pPr>
        <w:pStyle w:val="2"/>
      </w:pPr>
      <w:bookmarkStart w:id="86" w:name="_Toc418875603"/>
      <w:bookmarkStart w:id="87" w:name="_Toc451011735"/>
      <w:r>
        <w:rPr>
          <w:rFonts w:hint="eastAsia"/>
        </w:rPr>
        <w:t>圈子系统（</w:t>
      </w:r>
      <w:r>
        <w:rPr>
          <w:rFonts w:hint="eastAsia"/>
        </w:rPr>
        <w:t>quan</w:t>
      </w:r>
      <w:r>
        <w:rPr>
          <w:rFonts w:hint="eastAsia"/>
        </w:rPr>
        <w:t>）模块</w:t>
      </w:r>
      <w:bookmarkEnd w:id="86"/>
      <w:bookmarkEnd w:id="87"/>
    </w:p>
    <w:p w14:paraId="70518E78" w14:textId="77777777" w:rsidR="007E5FCD" w:rsidRDefault="007E5FCD" w:rsidP="00626322">
      <w:pPr>
        <w:pStyle w:val="3"/>
      </w:pPr>
      <w:bookmarkStart w:id="88" w:name="_Toc418875604"/>
      <w:bookmarkStart w:id="89" w:name="_Toc451011736"/>
      <w:r>
        <w:rPr>
          <w:rFonts w:hint="eastAsia"/>
        </w:rPr>
        <w:t>圈子系统模块概述</w:t>
      </w:r>
      <w:bookmarkEnd w:id="88"/>
      <w:bookmarkEnd w:id="89"/>
    </w:p>
    <w:p w14:paraId="03D3873C"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79DF1BC6" w14:textId="77777777" w:rsidR="007E5FCD" w:rsidRPr="007E5FCD" w:rsidRDefault="007E5FCD" w:rsidP="007E5FCD">
      <w:pPr>
        <w:pStyle w:val="af1"/>
        <w:spacing w:line="400" w:lineRule="exact"/>
        <w:ind w:firstLine="480"/>
        <w:jc w:val="left"/>
        <w:rPr>
          <w:rFonts w:ascii="宋体" w:hAnsi="宋体"/>
          <w:sz w:val="24"/>
        </w:rPr>
      </w:pPr>
    </w:p>
    <w:p w14:paraId="7F396B9E" w14:textId="77777777" w:rsidR="007E5FCD" w:rsidRPr="00D40EC0" w:rsidRDefault="007E5FCD" w:rsidP="007E5FCD">
      <w:pPr>
        <w:pStyle w:val="a4"/>
        <w:rPr>
          <w:i/>
        </w:rPr>
      </w:pPr>
    </w:p>
    <w:p w14:paraId="58E293CB" w14:textId="77777777" w:rsidR="007E5FCD" w:rsidRPr="00D40EC0" w:rsidRDefault="007E5FCD" w:rsidP="007E5FCD">
      <w:pPr>
        <w:pStyle w:val="a4"/>
        <w:rPr>
          <w:i/>
        </w:rPr>
      </w:pPr>
    </w:p>
    <w:p w14:paraId="074CB548" w14:textId="77777777" w:rsidR="007E5FCD" w:rsidRDefault="007E5FCD" w:rsidP="00626322">
      <w:pPr>
        <w:pStyle w:val="3"/>
      </w:pPr>
      <w:bookmarkStart w:id="90" w:name="_Toc418875605"/>
      <w:bookmarkStart w:id="91" w:name="_Toc451011737"/>
      <w:r>
        <w:rPr>
          <w:rFonts w:hint="eastAsia"/>
        </w:rPr>
        <w:t>圈子系统模块流程图</w:t>
      </w:r>
      <w:bookmarkEnd w:id="90"/>
      <w:bookmarkEnd w:id="91"/>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3"/>
      </w:pPr>
      <w:bookmarkStart w:id="92" w:name="_Toc418875606"/>
      <w:bookmarkStart w:id="93" w:name="_Toc451011738"/>
      <w:r>
        <w:rPr>
          <w:rFonts w:hint="eastAsia"/>
        </w:rPr>
        <w:t>JsonController</w:t>
      </w:r>
      <w:r>
        <w:rPr>
          <w:rFonts w:hint="eastAsia"/>
        </w:rPr>
        <w:t>类概述</w:t>
      </w:r>
      <w:bookmarkEnd w:id="92"/>
      <w:bookmarkEnd w:id="93"/>
    </w:p>
    <w:p w14:paraId="7096FAC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f1"/>
        <w:spacing w:line="400" w:lineRule="exact"/>
        <w:ind w:firstLine="480"/>
        <w:jc w:val="left"/>
        <w:rPr>
          <w:rFonts w:ascii="宋体" w:hAnsi="宋体"/>
          <w:sz w:val="24"/>
        </w:rPr>
      </w:pPr>
      <w:bookmarkStart w:id="94" w:name="_Toc418875607"/>
      <w:r w:rsidRPr="007E5FCD">
        <w:rPr>
          <w:rFonts w:ascii="宋体" w:hAnsi="宋体" w:hint="eastAsia"/>
          <w:sz w:val="24"/>
        </w:rPr>
        <w:t>类功能定义</w:t>
      </w:r>
      <w:bookmarkEnd w:id="94"/>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6"/>
                <w:b/>
                <w:i/>
              </w:rPr>
            </w:pPr>
            <w:r w:rsidRPr="00076C89">
              <w:rPr>
                <w:rStyle w:val="a6"/>
                <w:rFonts w:hint="eastAsia"/>
              </w:rPr>
              <w:t>序号</w:t>
            </w:r>
          </w:p>
        </w:tc>
        <w:tc>
          <w:tcPr>
            <w:tcW w:w="2052" w:type="dxa"/>
            <w:shd w:val="clear" w:color="auto" w:fill="CCCCCC"/>
          </w:tcPr>
          <w:p w14:paraId="3A90A998" w14:textId="77777777" w:rsidR="007E5FCD" w:rsidRPr="00076C89" w:rsidRDefault="007E5FCD" w:rsidP="00CC1B0B">
            <w:pPr>
              <w:jc w:val="center"/>
              <w:rPr>
                <w:rStyle w:val="a6"/>
                <w:b/>
                <w:i/>
              </w:rPr>
            </w:pPr>
            <w:r w:rsidRPr="00076C89">
              <w:rPr>
                <w:rStyle w:val="a6"/>
                <w:rFonts w:hint="eastAsia"/>
              </w:rPr>
              <w:t>功能点</w:t>
            </w:r>
          </w:p>
        </w:tc>
        <w:tc>
          <w:tcPr>
            <w:tcW w:w="5940" w:type="dxa"/>
            <w:shd w:val="clear" w:color="auto" w:fill="CCCCCC"/>
          </w:tcPr>
          <w:p w14:paraId="5AC710B2"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6"/>
                <w:i/>
              </w:rPr>
            </w:pPr>
            <w:r w:rsidRPr="00076C89">
              <w:rPr>
                <w:rStyle w:val="a6"/>
                <w:rFonts w:hint="eastAsia"/>
              </w:rPr>
              <w:t>1</w:t>
            </w:r>
          </w:p>
        </w:tc>
        <w:tc>
          <w:tcPr>
            <w:tcW w:w="2052" w:type="dxa"/>
          </w:tcPr>
          <w:p w14:paraId="1F7D8EB0" w14:textId="77777777" w:rsidR="007E5FCD" w:rsidRPr="00076C89" w:rsidRDefault="007E5FCD" w:rsidP="00CC1B0B">
            <w:pPr>
              <w:rPr>
                <w:rStyle w:val="a6"/>
                <w:i/>
              </w:rPr>
            </w:pPr>
            <w:r w:rsidRPr="004A4A85">
              <w:rPr>
                <w:rStyle w:val="a6"/>
              </w:rPr>
              <w:t>checkSig</w:t>
            </w:r>
          </w:p>
        </w:tc>
        <w:tc>
          <w:tcPr>
            <w:tcW w:w="5940" w:type="dxa"/>
          </w:tcPr>
          <w:p w14:paraId="2ED7C058" w14:textId="77777777" w:rsidR="007E5FCD" w:rsidRPr="00076C89" w:rsidRDefault="007E5FCD" w:rsidP="00CC1B0B">
            <w:pPr>
              <w:rPr>
                <w:rStyle w:val="a6"/>
                <w:i/>
              </w:rPr>
            </w:pPr>
            <w:r>
              <w:rPr>
                <w:rStyle w:val="a6"/>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6"/>
                <w:i/>
              </w:rPr>
            </w:pPr>
            <w:r w:rsidRPr="00076C89">
              <w:rPr>
                <w:rStyle w:val="a6"/>
                <w:rFonts w:hint="eastAsia"/>
              </w:rPr>
              <w:t>2</w:t>
            </w:r>
          </w:p>
        </w:tc>
        <w:tc>
          <w:tcPr>
            <w:tcW w:w="2052" w:type="dxa"/>
          </w:tcPr>
          <w:p w14:paraId="485438B7" w14:textId="77777777" w:rsidR="007E5FCD" w:rsidRPr="00076C89" w:rsidRDefault="007E5FCD" w:rsidP="00CC1B0B">
            <w:pPr>
              <w:rPr>
                <w:rStyle w:val="a6"/>
                <w:i/>
              </w:rPr>
            </w:pPr>
            <w:r w:rsidRPr="004A4A85">
              <w:rPr>
                <w:rStyle w:val="a6"/>
              </w:rPr>
              <w:t>checkImageNo</w:t>
            </w:r>
          </w:p>
        </w:tc>
        <w:tc>
          <w:tcPr>
            <w:tcW w:w="5940" w:type="dxa"/>
          </w:tcPr>
          <w:p w14:paraId="6210B326" w14:textId="77777777" w:rsidR="007E5FCD" w:rsidRPr="00076C89" w:rsidRDefault="007E5FCD" w:rsidP="00CC1B0B">
            <w:pPr>
              <w:rPr>
                <w:rStyle w:val="a6"/>
                <w:i/>
              </w:rPr>
            </w:pPr>
            <w:r>
              <w:rPr>
                <w:rStyle w:val="a6"/>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6"/>
                <w:i/>
              </w:rPr>
            </w:pPr>
            <w:r w:rsidRPr="00076C89">
              <w:rPr>
                <w:rStyle w:val="a6"/>
                <w:rFonts w:hint="eastAsia"/>
              </w:rPr>
              <w:t>3</w:t>
            </w:r>
          </w:p>
        </w:tc>
        <w:tc>
          <w:tcPr>
            <w:tcW w:w="2052" w:type="dxa"/>
          </w:tcPr>
          <w:p w14:paraId="26A57B93" w14:textId="77777777" w:rsidR="007E5FCD" w:rsidRPr="00076C89" w:rsidRDefault="007E5FCD" w:rsidP="00CC1B0B">
            <w:pPr>
              <w:rPr>
                <w:rStyle w:val="a6"/>
                <w:i/>
              </w:rPr>
            </w:pPr>
            <w:r w:rsidRPr="004A4A85">
              <w:rPr>
                <w:rStyle w:val="a6"/>
              </w:rPr>
              <w:t>changeTokenRel</w:t>
            </w:r>
          </w:p>
        </w:tc>
        <w:tc>
          <w:tcPr>
            <w:tcW w:w="5940" w:type="dxa"/>
          </w:tcPr>
          <w:p w14:paraId="35826E3A" w14:textId="77777777" w:rsidR="007E5FCD" w:rsidRPr="00076C89" w:rsidRDefault="007E5FCD" w:rsidP="00CC1B0B">
            <w:pPr>
              <w:rPr>
                <w:rStyle w:val="a6"/>
                <w:i/>
              </w:rPr>
            </w:pPr>
            <w:r>
              <w:rPr>
                <w:rStyle w:val="a6"/>
              </w:rPr>
              <w:t>T</w:t>
            </w:r>
            <w:r>
              <w:rPr>
                <w:rStyle w:val="a6"/>
                <w:rFonts w:hint="eastAsia"/>
              </w:rPr>
              <w:t>oken</w:t>
            </w:r>
            <w:r>
              <w:rPr>
                <w:rStyle w:val="a6"/>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6"/>
                <w:i/>
              </w:rPr>
            </w:pPr>
          </w:p>
        </w:tc>
        <w:tc>
          <w:tcPr>
            <w:tcW w:w="2052" w:type="dxa"/>
          </w:tcPr>
          <w:p w14:paraId="542E40C1" w14:textId="77777777" w:rsidR="007E5FCD" w:rsidRPr="00076C89" w:rsidRDefault="007E5FCD" w:rsidP="00CC1B0B">
            <w:pPr>
              <w:rPr>
                <w:rStyle w:val="a6"/>
                <w:i/>
              </w:rPr>
            </w:pPr>
          </w:p>
        </w:tc>
        <w:tc>
          <w:tcPr>
            <w:tcW w:w="5940" w:type="dxa"/>
          </w:tcPr>
          <w:p w14:paraId="0D7711CC" w14:textId="77777777" w:rsidR="007E5FCD" w:rsidRPr="00076C89" w:rsidRDefault="007E5FCD" w:rsidP="00CC1B0B">
            <w:pPr>
              <w:rPr>
                <w:rStyle w:val="a6"/>
                <w:i/>
              </w:rPr>
            </w:pPr>
          </w:p>
        </w:tc>
      </w:tr>
    </w:tbl>
    <w:p w14:paraId="0DE68465" w14:textId="77777777" w:rsidR="007E5FCD" w:rsidRPr="00CF07BE" w:rsidRDefault="007E5FCD" w:rsidP="007E5FCD">
      <w:pPr>
        <w:rPr>
          <w:rStyle w:val="a6"/>
          <w:i/>
        </w:rPr>
      </w:pPr>
    </w:p>
    <w:p w14:paraId="5F71C2AC" w14:textId="77777777" w:rsidR="007E5FCD" w:rsidRDefault="007E5FCD" w:rsidP="00626322">
      <w:pPr>
        <w:pStyle w:val="3"/>
      </w:pPr>
      <w:bookmarkStart w:id="95" w:name="_Toc418875608"/>
      <w:bookmarkStart w:id="96" w:name="_Toc451011739"/>
      <w:r>
        <w:rPr>
          <w:rFonts w:hint="eastAsia"/>
        </w:rPr>
        <w:t>RestTeamController</w:t>
      </w:r>
      <w:r>
        <w:rPr>
          <w:rFonts w:hint="eastAsia"/>
        </w:rPr>
        <w:t>类概述</w:t>
      </w:r>
      <w:bookmarkEnd w:id="95"/>
      <w:bookmarkEnd w:id="96"/>
    </w:p>
    <w:p w14:paraId="2A46323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14:paraId="6201AA91" w14:textId="77777777" w:rsidR="007E5FCD" w:rsidRPr="007E5FCD" w:rsidRDefault="007E5FCD" w:rsidP="007E5FCD">
      <w:pPr>
        <w:pStyle w:val="af1"/>
        <w:spacing w:line="400" w:lineRule="exact"/>
        <w:ind w:firstLine="480"/>
        <w:jc w:val="left"/>
        <w:rPr>
          <w:rFonts w:ascii="宋体" w:hAnsi="宋体"/>
          <w:sz w:val="24"/>
        </w:rPr>
      </w:pPr>
      <w:bookmarkStart w:id="97" w:name="_Toc418875609"/>
      <w:r w:rsidRPr="007E5FCD">
        <w:rPr>
          <w:rFonts w:ascii="宋体" w:hAnsi="宋体" w:hint="eastAsia"/>
          <w:sz w:val="24"/>
        </w:rPr>
        <w:t>类功能定义</w:t>
      </w:r>
      <w:bookmarkEnd w:id="97"/>
    </w:p>
    <w:p w14:paraId="74F97229" w14:textId="77777777" w:rsidR="007E5FCD" w:rsidRPr="00557EE7" w:rsidRDefault="007E5FCD" w:rsidP="007E5FCD">
      <w:r>
        <w:rPr>
          <w:rStyle w:val="a6"/>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673903E"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2A7186DF"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6"/>
                <w:i/>
              </w:rPr>
            </w:pPr>
            <w:r w:rsidRPr="00076C89">
              <w:rPr>
                <w:rStyle w:val="a6"/>
                <w:rFonts w:hint="eastAsia"/>
              </w:rPr>
              <w:t>1</w:t>
            </w:r>
          </w:p>
        </w:tc>
        <w:tc>
          <w:tcPr>
            <w:tcW w:w="3121" w:type="dxa"/>
          </w:tcPr>
          <w:p w14:paraId="40958B80"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6"/>
                <w:i/>
              </w:rPr>
            </w:pPr>
            <w:r>
              <w:rPr>
                <w:rStyle w:val="a6"/>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6"/>
                <w:i/>
              </w:rPr>
            </w:pPr>
            <w:r w:rsidRPr="00076C89">
              <w:rPr>
                <w:rStyle w:val="a6"/>
                <w:rFonts w:hint="eastAsia"/>
              </w:rPr>
              <w:t>2</w:t>
            </w:r>
          </w:p>
        </w:tc>
        <w:tc>
          <w:tcPr>
            <w:tcW w:w="3121" w:type="dxa"/>
          </w:tcPr>
          <w:p w14:paraId="5B13943E"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6"/>
                <w:i/>
              </w:rPr>
            </w:pPr>
            <w:r>
              <w:rPr>
                <w:rStyle w:val="a6"/>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6"/>
                <w:i/>
              </w:rPr>
            </w:pPr>
            <w:r w:rsidRPr="00076C89">
              <w:rPr>
                <w:rStyle w:val="a6"/>
                <w:rFonts w:hint="eastAsia"/>
              </w:rPr>
              <w:t>3</w:t>
            </w:r>
          </w:p>
        </w:tc>
        <w:tc>
          <w:tcPr>
            <w:tcW w:w="3121" w:type="dxa"/>
          </w:tcPr>
          <w:p w14:paraId="51BE9E14"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6"/>
                <w:i/>
              </w:rPr>
            </w:pPr>
            <w:r>
              <w:rPr>
                <w:rStyle w:val="a6"/>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6"/>
                <w:i/>
              </w:rPr>
            </w:pPr>
            <w:r>
              <w:rPr>
                <w:rStyle w:val="a6"/>
                <w:rFonts w:hint="eastAsia"/>
              </w:rPr>
              <w:t>4</w:t>
            </w:r>
          </w:p>
        </w:tc>
        <w:tc>
          <w:tcPr>
            <w:tcW w:w="3121" w:type="dxa"/>
          </w:tcPr>
          <w:p w14:paraId="1A5C0D95"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6"/>
                <w:i/>
              </w:rPr>
            </w:pPr>
            <w:r>
              <w:rPr>
                <w:rStyle w:val="a6"/>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6"/>
                <w:i/>
              </w:rPr>
            </w:pPr>
            <w:r>
              <w:rPr>
                <w:rStyle w:val="a6"/>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6"/>
                <w:i/>
              </w:rPr>
            </w:pPr>
            <w:r>
              <w:rPr>
                <w:rStyle w:val="a6"/>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6"/>
                <w:i/>
              </w:rPr>
            </w:pPr>
            <w:r>
              <w:rPr>
                <w:rStyle w:val="a6"/>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6"/>
                <w:i/>
              </w:rPr>
            </w:pPr>
            <w:r>
              <w:rPr>
                <w:rStyle w:val="a6"/>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6"/>
                <w:i/>
              </w:rPr>
            </w:pPr>
            <w:r>
              <w:rPr>
                <w:rStyle w:val="a6"/>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6"/>
                <w:i/>
              </w:rPr>
            </w:pPr>
            <w:r>
              <w:rPr>
                <w:rStyle w:val="a6"/>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6"/>
                <w:i/>
              </w:rPr>
            </w:pPr>
            <w:r>
              <w:rPr>
                <w:rStyle w:val="a6"/>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6"/>
                <w:i/>
              </w:rPr>
            </w:pPr>
            <w:r>
              <w:rPr>
                <w:rStyle w:val="a6"/>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6"/>
                <w:i/>
              </w:rPr>
            </w:pPr>
            <w:r>
              <w:rPr>
                <w:rStyle w:val="a6"/>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6"/>
                <w:i/>
              </w:rPr>
            </w:pPr>
            <w:r>
              <w:rPr>
                <w:rStyle w:val="a6"/>
                <w:rFonts w:hint="eastAsia"/>
              </w:rPr>
              <w:t>获取用户部门列表和企业用户数据</w:t>
            </w:r>
          </w:p>
        </w:tc>
      </w:tr>
    </w:tbl>
    <w:p w14:paraId="32CD674A" w14:textId="77777777" w:rsidR="007E5FCD" w:rsidRDefault="007E5FCD" w:rsidP="0045497D">
      <w:pPr>
        <w:pStyle w:val="3"/>
      </w:pPr>
      <w:bookmarkStart w:id="98" w:name="_Toc418875610"/>
      <w:bookmarkStart w:id="99" w:name="_Toc451011740"/>
      <w:r>
        <w:rPr>
          <w:rFonts w:hint="eastAsia"/>
        </w:rPr>
        <w:t>WebTeamController</w:t>
      </w:r>
      <w:r>
        <w:rPr>
          <w:rFonts w:hint="eastAsia"/>
        </w:rPr>
        <w:t>类概述</w:t>
      </w:r>
      <w:bookmarkEnd w:id="98"/>
      <w:bookmarkEnd w:id="99"/>
    </w:p>
    <w:p w14:paraId="0D0062B2"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62D6EDDA" w14:textId="77777777" w:rsidR="007E5FCD" w:rsidRPr="007E5FCD" w:rsidRDefault="007E5FCD" w:rsidP="007E5FCD">
      <w:pPr>
        <w:pStyle w:val="af1"/>
        <w:spacing w:line="400" w:lineRule="exact"/>
        <w:ind w:firstLine="480"/>
        <w:jc w:val="left"/>
        <w:rPr>
          <w:rFonts w:ascii="宋体" w:hAnsi="宋体"/>
          <w:sz w:val="24"/>
        </w:rPr>
      </w:pPr>
      <w:bookmarkStart w:id="100" w:name="_Toc418875611"/>
      <w:r w:rsidRPr="007E5FCD">
        <w:rPr>
          <w:rFonts w:ascii="宋体" w:hAnsi="宋体" w:hint="eastAsia"/>
          <w:sz w:val="24"/>
        </w:rPr>
        <w:t>类功能定义</w:t>
      </w:r>
      <w:bookmarkEnd w:id="100"/>
    </w:p>
    <w:p w14:paraId="6A6F9DF5" w14:textId="77777777" w:rsidR="007E5FCD" w:rsidRPr="00557EE7" w:rsidRDefault="007E5FCD" w:rsidP="007E5FCD">
      <w:r>
        <w:rPr>
          <w:rStyle w:val="a6"/>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694DD0C"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7F10993"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6"/>
                <w:i/>
              </w:rPr>
            </w:pPr>
            <w:r w:rsidRPr="00076C89">
              <w:rPr>
                <w:rStyle w:val="a6"/>
                <w:rFonts w:hint="eastAsia"/>
              </w:rPr>
              <w:t>1</w:t>
            </w:r>
          </w:p>
        </w:tc>
        <w:tc>
          <w:tcPr>
            <w:tcW w:w="3121" w:type="dxa"/>
          </w:tcPr>
          <w:p w14:paraId="7AFF70DB"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6"/>
                <w:i/>
              </w:rPr>
            </w:pPr>
            <w:r>
              <w:rPr>
                <w:rStyle w:val="a6"/>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6"/>
                <w:i/>
              </w:rPr>
            </w:pPr>
            <w:r w:rsidRPr="00076C89">
              <w:rPr>
                <w:rStyle w:val="a6"/>
                <w:rFonts w:hint="eastAsia"/>
              </w:rPr>
              <w:t>2</w:t>
            </w:r>
          </w:p>
        </w:tc>
        <w:tc>
          <w:tcPr>
            <w:tcW w:w="3121" w:type="dxa"/>
          </w:tcPr>
          <w:p w14:paraId="0FA70EAF"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6"/>
                <w:i/>
              </w:rPr>
            </w:pPr>
            <w:r>
              <w:rPr>
                <w:rStyle w:val="a6"/>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6"/>
                <w:i/>
              </w:rPr>
            </w:pPr>
            <w:r w:rsidRPr="00076C89">
              <w:rPr>
                <w:rStyle w:val="a6"/>
                <w:rFonts w:hint="eastAsia"/>
              </w:rPr>
              <w:t>3</w:t>
            </w:r>
          </w:p>
        </w:tc>
        <w:tc>
          <w:tcPr>
            <w:tcW w:w="3121" w:type="dxa"/>
          </w:tcPr>
          <w:p w14:paraId="27F055A8"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6"/>
                <w:i/>
              </w:rPr>
            </w:pPr>
            <w:r>
              <w:rPr>
                <w:rStyle w:val="a6"/>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6"/>
                <w:i/>
              </w:rPr>
            </w:pPr>
            <w:r>
              <w:rPr>
                <w:rStyle w:val="a6"/>
                <w:rFonts w:hint="eastAsia"/>
              </w:rPr>
              <w:t>4</w:t>
            </w:r>
          </w:p>
        </w:tc>
        <w:tc>
          <w:tcPr>
            <w:tcW w:w="3121" w:type="dxa"/>
          </w:tcPr>
          <w:p w14:paraId="23D72B8C"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6"/>
                <w:i/>
              </w:rPr>
            </w:pPr>
            <w:r>
              <w:rPr>
                <w:rStyle w:val="a6"/>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6"/>
                <w:i/>
              </w:rPr>
            </w:pPr>
            <w:r>
              <w:rPr>
                <w:rStyle w:val="a6"/>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6"/>
                <w:i/>
              </w:rPr>
            </w:pPr>
            <w:r>
              <w:rPr>
                <w:rStyle w:val="a6"/>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6"/>
                <w:i/>
              </w:rPr>
            </w:pPr>
            <w:r>
              <w:rPr>
                <w:rStyle w:val="a6"/>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6"/>
                <w:i/>
              </w:rPr>
            </w:pPr>
            <w:r>
              <w:rPr>
                <w:rStyle w:val="a6"/>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6"/>
                <w:i/>
              </w:rPr>
            </w:pPr>
            <w:r>
              <w:rPr>
                <w:rStyle w:val="a6"/>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6"/>
                <w:i/>
              </w:rPr>
            </w:pPr>
            <w:r>
              <w:rPr>
                <w:rStyle w:val="a6"/>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6"/>
                <w:i/>
              </w:rPr>
            </w:pPr>
            <w:r>
              <w:rPr>
                <w:rStyle w:val="a6"/>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6"/>
                <w:i/>
              </w:rPr>
            </w:pPr>
            <w:r>
              <w:rPr>
                <w:rStyle w:val="a6"/>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6"/>
                <w:i/>
              </w:rPr>
            </w:pPr>
            <w:r>
              <w:rPr>
                <w:rStyle w:val="a6"/>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6"/>
                <w:i/>
              </w:rPr>
            </w:pPr>
            <w:r>
              <w:rPr>
                <w:rStyle w:val="a6"/>
                <w:rFonts w:hint="eastAsia"/>
              </w:rPr>
              <w:t>上传圈子</w:t>
            </w:r>
            <w:r>
              <w:rPr>
                <w:rStyle w:val="a6"/>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6"/>
                <w:i/>
              </w:rPr>
            </w:pPr>
            <w:r>
              <w:rPr>
                <w:rStyle w:val="a6"/>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6"/>
                <w:i/>
              </w:rPr>
            </w:pPr>
            <w:r>
              <w:rPr>
                <w:rStyle w:val="a6"/>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6"/>
                <w:i/>
              </w:rPr>
            </w:pPr>
            <w:r>
              <w:rPr>
                <w:rStyle w:val="a6"/>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6"/>
                <w:i/>
              </w:rPr>
            </w:pPr>
            <w:r>
              <w:rPr>
                <w:rStyle w:val="a6"/>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6"/>
                <w:i/>
              </w:rPr>
            </w:pPr>
            <w:r>
              <w:rPr>
                <w:rStyle w:val="a6"/>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6"/>
                <w:i/>
              </w:rPr>
            </w:pPr>
            <w:r>
              <w:rPr>
                <w:rStyle w:val="a6"/>
                <w:rFonts w:hint="eastAsia"/>
              </w:rPr>
              <w:t>检查圈子成员</w:t>
            </w:r>
          </w:p>
        </w:tc>
      </w:tr>
    </w:tbl>
    <w:p w14:paraId="57DD51C6" w14:textId="77777777" w:rsidR="007E5FCD" w:rsidRDefault="007E5FCD" w:rsidP="0045497D">
      <w:pPr>
        <w:pStyle w:val="3"/>
      </w:pPr>
      <w:bookmarkStart w:id="101" w:name="_Toc418875612"/>
      <w:bookmarkStart w:id="102" w:name="_Toc451011741"/>
      <w:r>
        <w:rPr>
          <w:rFonts w:hint="eastAsia"/>
        </w:rPr>
        <w:t>RestTopicController</w:t>
      </w:r>
      <w:r>
        <w:rPr>
          <w:rFonts w:hint="eastAsia"/>
        </w:rPr>
        <w:t>类概述</w:t>
      </w:r>
      <w:bookmarkEnd w:id="101"/>
      <w:bookmarkEnd w:id="102"/>
    </w:p>
    <w:p w14:paraId="6097085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1D281BFF" w14:textId="77777777" w:rsidR="007E5FCD" w:rsidRPr="007E5FCD" w:rsidRDefault="007E5FCD" w:rsidP="007E5FCD">
      <w:pPr>
        <w:pStyle w:val="af1"/>
        <w:spacing w:line="400" w:lineRule="exact"/>
        <w:ind w:firstLine="480"/>
        <w:jc w:val="left"/>
        <w:rPr>
          <w:rFonts w:ascii="宋体" w:hAnsi="宋体"/>
          <w:sz w:val="24"/>
        </w:rPr>
      </w:pPr>
      <w:bookmarkStart w:id="103" w:name="_Toc418875613"/>
      <w:r w:rsidRPr="007E5FCD">
        <w:rPr>
          <w:rFonts w:ascii="宋体" w:hAnsi="宋体" w:hint="eastAsia"/>
          <w:sz w:val="24"/>
        </w:rPr>
        <w:t>类功能定义</w:t>
      </w:r>
      <w:bookmarkEnd w:id="103"/>
    </w:p>
    <w:p w14:paraId="26C6BB10" w14:textId="77777777" w:rsidR="007E5FCD" w:rsidRPr="00557EE7" w:rsidRDefault="007E5FCD" w:rsidP="007E5FCD">
      <w:r>
        <w:rPr>
          <w:rStyle w:val="a6"/>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6"/>
                <w:b/>
                <w:i/>
              </w:rPr>
            </w:pPr>
            <w:r w:rsidRPr="00076C89">
              <w:rPr>
                <w:rStyle w:val="a6"/>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6"/>
                <w:b/>
                <w:i/>
              </w:rPr>
            </w:pPr>
            <w:r w:rsidRPr="00076C89">
              <w:rPr>
                <w:rStyle w:val="a6"/>
                <w:rFonts w:hint="eastAsia"/>
              </w:rPr>
              <w:t>功能点</w:t>
            </w:r>
          </w:p>
        </w:tc>
        <w:tc>
          <w:tcPr>
            <w:tcW w:w="4700" w:type="dxa"/>
            <w:shd w:val="clear" w:color="auto" w:fill="CCCCCC"/>
          </w:tcPr>
          <w:p w14:paraId="1D54A671"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6"/>
                <w:i/>
              </w:rPr>
            </w:pPr>
            <w:r w:rsidRPr="00076C89">
              <w:rPr>
                <w:rStyle w:val="a6"/>
                <w:rFonts w:hint="eastAsia"/>
              </w:rPr>
              <w:t>1</w:t>
            </w:r>
          </w:p>
        </w:tc>
        <w:tc>
          <w:tcPr>
            <w:tcW w:w="3385" w:type="dxa"/>
            <w:gridSpan w:val="2"/>
          </w:tcPr>
          <w:p w14:paraId="33CF3018"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6"/>
                <w:i/>
              </w:rPr>
            </w:pPr>
            <w:r>
              <w:rPr>
                <w:rStyle w:val="a6"/>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6"/>
                <w:i/>
              </w:rPr>
            </w:pPr>
            <w:r>
              <w:rPr>
                <w:rStyle w:val="a6"/>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6"/>
                <w:i/>
              </w:rPr>
            </w:pPr>
            <w:r>
              <w:rPr>
                <w:rStyle w:val="a6"/>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6"/>
                <w:i/>
              </w:rPr>
            </w:pPr>
            <w:r>
              <w:rPr>
                <w:rStyle w:val="a6"/>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6"/>
                <w:i/>
              </w:rPr>
            </w:pPr>
            <w:r>
              <w:rPr>
                <w:rStyle w:val="a6"/>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6"/>
                <w:i/>
              </w:rPr>
            </w:pPr>
            <w:r>
              <w:rPr>
                <w:rStyle w:val="a6"/>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6"/>
                <w:i/>
              </w:rPr>
            </w:pPr>
            <w:r>
              <w:rPr>
                <w:rStyle w:val="a6"/>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6"/>
                <w:i/>
              </w:rPr>
            </w:pPr>
            <w:r>
              <w:rPr>
                <w:rStyle w:val="a6"/>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6"/>
                <w:i/>
              </w:rPr>
            </w:pPr>
            <w:r>
              <w:rPr>
                <w:rStyle w:val="a6"/>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6"/>
                <w:i/>
              </w:rPr>
            </w:pPr>
            <w:r>
              <w:rPr>
                <w:rStyle w:val="a6"/>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6"/>
                <w:i/>
              </w:rPr>
            </w:pPr>
            <w:r>
              <w:rPr>
                <w:rStyle w:val="a6"/>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6"/>
                <w:i/>
              </w:rPr>
            </w:pPr>
            <w:r>
              <w:rPr>
                <w:rStyle w:val="a6"/>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6"/>
                <w:i/>
              </w:rPr>
            </w:pPr>
            <w:r>
              <w:rPr>
                <w:rStyle w:val="a6"/>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6"/>
                <w:i/>
              </w:rPr>
            </w:pPr>
            <w:r>
              <w:rPr>
                <w:rStyle w:val="a6"/>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6"/>
                <w:i/>
              </w:rPr>
            </w:pPr>
            <w:r>
              <w:rPr>
                <w:rStyle w:val="a6"/>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6"/>
                <w:i/>
              </w:rPr>
            </w:pPr>
            <w:r>
              <w:rPr>
                <w:rStyle w:val="a6"/>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6"/>
                <w:i/>
              </w:rPr>
            </w:pPr>
            <w:r>
              <w:rPr>
                <w:rStyle w:val="a6"/>
                <w:rFonts w:hint="eastAsia"/>
              </w:rPr>
              <w:t>取消收藏</w:t>
            </w:r>
            <w:r>
              <w:rPr>
                <w:rStyle w:val="a6"/>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6"/>
                <w:i/>
              </w:rPr>
            </w:pPr>
            <w:r>
              <w:rPr>
                <w:rStyle w:val="a6"/>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6"/>
                <w:i/>
              </w:rPr>
            </w:pPr>
            <w:r>
              <w:rPr>
                <w:rStyle w:val="a6"/>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6"/>
                <w:i/>
              </w:rPr>
            </w:pPr>
            <w:r>
              <w:rPr>
                <w:rStyle w:val="a6"/>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6"/>
                <w:i/>
              </w:rPr>
            </w:pPr>
            <w:r>
              <w:rPr>
                <w:rStyle w:val="a6"/>
                <w:rFonts w:hint="eastAsia"/>
              </w:rPr>
              <w:t>检查圈子成员</w:t>
            </w:r>
          </w:p>
        </w:tc>
      </w:tr>
    </w:tbl>
    <w:p w14:paraId="57823E6A" w14:textId="77777777" w:rsidR="007E5FCD" w:rsidRDefault="007E5FCD" w:rsidP="0045497D">
      <w:pPr>
        <w:pStyle w:val="3"/>
      </w:pPr>
      <w:bookmarkStart w:id="104" w:name="_Toc418875614"/>
      <w:bookmarkStart w:id="105" w:name="_Toc451011742"/>
      <w:r>
        <w:rPr>
          <w:rFonts w:hint="eastAsia"/>
        </w:rPr>
        <w:t>WebTopicController</w:t>
      </w:r>
      <w:r>
        <w:rPr>
          <w:rFonts w:hint="eastAsia"/>
        </w:rPr>
        <w:t>类概述</w:t>
      </w:r>
      <w:bookmarkEnd w:id="104"/>
      <w:bookmarkEnd w:id="105"/>
    </w:p>
    <w:p w14:paraId="3AA154A1"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5A388272" w14:textId="77777777" w:rsidR="007E5FCD" w:rsidRPr="007E5FCD" w:rsidRDefault="007E5FCD" w:rsidP="007E5FCD">
      <w:pPr>
        <w:pStyle w:val="af1"/>
        <w:spacing w:line="400" w:lineRule="exact"/>
        <w:ind w:firstLine="480"/>
        <w:jc w:val="left"/>
        <w:rPr>
          <w:rFonts w:ascii="宋体" w:hAnsi="宋体"/>
          <w:sz w:val="24"/>
        </w:rPr>
      </w:pPr>
      <w:bookmarkStart w:id="106" w:name="_Toc418875615"/>
      <w:r w:rsidRPr="007E5FCD">
        <w:rPr>
          <w:rFonts w:ascii="宋体" w:hAnsi="宋体" w:hint="eastAsia"/>
          <w:sz w:val="24"/>
        </w:rPr>
        <w:t>类功能定义</w:t>
      </w:r>
      <w:bookmarkEnd w:id="106"/>
    </w:p>
    <w:p w14:paraId="44F14713" w14:textId="77777777" w:rsidR="007E5FCD" w:rsidRPr="00557EE7" w:rsidRDefault="007E5FCD" w:rsidP="007E5FCD">
      <w:r>
        <w:rPr>
          <w:rStyle w:val="a6"/>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09A8E66"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45582A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6"/>
                <w:i/>
              </w:rPr>
            </w:pPr>
            <w:r w:rsidRPr="00076C89">
              <w:rPr>
                <w:rStyle w:val="a6"/>
                <w:rFonts w:hint="eastAsia"/>
              </w:rPr>
              <w:t>1</w:t>
            </w:r>
          </w:p>
        </w:tc>
        <w:tc>
          <w:tcPr>
            <w:tcW w:w="3121" w:type="dxa"/>
          </w:tcPr>
          <w:p w14:paraId="72F0B97B"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6"/>
                <w:i/>
              </w:rPr>
            </w:pPr>
            <w:r>
              <w:rPr>
                <w:rStyle w:val="a6"/>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6"/>
                <w:i/>
              </w:rPr>
            </w:pPr>
            <w:r>
              <w:rPr>
                <w:rStyle w:val="a6"/>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6"/>
                <w:i/>
              </w:rPr>
            </w:pPr>
            <w:r>
              <w:rPr>
                <w:rStyle w:val="a6"/>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6"/>
                <w:i/>
              </w:rPr>
            </w:pPr>
            <w:r>
              <w:rPr>
                <w:rStyle w:val="a6"/>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6"/>
                <w:i/>
              </w:rPr>
            </w:pPr>
            <w:r>
              <w:rPr>
                <w:rStyle w:val="a6"/>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6"/>
                <w:i/>
              </w:rPr>
            </w:pPr>
            <w:r>
              <w:rPr>
                <w:rStyle w:val="a6"/>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6"/>
                <w:i/>
              </w:rPr>
            </w:pPr>
            <w:r>
              <w:rPr>
                <w:rStyle w:val="a6"/>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6"/>
                <w:i/>
              </w:rPr>
            </w:pPr>
            <w:r>
              <w:rPr>
                <w:rStyle w:val="a6"/>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6"/>
                <w:i/>
              </w:rPr>
            </w:pPr>
            <w:r>
              <w:rPr>
                <w:rStyle w:val="a6"/>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6"/>
                <w:i/>
              </w:rPr>
            </w:pPr>
            <w:r>
              <w:rPr>
                <w:rStyle w:val="a6"/>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6"/>
                <w:i/>
              </w:rPr>
            </w:pPr>
            <w:r>
              <w:rPr>
                <w:rStyle w:val="a6"/>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6"/>
                <w:i/>
              </w:rPr>
            </w:pPr>
            <w:r>
              <w:rPr>
                <w:rStyle w:val="a6"/>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6"/>
                <w:i/>
              </w:rPr>
            </w:pPr>
            <w:r>
              <w:rPr>
                <w:rStyle w:val="a6"/>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6"/>
                <w:i/>
              </w:rPr>
            </w:pPr>
            <w:r>
              <w:rPr>
                <w:rStyle w:val="a6"/>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6"/>
                <w:i/>
              </w:rPr>
            </w:pPr>
            <w:r>
              <w:rPr>
                <w:rStyle w:val="a6"/>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6"/>
                <w:i/>
              </w:rPr>
            </w:pPr>
            <w:r>
              <w:rPr>
                <w:rStyle w:val="a6"/>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6"/>
                <w:i/>
              </w:rPr>
            </w:pPr>
            <w:r>
              <w:rPr>
                <w:rStyle w:val="a6"/>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6"/>
                <w:i/>
              </w:rPr>
            </w:pPr>
            <w:r>
              <w:rPr>
                <w:rStyle w:val="a6"/>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6"/>
                <w:i/>
              </w:rPr>
            </w:pPr>
            <w:r>
              <w:rPr>
                <w:rStyle w:val="a6"/>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6"/>
                <w:i/>
              </w:rPr>
            </w:pPr>
            <w:r>
              <w:rPr>
                <w:rStyle w:val="a6"/>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6"/>
                <w:i/>
              </w:rPr>
            </w:pPr>
            <w:r>
              <w:rPr>
                <w:rStyle w:val="a6"/>
                <w:rFonts w:hint="eastAsia"/>
              </w:rPr>
              <w:t>获取收藏的帖子列表</w:t>
            </w:r>
          </w:p>
        </w:tc>
      </w:tr>
    </w:tbl>
    <w:p w14:paraId="746F878E" w14:textId="77777777" w:rsidR="007E5FCD" w:rsidRDefault="007E5FCD" w:rsidP="0045497D">
      <w:pPr>
        <w:pStyle w:val="3"/>
      </w:pPr>
      <w:bookmarkStart w:id="107" w:name="_Toc418875616"/>
      <w:bookmarkStart w:id="108" w:name="_Toc451011743"/>
      <w:r>
        <w:rPr>
          <w:rFonts w:hint="eastAsia"/>
        </w:rPr>
        <w:t>RestMemberController</w:t>
      </w:r>
      <w:r>
        <w:rPr>
          <w:rFonts w:hint="eastAsia"/>
        </w:rPr>
        <w:t>类概述</w:t>
      </w:r>
      <w:bookmarkEnd w:id="107"/>
      <w:bookmarkEnd w:id="108"/>
    </w:p>
    <w:p w14:paraId="75B03ACF"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04CD0A85" w14:textId="77777777" w:rsidR="007E5FCD" w:rsidRPr="007E5FCD" w:rsidRDefault="007E5FCD" w:rsidP="007E5FCD">
      <w:pPr>
        <w:pStyle w:val="af1"/>
        <w:spacing w:line="400" w:lineRule="exact"/>
        <w:ind w:firstLine="480"/>
        <w:jc w:val="left"/>
        <w:rPr>
          <w:rFonts w:ascii="宋体" w:hAnsi="宋体"/>
          <w:sz w:val="24"/>
        </w:rPr>
      </w:pPr>
      <w:bookmarkStart w:id="109" w:name="_Toc418875617"/>
      <w:r w:rsidRPr="007E5FCD">
        <w:rPr>
          <w:rFonts w:ascii="宋体" w:hAnsi="宋体" w:hint="eastAsia"/>
          <w:sz w:val="24"/>
        </w:rPr>
        <w:t>类功能定义</w:t>
      </w:r>
      <w:bookmarkEnd w:id="109"/>
    </w:p>
    <w:p w14:paraId="49193269" w14:textId="77777777" w:rsidR="007E5FCD" w:rsidRPr="00557EE7" w:rsidRDefault="007E5FCD" w:rsidP="007E5FCD">
      <w:r>
        <w:rPr>
          <w:rStyle w:val="a6"/>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D5CAFA0"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67CA778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6"/>
                <w:i/>
              </w:rPr>
            </w:pPr>
            <w:r w:rsidRPr="00076C89">
              <w:rPr>
                <w:rStyle w:val="a6"/>
                <w:rFonts w:hint="eastAsia"/>
              </w:rPr>
              <w:t>1</w:t>
            </w:r>
          </w:p>
        </w:tc>
        <w:tc>
          <w:tcPr>
            <w:tcW w:w="3121" w:type="dxa"/>
          </w:tcPr>
          <w:p w14:paraId="4808733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6"/>
                <w:i/>
              </w:rPr>
            </w:pPr>
            <w:r>
              <w:rPr>
                <w:rStyle w:val="a6"/>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6"/>
                <w:i/>
              </w:rPr>
            </w:pPr>
            <w:r>
              <w:rPr>
                <w:rStyle w:val="a6"/>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6"/>
                <w:i/>
              </w:rPr>
            </w:pPr>
            <w:r>
              <w:rPr>
                <w:rStyle w:val="a6"/>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6"/>
                <w:i/>
              </w:rPr>
            </w:pPr>
            <w:r>
              <w:rPr>
                <w:rStyle w:val="a6"/>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6"/>
                <w:i/>
              </w:rPr>
            </w:pPr>
            <w:r>
              <w:rPr>
                <w:rStyle w:val="a6"/>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6"/>
                <w:i/>
              </w:rPr>
            </w:pPr>
            <w:r>
              <w:rPr>
                <w:rStyle w:val="a6"/>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6"/>
                <w:i/>
              </w:rPr>
            </w:pPr>
            <w:r>
              <w:rPr>
                <w:rStyle w:val="a6"/>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6"/>
                <w:i/>
              </w:rPr>
            </w:pPr>
            <w:r>
              <w:rPr>
                <w:rStyle w:val="a6"/>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6"/>
                <w:i/>
              </w:rPr>
            </w:pPr>
            <w:r>
              <w:rPr>
                <w:rStyle w:val="a6"/>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6"/>
                <w:i/>
              </w:rPr>
            </w:pPr>
            <w:r>
              <w:rPr>
                <w:rStyle w:val="a6"/>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6"/>
                <w:i/>
              </w:rPr>
            </w:pPr>
            <w:r>
              <w:rPr>
                <w:rStyle w:val="a6"/>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6"/>
                <w:i/>
              </w:rPr>
            </w:pPr>
            <w:r>
              <w:rPr>
                <w:rStyle w:val="a6"/>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6"/>
                <w:i/>
              </w:rPr>
            </w:pPr>
            <w:r>
              <w:rPr>
                <w:rStyle w:val="a6"/>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6"/>
                <w:i/>
              </w:rPr>
            </w:pPr>
            <w:r>
              <w:rPr>
                <w:rStyle w:val="a6"/>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6"/>
                <w:i/>
              </w:rPr>
            </w:pPr>
            <w:r>
              <w:rPr>
                <w:rStyle w:val="a6"/>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6"/>
                <w:i/>
              </w:rPr>
            </w:pPr>
            <w:r>
              <w:rPr>
                <w:rStyle w:val="a6"/>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6"/>
                <w:i/>
              </w:rPr>
            </w:pPr>
            <w:r>
              <w:rPr>
                <w:rStyle w:val="a6"/>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6"/>
                <w:i/>
              </w:rPr>
            </w:pPr>
            <w:r>
              <w:rPr>
                <w:rStyle w:val="a6"/>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6"/>
                <w:i/>
              </w:rPr>
            </w:pPr>
            <w:r>
              <w:rPr>
                <w:rStyle w:val="a6"/>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6"/>
                <w:i/>
              </w:rPr>
            </w:pPr>
            <w:r>
              <w:rPr>
                <w:rStyle w:val="a6"/>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6"/>
                <w:i/>
              </w:rPr>
            </w:pPr>
            <w:r>
              <w:rPr>
                <w:rStyle w:val="a6"/>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6"/>
                <w:i/>
              </w:rPr>
            </w:pPr>
            <w:r>
              <w:rPr>
                <w:rStyle w:val="a6"/>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6"/>
                <w:i/>
              </w:rPr>
            </w:pPr>
            <w:r>
              <w:rPr>
                <w:rStyle w:val="a6"/>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6"/>
                <w:i/>
              </w:rPr>
            </w:pPr>
            <w:r>
              <w:rPr>
                <w:rStyle w:val="a6"/>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6"/>
                <w:i/>
              </w:rPr>
            </w:pPr>
            <w:r>
              <w:rPr>
                <w:rStyle w:val="a6"/>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6"/>
                <w:i/>
              </w:rPr>
            </w:pPr>
            <w:r>
              <w:rPr>
                <w:rStyle w:val="a6"/>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6"/>
                <w:i/>
              </w:rPr>
            </w:pPr>
            <w:r>
              <w:rPr>
                <w:rStyle w:val="a6"/>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6"/>
                <w:i/>
              </w:rPr>
            </w:pPr>
            <w:r>
              <w:rPr>
                <w:rStyle w:val="a6"/>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6"/>
                <w:i/>
              </w:rPr>
            </w:pPr>
            <w:r>
              <w:rPr>
                <w:rStyle w:val="a6"/>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6"/>
                <w:i/>
              </w:rPr>
            </w:pPr>
            <w:r>
              <w:rPr>
                <w:rStyle w:val="a6"/>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080A3993" w14:textId="77777777" w:rsidR="007E5FCD" w:rsidRDefault="007E5FCD" w:rsidP="0045497D">
      <w:pPr>
        <w:pStyle w:val="3"/>
      </w:pPr>
      <w:bookmarkStart w:id="110" w:name="_Toc418875618"/>
      <w:bookmarkStart w:id="111" w:name="_Toc451011744"/>
      <w:r>
        <w:rPr>
          <w:rFonts w:hint="eastAsia"/>
        </w:rPr>
        <w:t>WebMemberController</w:t>
      </w:r>
      <w:r>
        <w:rPr>
          <w:rFonts w:hint="eastAsia"/>
        </w:rPr>
        <w:t>类概述</w:t>
      </w:r>
      <w:bookmarkEnd w:id="110"/>
      <w:bookmarkEnd w:id="111"/>
    </w:p>
    <w:p w14:paraId="0B4F77C0"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02B1AED6" w14:textId="77777777" w:rsidR="007E5FCD" w:rsidRPr="007E5FCD" w:rsidRDefault="007E5FCD" w:rsidP="007E5FCD">
      <w:pPr>
        <w:pStyle w:val="af1"/>
        <w:spacing w:line="400" w:lineRule="exact"/>
        <w:ind w:firstLine="480"/>
        <w:jc w:val="left"/>
        <w:rPr>
          <w:rFonts w:ascii="宋体" w:hAnsi="宋体"/>
          <w:sz w:val="24"/>
        </w:rPr>
      </w:pPr>
      <w:bookmarkStart w:id="112" w:name="_Toc418875619"/>
      <w:r w:rsidRPr="007E5FCD">
        <w:rPr>
          <w:rFonts w:ascii="宋体" w:hAnsi="宋体" w:hint="eastAsia"/>
          <w:sz w:val="24"/>
        </w:rPr>
        <w:t>类功能定义</w:t>
      </w:r>
      <w:bookmarkEnd w:id="112"/>
    </w:p>
    <w:p w14:paraId="758CF00D" w14:textId="77777777" w:rsidR="007E5FCD" w:rsidRPr="00557EE7" w:rsidRDefault="007E5FCD" w:rsidP="007E5FCD">
      <w:r>
        <w:rPr>
          <w:rStyle w:val="a6"/>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ECA9924"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0D61ADC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6"/>
                <w:i/>
              </w:rPr>
            </w:pPr>
            <w:r w:rsidRPr="00076C89">
              <w:rPr>
                <w:rStyle w:val="a6"/>
                <w:rFonts w:hint="eastAsia"/>
              </w:rPr>
              <w:t>1</w:t>
            </w:r>
          </w:p>
        </w:tc>
        <w:tc>
          <w:tcPr>
            <w:tcW w:w="3121" w:type="dxa"/>
          </w:tcPr>
          <w:p w14:paraId="269B7FF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6"/>
                <w:i/>
              </w:rPr>
            </w:pPr>
            <w:r>
              <w:rPr>
                <w:rStyle w:val="a6"/>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6"/>
                <w:i/>
              </w:rPr>
            </w:pPr>
            <w:r>
              <w:rPr>
                <w:rStyle w:val="a6"/>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6"/>
                <w:i/>
              </w:rPr>
            </w:pPr>
            <w:r>
              <w:rPr>
                <w:rStyle w:val="a6"/>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6"/>
                <w:i/>
              </w:rPr>
            </w:pPr>
            <w:r>
              <w:rPr>
                <w:rStyle w:val="a6"/>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6"/>
                <w:i/>
              </w:rPr>
            </w:pPr>
            <w:r>
              <w:rPr>
                <w:rStyle w:val="a6"/>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6"/>
                <w:i/>
              </w:rPr>
            </w:pPr>
            <w:r>
              <w:rPr>
                <w:rStyle w:val="a6"/>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6"/>
                <w:i/>
              </w:rPr>
            </w:pPr>
            <w:r>
              <w:rPr>
                <w:rStyle w:val="a6"/>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6"/>
                <w:i/>
              </w:rPr>
            </w:pPr>
            <w:r>
              <w:rPr>
                <w:rStyle w:val="a6"/>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6"/>
                <w:i/>
              </w:rPr>
            </w:pPr>
            <w:r>
              <w:rPr>
                <w:rStyle w:val="a6"/>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6"/>
                <w:i/>
              </w:rPr>
            </w:pPr>
            <w:r>
              <w:rPr>
                <w:rStyle w:val="a6"/>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6"/>
                <w:i/>
              </w:rPr>
            </w:pPr>
            <w:r>
              <w:rPr>
                <w:rStyle w:val="a6"/>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6"/>
                <w:i/>
              </w:rPr>
            </w:pPr>
            <w:r>
              <w:rPr>
                <w:rStyle w:val="a6"/>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6"/>
                <w:i/>
              </w:rPr>
            </w:pPr>
            <w:r>
              <w:rPr>
                <w:rStyle w:val="a6"/>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6"/>
                <w:i/>
              </w:rPr>
            </w:pPr>
            <w:r>
              <w:rPr>
                <w:rStyle w:val="a6"/>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6"/>
                <w:i/>
              </w:rPr>
            </w:pPr>
            <w:r>
              <w:rPr>
                <w:rStyle w:val="a6"/>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6"/>
                <w:i/>
              </w:rPr>
            </w:pPr>
            <w:r>
              <w:rPr>
                <w:rStyle w:val="a6"/>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6"/>
                <w:i/>
              </w:rPr>
            </w:pPr>
            <w:r>
              <w:rPr>
                <w:rStyle w:val="a6"/>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6"/>
                <w:i/>
              </w:rPr>
            </w:pPr>
            <w:r>
              <w:rPr>
                <w:rStyle w:val="a6"/>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6"/>
                <w:i/>
              </w:rPr>
            </w:pPr>
            <w:r>
              <w:rPr>
                <w:rStyle w:val="a6"/>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6"/>
                <w:i/>
              </w:rPr>
            </w:pPr>
            <w:r>
              <w:rPr>
                <w:rStyle w:val="a6"/>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6"/>
                <w:i/>
              </w:rPr>
            </w:pPr>
            <w:r>
              <w:rPr>
                <w:rStyle w:val="a6"/>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6"/>
                <w:i/>
              </w:rPr>
            </w:pPr>
            <w:r>
              <w:rPr>
                <w:rStyle w:val="a6"/>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6"/>
                <w:i/>
              </w:rPr>
            </w:pPr>
            <w:r>
              <w:rPr>
                <w:rStyle w:val="a6"/>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6"/>
                <w:i/>
              </w:rPr>
            </w:pPr>
            <w:r>
              <w:rPr>
                <w:rStyle w:val="a6"/>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6"/>
                <w:i/>
              </w:rPr>
            </w:pPr>
            <w:r>
              <w:rPr>
                <w:rStyle w:val="a6"/>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6"/>
                <w:i/>
              </w:rPr>
            </w:pPr>
            <w:r>
              <w:rPr>
                <w:rStyle w:val="a6"/>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6"/>
                <w:i/>
              </w:rPr>
            </w:pPr>
            <w:r>
              <w:rPr>
                <w:rStyle w:val="a6"/>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6"/>
                <w:i/>
              </w:rPr>
            </w:pPr>
            <w:r>
              <w:rPr>
                <w:rStyle w:val="a6"/>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6"/>
                <w:i/>
              </w:rPr>
            </w:pPr>
            <w:r>
              <w:rPr>
                <w:rStyle w:val="a6"/>
                <w:rFonts w:hint="eastAsia"/>
              </w:rPr>
              <w:t>Excel</w:t>
            </w:r>
            <w:r>
              <w:rPr>
                <w:rStyle w:val="a6"/>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6"/>
                <w:i/>
              </w:rPr>
            </w:pPr>
            <w:r>
              <w:rPr>
                <w:rStyle w:val="a6"/>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6"/>
                <w:i/>
              </w:rPr>
            </w:pPr>
            <w:r>
              <w:rPr>
                <w:rStyle w:val="a6"/>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6"/>
                <w:i/>
              </w:rPr>
            </w:pPr>
            <w:r>
              <w:rPr>
                <w:rStyle w:val="a6"/>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B82CEA5" w14:textId="77777777" w:rsidR="007E5FCD" w:rsidRDefault="007E5FCD" w:rsidP="0045497D">
      <w:pPr>
        <w:pStyle w:val="3"/>
      </w:pPr>
      <w:bookmarkStart w:id="113" w:name="_Toc418875620"/>
      <w:bookmarkStart w:id="114" w:name="_Toc451011745"/>
      <w:r>
        <w:rPr>
          <w:rFonts w:hint="eastAsia"/>
        </w:rPr>
        <w:t>TeamServiceImp</w:t>
      </w:r>
      <w:r>
        <w:rPr>
          <w:rFonts w:hint="eastAsia"/>
        </w:rPr>
        <w:t>类概述</w:t>
      </w:r>
      <w:bookmarkEnd w:id="113"/>
      <w:bookmarkEnd w:id="114"/>
    </w:p>
    <w:p w14:paraId="643E8A9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E57F6C2" w14:textId="77777777" w:rsidR="007E5FCD" w:rsidRPr="007E5FCD" w:rsidRDefault="007E5FCD" w:rsidP="007E5FCD">
      <w:pPr>
        <w:pStyle w:val="af1"/>
        <w:spacing w:line="400" w:lineRule="exact"/>
        <w:ind w:firstLine="480"/>
        <w:jc w:val="left"/>
        <w:rPr>
          <w:rFonts w:ascii="宋体" w:hAnsi="宋体"/>
          <w:sz w:val="24"/>
        </w:rPr>
      </w:pPr>
      <w:bookmarkStart w:id="115" w:name="_Toc418875621"/>
      <w:r w:rsidRPr="007E5FCD">
        <w:rPr>
          <w:rFonts w:ascii="宋体" w:hAnsi="宋体" w:hint="eastAsia"/>
          <w:sz w:val="24"/>
        </w:rPr>
        <w:t>类功能定义</w:t>
      </w:r>
      <w:bookmarkEnd w:id="115"/>
    </w:p>
    <w:p w14:paraId="1FA24EE3" w14:textId="77777777" w:rsidR="007E5FCD" w:rsidRPr="00557EE7" w:rsidRDefault="007E5FCD" w:rsidP="007E5FCD">
      <w:r>
        <w:rPr>
          <w:rStyle w:val="a6"/>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4B54EECD"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145A138E"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6"/>
                <w:i/>
              </w:rPr>
            </w:pPr>
            <w:r w:rsidRPr="00076C89">
              <w:rPr>
                <w:rStyle w:val="a6"/>
                <w:rFonts w:hint="eastAsia"/>
              </w:rPr>
              <w:t>1</w:t>
            </w:r>
          </w:p>
        </w:tc>
        <w:tc>
          <w:tcPr>
            <w:tcW w:w="3121" w:type="dxa"/>
          </w:tcPr>
          <w:p w14:paraId="1B14E395"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6"/>
                <w:i/>
              </w:rPr>
            </w:pPr>
            <w:r>
              <w:rPr>
                <w:rStyle w:val="a6"/>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6"/>
                <w:i/>
              </w:rPr>
            </w:pPr>
            <w:r>
              <w:rPr>
                <w:rStyle w:val="a6"/>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6"/>
                <w:i/>
              </w:rPr>
            </w:pPr>
            <w:r>
              <w:rPr>
                <w:rStyle w:val="a6"/>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6"/>
                <w:i/>
              </w:rPr>
            </w:pPr>
            <w:r>
              <w:rPr>
                <w:rStyle w:val="a6"/>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6"/>
                <w:i/>
              </w:rPr>
            </w:pPr>
            <w:r>
              <w:rPr>
                <w:rStyle w:val="a6"/>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6"/>
                <w:i/>
              </w:rPr>
            </w:pPr>
            <w:r>
              <w:rPr>
                <w:rStyle w:val="a6"/>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6"/>
                <w:i/>
              </w:rPr>
            </w:pPr>
            <w:r>
              <w:rPr>
                <w:rStyle w:val="a6"/>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6"/>
                <w:i/>
              </w:rPr>
            </w:pPr>
            <w:r>
              <w:rPr>
                <w:rStyle w:val="a6"/>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6"/>
                <w:i/>
              </w:rPr>
            </w:pPr>
            <w:r>
              <w:rPr>
                <w:rStyle w:val="a6"/>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6"/>
                <w:i/>
              </w:rPr>
            </w:pPr>
            <w:r>
              <w:rPr>
                <w:rStyle w:val="a6"/>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6"/>
                <w:i/>
              </w:rPr>
            </w:pPr>
            <w:r>
              <w:rPr>
                <w:rStyle w:val="a6"/>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6"/>
                <w:i/>
              </w:rPr>
            </w:pPr>
            <w:r>
              <w:rPr>
                <w:rStyle w:val="a6"/>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6"/>
                <w:i/>
              </w:rPr>
            </w:pPr>
            <w:r>
              <w:rPr>
                <w:rStyle w:val="a6"/>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6"/>
                <w:i/>
              </w:rPr>
            </w:pPr>
            <w:r>
              <w:rPr>
                <w:rStyle w:val="a6"/>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6"/>
                <w:i/>
              </w:rPr>
            </w:pPr>
            <w:r>
              <w:rPr>
                <w:rStyle w:val="a6"/>
              </w:rPr>
              <w:t>W</w:t>
            </w:r>
            <w:r>
              <w:rPr>
                <w:rStyle w:val="a6"/>
                <w:rFonts w:hint="eastAsia"/>
              </w:rPr>
              <w:t>eb</w:t>
            </w:r>
            <w:r>
              <w:rPr>
                <w:rStyle w:val="a6"/>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6"/>
                <w:i/>
              </w:rPr>
            </w:pPr>
            <w:r>
              <w:rPr>
                <w:rStyle w:val="a6"/>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6"/>
                <w:i/>
              </w:rPr>
            </w:pPr>
            <w:r>
              <w:rPr>
                <w:rStyle w:val="a6"/>
                <w:rFonts w:hint="eastAsia"/>
              </w:rPr>
              <w:t>根据</w:t>
            </w:r>
            <w:r>
              <w:rPr>
                <w:rStyle w:val="a6"/>
                <w:rFonts w:hint="eastAsia"/>
              </w:rPr>
              <w:t>token</w:t>
            </w:r>
            <w:r>
              <w:rPr>
                <w:rStyle w:val="a6"/>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6"/>
                <w:i/>
              </w:rPr>
            </w:pPr>
            <w:r>
              <w:rPr>
                <w:rStyle w:val="a6"/>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6"/>
                <w:i/>
              </w:rPr>
            </w:pPr>
            <w:r>
              <w:rPr>
                <w:rStyle w:val="a6"/>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6"/>
                <w:i/>
              </w:rPr>
            </w:pPr>
            <w:r>
              <w:rPr>
                <w:rStyle w:val="a6"/>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6"/>
                <w:i/>
              </w:rPr>
            </w:pPr>
            <w:r>
              <w:rPr>
                <w:rStyle w:val="a6"/>
                <w:rFonts w:hint="eastAsia"/>
              </w:rPr>
              <w:t>修改圈子的圈主</w:t>
            </w:r>
          </w:p>
        </w:tc>
      </w:tr>
    </w:tbl>
    <w:p w14:paraId="02D0CC68" w14:textId="77777777" w:rsidR="007E5FCD" w:rsidRDefault="007E5FCD" w:rsidP="0045497D">
      <w:pPr>
        <w:pStyle w:val="3"/>
      </w:pPr>
      <w:bookmarkStart w:id="116" w:name="_Toc418875622"/>
      <w:bookmarkStart w:id="117" w:name="_Toc451011746"/>
      <w:r>
        <w:rPr>
          <w:rFonts w:hint="eastAsia"/>
        </w:rPr>
        <w:t>TopicServiceImp</w:t>
      </w:r>
      <w:r>
        <w:rPr>
          <w:rFonts w:hint="eastAsia"/>
        </w:rPr>
        <w:t>类概述</w:t>
      </w:r>
      <w:bookmarkEnd w:id="116"/>
      <w:bookmarkEnd w:id="117"/>
    </w:p>
    <w:p w14:paraId="1F3E6CD4"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38E1B997" w14:textId="77777777" w:rsidR="007E5FCD" w:rsidRPr="007E5FCD" w:rsidRDefault="007E5FCD" w:rsidP="007E5FCD">
      <w:pPr>
        <w:pStyle w:val="af1"/>
        <w:spacing w:line="400" w:lineRule="exact"/>
        <w:ind w:firstLine="480"/>
        <w:jc w:val="left"/>
        <w:rPr>
          <w:rFonts w:ascii="宋体" w:hAnsi="宋体"/>
          <w:sz w:val="24"/>
        </w:rPr>
      </w:pPr>
      <w:bookmarkStart w:id="118" w:name="_Toc418875623"/>
      <w:r w:rsidRPr="007E5FCD">
        <w:rPr>
          <w:rFonts w:ascii="宋体" w:hAnsi="宋体" w:hint="eastAsia"/>
          <w:sz w:val="24"/>
        </w:rPr>
        <w:t>类功能定义</w:t>
      </w:r>
      <w:bookmarkEnd w:id="118"/>
    </w:p>
    <w:p w14:paraId="4699A5A7" w14:textId="77777777" w:rsidR="007E5FCD" w:rsidRPr="00557EE7" w:rsidRDefault="007E5FCD" w:rsidP="007E5FCD">
      <w:r>
        <w:rPr>
          <w:rStyle w:val="a6"/>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6"/>
                <w:b/>
                <w:i/>
              </w:rPr>
            </w:pPr>
            <w:r w:rsidRPr="00076C89">
              <w:rPr>
                <w:rStyle w:val="a6"/>
                <w:rFonts w:hint="eastAsia"/>
              </w:rPr>
              <w:t>序号</w:t>
            </w:r>
          </w:p>
        </w:tc>
        <w:tc>
          <w:tcPr>
            <w:tcW w:w="3253" w:type="dxa"/>
            <w:shd w:val="clear" w:color="auto" w:fill="CCCCCC"/>
          </w:tcPr>
          <w:p w14:paraId="12287C49" w14:textId="77777777" w:rsidR="007E5FCD" w:rsidRPr="00076C89" w:rsidRDefault="007E5FCD" w:rsidP="00CC1B0B">
            <w:pPr>
              <w:jc w:val="center"/>
              <w:rPr>
                <w:rStyle w:val="a6"/>
                <w:b/>
                <w:i/>
              </w:rPr>
            </w:pPr>
            <w:r w:rsidRPr="00076C89">
              <w:rPr>
                <w:rStyle w:val="a6"/>
                <w:rFonts w:hint="eastAsia"/>
              </w:rPr>
              <w:t>功能点</w:t>
            </w:r>
          </w:p>
        </w:tc>
        <w:tc>
          <w:tcPr>
            <w:tcW w:w="4824" w:type="dxa"/>
            <w:shd w:val="clear" w:color="auto" w:fill="CCCCCC"/>
          </w:tcPr>
          <w:p w14:paraId="3634BEE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6"/>
                <w:i/>
              </w:rPr>
            </w:pPr>
            <w:r w:rsidRPr="00076C89">
              <w:rPr>
                <w:rStyle w:val="a6"/>
                <w:rFonts w:hint="eastAsia"/>
              </w:rPr>
              <w:t>1</w:t>
            </w:r>
          </w:p>
        </w:tc>
        <w:tc>
          <w:tcPr>
            <w:tcW w:w="3253" w:type="dxa"/>
          </w:tcPr>
          <w:p w14:paraId="22333BEF" w14:textId="77777777" w:rsidR="007E5FCD" w:rsidRPr="00076C89" w:rsidRDefault="007E5FCD" w:rsidP="00CC1B0B">
            <w:pPr>
              <w:rPr>
                <w:rStyle w:val="a6"/>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6"/>
                <w:i/>
              </w:rPr>
            </w:pPr>
            <w:r>
              <w:rPr>
                <w:rStyle w:val="a6"/>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6"/>
                <w:i/>
              </w:rPr>
            </w:pPr>
            <w:r>
              <w:rPr>
                <w:rStyle w:val="a6"/>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6"/>
                <w:i/>
              </w:rPr>
            </w:pPr>
            <w:r>
              <w:rPr>
                <w:rStyle w:val="a6"/>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6"/>
                <w:i/>
              </w:rPr>
            </w:pPr>
            <w:r>
              <w:rPr>
                <w:rStyle w:val="a6"/>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6"/>
                <w:i/>
              </w:rPr>
            </w:pPr>
            <w:r>
              <w:rPr>
                <w:rStyle w:val="a6"/>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6"/>
                <w:i/>
              </w:rPr>
            </w:pPr>
            <w:r>
              <w:rPr>
                <w:rStyle w:val="a6"/>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6"/>
                <w:i/>
              </w:rPr>
            </w:pPr>
            <w:r>
              <w:rPr>
                <w:rStyle w:val="a6"/>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6"/>
                <w:i/>
              </w:rPr>
            </w:pPr>
            <w:r>
              <w:rPr>
                <w:rStyle w:val="a6"/>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6"/>
                <w:i/>
              </w:rPr>
            </w:pPr>
            <w:r>
              <w:rPr>
                <w:rStyle w:val="a6"/>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6"/>
                <w:i/>
              </w:rPr>
            </w:pPr>
            <w:r>
              <w:rPr>
                <w:rStyle w:val="a6"/>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6"/>
                <w:i/>
              </w:rPr>
            </w:pPr>
            <w:r>
              <w:rPr>
                <w:rStyle w:val="a6"/>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6"/>
                <w:i/>
              </w:rPr>
            </w:pPr>
            <w:r>
              <w:rPr>
                <w:rStyle w:val="a6"/>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6"/>
                <w:i/>
              </w:rPr>
            </w:pPr>
            <w:r>
              <w:rPr>
                <w:rStyle w:val="a6"/>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6"/>
                <w:i/>
              </w:rPr>
            </w:pPr>
            <w:r>
              <w:rPr>
                <w:rStyle w:val="a6"/>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6"/>
                <w:i/>
              </w:rPr>
            </w:pPr>
            <w:r>
              <w:rPr>
                <w:rStyle w:val="a6"/>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6"/>
                <w:i/>
              </w:rPr>
            </w:pPr>
            <w:r>
              <w:rPr>
                <w:rStyle w:val="a6"/>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6"/>
                <w:i/>
              </w:rPr>
            </w:pPr>
            <w:r>
              <w:rPr>
                <w:rStyle w:val="a6"/>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6"/>
                <w:i/>
              </w:rPr>
            </w:pPr>
            <w:r>
              <w:rPr>
                <w:rStyle w:val="a6"/>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6"/>
                <w:i/>
              </w:rPr>
            </w:pPr>
            <w:r>
              <w:rPr>
                <w:rStyle w:val="a6"/>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6"/>
                <w:i/>
              </w:rPr>
            </w:pPr>
            <w:r>
              <w:rPr>
                <w:rStyle w:val="a6"/>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6"/>
                <w:i/>
              </w:rPr>
            </w:pPr>
            <w:r>
              <w:rPr>
                <w:rStyle w:val="a6"/>
                <w:rFonts w:hint="eastAsia"/>
              </w:rPr>
              <w:t>获取删除帖子</w:t>
            </w:r>
            <w:r>
              <w:rPr>
                <w:rStyle w:val="a6"/>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6"/>
                <w:i/>
              </w:rPr>
            </w:pPr>
            <w:r>
              <w:rPr>
                <w:rStyle w:val="a6"/>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6"/>
                <w:i/>
              </w:rPr>
            </w:pPr>
            <w:r>
              <w:rPr>
                <w:rStyle w:val="a6"/>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6"/>
                <w:i/>
              </w:rPr>
            </w:pPr>
            <w:r>
              <w:rPr>
                <w:rStyle w:val="a6"/>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6"/>
                <w:i/>
              </w:rPr>
            </w:pPr>
            <w:r>
              <w:rPr>
                <w:rStyle w:val="a6"/>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6"/>
                <w:i/>
              </w:rPr>
            </w:pPr>
            <w:r>
              <w:rPr>
                <w:rStyle w:val="a6"/>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6"/>
                <w:i/>
              </w:rPr>
            </w:pPr>
            <w:r>
              <w:rPr>
                <w:rStyle w:val="a6"/>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6"/>
                <w:i/>
              </w:rPr>
            </w:pPr>
            <w:r>
              <w:rPr>
                <w:rStyle w:val="a6"/>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6"/>
                <w:i/>
              </w:rPr>
            </w:pPr>
            <w:r>
              <w:rPr>
                <w:rStyle w:val="a6"/>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6"/>
                <w:i/>
              </w:rPr>
            </w:pPr>
            <w:r>
              <w:rPr>
                <w:rStyle w:val="a6"/>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6"/>
                <w:i/>
              </w:rPr>
            </w:pPr>
            <w:r>
              <w:rPr>
                <w:rStyle w:val="a6"/>
                <w:rFonts w:hint="eastAsia"/>
              </w:rPr>
              <w:t>获取收藏的帖子</w:t>
            </w:r>
          </w:p>
        </w:tc>
      </w:tr>
    </w:tbl>
    <w:p w14:paraId="15FB47DC" w14:textId="77777777" w:rsidR="007E5FCD" w:rsidRDefault="007E5FCD" w:rsidP="0045497D">
      <w:pPr>
        <w:pStyle w:val="3"/>
      </w:pPr>
      <w:bookmarkStart w:id="119" w:name="_Toc418875624"/>
      <w:bookmarkStart w:id="120" w:name="_Toc451011747"/>
      <w:r>
        <w:rPr>
          <w:rFonts w:hint="eastAsia"/>
        </w:rPr>
        <w:t>MemberServiceImp</w:t>
      </w:r>
      <w:r>
        <w:rPr>
          <w:rFonts w:hint="eastAsia"/>
        </w:rPr>
        <w:t>类概述</w:t>
      </w:r>
      <w:bookmarkEnd w:id="119"/>
      <w:bookmarkEnd w:id="120"/>
    </w:p>
    <w:p w14:paraId="640075F2" w14:textId="77777777" w:rsidR="007E5FCD" w:rsidRPr="0045497D" w:rsidRDefault="007E5FCD" w:rsidP="0045497D">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00B9B982" w14:textId="77777777" w:rsidR="007E5FCD" w:rsidRPr="0045497D" w:rsidRDefault="007E5FCD" w:rsidP="0045497D">
      <w:pPr>
        <w:pStyle w:val="af1"/>
        <w:spacing w:line="400" w:lineRule="exact"/>
        <w:ind w:firstLine="480"/>
        <w:jc w:val="left"/>
        <w:rPr>
          <w:rFonts w:ascii="宋体" w:hAnsi="宋体"/>
          <w:sz w:val="24"/>
        </w:rPr>
      </w:pPr>
      <w:bookmarkStart w:id="121" w:name="_Toc418875625"/>
      <w:r w:rsidRPr="0045497D">
        <w:rPr>
          <w:rFonts w:ascii="宋体" w:hAnsi="宋体" w:hint="eastAsia"/>
          <w:sz w:val="24"/>
        </w:rPr>
        <w:t>类功能定义</w:t>
      </w:r>
      <w:bookmarkEnd w:id="121"/>
    </w:p>
    <w:p w14:paraId="700E559D" w14:textId="77777777" w:rsidR="007E5FCD" w:rsidRPr="00557EE7" w:rsidRDefault="007E5FCD" w:rsidP="007E5FCD">
      <w:r>
        <w:rPr>
          <w:rStyle w:val="a6"/>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C53014B"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77659427"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6"/>
                <w:i/>
              </w:rPr>
            </w:pPr>
            <w:r w:rsidRPr="00076C89">
              <w:rPr>
                <w:rStyle w:val="a6"/>
                <w:rFonts w:hint="eastAsia"/>
              </w:rPr>
              <w:t>1</w:t>
            </w:r>
          </w:p>
        </w:tc>
        <w:tc>
          <w:tcPr>
            <w:tcW w:w="3121" w:type="dxa"/>
          </w:tcPr>
          <w:p w14:paraId="2797868F" w14:textId="77777777" w:rsidR="007E5FCD" w:rsidRPr="00076C89" w:rsidRDefault="007E5FCD" w:rsidP="00CC1B0B">
            <w:pPr>
              <w:rPr>
                <w:rStyle w:val="a6"/>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6"/>
                <w:i/>
              </w:rPr>
            </w:pPr>
            <w:r>
              <w:rPr>
                <w:rStyle w:val="a6"/>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6"/>
                <w:i/>
              </w:rPr>
            </w:pPr>
            <w:r>
              <w:rPr>
                <w:rStyle w:val="a6"/>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6"/>
                <w:i/>
              </w:rPr>
            </w:pPr>
            <w:r>
              <w:rPr>
                <w:rStyle w:val="a6"/>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6"/>
                <w:i/>
              </w:rPr>
            </w:pPr>
            <w:r>
              <w:rPr>
                <w:rStyle w:val="a6"/>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6"/>
                <w:i/>
              </w:rPr>
            </w:pPr>
            <w:r>
              <w:rPr>
                <w:rStyle w:val="a6"/>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6"/>
                <w:i/>
              </w:rPr>
            </w:pPr>
            <w:r>
              <w:rPr>
                <w:rStyle w:val="a6"/>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6"/>
                <w:i/>
              </w:rPr>
            </w:pPr>
            <w:r>
              <w:rPr>
                <w:rStyle w:val="a6"/>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6"/>
                <w:i/>
              </w:rPr>
            </w:pPr>
            <w:r>
              <w:rPr>
                <w:rStyle w:val="a6"/>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6"/>
                <w:i/>
              </w:rPr>
            </w:pPr>
            <w:r>
              <w:rPr>
                <w:rStyle w:val="a6"/>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6"/>
                <w:i/>
              </w:rPr>
            </w:pPr>
            <w:r>
              <w:rPr>
                <w:rStyle w:val="a6"/>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6"/>
                <w:i/>
              </w:rPr>
            </w:pPr>
            <w:r>
              <w:rPr>
                <w:rStyle w:val="a6"/>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6"/>
                <w:i/>
              </w:rPr>
            </w:pPr>
            <w:r>
              <w:rPr>
                <w:rStyle w:val="a6"/>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6"/>
                <w:i/>
              </w:rPr>
            </w:pPr>
            <w:r>
              <w:rPr>
                <w:rStyle w:val="a6"/>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6"/>
                <w:i/>
              </w:rPr>
            </w:pPr>
            <w:r>
              <w:rPr>
                <w:rStyle w:val="a6"/>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6"/>
                <w:i/>
              </w:rPr>
            </w:pPr>
            <w:r>
              <w:rPr>
                <w:rStyle w:val="a6"/>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6"/>
                <w:i/>
              </w:rPr>
            </w:pPr>
            <w:r>
              <w:rPr>
                <w:rStyle w:val="a6"/>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6"/>
                <w:i/>
              </w:rPr>
            </w:pPr>
            <w:r>
              <w:rPr>
                <w:rStyle w:val="a6"/>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6"/>
                <w:i/>
              </w:rPr>
            </w:pPr>
            <w:r>
              <w:rPr>
                <w:rStyle w:val="a6"/>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6"/>
                <w:i/>
              </w:rPr>
            </w:pPr>
            <w:r>
              <w:rPr>
                <w:rStyle w:val="a6"/>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6"/>
                <w:i/>
              </w:rPr>
            </w:pPr>
            <w:r>
              <w:rPr>
                <w:rStyle w:val="a6"/>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6"/>
                <w:i/>
              </w:rPr>
            </w:pPr>
            <w:r>
              <w:rPr>
                <w:rStyle w:val="a6"/>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6"/>
                <w:i/>
              </w:rPr>
            </w:pPr>
            <w:r>
              <w:rPr>
                <w:rStyle w:val="a6"/>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6"/>
                <w:i/>
              </w:rPr>
            </w:pPr>
            <w:r>
              <w:rPr>
                <w:rStyle w:val="a6"/>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6"/>
                <w:i/>
              </w:rPr>
            </w:pPr>
            <w:r>
              <w:rPr>
                <w:rStyle w:val="a6"/>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6"/>
                <w:i/>
              </w:rPr>
            </w:pPr>
            <w:r>
              <w:rPr>
                <w:rStyle w:val="a6"/>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6"/>
                <w:i/>
              </w:rPr>
            </w:pPr>
            <w:r>
              <w:rPr>
                <w:rStyle w:val="a6"/>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6"/>
                <w:i/>
              </w:rPr>
            </w:pPr>
            <w:r>
              <w:rPr>
                <w:rStyle w:val="a6"/>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6"/>
                <w:i/>
              </w:rPr>
            </w:pPr>
            <w:r>
              <w:rPr>
                <w:rStyle w:val="a6"/>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6"/>
                <w:i/>
              </w:rPr>
            </w:pPr>
            <w:r>
              <w:rPr>
                <w:rStyle w:val="a6"/>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6"/>
                <w:i/>
              </w:rPr>
            </w:pPr>
            <w:r>
              <w:rPr>
                <w:rStyle w:val="a6"/>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6"/>
                <w:i/>
              </w:rPr>
            </w:pPr>
            <w:r>
              <w:rPr>
                <w:rStyle w:val="a6"/>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6"/>
                <w:i/>
              </w:rPr>
            </w:pPr>
            <w:r>
              <w:rPr>
                <w:rStyle w:val="a6"/>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6"/>
                <w:i/>
              </w:rPr>
            </w:pPr>
            <w:r>
              <w:rPr>
                <w:rStyle w:val="a6"/>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6"/>
                <w:i/>
              </w:rPr>
            </w:pPr>
            <w:r>
              <w:rPr>
                <w:rStyle w:val="a6"/>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2AB729BC" w14:textId="120A6EF5" w:rsidR="007E5FCD" w:rsidRDefault="007E5FCD" w:rsidP="003A0D42"/>
    <w:p w14:paraId="3A7D6EE7" w14:textId="77777777" w:rsidR="00CC1B0B" w:rsidRDefault="00CC1B0B" w:rsidP="00626322">
      <w:pPr>
        <w:pStyle w:val="2"/>
      </w:pPr>
      <w:bookmarkStart w:id="122" w:name="_Toc418875586"/>
      <w:bookmarkStart w:id="123" w:name="_Toc451011748"/>
      <w:r>
        <w:rPr>
          <w:rFonts w:hint="eastAsia"/>
        </w:rPr>
        <w:t>关系系统（</w:t>
      </w:r>
      <w:r>
        <w:rPr>
          <w:rFonts w:hint="eastAsia"/>
        </w:rPr>
        <w:t>Relation</w:t>
      </w:r>
      <w:r>
        <w:rPr>
          <w:rFonts w:hint="eastAsia"/>
        </w:rPr>
        <w:t>）模块</w:t>
      </w:r>
      <w:bookmarkEnd w:id="122"/>
      <w:bookmarkEnd w:id="123"/>
    </w:p>
    <w:p w14:paraId="7914788B" w14:textId="77777777" w:rsidR="00CC1B0B" w:rsidRDefault="00CC1B0B" w:rsidP="00626322">
      <w:pPr>
        <w:pStyle w:val="3"/>
      </w:pPr>
      <w:bookmarkStart w:id="124" w:name="_Toc418875587"/>
      <w:bookmarkStart w:id="125" w:name="_Toc451011749"/>
      <w:r>
        <w:rPr>
          <w:rFonts w:hint="eastAsia"/>
        </w:rPr>
        <w:t>关系系统模块概述</w:t>
      </w:r>
      <w:bookmarkEnd w:id="124"/>
      <w:bookmarkEnd w:id="125"/>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af0"/>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E87E06">
      <w:pPr>
        <w:pStyle w:val="af0"/>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E87E06">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方案一</w:t>
      </w:r>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E87E06">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E87E06">
      <w:pPr>
        <w:pStyle w:val="af0"/>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E87E06">
      <w:pPr>
        <w:pStyle w:val="af0"/>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E87E06">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E87E06">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E87E06">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E87E06">
      <w:pPr>
        <w:pStyle w:val="af0"/>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E87E06">
      <w:pPr>
        <w:pStyle w:val="af0"/>
        <w:numPr>
          <w:ilvl w:val="0"/>
          <w:numId w:val="25"/>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E87E06">
      <w:pPr>
        <w:pStyle w:val="af0"/>
        <w:numPr>
          <w:ilvl w:val="0"/>
          <w:numId w:val="25"/>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E87E06">
      <w:pPr>
        <w:pStyle w:val="af0"/>
        <w:numPr>
          <w:ilvl w:val="0"/>
          <w:numId w:val="25"/>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E87E06">
      <w:pPr>
        <w:pStyle w:val="af0"/>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E87E06">
      <w:pPr>
        <w:pStyle w:val="af0"/>
        <w:numPr>
          <w:ilvl w:val="0"/>
          <w:numId w:val="27"/>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E87E06">
      <w:pPr>
        <w:pStyle w:val="af0"/>
        <w:numPr>
          <w:ilvl w:val="0"/>
          <w:numId w:val="27"/>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频率、我</w:t>
      </w:r>
      <w:r w:rsidRPr="000D05B2">
        <w:rPr>
          <w:rFonts w:ascii="宋体" w:hAnsi="宋体"/>
          <w:sz w:val="24"/>
        </w:rPr>
        <w:t>发贴</w:t>
      </w:r>
      <w:r w:rsidRPr="000D05B2">
        <w:rPr>
          <w:rFonts w:ascii="宋体" w:hAnsi="宋体" w:hint="eastAsia"/>
          <w:sz w:val="24"/>
        </w:rPr>
        <w:t>的</w:t>
      </w:r>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E87E06">
      <w:pPr>
        <w:pStyle w:val="af0"/>
        <w:numPr>
          <w:ilvl w:val="0"/>
          <w:numId w:val="27"/>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4"/>
        <w:rPr>
          <w:noProof/>
        </w:rPr>
      </w:pPr>
      <w:r w:rsidRPr="00DC3722">
        <w:rPr>
          <w:noProof/>
        </w:rPr>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4"/>
        <w:rPr>
          <w:noProof/>
        </w:rPr>
      </w:pPr>
      <w:r w:rsidRPr="00DC3722">
        <w:rPr>
          <w:noProof/>
        </w:rPr>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4"/>
        <w:rPr>
          <w:noProof/>
        </w:rPr>
      </w:pPr>
      <w:r w:rsidRPr="00DC3722">
        <w:rPr>
          <w:noProof/>
        </w:rPr>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E87E06">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E87E06">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E87E06">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通过二维码邀请的相关权限请参考S-00077的需求描述</w:t>
      </w:r>
    </w:p>
    <w:p w14:paraId="5C6F943D"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38282C" w:rsidP="00E87E06">
      <w:pPr>
        <w:pStyle w:val="af0"/>
        <w:numPr>
          <w:ilvl w:val="0"/>
          <w:numId w:val="11"/>
        </w:numPr>
        <w:spacing w:line="400" w:lineRule="exact"/>
        <w:ind w:firstLineChars="0"/>
        <w:jc w:val="left"/>
        <w:rPr>
          <w:rFonts w:ascii="宋体" w:hAnsi="宋体"/>
          <w:color w:val="000000" w:themeColor="text1"/>
          <w:sz w:val="24"/>
        </w:rPr>
      </w:pPr>
      <w:hyperlink r:id="rId39"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r w:rsidR="009A26C4" w:rsidRPr="009A26C4">
        <w:rPr>
          <w:rFonts w:ascii="宋体" w:hAnsi="宋体" w:hint="eastAsia"/>
          <w:color w:val="000000" w:themeColor="text1"/>
          <w:sz w:val="24"/>
        </w:rPr>
        <w:t>个字符）</w:t>
      </w:r>
      <w:r w:rsidR="009A26C4" w:rsidRPr="009A26C4">
        <w:rPr>
          <w:rFonts w:ascii="宋体" w:hAnsi="宋体"/>
          <w:color w:val="000000" w:themeColor="text1"/>
          <w:sz w:val="24"/>
        </w:rPr>
        <w:t>，发出邀请</w:t>
      </w:r>
    </w:p>
    <w:p w14:paraId="18634BBB" w14:textId="77777777" w:rsidR="009A26C4" w:rsidRPr="009A26C4" w:rsidRDefault="009A26C4" w:rsidP="00E87E06">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E87E06">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E87E06">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E87E06">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E87E06">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通过邀请微信好友添加圈子成员（移动端S-00077）</w:t>
      </w:r>
    </w:p>
    <w:p w14:paraId="5FD8C331" w14:textId="77777777" w:rsidR="009A26C4" w:rsidRPr="009A26C4" w:rsidRDefault="009A26C4" w:rsidP="00E87E06">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E87E06">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p>
    <w:p w14:paraId="1EF6432B" w14:textId="77777777" w:rsidR="009A26C4" w:rsidRPr="009A26C4" w:rsidRDefault="009A26C4" w:rsidP="009A26C4">
      <w:pPr>
        <w:pStyle w:val="af0"/>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E87E06">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E87E06">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E87E06">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E87E06">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E87E06">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E87E06">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用户人数限制只限是已加入的圈子成员，不包含邀请中的用户和退出的成员</w:t>
      </w:r>
    </w:p>
    <w:p w14:paraId="142320F8"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E87E06">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af0"/>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af0"/>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E87E06">
      <w:pPr>
        <w:pStyle w:val="af0"/>
        <w:numPr>
          <w:ilvl w:val="1"/>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E87E06">
      <w:pPr>
        <w:pStyle w:val="af0"/>
        <w:numPr>
          <w:ilvl w:val="1"/>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af0"/>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E87E06">
      <w:pPr>
        <w:pStyle w:val="af0"/>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af0"/>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工作圈用户</w:t>
      </w:r>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工作圈用户</w:t>
      </w:r>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E87E06">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E87E06">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
    <w:p w14:paraId="069B0F80" w14:textId="77777777" w:rsidR="009A26C4" w:rsidRPr="009A26C4" w:rsidRDefault="009A26C4" w:rsidP="00E87E06">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E87E06">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维码规则</w:t>
      </w:r>
    </w:p>
    <w:p w14:paraId="5648139C" w14:textId="77777777" w:rsidR="009A26C4" w:rsidRPr="009A26C4" w:rsidRDefault="009A26C4" w:rsidP="00E87E06">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r w:rsidRPr="009A26C4">
        <w:rPr>
          <w:rFonts w:ascii="宋体" w:hAnsi="宋体" w:hint="eastAsia"/>
          <w:color w:val="000000" w:themeColor="text1"/>
          <w:sz w:val="24"/>
        </w:rPr>
        <w:t>（二</w:t>
      </w:r>
      <w:r w:rsidRPr="009A26C4">
        <w:rPr>
          <w:rFonts w:ascii="宋体" w:hAnsi="宋体"/>
          <w:color w:val="000000" w:themeColor="text1"/>
          <w:sz w:val="24"/>
        </w:rPr>
        <w:t>维码仅圈主可见）</w:t>
      </w:r>
    </w:p>
    <w:p w14:paraId="26252795" w14:textId="77777777" w:rsidR="009A26C4" w:rsidRPr="009A26C4" w:rsidRDefault="009A26C4" w:rsidP="00E87E06">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r w:rsidRPr="009A26C4">
        <w:rPr>
          <w:rFonts w:ascii="宋体" w:hAnsi="宋体" w:hint="eastAsia"/>
          <w:color w:val="000000" w:themeColor="text1"/>
          <w:sz w:val="24"/>
        </w:rPr>
        <w:t>需</w:t>
      </w:r>
      <w:r w:rsidRPr="009A26C4">
        <w:rPr>
          <w:rFonts w:ascii="宋体" w:hAnsi="宋体"/>
          <w:color w:val="000000" w:themeColor="text1"/>
          <w:sz w:val="24"/>
        </w:rPr>
        <w:t>圈主审核）</w:t>
      </w:r>
    </w:p>
    <w:p w14:paraId="7A6C45C8" w14:textId="77777777" w:rsidR="009A26C4" w:rsidRPr="009A26C4" w:rsidRDefault="009A26C4" w:rsidP="00E87E06">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（全</w:t>
      </w:r>
      <w:r w:rsidRPr="009A26C4">
        <w:rPr>
          <w:rFonts w:ascii="宋体" w:hAnsi="宋体"/>
          <w:color w:val="000000" w:themeColor="text1"/>
          <w:sz w:val="24"/>
        </w:rPr>
        <w:t>员可见，申请时不需圈主审核即可加入）</w:t>
      </w:r>
    </w:p>
    <w:p w14:paraId="26BE14E0"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E87E06">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r w:rsidRPr="009A26C4">
        <w:rPr>
          <w:rFonts w:ascii="宋体" w:hAnsi="宋体"/>
          <w:color w:val="000000" w:themeColor="text1"/>
          <w:sz w:val="24"/>
        </w:rPr>
        <w:t>圈主</w:t>
      </w:r>
      <w:r w:rsidRPr="009A26C4">
        <w:rPr>
          <w:rFonts w:ascii="宋体" w:hAnsi="宋体" w:hint="eastAsia"/>
          <w:color w:val="000000" w:themeColor="text1"/>
          <w:sz w:val="24"/>
        </w:rPr>
        <w:t>邀请</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E87E06">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E87E06">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主审核时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E87E06">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二维码申请</w:t>
      </w:r>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E87E06">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E87E06">
      <w:pPr>
        <w:pStyle w:val="af0"/>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或圈主</w:t>
      </w:r>
      <w:r w:rsidRPr="009A26C4">
        <w:rPr>
          <w:rFonts w:ascii="宋体" w:hAnsi="宋体" w:hint="eastAsia"/>
          <w:color w:val="000000" w:themeColor="text1"/>
          <w:sz w:val="24"/>
        </w:rPr>
        <w:t>邀请时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E87E06">
      <w:pPr>
        <w:pStyle w:val="af0"/>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E87E06">
      <w:pPr>
        <w:pStyle w:val="af0"/>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主审批时提示“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E87E06">
      <w:pPr>
        <w:pStyle w:val="af0"/>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维码申请确认时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0"/>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E87E06">
      <w:pPr>
        <w:pStyle w:val="af0"/>
        <w:numPr>
          <w:ilvl w:val="0"/>
          <w:numId w:val="26"/>
        </w:numPr>
        <w:spacing w:line="400" w:lineRule="exact"/>
        <w:ind w:firstLineChars="0"/>
        <w:jc w:val="left"/>
        <w:rPr>
          <w:rFonts w:ascii="宋体" w:hAnsi="宋体"/>
          <w:sz w:val="24"/>
        </w:rPr>
      </w:pPr>
      <w:r w:rsidRPr="009E5E2F">
        <w:rPr>
          <w:rFonts w:ascii="宋体" w:hAnsi="宋体" w:hint="eastAsia"/>
          <w:sz w:val="24"/>
        </w:rPr>
        <w:t>成员列表（按</w:t>
      </w:r>
      <w:r w:rsidRPr="009E5E2F">
        <w:rPr>
          <w:rFonts w:ascii="宋体" w:hAnsi="宋体"/>
          <w:sz w:val="24"/>
        </w:rPr>
        <w:t>优先级）</w:t>
      </w:r>
    </w:p>
    <w:p w14:paraId="4F0BAE17" w14:textId="77777777" w:rsidR="009E5E2F" w:rsidRPr="009E5E2F" w:rsidRDefault="009E5E2F" w:rsidP="00E87E06">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E87E06">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E87E06">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E87E06">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E87E06">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E87E06">
      <w:pPr>
        <w:pStyle w:val="af0"/>
        <w:numPr>
          <w:ilvl w:val="0"/>
          <w:numId w:val="26"/>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邀请：圈</w:t>
      </w:r>
      <w:r w:rsidRPr="009E5E2F">
        <w:rPr>
          <w:rFonts w:ascii="宋体" w:hAnsi="宋体"/>
          <w:sz w:val="24"/>
        </w:rPr>
        <w:t>主或有权限的成员邀请新的成员加入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删除：圈</w:t>
      </w:r>
      <w:r w:rsidRPr="009E5E2F">
        <w:rPr>
          <w:rFonts w:ascii="宋体" w:hAnsi="宋体"/>
          <w:sz w:val="24"/>
        </w:rPr>
        <w:t>主或圈子管理员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af0"/>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E87E06">
      <w:pPr>
        <w:pStyle w:val="af0"/>
        <w:numPr>
          <w:ilvl w:val="0"/>
          <w:numId w:val="21"/>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E87E06">
      <w:pPr>
        <w:pStyle w:val="af0"/>
        <w:numPr>
          <w:ilvl w:val="0"/>
          <w:numId w:val="26"/>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E87E06">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E87E06">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a4"/>
        <w:rPr>
          <w:noProof/>
        </w:rPr>
      </w:pPr>
    </w:p>
    <w:p w14:paraId="7CFEB7FC" w14:textId="77777777" w:rsidR="00CC1B0B" w:rsidRDefault="00CC1B0B" w:rsidP="00CC1B0B">
      <w:pPr>
        <w:pStyle w:val="a4"/>
      </w:pPr>
    </w:p>
    <w:p w14:paraId="52E52AD1" w14:textId="77777777" w:rsidR="00CC1B0B" w:rsidRPr="00E57F00" w:rsidRDefault="00CC1B0B" w:rsidP="00CC1B0B">
      <w:pPr>
        <w:pStyle w:val="a4"/>
      </w:pPr>
    </w:p>
    <w:p w14:paraId="3CA87FE6" w14:textId="77777777" w:rsidR="00CC1B0B" w:rsidRPr="00D40EC0" w:rsidRDefault="00CC1B0B" w:rsidP="00CC1B0B">
      <w:pPr>
        <w:pStyle w:val="a4"/>
        <w:rPr>
          <w:i/>
        </w:rPr>
      </w:pPr>
    </w:p>
    <w:p w14:paraId="273F6A94" w14:textId="77777777" w:rsidR="00CC1B0B" w:rsidRDefault="00CC1B0B" w:rsidP="00626322">
      <w:pPr>
        <w:pStyle w:val="3"/>
      </w:pPr>
      <w:bookmarkStart w:id="126" w:name="_Toc418875588"/>
      <w:bookmarkStart w:id="127" w:name="_Toc451011750"/>
      <w:r>
        <w:rPr>
          <w:rFonts w:hint="eastAsia"/>
        </w:rPr>
        <w:t>关系系统模块类图</w:t>
      </w:r>
      <w:bookmarkEnd w:id="126"/>
      <w:bookmarkEnd w:id="127"/>
    </w:p>
    <w:p w14:paraId="46E8894E" w14:textId="77777777" w:rsidR="00CC1B0B" w:rsidRDefault="00CC1B0B" w:rsidP="00CC1B0B">
      <w:pPr>
        <w:jc w:val="center"/>
      </w:pPr>
      <w:r>
        <w:object w:dxaOrig="7457" w:dyaOrig="9947" w14:anchorId="3AF0947E">
          <v:shape id="_x0000_i1031" type="#_x0000_t75" style="width:372.25pt;height:496.55pt" o:ole="">
            <v:imagedata r:id="rId42" o:title=""/>
          </v:shape>
          <o:OLEObject Type="Embed" ProgID="Visio.Drawing.11" ShapeID="_x0000_i1031" DrawAspect="Content" ObjectID="_1525364076" r:id="rId43"/>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3"/>
      </w:pPr>
      <w:bookmarkStart w:id="128" w:name="_Toc418875589"/>
      <w:bookmarkStart w:id="129" w:name="_Toc451011751"/>
      <w:r>
        <w:rPr>
          <w:rFonts w:hint="eastAsia"/>
        </w:rPr>
        <w:t>JsonController</w:t>
      </w:r>
      <w:r>
        <w:rPr>
          <w:rFonts w:hint="eastAsia"/>
        </w:rPr>
        <w:t>类概述</w:t>
      </w:r>
      <w:bookmarkEnd w:id="128"/>
      <w:bookmarkEnd w:id="129"/>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130" w:name="_Toc418875590"/>
      <w:r w:rsidRPr="0076776F">
        <w:rPr>
          <w:rFonts w:hint="eastAsia"/>
          <w:sz w:val="24"/>
        </w:rPr>
        <w:t>类功能定义</w:t>
      </w:r>
      <w:bookmarkEnd w:id="130"/>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6"/>
                <w:b/>
                <w:i/>
              </w:rPr>
            </w:pPr>
            <w:r w:rsidRPr="00076C89">
              <w:rPr>
                <w:rStyle w:val="a6"/>
                <w:rFonts w:hint="eastAsia"/>
              </w:rPr>
              <w:t>序号</w:t>
            </w:r>
          </w:p>
        </w:tc>
        <w:tc>
          <w:tcPr>
            <w:tcW w:w="2052" w:type="dxa"/>
            <w:shd w:val="clear" w:color="auto" w:fill="CCCCCC"/>
          </w:tcPr>
          <w:p w14:paraId="61BBAF6C" w14:textId="77777777" w:rsidR="00CC1B0B" w:rsidRPr="00076C89" w:rsidRDefault="00CC1B0B" w:rsidP="00CC1B0B">
            <w:pPr>
              <w:jc w:val="center"/>
              <w:rPr>
                <w:rStyle w:val="a6"/>
                <w:b/>
                <w:i/>
              </w:rPr>
            </w:pPr>
            <w:r w:rsidRPr="00076C89">
              <w:rPr>
                <w:rStyle w:val="a6"/>
                <w:rFonts w:hint="eastAsia"/>
              </w:rPr>
              <w:t>功能点</w:t>
            </w:r>
          </w:p>
        </w:tc>
        <w:tc>
          <w:tcPr>
            <w:tcW w:w="5940" w:type="dxa"/>
            <w:shd w:val="clear" w:color="auto" w:fill="CCCCCC"/>
          </w:tcPr>
          <w:p w14:paraId="78459C08"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6"/>
                <w:i/>
              </w:rPr>
            </w:pPr>
            <w:r w:rsidRPr="00076C89">
              <w:rPr>
                <w:rStyle w:val="a6"/>
                <w:rFonts w:hint="eastAsia"/>
              </w:rPr>
              <w:t>1</w:t>
            </w:r>
          </w:p>
        </w:tc>
        <w:tc>
          <w:tcPr>
            <w:tcW w:w="2052" w:type="dxa"/>
          </w:tcPr>
          <w:p w14:paraId="0E9E2CD2" w14:textId="77777777" w:rsidR="00CC1B0B" w:rsidRPr="00076C89" w:rsidRDefault="00CC1B0B" w:rsidP="00CC1B0B">
            <w:pPr>
              <w:rPr>
                <w:rStyle w:val="a6"/>
                <w:i/>
              </w:rPr>
            </w:pPr>
            <w:r w:rsidRPr="004A4A85">
              <w:rPr>
                <w:rStyle w:val="a6"/>
              </w:rPr>
              <w:t>checkSig</w:t>
            </w:r>
          </w:p>
        </w:tc>
        <w:tc>
          <w:tcPr>
            <w:tcW w:w="5940" w:type="dxa"/>
          </w:tcPr>
          <w:p w14:paraId="652A1BA0" w14:textId="77777777" w:rsidR="00CC1B0B" w:rsidRPr="00076C89" w:rsidRDefault="00CC1B0B" w:rsidP="00CC1B0B">
            <w:pPr>
              <w:rPr>
                <w:rStyle w:val="a6"/>
                <w:i/>
              </w:rPr>
            </w:pPr>
            <w:r>
              <w:rPr>
                <w:rStyle w:val="a6"/>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6"/>
                <w:i/>
              </w:rPr>
            </w:pPr>
            <w:r w:rsidRPr="00076C89">
              <w:rPr>
                <w:rStyle w:val="a6"/>
                <w:rFonts w:hint="eastAsia"/>
              </w:rPr>
              <w:t>2</w:t>
            </w:r>
          </w:p>
        </w:tc>
        <w:tc>
          <w:tcPr>
            <w:tcW w:w="2052" w:type="dxa"/>
          </w:tcPr>
          <w:p w14:paraId="1F526195" w14:textId="77777777" w:rsidR="00CC1B0B" w:rsidRPr="00076C89" w:rsidRDefault="00CC1B0B" w:rsidP="00CC1B0B">
            <w:pPr>
              <w:rPr>
                <w:rStyle w:val="a6"/>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6"/>
                <w:i/>
              </w:rPr>
            </w:pPr>
            <w:r>
              <w:rPr>
                <w:rStyle w:val="a6"/>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6"/>
                <w:i/>
              </w:rPr>
            </w:pPr>
            <w:r w:rsidRPr="00076C89">
              <w:rPr>
                <w:rStyle w:val="a6"/>
                <w:rFonts w:hint="eastAsia"/>
              </w:rPr>
              <w:t>3</w:t>
            </w:r>
          </w:p>
        </w:tc>
        <w:tc>
          <w:tcPr>
            <w:tcW w:w="2052" w:type="dxa"/>
          </w:tcPr>
          <w:p w14:paraId="6EBF7F03" w14:textId="77777777" w:rsidR="00CC1B0B" w:rsidRPr="00076C89" w:rsidRDefault="00CC1B0B" w:rsidP="00CC1B0B">
            <w:pPr>
              <w:rPr>
                <w:rStyle w:val="a6"/>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6"/>
                <w:i/>
              </w:rPr>
            </w:pPr>
            <w:r>
              <w:rPr>
                <w:rStyle w:val="a6"/>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6"/>
                <w:i/>
              </w:rPr>
            </w:pPr>
          </w:p>
        </w:tc>
        <w:tc>
          <w:tcPr>
            <w:tcW w:w="2052" w:type="dxa"/>
          </w:tcPr>
          <w:p w14:paraId="7A49946E" w14:textId="77777777" w:rsidR="00CC1B0B" w:rsidRPr="00076C89" w:rsidRDefault="00CC1B0B" w:rsidP="00CC1B0B">
            <w:pPr>
              <w:rPr>
                <w:rStyle w:val="a6"/>
                <w:i/>
              </w:rPr>
            </w:pPr>
          </w:p>
        </w:tc>
        <w:tc>
          <w:tcPr>
            <w:tcW w:w="5940" w:type="dxa"/>
          </w:tcPr>
          <w:p w14:paraId="73D02D0E" w14:textId="77777777" w:rsidR="00CC1B0B" w:rsidRPr="00076C89" w:rsidRDefault="00CC1B0B" w:rsidP="00CC1B0B">
            <w:pPr>
              <w:rPr>
                <w:rStyle w:val="a6"/>
                <w:i/>
              </w:rPr>
            </w:pPr>
          </w:p>
        </w:tc>
      </w:tr>
    </w:tbl>
    <w:p w14:paraId="5CE875CE" w14:textId="77777777" w:rsidR="00CC1B0B" w:rsidRPr="00CF07BE" w:rsidRDefault="00CC1B0B" w:rsidP="00CC1B0B">
      <w:pPr>
        <w:rPr>
          <w:rStyle w:val="a6"/>
          <w:i/>
        </w:rPr>
      </w:pPr>
    </w:p>
    <w:p w14:paraId="5CFC4896" w14:textId="77777777" w:rsidR="00CC1B0B" w:rsidRDefault="00CC1B0B" w:rsidP="00626322">
      <w:pPr>
        <w:pStyle w:val="3"/>
      </w:pPr>
      <w:bookmarkStart w:id="131" w:name="_Toc418875591"/>
      <w:bookmarkStart w:id="132" w:name="_Toc451011752"/>
      <w:r>
        <w:t>WebTeamMemberServiceControlle</w:t>
      </w:r>
      <w:r>
        <w:rPr>
          <w:rFonts w:hint="eastAsia"/>
        </w:rPr>
        <w:t>r</w:t>
      </w:r>
      <w:r>
        <w:rPr>
          <w:rFonts w:hint="eastAsia"/>
        </w:rPr>
        <w:t>类概述</w:t>
      </w:r>
      <w:bookmarkEnd w:id="131"/>
      <w:bookmarkEnd w:id="132"/>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133" w:name="_Toc418875592"/>
      <w:r w:rsidRPr="0076776F">
        <w:rPr>
          <w:rFonts w:hint="eastAsia"/>
          <w:sz w:val="24"/>
        </w:rPr>
        <w:t>类功能定义</w:t>
      </w:r>
      <w:bookmarkEnd w:id="133"/>
    </w:p>
    <w:p w14:paraId="6A12DC54" w14:textId="77777777" w:rsidR="00CC1B0B" w:rsidRPr="00557EE7" w:rsidRDefault="00CC1B0B" w:rsidP="00CC1B0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154C688D"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F5398F4"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6"/>
                <w:i/>
              </w:rPr>
            </w:pPr>
            <w:r w:rsidRPr="00076C89">
              <w:rPr>
                <w:rStyle w:val="a6"/>
                <w:rFonts w:hint="eastAsia"/>
              </w:rPr>
              <w:t>1</w:t>
            </w:r>
          </w:p>
        </w:tc>
        <w:tc>
          <w:tcPr>
            <w:tcW w:w="2999" w:type="dxa"/>
          </w:tcPr>
          <w:p w14:paraId="7BDC78F4"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6"/>
                <w:i/>
              </w:rPr>
            </w:pPr>
            <w:r w:rsidRPr="00076C89">
              <w:rPr>
                <w:rStyle w:val="a6"/>
                <w:rFonts w:hint="eastAsia"/>
              </w:rPr>
              <w:t>2</w:t>
            </w:r>
          </w:p>
        </w:tc>
        <w:tc>
          <w:tcPr>
            <w:tcW w:w="2999" w:type="dxa"/>
          </w:tcPr>
          <w:p w14:paraId="52DDE8D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6"/>
                <w:i/>
              </w:rPr>
            </w:pPr>
            <w:r w:rsidRPr="00076C89">
              <w:rPr>
                <w:rStyle w:val="a6"/>
                <w:rFonts w:hint="eastAsia"/>
              </w:rPr>
              <w:t>3</w:t>
            </w:r>
          </w:p>
        </w:tc>
        <w:tc>
          <w:tcPr>
            <w:tcW w:w="2999" w:type="dxa"/>
          </w:tcPr>
          <w:p w14:paraId="6FAAF08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6"/>
                <w:i/>
              </w:rPr>
            </w:pPr>
            <w:r>
              <w:rPr>
                <w:rStyle w:val="a6"/>
                <w:rFonts w:hint="eastAsia"/>
              </w:rPr>
              <w:t>4</w:t>
            </w:r>
          </w:p>
        </w:tc>
        <w:tc>
          <w:tcPr>
            <w:tcW w:w="2999" w:type="dxa"/>
          </w:tcPr>
          <w:p w14:paraId="47332587"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6"/>
                <w:i/>
              </w:rPr>
            </w:pPr>
            <w:r>
              <w:rPr>
                <w:rStyle w:val="a6"/>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6"/>
                <w:i/>
              </w:rPr>
            </w:pPr>
            <w:r>
              <w:rPr>
                <w:rStyle w:val="a6"/>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6"/>
                <w:i/>
              </w:rPr>
            </w:pPr>
            <w:r>
              <w:rPr>
                <w:rStyle w:val="a6"/>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6"/>
                <w:i/>
              </w:rPr>
            </w:pPr>
            <w:r>
              <w:rPr>
                <w:rStyle w:val="a6"/>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6"/>
                <w:i/>
              </w:rPr>
            </w:pPr>
            <w:r>
              <w:rPr>
                <w:rStyle w:val="a6"/>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6"/>
                <w:i/>
              </w:rPr>
            </w:pPr>
            <w:r>
              <w:rPr>
                <w:rStyle w:val="a6"/>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6"/>
                <w:i/>
              </w:rPr>
            </w:pPr>
            <w:r>
              <w:rPr>
                <w:rStyle w:val="a6"/>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6"/>
                <w:i/>
              </w:rPr>
            </w:pPr>
            <w:r>
              <w:rPr>
                <w:rStyle w:val="a6"/>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6"/>
                <w:i/>
              </w:rPr>
            </w:pPr>
            <w:r>
              <w:rPr>
                <w:rStyle w:val="a6"/>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6"/>
                <w:i/>
              </w:rPr>
            </w:pPr>
            <w:r>
              <w:rPr>
                <w:rStyle w:val="a6"/>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6"/>
                <w:i/>
              </w:rPr>
            </w:pPr>
            <w:r>
              <w:rPr>
                <w:rStyle w:val="a6"/>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6"/>
                <w:i/>
              </w:rPr>
            </w:pPr>
            <w:r w:rsidRPr="001273D7">
              <w:rPr>
                <w:rStyle w:val="a6"/>
                <w:rFonts w:hint="eastAsia"/>
              </w:rPr>
              <w:t>圈主移交</w:t>
            </w:r>
          </w:p>
        </w:tc>
      </w:tr>
    </w:tbl>
    <w:p w14:paraId="06EE2A0B" w14:textId="77777777" w:rsidR="00CC1B0B" w:rsidRDefault="00CC1B0B" w:rsidP="00CC1B0B"/>
    <w:p w14:paraId="79CF9660" w14:textId="77777777" w:rsidR="00CC1B0B" w:rsidRDefault="00CC1B0B" w:rsidP="00626322">
      <w:pPr>
        <w:pStyle w:val="3"/>
      </w:pPr>
      <w:bookmarkStart w:id="134" w:name="_Toc418875593"/>
      <w:bookmarkStart w:id="135" w:name="_Toc451011753"/>
      <w:r>
        <w:rPr>
          <w:rFonts w:hint="eastAsia"/>
        </w:rPr>
        <w:t>Rest</w:t>
      </w:r>
      <w:r>
        <w:t>TeamMemberServiceControlle</w:t>
      </w:r>
      <w:r>
        <w:rPr>
          <w:rFonts w:hint="eastAsia"/>
        </w:rPr>
        <w:t>r</w:t>
      </w:r>
      <w:r>
        <w:rPr>
          <w:rFonts w:hint="eastAsia"/>
        </w:rPr>
        <w:t>类概述</w:t>
      </w:r>
      <w:bookmarkEnd w:id="134"/>
      <w:bookmarkEnd w:id="135"/>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136" w:name="_Toc418875594"/>
      <w:r w:rsidRPr="0076776F">
        <w:rPr>
          <w:rFonts w:hint="eastAsia"/>
          <w:sz w:val="24"/>
        </w:rPr>
        <w:t>类功能定义</w:t>
      </w:r>
      <w:bookmarkEnd w:id="136"/>
    </w:p>
    <w:p w14:paraId="592D3EEA" w14:textId="77777777" w:rsidR="00CC1B0B" w:rsidRPr="00557EE7" w:rsidRDefault="00CC1B0B" w:rsidP="00CC1B0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49689ACB"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D072B4C"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6"/>
                <w:i/>
              </w:rPr>
            </w:pPr>
            <w:r w:rsidRPr="00076C89">
              <w:rPr>
                <w:rStyle w:val="a6"/>
                <w:rFonts w:hint="eastAsia"/>
              </w:rPr>
              <w:t>1</w:t>
            </w:r>
          </w:p>
        </w:tc>
        <w:tc>
          <w:tcPr>
            <w:tcW w:w="2999" w:type="dxa"/>
          </w:tcPr>
          <w:p w14:paraId="367D2047"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6"/>
                <w:i/>
              </w:rPr>
            </w:pPr>
            <w:r w:rsidRPr="00076C89">
              <w:rPr>
                <w:rStyle w:val="a6"/>
                <w:rFonts w:hint="eastAsia"/>
              </w:rPr>
              <w:t>2</w:t>
            </w:r>
          </w:p>
        </w:tc>
        <w:tc>
          <w:tcPr>
            <w:tcW w:w="2999" w:type="dxa"/>
          </w:tcPr>
          <w:p w14:paraId="20A9FF2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6"/>
                <w:i/>
              </w:rPr>
            </w:pPr>
            <w:r w:rsidRPr="00076C89">
              <w:rPr>
                <w:rStyle w:val="a6"/>
                <w:rFonts w:hint="eastAsia"/>
              </w:rPr>
              <w:t>3</w:t>
            </w:r>
          </w:p>
        </w:tc>
        <w:tc>
          <w:tcPr>
            <w:tcW w:w="2999" w:type="dxa"/>
          </w:tcPr>
          <w:p w14:paraId="3AF4E32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6"/>
                <w:i/>
              </w:rPr>
            </w:pPr>
            <w:r>
              <w:rPr>
                <w:rStyle w:val="a6"/>
                <w:rFonts w:hint="eastAsia"/>
              </w:rPr>
              <w:t>4</w:t>
            </w:r>
          </w:p>
        </w:tc>
        <w:tc>
          <w:tcPr>
            <w:tcW w:w="2999" w:type="dxa"/>
          </w:tcPr>
          <w:p w14:paraId="6B5DFDF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6"/>
                <w:i/>
              </w:rPr>
            </w:pPr>
            <w:r>
              <w:rPr>
                <w:rStyle w:val="a6"/>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6"/>
                <w:i/>
              </w:rPr>
            </w:pPr>
            <w:r>
              <w:rPr>
                <w:rStyle w:val="a6"/>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6"/>
                <w:i/>
              </w:rPr>
            </w:pPr>
            <w:r>
              <w:rPr>
                <w:rStyle w:val="a6"/>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6"/>
                <w:i/>
              </w:rPr>
            </w:pPr>
            <w:r>
              <w:rPr>
                <w:rStyle w:val="a6"/>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6"/>
                <w:i/>
              </w:rPr>
            </w:pPr>
            <w:r>
              <w:rPr>
                <w:rStyle w:val="a6"/>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6"/>
                <w:i/>
              </w:rPr>
            </w:pPr>
            <w:r>
              <w:rPr>
                <w:rStyle w:val="a6"/>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6"/>
                <w:i/>
              </w:rPr>
            </w:pPr>
            <w:r>
              <w:rPr>
                <w:rStyle w:val="a6"/>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6"/>
                <w:i/>
              </w:rPr>
            </w:pPr>
            <w:r>
              <w:rPr>
                <w:rStyle w:val="a6"/>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6"/>
                <w:i/>
              </w:rPr>
            </w:pPr>
            <w:r>
              <w:rPr>
                <w:rStyle w:val="a6"/>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6"/>
                <w:i/>
              </w:rPr>
            </w:pPr>
            <w:r>
              <w:rPr>
                <w:rStyle w:val="a6"/>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6"/>
                <w:i/>
              </w:rPr>
            </w:pPr>
            <w:r>
              <w:rPr>
                <w:rStyle w:val="a6"/>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6"/>
                <w:i/>
              </w:rPr>
            </w:pPr>
            <w:r w:rsidRPr="001273D7">
              <w:rPr>
                <w:rStyle w:val="a6"/>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3"/>
      </w:pPr>
      <w:bookmarkStart w:id="137" w:name="_Toc418875595"/>
      <w:bookmarkStart w:id="138" w:name="_Toc451011754"/>
      <w:r w:rsidRPr="001273D7">
        <w:t>BasicTeamMemberService</w:t>
      </w:r>
      <w:r>
        <w:rPr>
          <w:rFonts w:hint="eastAsia"/>
        </w:rPr>
        <w:t>类概述</w:t>
      </w:r>
      <w:bookmarkEnd w:id="137"/>
      <w:bookmarkEnd w:id="138"/>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139" w:name="_Toc418875596"/>
      <w:r w:rsidRPr="0076776F">
        <w:rPr>
          <w:rFonts w:hint="eastAsia"/>
          <w:sz w:val="24"/>
        </w:rPr>
        <w:t>类功能定义</w:t>
      </w:r>
      <w:bookmarkEnd w:id="139"/>
    </w:p>
    <w:p w14:paraId="3E41B79A" w14:textId="77777777" w:rsidR="00CC1B0B" w:rsidRPr="00557EE7" w:rsidRDefault="00CC1B0B" w:rsidP="00CC1B0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39172FD7"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9932D56"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6"/>
                <w:i/>
              </w:rPr>
            </w:pPr>
            <w:r w:rsidRPr="00076C89">
              <w:rPr>
                <w:rStyle w:val="a6"/>
                <w:rFonts w:hint="eastAsia"/>
              </w:rPr>
              <w:t>1</w:t>
            </w:r>
          </w:p>
        </w:tc>
        <w:tc>
          <w:tcPr>
            <w:tcW w:w="2999" w:type="dxa"/>
          </w:tcPr>
          <w:p w14:paraId="77C31B09"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6"/>
                <w:i/>
              </w:rPr>
            </w:pPr>
            <w:r w:rsidRPr="00076C89">
              <w:rPr>
                <w:rStyle w:val="a6"/>
                <w:rFonts w:hint="eastAsia"/>
              </w:rPr>
              <w:t>2</w:t>
            </w:r>
          </w:p>
        </w:tc>
        <w:tc>
          <w:tcPr>
            <w:tcW w:w="2999" w:type="dxa"/>
          </w:tcPr>
          <w:p w14:paraId="4B8AF489"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6"/>
                <w:i/>
              </w:rPr>
            </w:pPr>
            <w:r w:rsidRPr="00076C89">
              <w:rPr>
                <w:rStyle w:val="a6"/>
                <w:rFonts w:hint="eastAsia"/>
              </w:rPr>
              <w:t>3</w:t>
            </w:r>
          </w:p>
        </w:tc>
        <w:tc>
          <w:tcPr>
            <w:tcW w:w="2999" w:type="dxa"/>
          </w:tcPr>
          <w:p w14:paraId="13765405"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6"/>
                <w:i/>
              </w:rPr>
            </w:pPr>
            <w:r>
              <w:rPr>
                <w:rStyle w:val="a6"/>
                <w:rFonts w:hint="eastAsia"/>
              </w:rPr>
              <w:t>4</w:t>
            </w:r>
          </w:p>
        </w:tc>
        <w:tc>
          <w:tcPr>
            <w:tcW w:w="2999" w:type="dxa"/>
          </w:tcPr>
          <w:p w14:paraId="21CBFB84"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6"/>
                <w:i/>
              </w:rPr>
            </w:pPr>
            <w:r>
              <w:rPr>
                <w:rStyle w:val="a6"/>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6"/>
                <w:i/>
              </w:rPr>
            </w:pPr>
            <w:r>
              <w:rPr>
                <w:rStyle w:val="a6"/>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6"/>
                <w:i/>
              </w:rPr>
            </w:pPr>
            <w:r>
              <w:rPr>
                <w:rStyle w:val="a6"/>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6"/>
                <w:i/>
              </w:rPr>
            </w:pPr>
            <w:r>
              <w:rPr>
                <w:rStyle w:val="a6"/>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6"/>
                <w:i/>
              </w:rPr>
            </w:pPr>
            <w:r>
              <w:rPr>
                <w:rStyle w:val="a6"/>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6"/>
                <w:i/>
              </w:rPr>
            </w:pPr>
            <w:r>
              <w:rPr>
                <w:rStyle w:val="a6"/>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6"/>
                <w:i/>
              </w:rPr>
            </w:pPr>
            <w:r>
              <w:rPr>
                <w:rStyle w:val="a6"/>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6"/>
                <w:i/>
              </w:rPr>
            </w:pPr>
            <w:r>
              <w:rPr>
                <w:rStyle w:val="a6"/>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6"/>
                <w:i/>
              </w:rPr>
            </w:pPr>
            <w:r>
              <w:rPr>
                <w:rStyle w:val="a6"/>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6"/>
                <w:i/>
              </w:rPr>
            </w:pPr>
            <w:r>
              <w:rPr>
                <w:rStyle w:val="a6"/>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6"/>
                <w:i/>
              </w:rPr>
            </w:pPr>
            <w:r>
              <w:rPr>
                <w:rStyle w:val="a6"/>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6"/>
                <w:i/>
              </w:rPr>
            </w:pPr>
            <w:r w:rsidRPr="001273D7">
              <w:rPr>
                <w:rStyle w:val="a6"/>
                <w:rFonts w:hint="eastAsia"/>
              </w:rPr>
              <w:t>圈主移交</w:t>
            </w:r>
          </w:p>
        </w:tc>
      </w:tr>
    </w:tbl>
    <w:p w14:paraId="51852ED4" w14:textId="77777777" w:rsidR="00CC1B0B" w:rsidRDefault="00CC1B0B" w:rsidP="00CC1B0B"/>
    <w:p w14:paraId="7D6261F7" w14:textId="77777777" w:rsidR="00CC1B0B" w:rsidRDefault="00CC1B0B" w:rsidP="00626322">
      <w:pPr>
        <w:pStyle w:val="3"/>
      </w:pPr>
      <w:bookmarkStart w:id="140" w:name="_Toc418875597"/>
      <w:bookmarkStart w:id="141" w:name="_Toc451011755"/>
      <w:r>
        <w:rPr>
          <w:rFonts w:hint="eastAsia"/>
        </w:rPr>
        <w:t>Rest</w:t>
      </w:r>
      <w:r w:rsidRPr="001273D7">
        <w:t>BasicTeamMemberService</w:t>
      </w:r>
      <w:r>
        <w:rPr>
          <w:rFonts w:hint="eastAsia"/>
        </w:rPr>
        <w:t>类概述</w:t>
      </w:r>
      <w:bookmarkEnd w:id="140"/>
      <w:bookmarkEnd w:id="141"/>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142" w:name="_Toc418875598"/>
      <w:r w:rsidRPr="0076776F">
        <w:rPr>
          <w:rFonts w:hint="eastAsia"/>
          <w:sz w:val="24"/>
        </w:rPr>
        <w:t>类功能定义</w:t>
      </w:r>
      <w:bookmarkEnd w:id="142"/>
    </w:p>
    <w:p w14:paraId="1112AF3C" w14:textId="77777777" w:rsidR="00CC1B0B" w:rsidRPr="00557EE7" w:rsidRDefault="00CC1B0B" w:rsidP="00CC1B0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70C36494"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2F67409"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6"/>
                <w:i/>
              </w:rPr>
            </w:pPr>
            <w:r w:rsidRPr="00076C89">
              <w:rPr>
                <w:rStyle w:val="a6"/>
                <w:rFonts w:hint="eastAsia"/>
              </w:rPr>
              <w:t>1</w:t>
            </w:r>
          </w:p>
        </w:tc>
        <w:tc>
          <w:tcPr>
            <w:tcW w:w="2999" w:type="dxa"/>
          </w:tcPr>
          <w:p w14:paraId="12C3A9A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6"/>
                <w:i/>
              </w:rPr>
            </w:pPr>
            <w:r w:rsidRPr="00076C89">
              <w:rPr>
                <w:rStyle w:val="a6"/>
                <w:rFonts w:hint="eastAsia"/>
              </w:rPr>
              <w:t>2</w:t>
            </w:r>
          </w:p>
        </w:tc>
        <w:tc>
          <w:tcPr>
            <w:tcW w:w="2999" w:type="dxa"/>
          </w:tcPr>
          <w:p w14:paraId="1FF85B1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6"/>
                <w:i/>
              </w:rPr>
            </w:pPr>
            <w:r w:rsidRPr="00076C89">
              <w:rPr>
                <w:rStyle w:val="a6"/>
                <w:rFonts w:hint="eastAsia"/>
              </w:rPr>
              <w:t>3</w:t>
            </w:r>
          </w:p>
        </w:tc>
        <w:tc>
          <w:tcPr>
            <w:tcW w:w="2999" w:type="dxa"/>
          </w:tcPr>
          <w:p w14:paraId="45AF8B1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6"/>
                <w:i/>
              </w:rPr>
            </w:pPr>
            <w:r>
              <w:rPr>
                <w:rStyle w:val="a6"/>
                <w:rFonts w:hint="eastAsia"/>
              </w:rPr>
              <w:t>4</w:t>
            </w:r>
          </w:p>
        </w:tc>
        <w:tc>
          <w:tcPr>
            <w:tcW w:w="2999" w:type="dxa"/>
          </w:tcPr>
          <w:p w14:paraId="00968ED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6"/>
                <w:i/>
              </w:rPr>
            </w:pPr>
            <w:r>
              <w:rPr>
                <w:rStyle w:val="a6"/>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6"/>
                <w:i/>
              </w:rPr>
            </w:pPr>
            <w:r>
              <w:rPr>
                <w:rStyle w:val="a6"/>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6"/>
                <w:i/>
              </w:rPr>
            </w:pPr>
            <w:r>
              <w:rPr>
                <w:rStyle w:val="a6"/>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6"/>
                <w:i/>
              </w:rPr>
            </w:pPr>
            <w:r>
              <w:rPr>
                <w:rStyle w:val="a6"/>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6"/>
                <w:i/>
              </w:rPr>
            </w:pPr>
            <w:r>
              <w:rPr>
                <w:rStyle w:val="a6"/>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6"/>
                <w:i/>
              </w:rPr>
            </w:pPr>
            <w:r>
              <w:rPr>
                <w:rStyle w:val="a6"/>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6"/>
                <w:i/>
              </w:rPr>
            </w:pPr>
            <w:r>
              <w:rPr>
                <w:rStyle w:val="a6"/>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6"/>
                <w:i/>
              </w:rPr>
            </w:pPr>
            <w:r>
              <w:rPr>
                <w:rStyle w:val="a6"/>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6"/>
                <w:i/>
              </w:rPr>
            </w:pPr>
            <w:r>
              <w:rPr>
                <w:rStyle w:val="a6"/>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6"/>
                <w:i/>
              </w:rPr>
            </w:pPr>
            <w:r>
              <w:rPr>
                <w:rStyle w:val="a6"/>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6"/>
                <w:i/>
              </w:rPr>
            </w:pPr>
            <w:r>
              <w:rPr>
                <w:rStyle w:val="a6"/>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6"/>
                <w:i/>
              </w:rPr>
            </w:pPr>
            <w:r w:rsidRPr="001273D7">
              <w:rPr>
                <w:rStyle w:val="a6"/>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3"/>
      </w:pPr>
      <w:bookmarkStart w:id="143" w:name="_Toc418875599"/>
      <w:bookmarkStart w:id="144" w:name="_Toc451011756"/>
      <w:r>
        <w:rPr>
          <w:rFonts w:hint="eastAsia"/>
        </w:rPr>
        <w:t>TokenCache</w:t>
      </w:r>
      <w:r>
        <w:rPr>
          <w:rFonts w:hint="eastAsia"/>
        </w:rPr>
        <w:t>类概述</w:t>
      </w:r>
      <w:bookmarkEnd w:id="143"/>
      <w:bookmarkEnd w:id="144"/>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145" w:name="_Toc418875600"/>
      <w:r w:rsidRPr="0076776F">
        <w:rPr>
          <w:rFonts w:hint="eastAsia"/>
          <w:sz w:val="24"/>
        </w:rPr>
        <w:t>类功能定义</w:t>
      </w:r>
      <w:bookmarkEnd w:id="145"/>
    </w:p>
    <w:p w14:paraId="053B628D" w14:textId="77777777" w:rsidR="00CC1B0B" w:rsidRPr="00557EE7" w:rsidRDefault="00CC1B0B" w:rsidP="00CC1B0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0AEF7135"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ED6A572"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6"/>
                <w:i/>
              </w:rPr>
            </w:pPr>
            <w:r w:rsidRPr="00076C89">
              <w:rPr>
                <w:rStyle w:val="a6"/>
                <w:rFonts w:hint="eastAsia"/>
              </w:rPr>
              <w:t>1</w:t>
            </w:r>
          </w:p>
        </w:tc>
        <w:tc>
          <w:tcPr>
            <w:tcW w:w="2999" w:type="dxa"/>
          </w:tcPr>
          <w:p w14:paraId="4F766B0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6"/>
                <w:i/>
              </w:rPr>
            </w:pPr>
            <w:r w:rsidRPr="00076C89">
              <w:rPr>
                <w:rStyle w:val="a6"/>
                <w:rFonts w:hint="eastAsia"/>
              </w:rPr>
              <w:t>2</w:t>
            </w:r>
          </w:p>
        </w:tc>
        <w:tc>
          <w:tcPr>
            <w:tcW w:w="2999" w:type="dxa"/>
          </w:tcPr>
          <w:p w14:paraId="5CDAAF6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6"/>
                <w:i/>
              </w:rPr>
            </w:pPr>
            <w:r w:rsidRPr="00076C89">
              <w:rPr>
                <w:rStyle w:val="a6"/>
                <w:rFonts w:hint="eastAsia"/>
              </w:rPr>
              <w:t>3</w:t>
            </w:r>
          </w:p>
        </w:tc>
        <w:tc>
          <w:tcPr>
            <w:tcW w:w="2999" w:type="dxa"/>
          </w:tcPr>
          <w:p w14:paraId="174D73B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6"/>
                <w:i/>
              </w:rPr>
            </w:pPr>
            <w:r>
              <w:rPr>
                <w:rStyle w:val="a6"/>
                <w:rFonts w:hint="eastAsia"/>
              </w:rPr>
              <w:t>4</w:t>
            </w:r>
          </w:p>
        </w:tc>
        <w:tc>
          <w:tcPr>
            <w:tcW w:w="2999" w:type="dxa"/>
          </w:tcPr>
          <w:p w14:paraId="773F2275"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6"/>
                <w:i/>
              </w:rPr>
            </w:pPr>
            <w:r>
              <w:rPr>
                <w:rStyle w:val="a6"/>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6"/>
                <w:i/>
              </w:rPr>
            </w:pPr>
            <w:r>
              <w:rPr>
                <w:rStyle w:val="a6"/>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6"/>
                <w:i/>
              </w:rPr>
            </w:pPr>
            <w:r>
              <w:rPr>
                <w:rStyle w:val="a6"/>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6"/>
                <w:i/>
              </w:rPr>
            </w:pPr>
            <w:r>
              <w:rPr>
                <w:rStyle w:val="a6"/>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6"/>
                <w:i/>
              </w:rPr>
            </w:pPr>
            <w:r>
              <w:rPr>
                <w:rStyle w:val="a6"/>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6"/>
                <w:i/>
              </w:rPr>
            </w:pPr>
            <w:r>
              <w:rPr>
                <w:rStyle w:val="a6"/>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6"/>
                <w:i/>
              </w:rPr>
            </w:pPr>
            <w:r>
              <w:rPr>
                <w:rStyle w:val="a6"/>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6"/>
                <w:i/>
              </w:rPr>
            </w:pPr>
            <w:r>
              <w:rPr>
                <w:rStyle w:val="a6"/>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6"/>
                <w:i/>
              </w:rPr>
            </w:pPr>
            <w:r>
              <w:rPr>
                <w:rStyle w:val="a6"/>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6"/>
                <w:i/>
              </w:rPr>
            </w:pPr>
            <w:r>
              <w:rPr>
                <w:rStyle w:val="a6"/>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6"/>
                <w:i/>
              </w:rPr>
            </w:pPr>
            <w:r>
              <w:rPr>
                <w:rStyle w:val="a6"/>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6"/>
                <w:i/>
              </w:rPr>
            </w:pPr>
            <w:r w:rsidRPr="001273D7">
              <w:rPr>
                <w:rStyle w:val="a6"/>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6"/>
                <w:i/>
              </w:rPr>
            </w:pPr>
            <w:r>
              <w:rPr>
                <w:rStyle w:val="a6"/>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6"/>
                <w:i/>
              </w:rPr>
            </w:pPr>
            <w:r>
              <w:rPr>
                <w:rStyle w:val="a6"/>
                <w:rFonts w:hint="eastAsia"/>
              </w:rPr>
              <w:t>添加或更新缓存</w:t>
            </w:r>
          </w:p>
        </w:tc>
      </w:tr>
    </w:tbl>
    <w:p w14:paraId="212E11B9" w14:textId="77777777" w:rsidR="00CC1B0B" w:rsidRDefault="00CC1B0B" w:rsidP="0076776F">
      <w:pPr>
        <w:pStyle w:val="3"/>
      </w:pPr>
      <w:bookmarkStart w:id="146" w:name="_Toc418875601"/>
      <w:bookmarkStart w:id="147" w:name="_Toc451011757"/>
      <w:r>
        <w:rPr>
          <w:rFonts w:hint="eastAsia"/>
        </w:rPr>
        <w:t>TeamMemberDao</w:t>
      </w:r>
      <w:r>
        <w:rPr>
          <w:rFonts w:hint="eastAsia"/>
        </w:rPr>
        <w:t>类概述</w:t>
      </w:r>
      <w:bookmarkEnd w:id="146"/>
      <w:bookmarkEnd w:id="147"/>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148" w:name="_Toc418875602"/>
      <w:r w:rsidRPr="0076776F">
        <w:rPr>
          <w:rFonts w:hint="eastAsia"/>
          <w:sz w:val="24"/>
        </w:rPr>
        <w:t>类功能定义</w:t>
      </w:r>
      <w:bookmarkEnd w:id="148"/>
    </w:p>
    <w:p w14:paraId="1E130D41" w14:textId="77777777" w:rsidR="00CC1B0B" w:rsidRPr="00557EE7" w:rsidRDefault="00CC1B0B" w:rsidP="00CC1B0B">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29BC0CCF"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E443C9D"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6"/>
                <w:i/>
              </w:rPr>
            </w:pPr>
            <w:r w:rsidRPr="00076C89">
              <w:rPr>
                <w:rStyle w:val="a6"/>
                <w:rFonts w:hint="eastAsia"/>
              </w:rPr>
              <w:t>1</w:t>
            </w:r>
          </w:p>
        </w:tc>
        <w:tc>
          <w:tcPr>
            <w:tcW w:w="2999" w:type="dxa"/>
          </w:tcPr>
          <w:p w14:paraId="7222C70D"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6"/>
                <w:i/>
              </w:rPr>
            </w:pPr>
            <w:r w:rsidRPr="00076C89">
              <w:rPr>
                <w:rStyle w:val="a6"/>
                <w:rFonts w:hint="eastAsia"/>
              </w:rPr>
              <w:t>2</w:t>
            </w:r>
          </w:p>
        </w:tc>
        <w:tc>
          <w:tcPr>
            <w:tcW w:w="2999" w:type="dxa"/>
          </w:tcPr>
          <w:p w14:paraId="7B0A4A9C"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6"/>
                <w:i/>
              </w:rPr>
            </w:pPr>
            <w:r w:rsidRPr="00076C89">
              <w:rPr>
                <w:rStyle w:val="a6"/>
                <w:rFonts w:hint="eastAsia"/>
              </w:rPr>
              <w:t>3</w:t>
            </w:r>
          </w:p>
        </w:tc>
        <w:tc>
          <w:tcPr>
            <w:tcW w:w="2999" w:type="dxa"/>
          </w:tcPr>
          <w:p w14:paraId="23296576"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6"/>
                <w:i/>
              </w:rPr>
            </w:pPr>
            <w:r>
              <w:rPr>
                <w:rStyle w:val="a6"/>
                <w:rFonts w:hint="eastAsia"/>
              </w:rPr>
              <w:t>4</w:t>
            </w:r>
          </w:p>
        </w:tc>
        <w:tc>
          <w:tcPr>
            <w:tcW w:w="2999" w:type="dxa"/>
          </w:tcPr>
          <w:p w14:paraId="76DDD6B2"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6"/>
                <w:i/>
              </w:rPr>
            </w:pPr>
            <w:r>
              <w:rPr>
                <w:rStyle w:val="a6"/>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6"/>
                <w:i/>
              </w:rPr>
            </w:pPr>
            <w:r>
              <w:rPr>
                <w:rStyle w:val="a6"/>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6"/>
                <w:i/>
              </w:rPr>
            </w:pPr>
            <w:r>
              <w:rPr>
                <w:rStyle w:val="a6"/>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6"/>
                <w:i/>
              </w:rPr>
            </w:pPr>
            <w:r>
              <w:rPr>
                <w:rStyle w:val="a6"/>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6"/>
                <w:i/>
              </w:rPr>
            </w:pPr>
            <w:r>
              <w:rPr>
                <w:rStyle w:val="a6"/>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6"/>
                <w:i/>
              </w:rPr>
            </w:pPr>
            <w:r>
              <w:rPr>
                <w:rStyle w:val="a6"/>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6"/>
                <w:i/>
              </w:rPr>
            </w:pPr>
            <w:r>
              <w:rPr>
                <w:rStyle w:val="a6"/>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6"/>
                <w:i/>
              </w:rPr>
            </w:pPr>
            <w:r>
              <w:rPr>
                <w:rStyle w:val="a6"/>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6"/>
                <w:i/>
              </w:rPr>
            </w:pPr>
            <w:r>
              <w:rPr>
                <w:rStyle w:val="a6"/>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6"/>
                <w:i/>
              </w:rPr>
            </w:pPr>
            <w:r>
              <w:rPr>
                <w:rStyle w:val="a6"/>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6"/>
                <w:i/>
              </w:rPr>
            </w:pPr>
            <w:r>
              <w:rPr>
                <w:rStyle w:val="a6"/>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6"/>
                <w:i/>
              </w:rPr>
            </w:pPr>
            <w:r>
              <w:rPr>
                <w:rStyle w:val="a6"/>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6"/>
                <w:i/>
              </w:rPr>
            </w:pPr>
            <w:r>
              <w:rPr>
                <w:rStyle w:val="a6"/>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6"/>
                <w:i/>
              </w:rPr>
            </w:pPr>
            <w:r>
              <w:rPr>
                <w:rStyle w:val="a6"/>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6"/>
                <w:i/>
              </w:rPr>
            </w:pPr>
            <w:r>
              <w:rPr>
                <w:rStyle w:val="a6"/>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6"/>
                <w:i/>
              </w:rPr>
            </w:pPr>
            <w:r w:rsidRPr="00081145">
              <w:rPr>
                <w:rStyle w:val="a6"/>
                <w:rFonts w:hint="eastAsia"/>
              </w:rPr>
              <w:t>修改圈子状态，用于关闭、删除圈子</w:t>
            </w:r>
          </w:p>
        </w:tc>
      </w:tr>
    </w:tbl>
    <w:p w14:paraId="31420205" w14:textId="1AA4BD4D" w:rsidR="00CC1B0B" w:rsidRDefault="00CC1B0B" w:rsidP="00CC1B0B"/>
    <w:p w14:paraId="3F8CA6A3" w14:textId="77777777" w:rsidR="00D112AC" w:rsidRDefault="00D112AC" w:rsidP="00626322">
      <w:pPr>
        <w:pStyle w:val="2"/>
      </w:pPr>
      <w:bookmarkStart w:id="149" w:name="_Toc249866121"/>
      <w:bookmarkStart w:id="150" w:name="_Toc451011758"/>
      <w:r>
        <w:rPr>
          <w:rFonts w:hint="eastAsia"/>
        </w:rPr>
        <w:t>评论系统（</w:t>
      </w:r>
      <w:r>
        <w:rPr>
          <w:rFonts w:hint="eastAsia"/>
        </w:rPr>
        <w:t>Comment</w:t>
      </w:r>
      <w:r>
        <w:rPr>
          <w:rFonts w:hint="eastAsia"/>
        </w:rPr>
        <w:t>）模块</w:t>
      </w:r>
      <w:bookmarkEnd w:id="149"/>
      <w:bookmarkEnd w:id="150"/>
    </w:p>
    <w:p w14:paraId="11E1A0E5" w14:textId="77777777" w:rsidR="00D112AC" w:rsidRDefault="00D112AC" w:rsidP="00626322">
      <w:pPr>
        <w:pStyle w:val="3"/>
      </w:pPr>
      <w:bookmarkStart w:id="151" w:name="_Toc451011759"/>
      <w:r>
        <w:rPr>
          <w:rFonts w:hint="eastAsia"/>
        </w:rPr>
        <w:t>评论系统模块概述</w:t>
      </w:r>
      <w:bookmarkEnd w:id="151"/>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14:paraId="353B2108" w14:textId="77777777" w:rsidR="00D112AC" w:rsidRDefault="00D112AC" w:rsidP="00626322">
      <w:pPr>
        <w:pStyle w:val="3"/>
      </w:pPr>
      <w:bookmarkStart w:id="152" w:name="_Toc451011760"/>
      <w:r>
        <w:rPr>
          <w:rFonts w:hint="eastAsia"/>
        </w:rPr>
        <w:t>评论系统模块类图</w:t>
      </w:r>
      <w:bookmarkEnd w:id="152"/>
    </w:p>
    <w:p w14:paraId="386EFF42" w14:textId="77777777" w:rsidR="00D112AC" w:rsidRDefault="00D112AC" w:rsidP="00D112AC">
      <w:pPr>
        <w:jc w:val="center"/>
      </w:pPr>
      <w:r>
        <w:object w:dxaOrig="7457" w:dyaOrig="9493" w14:anchorId="1225647C">
          <v:shape id="_x0000_i1032" type="#_x0000_t75" style="width:372.25pt;height:474.8pt" o:ole="">
            <v:imagedata r:id="rId44" o:title=""/>
          </v:shape>
          <o:OLEObject Type="Embed" ProgID="Visio.Drawing.11" ShapeID="_x0000_i1032" DrawAspect="Content" ObjectID="_1525364077" r:id="rId45"/>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3"/>
      </w:pPr>
      <w:bookmarkStart w:id="153" w:name="_Toc451011761"/>
      <w:r>
        <w:rPr>
          <w:rFonts w:hint="eastAsia"/>
        </w:rPr>
        <w:t>JsonController</w:t>
      </w:r>
      <w:r>
        <w:rPr>
          <w:rFonts w:hint="eastAsia"/>
        </w:rPr>
        <w:t>类概述</w:t>
      </w:r>
      <w:bookmarkEnd w:id="153"/>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6"/>
                <w:b/>
                <w:i/>
              </w:rPr>
            </w:pPr>
            <w:r w:rsidRPr="00076C89">
              <w:rPr>
                <w:rStyle w:val="a6"/>
                <w:rFonts w:hint="eastAsia"/>
              </w:rPr>
              <w:t>序号</w:t>
            </w:r>
          </w:p>
        </w:tc>
        <w:tc>
          <w:tcPr>
            <w:tcW w:w="2052" w:type="dxa"/>
            <w:shd w:val="clear" w:color="auto" w:fill="CCCCCC"/>
          </w:tcPr>
          <w:p w14:paraId="28FB59D7" w14:textId="77777777" w:rsidR="00D112AC" w:rsidRPr="00076C89" w:rsidRDefault="00D112AC" w:rsidP="00F007AA">
            <w:pPr>
              <w:jc w:val="center"/>
              <w:rPr>
                <w:rStyle w:val="a6"/>
                <w:b/>
                <w:i/>
              </w:rPr>
            </w:pPr>
            <w:r w:rsidRPr="00076C89">
              <w:rPr>
                <w:rStyle w:val="a6"/>
                <w:rFonts w:hint="eastAsia"/>
              </w:rPr>
              <w:t>功能点</w:t>
            </w:r>
          </w:p>
        </w:tc>
        <w:tc>
          <w:tcPr>
            <w:tcW w:w="5940" w:type="dxa"/>
            <w:shd w:val="clear" w:color="auto" w:fill="CCCCCC"/>
          </w:tcPr>
          <w:p w14:paraId="4DB261D9"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6"/>
                <w:i/>
              </w:rPr>
            </w:pPr>
            <w:r w:rsidRPr="00076C89">
              <w:rPr>
                <w:rStyle w:val="a6"/>
                <w:rFonts w:hint="eastAsia"/>
              </w:rPr>
              <w:t>1</w:t>
            </w:r>
          </w:p>
        </w:tc>
        <w:tc>
          <w:tcPr>
            <w:tcW w:w="2052" w:type="dxa"/>
          </w:tcPr>
          <w:p w14:paraId="0C47008B" w14:textId="77777777" w:rsidR="00D112AC" w:rsidRPr="00076C89" w:rsidRDefault="00D112AC" w:rsidP="00F007AA">
            <w:pPr>
              <w:rPr>
                <w:rStyle w:val="a6"/>
                <w:i/>
              </w:rPr>
            </w:pPr>
            <w:r w:rsidRPr="004A4A85">
              <w:rPr>
                <w:rStyle w:val="a6"/>
              </w:rPr>
              <w:t>checkSig</w:t>
            </w:r>
          </w:p>
        </w:tc>
        <w:tc>
          <w:tcPr>
            <w:tcW w:w="5940" w:type="dxa"/>
          </w:tcPr>
          <w:p w14:paraId="1AEC832E" w14:textId="77777777" w:rsidR="00D112AC" w:rsidRPr="00076C89" w:rsidRDefault="00D112AC" w:rsidP="00F007AA">
            <w:pPr>
              <w:rPr>
                <w:rStyle w:val="a6"/>
                <w:i/>
              </w:rPr>
            </w:pPr>
            <w:r>
              <w:rPr>
                <w:rStyle w:val="a6"/>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6"/>
                <w:i/>
              </w:rPr>
            </w:pPr>
            <w:r w:rsidRPr="00076C89">
              <w:rPr>
                <w:rStyle w:val="a6"/>
                <w:rFonts w:hint="eastAsia"/>
              </w:rPr>
              <w:t>2</w:t>
            </w:r>
          </w:p>
        </w:tc>
        <w:tc>
          <w:tcPr>
            <w:tcW w:w="2052" w:type="dxa"/>
          </w:tcPr>
          <w:p w14:paraId="122D5E90" w14:textId="77777777" w:rsidR="00D112AC" w:rsidRPr="00076C89" w:rsidRDefault="00D112AC" w:rsidP="00F007AA">
            <w:pPr>
              <w:rPr>
                <w:rStyle w:val="a6"/>
                <w:i/>
              </w:rPr>
            </w:pPr>
            <w:r w:rsidRPr="004A4A85">
              <w:rPr>
                <w:rStyle w:val="a6"/>
              </w:rPr>
              <w:t>checkImageNo</w:t>
            </w:r>
          </w:p>
        </w:tc>
        <w:tc>
          <w:tcPr>
            <w:tcW w:w="5940" w:type="dxa"/>
          </w:tcPr>
          <w:p w14:paraId="7191883C" w14:textId="77777777" w:rsidR="00D112AC" w:rsidRPr="00076C89" w:rsidRDefault="00D112AC" w:rsidP="00F007AA">
            <w:pPr>
              <w:rPr>
                <w:rStyle w:val="a6"/>
                <w:i/>
              </w:rPr>
            </w:pPr>
            <w:r>
              <w:rPr>
                <w:rStyle w:val="a6"/>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6"/>
                <w:i/>
              </w:rPr>
            </w:pPr>
            <w:r w:rsidRPr="00076C89">
              <w:rPr>
                <w:rStyle w:val="a6"/>
                <w:rFonts w:hint="eastAsia"/>
              </w:rPr>
              <w:t>3</w:t>
            </w:r>
          </w:p>
        </w:tc>
        <w:tc>
          <w:tcPr>
            <w:tcW w:w="2052" w:type="dxa"/>
          </w:tcPr>
          <w:p w14:paraId="2D85A812" w14:textId="77777777" w:rsidR="00D112AC" w:rsidRPr="00076C89" w:rsidRDefault="00D112AC" w:rsidP="00F007AA">
            <w:pPr>
              <w:rPr>
                <w:rStyle w:val="a6"/>
                <w:i/>
              </w:rPr>
            </w:pPr>
            <w:r w:rsidRPr="004A4A85">
              <w:rPr>
                <w:rStyle w:val="a6"/>
              </w:rPr>
              <w:t>changeTokenRel</w:t>
            </w:r>
          </w:p>
        </w:tc>
        <w:tc>
          <w:tcPr>
            <w:tcW w:w="5940" w:type="dxa"/>
          </w:tcPr>
          <w:p w14:paraId="7B8D79A0" w14:textId="77777777" w:rsidR="00D112AC" w:rsidRPr="00076C89" w:rsidRDefault="00D112AC" w:rsidP="00F007AA">
            <w:pPr>
              <w:rPr>
                <w:rStyle w:val="a6"/>
                <w:i/>
              </w:rPr>
            </w:pPr>
            <w:r>
              <w:rPr>
                <w:rStyle w:val="a6"/>
              </w:rPr>
              <w:t>T</w:t>
            </w:r>
            <w:r>
              <w:rPr>
                <w:rStyle w:val="a6"/>
                <w:rFonts w:hint="eastAsia"/>
              </w:rPr>
              <w:t>oken</w:t>
            </w:r>
            <w:r>
              <w:rPr>
                <w:rStyle w:val="a6"/>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6"/>
                <w:i/>
              </w:rPr>
            </w:pPr>
          </w:p>
        </w:tc>
        <w:tc>
          <w:tcPr>
            <w:tcW w:w="2052" w:type="dxa"/>
          </w:tcPr>
          <w:p w14:paraId="1A66F10E" w14:textId="77777777" w:rsidR="00D112AC" w:rsidRPr="00076C89" w:rsidRDefault="00D112AC" w:rsidP="00F007AA">
            <w:pPr>
              <w:rPr>
                <w:rStyle w:val="a6"/>
                <w:i/>
              </w:rPr>
            </w:pPr>
          </w:p>
        </w:tc>
        <w:tc>
          <w:tcPr>
            <w:tcW w:w="5940" w:type="dxa"/>
          </w:tcPr>
          <w:p w14:paraId="7A3A6BEA" w14:textId="77777777" w:rsidR="00D112AC" w:rsidRPr="00076C89" w:rsidRDefault="00D112AC" w:rsidP="00F007AA">
            <w:pPr>
              <w:rPr>
                <w:rStyle w:val="a6"/>
                <w:i/>
              </w:rPr>
            </w:pPr>
          </w:p>
        </w:tc>
      </w:tr>
    </w:tbl>
    <w:p w14:paraId="0D97863A" w14:textId="77777777" w:rsidR="00D112AC" w:rsidRPr="00CF07BE" w:rsidRDefault="00D112AC" w:rsidP="00D112AC">
      <w:pPr>
        <w:rPr>
          <w:rStyle w:val="a6"/>
          <w:i/>
        </w:rPr>
      </w:pPr>
    </w:p>
    <w:p w14:paraId="09051CF7" w14:textId="77777777" w:rsidR="00D112AC" w:rsidRDefault="00D112AC" w:rsidP="00626322">
      <w:pPr>
        <w:pStyle w:val="3"/>
      </w:pPr>
      <w:bookmarkStart w:id="154" w:name="_Toc451011762"/>
      <w:r>
        <w:rPr>
          <w:rFonts w:hint="eastAsia"/>
        </w:rPr>
        <w:t>WebController</w:t>
      </w:r>
      <w:r>
        <w:rPr>
          <w:rFonts w:hint="eastAsia"/>
        </w:rPr>
        <w:t>类概述</w:t>
      </w:r>
      <w:bookmarkEnd w:id="154"/>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C30F79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1D978485" w14:textId="77777777" w:rsidR="00D112AC" w:rsidRPr="00557EE7" w:rsidRDefault="00D112AC" w:rsidP="00D112AC">
      <w:r>
        <w:rPr>
          <w:rStyle w:val="a6"/>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675B449B"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3363ED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6"/>
                <w:i/>
              </w:rPr>
            </w:pPr>
            <w:r w:rsidRPr="00076C89">
              <w:rPr>
                <w:rStyle w:val="a6"/>
                <w:rFonts w:hint="eastAsia"/>
              </w:rPr>
              <w:t>1</w:t>
            </w:r>
          </w:p>
        </w:tc>
        <w:tc>
          <w:tcPr>
            <w:tcW w:w="2999" w:type="dxa"/>
          </w:tcPr>
          <w:p w14:paraId="71F7891D"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6"/>
                <w:i/>
              </w:rPr>
            </w:pPr>
            <w:r w:rsidRPr="004F09C3">
              <w:rPr>
                <w:rStyle w:val="a6"/>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6"/>
                <w:i/>
              </w:rPr>
            </w:pPr>
            <w:r w:rsidRPr="00076C89">
              <w:rPr>
                <w:rStyle w:val="a6"/>
                <w:rFonts w:hint="eastAsia"/>
              </w:rPr>
              <w:t>2</w:t>
            </w:r>
          </w:p>
        </w:tc>
        <w:tc>
          <w:tcPr>
            <w:tcW w:w="2999" w:type="dxa"/>
          </w:tcPr>
          <w:p w14:paraId="6B096FC7"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6"/>
                <w:i/>
              </w:rPr>
            </w:pPr>
            <w:r w:rsidRPr="00076C89">
              <w:rPr>
                <w:rStyle w:val="a6"/>
                <w:rFonts w:hint="eastAsia"/>
              </w:rPr>
              <w:t>3</w:t>
            </w:r>
          </w:p>
        </w:tc>
        <w:tc>
          <w:tcPr>
            <w:tcW w:w="2999" w:type="dxa"/>
          </w:tcPr>
          <w:p w14:paraId="449DE9E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6"/>
                <w:i/>
              </w:rPr>
            </w:pPr>
            <w:r>
              <w:rPr>
                <w:rStyle w:val="a6"/>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6"/>
                <w:i/>
              </w:rPr>
            </w:pPr>
            <w:r>
              <w:rPr>
                <w:rStyle w:val="a6"/>
                <w:rFonts w:hint="eastAsia"/>
              </w:rPr>
              <w:t>4</w:t>
            </w:r>
          </w:p>
        </w:tc>
        <w:tc>
          <w:tcPr>
            <w:tcW w:w="2999" w:type="dxa"/>
          </w:tcPr>
          <w:p w14:paraId="34625BC4"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6"/>
                <w:i/>
              </w:rPr>
            </w:pPr>
            <w:r w:rsidRPr="004F09C3">
              <w:rPr>
                <w:rStyle w:val="a6"/>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6"/>
                <w:i/>
              </w:rPr>
            </w:pPr>
            <w:r>
              <w:rPr>
                <w:rStyle w:val="a6"/>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6"/>
                <w:i/>
              </w:rPr>
            </w:pPr>
            <w:r w:rsidRPr="004F09C3">
              <w:rPr>
                <w:rStyle w:val="a6"/>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6"/>
                <w:i/>
              </w:rPr>
            </w:pPr>
            <w:r>
              <w:rPr>
                <w:rStyle w:val="a6"/>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6"/>
                <w:i/>
              </w:rPr>
            </w:pPr>
            <w:r w:rsidRPr="004F09C3">
              <w:rPr>
                <w:rStyle w:val="a6"/>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6"/>
                <w:i/>
              </w:rPr>
            </w:pPr>
            <w:r>
              <w:rPr>
                <w:rStyle w:val="a6"/>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6"/>
                <w:i/>
              </w:rPr>
            </w:pPr>
            <w:r w:rsidRPr="004F09C3">
              <w:rPr>
                <w:rStyle w:val="a6"/>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6"/>
                <w:i/>
              </w:rPr>
            </w:pPr>
            <w:r>
              <w:rPr>
                <w:rStyle w:val="a6"/>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6"/>
                <w:i/>
              </w:rPr>
            </w:pPr>
            <w:r w:rsidRPr="004F09C3">
              <w:rPr>
                <w:rStyle w:val="a6"/>
                <w:rFonts w:hint="eastAsia"/>
              </w:rPr>
              <w:t>判断评论是否存在</w:t>
            </w:r>
          </w:p>
        </w:tc>
      </w:tr>
    </w:tbl>
    <w:p w14:paraId="5A58BD9C" w14:textId="77777777" w:rsidR="00D112AC" w:rsidRDefault="00D112AC" w:rsidP="00D112AC">
      <w:pPr>
        <w:rPr>
          <w:rStyle w:val="a6"/>
          <w:i/>
        </w:rPr>
      </w:pPr>
    </w:p>
    <w:p w14:paraId="196EECCE" w14:textId="77777777" w:rsidR="00D112AC" w:rsidRPr="00CF07BE" w:rsidRDefault="00D112AC" w:rsidP="00D112AC">
      <w:pPr>
        <w:rPr>
          <w:rStyle w:val="a6"/>
          <w:i/>
        </w:rPr>
      </w:pPr>
      <w:r>
        <w:rPr>
          <w:rStyle w:val="a6"/>
        </w:rPr>
        <w:br w:type="page"/>
      </w:r>
    </w:p>
    <w:p w14:paraId="4F7F5A3A" w14:textId="77777777" w:rsidR="00D112AC" w:rsidRDefault="00D112AC" w:rsidP="00626322">
      <w:pPr>
        <w:pStyle w:val="3"/>
      </w:pPr>
      <w:bookmarkStart w:id="155" w:name="_Toc451011763"/>
      <w:r>
        <w:rPr>
          <w:rFonts w:hint="eastAsia"/>
        </w:rPr>
        <w:t>RestController</w:t>
      </w:r>
      <w:r>
        <w:rPr>
          <w:rFonts w:hint="eastAsia"/>
        </w:rPr>
        <w:t>类概述</w:t>
      </w:r>
      <w:bookmarkEnd w:id="155"/>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312E1367" w14:textId="77777777" w:rsidR="00D112AC" w:rsidRDefault="00D112AC" w:rsidP="00D112AC">
      <w:r>
        <w:rPr>
          <w:rStyle w:val="a6"/>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59DC330"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4056069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6"/>
                <w:i/>
              </w:rPr>
            </w:pPr>
            <w:r w:rsidRPr="00076C89">
              <w:rPr>
                <w:rStyle w:val="a6"/>
                <w:rFonts w:hint="eastAsia"/>
              </w:rPr>
              <w:t>1</w:t>
            </w:r>
          </w:p>
        </w:tc>
        <w:tc>
          <w:tcPr>
            <w:tcW w:w="2999" w:type="dxa"/>
          </w:tcPr>
          <w:p w14:paraId="44BB1154"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6"/>
                <w:i/>
              </w:rPr>
            </w:pPr>
            <w:r w:rsidRPr="004F09C3">
              <w:rPr>
                <w:rStyle w:val="a6"/>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6"/>
                <w:i/>
              </w:rPr>
            </w:pPr>
            <w:r w:rsidRPr="00076C89">
              <w:rPr>
                <w:rStyle w:val="a6"/>
                <w:rFonts w:hint="eastAsia"/>
              </w:rPr>
              <w:t>2</w:t>
            </w:r>
          </w:p>
        </w:tc>
        <w:tc>
          <w:tcPr>
            <w:tcW w:w="2999" w:type="dxa"/>
          </w:tcPr>
          <w:p w14:paraId="59024215"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6"/>
                <w:i/>
              </w:rPr>
            </w:pPr>
            <w:r w:rsidRPr="00076C89">
              <w:rPr>
                <w:rStyle w:val="a6"/>
                <w:rFonts w:hint="eastAsia"/>
              </w:rPr>
              <w:t>3</w:t>
            </w:r>
          </w:p>
        </w:tc>
        <w:tc>
          <w:tcPr>
            <w:tcW w:w="2999" w:type="dxa"/>
          </w:tcPr>
          <w:p w14:paraId="69EF5A39"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6"/>
                <w:i/>
              </w:rPr>
            </w:pPr>
            <w:r w:rsidRPr="00381B07">
              <w:rPr>
                <w:rStyle w:val="a6"/>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6"/>
                <w:i/>
              </w:rPr>
            </w:pPr>
            <w:r>
              <w:rPr>
                <w:rStyle w:val="a6"/>
                <w:rFonts w:hint="eastAsia"/>
              </w:rPr>
              <w:t>4</w:t>
            </w:r>
          </w:p>
        </w:tc>
        <w:tc>
          <w:tcPr>
            <w:tcW w:w="2999" w:type="dxa"/>
          </w:tcPr>
          <w:p w14:paraId="6F22C92E"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6"/>
                <w:i/>
              </w:rPr>
            </w:pPr>
            <w:r w:rsidRPr="004F09C3">
              <w:rPr>
                <w:rStyle w:val="a6"/>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6"/>
                <w:i/>
              </w:rPr>
            </w:pPr>
            <w:r>
              <w:rPr>
                <w:rStyle w:val="a6"/>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6"/>
                <w:i/>
              </w:rPr>
            </w:pPr>
            <w:r>
              <w:rPr>
                <w:rStyle w:val="a6"/>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6"/>
                <w:i/>
              </w:rPr>
            </w:pPr>
            <w:r>
              <w:rPr>
                <w:rStyle w:val="a6"/>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6"/>
                <w:i/>
              </w:rPr>
            </w:pPr>
            <w:r w:rsidRPr="004F09C3">
              <w:rPr>
                <w:rStyle w:val="a6"/>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6"/>
                <w:i/>
              </w:rPr>
            </w:pPr>
            <w:r>
              <w:rPr>
                <w:rStyle w:val="a6"/>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6"/>
                <w:i/>
              </w:rPr>
            </w:pPr>
            <w:r w:rsidRPr="004F09C3">
              <w:rPr>
                <w:rStyle w:val="a6"/>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6"/>
                <w:i/>
              </w:rPr>
            </w:pPr>
            <w:r>
              <w:rPr>
                <w:rStyle w:val="a6"/>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6"/>
                <w:i/>
              </w:rPr>
            </w:pPr>
            <w:r w:rsidRPr="004F09C3">
              <w:rPr>
                <w:rStyle w:val="a6"/>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6"/>
                <w:i/>
              </w:rPr>
            </w:pPr>
            <w:r>
              <w:rPr>
                <w:rStyle w:val="a6"/>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6"/>
                <w:i/>
              </w:rPr>
            </w:pPr>
            <w:r>
              <w:rPr>
                <w:rStyle w:val="a6"/>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3"/>
      </w:pPr>
      <w:bookmarkStart w:id="156" w:name="_Toc451011764"/>
      <w:r>
        <w:rPr>
          <w:rFonts w:hint="eastAsia"/>
        </w:rPr>
        <w:t>Client</w:t>
      </w:r>
      <w:r>
        <w:rPr>
          <w:rFonts w:hint="eastAsia"/>
        </w:rPr>
        <w:t>类概述</w:t>
      </w:r>
      <w:bookmarkEnd w:id="156"/>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62BD3328" w14:textId="77777777" w:rsidR="00D112AC" w:rsidRDefault="00D112AC" w:rsidP="00D112AC">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F48D067"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27700CCF"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6"/>
                <w:i/>
              </w:rPr>
            </w:pPr>
            <w:r w:rsidRPr="00076C89">
              <w:rPr>
                <w:rStyle w:val="a6"/>
                <w:rFonts w:hint="eastAsia"/>
              </w:rPr>
              <w:t>1</w:t>
            </w:r>
          </w:p>
        </w:tc>
        <w:tc>
          <w:tcPr>
            <w:tcW w:w="2999" w:type="dxa"/>
          </w:tcPr>
          <w:p w14:paraId="71DBFF4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6"/>
                <w:i/>
              </w:rPr>
            </w:pPr>
            <w:r w:rsidRPr="004F09C3">
              <w:rPr>
                <w:rStyle w:val="a6"/>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6"/>
                <w:i/>
              </w:rPr>
            </w:pPr>
            <w:r w:rsidRPr="00076C89">
              <w:rPr>
                <w:rStyle w:val="a6"/>
                <w:rFonts w:hint="eastAsia"/>
              </w:rPr>
              <w:t>2</w:t>
            </w:r>
          </w:p>
        </w:tc>
        <w:tc>
          <w:tcPr>
            <w:tcW w:w="2999" w:type="dxa"/>
          </w:tcPr>
          <w:p w14:paraId="025DD913"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6"/>
                <w:i/>
              </w:rPr>
            </w:pPr>
            <w:r w:rsidRPr="00076C89">
              <w:rPr>
                <w:rStyle w:val="a6"/>
                <w:rFonts w:hint="eastAsia"/>
              </w:rPr>
              <w:t>3</w:t>
            </w:r>
          </w:p>
        </w:tc>
        <w:tc>
          <w:tcPr>
            <w:tcW w:w="2999" w:type="dxa"/>
          </w:tcPr>
          <w:p w14:paraId="1F7DABA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6"/>
                <w:i/>
              </w:rPr>
            </w:pPr>
            <w:r w:rsidRPr="00381B07">
              <w:rPr>
                <w:rStyle w:val="a6"/>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6"/>
                <w:i/>
              </w:rPr>
            </w:pPr>
            <w:r>
              <w:rPr>
                <w:rStyle w:val="a6"/>
                <w:rFonts w:hint="eastAsia"/>
              </w:rPr>
              <w:t>4</w:t>
            </w:r>
          </w:p>
        </w:tc>
        <w:tc>
          <w:tcPr>
            <w:tcW w:w="2999" w:type="dxa"/>
          </w:tcPr>
          <w:p w14:paraId="1ACD5469"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6"/>
                <w:i/>
              </w:rPr>
            </w:pPr>
            <w:r>
              <w:rPr>
                <w:rStyle w:val="a6"/>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6"/>
                <w:i/>
              </w:rPr>
            </w:pPr>
            <w:r>
              <w:rPr>
                <w:rStyle w:val="a6"/>
                <w:rFonts w:hint="eastAsia"/>
              </w:rPr>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6"/>
                <w:i/>
              </w:rPr>
            </w:pPr>
            <w:r>
              <w:rPr>
                <w:rStyle w:val="a6"/>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6"/>
                <w:i/>
              </w:rPr>
            </w:pPr>
            <w:r w:rsidRPr="004F09C3">
              <w:rPr>
                <w:rStyle w:val="a6"/>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6"/>
                <w:i/>
              </w:rPr>
            </w:pPr>
            <w:r>
              <w:rPr>
                <w:rStyle w:val="a6"/>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6"/>
                <w:i/>
              </w:rPr>
            </w:pPr>
            <w:r w:rsidRPr="004F09C3">
              <w:rPr>
                <w:rStyle w:val="a6"/>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6"/>
                <w:i/>
              </w:rPr>
            </w:pPr>
            <w:r>
              <w:rPr>
                <w:rStyle w:val="a6"/>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6"/>
                <w:i/>
              </w:rPr>
            </w:pPr>
            <w:r w:rsidRPr="004F09C3">
              <w:rPr>
                <w:rStyle w:val="a6"/>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6"/>
                <w:i/>
              </w:rPr>
            </w:pPr>
            <w:r>
              <w:rPr>
                <w:rStyle w:val="a6"/>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a6"/>
                <w:i/>
              </w:rPr>
            </w:pPr>
            <w:r>
              <w:rPr>
                <w:rStyle w:val="a6"/>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a6"/>
                <w:i/>
              </w:rPr>
            </w:pPr>
            <w:r>
              <w:rPr>
                <w:rStyle w:val="a6"/>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6"/>
                <w:i/>
              </w:rPr>
            </w:pPr>
            <w:r>
              <w:rPr>
                <w:rStyle w:val="a6"/>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6"/>
                <w:i/>
              </w:rPr>
            </w:pPr>
            <w:r>
              <w:rPr>
                <w:rStyle w:val="a6"/>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6"/>
                <w:i/>
              </w:rPr>
            </w:pPr>
            <w:r w:rsidRPr="00381B07">
              <w:rPr>
                <w:rStyle w:val="a6"/>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3"/>
      </w:pPr>
      <w:bookmarkStart w:id="157" w:name="_Toc451011765"/>
      <w:r>
        <w:rPr>
          <w:rFonts w:hint="eastAsia"/>
        </w:rPr>
        <w:t>CommentServiceImpl</w:t>
      </w:r>
      <w:r>
        <w:rPr>
          <w:rFonts w:hint="eastAsia"/>
        </w:rPr>
        <w:t>类概述</w:t>
      </w:r>
      <w:bookmarkEnd w:id="157"/>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05A3025F" w14:textId="77777777" w:rsidR="00D112AC" w:rsidRDefault="00D112AC" w:rsidP="00D112AC">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34B01A52"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62EE7D46"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6"/>
                <w:i/>
              </w:rPr>
            </w:pPr>
            <w:r w:rsidRPr="00076C89">
              <w:rPr>
                <w:rStyle w:val="a6"/>
                <w:rFonts w:hint="eastAsia"/>
              </w:rPr>
              <w:t>1</w:t>
            </w:r>
          </w:p>
        </w:tc>
        <w:tc>
          <w:tcPr>
            <w:tcW w:w="2999" w:type="dxa"/>
          </w:tcPr>
          <w:p w14:paraId="598D1DD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6"/>
                <w:i/>
              </w:rPr>
            </w:pPr>
            <w:r w:rsidRPr="004F09C3">
              <w:rPr>
                <w:rStyle w:val="a6"/>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6"/>
                <w:i/>
              </w:rPr>
            </w:pPr>
            <w:r w:rsidRPr="00076C89">
              <w:rPr>
                <w:rStyle w:val="a6"/>
                <w:rFonts w:hint="eastAsia"/>
              </w:rPr>
              <w:t>2</w:t>
            </w:r>
          </w:p>
        </w:tc>
        <w:tc>
          <w:tcPr>
            <w:tcW w:w="2999" w:type="dxa"/>
          </w:tcPr>
          <w:p w14:paraId="6994EACE"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6"/>
                <w:i/>
              </w:rPr>
            </w:pPr>
            <w:r w:rsidRPr="00076C89">
              <w:rPr>
                <w:rStyle w:val="a6"/>
                <w:rFonts w:hint="eastAsia"/>
              </w:rPr>
              <w:t>3</w:t>
            </w:r>
          </w:p>
        </w:tc>
        <w:tc>
          <w:tcPr>
            <w:tcW w:w="2999" w:type="dxa"/>
          </w:tcPr>
          <w:p w14:paraId="2D6F876F"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6"/>
                <w:i/>
              </w:rPr>
            </w:pPr>
            <w:r w:rsidRPr="00381B07">
              <w:rPr>
                <w:rStyle w:val="a6"/>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6"/>
                <w:i/>
              </w:rPr>
            </w:pPr>
            <w:r>
              <w:rPr>
                <w:rStyle w:val="a6"/>
                <w:rFonts w:hint="eastAsia"/>
              </w:rPr>
              <w:t>4</w:t>
            </w:r>
          </w:p>
        </w:tc>
        <w:tc>
          <w:tcPr>
            <w:tcW w:w="2999" w:type="dxa"/>
          </w:tcPr>
          <w:p w14:paraId="52F6ECEA"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6"/>
                <w:i/>
              </w:rPr>
            </w:pPr>
            <w:r>
              <w:rPr>
                <w:rStyle w:val="a6"/>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6"/>
                <w:i/>
              </w:rPr>
            </w:pPr>
            <w:r>
              <w:rPr>
                <w:rStyle w:val="a6"/>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6"/>
                <w:i/>
              </w:rPr>
            </w:pPr>
            <w:r>
              <w:rPr>
                <w:rStyle w:val="a6"/>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6"/>
                <w:i/>
              </w:rPr>
            </w:pPr>
            <w:r w:rsidRPr="004F09C3">
              <w:rPr>
                <w:rStyle w:val="a6"/>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6"/>
                <w:i/>
              </w:rPr>
            </w:pPr>
            <w:r>
              <w:rPr>
                <w:rStyle w:val="a6"/>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6"/>
                <w:i/>
              </w:rPr>
            </w:pPr>
            <w:r w:rsidRPr="004F09C3">
              <w:rPr>
                <w:rStyle w:val="a6"/>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6"/>
                <w:i/>
              </w:rPr>
            </w:pPr>
            <w:r>
              <w:rPr>
                <w:rStyle w:val="a6"/>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6"/>
                <w:i/>
              </w:rPr>
            </w:pPr>
            <w:r w:rsidRPr="004F09C3">
              <w:rPr>
                <w:rStyle w:val="a6"/>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6"/>
                <w:i/>
              </w:rPr>
            </w:pPr>
            <w:r>
              <w:rPr>
                <w:rStyle w:val="a6"/>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a6"/>
                <w:i/>
              </w:rPr>
            </w:pPr>
            <w:r>
              <w:rPr>
                <w:rStyle w:val="a6"/>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a6"/>
                <w:i/>
              </w:rPr>
            </w:pPr>
            <w:r>
              <w:rPr>
                <w:rStyle w:val="a6"/>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6"/>
                <w:i/>
              </w:rPr>
            </w:pPr>
            <w:r>
              <w:rPr>
                <w:rStyle w:val="a6"/>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6"/>
                <w:i/>
              </w:rPr>
            </w:pPr>
            <w:r>
              <w:rPr>
                <w:rStyle w:val="a6"/>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6"/>
                <w:i/>
              </w:rPr>
            </w:pPr>
            <w:r w:rsidRPr="00381B07">
              <w:rPr>
                <w:rStyle w:val="a6"/>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79B0EBAA" w14:textId="77777777" w:rsidR="00D112AC" w:rsidRPr="00557EE7" w:rsidRDefault="00D112AC" w:rsidP="00D112AC">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04ED11"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54075CEC"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6"/>
                <w:i/>
              </w:rPr>
            </w:pPr>
            <w:r w:rsidRPr="00076C89">
              <w:rPr>
                <w:rStyle w:val="a6"/>
                <w:rFonts w:hint="eastAsia"/>
              </w:rPr>
              <w:t>1</w:t>
            </w:r>
          </w:p>
        </w:tc>
        <w:tc>
          <w:tcPr>
            <w:tcW w:w="3966" w:type="dxa"/>
          </w:tcPr>
          <w:p w14:paraId="59374A6B" w14:textId="77777777" w:rsidR="00D112AC" w:rsidRPr="00076C89" w:rsidRDefault="00D112AC" w:rsidP="00F007AA">
            <w:pPr>
              <w:rPr>
                <w:rStyle w:val="a6"/>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62F4295B" w14:textId="77777777" w:rsidR="00D112AC" w:rsidRDefault="00D112AC" w:rsidP="00D112AC">
      <w:pPr>
        <w:pStyle w:val="a0"/>
      </w:pPr>
    </w:p>
    <w:p w14:paraId="4BE37CB9" w14:textId="77777777" w:rsidR="00D112AC" w:rsidRDefault="00D112AC" w:rsidP="00626322">
      <w:pPr>
        <w:pStyle w:val="3"/>
      </w:pPr>
      <w:bookmarkStart w:id="158" w:name="_Toc451011766"/>
      <w:r w:rsidRPr="00915DD6">
        <w:t>ICommentCache</w:t>
      </w:r>
      <w:r>
        <w:rPr>
          <w:rFonts w:hint="eastAsia"/>
        </w:rPr>
        <w:t>类概述</w:t>
      </w:r>
      <w:bookmarkEnd w:id="158"/>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0B63FDC3" w14:textId="77777777" w:rsidR="00D112AC" w:rsidRPr="00557EE7" w:rsidRDefault="00D112AC" w:rsidP="00D112AC">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385E7955"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1B617F35"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6"/>
                <w:i/>
              </w:rPr>
            </w:pPr>
            <w:r w:rsidRPr="00076C89">
              <w:rPr>
                <w:rStyle w:val="a6"/>
                <w:rFonts w:hint="eastAsia"/>
              </w:rPr>
              <w:t>1</w:t>
            </w:r>
          </w:p>
        </w:tc>
        <w:tc>
          <w:tcPr>
            <w:tcW w:w="3966" w:type="dxa"/>
          </w:tcPr>
          <w:p w14:paraId="361C6455" w14:textId="77777777" w:rsidR="00D112AC" w:rsidRPr="00076C89" w:rsidRDefault="00D112AC" w:rsidP="00F007AA">
            <w:pPr>
              <w:rPr>
                <w:rStyle w:val="a6"/>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6"/>
                <w:i/>
              </w:rPr>
            </w:pPr>
            <w:r w:rsidRPr="00915DD6">
              <w:rPr>
                <w:rStyle w:val="a6"/>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6"/>
                <w:i/>
              </w:rPr>
            </w:pPr>
            <w:r w:rsidRPr="00076C89">
              <w:rPr>
                <w:rStyle w:val="a6"/>
                <w:rFonts w:hint="eastAsia"/>
              </w:rPr>
              <w:t>2</w:t>
            </w:r>
          </w:p>
        </w:tc>
        <w:tc>
          <w:tcPr>
            <w:tcW w:w="3966" w:type="dxa"/>
          </w:tcPr>
          <w:p w14:paraId="0FD77D37" w14:textId="77777777" w:rsidR="00D112AC" w:rsidRPr="00076C89" w:rsidRDefault="00D112AC" w:rsidP="00F007AA">
            <w:pPr>
              <w:rPr>
                <w:rStyle w:val="a6"/>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6"/>
                <w:i/>
              </w:rPr>
            </w:pPr>
            <w:r w:rsidRPr="00915DD6">
              <w:rPr>
                <w:rStyle w:val="a6"/>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6"/>
                <w:i/>
              </w:rPr>
            </w:pPr>
            <w:r w:rsidRPr="00076C89">
              <w:rPr>
                <w:rStyle w:val="a6"/>
                <w:rFonts w:hint="eastAsia"/>
              </w:rPr>
              <w:t>3</w:t>
            </w:r>
          </w:p>
        </w:tc>
        <w:tc>
          <w:tcPr>
            <w:tcW w:w="3966" w:type="dxa"/>
          </w:tcPr>
          <w:p w14:paraId="4303A3DE" w14:textId="77777777" w:rsidR="00D112AC" w:rsidRPr="00076C89" w:rsidRDefault="00D112AC" w:rsidP="00F007AA">
            <w:pPr>
              <w:rPr>
                <w:rStyle w:val="a6"/>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6"/>
                <w:i/>
              </w:rPr>
            </w:pPr>
            <w:r w:rsidRPr="00915DD6">
              <w:rPr>
                <w:rStyle w:val="a6"/>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6"/>
                <w:i/>
              </w:rPr>
            </w:pPr>
            <w:r>
              <w:rPr>
                <w:rStyle w:val="a6"/>
                <w:rFonts w:hint="eastAsia"/>
              </w:rPr>
              <w:t>4</w:t>
            </w:r>
          </w:p>
        </w:tc>
        <w:tc>
          <w:tcPr>
            <w:tcW w:w="3966" w:type="dxa"/>
          </w:tcPr>
          <w:p w14:paraId="341BEB65" w14:textId="77777777" w:rsidR="00D112AC" w:rsidRPr="00076C89" w:rsidRDefault="00D112AC" w:rsidP="00F007AA">
            <w:pPr>
              <w:rPr>
                <w:rStyle w:val="a6"/>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362E6EAC" w14:textId="77777777" w:rsidR="00D112AC" w:rsidRDefault="00D112AC" w:rsidP="00D112AC">
      <w:pPr>
        <w:pStyle w:val="a0"/>
      </w:pPr>
    </w:p>
    <w:p w14:paraId="2E589B1F" w14:textId="77777777" w:rsidR="00D112AC" w:rsidRDefault="00D112AC" w:rsidP="00626322">
      <w:pPr>
        <w:pStyle w:val="3"/>
      </w:pPr>
      <w:bookmarkStart w:id="159" w:name="_Toc451011767"/>
      <w:r w:rsidRPr="00915DD6">
        <w:t>ICommentSortCache</w:t>
      </w:r>
      <w:r>
        <w:rPr>
          <w:rFonts w:hint="eastAsia"/>
        </w:rPr>
        <w:t>类概述</w:t>
      </w:r>
      <w:bookmarkEnd w:id="159"/>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10D61034" w14:textId="77777777" w:rsidR="00D112AC" w:rsidRPr="00557EE7" w:rsidRDefault="00D112AC" w:rsidP="00D112AC">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BECDDC"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EEC30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6"/>
                <w:i/>
              </w:rPr>
            </w:pPr>
            <w:r w:rsidRPr="00076C89">
              <w:rPr>
                <w:rStyle w:val="a6"/>
                <w:rFonts w:hint="eastAsia"/>
              </w:rPr>
              <w:t>1</w:t>
            </w:r>
          </w:p>
        </w:tc>
        <w:tc>
          <w:tcPr>
            <w:tcW w:w="3966" w:type="dxa"/>
          </w:tcPr>
          <w:p w14:paraId="14FDC20A" w14:textId="77777777" w:rsidR="00D112AC" w:rsidRPr="00076C89" w:rsidRDefault="00D112AC" w:rsidP="00F007AA">
            <w:pPr>
              <w:rPr>
                <w:rStyle w:val="a6"/>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6"/>
                <w:i/>
              </w:rPr>
            </w:pPr>
            <w:r>
              <w:rPr>
                <w:rStyle w:val="a6"/>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6"/>
                <w:i/>
              </w:rPr>
            </w:pPr>
            <w:r w:rsidRPr="00076C89">
              <w:rPr>
                <w:rStyle w:val="a6"/>
                <w:rFonts w:hint="eastAsia"/>
              </w:rPr>
              <w:t>2</w:t>
            </w:r>
          </w:p>
        </w:tc>
        <w:tc>
          <w:tcPr>
            <w:tcW w:w="3966" w:type="dxa"/>
          </w:tcPr>
          <w:p w14:paraId="0556B779" w14:textId="77777777" w:rsidR="00D112AC" w:rsidRPr="00076C89" w:rsidRDefault="00D112AC" w:rsidP="00F007AA">
            <w:pPr>
              <w:rPr>
                <w:rStyle w:val="a6"/>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6"/>
                <w:i/>
              </w:rPr>
            </w:pPr>
            <w:r>
              <w:rPr>
                <w:rStyle w:val="a6"/>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6"/>
                <w:i/>
              </w:rPr>
            </w:pPr>
            <w:r w:rsidRPr="00076C89">
              <w:rPr>
                <w:rStyle w:val="a6"/>
                <w:rFonts w:hint="eastAsia"/>
              </w:rPr>
              <w:t>3</w:t>
            </w:r>
          </w:p>
        </w:tc>
        <w:tc>
          <w:tcPr>
            <w:tcW w:w="3966" w:type="dxa"/>
          </w:tcPr>
          <w:p w14:paraId="0975DA9A" w14:textId="77777777" w:rsidR="00D112AC" w:rsidRPr="00076C89" w:rsidRDefault="00D112AC" w:rsidP="00F007AA">
            <w:pPr>
              <w:rPr>
                <w:rStyle w:val="a6"/>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6"/>
                <w:i/>
              </w:rPr>
            </w:pPr>
            <w:r>
              <w:rPr>
                <w:rStyle w:val="a6"/>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6"/>
                <w:i/>
              </w:rPr>
            </w:pPr>
            <w:r>
              <w:rPr>
                <w:rStyle w:val="a6"/>
                <w:rFonts w:hint="eastAsia"/>
              </w:rPr>
              <w:t>4</w:t>
            </w:r>
          </w:p>
        </w:tc>
        <w:tc>
          <w:tcPr>
            <w:tcW w:w="3966" w:type="dxa"/>
          </w:tcPr>
          <w:p w14:paraId="49F0CD54" w14:textId="77777777" w:rsidR="00D112AC" w:rsidRPr="00076C89" w:rsidRDefault="00D112AC" w:rsidP="00F007AA">
            <w:pPr>
              <w:rPr>
                <w:rStyle w:val="a6"/>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6"/>
                <w:i/>
              </w:rPr>
            </w:pPr>
            <w:r>
              <w:rPr>
                <w:rStyle w:val="a6"/>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6"/>
                <w:i/>
              </w:rPr>
            </w:pPr>
            <w:r>
              <w:rPr>
                <w:rStyle w:val="a6"/>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6"/>
                <w:i/>
              </w:rPr>
            </w:pPr>
            <w:r>
              <w:rPr>
                <w:rStyle w:val="a6"/>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6"/>
                <w:i/>
              </w:rPr>
            </w:pPr>
            <w:r>
              <w:rPr>
                <w:rStyle w:val="a6"/>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626322">
      <w:pPr>
        <w:pStyle w:val="3"/>
      </w:pPr>
      <w:bookmarkStart w:id="160" w:name="_Toc451011768"/>
      <w:r w:rsidRPr="00BD6880">
        <w:t>CommentDao</w:t>
      </w:r>
      <w:r>
        <w:rPr>
          <w:rFonts w:hint="eastAsia"/>
        </w:rPr>
        <w:t>类概述</w:t>
      </w:r>
      <w:bookmarkEnd w:id="160"/>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28EC356B" w14:textId="77777777" w:rsidR="00D112AC" w:rsidRPr="00557EE7" w:rsidRDefault="00D112AC" w:rsidP="00D112AC">
      <w:r>
        <w:rPr>
          <w:rStyle w:val="a6"/>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4DA09099"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3D82A4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6"/>
                <w:i/>
              </w:rPr>
            </w:pPr>
            <w:r w:rsidRPr="00076C89">
              <w:rPr>
                <w:rStyle w:val="a6"/>
                <w:rFonts w:hint="eastAsia"/>
              </w:rPr>
              <w:t>1</w:t>
            </w:r>
          </w:p>
        </w:tc>
        <w:tc>
          <w:tcPr>
            <w:tcW w:w="3966" w:type="dxa"/>
          </w:tcPr>
          <w:p w14:paraId="78D503CE" w14:textId="77777777" w:rsidR="00D112AC" w:rsidRPr="00076C89" w:rsidRDefault="00D112AC" w:rsidP="00F007AA">
            <w:pPr>
              <w:rPr>
                <w:rStyle w:val="a6"/>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6"/>
                <w:i/>
              </w:rPr>
            </w:pPr>
            <w:r w:rsidRPr="00076C89">
              <w:rPr>
                <w:rStyle w:val="a6"/>
                <w:rFonts w:hint="eastAsia"/>
              </w:rPr>
              <w:t>2</w:t>
            </w:r>
          </w:p>
        </w:tc>
        <w:tc>
          <w:tcPr>
            <w:tcW w:w="3966" w:type="dxa"/>
          </w:tcPr>
          <w:p w14:paraId="4D990FC7" w14:textId="77777777" w:rsidR="00D112AC" w:rsidRPr="00076C89" w:rsidRDefault="00D112AC" w:rsidP="00F007AA">
            <w:pPr>
              <w:rPr>
                <w:rStyle w:val="a6"/>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6"/>
                <w:i/>
              </w:rPr>
            </w:pPr>
            <w:r w:rsidRPr="00BD6880">
              <w:rPr>
                <w:rStyle w:val="a6"/>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6"/>
                <w:i/>
              </w:rPr>
            </w:pPr>
            <w:r w:rsidRPr="00076C89">
              <w:rPr>
                <w:rStyle w:val="a6"/>
                <w:rFonts w:hint="eastAsia"/>
              </w:rPr>
              <w:t>3</w:t>
            </w:r>
          </w:p>
        </w:tc>
        <w:tc>
          <w:tcPr>
            <w:tcW w:w="3966" w:type="dxa"/>
          </w:tcPr>
          <w:p w14:paraId="6C444637" w14:textId="77777777" w:rsidR="00D112AC" w:rsidRPr="00076C89" w:rsidRDefault="00D112AC" w:rsidP="00F007AA">
            <w:pPr>
              <w:rPr>
                <w:rStyle w:val="a6"/>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6"/>
                <w:i/>
              </w:rPr>
            </w:pPr>
            <w:r w:rsidRPr="00BD6880">
              <w:rPr>
                <w:rStyle w:val="a6"/>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6"/>
                <w:i/>
              </w:rPr>
            </w:pPr>
            <w:r>
              <w:rPr>
                <w:rStyle w:val="a6"/>
                <w:rFonts w:hint="eastAsia"/>
              </w:rPr>
              <w:t>4</w:t>
            </w:r>
          </w:p>
        </w:tc>
        <w:tc>
          <w:tcPr>
            <w:tcW w:w="3966" w:type="dxa"/>
          </w:tcPr>
          <w:p w14:paraId="3CC00B1A" w14:textId="77777777" w:rsidR="00D112AC" w:rsidRPr="00076C89" w:rsidRDefault="00D112AC" w:rsidP="00F007AA">
            <w:pPr>
              <w:rPr>
                <w:rStyle w:val="a6"/>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6"/>
                <w:i/>
              </w:rPr>
            </w:pPr>
            <w:r w:rsidRPr="00BD6880">
              <w:rPr>
                <w:rStyle w:val="a6"/>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6"/>
                <w:i/>
              </w:rPr>
            </w:pPr>
            <w:r>
              <w:rPr>
                <w:rStyle w:val="a6"/>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6"/>
                <w:i/>
              </w:rPr>
            </w:pPr>
            <w:r>
              <w:rPr>
                <w:rStyle w:val="a6"/>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f1"/>
        <w:adjustRightInd/>
        <w:snapToGrid/>
        <w:spacing w:before="0" w:after="0" w:line="400" w:lineRule="exact"/>
        <w:ind w:firstLine="482"/>
        <w:jc w:val="both"/>
        <w:rPr>
          <w:rFonts w:ascii="黑体"/>
          <w:sz w:val="24"/>
        </w:rPr>
      </w:pPr>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1"/>
        <w:numPr>
          <w:ilvl w:val="0"/>
          <w:numId w:val="0"/>
        </w:numPr>
        <w:ind w:left="432"/>
        <w:jc w:val="center"/>
        <w:rPr>
          <w:rFonts w:eastAsia="黑体"/>
          <w:sz w:val="32"/>
        </w:rPr>
      </w:pPr>
      <w:bookmarkStart w:id="161" w:name="_Toc451011769"/>
      <w:bookmarkStart w:id="162" w:name="_GoBack"/>
      <w:bookmarkEnd w:id="162"/>
      <w:r>
        <w:rPr>
          <w:rFonts w:eastAsia="黑体" w:hint="eastAsia"/>
          <w:sz w:val="32"/>
        </w:rPr>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61"/>
    </w:p>
    <w:p w14:paraId="2B5AEA9C" w14:textId="77777777" w:rsidR="00A9185D" w:rsidRPr="00A9185D" w:rsidRDefault="00A9185D" w:rsidP="00A9185D">
      <w:pPr>
        <w:pStyle w:val="af0"/>
        <w:keepNext/>
        <w:keepLines/>
        <w:numPr>
          <w:ilvl w:val="0"/>
          <w:numId w:val="3"/>
        </w:numPr>
        <w:spacing w:before="340" w:after="330" w:line="578" w:lineRule="auto"/>
        <w:ind w:firstLineChars="0"/>
        <w:outlineLvl w:val="0"/>
        <w:rPr>
          <w:b/>
          <w:bCs/>
          <w:vanish/>
          <w:kern w:val="44"/>
          <w:sz w:val="44"/>
          <w:szCs w:val="44"/>
          <w:lang w:val="x-none" w:eastAsia="x-none"/>
        </w:rPr>
      </w:pPr>
      <w:bookmarkStart w:id="163" w:name="_Toc451011770"/>
    </w:p>
    <w:p w14:paraId="51EC3A93" w14:textId="21072D20" w:rsidR="00911ECC" w:rsidRPr="00A9185D" w:rsidRDefault="00911ECC" w:rsidP="00A9185D">
      <w:pPr>
        <w:pStyle w:val="2"/>
      </w:pPr>
      <w:r w:rsidRPr="00A9185D">
        <w:rPr>
          <w:rFonts w:hint="eastAsia"/>
        </w:rPr>
        <w:t>论文工作总结</w:t>
      </w:r>
      <w:bookmarkEnd w:id="163"/>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w:t>
      </w:r>
      <w:proofErr w:type="gramStart"/>
      <w:r w:rsidRPr="003E4B5F">
        <w:rPr>
          <w:rFonts w:ascii="宋体" w:hAnsi="宋体"/>
          <w:sz w:val="24"/>
        </w:rPr>
        <w:t>框发布</w:t>
      </w:r>
      <w:proofErr w:type="gramEnd"/>
      <w:r w:rsidRPr="003E4B5F">
        <w:rPr>
          <w:rFonts w:ascii="宋体" w:hAnsi="宋体"/>
          <w:sz w:val="24"/>
        </w:rPr>
        <w:t>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3E4B5F">
      <w:pPr>
        <w:pStyle w:val="af0"/>
        <w:numPr>
          <w:ilvl w:val="0"/>
          <w:numId w:val="47"/>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3E4B5F">
      <w:pPr>
        <w:pStyle w:val="af0"/>
        <w:numPr>
          <w:ilvl w:val="0"/>
          <w:numId w:val="47"/>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3E4B5F">
      <w:pPr>
        <w:pStyle w:val="af0"/>
        <w:numPr>
          <w:ilvl w:val="0"/>
          <w:numId w:val="47"/>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2"/>
        <w:rPr>
          <w:rFonts w:ascii="黑体"/>
          <w:sz w:val="28"/>
        </w:rPr>
      </w:pPr>
      <w:bookmarkStart w:id="164" w:name="_Toc451011771"/>
      <w:r>
        <w:rPr>
          <w:rFonts w:ascii="黑体" w:hint="eastAsia"/>
          <w:sz w:val="28"/>
        </w:rPr>
        <w:t>问题和展望</w:t>
      </w:r>
      <w:bookmarkEnd w:id="164"/>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hint="eastAsia"/>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hint="eastAsia"/>
          <w:sz w:val="24"/>
        </w:rPr>
      </w:pPr>
      <w:r>
        <w:rPr>
          <w:rFonts w:ascii="宋体" w:hAnsi="宋体"/>
          <w:sz w:val="24"/>
        </w:rPr>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t>参考文献</w:t>
      </w:r>
    </w:p>
    <w:p w14:paraId="2653A0D8" w14:textId="77777777" w:rsidR="00911ECC" w:rsidRDefault="00911ECC">
      <w:pPr>
        <w:pStyle w:val="af1"/>
        <w:adjustRightInd/>
        <w:snapToGrid/>
        <w:spacing w:before="0" w:after="0" w:line="240" w:lineRule="auto"/>
        <w:jc w:val="both"/>
        <w:rPr>
          <w:rFonts w:ascii="宋体" w:hAnsi="宋体"/>
        </w:rPr>
      </w:pPr>
    </w:p>
    <w:p w14:paraId="714E3E3B" w14:textId="77777777" w:rsidR="00911ECC" w:rsidRDefault="00911ECC">
      <w:pPr>
        <w:spacing w:line="360" w:lineRule="auto"/>
        <w:ind w:firstLine="420"/>
        <w:rPr>
          <w:rFonts w:ascii="宋体" w:hAnsi="宋体"/>
          <w:sz w:val="24"/>
        </w:rPr>
      </w:pPr>
      <w:r>
        <w:rPr>
          <w:rFonts w:ascii="宋体" w:hAnsi="宋体" w:hint="eastAsia"/>
          <w:sz w:val="24"/>
        </w:rPr>
        <w:t>参考文献内容中文字采用五号宋体、英文采用“</w:t>
      </w:r>
      <w:r>
        <w:rPr>
          <w:rFonts w:hint="eastAsia"/>
          <w:sz w:val="24"/>
        </w:rPr>
        <w:t>Times New Roman</w:t>
      </w:r>
      <w:r>
        <w:rPr>
          <w:rFonts w:ascii="宋体" w:hAnsi="宋体"/>
          <w:sz w:val="24"/>
        </w:rPr>
        <w:t>”</w:t>
      </w:r>
      <w:r>
        <w:rPr>
          <w:rFonts w:ascii="宋体" w:hAnsi="宋体" w:hint="eastAsia"/>
          <w:sz w:val="24"/>
        </w:rPr>
        <w:t>五号字体，行间距为20磅，段间距为段前0行，段后0行。按照参考文献在文中出现的顺序采用阿拉伯数字连续编号，其排列格式为：</w:t>
      </w:r>
    </w:p>
    <w:p w14:paraId="61B64D60" w14:textId="77777777" w:rsidR="00911ECC" w:rsidRDefault="00911ECC">
      <w:pPr>
        <w:spacing w:line="400" w:lineRule="exact"/>
        <w:ind w:firstLine="420"/>
        <w:rPr>
          <w:rFonts w:ascii="宋体" w:hAnsi="宋体"/>
          <w:szCs w:val="21"/>
        </w:rPr>
      </w:pPr>
      <w:r>
        <w:rPr>
          <w:rFonts w:ascii="宋体" w:hAnsi="宋体" w:hint="eastAsia"/>
          <w:szCs w:val="21"/>
        </w:rPr>
        <w:t>（1）专著中的文献</w:t>
      </w:r>
    </w:p>
    <w:p w14:paraId="29C3441A" w14:textId="77777777" w:rsidR="00911ECC" w:rsidRDefault="00911ECC">
      <w:pPr>
        <w:spacing w:line="400" w:lineRule="exact"/>
        <w:ind w:firstLine="420"/>
        <w:rPr>
          <w:rFonts w:ascii="宋体" w:hAnsi="宋体"/>
          <w:szCs w:val="21"/>
        </w:rPr>
      </w:pPr>
      <w:r>
        <w:rPr>
          <w:rFonts w:ascii="宋体" w:hAnsi="宋体" w:hint="eastAsia"/>
          <w:szCs w:val="21"/>
        </w:rPr>
        <w:t>[序号]  作者  专著名称  版本</w:t>
      </w:r>
      <w:r>
        <w:rPr>
          <w:rFonts w:ascii="宋体" w:hAnsi="宋体"/>
          <w:szCs w:val="21"/>
        </w:rPr>
        <w:t>(</w:t>
      </w:r>
      <w:r>
        <w:rPr>
          <w:rFonts w:ascii="宋体" w:hAnsi="宋体" w:hint="eastAsia"/>
          <w:szCs w:val="21"/>
        </w:rPr>
        <w:t>第１版不加标注</w:t>
      </w:r>
      <w:r>
        <w:rPr>
          <w:rFonts w:ascii="宋体" w:hAnsi="宋体"/>
          <w:szCs w:val="21"/>
        </w:rPr>
        <w:t>)</w:t>
      </w:r>
      <w:r>
        <w:rPr>
          <w:rFonts w:ascii="宋体" w:hAnsi="宋体" w:hint="eastAsia"/>
          <w:szCs w:val="21"/>
        </w:rPr>
        <w:t xml:space="preserve">  出版者 出版年  参考页码</w:t>
      </w:r>
    </w:p>
    <w:p w14:paraId="43186652" w14:textId="77777777" w:rsidR="00911ECC" w:rsidRDefault="00911ECC">
      <w:pPr>
        <w:spacing w:line="400" w:lineRule="exact"/>
        <w:ind w:firstLine="420"/>
        <w:rPr>
          <w:rFonts w:ascii="宋体" w:hAnsi="宋体"/>
          <w:szCs w:val="21"/>
        </w:rPr>
      </w:pPr>
      <w:r>
        <w:rPr>
          <w:rFonts w:ascii="宋体" w:hAnsi="宋体" w:hint="eastAsia"/>
          <w:szCs w:val="21"/>
        </w:rPr>
        <w:t>（2）期刊中的文献</w:t>
      </w:r>
    </w:p>
    <w:p w14:paraId="1A1A3F91" w14:textId="77777777" w:rsidR="00911ECC" w:rsidRDefault="00911ECC">
      <w:pPr>
        <w:spacing w:line="400" w:lineRule="exact"/>
        <w:ind w:left="420"/>
        <w:rPr>
          <w:rFonts w:ascii="宋体" w:hAnsi="宋体"/>
          <w:szCs w:val="21"/>
        </w:rPr>
      </w:pPr>
      <w:r>
        <w:rPr>
          <w:rFonts w:ascii="宋体" w:hAnsi="宋体" w:hint="eastAsia"/>
          <w:szCs w:val="21"/>
        </w:rPr>
        <w:t>[序号]  作者  文献名称  期刊名称  卷号（期号）  年月  页码范围</w:t>
      </w:r>
    </w:p>
    <w:p w14:paraId="7C05671A" w14:textId="77777777" w:rsidR="00911ECC" w:rsidRDefault="00911ECC">
      <w:pPr>
        <w:spacing w:line="400" w:lineRule="exact"/>
        <w:ind w:left="420"/>
        <w:rPr>
          <w:rFonts w:ascii="宋体" w:hAnsi="宋体"/>
          <w:szCs w:val="21"/>
        </w:rPr>
      </w:pPr>
      <w:r>
        <w:rPr>
          <w:rFonts w:ascii="宋体" w:hAnsi="宋体" w:hint="eastAsia"/>
          <w:szCs w:val="21"/>
        </w:rPr>
        <w:t>（3）论文集</w:t>
      </w:r>
    </w:p>
    <w:p w14:paraId="765150F2" w14:textId="77777777" w:rsidR="00911ECC" w:rsidRDefault="00911ECC">
      <w:pPr>
        <w:spacing w:line="400" w:lineRule="exact"/>
        <w:ind w:left="420"/>
        <w:rPr>
          <w:rFonts w:ascii="宋体" w:hAnsi="宋体"/>
          <w:szCs w:val="21"/>
        </w:rPr>
      </w:pPr>
      <w:r>
        <w:rPr>
          <w:rFonts w:ascii="宋体" w:hAnsi="宋体" w:hint="eastAsia"/>
          <w:szCs w:val="21"/>
        </w:rPr>
        <w:t>[序号]  作者  论文题目  见</w:t>
      </w:r>
      <w:r>
        <w:rPr>
          <w:rFonts w:ascii="宋体" w:hAnsi="宋体"/>
          <w:szCs w:val="21"/>
        </w:rPr>
        <w:t>(</w:t>
      </w:r>
      <w:r>
        <w:rPr>
          <w:rFonts w:ascii="宋体" w:hAnsi="宋体" w:hint="eastAsia"/>
          <w:szCs w:val="21"/>
        </w:rPr>
        <w:t>英文用</w:t>
      </w:r>
      <w:r>
        <w:rPr>
          <w:rFonts w:ascii="宋体" w:hAnsi="宋体"/>
          <w:szCs w:val="21"/>
        </w:rPr>
        <w:t>In)</w:t>
      </w:r>
      <w:r>
        <w:rPr>
          <w:rFonts w:ascii="宋体" w:hAnsi="宋体" w:hint="eastAsia"/>
          <w:szCs w:val="21"/>
        </w:rPr>
        <w:t xml:space="preserve">  主编  论文集名  出版地  出版年  页码范围</w:t>
      </w:r>
    </w:p>
    <w:p w14:paraId="289B4189" w14:textId="77777777" w:rsidR="00911ECC" w:rsidRDefault="00911ECC">
      <w:pPr>
        <w:spacing w:line="400" w:lineRule="exact"/>
        <w:ind w:left="420"/>
        <w:rPr>
          <w:rFonts w:ascii="宋体" w:hAnsi="宋体"/>
          <w:szCs w:val="21"/>
        </w:rPr>
      </w:pPr>
      <w:r>
        <w:rPr>
          <w:rFonts w:ascii="宋体" w:hAnsi="宋体" w:hint="eastAsia"/>
          <w:szCs w:val="21"/>
        </w:rPr>
        <w:t>（4）学位论文</w:t>
      </w:r>
    </w:p>
    <w:p w14:paraId="672DF4B7" w14:textId="77777777" w:rsidR="00911ECC" w:rsidRDefault="00911ECC">
      <w:pPr>
        <w:spacing w:line="400" w:lineRule="exact"/>
        <w:ind w:firstLine="420"/>
        <w:rPr>
          <w:rFonts w:ascii="宋体" w:hAnsi="宋体"/>
          <w:szCs w:val="21"/>
        </w:rPr>
      </w:pPr>
      <w:r>
        <w:rPr>
          <w:rFonts w:ascii="宋体" w:hAnsi="宋体" w:hint="eastAsia"/>
          <w:szCs w:val="21"/>
        </w:rPr>
        <w:t>[序号]  作者  题目  ［学位论文］</w:t>
      </w:r>
      <w:r>
        <w:rPr>
          <w:rFonts w:ascii="宋体" w:hAnsi="宋体"/>
          <w:szCs w:val="21"/>
        </w:rPr>
        <w:t>(</w:t>
      </w:r>
      <w:r>
        <w:rPr>
          <w:rFonts w:ascii="宋体" w:hAnsi="宋体" w:hint="eastAsia"/>
          <w:szCs w:val="21"/>
        </w:rPr>
        <w:t>英文用［</w:t>
      </w:r>
      <w:r>
        <w:rPr>
          <w:rFonts w:ascii="宋体" w:hAnsi="宋体"/>
          <w:szCs w:val="21"/>
        </w:rPr>
        <w:t>Dissertation</w:t>
      </w:r>
      <w:r>
        <w:rPr>
          <w:rFonts w:ascii="宋体" w:hAnsi="宋体" w:hint="eastAsia"/>
          <w:szCs w:val="21"/>
        </w:rPr>
        <w:t>］</w:t>
      </w:r>
      <w:r>
        <w:rPr>
          <w:rFonts w:ascii="宋体" w:hAnsi="宋体"/>
          <w:szCs w:val="21"/>
        </w:rPr>
        <w:t>)</w:t>
      </w:r>
      <w:r>
        <w:rPr>
          <w:rFonts w:ascii="宋体" w:hAnsi="宋体" w:hint="eastAsia"/>
          <w:szCs w:val="21"/>
        </w:rPr>
        <w:t>，保存地点，保存单位，年份</w:t>
      </w:r>
    </w:p>
    <w:p w14:paraId="6912096A" w14:textId="77777777" w:rsidR="00911ECC" w:rsidRDefault="00911ECC">
      <w:pPr>
        <w:spacing w:line="400" w:lineRule="exact"/>
        <w:ind w:left="420"/>
        <w:rPr>
          <w:rFonts w:ascii="宋体" w:hAnsi="宋体"/>
          <w:szCs w:val="21"/>
        </w:rPr>
      </w:pPr>
      <w:r>
        <w:rPr>
          <w:rFonts w:ascii="宋体" w:hAnsi="宋体" w:hint="eastAsia"/>
          <w:szCs w:val="21"/>
        </w:rPr>
        <w:t>（5）专利</w:t>
      </w:r>
    </w:p>
    <w:p w14:paraId="740007CA" w14:textId="77777777" w:rsidR="00911ECC" w:rsidRDefault="00911ECC">
      <w:pPr>
        <w:spacing w:line="400" w:lineRule="exact"/>
        <w:ind w:firstLine="420"/>
        <w:rPr>
          <w:rFonts w:ascii="宋体" w:hAnsi="宋体"/>
          <w:szCs w:val="21"/>
        </w:rPr>
      </w:pPr>
      <w:r>
        <w:rPr>
          <w:rFonts w:ascii="宋体" w:hAnsi="宋体" w:hint="eastAsia"/>
          <w:szCs w:val="21"/>
        </w:rPr>
        <w:t>[序号]  专利申请者  题目  国别  专利文献种类  专利号  批准日期</w:t>
      </w:r>
    </w:p>
    <w:p w14:paraId="4037B9E2" w14:textId="77777777" w:rsidR="00911ECC" w:rsidRDefault="00911ECC">
      <w:pPr>
        <w:spacing w:line="400" w:lineRule="exact"/>
        <w:ind w:left="420"/>
        <w:rPr>
          <w:rFonts w:ascii="宋体" w:hAnsi="宋体"/>
          <w:szCs w:val="21"/>
        </w:rPr>
      </w:pPr>
      <w:r>
        <w:rPr>
          <w:rFonts w:ascii="宋体" w:hAnsi="宋体" w:hint="eastAsia"/>
          <w:szCs w:val="21"/>
        </w:rPr>
        <w:t>（6）技术标准</w:t>
      </w:r>
    </w:p>
    <w:p w14:paraId="34E2E35A" w14:textId="77777777" w:rsidR="00911ECC" w:rsidRDefault="00911ECC">
      <w:pPr>
        <w:spacing w:line="400" w:lineRule="exact"/>
        <w:ind w:firstLine="420"/>
        <w:rPr>
          <w:rFonts w:ascii="宋体" w:hAnsi="宋体"/>
          <w:szCs w:val="21"/>
        </w:rPr>
      </w:pPr>
      <w:r>
        <w:rPr>
          <w:rFonts w:ascii="宋体" w:hAnsi="宋体" w:hint="eastAsia"/>
          <w:szCs w:val="21"/>
        </w:rPr>
        <w:t xml:space="preserve">[序号] </w:t>
      </w:r>
      <w:r>
        <w:rPr>
          <w:rFonts w:ascii="宋体" w:hAnsi="宋体"/>
          <w:szCs w:val="21"/>
        </w:rPr>
        <w:t xml:space="preserve"> </w:t>
      </w:r>
      <w:r>
        <w:rPr>
          <w:rFonts w:ascii="宋体" w:hAnsi="宋体" w:hint="eastAsia"/>
          <w:szCs w:val="21"/>
        </w:rPr>
        <w:t>起草责任者  标准代号  标准顺序号－发布年  标准名称  出版地，出版者，出版年度</w:t>
      </w:r>
    </w:p>
    <w:p w14:paraId="7F38BBC6" w14:textId="77777777" w:rsidR="00911ECC" w:rsidRDefault="00911ECC">
      <w:pPr>
        <w:pStyle w:val="aa"/>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f1"/>
        <w:adjustRightInd/>
        <w:snapToGrid/>
        <w:spacing w:before="0" w:after="0" w:line="240" w:lineRule="auto"/>
        <w:jc w:val="both"/>
        <w:rPr>
          <w:rFonts w:ascii="宋体" w:hAnsi="宋体"/>
          <w:sz w:val="24"/>
        </w:rPr>
      </w:pPr>
    </w:p>
    <w:p w14:paraId="18330A6E" w14:textId="77777777" w:rsidR="00911ECC" w:rsidRDefault="00911ECC">
      <w:pPr>
        <w:pStyle w:val="af1"/>
        <w:adjustRightInd/>
        <w:snapToGrid/>
        <w:spacing w:before="0" w:after="0" w:line="360" w:lineRule="auto"/>
        <w:jc w:val="both"/>
        <w:rPr>
          <w:rFonts w:ascii="宋体" w:hAnsi="宋体"/>
          <w:sz w:val="24"/>
        </w:rPr>
      </w:pPr>
      <w:r>
        <w:rPr>
          <w:rFonts w:ascii="宋体" w:hAnsi="宋体" w:hint="eastAsia"/>
          <w:sz w:val="24"/>
        </w:rPr>
        <w:t>在学位论文中引用参考文献时，应在引出处的右上方用方括号标注阿拉伯数字编排的序号。</w:t>
      </w:r>
    </w:p>
    <w:p w14:paraId="7923E716" w14:textId="77777777" w:rsidR="00911ECC" w:rsidRDefault="00911ECC">
      <w:pPr>
        <w:pStyle w:val="af1"/>
        <w:adjustRightInd/>
        <w:snapToGrid/>
        <w:spacing w:before="0" w:after="0" w:line="360" w:lineRule="auto"/>
        <w:jc w:val="both"/>
        <w:rPr>
          <w:rFonts w:ascii="宋体" w:hAnsi="宋体"/>
          <w:b/>
          <w:bCs/>
          <w:sz w:val="24"/>
        </w:rPr>
      </w:pPr>
      <w:r>
        <w:rPr>
          <w:rFonts w:ascii="宋体" w:hAnsi="宋体" w:hint="eastAsia"/>
          <w:b/>
          <w:bCs/>
          <w:sz w:val="24"/>
        </w:rPr>
        <w:t>例如：</w:t>
      </w:r>
    </w:p>
    <w:p w14:paraId="716541FB" w14:textId="77777777" w:rsidR="00911ECC" w:rsidRDefault="00911ECC">
      <w:pPr>
        <w:spacing w:line="400" w:lineRule="exact"/>
        <w:ind w:left="420"/>
        <w:rPr>
          <w:rFonts w:ascii="宋体" w:hAnsi="宋体"/>
          <w:szCs w:val="21"/>
        </w:rPr>
      </w:pPr>
      <w:r>
        <w:rPr>
          <w:rFonts w:ascii="宋体" w:hAnsi="宋体" w:hint="eastAsia"/>
          <w:szCs w:val="21"/>
        </w:rPr>
        <w:t>[1]  XXX  文献名称  期刊名称  卷号（期号）  年月  页码范围</w:t>
      </w:r>
    </w:p>
    <w:p w14:paraId="54A13849" w14:textId="77777777" w:rsidR="00911ECC" w:rsidRDefault="00911ECC">
      <w:pPr>
        <w:spacing w:line="400" w:lineRule="exact"/>
        <w:ind w:firstLine="420"/>
        <w:rPr>
          <w:rFonts w:ascii="宋体" w:hAnsi="宋体"/>
          <w:szCs w:val="21"/>
        </w:rPr>
      </w:pPr>
      <w:r>
        <w:rPr>
          <w:rFonts w:ascii="宋体" w:hAnsi="宋体" w:hint="eastAsia"/>
          <w:szCs w:val="21"/>
        </w:rPr>
        <w:t>[2]  XXX，XXX  专著名称  第二版  出版者 出版年  参考页码</w:t>
      </w:r>
    </w:p>
    <w:p w14:paraId="5E0C5AD5" w14:textId="2356E3AF" w:rsidR="00911ECC" w:rsidRDefault="00911ECC" w:rsidP="00A9185D">
      <w:pPr>
        <w:spacing w:line="400" w:lineRule="exact"/>
        <w:ind w:firstLine="420"/>
        <w:rPr>
          <w:rFonts w:ascii="黑体" w:eastAsia="黑体" w:hAnsi="宋体"/>
          <w:sz w:val="32"/>
        </w:rPr>
        <w:sectPr w:rsidR="00911ECC">
          <w:headerReference w:type="default" r:id="rId46"/>
          <w:footerReference w:type="default" r:id="rId47"/>
          <w:pgSz w:w="11906" w:h="16838"/>
          <w:pgMar w:top="1440" w:right="1800" w:bottom="1440" w:left="1800" w:header="851" w:footer="992" w:gutter="0"/>
          <w:pgNumType w:start="1"/>
          <w:cols w:space="720"/>
          <w:docGrid w:type="lines" w:linePitch="312"/>
        </w:sectPr>
      </w:pPr>
      <w:r>
        <w:rPr>
          <w:rFonts w:hint="eastAsia"/>
          <w:szCs w:val="21"/>
        </w:rPr>
        <w:t>[3]  XXX</w:t>
      </w:r>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w:t>
      </w: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38E9C" w14:textId="77777777" w:rsidR="00BD5D8D" w:rsidRDefault="00BD5D8D">
      <w:r>
        <w:separator/>
      </w:r>
    </w:p>
  </w:endnote>
  <w:endnote w:type="continuationSeparator" w:id="0">
    <w:p w14:paraId="0EE3C708" w14:textId="77777777" w:rsidR="00BD5D8D" w:rsidRDefault="00BD5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auto"/>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altName w:val="Î¢ÈíÑÅºÚ"/>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00"/>
    <w:family w:val="modern"/>
    <w:notTrueType/>
    <w:pitch w:val="fixed"/>
    <w:sig w:usb0="00000003" w:usb1="00000000" w:usb2="00000000" w:usb3="00000000" w:csb0="00000001" w:csb1="00000000"/>
  </w:font>
  <w:font w:name="华文细黑">
    <w:altName w:val="微软雅黑"/>
    <w:charset w:val="86"/>
    <w:family w:val="auto"/>
    <w:pitch w:val="variable"/>
    <w:sig w:usb0="00000000" w:usb1="080F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38282C" w:rsidRDefault="0038282C">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38282C" w:rsidRDefault="0038282C">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38282C" w:rsidRDefault="0038282C">
    <w:pPr>
      <w:pStyle w:val="af"/>
      <w:framePr w:wrap="around" w:vAnchor="text" w:hAnchor="margin" w:xAlign="center" w:y="1"/>
      <w:rPr>
        <w:rStyle w:val="a7"/>
      </w:rPr>
    </w:pPr>
  </w:p>
  <w:p w14:paraId="224B0C43" w14:textId="77777777" w:rsidR="0038282C" w:rsidRDefault="0038282C">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38282C" w:rsidRDefault="0038282C">
    <w:pPr>
      <w:pStyle w:val="af"/>
      <w:framePr w:wrap="around" w:vAnchor="text" w:hAnchor="margin" w:xAlign="center" w:y="1"/>
      <w:rPr>
        <w:rStyle w:val="a7"/>
      </w:rPr>
    </w:pPr>
  </w:p>
  <w:p w14:paraId="744A841F" w14:textId="77777777" w:rsidR="0038282C" w:rsidRDefault="0038282C">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38282C" w:rsidRDefault="0038282C">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38282C" w:rsidRDefault="0038282C">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38282C" w:rsidRDefault="0038282C">
    <w:pPr>
      <w:pStyle w:val="af"/>
      <w:framePr w:wrap="around" w:vAnchor="text" w:hAnchor="margin" w:xAlign="center" w:y="1"/>
      <w:rPr>
        <w:rStyle w:val="a7"/>
      </w:rPr>
    </w:pPr>
    <w:r>
      <w:fldChar w:fldCharType="begin"/>
    </w:r>
    <w:r>
      <w:rPr>
        <w:rStyle w:val="a7"/>
      </w:rPr>
      <w:instrText xml:space="preserve">PAGE  </w:instrText>
    </w:r>
    <w:r>
      <w:fldChar w:fldCharType="separate"/>
    </w:r>
    <w:r w:rsidR="0015003E">
      <w:rPr>
        <w:rStyle w:val="a7"/>
        <w:noProof/>
      </w:rPr>
      <w:t>72</w:t>
    </w:r>
    <w:r>
      <w:fldChar w:fldCharType="end"/>
    </w:r>
  </w:p>
  <w:p w14:paraId="6DE62FC8" w14:textId="77777777" w:rsidR="0038282C" w:rsidRDefault="0038282C">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2C0AE" w14:textId="77777777" w:rsidR="00BD5D8D" w:rsidRDefault="00BD5D8D">
      <w:r>
        <w:separator/>
      </w:r>
    </w:p>
  </w:footnote>
  <w:footnote w:type="continuationSeparator" w:id="0">
    <w:p w14:paraId="4B46ACF8" w14:textId="77777777" w:rsidR="00BD5D8D" w:rsidRDefault="00BD5D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38282C" w:rsidRDefault="0038282C">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9">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1">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361687"/>
    <w:multiLevelType w:val="hybridMultilevel"/>
    <w:tmpl w:val="F0325324"/>
    <w:lvl w:ilvl="0" w:tplc="AFCA853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C505529"/>
    <w:multiLevelType w:val="hybridMultilevel"/>
    <w:tmpl w:val="B044AB24"/>
    <w:lvl w:ilvl="0" w:tplc="6EEA958C">
      <w:start w:val="1"/>
      <w:numFmt w:val="decimal"/>
      <w:lvlText w:val="%1."/>
      <w:lvlJc w:val="left"/>
      <w:pPr>
        <w:ind w:left="840" w:hanging="408"/>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
  </w:num>
  <w:num w:numId="2">
    <w:abstractNumId w:val="2"/>
  </w:num>
  <w:num w:numId="3">
    <w:abstractNumId w:val="7"/>
  </w:num>
  <w:num w:numId="4">
    <w:abstractNumId w:val="21"/>
  </w:num>
  <w:num w:numId="5">
    <w:abstractNumId w:val="28"/>
  </w:num>
  <w:num w:numId="6">
    <w:abstractNumId w:val="3"/>
  </w:num>
  <w:num w:numId="7">
    <w:abstractNumId w:val="20"/>
  </w:num>
  <w:num w:numId="8">
    <w:abstractNumId w:val="18"/>
  </w:num>
  <w:num w:numId="9">
    <w:abstractNumId w:val="16"/>
  </w:num>
  <w:num w:numId="10">
    <w:abstractNumId w:val="25"/>
  </w:num>
  <w:num w:numId="11">
    <w:abstractNumId w:val="9"/>
  </w:num>
  <w:num w:numId="12">
    <w:abstractNumId w:val="23"/>
  </w:num>
  <w:num w:numId="13">
    <w:abstractNumId w:val="10"/>
  </w:num>
  <w:num w:numId="14">
    <w:abstractNumId w:val="4"/>
  </w:num>
  <w:num w:numId="15">
    <w:abstractNumId w:val="26"/>
  </w:num>
  <w:num w:numId="16">
    <w:abstractNumId w:val="19"/>
  </w:num>
  <w:num w:numId="17">
    <w:abstractNumId w:val="27"/>
  </w:num>
  <w:num w:numId="18">
    <w:abstractNumId w:val="6"/>
  </w:num>
  <w:num w:numId="19">
    <w:abstractNumId w:val="11"/>
  </w:num>
  <w:num w:numId="20">
    <w:abstractNumId w:val="14"/>
  </w:num>
  <w:num w:numId="21">
    <w:abstractNumId w:val="29"/>
  </w:num>
  <w:num w:numId="22">
    <w:abstractNumId w:val="12"/>
  </w:num>
  <w:num w:numId="23">
    <w:abstractNumId w:val="5"/>
  </w:num>
  <w:num w:numId="24">
    <w:abstractNumId w:val="24"/>
  </w:num>
  <w:num w:numId="25">
    <w:abstractNumId w:val="15"/>
  </w:num>
  <w:num w:numId="26">
    <w:abstractNumId w:val="17"/>
  </w:num>
  <w:num w:numId="27">
    <w:abstractNumId w:val="22"/>
  </w:num>
  <w:num w:numId="28">
    <w:abstractNumId w:val="30"/>
  </w:num>
  <w:num w:numId="29">
    <w:abstractNumId w:val="13"/>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0"/>
  </w:num>
  <w:num w:numId="43">
    <w:abstractNumId w:val="7"/>
  </w:num>
  <w:num w:numId="44">
    <w:abstractNumId w:val="7"/>
  </w:num>
  <w:num w:numId="45">
    <w:abstractNumId w:val="7"/>
  </w:num>
  <w:num w:numId="46">
    <w:abstractNumId w:val="7"/>
  </w:num>
  <w:num w:numId="4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B5AA5"/>
    <w:rsid w:val="000C217C"/>
    <w:rsid w:val="000D05B2"/>
    <w:rsid w:val="0010084C"/>
    <w:rsid w:val="00102C0C"/>
    <w:rsid w:val="001133B9"/>
    <w:rsid w:val="0015003E"/>
    <w:rsid w:val="00172A27"/>
    <w:rsid w:val="00193FBA"/>
    <w:rsid w:val="001B014D"/>
    <w:rsid w:val="001B24BB"/>
    <w:rsid w:val="001C1E64"/>
    <w:rsid w:val="001C7BDA"/>
    <w:rsid w:val="001E0F0F"/>
    <w:rsid w:val="001E22D4"/>
    <w:rsid w:val="001E300E"/>
    <w:rsid w:val="001F618B"/>
    <w:rsid w:val="00242196"/>
    <w:rsid w:val="00246924"/>
    <w:rsid w:val="0026357C"/>
    <w:rsid w:val="00264144"/>
    <w:rsid w:val="00281974"/>
    <w:rsid w:val="00295DEE"/>
    <w:rsid w:val="0031444E"/>
    <w:rsid w:val="00323E05"/>
    <w:rsid w:val="00327D54"/>
    <w:rsid w:val="0033755D"/>
    <w:rsid w:val="003615B9"/>
    <w:rsid w:val="00366F8F"/>
    <w:rsid w:val="0038282C"/>
    <w:rsid w:val="003A0D42"/>
    <w:rsid w:val="003B319F"/>
    <w:rsid w:val="003C3DA4"/>
    <w:rsid w:val="003E4B5F"/>
    <w:rsid w:val="003F5661"/>
    <w:rsid w:val="003F6C1E"/>
    <w:rsid w:val="004029C9"/>
    <w:rsid w:val="0041204D"/>
    <w:rsid w:val="00412262"/>
    <w:rsid w:val="00412DB6"/>
    <w:rsid w:val="00417E82"/>
    <w:rsid w:val="004443DF"/>
    <w:rsid w:val="0045497D"/>
    <w:rsid w:val="00456055"/>
    <w:rsid w:val="00471A5A"/>
    <w:rsid w:val="00487283"/>
    <w:rsid w:val="004A3DC9"/>
    <w:rsid w:val="004B2754"/>
    <w:rsid w:val="004B32EF"/>
    <w:rsid w:val="004D01B4"/>
    <w:rsid w:val="00501918"/>
    <w:rsid w:val="0050278A"/>
    <w:rsid w:val="00505F0D"/>
    <w:rsid w:val="00516B3F"/>
    <w:rsid w:val="00525C77"/>
    <w:rsid w:val="00532AED"/>
    <w:rsid w:val="0054199E"/>
    <w:rsid w:val="005949C0"/>
    <w:rsid w:val="005B0838"/>
    <w:rsid w:val="005B30AA"/>
    <w:rsid w:val="005F6DA2"/>
    <w:rsid w:val="005F7C00"/>
    <w:rsid w:val="006205C5"/>
    <w:rsid w:val="00623563"/>
    <w:rsid w:val="00626322"/>
    <w:rsid w:val="006340F6"/>
    <w:rsid w:val="00642494"/>
    <w:rsid w:val="00667E3A"/>
    <w:rsid w:val="00683343"/>
    <w:rsid w:val="006A4B30"/>
    <w:rsid w:val="006B0DE0"/>
    <w:rsid w:val="006B62A7"/>
    <w:rsid w:val="006E438C"/>
    <w:rsid w:val="0072240F"/>
    <w:rsid w:val="00727D58"/>
    <w:rsid w:val="00733AE8"/>
    <w:rsid w:val="00752CED"/>
    <w:rsid w:val="00757936"/>
    <w:rsid w:val="0076776F"/>
    <w:rsid w:val="007C2508"/>
    <w:rsid w:val="007E14BE"/>
    <w:rsid w:val="007E2E39"/>
    <w:rsid w:val="007E2E3C"/>
    <w:rsid w:val="007E5FCD"/>
    <w:rsid w:val="008026C1"/>
    <w:rsid w:val="00813BC1"/>
    <w:rsid w:val="0081642F"/>
    <w:rsid w:val="00856853"/>
    <w:rsid w:val="00862D67"/>
    <w:rsid w:val="008673AC"/>
    <w:rsid w:val="008723C7"/>
    <w:rsid w:val="008933E1"/>
    <w:rsid w:val="008B4900"/>
    <w:rsid w:val="00902DD0"/>
    <w:rsid w:val="00911ECC"/>
    <w:rsid w:val="00916FBB"/>
    <w:rsid w:val="00993F28"/>
    <w:rsid w:val="009A26C4"/>
    <w:rsid w:val="009A76FB"/>
    <w:rsid w:val="009B63AE"/>
    <w:rsid w:val="009C1A83"/>
    <w:rsid w:val="009C55D5"/>
    <w:rsid w:val="009D22A7"/>
    <w:rsid w:val="009D3DCD"/>
    <w:rsid w:val="009E2125"/>
    <w:rsid w:val="009E5E2F"/>
    <w:rsid w:val="009F1B4C"/>
    <w:rsid w:val="009F2E6F"/>
    <w:rsid w:val="009F7D67"/>
    <w:rsid w:val="00A20667"/>
    <w:rsid w:val="00A265F9"/>
    <w:rsid w:val="00A31853"/>
    <w:rsid w:val="00A3546B"/>
    <w:rsid w:val="00A370F6"/>
    <w:rsid w:val="00A60CEC"/>
    <w:rsid w:val="00A67151"/>
    <w:rsid w:val="00A80E2F"/>
    <w:rsid w:val="00A9185D"/>
    <w:rsid w:val="00AA1B19"/>
    <w:rsid w:val="00AB7529"/>
    <w:rsid w:val="00AB7F65"/>
    <w:rsid w:val="00AC4C8A"/>
    <w:rsid w:val="00AF3BF0"/>
    <w:rsid w:val="00B0057B"/>
    <w:rsid w:val="00B07EB8"/>
    <w:rsid w:val="00B3132A"/>
    <w:rsid w:val="00B947CC"/>
    <w:rsid w:val="00BD50DA"/>
    <w:rsid w:val="00BD5D8D"/>
    <w:rsid w:val="00BE025C"/>
    <w:rsid w:val="00BF5E3D"/>
    <w:rsid w:val="00C0148C"/>
    <w:rsid w:val="00C066C7"/>
    <w:rsid w:val="00C62268"/>
    <w:rsid w:val="00CB45DC"/>
    <w:rsid w:val="00CB529C"/>
    <w:rsid w:val="00CC1B0B"/>
    <w:rsid w:val="00CE22E9"/>
    <w:rsid w:val="00CE558A"/>
    <w:rsid w:val="00D112AC"/>
    <w:rsid w:val="00D117A7"/>
    <w:rsid w:val="00D2780D"/>
    <w:rsid w:val="00D704CC"/>
    <w:rsid w:val="00DA6E37"/>
    <w:rsid w:val="00DB7123"/>
    <w:rsid w:val="00DC243B"/>
    <w:rsid w:val="00DD6799"/>
    <w:rsid w:val="00DF1BBB"/>
    <w:rsid w:val="00DF2A92"/>
    <w:rsid w:val="00E55A10"/>
    <w:rsid w:val="00E71D6D"/>
    <w:rsid w:val="00E85E62"/>
    <w:rsid w:val="00E87E06"/>
    <w:rsid w:val="00EE7019"/>
    <w:rsid w:val="00F007AA"/>
    <w:rsid w:val="00F10FA1"/>
    <w:rsid w:val="00F12FE8"/>
    <w:rsid w:val="00F3282E"/>
    <w:rsid w:val="00F909BC"/>
    <w:rsid w:val="00F94575"/>
    <w:rsid w:val="00FB3FF6"/>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3"/>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3"/>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3"/>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3"/>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3"/>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3"/>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3"/>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3"/>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3"/>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3"/>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oleObject" Target="embeddings/Microsoft_Visio_2003-2010_Drawing12222.vsd"/><Relationship Id="rId39" Type="http://schemas.openxmlformats.org/officeDocument/2006/relationships/hyperlink" Target="mailto:&#36755;&#20837;&#23436;&#25972;&#37038;&#31665;&#22320;&#22336;*@*.*&#65288;&#26368;&#38271;50"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Microsoft_Visio_2003-2010_Drawing23333.vsd"/><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oleObject" Target="embeddings/Microsoft_Visio_2003-2010_Drawing1111.vsd"/><Relationship Id="rId29" Type="http://schemas.openxmlformats.org/officeDocument/2006/relationships/image" Target="media/image12.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Drawing12222.vsdx"/><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oleObject" Target="embeddings/Microsoft_Visio_2003-2010_Drawing45555.vsd"/><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package" Target="embeddings/Microsoft_Visio_Drawing1111.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oleObject" Target="embeddings/Microsoft_Visio_2003-2010_Drawing34444.vsd"/><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32930-8992-4092-A521-88DBDDAAF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83</Pages>
  <Words>8103</Words>
  <Characters>46193</Characters>
  <Application>Microsoft Office Word</Application>
  <DocSecurity>0</DocSecurity>
  <PresentationFormat/>
  <Lines>384</Lines>
  <Paragraphs>108</Paragraphs>
  <Slides>0</Slides>
  <Notes>0</Notes>
  <HiddenSlides>0</HiddenSlides>
  <MMClips>0</MMClip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密级：       保密期限：</vt:lpstr>
      <vt:lpstr>ABSTRACT</vt:lpstr>
      <vt:lpstr>第一章 引言</vt:lpstr>
      <vt:lpstr>    背景</vt:lpstr>
      <vt:lpstr>    课题任务</vt:lpstr>
      <vt:lpstr>        1.2.1 课题内容</vt:lpstr>
      <vt:lpstr>        1.2.2 本人承担任务</vt:lpstr>
      <vt:lpstr>    论文结构</vt:lpstr>
      <vt:lpstr>第二章 关键技术介绍</vt:lpstr>
      <vt:lpstr/>
      <vt:lpstr>    Thrift — RPC Framework</vt:lpstr>
      <vt:lpstr>    分布式服务框架 Zookeeper</vt:lpstr>
      <vt:lpstr>    服务器缓存服务  Redis</vt:lpstr>
      <vt:lpstr>    NoSql数据库 MongoDB</vt:lpstr>
      <vt:lpstr>    本章小结</vt:lpstr>
      <vt:lpstr>第三章 分布式系统介绍</vt:lpstr>
      <vt:lpstr/>
      <vt:lpstr>    分布式系统的定义</vt:lpstr>
      <vt:lpstr>    CAP定律</vt:lpstr>
      <vt:lpstr>    现代分布式系统的特点</vt:lpstr>
      <vt:lpstr>    本章小节</vt:lpstr>
      <vt:lpstr>第四章 工作圈的需求分析</vt:lpstr>
      <vt:lpstr/>
      <vt:lpstr>    系统用户角色分析</vt:lpstr>
      <vt:lpstr>    系统功能需求分析</vt:lpstr>
      <vt:lpstr>        企业通讯录</vt:lpstr>
      <vt:lpstr>        圈子</vt:lpstr>
      <vt:lpstr>        贴子</vt:lpstr>
      <vt:lpstr>        评论</vt:lpstr>
      <vt:lpstr>        赞</vt:lpstr>
      <vt:lpstr>        工作功能</vt:lpstr>
      <vt:lpstr>        即时通信（IM）</vt:lpstr>
      <vt:lpstr>    系统的非功能需求分析</vt:lpstr>
      <vt:lpstr>        数据存储持久性</vt:lpstr>
      <vt:lpstr>        数据可迁移性</vt:lpstr>
      <vt:lpstr>        数据私密性</vt:lpstr>
      <vt:lpstr>        服务可用性</vt:lpstr>
      <vt:lpstr>        故障恢复能力</vt:lpstr>
      <vt:lpstr>    本章小结</vt:lpstr>
      <vt:lpstr>第五章 工作圈分布式系统的设计</vt:lpstr>
      <vt:lpstr/>
      <vt:lpstr>    服务模块化的设计</vt:lpstr>
      <vt:lpstr>    分布式服务与自动化配置中心</vt:lpstr>
      <vt:lpstr>    数据分片(Data Sharding)与数据索引中心</vt:lpstr>
      <vt:lpstr>    Rest server设计</vt:lpstr>
      <vt:lpstr>    最终架构图</vt:lpstr>
      <vt:lpstr>第六章 系统概要设计</vt:lpstr>
      <vt:lpstr/>
      <vt:lpstr>    自动化配置管理中心模块（configcenter）</vt:lpstr>
      <vt:lpstr>        自动化配置管理中心模块概述</vt:lpstr>
      <vt:lpstr>        自动化配置管理中心模块类图</vt:lpstr>
      <vt:lpstr>        Env类概述</vt:lpstr>
      <vt:lpstr>        ZkHelper类概述</vt:lpstr>
      <vt:lpstr>    数据库操作模块（mongo）</vt:lpstr>
      <vt:lpstr>        数据库操作模块概述</vt:lpstr>
      <vt:lpstr>        数据库操作模块类图</vt:lpstr>
      <vt:lpstr>        DbPool类概述</vt:lpstr>
      <vt:lpstr>        TBaseDao类概述</vt:lpstr>
      <vt:lpstr>    缓存操作模块（cache）</vt:lpstr>
      <vt:lpstr>        缓存操作模块概述</vt:lpstr>
      <vt:lpstr>        缓存操作模块类图</vt:lpstr>
      <vt:lpstr>        NutcrackerCenter类概述</vt:lpstr>
      <vt:lpstr>        NutcrackerCenterAop类概述</vt:lpstr>
      <vt:lpstr>        ModRedisCenterAop类概述</vt:lpstr>
      <vt:lpstr>        ModRedisCenterAop类概述</vt:lpstr>
      <vt:lpstr>        LockCacheCenter类概述</vt:lpstr>
      <vt:lpstr>        LockCache类概述</vt:lpstr>
      <vt:lpstr>    Id列表基础服务模块（IdList）</vt:lpstr>
      <vt:lpstr>        Id列表基础服务模块概述</vt:lpstr>
      <vt:lpstr>        IdList系统模块类图</vt:lpstr>
      <vt:lpstr>        IdListClient	类概述</vt:lpstr>
      <vt:lpstr>        IdListServiceImpl	类概述</vt:lpstr>
      <vt:lpstr>        CommonCache类概述</vt:lpstr>
      <vt:lpstr>        IdListCache类概述</vt:lpstr>
      <vt:lpstr>        IdListDao类概述</vt:lpstr>
      <vt:lpstr>    账户系统（Acount）模块</vt:lpstr>
      <vt:lpstr>        账户系统模块概述</vt:lpstr>
      <vt:lpstr>        账户系统模块类图</vt:lpstr>
      <vt:lpstr>        JsonController类概述</vt:lpstr>
      <vt:lpstr>        AccountWebController类概述</vt:lpstr>
      <vt:lpstr>        AccountRestController类概述</vt:lpstr>
      <vt:lpstr>        Client类概述</vt:lpstr>
      <vt:lpstr>        AccountServiceImpl类概述</vt:lpstr>
      <vt:lpstr>        CspService类概述</vt:lpstr>
      <vt:lpstr>        TokenCache类概述</vt:lpstr>
      <vt:lpstr>        UserMongoDao类概述</vt:lpstr>
      <vt:lpstr>    圈子系统（quan）模块</vt:lpstr>
      <vt:lpstr>        圈子系统模块概述</vt:lpstr>
      <vt:lpstr>        圈子系统模块流程图</vt:lpstr>
      <vt:lpstr>        JsonController类概述</vt:lpstr>
      <vt:lpstr>        RestTeamController类概述</vt:lpstr>
      <vt:lpstr>        WebTeamController类概述</vt:lpstr>
      <vt:lpstr>        RestTopicController类概述</vt:lpstr>
      <vt:lpstr>        WebTopicController类概述</vt:lpstr>
      <vt:lpstr>        RestMemberController类概述</vt:lpstr>
      <vt:lpstr>        WebMemberController类概述</vt:lpstr>
      <vt:lpstr>        TeamServiceImp类概述</vt:lpstr>
      <vt:lpstr>        TopicServiceImp类概述</vt:lpstr>
      <vt:lpstr>        MemberServiceImp类概述</vt:lpstr>
      <vt:lpstr>    关系系统（Relation）模块</vt:lpstr>
      <vt:lpstr>        关系系统模块概述</vt:lpstr>
      <vt:lpstr>ABSTRACT</vt:lpstr>
      <vt:lpstr>第一章 引言</vt:lpstr>
      <vt:lpstr>    背景</vt:lpstr>
      <vt:lpstr>    课题任务</vt:lpstr>
      <vt:lpstr>        1.2.1 课题内容</vt:lpstr>
      <vt:lpstr>        1.2.2 本人承担任务</vt:lpstr>
      <vt:lpstr>    论文结构</vt:lpstr>
      <vt:lpstr>第二章 关键技术介绍</vt:lpstr>
      <vt:lpstr/>
      <vt:lpstr>    Thrift — RPC Framework</vt:lpstr>
      <vt:lpstr>    分布式服务框架 Zookeeper</vt:lpstr>
      <vt:lpstr>    服务器缓存服务  Redis</vt:lpstr>
      <vt:lpstr>    NoSql数据库 MongoDB</vt:lpstr>
      <vt:lpstr>    本章小结</vt:lpstr>
      <vt:lpstr>第三章 分布式系统介绍</vt:lpstr>
      <vt:lpstr/>
      <vt:lpstr>    分布式系统的定义</vt:lpstr>
      <vt:lpstr>    CAP定律</vt:lpstr>
      <vt:lpstr>    现代分布式系统的特点</vt:lpstr>
      <vt:lpstr>    本章小节</vt:lpstr>
      <vt:lpstr>第四章 工作圈的需求分析</vt:lpstr>
      <vt:lpstr/>
      <vt:lpstr>    系统用户角色分析</vt:lpstr>
      <vt:lpstr>    系统功能需求分析</vt:lpstr>
      <vt:lpstr>        企业通讯录</vt:lpstr>
      <vt:lpstr>        圈子</vt:lpstr>
      <vt:lpstr>        贴子</vt:lpstr>
      <vt:lpstr>        评论</vt:lpstr>
      <vt:lpstr>        赞</vt:lpstr>
      <vt:lpstr>        工作功能</vt:lpstr>
      <vt:lpstr>        即时通信（IM）</vt:lpstr>
      <vt:lpstr>    系统的非功能需求分析</vt:lpstr>
      <vt:lpstr>        数据存储持久性</vt:lpstr>
      <vt:lpstr>        数据可迁移性</vt:lpstr>
      <vt:lpstr>        数据私密性</vt:lpstr>
      <vt:lpstr>        服务可用性</vt:lpstr>
      <vt:lpstr>        故障恢复能力</vt:lpstr>
      <vt:lpstr>    本章小结</vt:lpstr>
      <vt:lpstr>第五章 工作圈分布式系统的设计</vt:lpstr>
      <vt:lpstr/>
      <vt:lpstr>    服务模块化的设计</vt:lpstr>
      <vt:lpstr>    分布式服务与自动化配置中心</vt:lpstr>
      <vt:lpstr>    数据分片(Data Sharding)与数据索引中心</vt:lpstr>
      <vt:lpstr>    Rest server设计</vt:lpstr>
      <vt:lpstr>第六章 系统概要设计</vt:lpstr>
      <vt:lpstr/>
      <vt:lpstr>    自动化配置管理中心模块（configcenter）</vt:lpstr>
      <vt:lpstr>        自动化配置管理中心模块概述</vt:lpstr>
      <vt:lpstr>        自动化配置管理中心模块类图</vt:lpstr>
      <vt:lpstr>        Env类概述</vt:lpstr>
      <vt:lpstr>        ZkHelper类概述</vt:lpstr>
      <vt:lpstr>    数据库操作模块（mongo）</vt:lpstr>
      <vt:lpstr>        数据库操作模块概述</vt:lpstr>
      <vt:lpstr>        数据库操作模块类图</vt:lpstr>
      <vt:lpstr>        DbPool类概述</vt:lpstr>
      <vt:lpstr>        TBaseDao类概述</vt:lpstr>
      <vt:lpstr>    缓存操作模块（cache）</vt:lpstr>
      <vt:lpstr>        缓存操作模块概述</vt:lpstr>
      <vt:lpstr>        缓存操作模块类图</vt:lpstr>
      <vt:lpstr>        NutcrackerCenter类概述</vt:lpstr>
      <vt:lpstr>        NutcrackerCenterAop类概述</vt:lpstr>
      <vt:lpstr>        ModRedisCenterAop类概述</vt:lpstr>
      <vt:lpstr>        ModRedisCenterAop类概述</vt:lpstr>
      <vt:lpstr>        LockCacheCenter类概述</vt:lpstr>
      <vt:lpstr>        LockCache类概述</vt:lpstr>
      <vt:lpstr>    Id列表基础服务模块（IdList）</vt:lpstr>
      <vt:lpstr>        Id列表基础服务模块概述</vt:lpstr>
      <vt:lpstr>        IdList系统模块类图</vt:lpstr>
      <vt:lpstr>        IdListClient	类概述</vt:lpstr>
      <vt:lpstr>        IdListServiceImpl	类概述</vt:lpstr>
      <vt:lpstr>        CommonCache类概述</vt:lpstr>
      <vt:lpstr>        IdListCache类概述</vt:lpstr>
      <vt:lpstr>        IdListDao类概述</vt:lpstr>
      <vt:lpstr>    账户系统（Acount）模块</vt:lpstr>
      <vt:lpstr>        账户系统模块概述</vt:lpstr>
      <vt:lpstr>        账户系统模块类图</vt:lpstr>
      <vt:lpstr>        JsonController类概述</vt:lpstr>
      <vt:lpstr>        AccountWebController类概述</vt:lpstr>
      <vt:lpstr>        AccountRestController类概述</vt:lpstr>
      <vt:lpstr>        Client类概述</vt:lpstr>
      <vt:lpstr>        AccountServiceImpl类概述</vt:lpstr>
      <vt:lpstr>        CspService类概述</vt:lpstr>
      <vt:lpstr>        TokenCache类概述</vt:lpstr>
      <vt:lpstr>        UserMongoDao类概述</vt:lpstr>
      <vt:lpstr>    圈子系统（quan）模块</vt:lpstr>
      <vt:lpstr>        圈子系统模块概述</vt:lpstr>
      <vt:lpstr>        圈子系统模块流程图</vt:lpstr>
      <vt:lpstr>        JsonController类概述</vt:lpstr>
      <vt:lpstr>        RestTeamController类概述</vt:lpstr>
      <vt:lpstr>        WebTeamController类概述</vt:lpstr>
      <vt:lpstr>        RestTopicController类概述</vt:lpstr>
      <vt:lpstr>        WebTopicController类概述</vt:lpstr>
      <vt:lpstr>        RestMemberController类概述</vt:lpstr>
      <vt:lpstr>        WebMemberController类概述</vt:lpstr>
      <vt:lpstr>        TeamServiceImp类概述</vt:lpstr>
      <vt:lpstr>        TopicServiceImp类概述</vt:lpstr>
      <vt:lpstr>        MemberServiceImp类概述</vt:lpstr>
      <vt:lpstr>    关系系统（Relation）模块</vt:lpstr>
      <vt:lpstr>        关系系统模块概述</vt:lpstr>
      <vt:lpstr>        关系系统模块类图</vt:lpstr>
    </vt:vector>
  </TitlesOfParts>
  <Manager/>
  <Company>bupt</Company>
  <LinksUpToDate>false</LinksUpToDate>
  <CharactersWithSpaces>54188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11</cp:revision>
  <dcterms:created xsi:type="dcterms:W3CDTF">2016-05-21T07:00:00Z</dcterms:created>
  <dcterms:modified xsi:type="dcterms:W3CDTF">2016-05-21T11:28:00Z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
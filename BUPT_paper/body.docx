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4"/>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77777777" w:rsidR="005F0690" w:rsidRPr="005F0690" w:rsidRDefault="005F0690" w:rsidP="005F0690">
      <w:pPr>
        <w:widowControl w:val="0"/>
        <w:spacing w:line="240" w:lineRule="auto"/>
        <w:ind w:firstLineChars="300" w:firstLine="1084"/>
        <w:jc w:val="right"/>
        <w:rPr>
          <w:b/>
          <w:sz w:val="36"/>
          <w:szCs w:val="32"/>
          <w:u w:val="single"/>
        </w:rPr>
      </w:pPr>
      <w:r w:rsidRPr="005F0690">
        <w:rPr>
          <w:rFonts w:hint="eastAsia"/>
          <w:b/>
          <w:sz w:val="36"/>
          <w:szCs w:val="32"/>
          <w:u w:val="single"/>
        </w:rPr>
        <w:t>——工作圈的设计与实现</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w:t>
      </w:r>
      <w:proofErr w:type="gramStart"/>
      <w:r w:rsidRPr="005F0690">
        <w:rPr>
          <w:rFonts w:hint="eastAsia"/>
          <w:b/>
          <w:sz w:val="28"/>
          <w:szCs w:val="28"/>
          <w:u w:val="single"/>
        </w:rPr>
        <w:t>仕</w:t>
      </w:r>
      <w:proofErr w:type="gramEnd"/>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502"/>
        <w:jc w:val="left"/>
        <w:rPr>
          <w:b/>
          <w:sz w:val="28"/>
          <w:szCs w:val="28"/>
          <w:u w:val="single"/>
        </w:rPr>
      </w:pPr>
    </w:p>
    <w:p w14:paraId="1617A0B7" w14:textId="77777777" w:rsidR="005F0690" w:rsidRPr="005F0690" w:rsidRDefault="005F0690" w:rsidP="005F0690">
      <w:pPr>
        <w:widowControl w:val="0"/>
        <w:spacing w:line="240" w:lineRule="auto"/>
        <w:ind w:firstLineChars="1490" w:firstLine="4188"/>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1"/>
          <w:footerReference w:type="default" r:id="rId12"/>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3"/>
          <w:pgSz w:w="11906" w:h="16838"/>
          <w:pgMar w:top="1440" w:right="1800" w:bottom="1440" w:left="1800" w:header="851" w:footer="992" w:gutter="0"/>
          <w:cols w:space="720"/>
          <w:docGrid w:type="lines" w:linePitch="312"/>
        </w:sectPr>
      </w:pPr>
    </w:p>
    <w:p w14:paraId="55CEF2A9" w14:textId="77777777"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14:paraId="7F400F23" w14:textId="77777777" w:rsidR="00911ECC" w:rsidRDefault="00911ECC">
      <w:pPr>
        <w:pStyle w:val="a9"/>
        <w:ind w:left="420" w:firstLine="0"/>
      </w:pPr>
    </w:p>
    <w:p w14:paraId="5791B86F" w14:textId="77777777"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14:paraId="76DC799D" w14:textId="77777777"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14:paraId="0332629E" w14:textId="77777777"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14:paraId="3EFDEE23" w14:textId="77777777" w:rsidR="00805566" w:rsidRDefault="00911ECC">
      <w:pPr>
        <w:pStyle w:val="a9"/>
        <w:ind w:firstLine="0"/>
        <w:jc w:val="center"/>
        <w:rPr>
          <w:sz w:val="28"/>
        </w:rPr>
      </w:pPr>
      <w:r>
        <w:rPr>
          <w:sz w:val="28"/>
        </w:rPr>
        <w:br w:type="page"/>
      </w:r>
    </w:p>
    <w:p w14:paraId="2EA58B09" w14:textId="77777777"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14:paraId="1FD3AC57" w14:textId="77777777"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4C5EE7">
        <w:rPr>
          <w:rFonts w:ascii="Times New Roman" w:hAnsi="Times New Roman"/>
          <w:sz w:val="24"/>
        </w:rPr>
        <w:t>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w:t>
      </w:r>
      <w:proofErr w:type="gramEnd"/>
      <w:r w:rsidRPr="004C5EE7">
        <w:rPr>
          <w:rFonts w:ascii="Times New Roman" w:hAnsi="Times New Roman"/>
          <w:sz w:val="24"/>
        </w:rPr>
        <w:t xml:space="preserve"> </w:t>
      </w:r>
      <w:proofErr w:type="gramStart"/>
      <w:r w:rsidRPr="004C5EE7">
        <w:rPr>
          <w:rFonts w:ascii="Times New Roman" w:hAnsi="Times New Roman"/>
          <w:sz w:val="24"/>
        </w:rPr>
        <w:t>However</w:t>
      </w:r>
      <w:proofErr w:type="gramEnd"/>
      <w:r w:rsidRPr="004C5EE7">
        <w:rPr>
          <w:rFonts w:ascii="Times New Roman" w:hAnsi="Times New Roman"/>
          <w:sz w:val="24"/>
        </w:rPr>
        <w:t xml:space="preserve"> the realization of transformation of the mobile Internet is not easy, the company's management should keep up. </w:t>
      </w:r>
      <w:proofErr w:type="gramStart"/>
      <w:r w:rsidRPr="004C5EE7">
        <w:rPr>
          <w:rFonts w:ascii="Times New Roman" w:hAnsi="Times New Roman"/>
          <w:sz w:val="24"/>
        </w:rPr>
        <w:t>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w:t>
      </w:r>
      <w:proofErr w:type="gramEnd"/>
      <w:r w:rsidRPr="004C5EE7">
        <w:rPr>
          <w:rFonts w:ascii="Times New Roman" w:hAnsi="Times New Roman"/>
          <w:sz w:val="24"/>
        </w:rPr>
        <w:t xml:space="preserve"> The collaboration software market for micro enterprises in the domestic is just beginning, very simple and crude; </w:t>
      </w:r>
      <w:proofErr w:type="gramStart"/>
      <w:r w:rsidRPr="004C5EE7">
        <w:rPr>
          <w:rFonts w:ascii="Times New Roman" w:hAnsi="Times New Roman"/>
          <w:sz w:val="24"/>
        </w:rPr>
        <w:t>data silos is</w:t>
      </w:r>
      <w:proofErr w:type="gramEnd"/>
      <w:r w:rsidRPr="004C5EE7">
        <w:rPr>
          <w:rFonts w:ascii="Times New Roman" w:hAnsi="Times New Roman"/>
          <w:sz w:val="24"/>
        </w:rPr>
        <w:t xml:space="preserve"> also an urgent problem to solve for the modern enterprises. Difficult collaboration between departments and departments, enterprises have different upstream and downstream data, all of these hinder the growth of enterprises. Now the enterprise collaboration </w:t>
      </w:r>
      <w:proofErr w:type="gramStart"/>
      <w:r w:rsidRPr="004C5EE7">
        <w:rPr>
          <w:rFonts w:ascii="Times New Roman" w:hAnsi="Times New Roman"/>
          <w:sz w:val="24"/>
        </w:rPr>
        <w:t>market meet</w:t>
      </w:r>
      <w:proofErr w:type="gramEnd"/>
      <w:r w:rsidRPr="004C5EE7">
        <w:rPr>
          <w:rFonts w:ascii="Times New Roman" w:hAnsi="Times New Roman"/>
          <w:sz w:val="24"/>
        </w:rPr>
        <w:t xml:space="preserve">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w:t>
      </w:r>
      <w:proofErr w:type="gramStart"/>
      <w:r w:rsidRPr="004C5EE7">
        <w:rPr>
          <w:rFonts w:ascii="Times New Roman" w:hAnsi="Times New Roman"/>
          <w:sz w:val="24"/>
        </w:rPr>
        <w:t>enterprise collaboration service capabilities</w:t>
      </w:r>
      <w:proofErr w:type="gramEnd"/>
      <w:r w:rsidRPr="004C5EE7">
        <w:rPr>
          <w:rFonts w:ascii="Times New Roman" w:hAnsi="Times New Roman"/>
          <w:sz w:val="24"/>
        </w:rPr>
        <w:t xml:space="preserve"> to enhance the speed to catch up with the development of society.</w:t>
      </w:r>
    </w:p>
    <w:p w14:paraId="61403747" w14:textId="77777777" w:rsidR="00114322" w:rsidRDefault="004C5EE7">
      <w:pPr>
        <w:pStyle w:val="a9"/>
        <w:spacing w:line="240" w:lineRule="auto"/>
      </w:pPr>
      <w:r w:rsidRPr="004C5EE7">
        <w:rPr>
          <w:rFonts w:ascii="Times New Roman" w:hAnsi="Times New Roman"/>
          <w:sz w:val="24"/>
        </w:rPr>
        <w:t xml:space="preserve">By the </w:t>
      </w:r>
      <w:proofErr w:type="gramStart"/>
      <w:r w:rsidRPr="004C5EE7">
        <w:rPr>
          <w:rFonts w:ascii="Times New Roman" w:hAnsi="Times New Roman"/>
          <w:sz w:val="24"/>
        </w:rPr>
        <w:t>way</w:t>
      </w:r>
      <w:proofErr w:type="gramEnd"/>
      <w:r w:rsidRPr="004C5EE7">
        <w:rPr>
          <w:rFonts w:ascii="Times New Roman" w:hAnsi="Times New Roman"/>
          <w:sz w:val="24"/>
        </w:rPr>
        <w:t xml:space="preserve">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w:t>
      </w:r>
      <w:proofErr w:type="gramStart"/>
      <w:r w:rsidRPr="004C5EE7">
        <w:rPr>
          <w:rFonts w:ascii="Times New Roman" w:hAnsi="Times New Roman"/>
          <w:sz w:val="24"/>
        </w:rPr>
        <w:t>analysis which</w:t>
      </w:r>
      <w:proofErr w:type="gramEnd"/>
      <w:r w:rsidRPr="004C5EE7">
        <w:rPr>
          <w:rFonts w:ascii="Times New Roman" w:hAnsi="Times New Roman"/>
          <w:sz w:val="24"/>
        </w:rPr>
        <w:t xml:space="preserve">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w:t>
      </w:r>
      <w:proofErr w:type="gramStart"/>
      <w:r w:rsidRPr="004C5EE7">
        <w:rPr>
          <w:rFonts w:ascii="Times New Roman" w:hAnsi="Times New Roman"/>
          <w:sz w:val="24"/>
        </w:rPr>
        <w:t>300,000 business</w:t>
      </w:r>
      <w:proofErr w:type="gramEnd"/>
      <w:r w:rsidRPr="004C5EE7">
        <w:rPr>
          <w:rFonts w:ascii="Times New Roman" w:hAnsi="Times New Roman"/>
          <w:sz w:val="24"/>
        </w:rPr>
        <w:t xml:space="preserve"> move into the cloud business services.</w:t>
      </w:r>
    </w:p>
    <w:p w14:paraId="77957688" w14:textId="77777777" w:rsidR="00114322" w:rsidRDefault="00114322" w:rsidP="00752CED">
      <w:pPr>
        <w:pStyle w:val="a9"/>
        <w:spacing w:line="240" w:lineRule="auto"/>
        <w:ind w:firstLine="0"/>
        <w:rPr>
          <w:rFonts w:ascii="Times New Roman" w:hAnsi="Times New Roman"/>
          <w:b/>
          <w:sz w:val="24"/>
        </w:rPr>
      </w:pPr>
    </w:p>
    <w:p w14:paraId="3BF13425" w14:textId="77777777" w:rsidR="00114322" w:rsidRDefault="00114322" w:rsidP="00752CED">
      <w:pPr>
        <w:pStyle w:val="a9"/>
        <w:spacing w:line="240" w:lineRule="auto"/>
        <w:ind w:firstLine="0"/>
        <w:rPr>
          <w:rFonts w:ascii="Times New Roman" w:hAnsi="Times New Roman"/>
          <w:b/>
          <w:sz w:val="24"/>
        </w:rPr>
      </w:pPr>
    </w:p>
    <w:p w14:paraId="2F6A4948" w14:textId="77777777"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4"/>
          <w:pgSz w:w="11906" w:h="16838"/>
          <w:pgMar w:top="1440" w:right="1800" w:bottom="1440" w:left="1800" w:header="851" w:footer="992" w:gutter="0"/>
          <w:cols w:space="720"/>
          <w:docGrid w:type="lines" w:linePitch="312"/>
        </w:sectPr>
      </w:pPr>
    </w:p>
    <w:p w14:paraId="26961A7B" w14:textId="77777777" w:rsidR="00911ECC" w:rsidRDefault="00911ECC" w:rsidP="006039CF">
      <w:pPr>
        <w:pStyle w:val="a9"/>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68856813" w14:textId="77777777" w:rsidR="000A073F" w:rsidRPr="000A073F" w:rsidRDefault="000A073F" w:rsidP="000A073F">
      <w:pPr>
        <w:pStyle w:val="10"/>
        <w:tabs>
          <w:tab w:val="right" w:leader="dot" w:pos="8296"/>
        </w:tabs>
        <w:ind w:firstLine="0"/>
        <w:rPr>
          <w:rFonts w:ascii="宋体" w:hAnsi="宋体" w:cstheme="minorBidi"/>
          <w:b w:val="0"/>
          <w:bCs w:val="0"/>
          <w:caps w:val="0"/>
          <w:noProof/>
          <w:sz w:val="24"/>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479740" w:history="1">
        <w:r w:rsidRPr="000A073F">
          <w:rPr>
            <w:rStyle w:val="a5"/>
            <w:rFonts w:ascii="宋体" w:hAnsi="宋体" w:hint="eastAsia"/>
            <w:noProof/>
            <w:sz w:val="24"/>
          </w:rPr>
          <w:t>第一章</w:t>
        </w:r>
        <w:r w:rsidRPr="000A073F">
          <w:rPr>
            <w:rStyle w:val="a5"/>
            <w:rFonts w:ascii="宋体" w:hAnsi="宋体"/>
            <w:noProof/>
            <w:sz w:val="24"/>
          </w:rPr>
          <w:t xml:space="preserve"> </w:t>
        </w:r>
        <w:r w:rsidRPr="000A073F">
          <w:rPr>
            <w:rStyle w:val="a5"/>
            <w:rFonts w:ascii="宋体" w:hAnsi="宋体" w:hint="eastAsia"/>
            <w:noProof/>
            <w:sz w:val="24"/>
          </w:rPr>
          <w:t>引言</w:t>
        </w:r>
        <w:r w:rsidRPr="000A073F">
          <w:rPr>
            <w:rFonts w:ascii="宋体" w:hAnsi="宋体"/>
            <w:noProof/>
            <w:webHidden/>
            <w:sz w:val="24"/>
          </w:rPr>
          <w:tab/>
        </w:r>
        <w:r w:rsidRPr="000A073F">
          <w:rPr>
            <w:rFonts w:ascii="宋体" w:hAnsi="宋体"/>
            <w:noProof/>
            <w:webHidden/>
            <w:sz w:val="24"/>
          </w:rPr>
          <w:fldChar w:fldCharType="begin"/>
        </w:r>
        <w:r w:rsidRPr="000A073F">
          <w:rPr>
            <w:rFonts w:ascii="宋体" w:hAnsi="宋体"/>
            <w:noProof/>
            <w:webHidden/>
            <w:sz w:val="24"/>
          </w:rPr>
          <w:instrText xml:space="preserve"> PAGEREF _Toc455479740 \h </w:instrText>
        </w:r>
        <w:r w:rsidRPr="000A073F">
          <w:rPr>
            <w:rFonts w:ascii="宋体" w:hAnsi="宋体"/>
            <w:noProof/>
            <w:webHidden/>
            <w:sz w:val="24"/>
          </w:rPr>
        </w:r>
        <w:r w:rsidRPr="000A073F">
          <w:rPr>
            <w:rFonts w:ascii="宋体" w:hAnsi="宋体"/>
            <w:noProof/>
            <w:webHidden/>
            <w:sz w:val="24"/>
          </w:rPr>
          <w:fldChar w:fldCharType="separate"/>
        </w:r>
        <w:r w:rsidRPr="000A073F">
          <w:rPr>
            <w:rFonts w:ascii="宋体" w:hAnsi="宋体"/>
            <w:noProof/>
            <w:webHidden/>
            <w:sz w:val="24"/>
          </w:rPr>
          <w:t>1</w:t>
        </w:r>
        <w:r w:rsidRPr="000A073F">
          <w:rPr>
            <w:rFonts w:ascii="宋体" w:hAnsi="宋体"/>
            <w:noProof/>
            <w:webHidden/>
            <w:sz w:val="24"/>
          </w:rPr>
          <w:fldChar w:fldCharType="end"/>
        </w:r>
      </w:hyperlink>
    </w:p>
    <w:p w14:paraId="60F69EB5" w14:textId="77777777" w:rsidR="000A073F" w:rsidRPr="000A073F" w:rsidRDefault="000A073F" w:rsidP="003236B2">
      <w:pPr>
        <w:pStyle w:val="21"/>
        <w:tabs>
          <w:tab w:val="left" w:pos="851"/>
          <w:tab w:val="right" w:leader="dot" w:pos="8296"/>
        </w:tabs>
        <w:ind w:firstLine="0"/>
        <w:rPr>
          <w:rFonts w:ascii="宋体" w:hAnsi="宋体" w:cstheme="minorBidi"/>
          <w:smallCaps w:val="0"/>
          <w:noProof/>
          <w:sz w:val="24"/>
        </w:rPr>
      </w:pPr>
      <w:hyperlink w:anchor="_Toc455479741" w:history="1">
        <w:r w:rsidRPr="000A073F">
          <w:rPr>
            <w:rStyle w:val="a5"/>
            <w:rFonts w:ascii="宋体" w:hAnsi="宋体"/>
            <w:noProof/>
            <w:sz w:val="24"/>
          </w:rPr>
          <w:t>1.1</w:t>
        </w:r>
        <w:r w:rsidRPr="000A073F">
          <w:rPr>
            <w:rFonts w:ascii="宋体" w:hAnsi="宋体" w:cstheme="minorBidi"/>
            <w:smallCaps w:val="0"/>
            <w:noProof/>
            <w:sz w:val="24"/>
          </w:rPr>
          <w:tab/>
        </w:r>
        <w:r w:rsidRPr="000A073F">
          <w:rPr>
            <w:rStyle w:val="a5"/>
            <w:rFonts w:ascii="宋体" w:hAnsi="宋体" w:hint="eastAsia"/>
            <w:noProof/>
            <w:sz w:val="24"/>
          </w:rPr>
          <w:t>背景</w:t>
        </w:r>
        <w:r w:rsidRPr="000A073F">
          <w:rPr>
            <w:rFonts w:ascii="宋体" w:hAnsi="宋体"/>
            <w:noProof/>
            <w:webHidden/>
            <w:sz w:val="24"/>
          </w:rPr>
          <w:tab/>
        </w:r>
        <w:r w:rsidRPr="000A073F">
          <w:rPr>
            <w:rFonts w:ascii="宋体" w:hAnsi="宋体"/>
            <w:noProof/>
            <w:webHidden/>
            <w:sz w:val="24"/>
          </w:rPr>
          <w:fldChar w:fldCharType="begin"/>
        </w:r>
        <w:r w:rsidRPr="000A073F">
          <w:rPr>
            <w:rFonts w:ascii="宋体" w:hAnsi="宋体"/>
            <w:noProof/>
            <w:webHidden/>
            <w:sz w:val="24"/>
          </w:rPr>
          <w:instrText xml:space="preserve"> PAGEREF _Toc455479741 \h </w:instrText>
        </w:r>
        <w:r w:rsidRPr="000A073F">
          <w:rPr>
            <w:rFonts w:ascii="宋体" w:hAnsi="宋体"/>
            <w:noProof/>
            <w:webHidden/>
            <w:sz w:val="24"/>
          </w:rPr>
        </w:r>
        <w:r w:rsidRPr="000A073F">
          <w:rPr>
            <w:rFonts w:ascii="宋体" w:hAnsi="宋体"/>
            <w:noProof/>
            <w:webHidden/>
            <w:sz w:val="24"/>
          </w:rPr>
          <w:fldChar w:fldCharType="separate"/>
        </w:r>
        <w:r w:rsidRPr="000A073F">
          <w:rPr>
            <w:rFonts w:ascii="宋体" w:hAnsi="宋体"/>
            <w:noProof/>
            <w:webHidden/>
            <w:sz w:val="24"/>
          </w:rPr>
          <w:t>1</w:t>
        </w:r>
        <w:r w:rsidRPr="000A073F">
          <w:rPr>
            <w:rFonts w:ascii="宋体" w:hAnsi="宋体"/>
            <w:noProof/>
            <w:webHidden/>
            <w:sz w:val="24"/>
          </w:rPr>
          <w:fldChar w:fldCharType="end"/>
        </w:r>
      </w:hyperlink>
    </w:p>
    <w:p w14:paraId="70335E9E"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42" w:history="1">
        <w:r w:rsidRPr="000A073F">
          <w:rPr>
            <w:rStyle w:val="a5"/>
            <w:rFonts w:ascii="宋体" w:hAnsi="宋体"/>
            <w:noProof/>
            <w:sz w:val="24"/>
          </w:rPr>
          <w:t>1.2</w:t>
        </w:r>
        <w:r w:rsidRPr="003236B2">
          <w:rPr>
            <w:rStyle w:val="a5"/>
            <w:rFonts w:ascii="宋体" w:hAnsi="宋体"/>
            <w:noProof/>
            <w:sz w:val="24"/>
          </w:rPr>
          <w:tab/>
        </w:r>
        <w:r w:rsidRPr="000A073F">
          <w:rPr>
            <w:rStyle w:val="a5"/>
            <w:rFonts w:ascii="宋体" w:hAnsi="宋体" w:hint="eastAsia"/>
            <w:noProof/>
            <w:sz w:val="24"/>
          </w:rPr>
          <w:t>课题任务</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_Toc455479742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2</w:t>
        </w:r>
        <w:r w:rsidRPr="003236B2">
          <w:rPr>
            <w:rStyle w:val="a5"/>
            <w:rFonts w:ascii="宋体" w:hAnsi="宋体"/>
            <w:noProof/>
            <w:webHidden/>
            <w:sz w:val="24"/>
          </w:rPr>
          <w:fldChar w:fldCharType="end"/>
        </w:r>
      </w:hyperlink>
    </w:p>
    <w:p w14:paraId="7DC1BD92" w14:textId="77777777" w:rsidR="000A073F" w:rsidRPr="000A073F" w:rsidRDefault="000A073F" w:rsidP="00E64961">
      <w:pPr>
        <w:pStyle w:val="30"/>
        <w:tabs>
          <w:tab w:val="left" w:pos="1134"/>
          <w:tab w:val="right" w:leader="dot" w:pos="8296"/>
        </w:tabs>
        <w:ind w:firstLine="0"/>
        <w:rPr>
          <w:rFonts w:ascii="宋体" w:hAnsi="宋体" w:cstheme="minorBidi"/>
          <w:i w:val="0"/>
          <w:iCs w:val="0"/>
          <w:noProof/>
          <w:sz w:val="24"/>
        </w:rPr>
      </w:pPr>
      <w:hyperlink w:anchor="_Toc455479743" w:history="1">
        <w:r w:rsidRPr="000A073F">
          <w:rPr>
            <w:rStyle w:val="a5"/>
            <w:rFonts w:ascii="宋体" w:hAnsi="宋体"/>
            <w:i w:val="0"/>
            <w:noProof/>
            <w:sz w:val="24"/>
            <w:lang w:val="x-none" w:eastAsia="x-none"/>
          </w:rPr>
          <w:t>1.2.1</w:t>
        </w:r>
        <w:r w:rsidRPr="000A073F">
          <w:rPr>
            <w:rFonts w:ascii="宋体" w:hAnsi="宋体" w:cstheme="minorBidi"/>
            <w:i w:val="0"/>
            <w:iCs w:val="0"/>
            <w:noProof/>
            <w:sz w:val="24"/>
          </w:rPr>
          <w:tab/>
        </w:r>
        <w:r w:rsidRPr="000A073F">
          <w:rPr>
            <w:rStyle w:val="a5"/>
            <w:rFonts w:ascii="宋体" w:hAnsi="宋体" w:hint="eastAsia"/>
            <w:i w:val="0"/>
            <w:noProof/>
            <w:sz w:val="24"/>
            <w:lang w:val="x-none" w:eastAsia="x-none"/>
          </w:rPr>
          <w:t>课题内容</w:t>
        </w:r>
        <w:r w:rsidRPr="000A073F">
          <w:rPr>
            <w:rFonts w:ascii="宋体" w:hAnsi="宋体"/>
            <w:i w:val="0"/>
            <w:noProof/>
            <w:webHidden/>
            <w:sz w:val="24"/>
          </w:rPr>
          <w:tab/>
        </w:r>
        <w:r w:rsidRPr="000A073F">
          <w:rPr>
            <w:rFonts w:ascii="宋体" w:hAnsi="宋体"/>
            <w:i w:val="0"/>
            <w:noProof/>
            <w:webHidden/>
            <w:sz w:val="24"/>
          </w:rPr>
          <w:fldChar w:fldCharType="begin"/>
        </w:r>
        <w:r w:rsidRPr="000A073F">
          <w:rPr>
            <w:rFonts w:ascii="宋体" w:hAnsi="宋体"/>
            <w:i w:val="0"/>
            <w:noProof/>
            <w:webHidden/>
            <w:sz w:val="24"/>
          </w:rPr>
          <w:instrText xml:space="preserve"> PAGEREF _Toc455479743 \h </w:instrText>
        </w:r>
        <w:r w:rsidRPr="000A073F">
          <w:rPr>
            <w:rFonts w:ascii="宋体" w:hAnsi="宋体"/>
            <w:i w:val="0"/>
            <w:noProof/>
            <w:webHidden/>
            <w:sz w:val="24"/>
          </w:rPr>
        </w:r>
        <w:r w:rsidRPr="000A073F">
          <w:rPr>
            <w:rFonts w:ascii="宋体" w:hAnsi="宋体"/>
            <w:i w:val="0"/>
            <w:noProof/>
            <w:webHidden/>
            <w:sz w:val="24"/>
          </w:rPr>
          <w:fldChar w:fldCharType="separate"/>
        </w:r>
        <w:r w:rsidRPr="000A073F">
          <w:rPr>
            <w:rFonts w:ascii="宋体" w:hAnsi="宋体"/>
            <w:i w:val="0"/>
            <w:noProof/>
            <w:webHidden/>
            <w:sz w:val="24"/>
          </w:rPr>
          <w:t>2</w:t>
        </w:r>
        <w:r w:rsidRPr="000A073F">
          <w:rPr>
            <w:rFonts w:ascii="宋体" w:hAnsi="宋体"/>
            <w:i w:val="0"/>
            <w:noProof/>
            <w:webHidden/>
            <w:sz w:val="24"/>
          </w:rPr>
          <w:fldChar w:fldCharType="end"/>
        </w:r>
      </w:hyperlink>
    </w:p>
    <w:p w14:paraId="0C9272B8"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44" w:history="1">
        <w:r w:rsidRPr="000A073F">
          <w:rPr>
            <w:rStyle w:val="a5"/>
            <w:rFonts w:ascii="宋体" w:hAnsi="宋体"/>
            <w:i w:val="0"/>
            <w:noProof/>
            <w:sz w:val="24"/>
            <w:lang w:val="x-none" w:eastAsia="x-none"/>
          </w:rPr>
          <w:t>1.2.2</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本人承担任务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_Toc455479744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3</w:t>
        </w:r>
        <w:r w:rsidRPr="00E64961">
          <w:rPr>
            <w:rStyle w:val="a5"/>
            <w:rFonts w:ascii="宋体" w:hAnsi="宋体"/>
            <w:i w:val="0"/>
            <w:noProof/>
            <w:webHidden/>
            <w:sz w:val="24"/>
            <w:lang w:val="x-none" w:eastAsia="x-none"/>
          </w:rPr>
          <w:fldChar w:fldCharType="end"/>
        </w:r>
      </w:hyperlink>
    </w:p>
    <w:p w14:paraId="6947A6E0"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45" w:history="1">
        <w:r w:rsidRPr="000A073F">
          <w:rPr>
            <w:rStyle w:val="a5"/>
            <w:rFonts w:ascii="宋体" w:hAnsi="宋体"/>
            <w:noProof/>
            <w:sz w:val="24"/>
          </w:rPr>
          <w:t>1.3</w:t>
        </w:r>
        <w:r w:rsidRPr="003236B2">
          <w:rPr>
            <w:rStyle w:val="a5"/>
            <w:rFonts w:ascii="宋体" w:hAnsi="宋体"/>
            <w:noProof/>
            <w:sz w:val="24"/>
          </w:rPr>
          <w:tab/>
        </w:r>
        <w:r w:rsidRPr="000A073F">
          <w:rPr>
            <w:rStyle w:val="a5"/>
            <w:rFonts w:ascii="宋体" w:hAnsi="宋体" w:hint="eastAsia"/>
            <w:noProof/>
            <w:sz w:val="24"/>
          </w:rPr>
          <w:t>论文结构</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_Toc455479745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3</w:t>
        </w:r>
        <w:r w:rsidRPr="003236B2">
          <w:rPr>
            <w:rStyle w:val="a5"/>
            <w:rFonts w:ascii="宋体" w:hAnsi="宋体"/>
            <w:noProof/>
            <w:webHidden/>
            <w:sz w:val="24"/>
          </w:rPr>
          <w:fldChar w:fldCharType="end"/>
        </w:r>
      </w:hyperlink>
    </w:p>
    <w:p w14:paraId="7CD9DBC1" w14:textId="77777777" w:rsidR="000A073F" w:rsidRPr="000A073F" w:rsidRDefault="000A073F" w:rsidP="000A073F">
      <w:pPr>
        <w:pStyle w:val="10"/>
        <w:tabs>
          <w:tab w:val="right" w:leader="dot" w:pos="8296"/>
        </w:tabs>
        <w:ind w:firstLine="0"/>
        <w:rPr>
          <w:rStyle w:val="a5"/>
          <w:rFonts w:ascii="宋体" w:hAnsi="宋体"/>
          <w:noProof/>
          <w:sz w:val="24"/>
        </w:rPr>
      </w:pPr>
      <w:hyperlink w:anchor="_Toc455479746" w:history="1">
        <w:r w:rsidRPr="000A073F">
          <w:rPr>
            <w:rStyle w:val="a5"/>
            <w:rFonts w:ascii="宋体" w:hAnsi="宋体" w:hint="eastAsia"/>
            <w:noProof/>
            <w:sz w:val="24"/>
          </w:rPr>
          <w:t>第二章</w:t>
        </w:r>
        <w:r w:rsidRPr="000A073F">
          <w:rPr>
            <w:rStyle w:val="a5"/>
            <w:rFonts w:ascii="宋体" w:hAnsi="宋体"/>
            <w:noProof/>
            <w:sz w:val="24"/>
          </w:rPr>
          <w:t xml:space="preserve"> </w:t>
        </w:r>
        <w:r w:rsidRPr="000A073F">
          <w:rPr>
            <w:rStyle w:val="a5"/>
            <w:rFonts w:ascii="宋体" w:hAnsi="宋体" w:hint="eastAsia"/>
            <w:noProof/>
            <w:sz w:val="24"/>
          </w:rPr>
          <w:t>关键技术介绍</w:t>
        </w:r>
        <w:r w:rsidRPr="000A073F">
          <w:rPr>
            <w:rStyle w:val="a5"/>
            <w:rFonts w:ascii="宋体" w:hAnsi="宋体"/>
            <w:noProof/>
            <w:webHidden/>
            <w:sz w:val="24"/>
          </w:rPr>
          <w:tab/>
        </w:r>
        <w:r w:rsidRPr="000A073F">
          <w:rPr>
            <w:rStyle w:val="a5"/>
            <w:rFonts w:ascii="宋体" w:hAnsi="宋体"/>
            <w:noProof/>
            <w:webHidden/>
            <w:sz w:val="24"/>
          </w:rPr>
          <w:fldChar w:fldCharType="begin"/>
        </w:r>
        <w:r w:rsidRPr="000A073F">
          <w:rPr>
            <w:rStyle w:val="a5"/>
            <w:rFonts w:ascii="宋体" w:hAnsi="宋体"/>
            <w:noProof/>
            <w:webHidden/>
            <w:sz w:val="24"/>
          </w:rPr>
          <w:instrText xml:space="preserve"> PAGEREF _Toc455479746 \h </w:instrText>
        </w:r>
        <w:r w:rsidRPr="000A073F">
          <w:rPr>
            <w:rStyle w:val="a5"/>
            <w:rFonts w:ascii="宋体" w:hAnsi="宋体"/>
            <w:noProof/>
            <w:webHidden/>
            <w:sz w:val="24"/>
          </w:rPr>
        </w:r>
        <w:r w:rsidRPr="000A073F">
          <w:rPr>
            <w:rStyle w:val="a5"/>
            <w:rFonts w:ascii="宋体" w:hAnsi="宋体"/>
            <w:noProof/>
            <w:webHidden/>
            <w:sz w:val="24"/>
          </w:rPr>
          <w:fldChar w:fldCharType="separate"/>
        </w:r>
        <w:r w:rsidRPr="000A073F">
          <w:rPr>
            <w:rStyle w:val="a5"/>
            <w:rFonts w:ascii="宋体" w:hAnsi="宋体"/>
            <w:noProof/>
            <w:webHidden/>
            <w:sz w:val="24"/>
          </w:rPr>
          <w:t>4</w:t>
        </w:r>
        <w:r w:rsidRPr="000A073F">
          <w:rPr>
            <w:rStyle w:val="a5"/>
            <w:rFonts w:ascii="宋体" w:hAnsi="宋体"/>
            <w:noProof/>
            <w:webHidden/>
            <w:sz w:val="24"/>
          </w:rPr>
          <w:fldChar w:fldCharType="end"/>
        </w:r>
      </w:hyperlink>
    </w:p>
    <w:p w14:paraId="4CD06908"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47" w:history="1">
        <w:r w:rsidRPr="000A073F">
          <w:rPr>
            <w:rStyle w:val="a5"/>
            <w:rFonts w:ascii="宋体" w:hAnsi="宋体"/>
            <w:noProof/>
            <w:sz w:val="24"/>
          </w:rPr>
          <w:t>2.1</w:t>
        </w:r>
        <w:r w:rsidRPr="003236B2">
          <w:rPr>
            <w:rStyle w:val="a5"/>
            <w:rFonts w:ascii="宋体" w:hAnsi="宋体"/>
            <w:noProof/>
            <w:sz w:val="24"/>
          </w:rPr>
          <w:tab/>
        </w:r>
        <w:r w:rsidRPr="000A073F">
          <w:rPr>
            <w:rStyle w:val="a5"/>
            <w:rFonts w:ascii="宋体" w:hAnsi="宋体" w:hint="eastAsia"/>
            <w:noProof/>
            <w:sz w:val="24"/>
          </w:rPr>
          <w:t>分布式系统</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_Toc455479747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4</w:t>
        </w:r>
        <w:r w:rsidRPr="003236B2">
          <w:rPr>
            <w:rStyle w:val="a5"/>
            <w:rFonts w:ascii="宋体" w:hAnsi="宋体"/>
            <w:noProof/>
            <w:webHidden/>
            <w:sz w:val="24"/>
          </w:rPr>
          <w:fldChar w:fldCharType="end"/>
        </w:r>
      </w:hyperlink>
    </w:p>
    <w:p w14:paraId="725A43BA"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48" w:history="1">
        <w:r w:rsidRPr="000A073F">
          <w:rPr>
            <w:rStyle w:val="a5"/>
            <w:rFonts w:ascii="宋体" w:hAnsi="宋体"/>
            <w:i w:val="0"/>
            <w:noProof/>
            <w:sz w:val="24"/>
            <w:lang w:val="x-none" w:eastAsia="x-none"/>
          </w:rPr>
          <w:t>2.1.1</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分布式系统的定义</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_Toc455479748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4</w:t>
        </w:r>
        <w:r w:rsidRPr="00E64961">
          <w:rPr>
            <w:rStyle w:val="a5"/>
            <w:rFonts w:ascii="宋体" w:hAnsi="宋体"/>
            <w:i w:val="0"/>
            <w:noProof/>
            <w:webHidden/>
            <w:sz w:val="24"/>
            <w:lang w:val="x-none" w:eastAsia="x-none"/>
          </w:rPr>
          <w:fldChar w:fldCharType="end"/>
        </w:r>
      </w:hyperlink>
    </w:p>
    <w:p w14:paraId="0BE51F06"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49" w:history="1">
        <w:r w:rsidRPr="000A073F">
          <w:rPr>
            <w:rStyle w:val="a5"/>
            <w:rFonts w:ascii="宋体" w:hAnsi="宋体"/>
            <w:i w:val="0"/>
            <w:noProof/>
            <w:sz w:val="24"/>
            <w:lang w:val="x-none" w:eastAsia="x-none"/>
          </w:rPr>
          <w:t>2.1.2</w:t>
        </w:r>
        <w:r w:rsidRPr="00E64961">
          <w:rPr>
            <w:rStyle w:val="a5"/>
            <w:rFonts w:ascii="宋体" w:hAnsi="宋体"/>
            <w:i w:val="0"/>
            <w:noProof/>
            <w:sz w:val="24"/>
            <w:lang w:val="x-none" w:eastAsia="x-none"/>
          </w:rPr>
          <w:tab/>
        </w:r>
        <w:r w:rsidRPr="000A073F">
          <w:rPr>
            <w:rStyle w:val="a5"/>
            <w:rFonts w:ascii="宋体" w:hAnsi="宋体"/>
            <w:i w:val="0"/>
            <w:noProof/>
            <w:sz w:val="24"/>
            <w:lang w:val="x-none" w:eastAsia="x-none"/>
          </w:rPr>
          <w:t>CAP</w:t>
        </w:r>
        <w:r w:rsidRPr="000A073F">
          <w:rPr>
            <w:rStyle w:val="a5"/>
            <w:rFonts w:ascii="宋体" w:hAnsi="宋体" w:hint="eastAsia"/>
            <w:i w:val="0"/>
            <w:noProof/>
            <w:sz w:val="24"/>
            <w:lang w:val="x-none" w:eastAsia="x-none"/>
          </w:rPr>
          <w:t>定律</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_Toc455479749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5</w:t>
        </w:r>
        <w:r w:rsidRPr="00E64961">
          <w:rPr>
            <w:rStyle w:val="a5"/>
            <w:rFonts w:ascii="宋体" w:hAnsi="宋体"/>
            <w:i w:val="0"/>
            <w:noProof/>
            <w:webHidden/>
            <w:sz w:val="24"/>
            <w:lang w:val="x-none" w:eastAsia="x-none"/>
          </w:rPr>
          <w:fldChar w:fldCharType="end"/>
        </w:r>
      </w:hyperlink>
    </w:p>
    <w:p w14:paraId="6FE3E498"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50" w:history="1">
        <w:r w:rsidRPr="000A073F">
          <w:rPr>
            <w:rStyle w:val="a5"/>
            <w:rFonts w:ascii="宋体" w:hAnsi="宋体"/>
            <w:i w:val="0"/>
            <w:noProof/>
            <w:sz w:val="24"/>
            <w:lang w:val="x-none" w:eastAsia="x-none"/>
          </w:rPr>
          <w:t>2.1.3</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现代分布式系统的特点</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_Toc455479750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5</w:t>
        </w:r>
        <w:r w:rsidRPr="00E64961">
          <w:rPr>
            <w:rStyle w:val="a5"/>
            <w:rFonts w:ascii="宋体" w:hAnsi="宋体"/>
            <w:i w:val="0"/>
            <w:noProof/>
            <w:webHidden/>
            <w:sz w:val="24"/>
            <w:lang w:val="x-none" w:eastAsia="x-none"/>
          </w:rPr>
          <w:fldChar w:fldCharType="end"/>
        </w:r>
      </w:hyperlink>
    </w:p>
    <w:p w14:paraId="14C59CFF"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51" w:history="1">
        <w:r w:rsidRPr="000A073F">
          <w:rPr>
            <w:rStyle w:val="a5"/>
            <w:rFonts w:ascii="宋体" w:hAnsi="宋体"/>
            <w:noProof/>
            <w:sz w:val="24"/>
          </w:rPr>
          <w:t>2.2</w:t>
        </w:r>
        <w:r w:rsidRPr="003236B2">
          <w:rPr>
            <w:rStyle w:val="a5"/>
            <w:rFonts w:ascii="宋体" w:hAnsi="宋体"/>
            <w:noProof/>
            <w:sz w:val="24"/>
          </w:rPr>
          <w:tab/>
        </w:r>
        <w:r w:rsidRPr="000A073F">
          <w:rPr>
            <w:rStyle w:val="a5"/>
            <w:rFonts w:ascii="宋体" w:hAnsi="宋体" w:hint="eastAsia"/>
            <w:noProof/>
            <w:sz w:val="24"/>
          </w:rPr>
          <w:t>开源技术</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_Toc455479751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6</w:t>
        </w:r>
        <w:r w:rsidRPr="003236B2">
          <w:rPr>
            <w:rStyle w:val="a5"/>
            <w:rFonts w:ascii="宋体" w:hAnsi="宋体"/>
            <w:noProof/>
            <w:webHidden/>
            <w:sz w:val="24"/>
          </w:rPr>
          <w:fldChar w:fldCharType="end"/>
        </w:r>
      </w:hyperlink>
    </w:p>
    <w:p w14:paraId="7C24AD30"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52" w:history="1">
        <w:r w:rsidRPr="000A073F">
          <w:rPr>
            <w:rStyle w:val="a5"/>
            <w:rFonts w:ascii="宋体" w:hAnsi="宋体"/>
            <w:i w:val="0"/>
            <w:noProof/>
            <w:sz w:val="24"/>
            <w:lang w:val="x-none" w:eastAsia="x-none"/>
          </w:rPr>
          <w:t>2.2.1</w:t>
        </w:r>
        <w:r w:rsidRPr="00E64961">
          <w:rPr>
            <w:rStyle w:val="a5"/>
            <w:rFonts w:ascii="宋体" w:hAnsi="宋体"/>
            <w:i w:val="0"/>
            <w:noProof/>
            <w:sz w:val="24"/>
            <w:lang w:val="x-none" w:eastAsia="x-none"/>
          </w:rPr>
          <w:tab/>
        </w:r>
        <w:r w:rsidRPr="000A073F">
          <w:rPr>
            <w:rStyle w:val="a5"/>
            <w:rFonts w:ascii="宋体" w:hAnsi="宋体"/>
            <w:i w:val="0"/>
            <w:noProof/>
            <w:sz w:val="24"/>
            <w:lang w:val="x-none" w:eastAsia="x-none"/>
          </w:rPr>
          <w:t>Thrift — RPC Framework</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_Toc455479752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7</w:t>
        </w:r>
        <w:r w:rsidRPr="00E64961">
          <w:rPr>
            <w:rStyle w:val="a5"/>
            <w:rFonts w:ascii="宋体" w:hAnsi="宋体"/>
            <w:i w:val="0"/>
            <w:noProof/>
            <w:webHidden/>
            <w:sz w:val="24"/>
            <w:lang w:val="x-none" w:eastAsia="x-none"/>
          </w:rPr>
          <w:fldChar w:fldCharType="end"/>
        </w:r>
      </w:hyperlink>
    </w:p>
    <w:p w14:paraId="26150060"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53" w:history="1">
        <w:r w:rsidRPr="000A073F">
          <w:rPr>
            <w:rStyle w:val="a5"/>
            <w:rFonts w:ascii="宋体" w:hAnsi="宋体"/>
            <w:i w:val="0"/>
            <w:noProof/>
            <w:sz w:val="24"/>
            <w:lang w:val="x-none" w:eastAsia="x-none"/>
          </w:rPr>
          <w:t>2.2.2</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分布式服务框架</w:t>
        </w:r>
        <w:r w:rsidRPr="000A073F">
          <w:rPr>
            <w:rStyle w:val="a5"/>
            <w:rFonts w:ascii="宋体" w:hAnsi="宋体"/>
            <w:i w:val="0"/>
            <w:noProof/>
            <w:sz w:val="24"/>
            <w:lang w:val="x-none" w:eastAsia="x-none"/>
          </w:rPr>
          <w:t xml:space="preserve"> Zookeeper</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_Toc455479753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7</w:t>
        </w:r>
        <w:r w:rsidRPr="00E64961">
          <w:rPr>
            <w:rStyle w:val="a5"/>
            <w:rFonts w:ascii="宋体" w:hAnsi="宋体"/>
            <w:i w:val="0"/>
            <w:noProof/>
            <w:webHidden/>
            <w:sz w:val="24"/>
            <w:lang w:val="x-none" w:eastAsia="x-none"/>
          </w:rPr>
          <w:fldChar w:fldCharType="end"/>
        </w:r>
      </w:hyperlink>
    </w:p>
    <w:p w14:paraId="0EBC38F9"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54" w:history="1">
        <w:r w:rsidRPr="000A073F">
          <w:rPr>
            <w:rStyle w:val="a5"/>
            <w:rFonts w:ascii="宋体" w:hAnsi="宋体"/>
            <w:i w:val="0"/>
            <w:noProof/>
            <w:sz w:val="24"/>
            <w:lang w:val="x-none" w:eastAsia="x-none"/>
          </w:rPr>
          <w:t>2.2.3</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服务器缓存服务</w:t>
        </w:r>
        <w:r w:rsidRPr="000A073F">
          <w:rPr>
            <w:rStyle w:val="a5"/>
            <w:rFonts w:ascii="宋体" w:hAnsi="宋体"/>
            <w:i w:val="0"/>
            <w:noProof/>
            <w:sz w:val="24"/>
            <w:lang w:val="x-none" w:eastAsia="x-none"/>
          </w:rPr>
          <w:t xml:space="preserve">  Redis</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_Toc455479754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8</w:t>
        </w:r>
        <w:r w:rsidRPr="00E64961">
          <w:rPr>
            <w:rStyle w:val="a5"/>
            <w:rFonts w:ascii="宋体" w:hAnsi="宋体"/>
            <w:i w:val="0"/>
            <w:noProof/>
            <w:webHidden/>
            <w:sz w:val="24"/>
            <w:lang w:val="x-none" w:eastAsia="x-none"/>
          </w:rPr>
          <w:fldChar w:fldCharType="end"/>
        </w:r>
      </w:hyperlink>
    </w:p>
    <w:p w14:paraId="65E2509E"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55" w:history="1">
        <w:r w:rsidRPr="000A073F">
          <w:rPr>
            <w:rStyle w:val="a5"/>
            <w:rFonts w:ascii="宋体" w:hAnsi="宋体"/>
            <w:i w:val="0"/>
            <w:noProof/>
            <w:sz w:val="24"/>
            <w:lang w:val="x-none" w:eastAsia="x-none"/>
          </w:rPr>
          <w:t>2.2.4</w:t>
        </w:r>
        <w:r w:rsidRPr="00E64961">
          <w:rPr>
            <w:rStyle w:val="a5"/>
            <w:rFonts w:ascii="宋体" w:hAnsi="宋体"/>
            <w:i w:val="0"/>
            <w:noProof/>
            <w:sz w:val="24"/>
            <w:lang w:val="x-none" w:eastAsia="x-none"/>
          </w:rPr>
          <w:tab/>
        </w:r>
        <w:r w:rsidRPr="000A073F">
          <w:rPr>
            <w:rStyle w:val="a5"/>
            <w:rFonts w:ascii="宋体" w:hAnsi="宋体"/>
            <w:i w:val="0"/>
            <w:noProof/>
            <w:sz w:val="24"/>
            <w:lang w:val="x-none" w:eastAsia="x-none"/>
          </w:rPr>
          <w:t>NoSQL</w:t>
        </w:r>
        <w:r w:rsidRPr="000A073F">
          <w:rPr>
            <w:rStyle w:val="a5"/>
            <w:rFonts w:ascii="宋体" w:hAnsi="宋体" w:hint="eastAsia"/>
            <w:i w:val="0"/>
            <w:noProof/>
            <w:sz w:val="24"/>
            <w:lang w:val="x-none" w:eastAsia="x-none"/>
          </w:rPr>
          <w:t>数据库</w:t>
        </w:r>
        <w:r w:rsidRPr="000A073F">
          <w:rPr>
            <w:rStyle w:val="a5"/>
            <w:rFonts w:ascii="宋体" w:hAnsi="宋体"/>
            <w:i w:val="0"/>
            <w:noProof/>
            <w:sz w:val="24"/>
            <w:lang w:val="x-none" w:eastAsia="x-none"/>
          </w:rPr>
          <w:t xml:space="preserve"> MongoDB</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_Toc455479755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8</w:t>
        </w:r>
        <w:r w:rsidRPr="00E64961">
          <w:rPr>
            <w:rStyle w:val="a5"/>
            <w:rFonts w:ascii="宋体" w:hAnsi="宋体"/>
            <w:i w:val="0"/>
            <w:noProof/>
            <w:webHidden/>
            <w:sz w:val="24"/>
            <w:lang w:val="x-none" w:eastAsia="x-none"/>
          </w:rPr>
          <w:fldChar w:fldCharType="end"/>
        </w:r>
      </w:hyperlink>
    </w:p>
    <w:p w14:paraId="363BA506"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56" w:history="1">
        <w:r w:rsidRPr="000A073F">
          <w:rPr>
            <w:rStyle w:val="a5"/>
            <w:rFonts w:ascii="宋体" w:hAnsi="宋体"/>
            <w:i w:val="0"/>
            <w:noProof/>
            <w:sz w:val="24"/>
            <w:lang w:val="x-none" w:eastAsia="x-none"/>
          </w:rPr>
          <w:t>2.2.5</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高性能</w:t>
        </w:r>
        <w:r w:rsidRPr="000A073F">
          <w:rPr>
            <w:rStyle w:val="a5"/>
            <w:rFonts w:ascii="宋体" w:hAnsi="宋体"/>
            <w:i w:val="0"/>
            <w:noProof/>
            <w:sz w:val="24"/>
            <w:lang w:val="x-none" w:eastAsia="x-none"/>
          </w:rPr>
          <w:t>HTTP</w:t>
        </w:r>
        <w:r w:rsidRPr="000A073F">
          <w:rPr>
            <w:rStyle w:val="a5"/>
            <w:rFonts w:ascii="宋体" w:hAnsi="宋体" w:hint="eastAsia"/>
            <w:i w:val="0"/>
            <w:noProof/>
            <w:sz w:val="24"/>
            <w:lang w:val="x-none" w:eastAsia="x-none"/>
          </w:rPr>
          <w:t>服务器</w:t>
        </w:r>
        <w:r w:rsidRPr="000A073F">
          <w:rPr>
            <w:rStyle w:val="a5"/>
            <w:rFonts w:ascii="宋体" w:hAnsi="宋体"/>
            <w:i w:val="0"/>
            <w:noProof/>
            <w:sz w:val="24"/>
            <w:lang w:val="x-none" w:eastAsia="x-none"/>
          </w:rPr>
          <w:t>Nginx</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_Toc455479756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9</w:t>
        </w:r>
        <w:r w:rsidRPr="00E64961">
          <w:rPr>
            <w:rStyle w:val="a5"/>
            <w:rFonts w:ascii="宋体" w:hAnsi="宋体"/>
            <w:i w:val="0"/>
            <w:noProof/>
            <w:webHidden/>
            <w:sz w:val="24"/>
            <w:lang w:val="x-none" w:eastAsia="x-none"/>
          </w:rPr>
          <w:fldChar w:fldCharType="end"/>
        </w:r>
      </w:hyperlink>
    </w:p>
    <w:p w14:paraId="2936B90A" w14:textId="77777777" w:rsidR="000A073F" w:rsidRPr="003236B2" w:rsidRDefault="000A073F" w:rsidP="003236B2">
      <w:pPr>
        <w:pStyle w:val="21"/>
        <w:tabs>
          <w:tab w:val="left" w:pos="851"/>
          <w:tab w:val="right" w:leader="dot" w:pos="8296"/>
        </w:tabs>
        <w:ind w:firstLine="0"/>
        <w:rPr>
          <w:rStyle w:val="a5"/>
        </w:rPr>
      </w:pPr>
      <w:hyperlink w:anchor="_Toc455479757" w:history="1">
        <w:r w:rsidRPr="000A073F">
          <w:rPr>
            <w:rStyle w:val="a5"/>
            <w:rFonts w:ascii="宋体" w:hAnsi="宋体"/>
            <w:noProof/>
            <w:sz w:val="24"/>
          </w:rPr>
          <w:t>2.3</w:t>
        </w:r>
        <w:r w:rsidRPr="003236B2">
          <w:rPr>
            <w:rStyle w:val="a5"/>
          </w:rPr>
          <w:tab/>
        </w:r>
        <w:r w:rsidRPr="000A073F">
          <w:rPr>
            <w:rStyle w:val="a5"/>
            <w:rFonts w:ascii="宋体" w:hAnsi="宋体" w:hint="eastAsia"/>
            <w:noProof/>
            <w:sz w:val="24"/>
          </w:rPr>
          <w:t>本章小结</w:t>
        </w:r>
        <w:r w:rsidRPr="003236B2">
          <w:rPr>
            <w:rStyle w:val="a5"/>
            <w:webHidden/>
          </w:rPr>
          <w:tab/>
        </w:r>
        <w:r w:rsidRPr="003236B2">
          <w:rPr>
            <w:rStyle w:val="a5"/>
            <w:webHidden/>
          </w:rPr>
          <w:fldChar w:fldCharType="begin"/>
        </w:r>
        <w:r w:rsidRPr="003236B2">
          <w:rPr>
            <w:rStyle w:val="a5"/>
            <w:webHidden/>
          </w:rPr>
          <w:instrText xml:space="preserve"> PAGEREF _Toc455479757 \h </w:instrText>
        </w:r>
        <w:r w:rsidRPr="003236B2">
          <w:rPr>
            <w:rStyle w:val="a5"/>
            <w:webHidden/>
          </w:rPr>
        </w:r>
        <w:r w:rsidRPr="003236B2">
          <w:rPr>
            <w:rStyle w:val="a5"/>
            <w:webHidden/>
          </w:rPr>
          <w:fldChar w:fldCharType="separate"/>
        </w:r>
        <w:r w:rsidRPr="003236B2">
          <w:rPr>
            <w:rStyle w:val="a5"/>
            <w:webHidden/>
          </w:rPr>
          <w:t>9</w:t>
        </w:r>
        <w:r w:rsidRPr="003236B2">
          <w:rPr>
            <w:rStyle w:val="a5"/>
            <w:webHidden/>
          </w:rPr>
          <w:fldChar w:fldCharType="end"/>
        </w:r>
      </w:hyperlink>
    </w:p>
    <w:p w14:paraId="336570A7" w14:textId="77777777" w:rsidR="000A073F" w:rsidRPr="000A073F" w:rsidRDefault="000A073F" w:rsidP="000A073F">
      <w:pPr>
        <w:pStyle w:val="10"/>
        <w:tabs>
          <w:tab w:val="right" w:leader="dot" w:pos="8296"/>
        </w:tabs>
        <w:ind w:firstLine="0"/>
        <w:rPr>
          <w:rStyle w:val="a5"/>
        </w:rPr>
      </w:pPr>
      <w:hyperlink w:anchor="_Toc455479758" w:history="1">
        <w:r w:rsidRPr="000A073F">
          <w:rPr>
            <w:rStyle w:val="a5"/>
            <w:rFonts w:ascii="宋体" w:hAnsi="宋体" w:hint="eastAsia"/>
            <w:noProof/>
            <w:sz w:val="24"/>
          </w:rPr>
          <w:t>第三章</w:t>
        </w:r>
        <w:r w:rsidRPr="000A073F">
          <w:rPr>
            <w:rStyle w:val="a5"/>
            <w:rFonts w:ascii="宋体" w:hAnsi="宋体"/>
            <w:noProof/>
            <w:sz w:val="24"/>
          </w:rPr>
          <w:t xml:space="preserve"> </w:t>
        </w:r>
        <w:r w:rsidRPr="000A073F">
          <w:rPr>
            <w:rStyle w:val="a5"/>
            <w:rFonts w:ascii="宋体" w:hAnsi="宋体" w:hint="eastAsia"/>
            <w:noProof/>
            <w:sz w:val="24"/>
          </w:rPr>
          <w:t>工作圈的需求分析</w:t>
        </w:r>
        <w:r w:rsidRPr="000A073F">
          <w:rPr>
            <w:rStyle w:val="a5"/>
            <w:webHidden/>
          </w:rPr>
          <w:tab/>
        </w:r>
        <w:r w:rsidRPr="000A073F">
          <w:rPr>
            <w:rStyle w:val="a5"/>
            <w:webHidden/>
          </w:rPr>
          <w:fldChar w:fldCharType="begin"/>
        </w:r>
        <w:r w:rsidRPr="000A073F">
          <w:rPr>
            <w:rStyle w:val="a5"/>
            <w:webHidden/>
          </w:rPr>
          <w:instrText xml:space="preserve"> PAGEREF _Toc455479758 \h </w:instrText>
        </w:r>
        <w:r w:rsidRPr="000A073F">
          <w:rPr>
            <w:rStyle w:val="a5"/>
            <w:webHidden/>
          </w:rPr>
        </w:r>
        <w:r w:rsidRPr="000A073F">
          <w:rPr>
            <w:rStyle w:val="a5"/>
            <w:webHidden/>
          </w:rPr>
          <w:fldChar w:fldCharType="separate"/>
        </w:r>
        <w:r w:rsidRPr="000A073F">
          <w:rPr>
            <w:rStyle w:val="a5"/>
            <w:webHidden/>
          </w:rPr>
          <w:t>10</w:t>
        </w:r>
        <w:r w:rsidRPr="000A073F">
          <w:rPr>
            <w:rStyle w:val="a5"/>
            <w:webHidden/>
          </w:rPr>
          <w:fldChar w:fldCharType="end"/>
        </w:r>
      </w:hyperlink>
    </w:p>
    <w:p w14:paraId="559F7D19"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59" w:history="1">
        <w:r w:rsidRPr="000A073F">
          <w:rPr>
            <w:rStyle w:val="a5"/>
            <w:rFonts w:ascii="宋体" w:hAnsi="宋体"/>
            <w:noProof/>
            <w:sz w:val="24"/>
          </w:rPr>
          <w:t>3.1</w:t>
        </w:r>
        <w:r w:rsidRPr="003236B2">
          <w:rPr>
            <w:rStyle w:val="a5"/>
            <w:rFonts w:ascii="宋体" w:hAnsi="宋体"/>
            <w:noProof/>
            <w:sz w:val="24"/>
          </w:rPr>
          <w:tab/>
        </w:r>
        <w:r w:rsidRPr="000A073F">
          <w:rPr>
            <w:rStyle w:val="a5"/>
            <w:rFonts w:ascii="宋体" w:hAnsi="宋体" w:hint="eastAsia"/>
            <w:noProof/>
            <w:sz w:val="24"/>
          </w:rPr>
          <w:t>系统用户角色分析</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_Toc455479759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11</w:t>
        </w:r>
        <w:r w:rsidRPr="003236B2">
          <w:rPr>
            <w:rStyle w:val="a5"/>
            <w:rFonts w:ascii="宋体" w:hAnsi="宋体"/>
            <w:noProof/>
            <w:webHidden/>
            <w:sz w:val="24"/>
          </w:rPr>
          <w:fldChar w:fldCharType="end"/>
        </w:r>
      </w:hyperlink>
    </w:p>
    <w:p w14:paraId="628F1E64"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60" w:history="1">
        <w:r w:rsidRPr="000A073F">
          <w:rPr>
            <w:rStyle w:val="a5"/>
            <w:rFonts w:ascii="宋体" w:hAnsi="宋体"/>
            <w:noProof/>
            <w:sz w:val="24"/>
          </w:rPr>
          <w:t>3.2</w:t>
        </w:r>
        <w:r w:rsidRPr="003236B2">
          <w:rPr>
            <w:rStyle w:val="a5"/>
            <w:rFonts w:ascii="宋体" w:hAnsi="宋体"/>
            <w:noProof/>
            <w:sz w:val="24"/>
          </w:rPr>
          <w:tab/>
        </w:r>
        <w:r w:rsidRPr="000A073F">
          <w:rPr>
            <w:rStyle w:val="a5"/>
            <w:rFonts w:ascii="宋体" w:hAnsi="宋体" w:hint="eastAsia"/>
            <w:noProof/>
            <w:sz w:val="24"/>
          </w:rPr>
          <w:t>系统功能需求分析</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_Toc455479760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12</w:t>
        </w:r>
        <w:r w:rsidRPr="003236B2">
          <w:rPr>
            <w:rStyle w:val="a5"/>
            <w:rFonts w:ascii="宋体" w:hAnsi="宋体"/>
            <w:noProof/>
            <w:webHidden/>
            <w:sz w:val="24"/>
          </w:rPr>
          <w:fldChar w:fldCharType="end"/>
        </w:r>
      </w:hyperlink>
    </w:p>
    <w:p w14:paraId="278DDB44"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61" w:history="1">
        <w:r w:rsidRPr="000A073F">
          <w:rPr>
            <w:rStyle w:val="a5"/>
            <w:rFonts w:ascii="宋体" w:hAnsi="宋体"/>
            <w:i w:val="0"/>
            <w:noProof/>
            <w:sz w:val="24"/>
            <w:lang w:val="x-none" w:eastAsia="x-none"/>
          </w:rPr>
          <w:t>3.2.1</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用户账户管理与企业管理</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_Toc455479761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12</w:t>
        </w:r>
        <w:r w:rsidRPr="00E64961">
          <w:rPr>
            <w:rStyle w:val="a5"/>
            <w:rFonts w:ascii="宋体" w:hAnsi="宋体"/>
            <w:i w:val="0"/>
            <w:noProof/>
            <w:webHidden/>
            <w:sz w:val="24"/>
            <w:lang w:val="x-none" w:eastAsia="x-none"/>
          </w:rPr>
          <w:fldChar w:fldCharType="end"/>
        </w:r>
      </w:hyperlink>
    </w:p>
    <w:p w14:paraId="082179A0"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62" w:history="1">
        <w:r w:rsidRPr="000A073F">
          <w:rPr>
            <w:rStyle w:val="a5"/>
            <w:rFonts w:ascii="宋体" w:hAnsi="宋体"/>
            <w:i w:val="0"/>
            <w:noProof/>
            <w:sz w:val="24"/>
            <w:lang w:val="x-none" w:eastAsia="x-none"/>
          </w:rPr>
          <w:t>3.2.2</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圈子与帖子</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_Toc455479762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13</w:t>
        </w:r>
        <w:r w:rsidRPr="00E64961">
          <w:rPr>
            <w:rStyle w:val="a5"/>
            <w:rFonts w:ascii="宋体" w:hAnsi="宋体"/>
            <w:i w:val="0"/>
            <w:noProof/>
            <w:webHidden/>
            <w:sz w:val="24"/>
            <w:lang w:val="x-none" w:eastAsia="x-none"/>
          </w:rPr>
          <w:fldChar w:fldCharType="end"/>
        </w:r>
      </w:hyperlink>
    </w:p>
    <w:p w14:paraId="0743B244"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63" w:history="1">
        <w:r w:rsidRPr="000A073F">
          <w:rPr>
            <w:rStyle w:val="a5"/>
            <w:rFonts w:ascii="宋体" w:hAnsi="宋体"/>
            <w:i w:val="0"/>
            <w:noProof/>
            <w:sz w:val="24"/>
            <w:lang w:val="x-none" w:eastAsia="x-none"/>
          </w:rPr>
          <w:t>3.2.3</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评论</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_Toc455479763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14</w:t>
        </w:r>
        <w:r w:rsidRPr="00E64961">
          <w:rPr>
            <w:rStyle w:val="a5"/>
            <w:rFonts w:ascii="宋体" w:hAnsi="宋体"/>
            <w:i w:val="0"/>
            <w:noProof/>
            <w:webHidden/>
            <w:sz w:val="24"/>
            <w:lang w:val="x-none" w:eastAsia="x-none"/>
          </w:rPr>
          <w:fldChar w:fldCharType="end"/>
        </w:r>
      </w:hyperlink>
    </w:p>
    <w:p w14:paraId="4B1A8496"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64" w:history="1">
        <w:r w:rsidRPr="000A073F">
          <w:rPr>
            <w:rStyle w:val="a5"/>
            <w:rFonts w:ascii="宋体" w:hAnsi="宋体"/>
            <w:i w:val="0"/>
            <w:noProof/>
            <w:sz w:val="24"/>
            <w:lang w:val="x-none" w:eastAsia="x-none"/>
          </w:rPr>
          <w:t>3.2.4</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赞</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_Toc455479764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14</w:t>
        </w:r>
        <w:r w:rsidRPr="00E64961">
          <w:rPr>
            <w:rStyle w:val="a5"/>
            <w:rFonts w:ascii="宋体" w:hAnsi="宋体"/>
            <w:i w:val="0"/>
            <w:noProof/>
            <w:webHidden/>
            <w:sz w:val="24"/>
            <w:lang w:val="x-none" w:eastAsia="x-none"/>
          </w:rPr>
          <w:fldChar w:fldCharType="end"/>
        </w:r>
      </w:hyperlink>
    </w:p>
    <w:p w14:paraId="535D5CF0"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65" w:history="1">
        <w:r w:rsidRPr="000A073F">
          <w:rPr>
            <w:rStyle w:val="a5"/>
            <w:rFonts w:ascii="宋体" w:hAnsi="宋体"/>
            <w:i w:val="0"/>
            <w:noProof/>
            <w:sz w:val="24"/>
            <w:lang w:val="x-none" w:eastAsia="x-none"/>
          </w:rPr>
          <w:t>3.2.5</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工作功能</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_Toc455479765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14</w:t>
        </w:r>
        <w:r w:rsidRPr="00E64961">
          <w:rPr>
            <w:rStyle w:val="a5"/>
            <w:rFonts w:ascii="宋体" w:hAnsi="宋体"/>
            <w:i w:val="0"/>
            <w:noProof/>
            <w:webHidden/>
            <w:sz w:val="24"/>
            <w:lang w:val="x-none" w:eastAsia="x-none"/>
          </w:rPr>
          <w:fldChar w:fldCharType="end"/>
        </w:r>
      </w:hyperlink>
    </w:p>
    <w:p w14:paraId="3FC332FD"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66" w:history="1">
        <w:r w:rsidRPr="000A073F">
          <w:rPr>
            <w:rStyle w:val="a5"/>
            <w:rFonts w:ascii="宋体" w:hAnsi="宋体"/>
            <w:i w:val="0"/>
            <w:noProof/>
            <w:sz w:val="24"/>
            <w:lang w:val="x-none" w:eastAsia="x-none"/>
          </w:rPr>
          <w:t>3.2.6</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工作流引擎</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_Toc455479766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15</w:t>
        </w:r>
        <w:r w:rsidRPr="00E64961">
          <w:rPr>
            <w:rStyle w:val="a5"/>
            <w:rFonts w:ascii="宋体" w:hAnsi="宋体"/>
            <w:i w:val="0"/>
            <w:noProof/>
            <w:webHidden/>
            <w:sz w:val="24"/>
            <w:lang w:val="x-none" w:eastAsia="x-none"/>
          </w:rPr>
          <w:fldChar w:fldCharType="end"/>
        </w:r>
      </w:hyperlink>
    </w:p>
    <w:p w14:paraId="3E87D88B"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67" w:history="1">
        <w:r w:rsidRPr="000A073F">
          <w:rPr>
            <w:rStyle w:val="a5"/>
            <w:rFonts w:ascii="宋体" w:hAnsi="宋体"/>
            <w:i w:val="0"/>
            <w:noProof/>
            <w:sz w:val="24"/>
            <w:lang w:val="x-none" w:eastAsia="x-none"/>
          </w:rPr>
          <w:t>3.2.7</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即时通信（</w:t>
        </w:r>
        <w:r w:rsidRPr="000A073F">
          <w:rPr>
            <w:rStyle w:val="a5"/>
            <w:rFonts w:ascii="宋体" w:hAnsi="宋体"/>
            <w:i w:val="0"/>
            <w:noProof/>
            <w:sz w:val="24"/>
            <w:lang w:val="x-none" w:eastAsia="x-none"/>
          </w:rPr>
          <w:t>IM</w:t>
        </w:r>
        <w:r w:rsidRPr="000A073F">
          <w:rPr>
            <w:rStyle w:val="a5"/>
            <w:rFonts w:ascii="宋体" w:hAnsi="宋体" w:hint="eastAsia"/>
            <w:i w:val="0"/>
            <w:noProof/>
            <w:sz w:val="24"/>
            <w:lang w:val="x-none" w:eastAsia="x-none"/>
          </w:rPr>
          <w:t>）</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_Toc455479767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16</w:t>
        </w:r>
        <w:r w:rsidRPr="00E64961">
          <w:rPr>
            <w:rStyle w:val="a5"/>
            <w:rFonts w:ascii="宋体" w:hAnsi="宋体"/>
            <w:i w:val="0"/>
            <w:noProof/>
            <w:webHidden/>
            <w:sz w:val="24"/>
            <w:lang w:val="x-none" w:eastAsia="x-none"/>
          </w:rPr>
          <w:fldChar w:fldCharType="end"/>
        </w:r>
      </w:hyperlink>
    </w:p>
    <w:p w14:paraId="7C8B3505"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68" w:history="1">
        <w:r w:rsidRPr="000A073F">
          <w:rPr>
            <w:rStyle w:val="a5"/>
            <w:rFonts w:ascii="宋体" w:hAnsi="宋体"/>
            <w:noProof/>
            <w:sz w:val="24"/>
          </w:rPr>
          <w:t>3.3</w:t>
        </w:r>
        <w:r w:rsidRPr="003236B2">
          <w:rPr>
            <w:rStyle w:val="a5"/>
            <w:rFonts w:ascii="宋体" w:hAnsi="宋体"/>
            <w:noProof/>
            <w:sz w:val="24"/>
          </w:rPr>
          <w:tab/>
        </w:r>
        <w:r w:rsidRPr="000A073F">
          <w:rPr>
            <w:rStyle w:val="a5"/>
            <w:rFonts w:ascii="宋体" w:hAnsi="宋体" w:hint="eastAsia"/>
            <w:noProof/>
            <w:sz w:val="24"/>
          </w:rPr>
          <w:t>系统的非功能需求分析</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_Toc455479768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16</w:t>
        </w:r>
        <w:r w:rsidRPr="003236B2">
          <w:rPr>
            <w:rStyle w:val="a5"/>
            <w:rFonts w:ascii="宋体" w:hAnsi="宋体"/>
            <w:noProof/>
            <w:webHidden/>
            <w:sz w:val="24"/>
          </w:rPr>
          <w:fldChar w:fldCharType="end"/>
        </w:r>
      </w:hyperlink>
    </w:p>
    <w:p w14:paraId="037DE992"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69" w:history="1">
        <w:r w:rsidRPr="000A073F">
          <w:rPr>
            <w:rStyle w:val="a5"/>
            <w:rFonts w:ascii="宋体" w:hAnsi="宋体"/>
            <w:i w:val="0"/>
            <w:noProof/>
            <w:sz w:val="24"/>
            <w:lang w:val="x-none" w:eastAsia="x-none"/>
          </w:rPr>
          <w:t>3.3.1</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数据存储持久性</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_Toc455479769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16</w:t>
        </w:r>
        <w:r w:rsidRPr="00E64961">
          <w:rPr>
            <w:rStyle w:val="a5"/>
            <w:rFonts w:ascii="宋体" w:hAnsi="宋体"/>
            <w:i w:val="0"/>
            <w:noProof/>
            <w:webHidden/>
            <w:sz w:val="24"/>
            <w:lang w:val="x-none" w:eastAsia="x-none"/>
          </w:rPr>
          <w:fldChar w:fldCharType="end"/>
        </w:r>
      </w:hyperlink>
    </w:p>
    <w:p w14:paraId="107636F8"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70" w:history="1">
        <w:r w:rsidRPr="000A073F">
          <w:rPr>
            <w:rStyle w:val="a5"/>
            <w:rFonts w:ascii="宋体" w:hAnsi="宋体"/>
            <w:i w:val="0"/>
            <w:noProof/>
            <w:sz w:val="24"/>
            <w:lang w:val="x-none" w:eastAsia="x-none"/>
          </w:rPr>
          <w:t>3.3.2</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数据可迁移性</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_Toc455479770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16</w:t>
        </w:r>
        <w:r w:rsidRPr="00E64961">
          <w:rPr>
            <w:rStyle w:val="a5"/>
            <w:rFonts w:ascii="宋体" w:hAnsi="宋体"/>
            <w:i w:val="0"/>
            <w:noProof/>
            <w:webHidden/>
            <w:sz w:val="24"/>
            <w:lang w:val="x-none" w:eastAsia="x-none"/>
          </w:rPr>
          <w:fldChar w:fldCharType="end"/>
        </w:r>
      </w:hyperlink>
    </w:p>
    <w:p w14:paraId="22279306"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71" w:history="1">
        <w:r w:rsidRPr="000A073F">
          <w:rPr>
            <w:rStyle w:val="a5"/>
            <w:rFonts w:ascii="宋体" w:hAnsi="宋体"/>
            <w:i w:val="0"/>
            <w:noProof/>
            <w:sz w:val="24"/>
            <w:lang w:val="x-none" w:eastAsia="x-none"/>
          </w:rPr>
          <w:t>3.3.3</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数据私密性</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_Toc455479771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16</w:t>
        </w:r>
        <w:r w:rsidRPr="00E64961">
          <w:rPr>
            <w:rStyle w:val="a5"/>
            <w:rFonts w:ascii="宋体" w:hAnsi="宋体"/>
            <w:i w:val="0"/>
            <w:noProof/>
            <w:webHidden/>
            <w:sz w:val="24"/>
            <w:lang w:val="x-none" w:eastAsia="x-none"/>
          </w:rPr>
          <w:fldChar w:fldCharType="end"/>
        </w:r>
      </w:hyperlink>
    </w:p>
    <w:p w14:paraId="6340193B"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72" w:history="1">
        <w:r w:rsidRPr="000A073F">
          <w:rPr>
            <w:rStyle w:val="a5"/>
            <w:rFonts w:ascii="宋体" w:hAnsi="宋体"/>
            <w:i w:val="0"/>
            <w:noProof/>
            <w:sz w:val="24"/>
            <w:lang w:val="x-none" w:eastAsia="x-none"/>
          </w:rPr>
          <w:t>3.3.4</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服务可用性</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_Toc455479772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17</w:t>
        </w:r>
        <w:r w:rsidRPr="00E64961">
          <w:rPr>
            <w:rStyle w:val="a5"/>
            <w:rFonts w:ascii="宋体" w:hAnsi="宋体"/>
            <w:i w:val="0"/>
            <w:noProof/>
            <w:webHidden/>
            <w:sz w:val="24"/>
            <w:lang w:val="x-none" w:eastAsia="x-none"/>
          </w:rPr>
          <w:fldChar w:fldCharType="end"/>
        </w:r>
      </w:hyperlink>
    </w:p>
    <w:p w14:paraId="2D14D449"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73" w:history="1">
        <w:r w:rsidRPr="000A073F">
          <w:rPr>
            <w:rStyle w:val="a5"/>
            <w:rFonts w:ascii="宋体" w:hAnsi="宋体"/>
            <w:i w:val="0"/>
            <w:noProof/>
            <w:sz w:val="24"/>
            <w:lang w:val="x-none" w:eastAsia="x-none"/>
          </w:rPr>
          <w:t>3.3.5</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故障恢复能力</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_Toc455479773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17</w:t>
        </w:r>
        <w:r w:rsidRPr="00E64961">
          <w:rPr>
            <w:rStyle w:val="a5"/>
            <w:rFonts w:ascii="宋体" w:hAnsi="宋体"/>
            <w:i w:val="0"/>
            <w:noProof/>
            <w:webHidden/>
            <w:sz w:val="24"/>
            <w:lang w:val="x-none" w:eastAsia="x-none"/>
          </w:rPr>
          <w:fldChar w:fldCharType="end"/>
        </w:r>
      </w:hyperlink>
    </w:p>
    <w:p w14:paraId="1320C4EC"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74" w:history="1">
        <w:r w:rsidRPr="000A073F">
          <w:rPr>
            <w:rStyle w:val="a5"/>
            <w:rFonts w:ascii="宋体" w:hAnsi="宋体"/>
            <w:noProof/>
            <w:sz w:val="24"/>
          </w:rPr>
          <w:t>3.4</w:t>
        </w:r>
        <w:r w:rsidRPr="003236B2">
          <w:rPr>
            <w:rStyle w:val="a5"/>
            <w:rFonts w:ascii="宋体" w:hAnsi="宋体"/>
            <w:noProof/>
            <w:sz w:val="24"/>
          </w:rPr>
          <w:tab/>
        </w:r>
        <w:r w:rsidRPr="000A073F">
          <w:rPr>
            <w:rStyle w:val="a5"/>
            <w:rFonts w:ascii="宋体" w:hAnsi="宋体" w:hint="eastAsia"/>
            <w:noProof/>
            <w:sz w:val="24"/>
          </w:rPr>
          <w:t>本章小结</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_Toc455479774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17</w:t>
        </w:r>
        <w:r w:rsidRPr="003236B2">
          <w:rPr>
            <w:rStyle w:val="a5"/>
            <w:rFonts w:ascii="宋体" w:hAnsi="宋体"/>
            <w:noProof/>
            <w:webHidden/>
            <w:sz w:val="24"/>
          </w:rPr>
          <w:fldChar w:fldCharType="end"/>
        </w:r>
      </w:hyperlink>
    </w:p>
    <w:p w14:paraId="6B2F4163" w14:textId="77777777" w:rsidR="000A073F" w:rsidRPr="000A073F" w:rsidRDefault="000A073F" w:rsidP="000A073F">
      <w:pPr>
        <w:pStyle w:val="10"/>
        <w:tabs>
          <w:tab w:val="right" w:leader="dot" w:pos="8296"/>
        </w:tabs>
        <w:ind w:firstLine="0"/>
        <w:rPr>
          <w:rStyle w:val="a5"/>
        </w:rPr>
      </w:pPr>
      <w:hyperlink w:anchor="_Toc455479775" w:history="1">
        <w:r w:rsidRPr="000A073F">
          <w:rPr>
            <w:rStyle w:val="a5"/>
            <w:rFonts w:ascii="宋体" w:hAnsi="宋体" w:hint="eastAsia"/>
            <w:noProof/>
            <w:sz w:val="24"/>
          </w:rPr>
          <w:t>第四章</w:t>
        </w:r>
        <w:r w:rsidRPr="000A073F">
          <w:rPr>
            <w:rStyle w:val="a5"/>
            <w:rFonts w:ascii="宋体" w:hAnsi="宋体"/>
            <w:noProof/>
            <w:sz w:val="24"/>
          </w:rPr>
          <w:t xml:space="preserve"> </w:t>
        </w:r>
        <w:r w:rsidRPr="000A073F">
          <w:rPr>
            <w:rStyle w:val="a5"/>
            <w:rFonts w:ascii="宋体" w:hAnsi="宋体" w:hint="eastAsia"/>
            <w:noProof/>
            <w:sz w:val="24"/>
          </w:rPr>
          <w:t>工作圈的总体设计</w:t>
        </w:r>
        <w:r w:rsidRPr="000A073F">
          <w:rPr>
            <w:rStyle w:val="a5"/>
            <w:webHidden/>
          </w:rPr>
          <w:tab/>
        </w:r>
        <w:r w:rsidRPr="000A073F">
          <w:rPr>
            <w:rStyle w:val="a5"/>
            <w:webHidden/>
          </w:rPr>
          <w:fldChar w:fldCharType="begin"/>
        </w:r>
        <w:r w:rsidRPr="000A073F">
          <w:rPr>
            <w:rStyle w:val="a5"/>
            <w:webHidden/>
          </w:rPr>
          <w:instrText xml:space="preserve"> PAGEREF _Toc455479775 \h </w:instrText>
        </w:r>
        <w:r w:rsidRPr="000A073F">
          <w:rPr>
            <w:rStyle w:val="a5"/>
            <w:webHidden/>
          </w:rPr>
        </w:r>
        <w:r w:rsidRPr="000A073F">
          <w:rPr>
            <w:rStyle w:val="a5"/>
            <w:webHidden/>
          </w:rPr>
          <w:fldChar w:fldCharType="separate"/>
        </w:r>
        <w:r w:rsidRPr="000A073F">
          <w:rPr>
            <w:rStyle w:val="a5"/>
            <w:webHidden/>
          </w:rPr>
          <w:t>18</w:t>
        </w:r>
        <w:r w:rsidRPr="000A073F">
          <w:rPr>
            <w:rStyle w:val="a5"/>
            <w:webHidden/>
          </w:rPr>
          <w:fldChar w:fldCharType="end"/>
        </w:r>
      </w:hyperlink>
    </w:p>
    <w:p w14:paraId="0EEC60E3"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76" w:history="1">
        <w:r w:rsidRPr="000A073F">
          <w:rPr>
            <w:rStyle w:val="a5"/>
            <w:rFonts w:ascii="宋体" w:hAnsi="宋体"/>
            <w:noProof/>
            <w:sz w:val="24"/>
          </w:rPr>
          <w:t>4.1</w:t>
        </w:r>
        <w:r w:rsidRPr="003236B2">
          <w:rPr>
            <w:rStyle w:val="a5"/>
            <w:rFonts w:ascii="宋体" w:hAnsi="宋体"/>
            <w:noProof/>
            <w:sz w:val="24"/>
          </w:rPr>
          <w:tab/>
        </w:r>
        <w:r w:rsidRPr="000A073F">
          <w:rPr>
            <w:rStyle w:val="a5"/>
            <w:rFonts w:ascii="宋体" w:hAnsi="宋体" w:hint="eastAsia"/>
            <w:noProof/>
            <w:sz w:val="24"/>
          </w:rPr>
          <w:t>工作圈的设计目标</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_Toc455479776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18</w:t>
        </w:r>
        <w:r w:rsidRPr="003236B2">
          <w:rPr>
            <w:rStyle w:val="a5"/>
            <w:rFonts w:ascii="宋体" w:hAnsi="宋体"/>
            <w:noProof/>
            <w:webHidden/>
            <w:sz w:val="24"/>
          </w:rPr>
          <w:fldChar w:fldCharType="end"/>
        </w:r>
      </w:hyperlink>
    </w:p>
    <w:p w14:paraId="1D4DA9ED"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77" w:history="1">
        <w:r w:rsidRPr="000A073F">
          <w:rPr>
            <w:rStyle w:val="a5"/>
            <w:rFonts w:ascii="宋体" w:hAnsi="宋体"/>
            <w:noProof/>
            <w:sz w:val="24"/>
          </w:rPr>
          <w:t>4.2</w:t>
        </w:r>
        <w:r w:rsidRPr="003236B2">
          <w:rPr>
            <w:rStyle w:val="a5"/>
            <w:rFonts w:ascii="宋体" w:hAnsi="宋体"/>
            <w:noProof/>
            <w:sz w:val="24"/>
          </w:rPr>
          <w:tab/>
        </w:r>
        <w:r w:rsidRPr="000A073F">
          <w:rPr>
            <w:rStyle w:val="a5"/>
            <w:rFonts w:ascii="宋体" w:hAnsi="宋体" w:hint="eastAsia"/>
            <w:noProof/>
            <w:sz w:val="24"/>
          </w:rPr>
          <w:t>工作圈功能模块设计</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_Toc455479777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18</w:t>
        </w:r>
        <w:r w:rsidRPr="003236B2">
          <w:rPr>
            <w:rStyle w:val="a5"/>
            <w:rFonts w:ascii="宋体" w:hAnsi="宋体"/>
            <w:noProof/>
            <w:webHidden/>
            <w:sz w:val="24"/>
          </w:rPr>
          <w:fldChar w:fldCharType="end"/>
        </w:r>
      </w:hyperlink>
    </w:p>
    <w:p w14:paraId="477CAB2F"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78" w:history="1">
        <w:r w:rsidRPr="000A073F">
          <w:rPr>
            <w:rStyle w:val="a5"/>
            <w:rFonts w:ascii="宋体" w:hAnsi="宋体"/>
            <w:i w:val="0"/>
            <w:noProof/>
            <w:sz w:val="24"/>
            <w:lang w:val="x-none" w:eastAsia="x-none"/>
          </w:rPr>
          <w:t>4.2.1</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功能总体划分</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_Toc455479778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18</w:t>
        </w:r>
        <w:r w:rsidRPr="00E64961">
          <w:rPr>
            <w:rStyle w:val="a5"/>
            <w:rFonts w:ascii="宋体" w:hAnsi="宋体"/>
            <w:i w:val="0"/>
            <w:noProof/>
            <w:webHidden/>
            <w:sz w:val="24"/>
            <w:lang w:val="x-none" w:eastAsia="x-none"/>
          </w:rPr>
          <w:fldChar w:fldCharType="end"/>
        </w:r>
      </w:hyperlink>
    </w:p>
    <w:p w14:paraId="14C00BDC"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79" w:history="1">
        <w:r w:rsidRPr="000A073F">
          <w:rPr>
            <w:rStyle w:val="a5"/>
            <w:rFonts w:ascii="宋体" w:hAnsi="宋体"/>
            <w:i w:val="0"/>
            <w:noProof/>
            <w:sz w:val="24"/>
            <w:lang w:val="x-none" w:eastAsia="x-none"/>
          </w:rPr>
          <w:t>4.2.2</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用户账户模块</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_Toc455479779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20</w:t>
        </w:r>
        <w:r w:rsidRPr="00E64961">
          <w:rPr>
            <w:rStyle w:val="a5"/>
            <w:rFonts w:ascii="宋体" w:hAnsi="宋体"/>
            <w:i w:val="0"/>
            <w:noProof/>
            <w:webHidden/>
            <w:sz w:val="24"/>
            <w:lang w:val="x-none" w:eastAsia="x-none"/>
          </w:rPr>
          <w:fldChar w:fldCharType="end"/>
        </w:r>
      </w:hyperlink>
    </w:p>
    <w:p w14:paraId="2693ABF9"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80" w:history="1">
        <w:r w:rsidRPr="000A073F">
          <w:rPr>
            <w:rStyle w:val="a5"/>
            <w:rFonts w:ascii="宋体" w:hAnsi="宋体"/>
            <w:i w:val="0"/>
            <w:noProof/>
            <w:sz w:val="24"/>
            <w:lang w:val="x-none" w:eastAsia="x-none"/>
          </w:rPr>
          <w:t>4.2.3</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圈子与帖子</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_Toc455479780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21</w:t>
        </w:r>
        <w:r w:rsidRPr="00E64961">
          <w:rPr>
            <w:rStyle w:val="a5"/>
            <w:rFonts w:ascii="宋体" w:hAnsi="宋体"/>
            <w:i w:val="0"/>
            <w:noProof/>
            <w:webHidden/>
            <w:sz w:val="24"/>
            <w:lang w:val="x-none" w:eastAsia="x-none"/>
          </w:rPr>
          <w:fldChar w:fldCharType="end"/>
        </w:r>
      </w:hyperlink>
    </w:p>
    <w:p w14:paraId="0A393A04"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81" w:history="1">
        <w:r w:rsidRPr="000A073F">
          <w:rPr>
            <w:rStyle w:val="a5"/>
            <w:rFonts w:ascii="宋体" w:hAnsi="宋体"/>
            <w:i w:val="0"/>
            <w:noProof/>
            <w:sz w:val="24"/>
            <w:lang w:val="x-none" w:eastAsia="x-none"/>
          </w:rPr>
          <w:t>4.2.4</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评论</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_Toc455479781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21</w:t>
        </w:r>
        <w:r w:rsidRPr="00E64961">
          <w:rPr>
            <w:rStyle w:val="a5"/>
            <w:rFonts w:ascii="宋体" w:hAnsi="宋体"/>
            <w:i w:val="0"/>
            <w:noProof/>
            <w:webHidden/>
            <w:sz w:val="24"/>
            <w:lang w:val="x-none" w:eastAsia="x-none"/>
          </w:rPr>
          <w:fldChar w:fldCharType="end"/>
        </w:r>
      </w:hyperlink>
    </w:p>
    <w:p w14:paraId="507354AA"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82" w:history="1">
        <w:r w:rsidRPr="000A073F">
          <w:rPr>
            <w:rStyle w:val="a5"/>
            <w:rFonts w:ascii="宋体" w:hAnsi="宋体"/>
            <w:i w:val="0"/>
            <w:noProof/>
            <w:sz w:val="24"/>
            <w:lang w:val="x-none" w:eastAsia="x-none"/>
          </w:rPr>
          <w:t>4.2.5</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赞</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_Toc455479782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22</w:t>
        </w:r>
        <w:r w:rsidRPr="00E64961">
          <w:rPr>
            <w:rStyle w:val="a5"/>
            <w:rFonts w:ascii="宋体" w:hAnsi="宋体"/>
            <w:i w:val="0"/>
            <w:noProof/>
            <w:webHidden/>
            <w:sz w:val="24"/>
            <w:lang w:val="x-none" w:eastAsia="x-none"/>
          </w:rPr>
          <w:fldChar w:fldCharType="end"/>
        </w:r>
      </w:hyperlink>
    </w:p>
    <w:p w14:paraId="7383D3D9"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83" w:history="1">
        <w:r w:rsidRPr="000A073F">
          <w:rPr>
            <w:rStyle w:val="a5"/>
            <w:rFonts w:ascii="宋体" w:hAnsi="宋体"/>
            <w:i w:val="0"/>
            <w:noProof/>
            <w:sz w:val="24"/>
            <w:lang w:val="x-none" w:eastAsia="x-none"/>
          </w:rPr>
          <w:t>4.2.6</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工作应用</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_Toc455479783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22</w:t>
        </w:r>
        <w:r w:rsidRPr="00E64961">
          <w:rPr>
            <w:rStyle w:val="a5"/>
            <w:rFonts w:ascii="宋体" w:hAnsi="宋体"/>
            <w:i w:val="0"/>
            <w:noProof/>
            <w:webHidden/>
            <w:sz w:val="24"/>
            <w:lang w:val="x-none" w:eastAsia="x-none"/>
          </w:rPr>
          <w:fldChar w:fldCharType="end"/>
        </w:r>
      </w:hyperlink>
    </w:p>
    <w:p w14:paraId="236320B9"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84" w:history="1">
        <w:r w:rsidRPr="000A073F">
          <w:rPr>
            <w:rStyle w:val="a5"/>
            <w:rFonts w:ascii="宋体" w:hAnsi="宋体"/>
            <w:i w:val="0"/>
            <w:noProof/>
            <w:sz w:val="24"/>
            <w:lang w:val="x-none" w:eastAsia="x-none"/>
          </w:rPr>
          <w:t>4.2.7</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工作流引擎</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_Toc455479784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22</w:t>
        </w:r>
        <w:r w:rsidRPr="00E64961">
          <w:rPr>
            <w:rStyle w:val="a5"/>
            <w:rFonts w:ascii="宋体" w:hAnsi="宋体"/>
            <w:i w:val="0"/>
            <w:noProof/>
            <w:webHidden/>
            <w:sz w:val="24"/>
            <w:lang w:val="x-none" w:eastAsia="x-none"/>
          </w:rPr>
          <w:fldChar w:fldCharType="end"/>
        </w:r>
      </w:hyperlink>
    </w:p>
    <w:p w14:paraId="2CEB1A79"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85" w:history="1">
        <w:r w:rsidRPr="000A073F">
          <w:rPr>
            <w:rStyle w:val="a5"/>
            <w:rFonts w:ascii="宋体" w:hAnsi="宋体"/>
            <w:noProof/>
            <w:sz w:val="24"/>
          </w:rPr>
          <w:t>4.3</w:t>
        </w:r>
        <w:r w:rsidRPr="003236B2">
          <w:rPr>
            <w:rStyle w:val="a5"/>
            <w:rFonts w:ascii="宋体" w:hAnsi="宋体"/>
            <w:noProof/>
            <w:sz w:val="24"/>
          </w:rPr>
          <w:tab/>
        </w:r>
        <w:r w:rsidRPr="000A073F">
          <w:rPr>
            <w:rStyle w:val="a5"/>
            <w:rFonts w:ascii="宋体" w:hAnsi="宋体" w:hint="eastAsia"/>
            <w:noProof/>
            <w:sz w:val="24"/>
          </w:rPr>
          <w:t>数据库设计</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_Toc455479785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23</w:t>
        </w:r>
        <w:r w:rsidRPr="003236B2">
          <w:rPr>
            <w:rStyle w:val="a5"/>
            <w:rFonts w:ascii="宋体" w:hAnsi="宋体"/>
            <w:noProof/>
            <w:webHidden/>
            <w:sz w:val="24"/>
          </w:rPr>
          <w:fldChar w:fldCharType="end"/>
        </w:r>
      </w:hyperlink>
    </w:p>
    <w:p w14:paraId="52634F73"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86" w:history="1">
        <w:r w:rsidRPr="000A073F">
          <w:rPr>
            <w:rStyle w:val="a5"/>
            <w:rFonts w:ascii="宋体" w:hAnsi="宋体"/>
            <w:i w:val="0"/>
            <w:noProof/>
            <w:sz w:val="24"/>
            <w:lang w:val="x-none" w:eastAsia="x-none"/>
          </w:rPr>
          <w:t>4.3.1</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用户账户模块数据设计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_Toc455479786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23</w:t>
        </w:r>
        <w:r w:rsidRPr="00E64961">
          <w:rPr>
            <w:rStyle w:val="a5"/>
            <w:rFonts w:ascii="宋体" w:hAnsi="宋体"/>
            <w:i w:val="0"/>
            <w:noProof/>
            <w:webHidden/>
            <w:sz w:val="24"/>
            <w:lang w:val="x-none" w:eastAsia="x-none"/>
          </w:rPr>
          <w:fldChar w:fldCharType="end"/>
        </w:r>
      </w:hyperlink>
    </w:p>
    <w:p w14:paraId="46EBD128"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87" w:history="1">
        <w:r w:rsidRPr="000A073F">
          <w:rPr>
            <w:rStyle w:val="a5"/>
            <w:rFonts w:ascii="宋体" w:hAnsi="宋体"/>
            <w:i w:val="0"/>
            <w:noProof/>
            <w:sz w:val="24"/>
            <w:lang w:val="x-none" w:eastAsia="x-none"/>
          </w:rPr>
          <w:t>4.3.2</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圈子帖子模块数据设计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_Toc455479787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23</w:t>
        </w:r>
        <w:r w:rsidRPr="00E64961">
          <w:rPr>
            <w:rStyle w:val="a5"/>
            <w:rFonts w:ascii="宋体" w:hAnsi="宋体"/>
            <w:i w:val="0"/>
            <w:noProof/>
            <w:webHidden/>
            <w:sz w:val="24"/>
            <w:lang w:val="x-none" w:eastAsia="x-none"/>
          </w:rPr>
          <w:fldChar w:fldCharType="end"/>
        </w:r>
      </w:hyperlink>
    </w:p>
    <w:p w14:paraId="5FC3D853"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88" w:history="1">
        <w:r w:rsidRPr="000A073F">
          <w:rPr>
            <w:rStyle w:val="a5"/>
            <w:rFonts w:ascii="宋体" w:hAnsi="宋体"/>
            <w:i w:val="0"/>
            <w:noProof/>
            <w:sz w:val="24"/>
            <w:lang w:val="x-none" w:eastAsia="x-none"/>
          </w:rPr>
          <w:t>4.3.3</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评论模块数据设计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_Toc455479788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24</w:t>
        </w:r>
        <w:r w:rsidRPr="00E64961">
          <w:rPr>
            <w:rStyle w:val="a5"/>
            <w:rFonts w:ascii="宋体" w:hAnsi="宋体"/>
            <w:i w:val="0"/>
            <w:noProof/>
            <w:webHidden/>
            <w:sz w:val="24"/>
            <w:lang w:val="x-none" w:eastAsia="x-none"/>
          </w:rPr>
          <w:fldChar w:fldCharType="end"/>
        </w:r>
      </w:hyperlink>
    </w:p>
    <w:p w14:paraId="774EDE76"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89" w:history="1">
        <w:r w:rsidRPr="000A073F">
          <w:rPr>
            <w:rStyle w:val="a5"/>
            <w:rFonts w:ascii="宋体" w:hAnsi="宋体"/>
            <w:i w:val="0"/>
            <w:noProof/>
            <w:sz w:val="24"/>
            <w:lang w:val="x-none" w:eastAsia="x-none"/>
          </w:rPr>
          <w:t>4.3.4</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赞模块数据设计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_Toc455479789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25</w:t>
        </w:r>
        <w:r w:rsidRPr="00E64961">
          <w:rPr>
            <w:rStyle w:val="a5"/>
            <w:rFonts w:ascii="宋体" w:hAnsi="宋体"/>
            <w:i w:val="0"/>
            <w:noProof/>
            <w:webHidden/>
            <w:sz w:val="24"/>
            <w:lang w:val="x-none" w:eastAsia="x-none"/>
          </w:rPr>
          <w:fldChar w:fldCharType="end"/>
        </w:r>
      </w:hyperlink>
    </w:p>
    <w:p w14:paraId="27B94DCE"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90" w:history="1">
        <w:r w:rsidRPr="000A073F">
          <w:rPr>
            <w:rStyle w:val="a5"/>
            <w:rFonts w:ascii="宋体" w:hAnsi="宋体"/>
            <w:i w:val="0"/>
            <w:noProof/>
            <w:sz w:val="24"/>
            <w:lang w:val="x-none" w:eastAsia="x-none"/>
          </w:rPr>
          <w:t>4.3.5</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工作应用模块数据设计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_Toc455479790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25</w:t>
        </w:r>
        <w:r w:rsidRPr="00E64961">
          <w:rPr>
            <w:rStyle w:val="a5"/>
            <w:rFonts w:ascii="宋体" w:hAnsi="宋体"/>
            <w:i w:val="0"/>
            <w:noProof/>
            <w:webHidden/>
            <w:sz w:val="24"/>
            <w:lang w:val="x-none" w:eastAsia="x-none"/>
          </w:rPr>
          <w:fldChar w:fldCharType="end"/>
        </w:r>
      </w:hyperlink>
    </w:p>
    <w:p w14:paraId="0AEA91C2"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91" w:history="1">
        <w:r w:rsidRPr="000A073F">
          <w:rPr>
            <w:rStyle w:val="a5"/>
            <w:rFonts w:ascii="宋体" w:hAnsi="宋体"/>
            <w:i w:val="0"/>
            <w:noProof/>
            <w:sz w:val="24"/>
            <w:lang w:val="x-none" w:eastAsia="x-none"/>
          </w:rPr>
          <w:t>4.3.6</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工作流引擎模块数据设计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_Toc455479791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26</w:t>
        </w:r>
        <w:r w:rsidRPr="00E64961">
          <w:rPr>
            <w:rStyle w:val="a5"/>
            <w:rFonts w:ascii="宋体" w:hAnsi="宋体"/>
            <w:i w:val="0"/>
            <w:noProof/>
            <w:webHidden/>
            <w:sz w:val="24"/>
            <w:lang w:val="x-none" w:eastAsia="x-none"/>
          </w:rPr>
          <w:fldChar w:fldCharType="end"/>
        </w:r>
      </w:hyperlink>
    </w:p>
    <w:p w14:paraId="63E6829C"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92" w:history="1">
        <w:r w:rsidRPr="000A073F">
          <w:rPr>
            <w:rStyle w:val="a5"/>
            <w:rFonts w:ascii="宋体" w:hAnsi="宋体"/>
            <w:noProof/>
            <w:sz w:val="24"/>
          </w:rPr>
          <w:t>4.4</w:t>
        </w:r>
        <w:r w:rsidRPr="003236B2">
          <w:rPr>
            <w:rStyle w:val="a5"/>
            <w:rFonts w:ascii="宋体" w:hAnsi="宋体"/>
            <w:noProof/>
            <w:sz w:val="24"/>
          </w:rPr>
          <w:tab/>
        </w:r>
        <w:r w:rsidRPr="000A073F">
          <w:rPr>
            <w:rStyle w:val="a5"/>
            <w:rFonts w:ascii="宋体" w:hAnsi="宋体" w:hint="eastAsia"/>
            <w:noProof/>
            <w:sz w:val="24"/>
          </w:rPr>
          <w:t>工作圈技术框架设计</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_Toc455479792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27</w:t>
        </w:r>
        <w:r w:rsidRPr="003236B2">
          <w:rPr>
            <w:rStyle w:val="a5"/>
            <w:rFonts w:ascii="宋体" w:hAnsi="宋体"/>
            <w:noProof/>
            <w:webHidden/>
            <w:sz w:val="24"/>
          </w:rPr>
          <w:fldChar w:fldCharType="end"/>
        </w:r>
      </w:hyperlink>
    </w:p>
    <w:p w14:paraId="1D2D9149"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93" w:history="1">
        <w:r w:rsidRPr="000A073F">
          <w:rPr>
            <w:rStyle w:val="a5"/>
            <w:rFonts w:ascii="宋体" w:hAnsi="宋体"/>
            <w:i w:val="0"/>
            <w:noProof/>
            <w:sz w:val="24"/>
            <w:lang w:val="x-none" w:eastAsia="x-none"/>
          </w:rPr>
          <w:t>4.4.1</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工作圈整体技术架构</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_Toc455479793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27</w:t>
        </w:r>
        <w:r w:rsidRPr="00E64961">
          <w:rPr>
            <w:rStyle w:val="a5"/>
            <w:rFonts w:ascii="宋体" w:hAnsi="宋体"/>
            <w:i w:val="0"/>
            <w:noProof/>
            <w:webHidden/>
            <w:sz w:val="24"/>
            <w:lang w:val="x-none" w:eastAsia="x-none"/>
          </w:rPr>
          <w:fldChar w:fldCharType="end"/>
        </w:r>
      </w:hyperlink>
    </w:p>
    <w:p w14:paraId="782B6599"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94" w:history="1">
        <w:r w:rsidRPr="000A073F">
          <w:rPr>
            <w:rStyle w:val="a5"/>
            <w:rFonts w:ascii="宋体" w:hAnsi="宋体"/>
            <w:i w:val="0"/>
            <w:noProof/>
            <w:sz w:val="24"/>
            <w:lang w:val="x-none" w:eastAsia="x-none"/>
          </w:rPr>
          <w:t>4.4.2</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工作圈</w:t>
        </w:r>
        <w:r w:rsidRPr="000A073F">
          <w:rPr>
            <w:rStyle w:val="a5"/>
            <w:rFonts w:ascii="宋体" w:hAnsi="宋体"/>
            <w:i w:val="0"/>
            <w:noProof/>
            <w:sz w:val="24"/>
            <w:lang w:val="x-none" w:eastAsia="x-none"/>
          </w:rPr>
          <w:t>Rest</w:t>
        </w:r>
        <w:r w:rsidRPr="000A073F">
          <w:rPr>
            <w:rStyle w:val="a5"/>
            <w:rFonts w:ascii="宋体" w:hAnsi="宋体" w:hint="eastAsia"/>
            <w:i w:val="0"/>
            <w:noProof/>
            <w:sz w:val="24"/>
            <w:lang w:val="x-none" w:eastAsia="x-none"/>
          </w:rPr>
          <w:t>设计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_Toc455479794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28</w:t>
        </w:r>
        <w:r w:rsidRPr="00E64961">
          <w:rPr>
            <w:rStyle w:val="a5"/>
            <w:rFonts w:ascii="宋体" w:hAnsi="宋体"/>
            <w:i w:val="0"/>
            <w:noProof/>
            <w:webHidden/>
            <w:sz w:val="24"/>
            <w:lang w:val="x-none" w:eastAsia="x-none"/>
          </w:rPr>
          <w:fldChar w:fldCharType="end"/>
        </w:r>
      </w:hyperlink>
    </w:p>
    <w:p w14:paraId="33E594BF"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95" w:history="1">
        <w:r w:rsidRPr="000A073F">
          <w:rPr>
            <w:rStyle w:val="a5"/>
            <w:rFonts w:ascii="宋体" w:hAnsi="宋体"/>
            <w:i w:val="0"/>
            <w:noProof/>
            <w:sz w:val="24"/>
            <w:lang w:val="x-none" w:eastAsia="x-none"/>
          </w:rPr>
          <w:t>4.4.3</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分布式服务与自动化配置中心</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_Toc455479795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30</w:t>
        </w:r>
        <w:r w:rsidRPr="00E64961">
          <w:rPr>
            <w:rStyle w:val="a5"/>
            <w:rFonts w:ascii="宋体" w:hAnsi="宋体"/>
            <w:i w:val="0"/>
            <w:noProof/>
            <w:webHidden/>
            <w:sz w:val="24"/>
            <w:lang w:val="x-none" w:eastAsia="x-none"/>
          </w:rPr>
          <w:fldChar w:fldCharType="end"/>
        </w:r>
      </w:hyperlink>
    </w:p>
    <w:p w14:paraId="0988281A"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96" w:history="1">
        <w:r w:rsidRPr="000A073F">
          <w:rPr>
            <w:rStyle w:val="a5"/>
            <w:rFonts w:ascii="宋体" w:hAnsi="宋体"/>
            <w:i w:val="0"/>
            <w:noProof/>
            <w:sz w:val="24"/>
            <w:lang w:val="x-none" w:eastAsia="x-none"/>
          </w:rPr>
          <w:t>4.4.4</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数据分片</w:t>
        </w:r>
        <w:r w:rsidRPr="000A073F">
          <w:rPr>
            <w:rStyle w:val="a5"/>
            <w:rFonts w:ascii="宋体" w:hAnsi="宋体"/>
            <w:i w:val="0"/>
            <w:noProof/>
            <w:sz w:val="24"/>
            <w:lang w:val="x-none" w:eastAsia="x-none"/>
          </w:rPr>
          <w:t>(Data Sharding)</w:t>
        </w:r>
        <w:r w:rsidRPr="000A073F">
          <w:rPr>
            <w:rStyle w:val="a5"/>
            <w:rFonts w:ascii="宋体" w:hAnsi="宋体" w:hint="eastAsia"/>
            <w:i w:val="0"/>
            <w:noProof/>
            <w:sz w:val="24"/>
            <w:lang w:val="x-none" w:eastAsia="x-none"/>
          </w:rPr>
          <w:t>与数据索引中心</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_Toc455479796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32</w:t>
        </w:r>
        <w:r w:rsidRPr="00E64961">
          <w:rPr>
            <w:rStyle w:val="a5"/>
            <w:rFonts w:ascii="宋体" w:hAnsi="宋体"/>
            <w:i w:val="0"/>
            <w:noProof/>
            <w:webHidden/>
            <w:sz w:val="24"/>
            <w:lang w:val="x-none" w:eastAsia="x-none"/>
          </w:rPr>
          <w:fldChar w:fldCharType="end"/>
        </w:r>
      </w:hyperlink>
    </w:p>
    <w:p w14:paraId="47771036"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797" w:history="1">
        <w:r w:rsidRPr="000A073F">
          <w:rPr>
            <w:rStyle w:val="a5"/>
            <w:rFonts w:ascii="宋体" w:hAnsi="宋体"/>
            <w:i w:val="0"/>
            <w:noProof/>
            <w:sz w:val="24"/>
            <w:lang w:val="x-none" w:eastAsia="x-none"/>
          </w:rPr>
          <w:t>4.4.5</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工作圈部署架构</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_Toc455479797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33</w:t>
        </w:r>
        <w:r w:rsidRPr="00E64961">
          <w:rPr>
            <w:rStyle w:val="a5"/>
            <w:rFonts w:ascii="宋体" w:hAnsi="宋体"/>
            <w:i w:val="0"/>
            <w:noProof/>
            <w:webHidden/>
            <w:sz w:val="24"/>
            <w:lang w:val="x-none" w:eastAsia="x-none"/>
          </w:rPr>
          <w:fldChar w:fldCharType="end"/>
        </w:r>
      </w:hyperlink>
    </w:p>
    <w:p w14:paraId="3DB5CC3F"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798" w:history="1">
        <w:r w:rsidRPr="000A073F">
          <w:rPr>
            <w:rStyle w:val="a5"/>
            <w:rFonts w:ascii="宋体" w:hAnsi="宋体"/>
            <w:noProof/>
            <w:sz w:val="24"/>
          </w:rPr>
          <w:t>4.5</w:t>
        </w:r>
        <w:r w:rsidRPr="003236B2">
          <w:rPr>
            <w:rStyle w:val="a5"/>
            <w:rFonts w:ascii="宋体" w:hAnsi="宋体"/>
            <w:noProof/>
            <w:sz w:val="24"/>
          </w:rPr>
          <w:tab/>
        </w:r>
        <w:r w:rsidRPr="000A073F">
          <w:rPr>
            <w:rStyle w:val="a5"/>
            <w:rFonts w:ascii="宋体" w:hAnsi="宋体" w:hint="eastAsia"/>
            <w:noProof/>
            <w:sz w:val="24"/>
          </w:rPr>
          <w:t>本章小节</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_Toc455479798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34</w:t>
        </w:r>
        <w:r w:rsidRPr="003236B2">
          <w:rPr>
            <w:rStyle w:val="a5"/>
            <w:rFonts w:ascii="宋体" w:hAnsi="宋体"/>
            <w:noProof/>
            <w:webHidden/>
            <w:sz w:val="24"/>
          </w:rPr>
          <w:fldChar w:fldCharType="end"/>
        </w:r>
      </w:hyperlink>
    </w:p>
    <w:p w14:paraId="0269648F" w14:textId="77777777" w:rsidR="000A073F" w:rsidRPr="000A073F" w:rsidRDefault="000A073F" w:rsidP="000A073F">
      <w:pPr>
        <w:pStyle w:val="10"/>
        <w:tabs>
          <w:tab w:val="right" w:leader="dot" w:pos="8296"/>
        </w:tabs>
        <w:ind w:firstLine="0"/>
        <w:rPr>
          <w:rStyle w:val="a5"/>
        </w:rPr>
      </w:pPr>
      <w:hyperlink w:anchor="_Toc455479799" w:history="1">
        <w:r w:rsidRPr="000A073F">
          <w:rPr>
            <w:rStyle w:val="a5"/>
            <w:rFonts w:ascii="宋体" w:hAnsi="宋体" w:hint="eastAsia"/>
            <w:noProof/>
            <w:sz w:val="24"/>
          </w:rPr>
          <w:t>第五章</w:t>
        </w:r>
        <w:r w:rsidRPr="000A073F">
          <w:rPr>
            <w:rStyle w:val="a5"/>
            <w:rFonts w:ascii="宋体" w:hAnsi="宋体"/>
            <w:noProof/>
            <w:sz w:val="24"/>
          </w:rPr>
          <w:t xml:space="preserve"> </w:t>
        </w:r>
        <w:r w:rsidRPr="000A073F">
          <w:rPr>
            <w:rStyle w:val="a5"/>
            <w:rFonts w:ascii="宋体" w:hAnsi="宋体" w:hint="eastAsia"/>
            <w:noProof/>
            <w:sz w:val="24"/>
          </w:rPr>
          <w:t>工作圈功能模块的设计与实现</w:t>
        </w:r>
        <w:r w:rsidRPr="000A073F">
          <w:rPr>
            <w:rStyle w:val="a5"/>
            <w:webHidden/>
          </w:rPr>
          <w:tab/>
        </w:r>
        <w:r w:rsidRPr="000A073F">
          <w:rPr>
            <w:rStyle w:val="a5"/>
            <w:webHidden/>
          </w:rPr>
          <w:fldChar w:fldCharType="begin"/>
        </w:r>
        <w:r w:rsidRPr="000A073F">
          <w:rPr>
            <w:rStyle w:val="a5"/>
            <w:webHidden/>
          </w:rPr>
          <w:instrText xml:space="preserve"> PAGEREF _Toc455479799 \h </w:instrText>
        </w:r>
        <w:r w:rsidRPr="000A073F">
          <w:rPr>
            <w:rStyle w:val="a5"/>
            <w:webHidden/>
          </w:rPr>
        </w:r>
        <w:r w:rsidRPr="000A073F">
          <w:rPr>
            <w:rStyle w:val="a5"/>
            <w:webHidden/>
          </w:rPr>
          <w:fldChar w:fldCharType="separate"/>
        </w:r>
        <w:r w:rsidRPr="000A073F">
          <w:rPr>
            <w:rStyle w:val="a5"/>
            <w:webHidden/>
          </w:rPr>
          <w:t>35</w:t>
        </w:r>
        <w:r w:rsidRPr="000A073F">
          <w:rPr>
            <w:rStyle w:val="a5"/>
            <w:webHidden/>
          </w:rPr>
          <w:fldChar w:fldCharType="end"/>
        </w:r>
      </w:hyperlink>
    </w:p>
    <w:p w14:paraId="204362FF"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800" w:history="1">
        <w:r w:rsidRPr="000A073F">
          <w:rPr>
            <w:rStyle w:val="a5"/>
            <w:rFonts w:ascii="宋体" w:hAnsi="宋体"/>
            <w:noProof/>
            <w:sz w:val="24"/>
          </w:rPr>
          <w:t>5.1</w:t>
        </w:r>
        <w:r w:rsidRPr="003236B2">
          <w:rPr>
            <w:rStyle w:val="a5"/>
            <w:rFonts w:ascii="宋体" w:hAnsi="宋体"/>
            <w:noProof/>
            <w:sz w:val="24"/>
          </w:rPr>
          <w:tab/>
        </w:r>
        <w:r w:rsidRPr="000A073F">
          <w:rPr>
            <w:rStyle w:val="a5"/>
            <w:rFonts w:ascii="宋体" w:hAnsi="宋体" w:hint="eastAsia"/>
            <w:noProof/>
            <w:sz w:val="24"/>
          </w:rPr>
          <w:t>客户端界面设计</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_Toc455479800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35</w:t>
        </w:r>
        <w:r w:rsidRPr="003236B2">
          <w:rPr>
            <w:rStyle w:val="a5"/>
            <w:rFonts w:ascii="宋体" w:hAnsi="宋体"/>
            <w:noProof/>
            <w:webHidden/>
            <w:sz w:val="24"/>
          </w:rPr>
          <w:fldChar w:fldCharType="end"/>
        </w:r>
      </w:hyperlink>
    </w:p>
    <w:p w14:paraId="54398816"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801" w:history="1">
        <w:r w:rsidRPr="000A073F">
          <w:rPr>
            <w:rStyle w:val="a5"/>
            <w:rFonts w:ascii="宋体" w:hAnsi="宋体"/>
            <w:i w:val="0"/>
            <w:noProof/>
            <w:sz w:val="24"/>
            <w:lang w:val="x-none" w:eastAsia="x-none"/>
          </w:rPr>
          <w:t>5.1.1</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用户账户界面设计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_Toc455479801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35</w:t>
        </w:r>
        <w:r w:rsidRPr="00E64961">
          <w:rPr>
            <w:rStyle w:val="a5"/>
            <w:rFonts w:ascii="宋体" w:hAnsi="宋体"/>
            <w:i w:val="0"/>
            <w:noProof/>
            <w:webHidden/>
            <w:sz w:val="24"/>
            <w:lang w:val="x-none" w:eastAsia="x-none"/>
          </w:rPr>
          <w:fldChar w:fldCharType="end"/>
        </w:r>
      </w:hyperlink>
    </w:p>
    <w:p w14:paraId="3E268E5B"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802" w:history="1">
        <w:r w:rsidRPr="000A073F">
          <w:rPr>
            <w:rStyle w:val="a5"/>
            <w:rFonts w:ascii="宋体" w:hAnsi="宋体"/>
            <w:i w:val="0"/>
            <w:noProof/>
            <w:sz w:val="24"/>
            <w:lang w:val="x-none" w:eastAsia="x-none"/>
          </w:rPr>
          <w:t>5.1.2</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圈子与帖子界面设计</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_Toc455479802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36</w:t>
        </w:r>
        <w:r w:rsidRPr="00E64961">
          <w:rPr>
            <w:rStyle w:val="a5"/>
            <w:rFonts w:ascii="宋体" w:hAnsi="宋体"/>
            <w:i w:val="0"/>
            <w:noProof/>
            <w:webHidden/>
            <w:sz w:val="24"/>
            <w:lang w:val="x-none" w:eastAsia="x-none"/>
          </w:rPr>
          <w:fldChar w:fldCharType="end"/>
        </w:r>
      </w:hyperlink>
    </w:p>
    <w:p w14:paraId="68301525"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803" w:history="1">
        <w:r w:rsidRPr="000A073F">
          <w:rPr>
            <w:rStyle w:val="a5"/>
            <w:rFonts w:ascii="宋体" w:hAnsi="宋体"/>
            <w:noProof/>
            <w:sz w:val="24"/>
          </w:rPr>
          <w:t>5.2</w:t>
        </w:r>
        <w:r w:rsidRPr="003236B2">
          <w:rPr>
            <w:rStyle w:val="a5"/>
            <w:rFonts w:ascii="宋体" w:hAnsi="宋体"/>
            <w:noProof/>
            <w:sz w:val="24"/>
          </w:rPr>
          <w:tab/>
        </w:r>
        <w:r w:rsidRPr="000A073F">
          <w:rPr>
            <w:rStyle w:val="a5"/>
            <w:rFonts w:ascii="宋体" w:hAnsi="宋体" w:hint="eastAsia"/>
            <w:noProof/>
            <w:sz w:val="24"/>
          </w:rPr>
          <w:t>服务详细功能设计与实现</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_Toc455479803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38</w:t>
        </w:r>
        <w:r w:rsidRPr="003236B2">
          <w:rPr>
            <w:rStyle w:val="a5"/>
            <w:rFonts w:ascii="宋体" w:hAnsi="宋体"/>
            <w:noProof/>
            <w:webHidden/>
            <w:sz w:val="24"/>
          </w:rPr>
          <w:fldChar w:fldCharType="end"/>
        </w:r>
      </w:hyperlink>
    </w:p>
    <w:bookmarkStart w:id="0" w:name="_GoBack"/>
    <w:p w14:paraId="17A80F59"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r w:rsidRPr="00E64961">
        <w:rPr>
          <w:rStyle w:val="a5"/>
          <w:rFonts w:ascii="宋体" w:hAnsi="宋体"/>
          <w:i w:val="0"/>
          <w:noProof/>
          <w:sz w:val="24"/>
          <w:lang w:val="x-none" w:eastAsia="x-none"/>
        </w:rPr>
        <w:fldChar w:fldCharType="begin"/>
      </w:r>
      <w:r w:rsidRPr="00E64961">
        <w:rPr>
          <w:rStyle w:val="a5"/>
          <w:rFonts w:ascii="宋体" w:hAnsi="宋体"/>
          <w:i w:val="0"/>
          <w:noProof/>
          <w:sz w:val="24"/>
          <w:lang w:val="x-none" w:eastAsia="x-none"/>
        </w:rPr>
        <w:instrText xml:space="preserve"> HYPERLINK \l "_Toc455479804" </w:instrText>
      </w:r>
      <w:r w:rsidRPr="00E64961">
        <w:rPr>
          <w:rStyle w:val="a5"/>
          <w:rFonts w:ascii="宋体" w:hAnsi="宋体"/>
          <w:i w:val="0"/>
          <w:noProof/>
          <w:sz w:val="24"/>
          <w:lang w:val="x-none" w:eastAsia="x-none"/>
        </w:rPr>
      </w:r>
      <w:r w:rsidRPr="00E64961">
        <w:rPr>
          <w:rStyle w:val="a5"/>
          <w:rFonts w:ascii="宋体" w:hAnsi="宋体"/>
          <w:i w:val="0"/>
          <w:noProof/>
          <w:sz w:val="24"/>
          <w:lang w:val="x-none" w:eastAsia="x-none"/>
        </w:rPr>
        <w:fldChar w:fldCharType="separate"/>
      </w:r>
      <w:r w:rsidRPr="000A073F">
        <w:rPr>
          <w:rStyle w:val="a5"/>
          <w:rFonts w:ascii="宋体" w:hAnsi="宋体"/>
          <w:i w:val="0"/>
          <w:noProof/>
          <w:sz w:val="24"/>
          <w:lang w:val="x-none" w:eastAsia="x-none"/>
        </w:rPr>
        <w:t>5.2.1</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用户账户模块详细功能设计与实现</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_Toc455479804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38</w:t>
      </w:r>
      <w:r w:rsidRPr="00E64961">
        <w:rPr>
          <w:rStyle w:val="a5"/>
          <w:rFonts w:ascii="宋体" w:hAnsi="宋体"/>
          <w:i w:val="0"/>
          <w:noProof/>
          <w:webHidden/>
          <w:sz w:val="24"/>
          <w:lang w:val="x-none" w:eastAsia="x-none"/>
        </w:rPr>
        <w:fldChar w:fldCharType="end"/>
      </w:r>
      <w:r w:rsidRPr="00E64961">
        <w:rPr>
          <w:rStyle w:val="a5"/>
          <w:rFonts w:ascii="宋体" w:hAnsi="宋体"/>
          <w:i w:val="0"/>
          <w:noProof/>
          <w:sz w:val="24"/>
          <w:lang w:val="x-none" w:eastAsia="x-none"/>
        </w:rPr>
        <w:fldChar w:fldCharType="end"/>
      </w:r>
    </w:p>
    <w:p w14:paraId="25619A2E"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805" w:history="1">
        <w:r w:rsidRPr="000A073F">
          <w:rPr>
            <w:rStyle w:val="a5"/>
            <w:rFonts w:ascii="宋体" w:hAnsi="宋体"/>
            <w:i w:val="0"/>
            <w:noProof/>
            <w:sz w:val="24"/>
            <w:lang w:val="x-none" w:eastAsia="x-none"/>
          </w:rPr>
          <w:t>5.2.2</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圈子帖子模块详细功能设计与实现</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_Toc455479805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40</w:t>
        </w:r>
        <w:r w:rsidRPr="00E64961">
          <w:rPr>
            <w:rStyle w:val="a5"/>
            <w:rFonts w:ascii="宋体" w:hAnsi="宋体"/>
            <w:i w:val="0"/>
            <w:noProof/>
            <w:webHidden/>
            <w:sz w:val="24"/>
            <w:lang w:val="x-none" w:eastAsia="x-none"/>
          </w:rPr>
          <w:fldChar w:fldCharType="end"/>
        </w:r>
      </w:hyperlink>
    </w:p>
    <w:p w14:paraId="2C64B02D"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806" w:history="1">
        <w:r w:rsidRPr="000A073F">
          <w:rPr>
            <w:rStyle w:val="a5"/>
            <w:rFonts w:ascii="宋体" w:hAnsi="宋体"/>
            <w:i w:val="0"/>
            <w:noProof/>
            <w:sz w:val="24"/>
            <w:lang w:val="x-none" w:eastAsia="x-none"/>
          </w:rPr>
          <w:t>5.2.3</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评论模块详细功能设计与实现</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_Toc455479806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42</w:t>
        </w:r>
        <w:r w:rsidRPr="00E64961">
          <w:rPr>
            <w:rStyle w:val="a5"/>
            <w:rFonts w:ascii="宋体" w:hAnsi="宋体"/>
            <w:i w:val="0"/>
            <w:noProof/>
            <w:webHidden/>
            <w:sz w:val="24"/>
            <w:lang w:val="x-none" w:eastAsia="x-none"/>
          </w:rPr>
          <w:fldChar w:fldCharType="end"/>
        </w:r>
      </w:hyperlink>
    </w:p>
    <w:p w14:paraId="2DC7838B"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807" w:history="1">
        <w:r w:rsidRPr="000A073F">
          <w:rPr>
            <w:rStyle w:val="a5"/>
            <w:rFonts w:ascii="宋体" w:hAnsi="宋体"/>
            <w:i w:val="0"/>
            <w:noProof/>
            <w:sz w:val="24"/>
            <w:lang w:val="x-none" w:eastAsia="x-none"/>
          </w:rPr>
          <w:t>5.2.4</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赞系统模块详细功能设计与实现</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_Toc455479807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43</w:t>
        </w:r>
        <w:r w:rsidRPr="00E64961">
          <w:rPr>
            <w:rStyle w:val="a5"/>
            <w:rFonts w:ascii="宋体" w:hAnsi="宋体"/>
            <w:i w:val="0"/>
            <w:noProof/>
            <w:webHidden/>
            <w:sz w:val="24"/>
            <w:lang w:val="x-none" w:eastAsia="x-none"/>
          </w:rPr>
          <w:fldChar w:fldCharType="end"/>
        </w:r>
      </w:hyperlink>
    </w:p>
    <w:p w14:paraId="5A0E3320"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808" w:history="1">
        <w:r w:rsidRPr="000A073F">
          <w:rPr>
            <w:rStyle w:val="a5"/>
            <w:rFonts w:ascii="宋体" w:hAnsi="宋体"/>
            <w:i w:val="0"/>
            <w:noProof/>
            <w:sz w:val="24"/>
            <w:lang w:val="x-none" w:eastAsia="x-none"/>
          </w:rPr>
          <w:t>5.2.5</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工作流引擎模块详细功能设计与实现</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_Toc455479808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44</w:t>
        </w:r>
        <w:r w:rsidRPr="00E64961">
          <w:rPr>
            <w:rStyle w:val="a5"/>
            <w:rFonts w:ascii="宋体" w:hAnsi="宋体"/>
            <w:i w:val="0"/>
            <w:noProof/>
            <w:webHidden/>
            <w:sz w:val="24"/>
            <w:lang w:val="x-none" w:eastAsia="x-none"/>
          </w:rPr>
          <w:fldChar w:fldCharType="end"/>
        </w:r>
      </w:hyperlink>
    </w:p>
    <w:bookmarkEnd w:id="0"/>
    <w:p w14:paraId="6DCC4556" w14:textId="77777777" w:rsidR="000A073F" w:rsidRPr="003236B2" w:rsidRDefault="000A073F" w:rsidP="003236B2">
      <w:pPr>
        <w:pStyle w:val="21"/>
        <w:tabs>
          <w:tab w:val="left" w:pos="851"/>
          <w:tab w:val="right" w:leader="dot" w:pos="8296"/>
        </w:tabs>
        <w:ind w:firstLine="0"/>
        <w:rPr>
          <w:rStyle w:val="a5"/>
          <w:rFonts w:ascii="宋体" w:hAnsi="宋体"/>
          <w:noProof/>
          <w:sz w:val="24"/>
        </w:rPr>
      </w:pPr>
      <w:r w:rsidRPr="000A073F">
        <w:rPr>
          <w:rStyle w:val="a5"/>
          <w:rFonts w:ascii="宋体" w:hAnsi="宋体"/>
          <w:noProof/>
          <w:sz w:val="24"/>
        </w:rPr>
        <w:fldChar w:fldCharType="begin"/>
      </w:r>
      <w:r w:rsidRPr="000A073F">
        <w:rPr>
          <w:rStyle w:val="a5"/>
          <w:rFonts w:ascii="宋体" w:hAnsi="宋体"/>
          <w:noProof/>
          <w:sz w:val="24"/>
        </w:rPr>
        <w:instrText xml:space="preserve"> </w:instrText>
      </w:r>
      <w:r w:rsidRPr="003236B2">
        <w:rPr>
          <w:rStyle w:val="a5"/>
          <w:rFonts w:ascii="宋体" w:hAnsi="宋体"/>
          <w:noProof/>
          <w:sz w:val="24"/>
        </w:rPr>
        <w:instrText>HYPERLINK \l "_Toc455479809"</w:instrText>
      </w:r>
      <w:r w:rsidRPr="000A073F">
        <w:rPr>
          <w:rStyle w:val="a5"/>
          <w:rFonts w:ascii="宋体" w:hAnsi="宋体"/>
          <w:noProof/>
          <w:sz w:val="24"/>
        </w:rPr>
        <w:instrText xml:space="preserve"> </w:instrText>
      </w:r>
      <w:r w:rsidRPr="000A073F">
        <w:rPr>
          <w:rStyle w:val="a5"/>
          <w:rFonts w:ascii="宋体" w:hAnsi="宋体"/>
          <w:noProof/>
          <w:sz w:val="24"/>
        </w:rPr>
      </w:r>
      <w:r w:rsidRPr="000A073F">
        <w:rPr>
          <w:rStyle w:val="a5"/>
          <w:rFonts w:ascii="宋体" w:hAnsi="宋体"/>
          <w:noProof/>
          <w:sz w:val="24"/>
        </w:rPr>
        <w:fldChar w:fldCharType="separate"/>
      </w:r>
      <w:r w:rsidRPr="000A073F">
        <w:rPr>
          <w:rStyle w:val="a5"/>
          <w:rFonts w:ascii="宋体" w:hAnsi="宋体"/>
          <w:noProof/>
          <w:sz w:val="24"/>
        </w:rPr>
        <w:t>5.3</w:t>
      </w:r>
      <w:r w:rsidRPr="003236B2">
        <w:rPr>
          <w:rStyle w:val="a5"/>
          <w:rFonts w:ascii="宋体" w:hAnsi="宋体"/>
          <w:noProof/>
          <w:sz w:val="24"/>
        </w:rPr>
        <w:tab/>
      </w:r>
      <w:r w:rsidRPr="000A073F">
        <w:rPr>
          <w:rStyle w:val="a5"/>
          <w:rFonts w:ascii="宋体" w:hAnsi="宋体" w:hint="eastAsia"/>
          <w:noProof/>
          <w:sz w:val="24"/>
        </w:rPr>
        <w:t>本章小结</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_Toc455479809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45</w:t>
      </w:r>
      <w:r w:rsidRPr="003236B2">
        <w:rPr>
          <w:rStyle w:val="a5"/>
          <w:rFonts w:ascii="宋体" w:hAnsi="宋体"/>
          <w:noProof/>
          <w:webHidden/>
          <w:sz w:val="24"/>
        </w:rPr>
        <w:fldChar w:fldCharType="end"/>
      </w:r>
      <w:r w:rsidRPr="000A073F">
        <w:rPr>
          <w:rStyle w:val="a5"/>
          <w:rFonts w:ascii="宋体" w:hAnsi="宋体"/>
          <w:noProof/>
          <w:sz w:val="24"/>
        </w:rPr>
        <w:fldChar w:fldCharType="end"/>
      </w:r>
    </w:p>
    <w:p w14:paraId="508CF7F7" w14:textId="77777777" w:rsidR="000A073F" w:rsidRPr="000A073F" w:rsidRDefault="000A073F" w:rsidP="000A073F">
      <w:pPr>
        <w:pStyle w:val="10"/>
        <w:tabs>
          <w:tab w:val="right" w:leader="dot" w:pos="8296"/>
        </w:tabs>
        <w:ind w:firstLine="0"/>
        <w:rPr>
          <w:rStyle w:val="a5"/>
        </w:rPr>
      </w:pPr>
      <w:hyperlink w:anchor="_Toc455479810" w:history="1">
        <w:r w:rsidRPr="000A073F">
          <w:rPr>
            <w:rStyle w:val="a5"/>
            <w:rFonts w:ascii="宋体" w:hAnsi="宋体" w:hint="eastAsia"/>
            <w:noProof/>
            <w:sz w:val="24"/>
          </w:rPr>
          <w:t>第六章</w:t>
        </w:r>
        <w:r w:rsidRPr="000A073F">
          <w:rPr>
            <w:rStyle w:val="a5"/>
            <w:rFonts w:ascii="宋体" w:hAnsi="宋体"/>
            <w:noProof/>
            <w:sz w:val="24"/>
          </w:rPr>
          <w:t xml:space="preserve"> </w:t>
        </w:r>
        <w:r w:rsidRPr="000A073F">
          <w:rPr>
            <w:rStyle w:val="a5"/>
            <w:rFonts w:ascii="宋体" w:hAnsi="宋体" w:hint="eastAsia"/>
            <w:noProof/>
            <w:sz w:val="24"/>
          </w:rPr>
          <w:t>结束语</w:t>
        </w:r>
        <w:r w:rsidRPr="000A073F">
          <w:rPr>
            <w:rStyle w:val="a5"/>
            <w:webHidden/>
          </w:rPr>
          <w:tab/>
        </w:r>
        <w:r w:rsidRPr="000A073F">
          <w:rPr>
            <w:rStyle w:val="a5"/>
            <w:webHidden/>
          </w:rPr>
          <w:fldChar w:fldCharType="begin"/>
        </w:r>
        <w:r w:rsidRPr="000A073F">
          <w:rPr>
            <w:rStyle w:val="a5"/>
            <w:webHidden/>
          </w:rPr>
          <w:instrText xml:space="preserve"> PAGEREF _Toc455479810 \h </w:instrText>
        </w:r>
        <w:r w:rsidRPr="000A073F">
          <w:rPr>
            <w:rStyle w:val="a5"/>
            <w:webHidden/>
          </w:rPr>
        </w:r>
        <w:r w:rsidRPr="000A073F">
          <w:rPr>
            <w:rStyle w:val="a5"/>
            <w:webHidden/>
          </w:rPr>
          <w:fldChar w:fldCharType="separate"/>
        </w:r>
        <w:r w:rsidRPr="000A073F">
          <w:rPr>
            <w:rStyle w:val="a5"/>
            <w:webHidden/>
          </w:rPr>
          <w:t>46</w:t>
        </w:r>
        <w:r w:rsidRPr="000A073F">
          <w:rPr>
            <w:rStyle w:val="a5"/>
            <w:webHidden/>
          </w:rPr>
          <w:fldChar w:fldCharType="end"/>
        </w:r>
      </w:hyperlink>
    </w:p>
    <w:p w14:paraId="4B11A502"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811" w:history="1">
        <w:r w:rsidRPr="000A073F">
          <w:rPr>
            <w:rStyle w:val="a5"/>
            <w:rFonts w:ascii="宋体" w:hAnsi="宋体"/>
            <w:noProof/>
            <w:sz w:val="24"/>
          </w:rPr>
          <w:t>6.1</w:t>
        </w:r>
        <w:r w:rsidRPr="003236B2">
          <w:rPr>
            <w:rStyle w:val="a5"/>
            <w:rFonts w:ascii="宋体" w:hAnsi="宋体"/>
            <w:noProof/>
            <w:sz w:val="24"/>
          </w:rPr>
          <w:tab/>
        </w:r>
        <w:r w:rsidRPr="000A073F">
          <w:rPr>
            <w:rStyle w:val="a5"/>
            <w:rFonts w:ascii="宋体" w:hAnsi="宋体" w:hint="eastAsia"/>
            <w:noProof/>
            <w:sz w:val="24"/>
          </w:rPr>
          <w:t>论文工作总结</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_Toc455479811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46</w:t>
        </w:r>
        <w:r w:rsidRPr="003236B2">
          <w:rPr>
            <w:rStyle w:val="a5"/>
            <w:rFonts w:ascii="宋体" w:hAnsi="宋体"/>
            <w:noProof/>
            <w:webHidden/>
            <w:sz w:val="24"/>
          </w:rPr>
          <w:fldChar w:fldCharType="end"/>
        </w:r>
      </w:hyperlink>
    </w:p>
    <w:p w14:paraId="7EF4153D"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812" w:history="1">
        <w:r w:rsidRPr="000A073F">
          <w:rPr>
            <w:rStyle w:val="a5"/>
            <w:rFonts w:ascii="宋体" w:hAnsi="宋体"/>
            <w:noProof/>
            <w:sz w:val="24"/>
          </w:rPr>
          <w:t>6.2</w:t>
        </w:r>
        <w:r w:rsidRPr="003236B2">
          <w:rPr>
            <w:rStyle w:val="a5"/>
            <w:rFonts w:ascii="宋体" w:hAnsi="宋体"/>
            <w:noProof/>
            <w:sz w:val="24"/>
          </w:rPr>
          <w:tab/>
        </w:r>
        <w:r w:rsidRPr="000A073F">
          <w:rPr>
            <w:rStyle w:val="a5"/>
            <w:rFonts w:ascii="宋体" w:hAnsi="宋体" w:hint="eastAsia"/>
            <w:noProof/>
            <w:sz w:val="24"/>
          </w:rPr>
          <w:t>问题和展望</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_Toc455479812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46</w:t>
        </w:r>
        <w:r w:rsidRPr="003236B2">
          <w:rPr>
            <w:rStyle w:val="a5"/>
            <w:rFonts w:ascii="宋体" w:hAnsi="宋体"/>
            <w:noProof/>
            <w:webHidden/>
            <w:sz w:val="24"/>
          </w:rPr>
          <w:fldChar w:fldCharType="end"/>
        </w:r>
      </w:hyperlink>
    </w:p>
    <w:p w14:paraId="0841725B" w14:textId="73076984" w:rsidR="00911ECC" w:rsidRDefault="000A073F" w:rsidP="000A073F">
      <w:pPr>
        <w:ind w:firstLine="0"/>
        <w:sectPr w:rsidR="00911ECC" w:rsidSect="00A82CD4">
          <w:footerReference w:type="even" r:id="rId15"/>
          <w:footerReference w:type="default" r:id="rId16"/>
          <w:pgSz w:w="11906" w:h="16838"/>
          <w:pgMar w:top="1440" w:right="1800" w:bottom="1440" w:left="1800" w:header="851" w:footer="992" w:gutter="0"/>
          <w:pgNumType w:fmt="upperRoman" w:start="1"/>
          <w:cols w:space="720"/>
          <w:docGrid w:type="lines" w:linePitch="312"/>
        </w:sectPr>
      </w:pPr>
      <w:r>
        <w:rPr>
          <w:rFonts w:ascii="宋体" w:hAnsi="宋体"/>
          <w:bCs/>
          <w:caps/>
          <w:sz w:val="24"/>
        </w:rPr>
        <w:fldChar w:fldCharType="end"/>
      </w:r>
      <w:r>
        <w:rPr>
          <w:rFonts w:hint="eastAsia"/>
        </w:rPr>
        <w:tab/>
      </w:r>
    </w:p>
    <w:p w14:paraId="51CCD55D" w14:textId="77777777" w:rsidR="00911ECC" w:rsidRPr="007359E3" w:rsidRDefault="00911ECC" w:rsidP="007359E3">
      <w:pPr>
        <w:pStyle w:val="1"/>
        <w:widowControl w:val="0"/>
        <w:tabs>
          <w:tab w:val="center" w:pos="4153"/>
          <w:tab w:val="left" w:pos="6375"/>
        </w:tabs>
        <w:jc w:val="center"/>
        <w:rPr>
          <w:rFonts w:ascii="黑体" w:eastAsia="黑体" w:hAnsiTheme="minorEastAsia" w:hint="eastAsia"/>
          <w:color w:val="000000" w:themeColor="text1"/>
          <w:sz w:val="32"/>
          <w:szCs w:val="32"/>
        </w:rPr>
      </w:pPr>
      <w:bookmarkStart w:id="1" w:name="_Toc455479217"/>
      <w:bookmarkStart w:id="2" w:name="_Toc455479740"/>
      <w:r w:rsidRPr="007359E3">
        <w:rPr>
          <w:rFonts w:ascii="黑体" w:eastAsia="黑体" w:hAnsiTheme="minorEastAsia" w:hint="eastAsia"/>
          <w:color w:val="000000" w:themeColor="text1"/>
          <w:sz w:val="32"/>
          <w:szCs w:val="32"/>
        </w:rPr>
        <w:lastRenderedPageBreak/>
        <w:t>第一章 引言</w:t>
      </w:r>
      <w:bookmarkEnd w:id="1"/>
      <w:bookmarkEnd w:id="2"/>
    </w:p>
    <w:p w14:paraId="3A22357D" w14:textId="77777777" w:rsidR="00911ECC" w:rsidRDefault="00911ECC" w:rsidP="004166E1">
      <w:pPr>
        <w:pStyle w:val="2"/>
        <w:spacing w:line="415" w:lineRule="auto"/>
        <w:ind w:left="0" w:firstLine="0"/>
        <w:rPr>
          <w:rFonts w:ascii="黑体"/>
          <w:sz w:val="28"/>
          <w:szCs w:val="28"/>
        </w:rPr>
      </w:pPr>
      <w:bookmarkStart w:id="3" w:name="_Toc455479218"/>
      <w:bookmarkStart w:id="4" w:name="_Toc455479741"/>
      <w:r>
        <w:rPr>
          <w:rFonts w:ascii="黑体" w:hint="eastAsia"/>
          <w:sz w:val="28"/>
          <w:szCs w:val="28"/>
        </w:rPr>
        <w:t>背景</w:t>
      </w:r>
      <w:bookmarkEnd w:id="3"/>
      <w:bookmarkEnd w:id="4"/>
    </w:p>
    <w:p w14:paraId="4D6ADB0B" w14:textId="77777777" w:rsidR="008C1316" w:rsidRPr="008C1316" w:rsidRDefault="002E28AD" w:rsidP="00F011E5">
      <w:pPr>
        <w:pStyle w:val="af2"/>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af2"/>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af2"/>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af2"/>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af2"/>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2"/>
        <w:spacing w:line="415" w:lineRule="auto"/>
        <w:ind w:left="0" w:firstLine="0"/>
        <w:rPr>
          <w:rFonts w:ascii="黑体"/>
          <w:sz w:val="28"/>
          <w:szCs w:val="28"/>
        </w:rPr>
      </w:pPr>
      <w:bookmarkStart w:id="5" w:name="_Toc455479219"/>
      <w:bookmarkStart w:id="6" w:name="_Toc455479742"/>
      <w:r w:rsidRPr="004166E1">
        <w:rPr>
          <w:rFonts w:ascii="黑体" w:hint="eastAsia"/>
          <w:sz w:val="28"/>
          <w:szCs w:val="28"/>
        </w:rPr>
        <w:t>课题任务</w:t>
      </w:r>
      <w:bookmarkEnd w:id="5"/>
      <w:bookmarkEnd w:id="6"/>
    </w:p>
    <w:p w14:paraId="26F3B66D"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7" w:name="_Toc455479220"/>
      <w:bookmarkStart w:id="8" w:name="_Toc455479743"/>
      <w:r w:rsidRPr="00920C99">
        <w:rPr>
          <w:rFonts w:ascii="黑体" w:hint="eastAsia"/>
          <w:sz w:val="24"/>
          <w:lang w:val="x-none" w:eastAsia="x-none"/>
        </w:rPr>
        <w:t>课题内容</w:t>
      </w:r>
      <w:bookmarkEnd w:id="7"/>
      <w:bookmarkEnd w:id="8"/>
    </w:p>
    <w:p w14:paraId="6EAA42DF" w14:textId="77777777" w:rsidR="00911ECC"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af2"/>
        <w:spacing w:before="0" w:beforeAutospacing="0" w:after="0" w:afterAutospacing="0"/>
        <w:jc w:val="both"/>
        <w:rPr>
          <w:rFonts w:ascii="宋体" w:eastAsia="宋体" w:hAnsi="宋体"/>
        </w:rPr>
      </w:pPr>
    </w:p>
    <w:p w14:paraId="2E7EB74E"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9" w:name="_Toc455479221"/>
      <w:bookmarkStart w:id="10" w:name="_Toc455479744"/>
      <w:r w:rsidRPr="00920C99">
        <w:rPr>
          <w:rFonts w:ascii="黑体" w:hint="eastAsia"/>
          <w:sz w:val="24"/>
          <w:lang w:val="x-none" w:eastAsia="x-none"/>
        </w:rPr>
        <w:lastRenderedPageBreak/>
        <w:t>本人承担任务</w:t>
      </w:r>
      <w:bookmarkEnd w:id="9"/>
      <w:bookmarkEnd w:id="10"/>
    </w:p>
    <w:p w14:paraId="4E4AF211" w14:textId="77777777" w:rsidR="009D22A7"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2"/>
        <w:spacing w:line="415" w:lineRule="auto"/>
        <w:ind w:left="0" w:firstLine="0"/>
        <w:rPr>
          <w:rFonts w:ascii="黑体"/>
          <w:sz w:val="28"/>
          <w:szCs w:val="28"/>
        </w:rPr>
      </w:pPr>
      <w:bookmarkStart w:id="11" w:name="_Toc455479222"/>
      <w:bookmarkStart w:id="12" w:name="_Toc455479745"/>
      <w:r w:rsidRPr="004166E1">
        <w:rPr>
          <w:rFonts w:ascii="黑体" w:hint="eastAsia"/>
          <w:sz w:val="28"/>
          <w:szCs w:val="28"/>
        </w:rPr>
        <w:t>论文结构</w:t>
      </w:r>
      <w:bookmarkEnd w:id="11"/>
      <w:bookmarkEnd w:id="12"/>
    </w:p>
    <w:p w14:paraId="16FD5C1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1"/>
        <w:ind w:left="432"/>
        <w:jc w:val="center"/>
        <w:rPr>
          <w:rFonts w:ascii="黑体" w:eastAsia="黑体"/>
          <w:sz w:val="32"/>
        </w:rPr>
        <w:sectPr w:rsidR="00FF35F9" w:rsidSect="004E10E2">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1"/>
        <w:widowControl w:val="0"/>
        <w:tabs>
          <w:tab w:val="center" w:pos="4153"/>
          <w:tab w:val="left" w:pos="6375"/>
        </w:tabs>
        <w:jc w:val="center"/>
        <w:rPr>
          <w:rFonts w:ascii="黑体" w:eastAsia="黑体" w:hAnsiTheme="minorEastAsia" w:hint="eastAsia"/>
          <w:color w:val="000000" w:themeColor="text1"/>
          <w:sz w:val="32"/>
          <w:szCs w:val="32"/>
        </w:rPr>
      </w:pPr>
      <w:bookmarkStart w:id="13" w:name="_Toc455479223"/>
      <w:bookmarkStart w:id="14" w:name="_Toc455479746"/>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13"/>
      <w:bookmarkEnd w:id="14"/>
    </w:p>
    <w:p w14:paraId="3BE615F7" w14:textId="77777777" w:rsidR="00B9337E" w:rsidRPr="00B9337E" w:rsidRDefault="009D429C" w:rsidP="00F011E5">
      <w:pPr>
        <w:pStyle w:val="af2"/>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2"/>
        <w:spacing w:line="415" w:lineRule="auto"/>
        <w:ind w:left="0" w:firstLine="0"/>
        <w:rPr>
          <w:rFonts w:ascii="黑体"/>
          <w:sz w:val="28"/>
          <w:szCs w:val="28"/>
        </w:rPr>
      </w:pPr>
      <w:bookmarkStart w:id="15" w:name="_Toc455479224"/>
      <w:bookmarkStart w:id="16" w:name="_Toc455479747"/>
      <w:r w:rsidRPr="004166E1">
        <w:rPr>
          <w:rFonts w:ascii="黑体" w:hint="eastAsia"/>
          <w:sz w:val="28"/>
          <w:szCs w:val="28"/>
        </w:rPr>
        <w:t>分布式系统</w:t>
      </w:r>
      <w:bookmarkEnd w:id="15"/>
      <w:bookmarkEnd w:id="16"/>
    </w:p>
    <w:p w14:paraId="30762F6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proofErr w:type="gramStart"/>
      <w:r w:rsidR="00F242D1" w:rsidRPr="00F011E5">
        <w:rPr>
          <w:rFonts w:ascii="宋体" w:eastAsia="宋体" w:hAnsi="宋体" w:hint="eastAsia"/>
        </w:rPr>
        <w:t>谷歌的</w:t>
      </w:r>
      <w:proofErr w:type="gramEnd"/>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af2"/>
        <w:spacing w:before="0" w:beforeAutospacing="0" w:after="0" w:afterAutospacing="0"/>
        <w:jc w:val="both"/>
        <w:rPr>
          <w:rFonts w:ascii="宋体" w:eastAsia="宋体" w:hAnsi="宋体"/>
        </w:rPr>
      </w:pPr>
    </w:p>
    <w:p w14:paraId="771849C5"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7" w:name="_Toc455479225"/>
      <w:bookmarkStart w:id="18" w:name="_Toc455479748"/>
      <w:r w:rsidRPr="00920C99">
        <w:rPr>
          <w:rFonts w:ascii="黑体" w:hint="eastAsia"/>
          <w:sz w:val="24"/>
          <w:lang w:val="x-none" w:eastAsia="x-none"/>
        </w:rPr>
        <w:t>分布式系统的定义</w:t>
      </w:r>
      <w:bookmarkEnd w:id="17"/>
      <w:bookmarkEnd w:id="18"/>
    </w:p>
    <w:p w14:paraId="79D2FCD4" w14:textId="77777777" w:rsidR="005C6AF8" w:rsidRPr="00F011E5" w:rsidRDefault="00430B81"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af2"/>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af2"/>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af2"/>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af2"/>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af2"/>
        <w:spacing w:before="0" w:beforeAutospacing="0" w:after="0" w:afterAutospacing="0"/>
        <w:jc w:val="both"/>
        <w:rPr>
          <w:rFonts w:ascii="宋体" w:eastAsia="宋体" w:hAnsi="宋体"/>
        </w:rPr>
      </w:pPr>
    </w:p>
    <w:p w14:paraId="222A39EF"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9" w:name="_Toc455479226"/>
      <w:bookmarkStart w:id="20" w:name="_Toc455479749"/>
      <w:r w:rsidRPr="00920C99">
        <w:rPr>
          <w:rFonts w:ascii="黑体" w:hint="eastAsia"/>
          <w:sz w:val="24"/>
          <w:lang w:val="x-none" w:eastAsia="x-none"/>
        </w:rPr>
        <w:t>CAP定律</w:t>
      </w:r>
      <w:bookmarkEnd w:id="19"/>
      <w:bookmarkEnd w:id="20"/>
    </w:p>
    <w:p w14:paraId="48FD3900"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w:t>
      </w:r>
      <w:proofErr w:type="gramStart"/>
      <w:r w:rsidRPr="00F011E5">
        <w:rPr>
          <w:rFonts w:ascii="宋体" w:eastAsia="宋体" w:hAnsi="宋体" w:hint="eastAsia"/>
        </w:rPr>
        <w:t>不</w:t>
      </w:r>
      <w:proofErr w:type="gramEnd"/>
      <w:r w:rsidRPr="00F011E5">
        <w:rPr>
          <w:rFonts w:ascii="宋体" w:eastAsia="宋体" w:hAnsi="宋体" w:hint="eastAsia"/>
        </w:rPr>
        <w:t>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af2"/>
        <w:spacing w:before="0" w:beforeAutospacing="0" w:after="0" w:afterAutospacing="0"/>
        <w:jc w:val="both"/>
        <w:rPr>
          <w:rFonts w:ascii="宋体" w:eastAsia="宋体" w:hAnsi="宋体"/>
        </w:rPr>
      </w:pPr>
    </w:p>
    <w:p w14:paraId="25CAF0FB"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21" w:name="_Toc455479227"/>
      <w:bookmarkStart w:id="22" w:name="_Toc455479750"/>
      <w:r w:rsidRPr="00920C99">
        <w:rPr>
          <w:rFonts w:ascii="黑体" w:hint="eastAsia"/>
          <w:sz w:val="24"/>
          <w:lang w:val="x-none" w:eastAsia="x-none"/>
        </w:rPr>
        <w:t>现代分布式系统的特点</w:t>
      </w:r>
      <w:bookmarkEnd w:id="21"/>
      <w:bookmarkEnd w:id="22"/>
    </w:p>
    <w:p w14:paraId="758B9197"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af2"/>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w:t>
      </w:r>
      <w:proofErr w:type="gramStart"/>
      <w:r w:rsidR="0027760F" w:rsidRPr="00F011E5">
        <w:rPr>
          <w:rFonts w:ascii="宋体" w:eastAsia="宋体" w:hAnsi="宋体"/>
        </w:rPr>
        <w:t>做保</w:t>
      </w:r>
      <w:proofErr w:type="gramEnd"/>
      <w:r w:rsidR="0027760F" w:rsidRPr="00F011E5">
        <w:rPr>
          <w:rFonts w:ascii="宋体" w:eastAsia="宋体" w:hAnsi="宋体"/>
        </w:rPr>
        <w:t>证。</w:t>
      </w:r>
    </w:p>
    <w:p w14:paraId="4399D1DB"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af2"/>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proofErr w:type="gramStart"/>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w:t>
      </w:r>
      <w:proofErr w:type="gramEnd"/>
      <w:r w:rsidR="00924C8F" w:rsidRPr="00F011E5">
        <w:rPr>
          <w:rFonts w:ascii="宋体" w:eastAsia="宋体" w:hAnsi="宋体"/>
        </w:rPr>
        <w:t>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af2"/>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w:t>
      </w:r>
      <w:proofErr w:type="gramStart"/>
      <w:r w:rsidRPr="00F011E5">
        <w:rPr>
          <w:rFonts w:ascii="宋体" w:eastAsia="宋体" w:hAnsi="宋体"/>
        </w:rPr>
        <w:t>宕</w:t>
      </w:r>
      <w:proofErr w:type="gramEnd"/>
      <w:r w:rsidRPr="00F011E5">
        <w:rPr>
          <w:rFonts w:ascii="宋体" w:eastAsia="宋体" w:hAnsi="宋体"/>
        </w:rPr>
        <w:t>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proofErr w:type="gramStart"/>
      <w:r w:rsidRPr="00F011E5">
        <w:rPr>
          <w:rFonts w:ascii="宋体" w:eastAsia="宋体" w:hAnsi="宋体"/>
        </w:rPr>
        <w:t>不</w:t>
      </w:r>
      <w:proofErr w:type="gramEnd"/>
      <w:r w:rsidRPr="00F011E5">
        <w:rPr>
          <w:rFonts w:ascii="宋体" w:eastAsia="宋体" w:hAnsi="宋体"/>
        </w:rPr>
        <w:t>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af2"/>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af2"/>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w:t>
      </w:r>
      <w:proofErr w:type="gramStart"/>
      <w:r w:rsidRPr="00F011E5">
        <w:rPr>
          <w:rFonts w:ascii="宋体" w:eastAsia="宋体" w:hAnsi="宋体"/>
        </w:rPr>
        <w:t>一</w:t>
      </w:r>
      <w:proofErr w:type="gramEnd"/>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af2"/>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w:t>
      </w:r>
      <w:proofErr w:type="gramStart"/>
      <w:r w:rsidR="00C83C62" w:rsidRPr="00F011E5">
        <w:rPr>
          <w:rFonts w:ascii="宋体" w:eastAsia="宋体" w:hAnsi="宋体"/>
        </w:rPr>
        <w:t>一</w:t>
      </w:r>
      <w:proofErr w:type="gramEnd"/>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af2"/>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2"/>
        <w:spacing w:line="415" w:lineRule="auto"/>
        <w:ind w:left="0" w:firstLine="0"/>
        <w:rPr>
          <w:rFonts w:ascii="黑体"/>
          <w:sz w:val="28"/>
          <w:szCs w:val="28"/>
        </w:rPr>
      </w:pPr>
      <w:bookmarkStart w:id="23" w:name="_Toc455479228"/>
      <w:bookmarkStart w:id="24" w:name="_Toc455479751"/>
      <w:r w:rsidRPr="004166E1">
        <w:rPr>
          <w:rFonts w:ascii="黑体" w:hint="eastAsia"/>
          <w:sz w:val="28"/>
          <w:szCs w:val="28"/>
        </w:rPr>
        <w:t>开源技术</w:t>
      </w:r>
      <w:bookmarkEnd w:id="23"/>
      <w:bookmarkEnd w:id="24"/>
    </w:p>
    <w:p w14:paraId="139D081A" w14:textId="77777777" w:rsidR="00911ECC" w:rsidRDefault="006B62A7" w:rsidP="00F011E5">
      <w:pPr>
        <w:pStyle w:val="af2"/>
        <w:numPr>
          <w:ins w:id="25"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af2"/>
        <w:spacing w:before="0" w:beforeAutospacing="0" w:after="0" w:afterAutospacing="0"/>
        <w:jc w:val="both"/>
        <w:rPr>
          <w:rFonts w:ascii="宋体" w:eastAsia="宋体" w:hAnsi="宋体"/>
        </w:rPr>
      </w:pPr>
    </w:p>
    <w:p w14:paraId="331799A0" w14:textId="77777777" w:rsidR="00911ECC" w:rsidRPr="00920C99" w:rsidRDefault="005949C0" w:rsidP="00920C99">
      <w:pPr>
        <w:pStyle w:val="3"/>
        <w:widowControl w:val="0"/>
        <w:numPr>
          <w:ilvl w:val="2"/>
          <w:numId w:val="1"/>
        </w:numPr>
        <w:spacing w:line="240" w:lineRule="auto"/>
        <w:ind w:left="0" w:firstLine="0"/>
        <w:rPr>
          <w:rFonts w:ascii="黑体"/>
          <w:sz w:val="24"/>
          <w:lang w:val="x-none" w:eastAsia="x-none"/>
        </w:rPr>
      </w:pPr>
      <w:bookmarkStart w:id="26" w:name="_Toc455479229"/>
      <w:bookmarkStart w:id="27" w:name="_Toc455479752"/>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26"/>
      <w:bookmarkEnd w:id="27"/>
    </w:p>
    <w:p w14:paraId="2B6D54CF" w14:textId="77777777" w:rsidR="009C55D5" w:rsidRDefault="005949C0" w:rsidP="00F011E5">
      <w:pPr>
        <w:pStyle w:val="af2"/>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proofErr w:type="gramStart"/>
      <w:r w:rsidR="008B6AB7" w:rsidRPr="00F011E5">
        <w:rPr>
          <w:rFonts w:ascii="宋体" w:eastAsia="宋体" w:hAnsi="宋体" w:hint="eastAsia"/>
        </w:rPr>
        <w:t>序列</w:t>
      </w:r>
      <w:r w:rsidR="008B6AB7" w:rsidRPr="00F011E5">
        <w:rPr>
          <w:rFonts w:ascii="宋体" w:eastAsia="宋体" w:hAnsi="宋体"/>
        </w:rPr>
        <w:t>化层</w:t>
      </w:r>
      <w:proofErr w:type="gramEnd"/>
      <w:r w:rsidR="008B6AB7" w:rsidRPr="00F011E5">
        <w:rPr>
          <w:rFonts w:ascii="宋体" w:eastAsia="宋体" w:hAnsi="宋体"/>
        </w:rPr>
        <w:t>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w:t>
      </w:r>
      <w:proofErr w:type="gramStart"/>
      <w:r w:rsidR="008B6AB7" w:rsidRPr="00F011E5">
        <w:rPr>
          <w:rFonts w:ascii="宋体" w:eastAsia="宋体" w:hAnsi="宋体"/>
        </w:rPr>
        <w:t>向</w:t>
      </w:r>
      <w:r w:rsidR="008B6AB7" w:rsidRPr="00F011E5">
        <w:rPr>
          <w:rFonts w:ascii="宋体" w:eastAsia="宋体" w:hAnsi="宋体" w:hint="eastAsia"/>
        </w:rPr>
        <w:t>之</w:t>
      </w:r>
      <w:r w:rsidR="008B6AB7" w:rsidRPr="00F011E5">
        <w:rPr>
          <w:rFonts w:ascii="宋体" w:eastAsia="宋体" w:hAnsi="宋体"/>
        </w:rPr>
        <w:t>前</w:t>
      </w:r>
      <w:proofErr w:type="gramEnd"/>
      <w:r w:rsidR="008B6AB7" w:rsidRPr="00F011E5">
        <w:rPr>
          <w:rFonts w:ascii="宋体" w:eastAsia="宋体" w:hAnsi="宋体"/>
        </w:rPr>
        <w:t>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af2"/>
        <w:spacing w:before="0" w:beforeAutospacing="0" w:after="0" w:afterAutospacing="0"/>
        <w:jc w:val="both"/>
        <w:rPr>
          <w:rFonts w:ascii="宋体" w:eastAsia="宋体" w:hAnsi="宋体"/>
        </w:rPr>
      </w:pPr>
      <w:r w:rsidRPr="00B323DD">
        <w:rPr>
          <w:rFonts w:ascii="楷体_GB2312" w:eastAsia="楷体_GB2312" w:hint="eastAsia"/>
          <w:noProof/>
          <w:sz w:val="21"/>
          <w:szCs w:val="21"/>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3"/>
        <w:widowControl w:val="0"/>
        <w:numPr>
          <w:ilvl w:val="2"/>
          <w:numId w:val="1"/>
        </w:numPr>
        <w:spacing w:line="240" w:lineRule="auto"/>
        <w:ind w:left="0" w:firstLine="0"/>
        <w:rPr>
          <w:rFonts w:ascii="黑体"/>
          <w:sz w:val="24"/>
          <w:lang w:val="x-none" w:eastAsia="x-none"/>
        </w:rPr>
      </w:pPr>
      <w:bookmarkStart w:id="28" w:name="_Toc455479230"/>
      <w:bookmarkStart w:id="29" w:name="_Toc455479753"/>
      <w:r w:rsidRPr="00920C99">
        <w:rPr>
          <w:rFonts w:ascii="黑体" w:hint="eastAsia"/>
          <w:sz w:val="24"/>
          <w:lang w:val="x-none" w:eastAsia="x-none"/>
        </w:rPr>
        <w:t>分布式服务框架 Zookeepe</w:t>
      </w:r>
      <w:r w:rsidRPr="00920C99">
        <w:rPr>
          <w:rFonts w:ascii="黑体"/>
          <w:sz w:val="24"/>
          <w:lang w:val="x-none" w:eastAsia="x-none"/>
        </w:rPr>
        <w:t>r</w:t>
      </w:r>
      <w:bookmarkEnd w:id="28"/>
      <w:bookmarkEnd w:id="29"/>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w:t>
      </w:r>
      <w:proofErr w:type="gramStart"/>
      <w:r w:rsidRPr="00F011E5">
        <w:rPr>
          <w:rFonts w:ascii="宋体" w:eastAsia="宋体" w:hAnsi="宋体" w:hint="eastAsia"/>
        </w:rPr>
        <w:t>一</w:t>
      </w:r>
      <w:proofErr w:type="gramEnd"/>
      <w:r w:rsidRPr="00F011E5">
        <w:rPr>
          <w:rFonts w:ascii="宋体" w:eastAsia="宋体" w:hAnsi="宋体" w:hint="eastAsia"/>
        </w:rPr>
        <w:t>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af2"/>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af2"/>
        <w:spacing w:before="0" w:beforeAutospacing="0" w:after="0" w:afterAutospacing="0"/>
        <w:jc w:val="both"/>
        <w:rPr>
          <w:rFonts w:ascii="宋体" w:eastAsia="宋体" w:hAnsi="宋体"/>
        </w:rPr>
      </w:pPr>
    </w:p>
    <w:p w14:paraId="624C8F84" w14:textId="77777777" w:rsidR="009C55D5" w:rsidRPr="00920C99" w:rsidRDefault="00246924" w:rsidP="00920C99">
      <w:pPr>
        <w:pStyle w:val="3"/>
        <w:widowControl w:val="0"/>
        <w:numPr>
          <w:ilvl w:val="2"/>
          <w:numId w:val="1"/>
        </w:numPr>
        <w:spacing w:line="240" w:lineRule="auto"/>
        <w:ind w:left="0" w:firstLine="0"/>
        <w:rPr>
          <w:rFonts w:ascii="黑体"/>
          <w:sz w:val="24"/>
          <w:lang w:val="x-none" w:eastAsia="x-none"/>
        </w:rPr>
      </w:pPr>
      <w:bookmarkStart w:id="30" w:name="_Toc455479231"/>
      <w:bookmarkStart w:id="31" w:name="_Toc455479754"/>
      <w:r w:rsidRPr="00920C99">
        <w:rPr>
          <w:rFonts w:ascii="黑体" w:hint="eastAsia"/>
          <w:sz w:val="24"/>
          <w:lang w:val="x-none" w:eastAsia="x-none"/>
        </w:rPr>
        <w:t>服务器缓存服务  Redis</w:t>
      </w:r>
      <w:bookmarkEnd w:id="30"/>
      <w:bookmarkEnd w:id="31"/>
    </w:p>
    <w:p w14:paraId="2E2AA44E" w14:textId="77777777" w:rsidR="009C55D5" w:rsidRPr="00F011E5"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af2"/>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af2"/>
        <w:spacing w:before="0" w:beforeAutospacing="0" w:after="0" w:afterAutospacing="0"/>
        <w:jc w:val="both"/>
        <w:rPr>
          <w:rFonts w:ascii="宋体" w:eastAsia="宋体" w:hAnsi="宋体"/>
        </w:rPr>
      </w:pPr>
    </w:p>
    <w:p w14:paraId="55E39ACF" w14:textId="77777777" w:rsidR="004029C9" w:rsidRPr="00920C99" w:rsidRDefault="00FB2902" w:rsidP="00920C99">
      <w:pPr>
        <w:pStyle w:val="3"/>
        <w:widowControl w:val="0"/>
        <w:numPr>
          <w:ilvl w:val="2"/>
          <w:numId w:val="1"/>
        </w:numPr>
        <w:spacing w:line="240" w:lineRule="auto"/>
        <w:ind w:left="0" w:firstLine="0"/>
        <w:rPr>
          <w:rFonts w:ascii="黑体"/>
          <w:sz w:val="24"/>
          <w:lang w:val="x-none" w:eastAsia="x-none"/>
        </w:rPr>
      </w:pPr>
      <w:bookmarkStart w:id="32" w:name="_Toc455479232"/>
      <w:bookmarkStart w:id="33" w:name="_Toc455479755"/>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32"/>
      <w:bookmarkEnd w:id="33"/>
    </w:p>
    <w:p w14:paraId="17B6E293"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w:t>
      </w:r>
      <w:proofErr w:type="gramStart"/>
      <w:r w:rsidRPr="00F011E5">
        <w:rPr>
          <w:rFonts w:ascii="宋体" w:eastAsia="宋体" w:hAnsi="宋体" w:hint="eastAsia"/>
        </w:rPr>
        <w:t>个</w:t>
      </w:r>
      <w:proofErr w:type="gramEnd"/>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w:t>
      </w:r>
      <w:proofErr w:type="gramStart"/>
      <w:r w:rsidRPr="00F011E5">
        <w:rPr>
          <w:rFonts w:ascii="宋体" w:eastAsia="宋体" w:hAnsi="宋体" w:hint="eastAsia"/>
        </w:rPr>
        <w:t>方制定</w:t>
      </w:r>
      <w:proofErr w:type="gramEnd"/>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af2"/>
        <w:spacing w:before="0" w:beforeAutospacing="0" w:after="0" w:afterAutospacing="0"/>
        <w:jc w:val="both"/>
        <w:rPr>
          <w:rFonts w:ascii="宋体" w:eastAsia="宋体" w:hAnsi="宋体"/>
        </w:rPr>
      </w:pPr>
    </w:p>
    <w:p w14:paraId="19AF365E" w14:textId="77777777" w:rsidR="005D2F41" w:rsidRPr="00920C99" w:rsidRDefault="00CF268D" w:rsidP="00920C99">
      <w:pPr>
        <w:pStyle w:val="3"/>
        <w:widowControl w:val="0"/>
        <w:numPr>
          <w:ilvl w:val="2"/>
          <w:numId w:val="1"/>
        </w:numPr>
        <w:spacing w:line="240" w:lineRule="auto"/>
        <w:ind w:left="0" w:firstLine="0"/>
        <w:rPr>
          <w:rFonts w:ascii="黑体"/>
          <w:sz w:val="24"/>
          <w:lang w:val="x-none" w:eastAsia="x-none"/>
        </w:rPr>
      </w:pPr>
      <w:bookmarkStart w:id="34" w:name="_Toc455479233"/>
      <w:bookmarkStart w:id="35" w:name="_Toc455479756"/>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34"/>
      <w:bookmarkEnd w:id="35"/>
    </w:p>
    <w:p w14:paraId="71C5793B" w14:textId="77777777" w:rsidR="00FC6BEA" w:rsidRPr="00F011E5" w:rsidRDefault="00FC6BEA" w:rsidP="00F011E5">
      <w:pPr>
        <w:pStyle w:val="af2"/>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w:t>
      </w:r>
      <w:proofErr w:type="gramStart"/>
      <w:r w:rsidR="001F4DD0" w:rsidRPr="00F011E5">
        <w:rPr>
          <w:rFonts w:ascii="宋体" w:eastAsia="宋体" w:hAnsi="宋体" w:hint="eastAsia"/>
        </w:rPr>
        <w:t>圈</w:t>
      </w:r>
      <w:r w:rsidRPr="00F011E5">
        <w:rPr>
          <w:rFonts w:ascii="宋体" w:eastAsia="宋体" w:hAnsi="宋体"/>
        </w:rPr>
        <w:t>采用</w:t>
      </w:r>
      <w:proofErr w:type="gramEnd"/>
      <w:r w:rsidRPr="00F011E5">
        <w:rPr>
          <w:rFonts w:ascii="宋体" w:eastAsia="宋体" w:hAnsi="宋体"/>
        </w:rPr>
        <w:t>Nignx</w:t>
      </w:r>
      <w:r w:rsidRPr="00F011E5">
        <w:rPr>
          <w:rFonts w:ascii="宋体" w:eastAsia="宋体" w:hAnsi="宋体" w:hint="eastAsia"/>
        </w:rPr>
        <w:t>来</w:t>
      </w:r>
      <w:proofErr w:type="gramStart"/>
      <w:r w:rsidRPr="00F011E5">
        <w:rPr>
          <w:rFonts w:ascii="宋体" w:eastAsia="宋体" w:hAnsi="宋体"/>
        </w:rPr>
        <w:t>做为</w:t>
      </w:r>
      <w:proofErr w:type="gramEnd"/>
      <w:r w:rsidR="001F4DD0" w:rsidRPr="00F011E5">
        <w:rPr>
          <w:rFonts w:ascii="宋体" w:eastAsia="宋体" w:hAnsi="宋体" w:hint="eastAsia"/>
        </w:rPr>
        <w:t>其</w:t>
      </w:r>
      <w:proofErr w:type="gramStart"/>
      <w:r w:rsidRPr="00F011E5">
        <w:rPr>
          <w:rFonts w:ascii="宋体" w:eastAsia="宋体" w:hAnsi="宋体" w:hint="eastAsia"/>
        </w:rPr>
        <w:t>云</w:t>
      </w:r>
      <w:r w:rsidRPr="00F011E5">
        <w:rPr>
          <w:rFonts w:ascii="宋体" w:eastAsia="宋体" w:hAnsi="宋体"/>
        </w:rPr>
        <w:t>服务</w:t>
      </w:r>
      <w:proofErr w:type="gramEnd"/>
      <w:r w:rsidRPr="00F011E5">
        <w:rPr>
          <w:rFonts w:ascii="宋体" w:eastAsia="宋体" w:hAnsi="宋体"/>
        </w:rPr>
        <w:t>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2"/>
        <w:spacing w:line="415" w:lineRule="auto"/>
        <w:ind w:left="0" w:firstLine="0"/>
        <w:rPr>
          <w:rFonts w:ascii="黑体"/>
          <w:sz w:val="28"/>
          <w:szCs w:val="28"/>
        </w:rPr>
      </w:pPr>
      <w:bookmarkStart w:id="36" w:name="_Toc455479234"/>
      <w:bookmarkStart w:id="37" w:name="_Toc455479757"/>
      <w:r w:rsidRPr="004166E1">
        <w:rPr>
          <w:rFonts w:ascii="黑体" w:hint="eastAsia"/>
          <w:sz w:val="28"/>
          <w:szCs w:val="28"/>
        </w:rPr>
        <w:t>本章小结</w:t>
      </w:r>
      <w:bookmarkEnd w:id="36"/>
      <w:bookmarkEnd w:id="37"/>
    </w:p>
    <w:p w14:paraId="12573DE2" w14:textId="77777777" w:rsidR="001B24BB" w:rsidRPr="00F011E5" w:rsidRDefault="004D0E9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1"/>
        <w:ind w:left="432"/>
        <w:jc w:val="center"/>
        <w:rPr>
          <w:rFonts w:ascii="黑体" w:eastAsia="黑体"/>
          <w:sz w:val="32"/>
        </w:rPr>
        <w:sectPr w:rsidR="004E10E2" w:rsidSect="00B67EFB">
          <w:headerReference w:type="default" r:id="rId22"/>
          <w:footerReference w:type="default" r:id="rId23"/>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1"/>
        <w:widowControl w:val="0"/>
        <w:tabs>
          <w:tab w:val="center" w:pos="4153"/>
          <w:tab w:val="left" w:pos="6375"/>
        </w:tabs>
        <w:jc w:val="center"/>
        <w:rPr>
          <w:rFonts w:ascii="黑体" w:eastAsia="黑体" w:hAnsiTheme="minorEastAsia" w:hint="eastAsia"/>
          <w:color w:val="000000" w:themeColor="text1"/>
          <w:sz w:val="32"/>
          <w:szCs w:val="32"/>
        </w:rPr>
      </w:pPr>
      <w:bookmarkStart w:id="38" w:name="_Toc455479235"/>
      <w:bookmarkStart w:id="39" w:name="_Toc455479758"/>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38"/>
      <w:bookmarkEnd w:id="39"/>
    </w:p>
    <w:p w14:paraId="0519628A" w14:textId="77777777" w:rsidR="002D13D8"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软件在当下最为根本的几个特征可以概括如下：基于组织的、基于web的、基于流程的、基于知识的、基于集成的。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af2"/>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w:t>
      </w:r>
      <w:proofErr w:type="gramStart"/>
      <w:r w:rsidR="002D13D8" w:rsidRPr="00F011E5">
        <w:rPr>
          <w:rFonts w:ascii="宋体" w:eastAsia="宋体" w:hAnsi="宋体" w:hint="eastAsia"/>
        </w:rPr>
        <w:t>微信企业</w:t>
      </w:r>
      <w:proofErr w:type="gramEnd"/>
      <w:r w:rsidR="002D13D8" w:rsidRPr="00F011E5">
        <w:rPr>
          <w:rFonts w:ascii="宋体" w:eastAsia="宋体" w:hAnsi="宋体" w:hint="eastAsia"/>
        </w:rPr>
        <w:t>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w:t>
      </w:r>
      <w:proofErr w:type="gramStart"/>
      <w:r w:rsidRPr="00F011E5">
        <w:rPr>
          <w:rFonts w:ascii="宋体" w:eastAsia="宋体" w:hAnsi="宋体" w:hint="eastAsia"/>
        </w:rPr>
        <w:t>想召开</w:t>
      </w:r>
      <w:proofErr w:type="gramEnd"/>
      <w:r w:rsidRPr="00F011E5">
        <w:rPr>
          <w:rFonts w:ascii="宋体" w:eastAsia="宋体" w:hAnsi="宋体" w:hint="eastAsia"/>
        </w:rPr>
        <w:t>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w:t>
      </w:r>
      <w:proofErr w:type="gramStart"/>
      <w:r w:rsidR="003E243E" w:rsidRPr="00F011E5">
        <w:rPr>
          <w:rFonts w:ascii="宋体" w:eastAsia="宋体" w:hAnsi="宋体" w:hint="eastAsia"/>
        </w:rPr>
        <w:t>圈这</w:t>
      </w:r>
      <w:r w:rsidR="008E2231" w:rsidRPr="00F011E5">
        <w:rPr>
          <w:rFonts w:ascii="宋体" w:eastAsia="宋体" w:hAnsi="宋体" w:hint="eastAsia"/>
        </w:rPr>
        <w:t>样</w:t>
      </w:r>
      <w:proofErr w:type="gramEnd"/>
      <w:r w:rsidR="003E243E" w:rsidRPr="00F011E5">
        <w:rPr>
          <w:rFonts w:ascii="宋体" w:eastAsia="宋体" w:hAnsi="宋体" w:hint="eastAsia"/>
        </w:rPr>
        <w:t>一个基于移动</w:t>
      </w:r>
      <w:proofErr w:type="gramStart"/>
      <w:r w:rsidR="003E243E" w:rsidRPr="00F011E5">
        <w:rPr>
          <w:rFonts w:ascii="宋体" w:eastAsia="宋体" w:hAnsi="宋体" w:hint="eastAsia"/>
        </w:rPr>
        <w:t>云服务</w:t>
      </w:r>
      <w:proofErr w:type="gramEnd"/>
      <w:r w:rsidR="003E243E" w:rsidRPr="00F011E5">
        <w:rPr>
          <w:rFonts w:ascii="宋体" w:eastAsia="宋体" w:hAnsi="宋体" w:hint="eastAsia"/>
        </w:rPr>
        <w:t>的企业协同软件是怎么去满足这些需求的。</w:t>
      </w:r>
    </w:p>
    <w:p w14:paraId="637745B3" w14:textId="0DF3C937" w:rsidR="004029C9" w:rsidRPr="004029C9" w:rsidRDefault="001E2A90" w:rsidP="00F937CF">
      <w:pPr>
        <w:pStyle w:val="af0"/>
        <w:keepNext/>
        <w:keepLines/>
        <w:numPr>
          <w:ilvl w:val="0"/>
          <w:numId w:val="1"/>
        </w:numPr>
        <w:spacing w:before="340" w:after="330" w:line="578" w:lineRule="auto"/>
        <w:ind w:firstLineChars="0"/>
        <w:outlineLvl w:val="0"/>
        <w:rPr>
          <w:b/>
          <w:bCs/>
          <w:noProof/>
          <w:vanish/>
          <w:kern w:val="44"/>
          <w:sz w:val="44"/>
          <w:szCs w:val="44"/>
        </w:rPr>
      </w:pPr>
      <w:r>
        <w:rPr>
          <w:rFonts w:ascii="楷体_GB2312" w:eastAsia="楷体_GB2312" w:hint="eastAsia"/>
          <w:noProof/>
          <w:szCs w:val="21"/>
        </w:rPr>
        <w:drawing>
          <wp:anchor distT="0" distB="0" distL="114300" distR="114300" simplePos="0" relativeHeight="251679232" behindDoc="0" locked="0" layoutInCell="1" allowOverlap="1" wp14:anchorId="52DACC53" wp14:editId="60F0C4B7">
            <wp:simplePos x="0" y="0"/>
            <wp:positionH relativeFrom="margin">
              <wp:posOffset>9525</wp:posOffset>
            </wp:positionH>
            <wp:positionV relativeFrom="margin">
              <wp:posOffset>2633345</wp:posOffset>
            </wp:positionV>
            <wp:extent cx="5274310" cy="42900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V relativeFrom="margin">
              <wp14:pctHeight>0</wp14:pctHeight>
            </wp14:sizeRelV>
          </wp:anchor>
        </w:drawing>
      </w:r>
    </w:p>
    <w:p w14:paraId="71B9DF95" w14:textId="77777777" w:rsidR="00911ECC" w:rsidRPr="004166E1" w:rsidRDefault="00A80E2F" w:rsidP="004166E1">
      <w:pPr>
        <w:pStyle w:val="2"/>
        <w:spacing w:line="415" w:lineRule="auto"/>
        <w:ind w:left="0" w:firstLine="0"/>
        <w:rPr>
          <w:rFonts w:ascii="黑体"/>
          <w:sz w:val="28"/>
          <w:szCs w:val="28"/>
        </w:rPr>
      </w:pPr>
      <w:bookmarkStart w:id="40" w:name="_Toc455479236"/>
      <w:bookmarkStart w:id="41" w:name="_Toc455479759"/>
      <w:r w:rsidRPr="004166E1">
        <w:rPr>
          <w:rFonts w:ascii="黑体" w:hint="eastAsia"/>
          <w:sz w:val="28"/>
          <w:szCs w:val="28"/>
        </w:rPr>
        <w:t>系统用户角色分析</w:t>
      </w:r>
      <w:bookmarkEnd w:id="40"/>
      <w:bookmarkEnd w:id="41"/>
    </w:p>
    <w:p w14:paraId="02C34521" w14:textId="49776306" w:rsidR="00A53499" w:rsidRPr="00B323DD" w:rsidRDefault="00A53499" w:rsidP="00B323DD">
      <w:pPr>
        <w:jc w:val="center"/>
        <w:rPr>
          <w:rFonts w:ascii="楷体_GB2312" w:eastAsia="楷体_GB2312"/>
          <w:szCs w:val="21"/>
        </w:rPr>
      </w:pPr>
      <w:r w:rsidRPr="00B323DD">
        <w:rPr>
          <w:rFonts w:ascii="楷体_GB2312" w:eastAsia="楷体_GB2312" w:hint="eastAsia"/>
          <w:szCs w:val="21"/>
        </w:rPr>
        <w:t>图</w:t>
      </w:r>
      <w:r w:rsidR="00B323DD" w:rsidRPr="00B323DD">
        <w:rPr>
          <w:rFonts w:ascii="楷体_GB2312" w:eastAsia="楷体_GB2312" w:hint="eastAsia"/>
          <w:szCs w:val="21"/>
        </w:rPr>
        <w:t>3-</w:t>
      </w:r>
      <w:r w:rsidRPr="00B323DD">
        <w:rPr>
          <w:rFonts w:ascii="楷体_GB2312" w:eastAsia="楷体_GB2312" w:hint="eastAsia"/>
          <w:szCs w:val="21"/>
        </w:rPr>
        <w:t>1  工作圈UML用例图</w:t>
      </w:r>
    </w:p>
    <w:p w14:paraId="183FA8FB" w14:textId="77777777" w:rsidR="006B0DE0"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af2"/>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w:t>
      </w:r>
      <w:proofErr w:type="gramStart"/>
      <w:r w:rsidRPr="00F011E5">
        <w:rPr>
          <w:rFonts w:ascii="宋体" w:eastAsia="宋体" w:hAnsi="宋体" w:hint="eastAsia"/>
        </w:rPr>
        <w:t>点赞以及</w:t>
      </w:r>
      <w:proofErr w:type="gramEnd"/>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af2"/>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af2"/>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w:t>
      </w:r>
      <w:proofErr w:type="gramStart"/>
      <w:r w:rsidR="00956244" w:rsidRPr="00F011E5">
        <w:rPr>
          <w:rFonts w:ascii="宋体" w:eastAsia="宋体" w:hAnsi="宋体" w:hint="eastAsia"/>
        </w:rPr>
        <w:t>微企业</w:t>
      </w:r>
      <w:proofErr w:type="gramEnd"/>
      <w:r w:rsidR="00956244" w:rsidRPr="00F011E5">
        <w:rPr>
          <w:rFonts w:ascii="宋体" w:eastAsia="宋体" w:hAnsi="宋体" w:hint="eastAsia"/>
        </w:rPr>
        <w:t>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w:t>
      </w:r>
      <w:proofErr w:type="gramStart"/>
      <w:r w:rsidR="00D32861" w:rsidRPr="00F011E5">
        <w:rPr>
          <w:rFonts w:ascii="宋体" w:eastAsia="宋体" w:hAnsi="宋体" w:hint="eastAsia"/>
        </w:rPr>
        <w:t>微企业</w:t>
      </w:r>
      <w:proofErr w:type="gramEnd"/>
      <w:r w:rsidR="00D32861" w:rsidRPr="00F011E5">
        <w:rPr>
          <w:rFonts w:ascii="宋体" w:eastAsia="宋体" w:hAnsi="宋体" w:hint="eastAsia"/>
        </w:rPr>
        <w:t>的人员较少，对工作</w:t>
      </w:r>
      <w:proofErr w:type="gramStart"/>
      <w:r w:rsidR="00D32861" w:rsidRPr="00F011E5">
        <w:rPr>
          <w:rFonts w:ascii="宋体" w:eastAsia="宋体" w:hAnsi="宋体" w:hint="eastAsia"/>
        </w:rPr>
        <w:t>圈软件</w:t>
      </w:r>
      <w:proofErr w:type="gramEnd"/>
      <w:r w:rsidR="00D32861" w:rsidRPr="00F011E5">
        <w:rPr>
          <w:rFonts w:ascii="宋体" w:eastAsia="宋体" w:hAnsi="宋体" w:hint="eastAsia"/>
        </w:rPr>
        <w:t>的在企业内部的推广就更加容易。</w:t>
      </w:r>
    </w:p>
    <w:p w14:paraId="566AB458" w14:textId="77777777" w:rsidR="00911ECC" w:rsidRPr="004166E1" w:rsidRDefault="00911ECC" w:rsidP="004166E1">
      <w:pPr>
        <w:pStyle w:val="2"/>
        <w:spacing w:line="415" w:lineRule="auto"/>
        <w:ind w:left="0" w:firstLine="0"/>
        <w:rPr>
          <w:rFonts w:ascii="黑体"/>
          <w:sz w:val="28"/>
          <w:szCs w:val="28"/>
        </w:rPr>
      </w:pPr>
      <w:bookmarkStart w:id="42" w:name="_Toc455479237"/>
      <w:bookmarkStart w:id="43" w:name="_Toc455479760"/>
      <w:r w:rsidRPr="004166E1">
        <w:rPr>
          <w:rFonts w:ascii="黑体" w:hint="eastAsia"/>
          <w:sz w:val="28"/>
          <w:szCs w:val="28"/>
        </w:rPr>
        <w:t>系统功能需求分析</w:t>
      </w:r>
      <w:bookmarkEnd w:id="42"/>
      <w:bookmarkEnd w:id="43"/>
    </w:p>
    <w:p w14:paraId="56958449" w14:textId="77777777" w:rsidR="00E37E58" w:rsidRPr="00920C99" w:rsidRDefault="00E37E58" w:rsidP="00920C99">
      <w:pPr>
        <w:pStyle w:val="3"/>
        <w:widowControl w:val="0"/>
        <w:numPr>
          <w:ilvl w:val="2"/>
          <w:numId w:val="1"/>
        </w:numPr>
        <w:spacing w:line="240" w:lineRule="auto"/>
        <w:ind w:left="0" w:firstLine="0"/>
        <w:rPr>
          <w:rFonts w:ascii="黑体"/>
          <w:sz w:val="24"/>
          <w:lang w:val="x-none" w:eastAsia="x-none"/>
        </w:rPr>
      </w:pPr>
      <w:bookmarkStart w:id="44" w:name="_Toc455479238"/>
      <w:bookmarkStart w:id="45" w:name="_Toc455479761"/>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44"/>
      <w:bookmarkEnd w:id="45"/>
    </w:p>
    <w:p w14:paraId="4100C913" w14:textId="77777777" w:rsidR="00AF6D02" w:rsidRPr="00F011E5" w:rsidRDefault="00E37E58"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工作圈的账户系统是畅捷通CIA云平台的子系统，用户数据与CIA通过消息总线保持同步；CIA云平台下所有子系统注册的账号均可在工作</w:t>
      </w:r>
      <w:proofErr w:type="gramStart"/>
      <w:r w:rsidRPr="00F011E5">
        <w:rPr>
          <w:rFonts w:ascii="宋体" w:eastAsia="宋体" w:hAnsi="宋体" w:hint="eastAsia"/>
        </w:rPr>
        <w:t>圈直接</w:t>
      </w:r>
      <w:proofErr w:type="gramEnd"/>
      <w:r w:rsidRPr="00F011E5">
        <w:rPr>
          <w:rFonts w:ascii="宋体" w:eastAsia="宋体" w:hAnsi="宋体" w:hint="eastAsia"/>
        </w:rPr>
        <w:t>登录。</w:t>
      </w:r>
      <w:r w:rsidR="0024726C" w:rsidRPr="00F011E5">
        <w:rPr>
          <w:rFonts w:ascii="宋体" w:eastAsia="宋体" w:hAnsi="宋体" w:hint="eastAsia"/>
        </w:rPr>
        <w:t>之所以采用公司的CIA云平台用户账户，其一是为了消除数据</w:t>
      </w:r>
      <w:proofErr w:type="gramStart"/>
      <w:r w:rsidR="0024726C" w:rsidRPr="00F011E5">
        <w:rPr>
          <w:rFonts w:ascii="宋体" w:eastAsia="宋体" w:hAnsi="宋体" w:hint="eastAsia"/>
        </w:rPr>
        <w:t>弧岛</w:t>
      </w:r>
      <w:proofErr w:type="gramEnd"/>
      <w:r w:rsidR="0024726C" w:rsidRPr="00F011E5">
        <w:rPr>
          <w:rFonts w:ascii="宋体" w:eastAsia="宋体" w:hAnsi="宋体" w:hint="eastAsia"/>
        </w:rPr>
        <w:t>，其二是为了工作圈将来的平台化做准备。畅捷通的在企业办公自动化上有很多的优秀的软件和云服务，需要一个协同</w:t>
      </w:r>
      <w:proofErr w:type="gramStart"/>
      <w:r w:rsidR="0024726C" w:rsidRPr="00F011E5">
        <w:rPr>
          <w:rFonts w:ascii="宋体" w:eastAsia="宋体" w:hAnsi="宋体" w:hint="eastAsia"/>
        </w:rPr>
        <w:t>云服务</w:t>
      </w:r>
      <w:proofErr w:type="gramEnd"/>
      <w:r w:rsidR="0024726C" w:rsidRPr="00F011E5">
        <w:rPr>
          <w:rFonts w:ascii="宋体" w:eastAsia="宋体" w:hAnsi="宋体" w:hint="eastAsia"/>
        </w:rPr>
        <w:t>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proofErr w:type="gramStart"/>
      <w:r w:rsidR="005032EC" w:rsidRPr="00F011E5">
        <w:rPr>
          <w:rFonts w:ascii="宋体" w:eastAsia="宋体" w:hAnsi="宋体" w:hint="eastAsia"/>
        </w:rPr>
        <w:t>值叫</w:t>
      </w:r>
      <w:proofErr w:type="gramEnd"/>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w:t>
      </w:r>
      <w:proofErr w:type="gramStart"/>
      <w:r w:rsidR="00824DAA" w:rsidRPr="00F011E5">
        <w:rPr>
          <w:rFonts w:ascii="宋体" w:eastAsia="宋体" w:hAnsi="宋体" w:hint="eastAsia"/>
        </w:rPr>
        <w:t>圈</w:t>
      </w:r>
      <w:r w:rsidR="00FB2902" w:rsidRPr="00F011E5">
        <w:rPr>
          <w:rFonts w:ascii="宋体" w:eastAsia="宋体" w:hAnsi="宋体" w:hint="eastAsia"/>
        </w:rPr>
        <w:t>各个</w:t>
      </w:r>
      <w:proofErr w:type="gramEnd"/>
      <w:r w:rsidR="00824DAA" w:rsidRPr="00F011E5">
        <w:rPr>
          <w:rFonts w:ascii="宋体" w:eastAsia="宋体" w:hAnsi="宋体" w:hint="eastAsia"/>
        </w:rPr>
        <w:t>终端提供单点登录、权限校验用户/企业信息查询和</w:t>
      </w:r>
      <w:r w:rsidR="00824DAA" w:rsidRPr="00F011E5">
        <w:rPr>
          <w:rFonts w:ascii="宋体" w:eastAsia="宋体" w:hAnsi="宋体" w:hint="eastAsia"/>
        </w:rPr>
        <w:lastRenderedPageBreak/>
        <w:t>变更等功能。并且基于畅</w:t>
      </w:r>
      <w:proofErr w:type="gramStart"/>
      <w:r w:rsidR="00824DAA" w:rsidRPr="00F011E5">
        <w:rPr>
          <w:rFonts w:ascii="宋体" w:eastAsia="宋体" w:hAnsi="宋体" w:hint="eastAsia"/>
        </w:rPr>
        <w:t>捷通云平台</w:t>
      </w:r>
      <w:proofErr w:type="gramEnd"/>
      <w:r w:rsidR="00824DAA" w:rsidRPr="00F011E5">
        <w:rPr>
          <w:rFonts w:ascii="宋体" w:eastAsia="宋体" w:hAnsi="宋体" w:hint="eastAsia"/>
        </w:rPr>
        <w:t>的智能平台，为工作</w:t>
      </w:r>
      <w:proofErr w:type="gramStart"/>
      <w:r w:rsidR="00824DAA" w:rsidRPr="00F011E5">
        <w:rPr>
          <w:rFonts w:ascii="宋体" w:eastAsia="宋体" w:hAnsi="宋体" w:hint="eastAsia"/>
        </w:rPr>
        <w:t>圈用户</w:t>
      </w:r>
      <w:proofErr w:type="gramEnd"/>
      <w:r w:rsidR="00824DAA" w:rsidRPr="00F011E5">
        <w:rPr>
          <w:rFonts w:ascii="宋体" w:eastAsia="宋体" w:hAnsi="宋体" w:hint="eastAsia"/>
        </w:rPr>
        <w:t>提供智能推荐、搜索服务。</w:t>
      </w:r>
    </w:p>
    <w:p w14:paraId="562EAE99" w14:textId="77777777" w:rsidR="00AF6D02" w:rsidRPr="00F011E5" w:rsidRDefault="00AF6D02"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w:t>
      </w:r>
      <w:proofErr w:type="gramStart"/>
      <w:r w:rsidR="00D45A54" w:rsidRPr="00F011E5">
        <w:rPr>
          <w:rFonts w:ascii="宋体" w:eastAsia="宋体" w:hAnsi="宋体" w:hint="eastAsia"/>
        </w:rPr>
        <w:t>微信就是</w:t>
      </w:r>
      <w:proofErr w:type="gramEnd"/>
      <w:r w:rsidR="00D45A54" w:rsidRPr="00F011E5">
        <w:rPr>
          <w:rFonts w:ascii="宋体" w:eastAsia="宋体" w:hAnsi="宋体" w:hint="eastAsia"/>
        </w:rPr>
        <w:t>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w:t>
      </w:r>
      <w:proofErr w:type="gramStart"/>
      <w:r w:rsidR="00BF2A28" w:rsidRPr="00F011E5">
        <w:rPr>
          <w:rFonts w:ascii="宋体" w:eastAsia="宋体" w:hAnsi="宋体" w:hint="eastAsia"/>
        </w:rPr>
        <w:t>圈提供</w:t>
      </w:r>
      <w:proofErr w:type="gramEnd"/>
      <w:r w:rsidR="00BF2A28" w:rsidRPr="00F011E5">
        <w:rPr>
          <w:rFonts w:ascii="宋体" w:eastAsia="宋体" w:hAnsi="宋体" w:hint="eastAsia"/>
        </w:rPr>
        <w:t>的即时通讯功能聊天</w:t>
      </w:r>
      <w:proofErr w:type="gramStart"/>
      <w:r w:rsidR="006B0DE0" w:rsidRPr="00F011E5">
        <w:rPr>
          <w:rFonts w:ascii="宋体" w:eastAsia="宋体" w:hAnsi="宋体" w:hint="eastAsia"/>
        </w:rPr>
        <w:t>或是多</w:t>
      </w:r>
      <w:proofErr w:type="gramEnd"/>
      <w:r w:rsidR="006B0DE0" w:rsidRPr="00F011E5">
        <w:rPr>
          <w:rFonts w:ascii="宋体" w:eastAsia="宋体" w:hAnsi="宋体" w:hint="eastAsia"/>
        </w:rPr>
        <w:t>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af2"/>
        <w:spacing w:before="0" w:beforeAutospacing="0" w:after="0" w:afterAutospacing="0"/>
        <w:jc w:val="both"/>
        <w:rPr>
          <w:rFonts w:ascii="宋体" w:eastAsia="宋体" w:hAnsi="宋体"/>
        </w:rPr>
      </w:pPr>
    </w:p>
    <w:p w14:paraId="467F1FCC"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46" w:name="_Toc455479239"/>
      <w:bookmarkStart w:id="47" w:name="_Toc455479762"/>
      <w:r w:rsidRPr="00920C99">
        <w:rPr>
          <w:rFonts w:ascii="黑体" w:hint="eastAsia"/>
          <w:sz w:val="24"/>
          <w:lang w:val="x-none" w:eastAsia="x-none"/>
        </w:rPr>
        <w:t>圈子</w:t>
      </w:r>
      <w:r w:rsidR="00506070" w:rsidRPr="00920C99">
        <w:rPr>
          <w:rFonts w:ascii="黑体" w:hint="eastAsia"/>
          <w:sz w:val="24"/>
          <w:lang w:val="x-none" w:eastAsia="x-none"/>
        </w:rPr>
        <w:t>与帖子</w:t>
      </w:r>
      <w:bookmarkEnd w:id="46"/>
      <w:bookmarkEnd w:id="47"/>
    </w:p>
    <w:p w14:paraId="15F3B552" w14:textId="77777777" w:rsidR="006B0DE0" w:rsidRPr="00F011E5" w:rsidRDefault="00F83FF5"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帖子承载了圈子中</w:t>
      </w:r>
      <w:proofErr w:type="gramStart"/>
      <w:r w:rsidRPr="00F011E5">
        <w:rPr>
          <w:rFonts w:ascii="宋体" w:eastAsia="宋体" w:hAnsi="宋体" w:hint="eastAsia"/>
        </w:rPr>
        <w:t>最</w:t>
      </w:r>
      <w:proofErr w:type="gramEnd"/>
      <w:r w:rsidRPr="00F011E5">
        <w:rPr>
          <w:rFonts w:ascii="宋体" w:eastAsia="宋体" w:hAnsi="宋体" w:hint="eastAsia"/>
        </w:rPr>
        <w:t>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w:t>
      </w:r>
      <w:proofErr w:type="gramStart"/>
      <w:r w:rsidR="00967AB5" w:rsidRPr="00F011E5">
        <w:rPr>
          <w:rFonts w:ascii="宋体" w:eastAsia="宋体" w:hAnsi="宋体" w:hint="eastAsia"/>
        </w:rPr>
        <w:t>微企业</w:t>
      </w:r>
      <w:proofErr w:type="gramEnd"/>
      <w:r w:rsidR="00967AB5" w:rsidRPr="00F011E5">
        <w:rPr>
          <w:rFonts w:ascii="宋体" w:eastAsia="宋体" w:hAnsi="宋体" w:hint="eastAsia"/>
        </w:rPr>
        <w:t>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af2"/>
        <w:spacing w:before="0" w:beforeAutospacing="0" w:after="0" w:afterAutospacing="0"/>
        <w:jc w:val="both"/>
        <w:rPr>
          <w:rFonts w:ascii="宋体" w:eastAsia="宋体" w:hAnsi="宋体"/>
        </w:rPr>
      </w:pPr>
    </w:p>
    <w:p w14:paraId="4A8D9704"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48" w:name="_Toc455479240"/>
      <w:bookmarkStart w:id="49" w:name="_Toc455479763"/>
      <w:r w:rsidRPr="00920C99">
        <w:rPr>
          <w:rFonts w:ascii="黑体" w:hint="eastAsia"/>
          <w:sz w:val="24"/>
          <w:lang w:val="x-none" w:eastAsia="x-none"/>
        </w:rPr>
        <w:t>评论</w:t>
      </w:r>
      <w:bookmarkEnd w:id="48"/>
      <w:bookmarkEnd w:id="49"/>
    </w:p>
    <w:p w14:paraId="34E75B2E" w14:textId="77777777" w:rsidR="001D7FF4" w:rsidRPr="00F011E5"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w:t>
      </w:r>
      <w:proofErr w:type="gramStart"/>
      <w:r w:rsidRPr="00F011E5">
        <w:rPr>
          <w:rFonts w:ascii="宋体" w:eastAsia="宋体" w:hAnsi="宋体" w:hint="eastAsia"/>
        </w:rPr>
        <w:t>传图片</w:t>
      </w:r>
      <w:proofErr w:type="gramEnd"/>
      <w:r w:rsidRPr="00F011E5">
        <w:rPr>
          <w:rFonts w:ascii="宋体" w:eastAsia="宋体" w:hAnsi="宋体" w:hint="eastAsia"/>
        </w:rPr>
        <w:t>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af2"/>
        <w:spacing w:before="0" w:beforeAutospacing="0" w:after="0" w:afterAutospacing="0"/>
        <w:jc w:val="both"/>
        <w:rPr>
          <w:rFonts w:ascii="宋体" w:eastAsia="宋体" w:hAnsi="宋体"/>
        </w:rPr>
      </w:pPr>
    </w:p>
    <w:p w14:paraId="56F33DF1"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0" w:name="_Toc455479241"/>
      <w:bookmarkStart w:id="51" w:name="_Toc455479764"/>
      <w:r w:rsidRPr="00920C99">
        <w:rPr>
          <w:rFonts w:ascii="黑体" w:hint="eastAsia"/>
          <w:sz w:val="24"/>
          <w:lang w:val="x-none" w:eastAsia="x-none"/>
        </w:rPr>
        <w:t>赞</w:t>
      </w:r>
      <w:bookmarkEnd w:id="50"/>
      <w:bookmarkEnd w:id="51"/>
    </w:p>
    <w:p w14:paraId="4C9C1A65" w14:textId="77777777" w:rsidR="006B0DE0" w:rsidRDefault="00F6714D" w:rsidP="00F011E5">
      <w:pPr>
        <w:pStyle w:val="af2"/>
        <w:spacing w:before="0" w:beforeAutospacing="0" w:after="0" w:afterAutospacing="0"/>
        <w:jc w:val="both"/>
        <w:rPr>
          <w:rFonts w:ascii="宋体" w:eastAsia="宋体" w:hAnsi="宋体"/>
        </w:rPr>
      </w:pPr>
      <w:r w:rsidRPr="00F011E5">
        <w:rPr>
          <w:rFonts w:ascii="宋体" w:eastAsia="宋体" w:hAnsi="宋体" w:hint="eastAsia"/>
        </w:rPr>
        <w:t>赞与评论一样，是社交</w:t>
      </w:r>
      <w:proofErr w:type="gramStart"/>
      <w:r w:rsidRPr="00F011E5">
        <w:rPr>
          <w:rFonts w:ascii="宋体" w:eastAsia="宋体" w:hAnsi="宋体" w:hint="eastAsia"/>
        </w:rPr>
        <w:t>式应用</w:t>
      </w:r>
      <w:proofErr w:type="gramEnd"/>
      <w:r w:rsidRPr="00F011E5">
        <w:rPr>
          <w:rFonts w:ascii="宋体" w:eastAsia="宋体" w:hAnsi="宋体" w:hint="eastAsia"/>
        </w:rPr>
        <w:t>的一个主要的切入点。操作简便而且更加容易吸引用户。同样的，用户的</w:t>
      </w:r>
      <w:proofErr w:type="gramStart"/>
      <w:r w:rsidRPr="00F011E5">
        <w:rPr>
          <w:rFonts w:ascii="宋体" w:eastAsia="宋体" w:hAnsi="宋体" w:hint="eastAsia"/>
        </w:rPr>
        <w:t>点赞数据</w:t>
      </w:r>
      <w:proofErr w:type="gramEnd"/>
      <w:r w:rsidRPr="00F011E5">
        <w:rPr>
          <w:rFonts w:ascii="宋体" w:eastAsia="宋体" w:hAnsi="宋体" w:hint="eastAsia"/>
        </w:rPr>
        <w:t>也有很多可以挖掘的地方。所以这里也作为一个单独的服务模块提供服务。</w:t>
      </w:r>
    </w:p>
    <w:p w14:paraId="1BAD7859" w14:textId="77777777" w:rsidR="00C62F40" w:rsidRPr="00F011E5" w:rsidRDefault="00C62F40" w:rsidP="00F011E5">
      <w:pPr>
        <w:pStyle w:val="af2"/>
        <w:spacing w:before="0" w:beforeAutospacing="0" w:after="0" w:afterAutospacing="0"/>
        <w:jc w:val="both"/>
        <w:rPr>
          <w:rFonts w:ascii="宋体" w:eastAsia="宋体" w:hAnsi="宋体"/>
        </w:rPr>
      </w:pPr>
    </w:p>
    <w:p w14:paraId="68EEB822"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2" w:name="_Toc455479242"/>
      <w:bookmarkStart w:id="53" w:name="_Toc455479765"/>
      <w:r w:rsidRPr="00920C99">
        <w:rPr>
          <w:rFonts w:ascii="黑体" w:hint="eastAsia"/>
          <w:sz w:val="24"/>
          <w:lang w:val="x-none" w:eastAsia="x-none"/>
        </w:rPr>
        <w:t>工作功能</w:t>
      </w:r>
      <w:bookmarkEnd w:id="52"/>
      <w:bookmarkEnd w:id="53"/>
    </w:p>
    <w:p w14:paraId="291AED55" w14:textId="77777777" w:rsidR="002863D9" w:rsidRPr="00F011E5" w:rsidRDefault="00CA66D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w:t>
      </w:r>
      <w:proofErr w:type="gramStart"/>
      <w:r w:rsidR="002863D9" w:rsidRPr="00F011E5">
        <w:rPr>
          <w:rFonts w:ascii="宋体" w:eastAsia="宋体" w:hAnsi="宋体" w:hint="eastAsia"/>
        </w:rPr>
        <w:t>圈提供</w:t>
      </w:r>
      <w:proofErr w:type="gramEnd"/>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w:t>
      </w:r>
      <w:proofErr w:type="gramStart"/>
      <w:r w:rsidR="0028164A" w:rsidRPr="00F011E5">
        <w:rPr>
          <w:rFonts w:ascii="宋体" w:eastAsia="宋体" w:hAnsi="宋体" w:hint="eastAsia"/>
        </w:rPr>
        <w:t>圈每天</w:t>
      </w:r>
      <w:proofErr w:type="gramEnd"/>
      <w:r w:rsidR="0028164A" w:rsidRPr="00F011E5">
        <w:rPr>
          <w:rFonts w:ascii="宋体" w:eastAsia="宋体" w:hAnsi="宋体" w:hint="eastAsia"/>
        </w:rPr>
        <w:t>统计请假、报销以及签到的数据，给公司的领导发送一份工作概要性质的报告。</w:t>
      </w:r>
    </w:p>
    <w:p w14:paraId="090FAED3" w14:textId="77777777" w:rsidR="00574370" w:rsidRDefault="00574370"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工作功能的入口，重点在于把</w:t>
      </w:r>
      <w:proofErr w:type="gramStart"/>
      <w:r w:rsidRPr="00F011E5">
        <w:rPr>
          <w:rFonts w:ascii="宋体" w:eastAsia="宋体" w:hAnsi="宋体" w:hint="eastAsia"/>
        </w:rPr>
        <w:t>控企业</w:t>
      </w:r>
      <w:proofErr w:type="gramEnd"/>
      <w:r w:rsidRPr="00F011E5">
        <w:rPr>
          <w:rFonts w:ascii="宋体" w:eastAsia="宋体" w:hAnsi="宋体" w:hint="eastAsia"/>
        </w:rPr>
        <w:t>协同办公应用的入口。将来的规划可以把企业通讯录的服务能力以API的形式开放，提供其他厂商以内部</w:t>
      </w:r>
      <w:proofErr w:type="gramStart"/>
      <w:r w:rsidRPr="00F011E5">
        <w:rPr>
          <w:rFonts w:ascii="宋体" w:eastAsia="宋体" w:hAnsi="宋体" w:hint="eastAsia"/>
        </w:rPr>
        <w:t>轻应用</w:t>
      </w:r>
      <w:proofErr w:type="gramEnd"/>
      <w:r w:rsidRPr="00F011E5">
        <w:rPr>
          <w:rFonts w:ascii="宋体" w:eastAsia="宋体" w:hAnsi="宋体" w:hint="eastAsia"/>
        </w:rPr>
        <w:t>的形式为工作</w:t>
      </w:r>
      <w:proofErr w:type="gramStart"/>
      <w:r w:rsidRPr="00F011E5">
        <w:rPr>
          <w:rFonts w:ascii="宋体" w:eastAsia="宋体" w:hAnsi="宋体" w:hint="eastAsia"/>
        </w:rPr>
        <w:t>圈开发</w:t>
      </w:r>
      <w:proofErr w:type="gramEnd"/>
      <w:r w:rsidRPr="00F011E5">
        <w:rPr>
          <w:rFonts w:ascii="宋体" w:eastAsia="宋体" w:hAnsi="宋体" w:hint="eastAsia"/>
        </w:rPr>
        <w:t>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af2"/>
        <w:spacing w:before="0" w:beforeAutospacing="0" w:after="0" w:afterAutospacing="0"/>
        <w:jc w:val="both"/>
        <w:rPr>
          <w:rFonts w:ascii="宋体" w:eastAsia="宋体" w:hAnsi="宋体"/>
        </w:rPr>
      </w:pPr>
    </w:p>
    <w:p w14:paraId="0EDB65A8" w14:textId="77777777" w:rsidR="00C27B18" w:rsidRPr="00920C99" w:rsidRDefault="00C27B18" w:rsidP="00920C99">
      <w:pPr>
        <w:pStyle w:val="3"/>
        <w:widowControl w:val="0"/>
        <w:numPr>
          <w:ilvl w:val="2"/>
          <w:numId w:val="1"/>
        </w:numPr>
        <w:spacing w:line="240" w:lineRule="auto"/>
        <w:ind w:left="0" w:firstLine="0"/>
        <w:rPr>
          <w:rFonts w:ascii="黑体"/>
          <w:sz w:val="24"/>
          <w:lang w:val="x-none" w:eastAsia="x-none"/>
        </w:rPr>
      </w:pPr>
      <w:bookmarkStart w:id="54" w:name="_Toc455479243"/>
      <w:bookmarkStart w:id="55" w:name="_Toc455479766"/>
      <w:r w:rsidRPr="00920C99">
        <w:rPr>
          <w:rFonts w:ascii="黑体" w:hint="eastAsia"/>
          <w:sz w:val="24"/>
          <w:lang w:val="x-none" w:eastAsia="x-none"/>
        </w:rPr>
        <w:t>工作流引擎</w:t>
      </w:r>
      <w:bookmarkEnd w:id="54"/>
      <w:bookmarkEnd w:id="55"/>
    </w:p>
    <w:p w14:paraId="11D7A7C4" w14:textId="77777777" w:rsidR="00C27B18" w:rsidRDefault="00FA2DD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proofErr w:type="gramStart"/>
      <w:r w:rsidR="00F433EB" w:rsidRPr="00F011E5">
        <w:rPr>
          <w:rFonts w:ascii="宋体" w:eastAsia="宋体" w:hAnsi="宋体" w:hint="eastAsia"/>
        </w:rPr>
        <w:t>服务云化的</w:t>
      </w:r>
      <w:proofErr w:type="gramEnd"/>
      <w:r w:rsidR="00F433EB" w:rsidRPr="00F011E5">
        <w:rPr>
          <w:rFonts w:ascii="宋体" w:eastAsia="宋体" w:hAnsi="宋体" w:hint="eastAsia"/>
        </w:rPr>
        <w:t>背景下，大批量的企业入驻协同办公</w:t>
      </w:r>
      <w:proofErr w:type="gramStart"/>
      <w:r w:rsidR="00F433EB" w:rsidRPr="00F011E5">
        <w:rPr>
          <w:rFonts w:ascii="宋体" w:eastAsia="宋体" w:hAnsi="宋体" w:hint="eastAsia"/>
        </w:rPr>
        <w:t>云服务</w:t>
      </w:r>
      <w:proofErr w:type="gramEnd"/>
      <w:r w:rsidR="00F433EB" w:rsidRPr="00F011E5">
        <w:rPr>
          <w:rFonts w:ascii="宋体" w:eastAsia="宋体" w:hAnsi="宋体" w:hint="eastAsia"/>
        </w:rPr>
        <w:t>以后，为一个一个企业单独定制工作流将变的不现实，需要的是一个尽可能通用的服务。于是工作</w:t>
      </w:r>
      <w:proofErr w:type="gramStart"/>
      <w:r w:rsidR="00F433EB" w:rsidRPr="00F011E5">
        <w:rPr>
          <w:rFonts w:ascii="宋体" w:eastAsia="宋体" w:hAnsi="宋体" w:hint="eastAsia"/>
        </w:rPr>
        <w:t>圈设计</w:t>
      </w:r>
      <w:proofErr w:type="gramEnd"/>
      <w:r w:rsidR="00F433EB" w:rsidRPr="00F011E5">
        <w:rPr>
          <w:rFonts w:ascii="宋体" w:eastAsia="宋体" w:hAnsi="宋体" w:hint="eastAsia"/>
        </w:rPr>
        <w:t>了一个自由工作流引擎的服务，通过这个服务企业的员工可以自己定制任</w:t>
      </w:r>
      <w:proofErr w:type="gramStart"/>
      <w:r w:rsidR="00F433EB" w:rsidRPr="00F011E5">
        <w:rPr>
          <w:rFonts w:ascii="宋体" w:eastAsia="宋体" w:hAnsi="宋体" w:hint="eastAsia"/>
        </w:rPr>
        <w:t>一</w:t>
      </w:r>
      <w:proofErr w:type="gramEnd"/>
      <w:r w:rsidR="00F433EB" w:rsidRPr="00F011E5">
        <w:rPr>
          <w:rFonts w:ascii="宋体" w:eastAsia="宋体" w:hAnsi="宋体" w:hint="eastAsia"/>
        </w:rPr>
        <w:t>流程</w:t>
      </w:r>
      <w:proofErr w:type="gramStart"/>
      <w:r w:rsidR="00F433EB" w:rsidRPr="00F011E5">
        <w:rPr>
          <w:rFonts w:ascii="宋体" w:eastAsia="宋体" w:hAnsi="宋体" w:hint="eastAsia"/>
        </w:rPr>
        <w:t>化业务</w:t>
      </w:r>
      <w:proofErr w:type="gramEnd"/>
      <w:r w:rsidR="00F433EB" w:rsidRPr="00F011E5">
        <w:rPr>
          <w:rFonts w:ascii="宋体" w:eastAsia="宋体" w:hAnsi="宋体" w:hint="eastAsia"/>
        </w:rPr>
        <w:t>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af2"/>
        <w:spacing w:before="0" w:beforeAutospacing="0" w:after="0" w:afterAutospacing="0"/>
        <w:jc w:val="both"/>
        <w:rPr>
          <w:rFonts w:ascii="宋体" w:eastAsia="宋体" w:hAnsi="宋体"/>
        </w:rPr>
      </w:pPr>
    </w:p>
    <w:p w14:paraId="08319F7A"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6" w:name="_Toc455479244"/>
      <w:bookmarkStart w:id="57" w:name="_Toc455479767"/>
      <w:r w:rsidRPr="00920C99">
        <w:rPr>
          <w:rFonts w:ascii="黑体" w:hint="eastAsia"/>
          <w:sz w:val="24"/>
          <w:lang w:val="x-none" w:eastAsia="x-none"/>
        </w:rPr>
        <w:lastRenderedPageBreak/>
        <w:t>即时通信（IM）</w:t>
      </w:r>
      <w:bookmarkEnd w:id="56"/>
      <w:bookmarkEnd w:id="57"/>
    </w:p>
    <w:p w14:paraId="72BFAF5C" w14:textId="77777777" w:rsidR="00911ECC" w:rsidRPr="00F011E5" w:rsidRDefault="008F5FD1"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即时通信服务，作为工作</w:t>
      </w:r>
      <w:proofErr w:type="gramStart"/>
      <w:r w:rsidRPr="00F011E5">
        <w:rPr>
          <w:rFonts w:ascii="宋体" w:eastAsia="宋体" w:hAnsi="宋体" w:hint="eastAsia"/>
        </w:rPr>
        <w:t>圈企业</w:t>
      </w:r>
      <w:proofErr w:type="gramEnd"/>
      <w:r w:rsidRPr="00F011E5">
        <w:rPr>
          <w:rFonts w:ascii="宋体" w:eastAsia="宋体" w:hAnsi="宋体" w:hint="eastAsia"/>
        </w:rPr>
        <w:t>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3EB7446C" w14:textId="77777777" w:rsidR="002E5B15" w:rsidRPr="00F011E5" w:rsidRDefault="002E5B15"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即时通信，首先会让人们</w:t>
      </w:r>
      <w:proofErr w:type="gramStart"/>
      <w:r w:rsidRPr="00F011E5">
        <w:rPr>
          <w:rFonts w:ascii="宋体" w:eastAsia="宋体" w:hAnsi="宋体" w:hint="eastAsia"/>
        </w:rPr>
        <w:t>想到腾讯的</w:t>
      </w:r>
      <w:proofErr w:type="gramEnd"/>
      <w:r w:rsidRPr="00F011E5">
        <w:rPr>
          <w:rFonts w:ascii="宋体" w:eastAsia="宋体" w:hAnsi="宋体" w:hint="eastAsia"/>
        </w:rPr>
        <w:t>两款标志性产品，QQ与微信。</w:t>
      </w:r>
      <w:proofErr w:type="gramStart"/>
      <w:r w:rsidRPr="00F011E5">
        <w:rPr>
          <w:rFonts w:ascii="宋体" w:eastAsia="宋体" w:hAnsi="宋体" w:hint="eastAsia"/>
        </w:rPr>
        <w:t>腾讯围绕</w:t>
      </w:r>
      <w:proofErr w:type="gramEnd"/>
      <w:r w:rsidRPr="00F011E5">
        <w:rPr>
          <w:rFonts w:ascii="宋体" w:eastAsia="宋体" w:hAnsi="宋体" w:hint="eastAsia"/>
        </w:rPr>
        <w:t>这两款拳头软件打造了一个生态帝国，为我们揭示了现代移动互联网改变人们生活的原因。</w:t>
      </w:r>
      <w:r w:rsidR="00F44C1A" w:rsidRPr="00F011E5">
        <w:rPr>
          <w:rFonts w:ascii="宋体" w:eastAsia="宋体" w:hAnsi="宋体" w:hint="eastAsia"/>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w:t>
      </w:r>
      <w:r w:rsidR="00ED18CA" w:rsidRPr="00F011E5">
        <w:rPr>
          <w:rFonts w:ascii="宋体" w:eastAsia="宋体" w:hAnsi="宋体" w:hint="eastAsia"/>
        </w:rPr>
        <w:t>PC</w:t>
      </w:r>
      <w:r w:rsidR="00F44C1A" w:rsidRPr="00F011E5">
        <w:rPr>
          <w:rFonts w:ascii="宋体" w:eastAsia="宋体" w:hAnsi="宋体" w:hint="eastAsia"/>
        </w:rPr>
        <w:t>的环境</w:t>
      </w:r>
      <w:r w:rsidR="00346A8C" w:rsidRPr="00F011E5">
        <w:rPr>
          <w:rFonts w:ascii="宋体" w:eastAsia="宋体" w:hAnsi="宋体" w:hint="eastAsia"/>
        </w:rPr>
        <w:t>下</w:t>
      </w:r>
      <w:r w:rsidR="00F44C1A" w:rsidRPr="00F011E5">
        <w:rPr>
          <w:rFonts w:ascii="宋体" w:eastAsia="宋体" w:hAnsi="宋体" w:hint="eastAsia"/>
        </w:rPr>
        <w:t>怎么办？这个场景，每一个问号都是过去办公OA上的一个短板：异地办公，无</w:t>
      </w:r>
      <w:r w:rsidR="00763A8D" w:rsidRPr="00F011E5">
        <w:rPr>
          <w:rFonts w:ascii="宋体" w:eastAsia="宋体" w:hAnsi="宋体" w:hint="eastAsia"/>
        </w:rPr>
        <w:t>PC</w:t>
      </w:r>
      <w:r w:rsidR="00A01028" w:rsidRPr="00F011E5">
        <w:rPr>
          <w:rFonts w:ascii="宋体" w:eastAsia="宋体" w:hAnsi="宋体" w:hint="eastAsia"/>
        </w:rPr>
        <w:t>环境等。所以</w:t>
      </w:r>
      <w:r w:rsidR="00953927" w:rsidRPr="00F011E5">
        <w:rPr>
          <w:rFonts w:ascii="宋体" w:eastAsia="宋体" w:hAnsi="宋体" w:hint="eastAsia"/>
        </w:rPr>
        <w:t>移动互联网的即时通信</w:t>
      </w:r>
      <w:r w:rsidR="00F44C1A" w:rsidRPr="00F011E5">
        <w:rPr>
          <w:rFonts w:ascii="宋体" w:eastAsia="宋体" w:hAnsi="宋体" w:hint="eastAsia"/>
        </w:rPr>
        <w:t>对</w:t>
      </w:r>
      <w:r w:rsidR="00953927" w:rsidRPr="00F011E5">
        <w:rPr>
          <w:rFonts w:ascii="宋体" w:eastAsia="宋体" w:hAnsi="宋体" w:hint="eastAsia"/>
        </w:rPr>
        <w:t>现代的企业协同</w:t>
      </w:r>
      <w:r w:rsidR="00F44C1A" w:rsidRPr="00F011E5">
        <w:rPr>
          <w:rFonts w:ascii="宋体" w:eastAsia="宋体" w:hAnsi="宋体" w:hint="eastAsia"/>
        </w:rPr>
        <w:t>尤其重要</w:t>
      </w:r>
      <w:r w:rsidR="000C7B1D" w:rsidRPr="00F011E5">
        <w:rPr>
          <w:rFonts w:ascii="宋体" w:eastAsia="宋体" w:hAnsi="宋体" w:hint="eastAsia"/>
        </w:rPr>
        <w:t>,</w:t>
      </w:r>
      <w:r w:rsidR="00F44C1A" w:rsidRPr="00F011E5">
        <w:rPr>
          <w:rFonts w:ascii="宋体" w:eastAsia="宋体" w:hAnsi="宋体" w:hint="eastAsia"/>
        </w:rPr>
        <w:t>可以说是现代企业协同的基石。</w:t>
      </w:r>
    </w:p>
    <w:p w14:paraId="17C8C192" w14:textId="77777777" w:rsidR="00911ECC" w:rsidRPr="004166E1" w:rsidRDefault="00911ECC" w:rsidP="004166E1">
      <w:pPr>
        <w:pStyle w:val="2"/>
        <w:spacing w:line="415" w:lineRule="auto"/>
        <w:ind w:left="0" w:firstLine="0"/>
        <w:rPr>
          <w:rFonts w:ascii="黑体"/>
          <w:sz w:val="28"/>
          <w:szCs w:val="28"/>
        </w:rPr>
      </w:pPr>
      <w:bookmarkStart w:id="58" w:name="_Toc455479245"/>
      <w:bookmarkStart w:id="59" w:name="_Toc455479768"/>
      <w:r w:rsidRPr="004166E1">
        <w:rPr>
          <w:rFonts w:ascii="黑体" w:hint="eastAsia"/>
          <w:sz w:val="28"/>
          <w:szCs w:val="28"/>
        </w:rPr>
        <w:t>系统的非功能需求分析</w:t>
      </w:r>
      <w:bookmarkEnd w:id="58"/>
      <w:bookmarkEnd w:id="59"/>
    </w:p>
    <w:p w14:paraId="0BB6CBD1" w14:textId="77777777" w:rsidR="007E14BE" w:rsidRPr="00920C99" w:rsidRDefault="007E14BE" w:rsidP="00920C99">
      <w:pPr>
        <w:pStyle w:val="3"/>
        <w:widowControl w:val="0"/>
        <w:numPr>
          <w:ilvl w:val="2"/>
          <w:numId w:val="1"/>
        </w:numPr>
        <w:spacing w:line="240" w:lineRule="auto"/>
        <w:ind w:left="0" w:firstLine="0"/>
        <w:rPr>
          <w:rFonts w:ascii="黑体"/>
          <w:sz w:val="24"/>
          <w:lang w:val="x-none" w:eastAsia="x-none"/>
        </w:rPr>
      </w:pPr>
      <w:bookmarkStart w:id="60" w:name="_Toc455479246"/>
      <w:bookmarkStart w:id="61" w:name="_Toc455479769"/>
      <w:r w:rsidRPr="00920C99">
        <w:rPr>
          <w:rFonts w:ascii="黑体" w:hint="eastAsia"/>
          <w:sz w:val="24"/>
          <w:lang w:val="x-none" w:eastAsia="x-none"/>
        </w:rPr>
        <w:t>数据存储持久性</w:t>
      </w:r>
      <w:bookmarkEnd w:id="60"/>
      <w:bookmarkEnd w:id="61"/>
    </w:p>
    <w:p w14:paraId="7EB5D93A"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77777777" w:rsidR="007E14BE"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工作圈的数据持久性不低于</w:t>
      </w:r>
      <w:r w:rsidRPr="00F011E5">
        <w:rPr>
          <w:rFonts w:ascii="宋体" w:eastAsia="宋体" w:hAnsi="宋体"/>
        </w:rPr>
        <w:t>99.99999999%</w:t>
      </w:r>
      <w:r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Pr="00F011E5">
        <w:rPr>
          <w:rFonts w:ascii="宋体" w:eastAsia="宋体" w:hAnsi="宋体"/>
        </w:rPr>
        <w:t>1</w:t>
      </w:r>
      <w:r w:rsidRPr="00F011E5">
        <w:rPr>
          <w:rFonts w:ascii="宋体" w:eastAsia="宋体" w:hAnsi="宋体" w:hint="eastAsia"/>
        </w:rPr>
        <w:t>条业务数据发生数据丢失的可能性。</w:t>
      </w:r>
    </w:p>
    <w:p w14:paraId="50DBCA59" w14:textId="77777777" w:rsidR="00C62F40" w:rsidRPr="00F011E5" w:rsidRDefault="00C62F40" w:rsidP="00F011E5">
      <w:pPr>
        <w:pStyle w:val="af2"/>
        <w:spacing w:before="0" w:beforeAutospacing="0" w:after="0" w:afterAutospacing="0"/>
        <w:jc w:val="both"/>
        <w:rPr>
          <w:rFonts w:ascii="宋体" w:eastAsia="宋体" w:hAnsi="宋体"/>
        </w:rPr>
      </w:pPr>
    </w:p>
    <w:p w14:paraId="1AEEA1FC" w14:textId="77777777" w:rsidR="00295DEE"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2" w:name="_Toc455479247"/>
      <w:bookmarkStart w:id="63" w:name="_Toc455479770"/>
      <w:r w:rsidRPr="00920C99">
        <w:rPr>
          <w:rFonts w:ascii="黑体" w:hint="eastAsia"/>
          <w:sz w:val="24"/>
          <w:lang w:val="x-none" w:eastAsia="x-none"/>
        </w:rPr>
        <w:t>数据可迁移性</w:t>
      </w:r>
      <w:bookmarkEnd w:id="62"/>
      <w:bookmarkEnd w:id="63"/>
    </w:p>
    <w:p w14:paraId="4FC8F85E" w14:textId="77777777" w:rsidR="00295DEE"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w:t>
      </w:r>
      <w:proofErr w:type="gramStart"/>
      <w:r w:rsidRPr="00F011E5">
        <w:rPr>
          <w:rFonts w:ascii="宋体" w:eastAsia="宋体" w:hAnsi="宋体" w:hint="eastAsia"/>
        </w:rPr>
        <w:t>该云服务</w:t>
      </w:r>
      <w:proofErr w:type="gramEnd"/>
      <w:r w:rsidRPr="00F011E5">
        <w:rPr>
          <w:rFonts w:ascii="宋体" w:eastAsia="宋体" w:hAnsi="宋体" w:hint="eastAsia"/>
        </w:rPr>
        <w:t>时，数据能迁入和迁出。</w:t>
      </w:r>
      <w:r w:rsidR="007E14BE" w:rsidRPr="00F011E5">
        <w:rPr>
          <w:rFonts w:ascii="宋体" w:eastAsia="宋体" w:hAnsi="宋体" w:hint="eastAsia"/>
        </w:rPr>
        <w:t>用户可以通过API，SDK等工具对存储在工作圈上的数据进行读写操作，并根据需要进行迁移。工作</w:t>
      </w:r>
      <w:proofErr w:type="gramStart"/>
      <w:r w:rsidR="007E14BE" w:rsidRPr="00F011E5">
        <w:rPr>
          <w:rFonts w:ascii="宋体" w:eastAsia="宋体" w:hAnsi="宋体" w:hint="eastAsia"/>
        </w:rPr>
        <w:t>圈不会</w:t>
      </w:r>
      <w:proofErr w:type="gramEnd"/>
      <w:r w:rsidR="007E14BE" w:rsidRPr="00F011E5">
        <w:rPr>
          <w:rFonts w:ascii="宋体" w:eastAsia="宋体" w:hAnsi="宋体" w:hint="eastAsia"/>
        </w:rPr>
        <w:t>对用户上传的数据做任何的修改。</w:t>
      </w:r>
    </w:p>
    <w:p w14:paraId="6BED1459" w14:textId="77777777" w:rsidR="00C62F40" w:rsidRPr="00F011E5" w:rsidRDefault="00C62F40" w:rsidP="00F011E5">
      <w:pPr>
        <w:pStyle w:val="af2"/>
        <w:spacing w:before="0" w:beforeAutospacing="0" w:after="0" w:afterAutospacing="0"/>
        <w:jc w:val="both"/>
        <w:rPr>
          <w:rFonts w:ascii="宋体" w:eastAsia="宋体" w:hAnsi="宋体"/>
        </w:rPr>
      </w:pPr>
    </w:p>
    <w:p w14:paraId="0132913F"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4" w:name="_Toc455479248"/>
      <w:bookmarkStart w:id="65" w:name="_Toc455479771"/>
      <w:r w:rsidRPr="00920C99">
        <w:rPr>
          <w:rFonts w:ascii="黑体" w:hint="eastAsia"/>
          <w:sz w:val="24"/>
          <w:lang w:val="x-none" w:eastAsia="x-none"/>
        </w:rPr>
        <w:t>数据私密性</w:t>
      </w:r>
      <w:bookmarkEnd w:id="64"/>
      <w:bookmarkEnd w:id="65"/>
    </w:p>
    <w:p w14:paraId="0BFADB8E" w14:textId="77777777" w:rsidR="00C62F40"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w:t>
      </w:r>
      <w:proofErr w:type="gramStart"/>
      <w:r w:rsidR="00295DEE" w:rsidRPr="00F011E5">
        <w:rPr>
          <w:rFonts w:ascii="宋体" w:eastAsia="宋体" w:hAnsi="宋体" w:hint="eastAsia"/>
        </w:rPr>
        <w:t>云服务商才能</w:t>
      </w:r>
      <w:proofErr w:type="gramEnd"/>
      <w:r w:rsidR="00295DEE" w:rsidRPr="00F011E5">
        <w:rPr>
          <w:rFonts w:ascii="宋体" w:eastAsia="宋体" w:hAnsi="宋体" w:hint="eastAsia"/>
        </w:rPr>
        <w:t>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af2"/>
        <w:spacing w:before="0" w:beforeAutospacing="0" w:after="0" w:afterAutospacing="0"/>
        <w:jc w:val="both"/>
        <w:rPr>
          <w:rFonts w:ascii="宋体" w:eastAsia="宋体" w:hAnsi="宋体"/>
        </w:rPr>
      </w:pPr>
    </w:p>
    <w:p w14:paraId="051FE487" w14:textId="77777777" w:rsidR="00C62F40" w:rsidRPr="00F011E5" w:rsidRDefault="00C62F40" w:rsidP="00F011E5">
      <w:pPr>
        <w:pStyle w:val="af2"/>
        <w:spacing w:before="0" w:beforeAutospacing="0" w:after="0" w:afterAutospacing="0"/>
        <w:jc w:val="both"/>
        <w:rPr>
          <w:rFonts w:ascii="宋体" w:eastAsia="宋体" w:hAnsi="宋体"/>
        </w:rPr>
      </w:pPr>
    </w:p>
    <w:p w14:paraId="338ED224"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6" w:name="_Toc455479249"/>
      <w:bookmarkStart w:id="67" w:name="_Toc455479772"/>
      <w:r w:rsidRPr="00920C99">
        <w:rPr>
          <w:rFonts w:ascii="黑体" w:hint="eastAsia"/>
          <w:sz w:val="24"/>
          <w:lang w:val="x-none" w:eastAsia="x-none"/>
        </w:rPr>
        <w:t>服务可用性</w:t>
      </w:r>
      <w:bookmarkEnd w:id="66"/>
      <w:bookmarkEnd w:id="67"/>
    </w:p>
    <w:p w14:paraId="09208F07" w14:textId="77777777" w:rsidR="00295DEE"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w:t>
      </w:r>
      <w:proofErr w:type="gramStart"/>
      <w:r w:rsidRPr="00F011E5">
        <w:rPr>
          <w:rFonts w:ascii="宋体" w:eastAsia="宋体" w:hAnsi="宋体" w:hint="eastAsia"/>
        </w:rPr>
        <w:t>云服务</w:t>
      </w:r>
      <w:proofErr w:type="gramEnd"/>
      <w:r w:rsidRPr="00F011E5">
        <w:rPr>
          <w:rFonts w:ascii="宋体" w:eastAsia="宋体" w:hAnsi="宋体" w:hint="eastAsia"/>
        </w:rPr>
        <w:t>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w:t>
      </w:r>
      <w:proofErr w:type="gramStart"/>
      <w:r w:rsidRPr="00F011E5">
        <w:rPr>
          <w:rFonts w:ascii="宋体" w:eastAsia="宋体" w:hAnsi="宋体" w:hint="eastAsia"/>
        </w:rPr>
        <w:t>不可用且无失败</w:t>
      </w:r>
      <w:proofErr w:type="gramEnd"/>
      <w:r w:rsidRPr="00F011E5">
        <w:rPr>
          <w:rFonts w:ascii="宋体" w:eastAsia="宋体" w:hAnsi="宋体" w:hint="eastAsia"/>
        </w:rPr>
        <w:t>请求返回时）；</w:t>
      </w:r>
    </w:p>
    <w:p w14:paraId="5617ABE2" w14:textId="77777777" w:rsidR="007E14BE"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af2"/>
        <w:spacing w:before="0" w:beforeAutospacing="0" w:after="0" w:afterAutospacing="0"/>
        <w:jc w:val="both"/>
        <w:rPr>
          <w:rFonts w:ascii="宋体" w:eastAsia="宋体" w:hAnsi="宋体"/>
        </w:rPr>
      </w:pPr>
    </w:p>
    <w:p w14:paraId="13807232"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8" w:name="_Toc455479250"/>
      <w:bookmarkStart w:id="69" w:name="_Toc455479773"/>
      <w:r w:rsidRPr="00920C99">
        <w:rPr>
          <w:rFonts w:ascii="黑体" w:hint="eastAsia"/>
          <w:sz w:val="24"/>
          <w:lang w:val="x-none" w:eastAsia="x-none"/>
        </w:rPr>
        <w:t>故障恢复能力</w:t>
      </w:r>
      <w:bookmarkEnd w:id="68"/>
      <w:bookmarkEnd w:id="69"/>
    </w:p>
    <w:p w14:paraId="41A9B03F" w14:textId="77777777" w:rsidR="00911ECC"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w:t>
      </w:r>
      <w:proofErr w:type="gramStart"/>
      <w:r w:rsidR="007E14BE" w:rsidRPr="00F011E5">
        <w:rPr>
          <w:rFonts w:ascii="宋体" w:eastAsia="宋体" w:hAnsi="宋体" w:hint="eastAsia"/>
        </w:rPr>
        <w:t>云服务</w:t>
      </w:r>
      <w:proofErr w:type="gramEnd"/>
      <w:r w:rsidR="007E14BE" w:rsidRPr="00F011E5">
        <w:rPr>
          <w:rFonts w:ascii="宋体" w:eastAsia="宋体" w:hAnsi="宋体" w:hint="eastAsia"/>
        </w:rPr>
        <w:t>提供7×24小时的运行维护，并以</w:t>
      </w:r>
      <w:proofErr w:type="gramStart"/>
      <w:r w:rsidR="007E14BE" w:rsidRPr="00F011E5">
        <w:rPr>
          <w:rFonts w:ascii="宋体" w:eastAsia="宋体" w:hAnsi="宋体" w:hint="eastAsia"/>
        </w:rPr>
        <w:t>在线工</w:t>
      </w:r>
      <w:proofErr w:type="gramEnd"/>
      <w:r w:rsidR="007E14BE" w:rsidRPr="00F011E5">
        <w:rPr>
          <w:rFonts w:ascii="宋体" w:eastAsia="宋体" w:hAnsi="宋体" w:hint="eastAsia"/>
        </w:rPr>
        <w:t>单和电话报障等方式提供技术支持，具备完善的故障监控、自动告警、快速定位、快速恢复等一系列故障应急响应机制。</w:t>
      </w:r>
    </w:p>
    <w:p w14:paraId="25DB30B0" w14:textId="77777777" w:rsidR="00911ECC" w:rsidRPr="004166E1" w:rsidRDefault="00911ECC" w:rsidP="004166E1">
      <w:pPr>
        <w:pStyle w:val="2"/>
        <w:spacing w:line="415" w:lineRule="auto"/>
        <w:ind w:left="0" w:firstLine="0"/>
        <w:rPr>
          <w:rFonts w:ascii="黑体"/>
          <w:sz w:val="28"/>
          <w:szCs w:val="28"/>
        </w:rPr>
      </w:pPr>
      <w:bookmarkStart w:id="70" w:name="_Toc455479251"/>
      <w:bookmarkStart w:id="71" w:name="_Toc455479774"/>
      <w:r w:rsidRPr="004166E1">
        <w:rPr>
          <w:rFonts w:ascii="黑体" w:hint="eastAsia"/>
          <w:sz w:val="28"/>
          <w:szCs w:val="28"/>
        </w:rPr>
        <w:t>本章小结</w:t>
      </w:r>
      <w:bookmarkEnd w:id="70"/>
      <w:bookmarkEnd w:id="71"/>
    </w:p>
    <w:p w14:paraId="64E79492" w14:textId="77777777" w:rsidR="00B67EFB" w:rsidRPr="00F011E5" w:rsidRDefault="00A31853" w:rsidP="00F011E5">
      <w:pPr>
        <w:pStyle w:val="af2"/>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w:t>
      </w:r>
      <w:proofErr w:type="gramStart"/>
      <w:r w:rsidR="00AD39E8" w:rsidRPr="00F011E5">
        <w:rPr>
          <w:rFonts w:ascii="宋体" w:eastAsia="宋体" w:hAnsi="宋体" w:hint="eastAsia"/>
        </w:rPr>
        <w:t>云服务</w:t>
      </w:r>
      <w:proofErr w:type="gramEnd"/>
      <w:r w:rsidR="00AD39E8" w:rsidRPr="00F011E5">
        <w:rPr>
          <w:rFonts w:ascii="宋体" w:eastAsia="宋体" w:hAnsi="宋体" w:hint="eastAsia"/>
        </w:rPr>
        <w:t>——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还提供了一些参考的数值。在3.3章节中给出了现代</w:t>
      </w:r>
      <w:proofErr w:type="gramStart"/>
      <w:r w:rsidR="00AD39E8" w:rsidRPr="00F011E5">
        <w:rPr>
          <w:rFonts w:ascii="宋体" w:eastAsia="宋体" w:hAnsi="宋体" w:hint="eastAsia"/>
        </w:rPr>
        <w:t>云服务</w:t>
      </w:r>
      <w:proofErr w:type="gramEnd"/>
      <w:r w:rsidR="00AD39E8" w:rsidRPr="00F011E5">
        <w:rPr>
          <w:rFonts w:ascii="宋体" w:eastAsia="宋体" w:hAnsi="宋体" w:hint="eastAsia"/>
        </w:rPr>
        <w:t>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1"/>
        <w:ind w:left="432"/>
        <w:jc w:val="center"/>
        <w:rPr>
          <w:rFonts w:eastAsia="黑体"/>
          <w:sz w:val="32"/>
        </w:rPr>
        <w:sectPr w:rsidR="00E01A50" w:rsidSect="00B67EFB">
          <w:headerReference w:type="default" r:id="rId25"/>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1"/>
        <w:widowControl w:val="0"/>
        <w:tabs>
          <w:tab w:val="center" w:pos="4153"/>
          <w:tab w:val="left" w:pos="6375"/>
        </w:tabs>
        <w:jc w:val="center"/>
        <w:rPr>
          <w:rFonts w:ascii="黑体" w:eastAsia="黑体" w:hAnsiTheme="minorEastAsia" w:hint="eastAsia"/>
          <w:color w:val="000000" w:themeColor="text1"/>
          <w:sz w:val="32"/>
          <w:szCs w:val="32"/>
        </w:rPr>
      </w:pPr>
      <w:bookmarkStart w:id="72" w:name="_Toc455479252"/>
      <w:bookmarkStart w:id="73" w:name="_Toc455479775"/>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72"/>
      <w:bookmarkEnd w:id="73"/>
    </w:p>
    <w:p w14:paraId="2756E5BD" w14:textId="77777777" w:rsidR="008D2525" w:rsidRPr="00F011E5" w:rsidRDefault="008D2525" w:rsidP="00F011E5">
      <w:pPr>
        <w:pStyle w:val="af2"/>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w:t>
      </w:r>
      <w:proofErr w:type="gramStart"/>
      <w:r w:rsidRPr="00F011E5">
        <w:rPr>
          <w:rFonts w:ascii="宋体" w:eastAsia="宋体" w:hAnsi="宋体" w:hint="eastAsia"/>
        </w:rPr>
        <w:t>云服务</w:t>
      </w:r>
      <w:proofErr w:type="gramEnd"/>
      <w:r w:rsidRPr="00F011E5">
        <w:rPr>
          <w:rFonts w:ascii="宋体" w:eastAsia="宋体" w:hAnsi="宋体" w:hint="eastAsia"/>
        </w:rPr>
        <w:t>的整体架构设计。</w:t>
      </w:r>
      <w:r w:rsidR="00B63A9C" w:rsidRPr="00F011E5">
        <w:rPr>
          <w:rFonts w:ascii="宋体" w:eastAsia="宋体" w:hAnsi="宋体" w:hint="eastAsia"/>
        </w:rPr>
        <w:t>本章的主要内容，首先完成对企业协同办公</w:t>
      </w:r>
      <w:proofErr w:type="gramStart"/>
      <w:r w:rsidR="00B63A9C" w:rsidRPr="00F011E5">
        <w:rPr>
          <w:rFonts w:ascii="宋体" w:eastAsia="宋体" w:hAnsi="宋体" w:hint="eastAsia"/>
        </w:rPr>
        <w:t>云服务</w:t>
      </w:r>
      <w:proofErr w:type="gramEnd"/>
      <w:r w:rsidR="00B63A9C" w:rsidRPr="00F011E5">
        <w:rPr>
          <w:rFonts w:ascii="宋体" w:eastAsia="宋体" w:hAnsi="宋体" w:hint="eastAsia"/>
        </w:rPr>
        <w:t>的业务设计，接下来针对服务的性能需求进行分布式框架的设计。</w:t>
      </w:r>
    </w:p>
    <w:p w14:paraId="4BB84FB6" w14:textId="77777777"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2"/>
        <w:spacing w:line="415" w:lineRule="auto"/>
        <w:ind w:left="0" w:firstLine="0"/>
        <w:rPr>
          <w:rFonts w:ascii="黑体"/>
          <w:sz w:val="28"/>
          <w:szCs w:val="28"/>
        </w:rPr>
      </w:pPr>
      <w:bookmarkStart w:id="74" w:name="_Toc455479253"/>
      <w:bookmarkStart w:id="75" w:name="_Toc455479776"/>
      <w:r w:rsidRPr="004166E1">
        <w:rPr>
          <w:rFonts w:ascii="黑体" w:hint="eastAsia"/>
          <w:sz w:val="28"/>
          <w:szCs w:val="28"/>
        </w:rPr>
        <w:t>工作圈的设计目标</w:t>
      </w:r>
      <w:bookmarkEnd w:id="74"/>
      <w:bookmarkEnd w:id="75"/>
    </w:p>
    <w:p w14:paraId="66815A7D" w14:textId="77777777" w:rsidR="0074406A" w:rsidRPr="00F011E5" w:rsidRDefault="00BB34F7" w:rsidP="00F011E5">
      <w:pPr>
        <w:pStyle w:val="af2"/>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w:t>
      </w:r>
      <w:proofErr w:type="gramStart"/>
      <w:r w:rsidR="009A7C08" w:rsidRPr="00F011E5">
        <w:rPr>
          <w:rFonts w:ascii="宋体" w:eastAsia="宋体" w:hAnsi="宋体" w:hint="eastAsia"/>
        </w:rPr>
        <w:t>圈面对</w:t>
      </w:r>
      <w:proofErr w:type="gramEnd"/>
      <w:r w:rsidR="009A7C08" w:rsidRPr="00F011E5">
        <w:rPr>
          <w:rFonts w:ascii="宋体" w:eastAsia="宋体" w:hAnsi="宋体" w:hint="eastAsia"/>
        </w:rPr>
        <w:t>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2"/>
        <w:spacing w:line="415" w:lineRule="auto"/>
        <w:ind w:left="0" w:firstLine="0"/>
        <w:rPr>
          <w:rFonts w:ascii="黑体"/>
          <w:sz w:val="28"/>
          <w:szCs w:val="28"/>
        </w:rPr>
      </w:pPr>
      <w:bookmarkStart w:id="76" w:name="_Toc455479254"/>
      <w:bookmarkStart w:id="77" w:name="_Toc455479777"/>
      <w:r w:rsidRPr="004166E1">
        <w:rPr>
          <w:rFonts w:ascii="黑体" w:hint="eastAsia"/>
          <w:sz w:val="28"/>
          <w:szCs w:val="28"/>
        </w:rPr>
        <w:t>工作</w:t>
      </w:r>
      <w:proofErr w:type="gramStart"/>
      <w:r w:rsidRPr="004166E1">
        <w:rPr>
          <w:rFonts w:ascii="黑体" w:hint="eastAsia"/>
          <w:sz w:val="28"/>
          <w:szCs w:val="28"/>
        </w:rPr>
        <w:t>圈功能</w:t>
      </w:r>
      <w:proofErr w:type="gramEnd"/>
      <w:r w:rsidRPr="004166E1">
        <w:rPr>
          <w:rFonts w:ascii="黑体" w:hint="eastAsia"/>
          <w:sz w:val="28"/>
          <w:szCs w:val="28"/>
        </w:rPr>
        <w:t>模块</w:t>
      </w:r>
      <w:r w:rsidR="00352C60" w:rsidRPr="004166E1">
        <w:rPr>
          <w:rFonts w:ascii="黑体" w:hint="eastAsia"/>
          <w:sz w:val="28"/>
          <w:szCs w:val="28"/>
        </w:rPr>
        <w:t>设计</w:t>
      </w:r>
      <w:bookmarkEnd w:id="76"/>
      <w:bookmarkEnd w:id="77"/>
    </w:p>
    <w:p w14:paraId="4BDF382C" w14:textId="77777777" w:rsidR="00386507" w:rsidRPr="00920C99" w:rsidRDefault="00386507" w:rsidP="00920C99">
      <w:pPr>
        <w:pStyle w:val="3"/>
        <w:widowControl w:val="0"/>
        <w:numPr>
          <w:ilvl w:val="2"/>
          <w:numId w:val="1"/>
        </w:numPr>
        <w:spacing w:line="240" w:lineRule="auto"/>
        <w:ind w:left="0" w:firstLine="0"/>
        <w:rPr>
          <w:rFonts w:ascii="黑体"/>
          <w:sz w:val="24"/>
          <w:lang w:val="x-none" w:eastAsia="x-none"/>
        </w:rPr>
      </w:pPr>
      <w:bookmarkStart w:id="78" w:name="_Toc455479255"/>
      <w:bookmarkStart w:id="79" w:name="_Toc455479778"/>
      <w:r w:rsidRPr="00920C99">
        <w:rPr>
          <w:rFonts w:ascii="黑体" w:hint="eastAsia"/>
          <w:sz w:val="24"/>
          <w:lang w:val="x-none" w:eastAsia="x-none"/>
        </w:rPr>
        <w:t>功能总体划分</w:t>
      </w:r>
      <w:bookmarkEnd w:id="78"/>
      <w:bookmarkEnd w:id="79"/>
    </w:p>
    <w:p w14:paraId="4D7AD79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w:t>
      </w:r>
      <w:proofErr w:type="gramStart"/>
      <w:r w:rsidRPr="00F011E5">
        <w:rPr>
          <w:rFonts w:ascii="宋体" w:eastAsia="宋体" w:hAnsi="宋体" w:hint="eastAsia"/>
        </w:rPr>
        <w:t>架构师</w:t>
      </w:r>
      <w:proofErr w:type="gramEnd"/>
      <w:r w:rsidRPr="00F011E5">
        <w:rPr>
          <w:rFonts w:ascii="宋体" w:eastAsia="宋体" w:hAnsi="宋体" w:hint="eastAsia"/>
        </w:rPr>
        <w:t>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af2"/>
        <w:spacing w:before="0" w:beforeAutospacing="0" w:after="0" w:afterAutospacing="0"/>
        <w:jc w:val="both"/>
        <w:rPr>
          <w:rFonts w:ascii="宋体" w:eastAsia="宋体" w:hAnsi="宋体"/>
        </w:rPr>
      </w:pPr>
    </w:p>
    <w:p w14:paraId="4846E66C" w14:textId="77777777" w:rsidR="007F6ADE" w:rsidRPr="001026DD" w:rsidRDefault="000A073F" w:rsidP="001026DD">
      <w:pPr>
        <w:pStyle w:val="ad"/>
        <w:jc w:val="center"/>
        <w:rPr>
          <w:rFonts w:ascii="楷体_GB2312" w:eastAsia="楷体_GB2312" w:hAnsi="Times New Roman"/>
          <w:sz w:val="21"/>
          <w:szCs w:val="21"/>
        </w:rPr>
      </w:pPr>
      <w:r>
        <w:rPr>
          <w:rFonts w:ascii="楷体_GB2312" w:eastAsia="楷体_GB2312" w:hAnsi="Times New Roman"/>
          <w:sz w:val="21"/>
          <w:szCs w:val="21"/>
        </w:rPr>
        <w:lastRenderedPageBreak/>
        <w:pict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8pt;height:186.75pt;z-index:251663360;mso-position-horizontal-relative:text;mso-position-vertical-relative:text;mso-width-relative:page;mso-height-relative:page">
            <v:imagedata r:id="rId26" o:title=""/>
            <w10:wrap type="topAndBottom"/>
          </v:shape>
          <o:OLEObject Type="Embed" ProgID="Visio.Drawing.11" ShapeID="_x0000_s1044" DrawAspect="Content" ObjectID="_1529222622" r:id="rId27"/>
        </w:pi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w:t>
      </w:r>
      <w:proofErr w:type="gramStart"/>
      <w:r w:rsidR="007F6ADE" w:rsidRPr="001026DD">
        <w:rPr>
          <w:rFonts w:ascii="楷体_GB2312" w:eastAsia="楷体_GB2312" w:hAnsi="Times New Roman" w:hint="eastAsia"/>
          <w:sz w:val="21"/>
          <w:szCs w:val="21"/>
        </w:rPr>
        <w:t>圈功能</w:t>
      </w:r>
      <w:proofErr w:type="gramEnd"/>
      <w:r w:rsidR="007F6ADE" w:rsidRPr="001026DD">
        <w:rPr>
          <w:rFonts w:ascii="楷体_GB2312" w:eastAsia="楷体_GB2312" w:hAnsi="Times New Roman" w:hint="eastAsia"/>
          <w:sz w:val="21"/>
          <w:szCs w:val="21"/>
        </w:rPr>
        <w:t>模块图</w:t>
      </w:r>
    </w:p>
    <w:p w14:paraId="6302AA1A"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w:t>
      </w:r>
      <w:proofErr w:type="gramStart"/>
      <w:r w:rsidRPr="00F011E5">
        <w:rPr>
          <w:rFonts w:ascii="宋体" w:eastAsia="宋体" w:hAnsi="宋体" w:hint="eastAsia"/>
        </w:rPr>
        <w:t>赞的</w:t>
      </w:r>
      <w:proofErr w:type="gramEnd"/>
      <w:r w:rsidRPr="00F011E5">
        <w:rPr>
          <w:rFonts w:ascii="宋体" w:eastAsia="宋体" w:hAnsi="宋体" w:hint="eastAsia"/>
        </w:rPr>
        <w:t>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w:t>
      </w:r>
      <w:proofErr w:type="gramStart"/>
      <w:r w:rsidRPr="00F011E5">
        <w:rPr>
          <w:rFonts w:ascii="宋体" w:eastAsia="宋体" w:hAnsi="宋体" w:hint="eastAsia"/>
        </w:rPr>
        <w:t>仅数据</w:t>
      </w:r>
      <w:proofErr w:type="gramEnd"/>
      <w:r w:rsidRPr="00F011E5">
        <w:rPr>
          <w:rFonts w:ascii="宋体" w:eastAsia="宋体" w:hAnsi="宋体" w:hint="eastAsia"/>
        </w:rPr>
        <w:t>耦合。2.提取功能相同的代码到一个公共服务包进封装。减少开发代码量。3.模块服务要是无状态的，便于模块服务</w:t>
      </w:r>
      <w:proofErr w:type="gramStart"/>
      <w:r w:rsidRPr="00F011E5">
        <w:rPr>
          <w:rFonts w:ascii="宋体" w:eastAsia="宋体" w:hAnsi="宋体" w:hint="eastAsia"/>
        </w:rPr>
        <w:t>的模向扩容</w:t>
      </w:r>
      <w:proofErr w:type="gramEnd"/>
      <w:r w:rsidRPr="00F011E5">
        <w:rPr>
          <w:rFonts w:ascii="宋体" w:eastAsia="宋体" w:hAnsi="宋体" w:hint="eastAsia"/>
        </w:rPr>
        <w:t>，同时也为restful服务打基础。</w:t>
      </w:r>
    </w:p>
    <w:p w14:paraId="7C704204"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对工作圈的功能模块定义如下：</w:t>
      </w:r>
    </w:p>
    <w:p w14:paraId="79A19A8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w:t>
      </w:r>
      <w:proofErr w:type="gramStart"/>
      <w:r w:rsidRPr="00F011E5">
        <w:rPr>
          <w:rFonts w:ascii="宋体" w:eastAsia="宋体" w:hAnsi="宋体" w:hint="eastAsia"/>
        </w:rPr>
        <w:t>池技术</w:t>
      </w:r>
      <w:proofErr w:type="gramEnd"/>
      <w:r w:rsidRPr="00F011E5">
        <w:rPr>
          <w:rFonts w:ascii="宋体" w:eastAsia="宋体" w:hAnsi="宋体" w:hint="eastAsia"/>
        </w:rPr>
        <w:t>提升服务的吞吐性能，预防因为人为的疏忽导致的链接泄漏。</w:t>
      </w:r>
    </w:p>
    <w:p w14:paraId="762D63B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w:t>
      </w:r>
      <w:proofErr w:type="gramStart"/>
      <w:r w:rsidRPr="00F011E5">
        <w:rPr>
          <w:rFonts w:ascii="宋体" w:eastAsia="宋体" w:hAnsi="宋体" w:hint="eastAsia"/>
        </w:rPr>
        <w:t>层承担</w:t>
      </w:r>
      <w:proofErr w:type="gramEnd"/>
      <w:r w:rsidRPr="00F011E5">
        <w:rPr>
          <w:rFonts w:ascii="宋体" w:eastAsia="宋体" w:hAnsi="宋体" w:hint="eastAsia"/>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w:t>
      </w:r>
      <w:proofErr w:type="gramStart"/>
      <w:r w:rsidRPr="00F011E5">
        <w:rPr>
          <w:rFonts w:ascii="宋体" w:eastAsia="宋体" w:hAnsi="宋体" w:hint="eastAsia"/>
        </w:rPr>
        <w:t>判空等等</w:t>
      </w:r>
      <w:proofErr w:type="gramEnd"/>
      <w:r w:rsidRPr="00F011E5">
        <w:rPr>
          <w:rFonts w:ascii="宋体" w:eastAsia="宋体" w:hAnsi="宋体" w:hint="eastAsia"/>
        </w:rPr>
        <w:t>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sidRPr="00F011E5">
        <w:rPr>
          <w:rFonts w:ascii="宋体" w:eastAsia="宋体" w:hAnsi="宋体" w:hint="eastAsia"/>
        </w:rPr>
        <w:t>个</w:t>
      </w:r>
      <w:proofErr w:type="gramEnd"/>
      <w:r w:rsidR="00E703A6" w:rsidRPr="00F011E5">
        <w:rPr>
          <w:rFonts w:ascii="宋体" w:eastAsia="宋体" w:hAnsi="宋体" w:hint="eastAsia"/>
        </w:rPr>
        <w:t>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Pr="00F011E5">
        <w:rPr>
          <w:rFonts w:ascii="宋体" w:eastAsia="宋体" w:hAnsi="宋体" w:hint="eastAsia"/>
        </w:rPr>
        <w:t>服务定义如下</w:t>
      </w:r>
      <w:r w:rsidR="00BA48F0" w:rsidRPr="00F011E5">
        <w:rPr>
          <w:rFonts w:ascii="宋体" w:eastAsia="宋体" w:hAnsi="宋体" w:hint="eastAsia"/>
        </w:rPr>
        <w:t>：</w:t>
      </w:r>
    </w:p>
    <w:p w14:paraId="1D56562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af2"/>
        <w:spacing w:before="0" w:beforeAutospacing="0" w:after="0" w:afterAutospacing="0"/>
        <w:jc w:val="both"/>
        <w:rPr>
          <w:rFonts w:ascii="宋体" w:eastAsia="宋体" w:hAnsi="宋体"/>
        </w:rPr>
      </w:pPr>
    </w:p>
    <w:p w14:paraId="5C9040BC" w14:textId="77777777" w:rsidR="008F19DB"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0" w:name="_Toc455479256"/>
      <w:bookmarkStart w:id="81" w:name="_Toc455479779"/>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80"/>
      <w:bookmarkEnd w:id="81"/>
    </w:p>
    <w:p w14:paraId="2510446A" w14:textId="77777777" w:rsidR="00686BE9" w:rsidRPr="00F011E5" w:rsidRDefault="0072724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proofErr w:type="gramStart"/>
      <w:r w:rsidRPr="00F011E5">
        <w:rPr>
          <w:rFonts w:ascii="宋体" w:eastAsia="宋体" w:hAnsi="宋体" w:hint="eastAsia"/>
        </w:rPr>
        <w:t>云服务</w:t>
      </w:r>
      <w:proofErr w:type="gramEnd"/>
      <w:r w:rsidRPr="00F011E5">
        <w:rPr>
          <w:rFonts w:ascii="宋体" w:eastAsia="宋体" w:hAnsi="宋体" w:hint="eastAsia"/>
        </w:rPr>
        <w:t>是</w:t>
      </w:r>
      <w:r w:rsidR="00BA48F0" w:rsidRPr="00F011E5">
        <w:rPr>
          <w:rFonts w:ascii="宋体" w:eastAsia="宋体" w:hAnsi="宋体" w:hint="eastAsia"/>
        </w:rPr>
        <w:t>畅捷通</w:t>
      </w:r>
      <w:r w:rsidRPr="00F011E5">
        <w:rPr>
          <w:rFonts w:ascii="宋体" w:eastAsia="宋体" w:hAnsi="宋体" w:hint="eastAsia"/>
        </w:rPr>
        <w:t>公司几个</w:t>
      </w:r>
      <w:proofErr w:type="gramStart"/>
      <w:r w:rsidRPr="00F011E5">
        <w:rPr>
          <w:rFonts w:ascii="宋体" w:eastAsia="宋体" w:hAnsi="宋体" w:hint="eastAsia"/>
        </w:rPr>
        <w:t>云服务</w:t>
      </w:r>
      <w:proofErr w:type="gramEnd"/>
      <w:r w:rsidRPr="00F011E5">
        <w:rPr>
          <w:rFonts w:ascii="宋体" w:eastAsia="宋体" w:hAnsi="宋体" w:hint="eastAsia"/>
        </w:rPr>
        <w:t>中的一个，为了能够在不同的</w:t>
      </w:r>
      <w:proofErr w:type="gramStart"/>
      <w:r w:rsidRPr="00F011E5">
        <w:rPr>
          <w:rFonts w:ascii="宋体" w:eastAsia="宋体" w:hAnsi="宋体" w:hint="eastAsia"/>
        </w:rPr>
        <w:t>云服务</w:t>
      </w:r>
      <w:proofErr w:type="gramEnd"/>
      <w:r w:rsidRPr="00F011E5">
        <w:rPr>
          <w:rFonts w:ascii="宋体" w:eastAsia="宋体" w:hAnsi="宋体" w:hint="eastAsia"/>
        </w:rPr>
        <w:t>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w:t>
      </w:r>
      <w:proofErr w:type="gramStart"/>
      <w:r w:rsidRPr="00F011E5">
        <w:rPr>
          <w:rFonts w:ascii="宋体" w:eastAsia="宋体" w:hAnsi="宋体" w:hint="eastAsia"/>
        </w:rPr>
        <w:t>圈正是</w:t>
      </w:r>
      <w:proofErr w:type="gramEnd"/>
      <w:r w:rsidRPr="00F011E5">
        <w:rPr>
          <w:rFonts w:ascii="宋体" w:eastAsia="宋体" w:hAnsi="宋体" w:hint="eastAsia"/>
        </w:rPr>
        <w:t>这么做的。工作</w:t>
      </w:r>
      <w:proofErr w:type="gramStart"/>
      <w:r w:rsidRPr="00F011E5">
        <w:rPr>
          <w:rFonts w:ascii="宋体" w:eastAsia="宋体" w:hAnsi="宋体" w:hint="eastAsia"/>
        </w:rPr>
        <w:t>圈直接</w:t>
      </w:r>
      <w:proofErr w:type="gramEnd"/>
      <w:r w:rsidRPr="00F011E5">
        <w:rPr>
          <w:rFonts w:ascii="宋体" w:eastAsia="宋体" w:hAnsi="宋体" w:hint="eastAsia"/>
        </w:rPr>
        <w:t>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w:t>
      </w:r>
      <w:proofErr w:type="gramStart"/>
      <w:r w:rsidR="004914F7" w:rsidRPr="00F011E5">
        <w:rPr>
          <w:rFonts w:ascii="宋体" w:eastAsia="宋体" w:hAnsi="宋体" w:hint="eastAsia"/>
        </w:rPr>
        <w:t>圈用户</w:t>
      </w:r>
      <w:proofErr w:type="gramEnd"/>
      <w:r w:rsidR="004914F7" w:rsidRPr="00F011E5">
        <w:rPr>
          <w:rFonts w:ascii="宋体" w:eastAsia="宋体" w:hAnsi="宋体" w:hint="eastAsia"/>
        </w:rPr>
        <w:t>的数据更新，来达到数据同步的目的。更新的方式如下：</w:t>
      </w:r>
    </w:p>
    <w:p w14:paraId="0E2CF1DF"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af2"/>
        <w:spacing w:before="0" w:beforeAutospacing="0" w:after="0" w:afterAutospacing="0"/>
        <w:jc w:val="both"/>
        <w:rPr>
          <w:rFonts w:ascii="宋体" w:eastAsia="宋体" w:hAnsi="宋体"/>
        </w:rPr>
      </w:pPr>
    </w:p>
    <w:p w14:paraId="4F566E5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2" w:name="_Toc455479257"/>
      <w:bookmarkStart w:id="83" w:name="_Toc455479780"/>
      <w:r w:rsidRPr="00920C99">
        <w:rPr>
          <w:rFonts w:ascii="黑体" w:hint="eastAsia"/>
          <w:sz w:val="24"/>
          <w:lang w:val="x-none" w:eastAsia="x-none"/>
        </w:rPr>
        <w:t>圈子与</w:t>
      </w:r>
      <w:r w:rsidR="0076247B" w:rsidRPr="00920C99">
        <w:rPr>
          <w:rFonts w:ascii="黑体" w:hint="eastAsia"/>
          <w:sz w:val="24"/>
          <w:lang w:val="x-none" w:eastAsia="x-none"/>
        </w:rPr>
        <w:t>帖子</w:t>
      </w:r>
      <w:bookmarkEnd w:id="82"/>
      <w:bookmarkEnd w:id="83"/>
    </w:p>
    <w:p w14:paraId="41D39470" w14:textId="77777777" w:rsidR="006D0CDD" w:rsidRPr="00F011E5" w:rsidRDefault="006D0CDD"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w:t>
      </w:r>
      <w:proofErr w:type="gramStart"/>
      <w:r w:rsidR="0076247B" w:rsidRPr="00F011E5">
        <w:rPr>
          <w:rFonts w:ascii="宋体" w:eastAsia="宋体" w:hAnsi="宋体" w:hint="eastAsia"/>
        </w:rPr>
        <w:t>他人点赞等</w:t>
      </w:r>
      <w:proofErr w:type="gramEnd"/>
      <w:r w:rsidR="0076247B" w:rsidRPr="00F011E5">
        <w:rPr>
          <w:rFonts w:ascii="宋体" w:eastAsia="宋体" w:hAnsi="宋体" w:hint="eastAsia"/>
        </w:rPr>
        <w:t>。同样的，当一个用户</w:t>
      </w:r>
      <w:proofErr w:type="gramStart"/>
      <w:r w:rsidR="0076247B" w:rsidRPr="00F011E5">
        <w:rPr>
          <w:rFonts w:ascii="宋体" w:eastAsia="宋体" w:hAnsi="宋体" w:hint="eastAsia"/>
        </w:rPr>
        <w:t>发帖</w:t>
      </w:r>
      <w:r w:rsidR="00CC49B9" w:rsidRPr="00F011E5">
        <w:rPr>
          <w:rFonts w:ascii="宋体" w:eastAsia="宋体" w:hAnsi="宋体" w:hint="eastAsia"/>
        </w:rPr>
        <w:t>了之后</w:t>
      </w:r>
      <w:proofErr w:type="gramEnd"/>
      <w:r w:rsidR="00CC49B9" w:rsidRPr="00F011E5">
        <w:rPr>
          <w:rFonts w:ascii="宋体" w:eastAsia="宋体" w:hAnsi="宋体" w:hint="eastAsia"/>
        </w:rPr>
        <w:t>，另一个用户可不可以查看、评论、</w:t>
      </w:r>
      <w:proofErr w:type="gramStart"/>
      <w:r w:rsidR="00CC49B9" w:rsidRPr="00F011E5">
        <w:rPr>
          <w:rFonts w:ascii="宋体" w:eastAsia="宋体" w:hAnsi="宋体" w:hint="eastAsia"/>
        </w:rPr>
        <w:t>点赞也</w:t>
      </w:r>
      <w:proofErr w:type="gramEnd"/>
      <w:r w:rsidR="00CC49B9" w:rsidRPr="00F011E5">
        <w:rPr>
          <w:rFonts w:ascii="宋体" w:eastAsia="宋体" w:hAnsi="宋体" w:hint="eastAsia"/>
        </w:rPr>
        <w:t>需要根据这个关系来确定。所以对圈子的数据设计应该包含两部分，一个是圈子本身的实体数据，另一个是圈子与用户的关系数据。</w:t>
      </w:r>
    </w:p>
    <w:p w14:paraId="276E7C15" w14:textId="77777777" w:rsidR="00D5296B"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af2"/>
        <w:spacing w:before="0" w:beforeAutospacing="0" w:after="0" w:afterAutospacing="0"/>
        <w:jc w:val="both"/>
        <w:rPr>
          <w:rFonts w:ascii="宋体" w:eastAsia="宋体" w:hAnsi="宋体"/>
        </w:rPr>
      </w:pPr>
    </w:p>
    <w:p w14:paraId="595EDFEC"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4" w:name="_Toc455479258"/>
      <w:bookmarkStart w:id="85" w:name="_Toc455479781"/>
      <w:r w:rsidRPr="00920C99">
        <w:rPr>
          <w:rFonts w:ascii="黑体" w:hint="eastAsia"/>
          <w:sz w:val="24"/>
          <w:lang w:val="x-none" w:eastAsia="x-none"/>
        </w:rPr>
        <w:t>评论</w:t>
      </w:r>
      <w:bookmarkEnd w:id="84"/>
      <w:bookmarkEnd w:id="85"/>
    </w:p>
    <w:p w14:paraId="27C146B7" w14:textId="77777777" w:rsidR="00432D48" w:rsidRDefault="00162563"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af2"/>
        <w:spacing w:before="0" w:beforeAutospacing="0" w:after="0" w:afterAutospacing="0"/>
        <w:jc w:val="both"/>
        <w:rPr>
          <w:rFonts w:ascii="宋体" w:eastAsia="宋体" w:hAnsi="宋体"/>
        </w:rPr>
      </w:pPr>
    </w:p>
    <w:p w14:paraId="1006139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6" w:name="_Toc455479259"/>
      <w:bookmarkStart w:id="87" w:name="_Toc455479782"/>
      <w:r w:rsidRPr="00920C99">
        <w:rPr>
          <w:rFonts w:ascii="黑体" w:hint="eastAsia"/>
          <w:sz w:val="24"/>
          <w:lang w:val="x-none" w:eastAsia="x-none"/>
        </w:rPr>
        <w:t>赞</w:t>
      </w:r>
      <w:bookmarkEnd w:id="86"/>
      <w:bookmarkEnd w:id="87"/>
    </w:p>
    <w:p w14:paraId="5429F952" w14:textId="77777777" w:rsidR="00686BE9" w:rsidRDefault="00083A81"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w:t>
      </w:r>
      <w:proofErr w:type="gramStart"/>
      <w:r w:rsidR="00A13224" w:rsidRPr="00046446">
        <w:rPr>
          <w:rFonts w:ascii="宋体" w:eastAsia="宋体" w:hAnsi="宋体" w:hint="eastAsia"/>
        </w:rPr>
        <w:t>赞功能</w:t>
      </w:r>
      <w:proofErr w:type="gramEnd"/>
      <w:r w:rsidR="00A13224" w:rsidRPr="00046446">
        <w:rPr>
          <w:rFonts w:ascii="宋体" w:eastAsia="宋体" w:hAnsi="宋体" w:hint="eastAsia"/>
        </w:rPr>
        <w:t>的业务进行抽象，注意引用的资源ID全局唯一。</w:t>
      </w:r>
      <w:proofErr w:type="gramStart"/>
      <w:r w:rsidR="00A13224" w:rsidRPr="00046446">
        <w:rPr>
          <w:rFonts w:ascii="宋体" w:eastAsia="宋体" w:hAnsi="宋体" w:hint="eastAsia"/>
        </w:rPr>
        <w:t>赞唯一</w:t>
      </w:r>
      <w:proofErr w:type="gramEnd"/>
      <w:r w:rsidR="00A13224" w:rsidRPr="00046446">
        <w:rPr>
          <w:rFonts w:ascii="宋体" w:eastAsia="宋体" w:hAnsi="宋体" w:hint="eastAsia"/>
        </w:rPr>
        <w:t>的特点就是有一个</w:t>
      </w:r>
      <w:proofErr w:type="gramStart"/>
      <w:r w:rsidR="00A13224" w:rsidRPr="00046446">
        <w:rPr>
          <w:rFonts w:ascii="宋体" w:eastAsia="宋体" w:hAnsi="宋体" w:hint="eastAsia"/>
        </w:rPr>
        <w:t>最近点赞人</w:t>
      </w:r>
      <w:proofErr w:type="gramEnd"/>
      <w:r w:rsidR="00A13224" w:rsidRPr="00046446">
        <w:rPr>
          <w:rFonts w:ascii="宋体" w:eastAsia="宋体" w:hAnsi="宋体" w:hint="eastAsia"/>
        </w:rPr>
        <w:t>的头像列表。这个功能的实现相对简单，</w:t>
      </w:r>
      <w:r w:rsidR="00E07273" w:rsidRPr="00046446">
        <w:rPr>
          <w:rFonts w:ascii="宋体" w:eastAsia="宋体" w:hAnsi="宋体" w:hint="eastAsia"/>
        </w:rPr>
        <w:t>维护一个</w:t>
      </w:r>
      <w:proofErr w:type="gramStart"/>
      <w:r w:rsidR="00E07273" w:rsidRPr="00046446">
        <w:rPr>
          <w:rFonts w:ascii="宋体" w:eastAsia="宋体" w:hAnsi="宋体" w:hint="eastAsia"/>
        </w:rPr>
        <w:t>最近点赞人</w:t>
      </w:r>
      <w:proofErr w:type="gramEnd"/>
      <w:r w:rsidR="00E07273" w:rsidRPr="00046446">
        <w:rPr>
          <w:rFonts w:ascii="宋体" w:eastAsia="宋体" w:hAnsi="宋体" w:hint="eastAsia"/>
        </w:rPr>
        <w:t>的列表以</w:t>
      </w:r>
      <w:proofErr w:type="gramStart"/>
      <w:r w:rsidR="00E07273" w:rsidRPr="00046446">
        <w:rPr>
          <w:rFonts w:ascii="宋体" w:eastAsia="宋体" w:hAnsi="宋体" w:hint="eastAsia"/>
        </w:rPr>
        <w:t>点赞时间</w:t>
      </w:r>
      <w:proofErr w:type="gramEnd"/>
      <w:r w:rsidR="00E07273" w:rsidRPr="00046446">
        <w:rPr>
          <w:rFonts w:ascii="宋体" w:eastAsia="宋体" w:hAnsi="宋体" w:hint="eastAsia"/>
        </w:rPr>
        <w:t>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af2"/>
        <w:spacing w:before="0" w:beforeAutospacing="0" w:after="0" w:afterAutospacing="0"/>
        <w:jc w:val="both"/>
        <w:rPr>
          <w:rFonts w:ascii="宋体" w:eastAsia="宋体" w:hAnsi="宋体"/>
        </w:rPr>
      </w:pPr>
    </w:p>
    <w:p w14:paraId="05E379F1"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8" w:name="_Toc455479260"/>
      <w:bookmarkStart w:id="89" w:name="_Toc455479783"/>
      <w:r w:rsidRPr="00920C99">
        <w:rPr>
          <w:rFonts w:ascii="黑体" w:hint="eastAsia"/>
          <w:sz w:val="24"/>
          <w:lang w:val="x-none" w:eastAsia="x-none"/>
        </w:rPr>
        <w:t>工作应用</w:t>
      </w:r>
      <w:bookmarkEnd w:id="88"/>
      <w:bookmarkEnd w:id="89"/>
    </w:p>
    <w:p w14:paraId="02C9C9A1" w14:textId="77777777" w:rsidR="00686BE9" w:rsidRPr="0004644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af2"/>
        <w:spacing w:before="0" w:beforeAutospacing="0" w:after="0" w:afterAutospacing="0"/>
        <w:jc w:val="both"/>
        <w:rPr>
          <w:rFonts w:ascii="宋体" w:eastAsia="宋体" w:hAnsi="宋体"/>
        </w:rPr>
      </w:pPr>
    </w:p>
    <w:p w14:paraId="30E7B279"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90" w:name="_Toc455479261"/>
      <w:bookmarkStart w:id="91" w:name="_Toc455479784"/>
      <w:r w:rsidRPr="00920C99">
        <w:rPr>
          <w:rFonts w:ascii="黑体" w:hint="eastAsia"/>
          <w:sz w:val="24"/>
          <w:lang w:val="x-none" w:eastAsia="x-none"/>
        </w:rPr>
        <w:t>工作流引擎</w:t>
      </w:r>
      <w:bookmarkEnd w:id="90"/>
      <w:bookmarkEnd w:id="91"/>
    </w:p>
    <w:p w14:paraId="43B6A56C" w14:textId="77777777" w:rsidR="00044B19" w:rsidRPr="00046446" w:rsidRDefault="00044B1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af2"/>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w:t>
      </w:r>
      <w:proofErr w:type="gramStart"/>
      <w:r w:rsidRPr="00046446">
        <w:rPr>
          <w:rFonts w:ascii="宋体" w:eastAsia="宋体" w:hAnsi="宋体" w:hint="eastAsia"/>
        </w:rPr>
        <w:t>微企业</w:t>
      </w:r>
      <w:proofErr w:type="gramEnd"/>
      <w:r w:rsidRPr="00046446">
        <w:rPr>
          <w:rFonts w:ascii="宋体" w:eastAsia="宋体" w:hAnsi="宋体" w:hint="eastAsia"/>
        </w:rPr>
        <w:t>数量比较庞大，不可能为每一个企业定义工作流；另一个原因就因为小</w:t>
      </w:r>
      <w:proofErr w:type="gramStart"/>
      <w:r w:rsidRPr="00046446">
        <w:rPr>
          <w:rFonts w:ascii="宋体" w:eastAsia="宋体" w:hAnsi="宋体" w:hint="eastAsia"/>
        </w:rPr>
        <w:t>微企业</w:t>
      </w:r>
      <w:proofErr w:type="gramEnd"/>
      <w:r w:rsidRPr="00046446">
        <w:rPr>
          <w:rFonts w:ascii="宋体" w:eastAsia="宋体" w:hAnsi="宋体" w:hint="eastAsia"/>
        </w:rPr>
        <w:t>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2"/>
        <w:spacing w:line="415" w:lineRule="auto"/>
        <w:ind w:left="0" w:firstLine="0"/>
        <w:rPr>
          <w:rFonts w:ascii="黑体"/>
          <w:sz w:val="28"/>
          <w:szCs w:val="28"/>
        </w:rPr>
      </w:pPr>
      <w:bookmarkStart w:id="92" w:name="_Toc455479262"/>
      <w:bookmarkStart w:id="93" w:name="_Toc455479785"/>
      <w:r w:rsidRPr="004166E1">
        <w:rPr>
          <w:rFonts w:ascii="黑体" w:hint="eastAsia"/>
          <w:sz w:val="28"/>
          <w:szCs w:val="28"/>
        </w:rPr>
        <w:t>数据库设计</w:t>
      </w:r>
      <w:bookmarkEnd w:id="92"/>
      <w:bookmarkEnd w:id="93"/>
    </w:p>
    <w:p w14:paraId="00EC4793" w14:textId="77777777" w:rsidR="00945FEE" w:rsidRPr="00046446" w:rsidRDefault="008A385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w:t>
      </w:r>
      <w:proofErr w:type="gramStart"/>
      <w:r w:rsidR="002A5AC6" w:rsidRPr="00046446">
        <w:rPr>
          <w:rFonts w:ascii="宋体" w:eastAsia="宋体" w:hAnsi="宋体" w:hint="eastAsia"/>
        </w:rPr>
        <w:t>关系外键的</w:t>
      </w:r>
      <w:proofErr w:type="gramEnd"/>
      <w:r w:rsidR="002A5AC6" w:rsidRPr="00046446">
        <w:rPr>
          <w:rFonts w:ascii="宋体" w:eastAsia="宋体" w:hAnsi="宋体" w:hint="eastAsia"/>
        </w:rPr>
        <w:t>连接，也就是表与表之间的关系是通过</w:t>
      </w:r>
      <w:proofErr w:type="gramStart"/>
      <w:r w:rsidR="002A5AC6" w:rsidRPr="00046446">
        <w:rPr>
          <w:rFonts w:ascii="宋体" w:eastAsia="宋体" w:hAnsi="宋体" w:hint="eastAsia"/>
        </w:rPr>
        <w:t>关系外键的</w:t>
      </w:r>
      <w:proofErr w:type="gramEnd"/>
      <w:r w:rsidR="002A5AC6" w:rsidRPr="00046446">
        <w:rPr>
          <w:rFonts w:ascii="宋体" w:eastAsia="宋体" w:hAnsi="宋体" w:hint="eastAsia"/>
        </w:rPr>
        <w:t>连接来维护</w:t>
      </w:r>
      <w:r w:rsidR="00CB01DB" w:rsidRPr="00046446">
        <w:rPr>
          <w:rFonts w:ascii="宋体" w:eastAsia="宋体" w:hAnsi="宋体" w:hint="eastAsia"/>
        </w:rPr>
        <w:t>的。系统在做高并发的查询时，</w:t>
      </w:r>
      <w:proofErr w:type="gramStart"/>
      <w:r w:rsidR="00CB01DB" w:rsidRPr="00046446">
        <w:rPr>
          <w:rFonts w:ascii="宋体" w:eastAsia="宋体" w:hAnsi="宋体" w:hint="eastAsia"/>
        </w:rPr>
        <w:t>外键连接</w:t>
      </w:r>
      <w:proofErr w:type="gramEnd"/>
      <w:r w:rsidR="00CB01DB" w:rsidRPr="00046446">
        <w:rPr>
          <w:rFonts w:ascii="宋体" w:eastAsia="宋体" w:hAnsi="宋体" w:hint="eastAsia"/>
        </w:rPr>
        <w:t>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w:t>
      </w:r>
      <w:proofErr w:type="gramStart"/>
      <w:r w:rsidRPr="00046446">
        <w:rPr>
          <w:rFonts w:ascii="宋体" w:eastAsia="宋体" w:hAnsi="宋体" w:hint="eastAsia"/>
        </w:rPr>
        <w:t>没有外键的</w:t>
      </w:r>
      <w:proofErr w:type="gramEnd"/>
      <w:r w:rsidRPr="00046446">
        <w:rPr>
          <w:rFonts w:ascii="宋体" w:eastAsia="宋体" w:hAnsi="宋体" w:hint="eastAsia"/>
        </w:rPr>
        <w:t>概念，没有关系的概念。进行查询的时候，响应速度快。</w:t>
      </w:r>
    </w:p>
    <w:p w14:paraId="163DAA5E" w14:textId="77777777" w:rsidR="00BE0393"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af2"/>
        <w:spacing w:before="0" w:beforeAutospacing="0" w:after="0" w:afterAutospacing="0"/>
        <w:jc w:val="both"/>
        <w:rPr>
          <w:rFonts w:ascii="宋体" w:eastAsia="宋体" w:hAnsi="宋体"/>
        </w:rPr>
      </w:pPr>
    </w:p>
    <w:p w14:paraId="43628B1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4" w:name="_Toc455479263"/>
      <w:bookmarkStart w:id="95" w:name="_Toc455479786"/>
      <w:r w:rsidRPr="00920C99">
        <w:rPr>
          <w:rFonts w:ascii="黑体" w:hint="eastAsia"/>
          <w:sz w:val="24"/>
          <w:lang w:val="x-none" w:eastAsia="x-none"/>
        </w:rPr>
        <w:t>用户账户模块数据设计</w:t>
      </w:r>
      <w:bookmarkEnd w:id="94"/>
      <w:bookmarkEnd w:id="95"/>
    </w:p>
    <w:p w14:paraId="367FA4B6" w14:textId="77777777" w:rsidR="00792440" w:rsidRDefault="00D502BE"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w:t>
      </w:r>
      <w:proofErr w:type="gramStart"/>
      <w:r w:rsidRPr="00046446">
        <w:rPr>
          <w:rFonts w:ascii="宋体" w:eastAsia="宋体" w:hAnsi="宋体" w:hint="eastAsia"/>
        </w:rPr>
        <w:t>圈业务</w:t>
      </w:r>
      <w:proofErr w:type="gramEnd"/>
      <w:r w:rsidRPr="00046446">
        <w:rPr>
          <w:rFonts w:ascii="宋体" w:eastAsia="宋体" w:hAnsi="宋体" w:hint="eastAsia"/>
        </w:rPr>
        <w:t>模块设计的重要数据。</w:t>
      </w:r>
    </w:p>
    <w:p w14:paraId="59DEB767" w14:textId="77777777" w:rsidR="00C62F40" w:rsidRPr="00046446" w:rsidRDefault="00C62F40" w:rsidP="00046446">
      <w:pPr>
        <w:pStyle w:val="af2"/>
        <w:spacing w:before="0" w:beforeAutospacing="0" w:after="0" w:afterAutospacing="0"/>
        <w:jc w:val="both"/>
        <w:rPr>
          <w:rFonts w:ascii="宋体" w:eastAsia="宋体" w:hAnsi="宋体"/>
        </w:rPr>
      </w:pPr>
    </w:p>
    <w:p w14:paraId="502EC9BA"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6" w:name="_Toc455479264"/>
      <w:bookmarkStart w:id="97" w:name="_Toc455479787"/>
      <w:r w:rsidRPr="00920C99">
        <w:rPr>
          <w:rFonts w:ascii="黑体" w:hint="eastAsia"/>
          <w:sz w:val="24"/>
          <w:lang w:val="x-none" w:eastAsia="x-none"/>
        </w:rPr>
        <w:t>圈子帖子模块数据设计</w:t>
      </w:r>
      <w:bookmarkEnd w:id="96"/>
      <w:bookmarkEnd w:id="97"/>
    </w:p>
    <w:p w14:paraId="2DFDC036" w14:textId="77777777" w:rsidR="00792440" w:rsidRPr="00046446" w:rsidRDefault="00792440"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w:t>
      </w:r>
      <w:proofErr w:type="gramStart"/>
      <w:r w:rsidRPr="00046446">
        <w:rPr>
          <w:rFonts w:ascii="宋体" w:eastAsia="宋体" w:hAnsi="宋体" w:hint="eastAsia"/>
        </w:rPr>
        <w:t>二维码图片</w:t>
      </w:r>
      <w:proofErr w:type="gramEnd"/>
      <w:r w:rsidRPr="00046446">
        <w:rPr>
          <w:rFonts w:ascii="宋体" w:eastAsia="宋体" w:hAnsi="宋体" w:hint="eastAsia"/>
        </w:rPr>
        <w:t>（qrcodeurl）。</w:t>
      </w:r>
    </w:p>
    <w:p w14:paraId="24968098" w14:textId="77777777" w:rsidR="00403028" w:rsidRPr="00046446" w:rsidRDefault="008578E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w:t>
      </w:r>
      <w:proofErr w:type="gramStart"/>
      <w:r w:rsidR="0052641D" w:rsidRPr="00046446">
        <w:rPr>
          <w:rFonts w:ascii="宋体" w:eastAsia="宋体" w:hAnsi="宋体" w:hint="eastAsia"/>
        </w:rPr>
        <w:t>圈</w:t>
      </w:r>
      <w:r w:rsidRPr="00046446">
        <w:rPr>
          <w:rFonts w:ascii="宋体" w:eastAsia="宋体" w:hAnsi="宋体" w:hint="eastAsia"/>
        </w:rPr>
        <w:t>所有</w:t>
      </w:r>
      <w:proofErr w:type="gramEnd"/>
      <w:r w:rsidRPr="00046446">
        <w:rPr>
          <w:rFonts w:ascii="宋体" w:eastAsia="宋体" w:hAnsi="宋体" w:hint="eastAsia"/>
        </w:rPr>
        <w:t>的模块数据都要遵从这一规范。</w:t>
      </w:r>
      <w:r w:rsidR="0052641D" w:rsidRPr="00046446">
        <w:rPr>
          <w:rFonts w:ascii="宋体" w:eastAsia="宋体" w:hAnsi="宋体" w:hint="eastAsia"/>
        </w:rPr>
        <w:t>圈子创建的时候，创建人就是圈主，</w:t>
      </w:r>
      <w:proofErr w:type="gramStart"/>
      <w:r w:rsidR="0052641D" w:rsidRPr="00046446">
        <w:rPr>
          <w:rFonts w:ascii="宋体" w:eastAsia="宋体" w:hAnsi="宋体" w:hint="eastAsia"/>
        </w:rPr>
        <w:t>但是圈主是</w:t>
      </w:r>
      <w:proofErr w:type="gramEnd"/>
      <w:r w:rsidR="0052641D" w:rsidRPr="00046446">
        <w:rPr>
          <w:rFonts w:ascii="宋体" w:eastAsia="宋体" w:hAnsi="宋体" w:hint="eastAsia"/>
        </w:rPr>
        <w:t>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w:t>
      </w:r>
      <w:proofErr w:type="gramStart"/>
      <w:r w:rsidR="0052641D" w:rsidRPr="00046446">
        <w:rPr>
          <w:rFonts w:ascii="宋体" w:eastAsia="宋体" w:hAnsi="宋体" w:hint="eastAsia"/>
        </w:rPr>
        <w:t>维码图片</w:t>
      </w:r>
      <w:proofErr w:type="gramEnd"/>
      <w:r w:rsidR="0052641D" w:rsidRPr="00046446">
        <w:rPr>
          <w:rFonts w:ascii="宋体" w:eastAsia="宋体" w:hAnsi="宋体" w:hint="eastAsia"/>
        </w:rPr>
        <w:t>是通过邀请码生成的，方便用户通过</w:t>
      </w:r>
      <w:proofErr w:type="gramStart"/>
      <w:r w:rsidR="0052641D" w:rsidRPr="00046446">
        <w:rPr>
          <w:rFonts w:ascii="宋体" w:eastAsia="宋体" w:hAnsi="宋体" w:hint="eastAsia"/>
        </w:rPr>
        <w:t>扫码加入</w:t>
      </w:r>
      <w:proofErr w:type="gramEnd"/>
      <w:r w:rsidR="0052641D" w:rsidRPr="00046446">
        <w:rPr>
          <w:rFonts w:ascii="宋体" w:eastAsia="宋体" w:hAnsi="宋体" w:hint="eastAsia"/>
        </w:rPr>
        <w:t>这个圈子。</w:t>
      </w:r>
    </w:p>
    <w:p w14:paraId="3CD01226"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af2"/>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w:t>
      </w:r>
      <w:proofErr w:type="gramStart"/>
      <w:r w:rsidRPr="00046446">
        <w:rPr>
          <w:rFonts w:ascii="宋体" w:eastAsia="宋体" w:hAnsi="宋体" w:hint="eastAsia"/>
        </w:rPr>
        <w:t>{!lh</w:t>
      </w:r>
      <w:proofErr w:type="gramEnd"/>
      <w:r w:rsidRPr="00046446">
        <w:rPr>
          <w:rFonts w:ascii="宋体" w:eastAsia="宋体" w:hAnsi="宋体" w:hint="eastAsia"/>
        </w:rPr>
        <w:t>}。这两个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w:t>
      </w:r>
      <w:proofErr w:type="gramStart"/>
      <w:r w:rsidR="00CB01DB" w:rsidRPr="00046446">
        <w:rPr>
          <w:rFonts w:ascii="宋体" w:eastAsia="宋体" w:hAnsi="宋体" w:hint="eastAsia"/>
        </w:rPr>
        <w:t>阱</w:t>
      </w:r>
      <w:proofErr w:type="gramEnd"/>
      <w:r w:rsidRPr="00046446">
        <w:rPr>
          <w:rFonts w:ascii="宋体" w:eastAsia="宋体" w:hAnsi="宋体" w:hint="eastAsia"/>
        </w:rPr>
        <w:t>一个是@一个名为abc的用户，这样用户就能收到一条关于这个帖子的特殊信息；后一个就是工作圈的emoji表情了，会在端上解析成一</w:t>
      </w:r>
      <w:proofErr w:type="gramStart"/>
      <w:r w:rsidRPr="00046446">
        <w:rPr>
          <w:rFonts w:ascii="宋体" w:eastAsia="宋体" w:hAnsi="宋体" w:hint="eastAsia"/>
        </w:rPr>
        <w:t>个</w:t>
      </w:r>
      <w:proofErr w:type="gramEnd"/>
      <w:r w:rsidRPr="00046446">
        <w:rPr>
          <w:rFonts w:ascii="宋体" w:eastAsia="宋体" w:hAnsi="宋体" w:hint="eastAsia"/>
        </w:rPr>
        <w:t>流汗的emoji表情符号。</w:t>
      </w:r>
    </w:p>
    <w:p w14:paraId="6DE4EA96" w14:textId="77777777" w:rsidR="00C62F40" w:rsidRPr="00046446" w:rsidRDefault="00C62F40" w:rsidP="00046446">
      <w:pPr>
        <w:pStyle w:val="af2"/>
        <w:spacing w:before="0" w:beforeAutospacing="0" w:after="0" w:afterAutospacing="0"/>
        <w:jc w:val="both"/>
        <w:rPr>
          <w:rFonts w:ascii="宋体" w:eastAsia="宋体" w:hAnsi="宋体"/>
        </w:rPr>
      </w:pPr>
    </w:p>
    <w:p w14:paraId="02087163"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8" w:name="_Toc455479265"/>
      <w:bookmarkStart w:id="99" w:name="_Toc455479788"/>
      <w:r w:rsidRPr="00920C99">
        <w:rPr>
          <w:rFonts w:ascii="黑体" w:hint="eastAsia"/>
          <w:sz w:val="24"/>
          <w:lang w:val="x-none" w:eastAsia="x-none"/>
        </w:rPr>
        <w:t>评论模块数据设计</w:t>
      </w:r>
      <w:bookmarkEnd w:id="98"/>
      <w:bookmarkEnd w:id="99"/>
    </w:p>
    <w:p w14:paraId="18F294F2"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w:t>
      </w:r>
      <w:proofErr w:type="gramStart"/>
      <w:r w:rsidR="00141679" w:rsidRPr="00046446">
        <w:rPr>
          <w:rFonts w:ascii="宋体" w:eastAsia="宋体" w:hAnsi="宋体" w:hint="eastAsia"/>
        </w:rPr>
        <w:t>现在</w:t>
      </w:r>
      <w:r w:rsidR="00B2535B" w:rsidRPr="00046446">
        <w:rPr>
          <w:rFonts w:ascii="宋体" w:eastAsia="宋体" w:hAnsi="宋体" w:hint="eastAsia"/>
        </w:rPr>
        <w:t>帖</w:t>
      </w:r>
      <w:r w:rsidR="00141679" w:rsidRPr="00046446">
        <w:rPr>
          <w:rFonts w:ascii="宋体" w:eastAsia="宋体" w:hAnsi="宋体" w:hint="eastAsia"/>
        </w:rPr>
        <w:t>吧常用</w:t>
      </w:r>
      <w:proofErr w:type="gramEnd"/>
      <w:r w:rsidR="00141679" w:rsidRPr="00046446">
        <w:rPr>
          <w:rFonts w:ascii="宋体" w:eastAsia="宋体" w:hAnsi="宋体" w:hint="eastAsia"/>
        </w:rPr>
        <w:t>的盖楼模式。</w:t>
      </w:r>
    </w:p>
    <w:p w14:paraId="7168C101" w14:textId="77777777" w:rsidR="00C62F40" w:rsidRPr="00046446" w:rsidRDefault="00C62F40" w:rsidP="00046446">
      <w:pPr>
        <w:pStyle w:val="af2"/>
        <w:spacing w:before="0" w:beforeAutospacing="0" w:after="0" w:afterAutospacing="0"/>
        <w:jc w:val="both"/>
        <w:rPr>
          <w:rFonts w:ascii="宋体" w:eastAsia="宋体" w:hAnsi="宋体"/>
        </w:rPr>
      </w:pPr>
    </w:p>
    <w:p w14:paraId="5AC12BB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0" w:name="_Toc455479266"/>
      <w:bookmarkStart w:id="101" w:name="_Toc455479789"/>
      <w:r w:rsidRPr="00920C99">
        <w:rPr>
          <w:rFonts w:ascii="黑体" w:hint="eastAsia"/>
          <w:sz w:val="24"/>
          <w:lang w:val="x-none" w:eastAsia="x-none"/>
        </w:rPr>
        <w:t>赞模块数据设计</w:t>
      </w:r>
      <w:bookmarkEnd w:id="100"/>
      <w:bookmarkEnd w:id="101"/>
    </w:p>
    <w:p w14:paraId="3FB7CC8C" w14:textId="77777777" w:rsidR="00AE5F70"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af2"/>
        <w:spacing w:before="0" w:beforeAutospacing="0" w:after="0" w:afterAutospacing="0"/>
        <w:jc w:val="both"/>
        <w:rPr>
          <w:rFonts w:ascii="宋体" w:eastAsia="宋体" w:hAnsi="宋体"/>
        </w:rPr>
      </w:pPr>
    </w:p>
    <w:p w14:paraId="250DB95E"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2" w:name="_Toc455479267"/>
      <w:bookmarkStart w:id="103" w:name="_Toc455479790"/>
      <w:r w:rsidRPr="00920C99">
        <w:rPr>
          <w:rFonts w:ascii="黑体" w:hint="eastAsia"/>
          <w:sz w:val="24"/>
          <w:lang w:val="x-none" w:eastAsia="x-none"/>
        </w:rPr>
        <w:t>工作应用模块数据设计</w:t>
      </w:r>
      <w:bookmarkEnd w:id="102"/>
      <w:bookmarkEnd w:id="103"/>
    </w:p>
    <w:p w14:paraId="1A8D0333" w14:textId="77777777" w:rsidR="00F1605C"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af2"/>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借款："loan" : { "reasons" : "路兔</w:t>
      </w:r>
      <w:proofErr w:type="gramStart"/>
      <w:r w:rsidRPr="00046446">
        <w:rPr>
          <w:rFonts w:ascii="宋体" w:eastAsia="宋体" w:hAnsi="宋体" w:hint="eastAsia"/>
        </w:rPr>
        <w:t>兔</w:t>
      </w:r>
      <w:proofErr w:type="gramEnd"/>
      <w:r w:rsidRPr="00046446">
        <w:rPr>
          <w:rFonts w:ascii="宋体" w:eastAsia="宋体" w:hAnsi="宋体" w:hint="eastAsia"/>
        </w:rPr>
        <w:t>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af2"/>
        <w:spacing w:before="0" w:beforeAutospacing="0" w:after="0" w:afterAutospacing="0"/>
        <w:jc w:val="both"/>
        <w:rPr>
          <w:rFonts w:ascii="宋体" w:eastAsia="宋体" w:hAnsi="宋体"/>
        </w:rPr>
      </w:pPr>
    </w:p>
    <w:p w14:paraId="4CF51574" w14:textId="073C745C"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4" w:name="_Toc455479268"/>
      <w:bookmarkStart w:id="105" w:name="_Toc455479791"/>
      <w:r w:rsidRPr="00920C99">
        <w:rPr>
          <w:rFonts w:ascii="黑体" w:hint="eastAsia"/>
          <w:sz w:val="24"/>
          <w:lang w:val="x-none" w:eastAsia="x-none"/>
        </w:rPr>
        <w:t>工作流引擎</w:t>
      </w:r>
      <w:r w:rsidR="00E9197D" w:rsidRPr="00920C99">
        <w:rPr>
          <w:rFonts w:ascii="黑体" w:hint="eastAsia"/>
          <w:sz w:val="24"/>
          <w:lang w:val="x-none" w:eastAsia="x-none"/>
        </w:rPr>
        <w:t>模块数据设计</w:t>
      </w:r>
      <w:bookmarkEnd w:id="104"/>
      <w:bookmarkEnd w:id="105"/>
    </w:p>
    <w:p w14:paraId="7144DA21" w14:textId="77777777" w:rsidR="00F1605C"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f1"/>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14:paraId="03DCA51B"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af2"/>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w:t>
      </w:r>
      <w:proofErr w:type="gramStart"/>
      <w:r w:rsidRPr="00046446">
        <w:rPr>
          <w:rFonts w:ascii="宋体" w:eastAsia="宋体" w:hAnsi="宋体" w:hint="eastAsia"/>
        </w:rPr>
        <w:t>流设计</w:t>
      </w:r>
      <w:proofErr w:type="gramEnd"/>
      <w:r w:rsidRPr="00046446">
        <w:rPr>
          <w:rFonts w:ascii="宋体" w:eastAsia="宋体" w:hAnsi="宋体" w:hint="eastAsia"/>
        </w:rPr>
        <w:t>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2"/>
        <w:spacing w:line="415" w:lineRule="auto"/>
        <w:ind w:left="0" w:firstLine="0"/>
        <w:rPr>
          <w:rFonts w:ascii="黑体"/>
          <w:sz w:val="28"/>
          <w:szCs w:val="28"/>
        </w:rPr>
      </w:pPr>
      <w:bookmarkStart w:id="106" w:name="_Toc455479269"/>
      <w:bookmarkStart w:id="107" w:name="_Toc455479792"/>
      <w:r w:rsidRPr="004166E1">
        <w:rPr>
          <w:rFonts w:ascii="黑体" w:hint="eastAsia"/>
          <w:sz w:val="28"/>
          <w:szCs w:val="28"/>
        </w:rPr>
        <w:t>工作</w:t>
      </w:r>
      <w:proofErr w:type="gramStart"/>
      <w:r w:rsidRPr="004166E1">
        <w:rPr>
          <w:rFonts w:ascii="黑体" w:hint="eastAsia"/>
          <w:sz w:val="28"/>
          <w:szCs w:val="28"/>
        </w:rPr>
        <w:t>圈技术</w:t>
      </w:r>
      <w:proofErr w:type="gramEnd"/>
      <w:r w:rsidR="00352C60" w:rsidRPr="004166E1">
        <w:rPr>
          <w:rFonts w:ascii="黑体" w:hint="eastAsia"/>
          <w:sz w:val="28"/>
          <w:szCs w:val="28"/>
        </w:rPr>
        <w:t>框架设计</w:t>
      </w:r>
      <w:bookmarkEnd w:id="106"/>
      <w:bookmarkEnd w:id="107"/>
    </w:p>
    <w:p w14:paraId="7797CF28" w14:textId="77777777" w:rsidR="00AB46D8" w:rsidRPr="00920C99" w:rsidRDefault="00AB46D8" w:rsidP="00920C99">
      <w:pPr>
        <w:pStyle w:val="3"/>
        <w:widowControl w:val="0"/>
        <w:numPr>
          <w:ilvl w:val="2"/>
          <w:numId w:val="1"/>
        </w:numPr>
        <w:spacing w:line="240" w:lineRule="auto"/>
        <w:ind w:left="0" w:firstLine="0"/>
        <w:rPr>
          <w:rFonts w:ascii="黑体"/>
          <w:sz w:val="24"/>
          <w:lang w:val="x-none" w:eastAsia="x-none"/>
        </w:rPr>
      </w:pPr>
      <w:bookmarkStart w:id="108" w:name="_Toc455479270"/>
      <w:bookmarkStart w:id="109" w:name="_Toc455479793"/>
      <w:r w:rsidRPr="00920C99">
        <w:rPr>
          <w:rFonts w:ascii="黑体" w:hint="eastAsia"/>
          <w:sz w:val="24"/>
          <w:lang w:val="x-none" w:eastAsia="x-none"/>
        </w:rPr>
        <w:t>工作圈整体技术架构</w:t>
      </w:r>
      <w:bookmarkEnd w:id="108"/>
      <w:bookmarkEnd w:id="109"/>
    </w:p>
    <w:p w14:paraId="15F316C3" w14:textId="77777777" w:rsidR="00C62F40" w:rsidRPr="00C62F40" w:rsidRDefault="000A073F" w:rsidP="00C62F40">
      <w:pPr>
        <w:pStyle w:val="ad"/>
        <w:jc w:val="center"/>
        <w:rPr>
          <w:rFonts w:ascii="楷体_GB2312" w:eastAsia="楷体_GB2312" w:hAnsi="Times New Roman"/>
          <w:sz w:val="21"/>
          <w:szCs w:val="21"/>
        </w:rPr>
      </w:pPr>
      <w:r>
        <w:rPr>
          <w:rFonts w:ascii="楷体_GB2312" w:eastAsia="楷体_GB2312" w:hAnsi="Times New Roman"/>
          <w:noProof/>
          <w:sz w:val="21"/>
          <w:szCs w:val="21"/>
        </w:rPr>
        <w:pict w14:anchorId="4D9FFFB7">
          <v:shape id="_x0000_s1084" type="#_x0000_t75" style="position:absolute;left:0;text-align:left;margin-left:49.3pt;margin-top:198.4pt;width:316.65pt;height:437.8pt;z-index:251680256;mso-position-horizontal-relative:margin;mso-position-vertical-relative:margin">
            <v:imagedata r:id="rId28" o:title=""/>
            <w10:wrap type="topAndBottom" anchorx="margin" anchory="margin"/>
          </v:shape>
          <o:OLEObject Type="Embed" ProgID="Visio.Drawing.11" ShapeID="_x0000_s1084" DrawAspect="Content" ObjectID="_1529222623" r:id="rId29"/>
        </w:pict>
      </w:r>
      <w:r w:rsidR="00C62F40" w:rsidRPr="00C62F40">
        <w:rPr>
          <w:rFonts w:ascii="楷体_GB2312" w:eastAsia="楷体_GB2312" w:hAnsi="Times New Roman" w:hint="eastAsia"/>
          <w:sz w:val="21"/>
          <w:szCs w:val="21"/>
        </w:rPr>
        <w:t>图4-2工作</w:t>
      </w:r>
      <w:proofErr w:type="gramStart"/>
      <w:r w:rsidR="00C62F40" w:rsidRPr="00C62F40">
        <w:rPr>
          <w:rFonts w:ascii="楷体_GB2312" w:eastAsia="楷体_GB2312" w:hAnsi="Times New Roman" w:hint="eastAsia"/>
          <w:sz w:val="21"/>
          <w:szCs w:val="21"/>
        </w:rPr>
        <w:t>圈整体</w:t>
      </w:r>
      <w:proofErr w:type="gramEnd"/>
      <w:r w:rsidR="00C62F40" w:rsidRPr="00C62F40">
        <w:rPr>
          <w:rFonts w:ascii="楷体_GB2312" w:eastAsia="楷体_GB2312" w:hAnsi="Times New Roman" w:hint="eastAsia"/>
          <w:sz w:val="21"/>
          <w:szCs w:val="21"/>
        </w:rPr>
        <w:t>技术架构图</w:t>
      </w:r>
    </w:p>
    <w:p w14:paraId="29BCF99A" w14:textId="77777777" w:rsidR="005072F3" w:rsidRDefault="005072F3"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工作圈分布式技术架构的核心就是应用注册中心，所有的服务层都会围绕这个注册中心来设计。工作圈的整体结构是一个标准的MVC的三层架构，View对应工作圈的R</w:t>
      </w:r>
      <w:r w:rsidRPr="00046446">
        <w:rPr>
          <w:rFonts w:ascii="宋体" w:eastAsia="宋体" w:hAnsi="宋体"/>
        </w:rPr>
        <w:t>est</w:t>
      </w:r>
      <w:r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51C05CB7" w14:textId="77777777" w:rsidR="00D877D4" w:rsidRPr="00046446" w:rsidRDefault="00D877D4" w:rsidP="00046446">
      <w:pPr>
        <w:pStyle w:val="af2"/>
        <w:spacing w:before="0" w:beforeAutospacing="0" w:after="0" w:afterAutospacing="0"/>
        <w:jc w:val="both"/>
        <w:rPr>
          <w:rFonts w:ascii="宋体" w:eastAsia="宋体" w:hAnsi="宋体"/>
        </w:rPr>
      </w:pPr>
    </w:p>
    <w:p w14:paraId="5BB1B52A" w14:textId="77777777" w:rsidR="009475C5" w:rsidRPr="00920C99" w:rsidRDefault="00167BE6" w:rsidP="00920C99">
      <w:pPr>
        <w:pStyle w:val="3"/>
        <w:widowControl w:val="0"/>
        <w:numPr>
          <w:ilvl w:val="2"/>
          <w:numId w:val="1"/>
        </w:numPr>
        <w:spacing w:line="240" w:lineRule="auto"/>
        <w:ind w:left="0" w:firstLine="0"/>
        <w:rPr>
          <w:rFonts w:ascii="黑体"/>
          <w:sz w:val="24"/>
          <w:lang w:val="x-none" w:eastAsia="x-none"/>
        </w:rPr>
      </w:pPr>
      <w:bookmarkStart w:id="110" w:name="_Toc455479271"/>
      <w:bookmarkStart w:id="111" w:name="_Toc455479794"/>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110"/>
      <w:bookmarkEnd w:id="111"/>
    </w:p>
    <w:p w14:paraId="4B80008C" w14:textId="77777777" w:rsidR="000E4BE0" w:rsidRPr="00046446" w:rsidRDefault="000A073F" w:rsidP="00046446">
      <w:pPr>
        <w:pStyle w:val="af2"/>
        <w:spacing w:before="0" w:beforeAutospacing="0" w:after="0" w:afterAutospacing="0"/>
        <w:jc w:val="both"/>
        <w:rPr>
          <w:rFonts w:ascii="宋体" w:eastAsia="宋体" w:hAnsi="宋体"/>
        </w:rPr>
      </w:pPr>
      <w:r>
        <w:rPr>
          <w:rFonts w:ascii="楷体_GB2312" w:eastAsia="楷体_GB2312"/>
          <w:noProof/>
          <w:sz w:val="21"/>
          <w:szCs w:val="21"/>
        </w:rPr>
        <w:pict w14:anchorId="0E21DF22">
          <v:shape id="_x0000_s1085" type="#_x0000_t75" style="position:absolute;left:0;text-align:left;margin-left:95.25pt;margin-top:424.55pt;width:230.2pt;height:192.25pt;z-index:251681280;mso-position-horizontal-relative:margin;mso-position-vertical-relative:margin" o:allowoverlap="f">
            <v:imagedata r:id="rId30" o:title=""/>
            <w10:wrap type="topAndBottom" anchorx="margin" anchory="margin"/>
          </v:shape>
          <o:OLEObject Type="Embed" ProgID="Visio.Drawing.11" ShapeID="_x0000_s1085" DrawAspect="Content" ObjectID="_1529222624" r:id="rId31"/>
        </w:pi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w:t>
      </w:r>
      <w:proofErr w:type="gramStart"/>
      <w:r w:rsidR="00EF322C" w:rsidRPr="00046446">
        <w:rPr>
          <w:rFonts w:ascii="宋体" w:eastAsia="宋体" w:hAnsi="宋体" w:hint="eastAsia"/>
        </w:rPr>
        <w:t>弱网络</w:t>
      </w:r>
      <w:proofErr w:type="gramEnd"/>
      <w:r w:rsidR="00EF322C" w:rsidRPr="00046446">
        <w:rPr>
          <w:rFonts w:ascii="宋体" w:eastAsia="宋体" w:hAnsi="宋体" w:hint="eastAsia"/>
        </w:rPr>
        <w:t>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w:t>
      </w:r>
      <w:proofErr w:type="gramStart"/>
      <w:r w:rsidR="004E34DB" w:rsidRPr="00046446">
        <w:rPr>
          <w:rFonts w:ascii="宋体" w:eastAsia="宋体" w:hAnsi="宋体" w:hint="eastAsia"/>
        </w:rPr>
        <w:t>端需要</w:t>
      </w:r>
      <w:proofErr w:type="gramEnd"/>
      <w:r w:rsidR="004E34DB" w:rsidRPr="00046446">
        <w:rPr>
          <w:rFonts w:ascii="宋体" w:eastAsia="宋体" w:hAnsi="宋体" w:hint="eastAsia"/>
        </w:rPr>
        <w:t>轻量级的增量更新接口，这样意味着移动端的数据在从服务端下行之后需要自行缓存在终端。这样可以避免在</w:t>
      </w:r>
      <w:proofErr w:type="gramStart"/>
      <w:r w:rsidR="004E34DB" w:rsidRPr="00046446">
        <w:rPr>
          <w:rFonts w:ascii="宋体" w:eastAsia="宋体" w:hAnsi="宋体" w:hint="eastAsia"/>
        </w:rPr>
        <w:t>弱网环境下程序</w:t>
      </w:r>
      <w:proofErr w:type="gramEnd"/>
      <w:r w:rsidR="004E34DB" w:rsidRPr="00046446">
        <w:rPr>
          <w:rFonts w:ascii="宋体" w:eastAsia="宋体" w:hAnsi="宋体" w:hint="eastAsia"/>
        </w:rPr>
        <w:t>请求不到数据，同时节省的数据重复传输的成本。PC端应用因为是B/S结构不便于本地缓存数据，所以在查询数据的时候接口应该设计成为全量</w:t>
      </w:r>
      <w:proofErr w:type="gramStart"/>
      <w:r w:rsidR="004E34DB" w:rsidRPr="00046446">
        <w:rPr>
          <w:rFonts w:ascii="宋体" w:eastAsia="宋体" w:hAnsi="宋体" w:hint="eastAsia"/>
        </w:rPr>
        <w:t>分页性的</w:t>
      </w:r>
      <w:proofErr w:type="gramEnd"/>
      <w:r w:rsidR="004E34DB" w:rsidRPr="00046446">
        <w:rPr>
          <w:rFonts w:ascii="宋体" w:eastAsia="宋体" w:hAnsi="宋体" w:hint="eastAsia"/>
        </w:rPr>
        <w:t>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f1"/>
        <w:spacing w:line="400" w:lineRule="exact"/>
        <w:ind w:firstLine="480"/>
        <w:jc w:val="left"/>
        <w:rPr>
          <w:rFonts w:ascii="宋体" w:hAnsi="宋体"/>
          <w:kern w:val="0"/>
          <w:sz w:val="24"/>
        </w:rPr>
      </w:pPr>
      <w:r w:rsidRPr="00516B3F">
        <w:rPr>
          <w:rFonts w:ascii="宋体" w:hAnsi="宋体" w:hint="eastAsia"/>
          <w:sz w:val="24"/>
        </w:rPr>
        <w:lastRenderedPageBreak/>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proofErr w:type="gramStart"/>
      <w:r w:rsidR="00BB34F7" w:rsidRPr="00E93A25">
        <w:rPr>
          <w:rFonts w:ascii="宋体" w:hAnsi="宋体" w:hint="eastAsia"/>
          <w:kern w:val="0"/>
          <w:sz w:val="24"/>
        </w:rPr>
        <w:t>云</w:t>
      </w:r>
      <w:r w:rsidR="00BB34F7" w:rsidRPr="00E93A25">
        <w:rPr>
          <w:rFonts w:ascii="宋体" w:hAnsi="宋体"/>
          <w:kern w:val="0"/>
          <w:sz w:val="24"/>
        </w:rPr>
        <w:t>服务</w:t>
      </w:r>
      <w:proofErr w:type="gramEnd"/>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需要多台服务器来分担压力。站在最前面的负载服务器就尤其重要，这里选择了前面介绍过的Nginx服务器</w:t>
      </w:r>
      <w:r w:rsidR="0076247B" w:rsidRPr="00E93A25">
        <w:rPr>
          <w:rFonts w:ascii="宋体" w:hAnsi="宋体" w:hint="eastAsia"/>
          <w:kern w:val="0"/>
          <w:sz w:val="24"/>
        </w:rPr>
        <w:t>来</w:t>
      </w:r>
      <w:proofErr w:type="gramStart"/>
      <w:r w:rsidR="0076247B" w:rsidRPr="00E93A25">
        <w:rPr>
          <w:rFonts w:ascii="宋体" w:hAnsi="宋体" w:hint="eastAsia"/>
          <w:kern w:val="0"/>
          <w:sz w:val="24"/>
        </w:rPr>
        <w:t>做为</w:t>
      </w:r>
      <w:proofErr w:type="gramEnd"/>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0A073F">
        <w:rPr>
          <w:rFonts w:ascii="楷体_GB2312" w:eastAsia="楷体_GB2312" w:hAnsi="Times New Roman"/>
          <w:sz w:val="21"/>
          <w:szCs w:val="21"/>
        </w:rPr>
        <w:pict w14:anchorId="4479D20D">
          <v:shape id="_x0000_s1054" type="#_x0000_t75" style="position:absolute;left:0;text-align:left;margin-left:54.75pt;margin-top:4.5pt;width:302.25pt;height:194.7pt;z-index:-251652096;mso-position-horizontal-relative:text;mso-position-vertical-relative:text">
            <v:imagedata r:id="rId32" o:title=""/>
            <w10:wrap type="topAndBottom"/>
          </v:shape>
          <o:OLEObject Type="Embed" ProgID="Visio.Drawing.11" ShapeID="_x0000_s1054" DrawAspect="Content" ObjectID="_1529222625" r:id="rId33"/>
        </w:pict>
      </w:r>
    </w:p>
    <w:p w14:paraId="42BE981F"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w:t>
      </w:r>
      <w:proofErr w:type="gramStart"/>
      <w:r w:rsidRPr="00E93A25">
        <w:rPr>
          <w:rFonts w:ascii="宋体" w:eastAsia="宋体" w:hAnsi="宋体" w:hint="eastAsia"/>
        </w:rPr>
        <w:t>服务端会查询</w:t>
      </w:r>
      <w:proofErr w:type="gramEnd"/>
      <w:r w:rsidRPr="00E93A25">
        <w:rPr>
          <w:rFonts w:ascii="宋体" w:eastAsia="宋体" w:hAnsi="宋体" w:hint="eastAsia"/>
        </w:rPr>
        <w:t>这个Session，登出后销毁。但是在分布式的Rest server上主机之前内存的数据</w:t>
      </w:r>
      <w:proofErr w:type="gramStart"/>
      <w:r w:rsidRPr="00E93A25">
        <w:rPr>
          <w:rFonts w:ascii="宋体" w:eastAsia="宋体" w:hAnsi="宋体" w:hint="eastAsia"/>
        </w:rPr>
        <w:t>不</w:t>
      </w:r>
      <w:proofErr w:type="gramEnd"/>
      <w:r w:rsidRPr="00E93A25">
        <w:rPr>
          <w:rFonts w:ascii="宋体" w:eastAsia="宋体" w:hAnsi="宋体" w:hint="eastAsia"/>
        </w:rPr>
        <w:t>共享，无法得知用户的Session状态。</w:t>
      </w:r>
    </w:p>
    <w:p w14:paraId="118D3651" w14:textId="77777777" w:rsidR="009475C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E93A25">
        <w:rPr>
          <w:rFonts w:ascii="宋体" w:eastAsia="宋体" w:hAnsi="宋体" w:hint="eastAsia"/>
        </w:rPr>
        <w:t>端会自动</w:t>
      </w:r>
      <w:proofErr w:type="gramEnd"/>
      <w:r w:rsidRPr="00E93A25">
        <w:rPr>
          <w:rFonts w:ascii="宋体" w:eastAsia="宋体" w:hAnsi="宋体" w:hint="eastAsia"/>
        </w:rPr>
        <w:t>的带上Cookie供服务器查询，手机端的App需要程序从手机上读取这个请求加到Http Header中来便于服务检查。</w:t>
      </w:r>
    </w:p>
    <w:p w14:paraId="716970C7" w14:textId="77777777" w:rsidR="00D00826" w:rsidRPr="00E93A25" w:rsidRDefault="00D00826" w:rsidP="00E93A25">
      <w:pPr>
        <w:pStyle w:val="af2"/>
        <w:spacing w:before="0" w:beforeAutospacing="0" w:after="0" w:afterAutospacing="0"/>
        <w:jc w:val="both"/>
        <w:rPr>
          <w:rFonts w:ascii="宋体" w:eastAsia="宋体" w:hAnsi="宋体"/>
        </w:rPr>
      </w:pPr>
    </w:p>
    <w:p w14:paraId="75187AB3" w14:textId="77777777" w:rsidR="009E2125" w:rsidRPr="00920C99" w:rsidRDefault="009E2125" w:rsidP="00920C99">
      <w:pPr>
        <w:pStyle w:val="3"/>
        <w:widowControl w:val="0"/>
        <w:numPr>
          <w:ilvl w:val="2"/>
          <w:numId w:val="1"/>
        </w:numPr>
        <w:spacing w:line="240" w:lineRule="auto"/>
        <w:ind w:left="0" w:firstLine="0"/>
        <w:rPr>
          <w:rFonts w:ascii="黑体"/>
          <w:sz w:val="24"/>
          <w:lang w:val="x-none" w:eastAsia="x-none"/>
        </w:rPr>
      </w:pPr>
      <w:bookmarkStart w:id="112" w:name="_Toc455479272"/>
      <w:bookmarkStart w:id="113" w:name="_Toc455479795"/>
      <w:r w:rsidRPr="00920C99">
        <w:rPr>
          <w:rFonts w:ascii="黑体" w:hint="eastAsia"/>
          <w:sz w:val="24"/>
          <w:lang w:val="x-none" w:eastAsia="x-none"/>
        </w:rPr>
        <w:lastRenderedPageBreak/>
        <w:t>分布式服务与自动化配置中心</w:t>
      </w:r>
      <w:bookmarkEnd w:id="112"/>
      <w:bookmarkEnd w:id="113"/>
    </w:p>
    <w:p w14:paraId="47282155"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af2"/>
        <w:spacing w:before="0" w:beforeAutospacing="0" w:after="0" w:afterAutospacing="0"/>
        <w:jc w:val="both"/>
        <w:rPr>
          <w:rFonts w:ascii="宋体" w:eastAsia="宋体" w:hAnsi="宋体"/>
        </w:rPr>
      </w:pPr>
      <w:r w:rsidRPr="00E93A25">
        <w:rPr>
          <w:rFonts w:ascii="宋体" w:eastAsia="宋体" w:hAnsi="宋体" w:hint="eastAsia"/>
        </w:rPr>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48A9A1D9" w:rsidR="000203AB" w:rsidRPr="00E93A25" w:rsidRDefault="000203AB"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E93A25">
        <w:rPr>
          <w:rFonts w:ascii="宋体" w:eastAsia="宋体" w:hAnsi="宋体" w:hint="eastAsia"/>
        </w:rPr>
        <w:t>一</w:t>
      </w:r>
      <w:proofErr w:type="gramEnd"/>
      <w:r w:rsidRPr="00E93A25">
        <w:rPr>
          <w:rFonts w:ascii="宋体" w:eastAsia="宋体" w:hAnsi="宋体" w:hint="eastAsia"/>
        </w:rPr>
        <w:t>完整的分布式服务的负载与监控。Client层封装Server层通过Thrift定义的RPC方法，将其暴露给其它的服务。需要使用模块的服务的时，引用相应的Client即可。</w:t>
      </w:r>
    </w:p>
    <w:p w14:paraId="569601E1" w14:textId="2EB2DB39" w:rsidR="0037298A" w:rsidRPr="00E93A25" w:rsidRDefault="000A073F" w:rsidP="00E93A25">
      <w:pPr>
        <w:pStyle w:val="af2"/>
        <w:spacing w:before="0" w:beforeAutospacing="0" w:after="0" w:afterAutospacing="0"/>
        <w:jc w:val="both"/>
        <w:rPr>
          <w:rFonts w:ascii="宋体" w:eastAsia="宋体" w:hAnsi="宋体"/>
        </w:rPr>
      </w:pPr>
      <w:r>
        <w:rPr>
          <w:rFonts w:ascii="宋体" w:eastAsia="宋体" w:hAnsi="宋体"/>
          <w:noProof/>
        </w:rPr>
        <w:pict w14:anchorId="03ADAF18">
          <v:shape id="_x0000_s1093" type="#_x0000_t75" style="position:absolute;left:0;text-align:left;margin-left:168.3pt;margin-top:501.05pt;width:102.4pt;height:168.45pt;z-index:251687424;mso-position-horizontal-relative:margin;mso-position-vertical-relative:margin">
            <v:imagedata r:id="rId34" o:title=""/>
            <w10:wrap type="topAndBottom" anchorx="margin" anchory="margin"/>
          </v:shape>
          <o:OLEObject Type="Embed" ProgID="Visio.Drawing.11" ShapeID="_x0000_s1093" DrawAspect="Content" ObjectID="_1529222626" r:id="rId35"/>
        </w:pict>
      </w:r>
      <w:r w:rsidR="0037298A" w:rsidRPr="00E93A25">
        <w:rPr>
          <w:rFonts w:ascii="宋体" w:eastAsia="宋体" w:hAnsi="宋体" w:hint="eastAsia"/>
        </w:rPr>
        <w:t>以用户</w:t>
      </w:r>
      <w:r w:rsidR="0076247B" w:rsidRPr="00E93A25">
        <w:rPr>
          <w:rFonts w:ascii="宋体" w:eastAsia="宋体" w:hAnsi="宋体" w:hint="eastAsia"/>
        </w:rPr>
        <w:t>账户</w:t>
      </w:r>
      <w:r w:rsidR="0037298A"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0037298A"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0037298A" w:rsidRPr="00E93A25">
        <w:rPr>
          <w:rFonts w:ascii="宋体" w:eastAsia="宋体" w:hAnsi="宋体"/>
        </w:rPr>
        <w:t>gongzuoquan</w:t>
      </w:r>
      <w:r w:rsidR="0037298A"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0037298A" w:rsidRPr="00E93A25">
        <w:rPr>
          <w:rFonts w:ascii="宋体" w:eastAsia="宋体" w:hAnsi="宋体" w:hint="eastAsia"/>
        </w:rPr>
        <w:t>。</w:t>
      </w:r>
    </w:p>
    <w:p w14:paraId="53D300DC" w14:textId="7A6F944C" w:rsidR="005760B3" w:rsidRPr="00603C21" w:rsidRDefault="008B492F"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lastRenderedPageBreak/>
        <w:t>横向可扩展性（Scale Out）</w:t>
      </w:r>
    </w:p>
    <w:p w14:paraId="601E1066" w14:textId="77777777" w:rsidR="009E2125" w:rsidRDefault="002B6637" w:rsidP="00E93A25">
      <w:pPr>
        <w:pStyle w:val="af2"/>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w:t>
      </w:r>
      <w:proofErr w:type="gramStart"/>
      <w:r w:rsidR="009E2125" w:rsidRPr="00E93A25">
        <w:rPr>
          <w:rFonts w:ascii="宋体" w:eastAsia="宋体" w:hAnsi="宋体" w:hint="eastAsia"/>
        </w:rPr>
        <w:t>一</w:t>
      </w:r>
      <w:proofErr w:type="gramEnd"/>
      <w:r w:rsidR="009E2125" w:rsidRPr="00E93A25">
        <w:rPr>
          <w:rFonts w:ascii="宋体" w:eastAsia="宋体" w:hAnsi="宋体" w:hint="eastAsia"/>
        </w:rPr>
        <w:t>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0A073F" w:rsidP="00E93A25">
      <w:pPr>
        <w:pStyle w:val="af2"/>
        <w:spacing w:before="0" w:beforeAutospacing="0" w:after="0" w:afterAutospacing="0"/>
        <w:jc w:val="both"/>
        <w:rPr>
          <w:rFonts w:ascii="宋体" w:eastAsia="宋体" w:hAnsi="宋体"/>
        </w:rPr>
      </w:pPr>
      <w:r>
        <w:rPr>
          <w:rFonts w:ascii="宋体" w:eastAsia="宋体" w:hAnsi="宋体"/>
          <w:noProof/>
        </w:rPr>
        <w:pict w14:anchorId="012A3EA1">
          <v:shape id="_x0000_s1091" type="#_x0000_t75" style="position:absolute;left:0;text-align:left;margin-left:97.9pt;margin-top:305.25pt;width:219.35pt;height:235.8pt;z-index:251682304;mso-position-horizontal-relative:margin;mso-position-vertical-relative:margin">
            <v:imagedata r:id="rId36" o:title=""/>
            <w10:wrap type="topAndBottom" anchorx="margin" anchory="margin"/>
          </v:shape>
          <o:OLEObject Type="Embed" ProgID="Visio.Drawing.11" ShapeID="_x0000_s1091" DrawAspect="Content" ObjectID="_1529222627" r:id="rId37"/>
        </w:pi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77777777" w:rsidR="009E2125" w:rsidRPr="00E93A25" w:rsidRDefault="000A073F" w:rsidP="00E93A25">
      <w:pPr>
        <w:pStyle w:val="af2"/>
        <w:spacing w:before="0" w:beforeAutospacing="0" w:after="0" w:afterAutospacing="0"/>
        <w:jc w:val="both"/>
        <w:rPr>
          <w:rFonts w:ascii="宋体" w:eastAsia="宋体" w:hAnsi="宋体"/>
        </w:rPr>
      </w:pPr>
      <w:r>
        <w:rPr>
          <w:rFonts w:ascii="宋体" w:eastAsia="宋体" w:hAnsi="宋体"/>
        </w:rPr>
        <w:pict w14:anchorId="4CB15E76">
          <v:shape id="_x0000_s1035" type="#_x0000_t75" style="position:absolute;left:0;text-align:left;margin-left:50.65pt;margin-top:132pt;width:312.4pt;height:193.35pt;z-index:251662336">
            <v:imagedata r:id="rId38" o:title=""/>
            <w10:wrap type="topAndBottom"/>
          </v:shape>
          <o:OLEObject Type="Embed" ProgID="Visio.Drawing.11" ShapeID="_x0000_s1035" DrawAspect="Content" ObjectID="_1529222628" r:id="rId39"/>
        </w:pict>
      </w:r>
      <w:r w:rsidR="009E2125" w:rsidRPr="00E93A25">
        <w:rPr>
          <w:rFonts w:ascii="宋体" w:eastAsia="宋体" w:hAnsi="宋体" w:hint="eastAsia"/>
        </w:rPr>
        <w:t>第一种方式，因为心跳会有延时。如果在延时中发生问题，那么在这一段时间内就会有一定机率的请求会因为请求到故障节点上。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w:t>
      </w:r>
      <w:proofErr w:type="gramStart"/>
      <w:r w:rsidR="009E2125" w:rsidRPr="00E93A25">
        <w:rPr>
          <w:rFonts w:ascii="宋体" w:eastAsia="宋体" w:hAnsi="宋体" w:hint="eastAsia"/>
        </w:rPr>
        <w:t>圈目前</w:t>
      </w:r>
      <w:proofErr w:type="gramEnd"/>
      <w:r w:rsidR="009E2125" w:rsidRPr="00E93A25">
        <w:rPr>
          <w:rFonts w:ascii="宋体" w:eastAsia="宋体" w:hAnsi="宋体" w:hint="eastAsia"/>
        </w:rPr>
        <w:t>的设计，客户端服务还是可控的，所以选择了第二种实时性较高的处理方式。</w:t>
      </w:r>
    </w:p>
    <w:p w14:paraId="31434E2F" w14:textId="77777777"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af2"/>
        <w:spacing w:before="0" w:beforeAutospacing="0" w:after="0" w:afterAutospacing="0"/>
        <w:jc w:val="both"/>
        <w:rPr>
          <w:rFonts w:ascii="宋体" w:eastAsia="宋体" w:hAnsi="宋体"/>
        </w:rPr>
      </w:pPr>
    </w:p>
    <w:p w14:paraId="4D932A6D" w14:textId="77777777" w:rsidR="00862D67" w:rsidRPr="00920C99" w:rsidRDefault="00862D67" w:rsidP="00920C99">
      <w:pPr>
        <w:pStyle w:val="3"/>
        <w:widowControl w:val="0"/>
        <w:numPr>
          <w:ilvl w:val="2"/>
          <w:numId w:val="1"/>
        </w:numPr>
        <w:spacing w:line="240" w:lineRule="auto"/>
        <w:ind w:left="0" w:firstLine="0"/>
        <w:rPr>
          <w:rFonts w:ascii="黑体"/>
          <w:sz w:val="24"/>
          <w:lang w:val="x-none" w:eastAsia="x-none"/>
        </w:rPr>
      </w:pPr>
      <w:bookmarkStart w:id="114" w:name="_Toc455479273"/>
      <w:bookmarkStart w:id="115" w:name="_Toc455479796"/>
      <w:r w:rsidRPr="00920C99">
        <w:rPr>
          <w:rFonts w:ascii="黑体" w:hint="eastAsia"/>
          <w:sz w:val="24"/>
          <w:lang w:val="x-none" w:eastAsia="x-none"/>
        </w:rPr>
        <w:t>数据分片(Data Sharding)与数据索引中心</w:t>
      </w:r>
      <w:bookmarkEnd w:id="114"/>
      <w:bookmarkEnd w:id="115"/>
    </w:p>
    <w:p w14:paraId="21CF7389" w14:textId="77777777" w:rsidR="00862D67"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E93A25">
        <w:rPr>
          <w:rFonts w:ascii="宋体" w:eastAsia="宋体" w:hAnsi="宋体" w:hint="eastAsia"/>
        </w:rPr>
        <w:t>控制住单表中</w:t>
      </w:r>
      <w:proofErr w:type="gramEnd"/>
      <w:r w:rsidRPr="00E93A25">
        <w:rPr>
          <w:rFonts w:ascii="宋体" w:eastAsia="宋体" w:hAnsi="宋体" w:hint="eastAsia"/>
        </w:rPr>
        <w:t>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E93A25">
        <w:rPr>
          <w:rFonts w:ascii="宋体" w:eastAsia="宋体" w:hAnsi="宋体" w:hint="eastAsia"/>
        </w:rPr>
        <w:lastRenderedPageBreak/>
        <w:t>只一台，那么可以再将数据散列到不同的数据库上去，此时假设有n台数据库服务，那么t = m / (f * n)。</w:t>
      </w:r>
    </w:p>
    <w:p w14:paraId="2E9023BD" w14:textId="77777777" w:rsidR="0079466A"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w:t>
      </w:r>
      <w:proofErr w:type="gramStart"/>
      <w:r w:rsidRPr="00E93A25">
        <w:rPr>
          <w:rFonts w:ascii="宋体" w:eastAsia="宋体" w:hAnsi="宋体" w:hint="eastAsia"/>
        </w:rPr>
        <w:t>类拟于</w:t>
      </w:r>
      <w:proofErr w:type="gramEnd"/>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af2"/>
        <w:spacing w:before="0" w:beforeAutospacing="0" w:after="0" w:afterAutospacing="0"/>
        <w:jc w:val="both"/>
        <w:rPr>
          <w:rFonts w:ascii="宋体" w:eastAsia="宋体" w:hAnsi="宋体"/>
        </w:rPr>
      </w:pPr>
    </w:p>
    <w:p w14:paraId="50EB8977" w14:textId="77777777" w:rsidR="00EE7FFE" w:rsidRPr="00920C99" w:rsidRDefault="009E234B" w:rsidP="00920C99">
      <w:pPr>
        <w:pStyle w:val="3"/>
        <w:widowControl w:val="0"/>
        <w:numPr>
          <w:ilvl w:val="2"/>
          <w:numId w:val="1"/>
        </w:numPr>
        <w:spacing w:line="240" w:lineRule="auto"/>
        <w:ind w:left="0" w:firstLine="0"/>
        <w:rPr>
          <w:rFonts w:ascii="黑体"/>
          <w:sz w:val="24"/>
          <w:lang w:val="x-none" w:eastAsia="x-none"/>
        </w:rPr>
      </w:pPr>
      <w:bookmarkStart w:id="116" w:name="_Toc455479274"/>
      <w:bookmarkStart w:id="117" w:name="_Toc455479797"/>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116"/>
      <w:bookmarkEnd w:id="117"/>
    </w:p>
    <w:p w14:paraId="77058B12" w14:textId="77777777" w:rsidR="009A7775" w:rsidRDefault="009E6E22"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w:t>
      </w:r>
      <w:proofErr w:type="gramStart"/>
      <w:r w:rsidRPr="00E93A25">
        <w:rPr>
          <w:rFonts w:ascii="宋体" w:eastAsia="宋体" w:hAnsi="宋体" w:hint="eastAsia"/>
        </w:rPr>
        <w:t>圈主体</w:t>
      </w:r>
      <w:proofErr w:type="gramEnd"/>
      <w:r w:rsidRPr="00E93A25">
        <w:rPr>
          <w:rFonts w:ascii="宋体" w:eastAsia="宋体" w:hAnsi="宋体" w:hint="eastAsia"/>
        </w:rPr>
        <w:t>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w:t>
      </w:r>
      <w:proofErr w:type="gramStart"/>
      <w:r w:rsidR="00482391" w:rsidRPr="00E93A25">
        <w:rPr>
          <w:rFonts w:ascii="宋体" w:eastAsia="宋体" w:hAnsi="宋体" w:hint="eastAsia"/>
        </w:rPr>
        <w:t>圈所有</w:t>
      </w:r>
      <w:proofErr w:type="gramEnd"/>
      <w:r w:rsidR="00482391" w:rsidRPr="00E93A25">
        <w:rPr>
          <w:rFonts w:ascii="宋体" w:eastAsia="宋体" w:hAnsi="宋体" w:hint="eastAsia"/>
        </w:rPr>
        <w:t>Rest模块，同样Server中的每一台服务器也都部署着工作</w:t>
      </w:r>
      <w:proofErr w:type="gramStart"/>
      <w:r w:rsidR="00482391" w:rsidRPr="00E93A25">
        <w:rPr>
          <w:rFonts w:ascii="宋体" w:eastAsia="宋体" w:hAnsi="宋体" w:hint="eastAsia"/>
        </w:rPr>
        <w:t>圈所有</w:t>
      </w:r>
      <w:proofErr w:type="gramEnd"/>
      <w:r w:rsidR="00482391" w:rsidRPr="00E93A25">
        <w:rPr>
          <w:rFonts w:ascii="宋体" w:eastAsia="宋体" w:hAnsi="宋体" w:hint="eastAsia"/>
        </w:rPr>
        <w:t>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proofErr w:type="gramStart"/>
      <w:r w:rsidR="00482391" w:rsidRPr="00E93A25">
        <w:rPr>
          <w:rFonts w:ascii="宋体" w:eastAsia="宋体" w:hAnsi="宋体" w:hint="eastAsia"/>
        </w:rPr>
        <w:t>一</w:t>
      </w:r>
      <w:proofErr w:type="gramEnd"/>
      <w:r w:rsidR="00482391" w:rsidRPr="00E93A25">
        <w:rPr>
          <w:rFonts w:ascii="宋体" w:eastAsia="宋体" w:hAnsi="宋体" w:hint="eastAsia"/>
        </w:rPr>
        <w:t>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01ACF585" w14:textId="77777777" w:rsidR="00A97F36" w:rsidRPr="00A97F36" w:rsidRDefault="00A97F36" w:rsidP="00A97F36">
      <w:pPr>
        <w:pStyle w:val="ad"/>
        <w:jc w:val="center"/>
        <w:rPr>
          <w:rFonts w:ascii="宋体" w:eastAsia="宋体" w:hAnsi="宋体"/>
        </w:rPr>
      </w:pPr>
      <w:r w:rsidRPr="00E9573F">
        <w:rPr>
          <w:rFonts w:ascii="楷体_GB2312" w:eastAsia="楷体_GB2312" w:hAnsi="Times New Roman" w:hint="eastAsia"/>
          <w:sz w:val="21"/>
          <w:szCs w:val="21"/>
        </w:rPr>
        <w:lastRenderedPageBreak/>
        <w:t>图4-8工作</w:t>
      </w:r>
      <w:proofErr w:type="gramStart"/>
      <w:r w:rsidRPr="00E9573F">
        <w:rPr>
          <w:rFonts w:ascii="楷体_GB2312" w:eastAsia="楷体_GB2312" w:hAnsi="Times New Roman" w:hint="eastAsia"/>
          <w:sz w:val="21"/>
          <w:szCs w:val="21"/>
        </w:rPr>
        <w:t>圈部署</w:t>
      </w:r>
      <w:proofErr w:type="gramEnd"/>
      <w:r w:rsidRPr="00E9573F">
        <w:rPr>
          <w:rFonts w:ascii="楷体_GB2312" w:eastAsia="楷体_GB2312" w:hAnsi="Times New Roman" w:hint="eastAsia"/>
          <w:sz w:val="21"/>
          <w:szCs w:val="21"/>
        </w:rPr>
        <w:t>网络拓扑图</w:t>
      </w:r>
    </w:p>
    <w:p w14:paraId="63539E12" w14:textId="77777777" w:rsidR="00E5356B" w:rsidRPr="004166E1" w:rsidRDefault="00A97F36" w:rsidP="004166E1">
      <w:pPr>
        <w:pStyle w:val="2"/>
        <w:spacing w:line="415" w:lineRule="auto"/>
        <w:ind w:left="0" w:firstLine="0"/>
        <w:rPr>
          <w:rFonts w:ascii="黑体"/>
          <w:sz w:val="28"/>
          <w:szCs w:val="28"/>
        </w:rPr>
      </w:pPr>
      <w:bookmarkStart w:id="118" w:name="_Toc455479275"/>
      <w:bookmarkStart w:id="119" w:name="_Toc455479798"/>
      <w:r w:rsidRPr="00920C99">
        <w:rPr>
          <w:rFonts w:ascii="黑体"/>
          <w:noProof/>
          <w:sz w:val="24"/>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本章小节</w:t>
      </w:r>
      <w:bookmarkEnd w:id="118"/>
      <w:bookmarkEnd w:id="119"/>
    </w:p>
    <w:p w14:paraId="19E3FF92" w14:textId="77777777" w:rsidR="0084085E" w:rsidRPr="00E93A25" w:rsidRDefault="0084085E"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1"/>
        <w:ind w:left="432"/>
        <w:jc w:val="center"/>
        <w:rPr>
          <w:rFonts w:eastAsia="黑体"/>
          <w:sz w:val="32"/>
        </w:rPr>
        <w:sectPr w:rsidR="00E01A50" w:rsidSect="00B67EFB">
          <w:headerReference w:type="default" r:id="rId41"/>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1"/>
        <w:widowControl w:val="0"/>
        <w:tabs>
          <w:tab w:val="center" w:pos="4153"/>
          <w:tab w:val="left" w:pos="6375"/>
        </w:tabs>
        <w:jc w:val="center"/>
        <w:rPr>
          <w:rFonts w:ascii="黑体" w:eastAsia="黑体" w:hAnsiTheme="minorEastAsia" w:hint="eastAsia"/>
          <w:color w:val="000000" w:themeColor="text1"/>
          <w:sz w:val="32"/>
          <w:szCs w:val="32"/>
        </w:rPr>
      </w:pPr>
      <w:bookmarkStart w:id="120" w:name="_Toc455479276"/>
      <w:bookmarkStart w:id="121" w:name="_Toc455479799"/>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w:t>
      </w:r>
      <w:proofErr w:type="gramStart"/>
      <w:r w:rsidR="00BA3ACB" w:rsidRPr="007359E3">
        <w:rPr>
          <w:rFonts w:ascii="黑体" w:eastAsia="黑体" w:hAnsiTheme="minorEastAsia" w:hint="eastAsia"/>
          <w:color w:val="000000" w:themeColor="text1"/>
          <w:sz w:val="32"/>
          <w:szCs w:val="32"/>
        </w:rPr>
        <w:t>圈</w:t>
      </w:r>
      <w:r w:rsidR="00F1605C" w:rsidRPr="007359E3">
        <w:rPr>
          <w:rFonts w:ascii="黑体" w:eastAsia="黑体" w:hAnsiTheme="minorEastAsia" w:hint="eastAsia"/>
          <w:color w:val="000000" w:themeColor="text1"/>
          <w:sz w:val="32"/>
          <w:szCs w:val="32"/>
        </w:rPr>
        <w:t>功能</w:t>
      </w:r>
      <w:proofErr w:type="gramEnd"/>
      <w:r w:rsidRPr="007359E3">
        <w:rPr>
          <w:rFonts w:ascii="黑体" w:eastAsia="黑体" w:hAnsiTheme="minorEastAsia" w:hint="eastAsia"/>
          <w:color w:val="000000" w:themeColor="text1"/>
          <w:sz w:val="32"/>
          <w:szCs w:val="32"/>
        </w:rPr>
        <w:t>模块的设计与实现</w:t>
      </w:r>
      <w:bookmarkEnd w:id="120"/>
      <w:bookmarkEnd w:id="121"/>
    </w:p>
    <w:p w14:paraId="5380F19F" w14:textId="77777777" w:rsidR="00522E58" w:rsidRPr="00E93A25" w:rsidRDefault="007C48DF" w:rsidP="00E93A25">
      <w:pPr>
        <w:pStyle w:val="af2"/>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proofErr w:type="gramStart"/>
      <w:r w:rsidR="00E82E95" w:rsidRPr="00E93A25">
        <w:rPr>
          <w:rFonts w:ascii="宋体" w:eastAsia="宋体" w:hAnsi="宋体" w:hint="eastAsia"/>
        </w:rPr>
        <w:t>章</w:t>
      </w:r>
      <w:proofErr w:type="gramEnd"/>
      <w:r w:rsidR="00E82E95" w:rsidRPr="00E93A25">
        <w:rPr>
          <w:rFonts w:ascii="宋体" w:eastAsia="宋体" w:hAnsi="宋体" w:hint="eastAsia"/>
        </w:rPr>
        <w:t>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122" w:name="_Toc249866128"/>
    </w:p>
    <w:p w14:paraId="7E094CAD" w14:textId="77777777" w:rsidR="006A42B0" w:rsidRPr="004166E1" w:rsidRDefault="006A42B0" w:rsidP="004166E1">
      <w:pPr>
        <w:pStyle w:val="2"/>
        <w:spacing w:line="415" w:lineRule="auto"/>
        <w:ind w:left="0" w:firstLine="0"/>
        <w:rPr>
          <w:rFonts w:ascii="黑体"/>
          <w:sz w:val="28"/>
          <w:szCs w:val="28"/>
        </w:rPr>
      </w:pPr>
      <w:bookmarkStart w:id="123" w:name="_Toc418875567"/>
      <w:bookmarkStart w:id="124" w:name="_Toc455479277"/>
      <w:bookmarkStart w:id="125" w:name="_Toc455479800"/>
      <w:bookmarkEnd w:id="122"/>
      <w:r w:rsidRPr="004166E1">
        <w:rPr>
          <w:rFonts w:ascii="黑体" w:hint="eastAsia"/>
          <w:sz w:val="28"/>
          <w:szCs w:val="28"/>
        </w:rPr>
        <w:t>客</w:t>
      </w:r>
      <w:r w:rsidRPr="004166E1">
        <w:rPr>
          <w:rFonts w:ascii="黑体"/>
          <w:sz w:val="28"/>
          <w:szCs w:val="28"/>
        </w:rPr>
        <w:t>户端界面设计</w:t>
      </w:r>
      <w:bookmarkEnd w:id="124"/>
      <w:bookmarkEnd w:id="125"/>
    </w:p>
    <w:p w14:paraId="45CF957D" w14:textId="77777777" w:rsidR="00730BF5" w:rsidRPr="00920C99" w:rsidRDefault="00730BF5" w:rsidP="00920C99">
      <w:pPr>
        <w:pStyle w:val="3"/>
        <w:widowControl w:val="0"/>
        <w:numPr>
          <w:ilvl w:val="2"/>
          <w:numId w:val="1"/>
        </w:numPr>
        <w:spacing w:line="240" w:lineRule="auto"/>
        <w:ind w:left="0" w:firstLine="0"/>
        <w:rPr>
          <w:rFonts w:ascii="黑体"/>
          <w:sz w:val="24"/>
          <w:lang w:val="x-none" w:eastAsia="x-none"/>
        </w:rPr>
      </w:pPr>
      <w:bookmarkStart w:id="126" w:name="_Toc455479278"/>
      <w:bookmarkStart w:id="127" w:name="_Toc455479801"/>
      <w:r w:rsidRPr="00920C99">
        <w:rPr>
          <w:rFonts w:ascii="黑体" w:hint="eastAsia"/>
          <w:sz w:val="24"/>
          <w:lang w:val="x-none" w:eastAsia="x-none"/>
        </w:rPr>
        <w:t>用户账</w:t>
      </w:r>
      <w:r w:rsidRPr="00920C99">
        <w:rPr>
          <w:rFonts w:ascii="黑体"/>
          <w:sz w:val="24"/>
          <w:lang w:val="x-none" w:eastAsia="x-none"/>
        </w:rPr>
        <w:t>户界面设计</w:t>
      </w:r>
      <w:bookmarkEnd w:id="126"/>
      <w:bookmarkEnd w:id="127"/>
    </w:p>
    <w:p w14:paraId="47A6B400" w14:textId="77777777" w:rsidR="00E022B8" w:rsidRPr="00E93A25" w:rsidRDefault="00F97D71"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af2"/>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ad"/>
        <w:jc w:val="center"/>
        <w:rPr>
          <w:rFonts w:ascii="楷体_GB2312" w:eastAsia="楷体_GB2312" w:hAnsi="Times New Roman"/>
          <w:sz w:val="21"/>
          <w:szCs w:val="21"/>
        </w:rPr>
      </w:pPr>
    </w:p>
    <w:p w14:paraId="53E99C07" w14:textId="77777777" w:rsidR="009423D2" w:rsidRDefault="009423D2" w:rsidP="008F7F50">
      <w:pPr>
        <w:pStyle w:val="ad"/>
        <w:jc w:val="center"/>
        <w:rPr>
          <w:rFonts w:ascii="楷体_GB2312" w:eastAsia="楷体_GB2312" w:hAnsi="Times New Roman"/>
          <w:sz w:val="21"/>
          <w:szCs w:val="21"/>
        </w:rPr>
      </w:pPr>
    </w:p>
    <w:p w14:paraId="441396CE" w14:textId="77777777" w:rsidR="009423D2" w:rsidRDefault="009423D2" w:rsidP="008F7F50">
      <w:pPr>
        <w:pStyle w:val="ad"/>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ad"/>
        <w:jc w:val="center"/>
        <w:rPr>
          <w:rFonts w:ascii="楷体_GB2312" w:eastAsia="楷体_GB2312" w:hAnsi="Times New Roman"/>
          <w:sz w:val="21"/>
          <w:szCs w:val="21"/>
        </w:rPr>
      </w:pPr>
    </w:p>
    <w:p w14:paraId="5327DD5C" w14:textId="77777777" w:rsidR="002F07EF" w:rsidRDefault="0084080B" w:rsidP="002F07EF">
      <w:pPr>
        <w:pStyle w:val="ad"/>
        <w:jc w:val="center"/>
        <w:rPr>
          <w:rFonts w:ascii="楷体_GB2312" w:eastAsia="楷体_GB2312" w:hAnsi="Times New Roman"/>
          <w:sz w:val="21"/>
          <w:szCs w:val="21"/>
        </w:rPr>
      </w:pPr>
      <w:r w:rsidRPr="008F7F50">
        <w:rPr>
          <w:rFonts w:ascii="楷体_GB2312" w:eastAsia="楷体_GB2312" w:hAnsi="Times New Roman" w:hint="eastAsia"/>
          <w:noProof/>
          <w:sz w:val="21"/>
          <w:szCs w:val="21"/>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ad"/>
        <w:jc w:val="center"/>
        <w:rPr>
          <w:rFonts w:ascii="楷体_GB2312" w:eastAsia="楷体_GB2312" w:hAnsi="Times New Roman"/>
          <w:sz w:val="21"/>
          <w:szCs w:val="21"/>
        </w:rPr>
      </w:pPr>
    </w:p>
    <w:p w14:paraId="05E11BB1" w14:textId="77777777" w:rsidR="00730BF5" w:rsidRPr="00920C99" w:rsidRDefault="0084080B" w:rsidP="00920C99">
      <w:pPr>
        <w:pStyle w:val="3"/>
        <w:widowControl w:val="0"/>
        <w:numPr>
          <w:ilvl w:val="2"/>
          <w:numId w:val="1"/>
        </w:numPr>
        <w:spacing w:line="240" w:lineRule="auto"/>
        <w:ind w:left="0" w:firstLine="0"/>
        <w:rPr>
          <w:rFonts w:ascii="黑体"/>
          <w:sz w:val="24"/>
          <w:lang w:val="x-none" w:eastAsia="x-none"/>
        </w:rPr>
      </w:pPr>
      <w:bookmarkStart w:id="128" w:name="_Toc455479279"/>
      <w:bookmarkStart w:id="129" w:name="_Toc455479802"/>
      <w:r w:rsidRPr="00E93A25">
        <w:rPr>
          <w:rFonts w:ascii="宋体" w:eastAsia="宋体" w:hAnsi="宋体" w:hint="eastAsia"/>
          <w:noProof/>
          <w:sz w:val="24"/>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128"/>
      <w:bookmarkEnd w:id="129"/>
    </w:p>
    <w:p w14:paraId="27F01A89" w14:textId="77777777" w:rsidR="00575B0F" w:rsidRPr="008F7F50" w:rsidRDefault="00575B0F" w:rsidP="003A620A">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af2"/>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af2"/>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w:t>
      </w:r>
      <w:proofErr w:type="gramStart"/>
      <w:r w:rsidR="005B2F2A" w:rsidRPr="00E93A25">
        <w:rPr>
          <w:rFonts w:ascii="宋体" w:eastAsia="宋体" w:hAnsi="宋体" w:hint="eastAsia"/>
        </w:rPr>
        <w:t>和</w:t>
      </w:r>
      <w:r w:rsidRPr="00E93A25">
        <w:rPr>
          <w:rFonts w:ascii="宋体" w:eastAsia="宋体" w:hAnsi="宋体" w:hint="eastAsia"/>
        </w:rPr>
        <w:t>点赞的</w:t>
      </w:r>
      <w:proofErr w:type="gramEnd"/>
      <w:r w:rsidRPr="00E93A25">
        <w:rPr>
          <w:rFonts w:ascii="宋体" w:eastAsia="宋体" w:hAnsi="宋体" w:hint="eastAsia"/>
        </w:rPr>
        <w:t>功能的</w:t>
      </w:r>
      <w:proofErr w:type="gramStart"/>
      <w:r w:rsidRPr="00E93A25">
        <w:rPr>
          <w:rFonts w:ascii="宋体" w:eastAsia="宋体" w:hAnsi="宋体" w:hint="eastAsia"/>
        </w:rPr>
        <w:t>交互都</w:t>
      </w:r>
      <w:proofErr w:type="gramEnd"/>
      <w:r w:rsidRPr="00E93A25">
        <w:rPr>
          <w:rFonts w:ascii="宋体" w:eastAsia="宋体" w:hAnsi="宋体" w:hint="eastAsia"/>
        </w:rPr>
        <w:t>展示在了一个界面中。右图的手机端仅能展示一个圈子的列表，需要</w:t>
      </w:r>
      <w:proofErr w:type="gramStart"/>
      <w:r w:rsidRPr="00E93A25">
        <w:rPr>
          <w:rFonts w:ascii="宋体" w:eastAsia="宋体" w:hAnsi="宋体" w:hint="eastAsia"/>
        </w:rPr>
        <w:t>点击某</w:t>
      </w:r>
      <w:proofErr w:type="gramEnd"/>
      <w:r w:rsidRPr="00E93A25">
        <w:rPr>
          <w:rFonts w:ascii="宋体" w:eastAsia="宋体" w:hAnsi="宋体" w:hint="eastAsia"/>
        </w:rPr>
        <w:t>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af2"/>
        <w:spacing w:before="0" w:beforeAutospacing="0" w:after="0" w:afterAutospacing="0"/>
        <w:jc w:val="both"/>
        <w:rPr>
          <w:rFonts w:ascii="宋体" w:eastAsia="宋体" w:hAnsi="宋体"/>
        </w:rPr>
      </w:pPr>
    </w:p>
    <w:p w14:paraId="161AECB1" w14:textId="77777777" w:rsidR="001614D8" w:rsidRDefault="001614D8" w:rsidP="00E93A25">
      <w:pPr>
        <w:pStyle w:val="af2"/>
        <w:spacing w:before="0" w:beforeAutospacing="0" w:after="0" w:afterAutospacing="0"/>
        <w:jc w:val="both"/>
        <w:rPr>
          <w:rFonts w:ascii="宋体" w:eastAsia="宋体" w:hAnsi="宋体"/>
        </w:rPr>
      </w:pPr>
    </w:p>
    <w:p w14:paraId="21F709EF" w14:textId="77777777" w:rsidR="001614D8" w:rsidRDefault="001614D8" w:rsidP="00E93A25">
      <w:pPr>
        <w:pStyle w:val="af2"/>
        <w:spacing w:before="0" w:beforeAutospacing="0" w:after="0" w:afterAutospacing="0"/>
        <w:jc w:val="both"/>
        <w:rPr>
          <w:rFonts w:ascii="宋体" w:eastAsia="宋体" w:hAnsi="宋体"/>
        </w:rPr>
      </w:pPr>
    </w:p>
    <w:p w14:paraId="1D44E22E" w14:textId="77777777" w:rsidR="001614D8" w:rsidRDefault="001614D8" w:rsidP="00E93A25">
      <w:pPr>
        <w:pStyle w:val="af2"/>
        <w:spacing w:before="0" w:beforeAutospacing="0" w:after="0" w:afterAutospacing="0"/>
        <w:jc w:val="both"/>
        <w:rPr>
          <w:rFonts w:ascii="宋体" w:eastAsia="宋体" w:hAnsi="宋体"/>
        </w:rPr>
      </w:pPr>
    </w:p>
    <w:p w14:paraId="76A5B5B5" w14:textId="77777777" w:rsidR="001614D8" w:rsidRDefault="001614D8" w:rsidP="00E93A25">
      <w:pPr>
        <w:pStyle w:val="af2"/>
        <w:spacing w:before="0" w:beforeAutospacing="0" w:after="0" w:afterAutospacing="0"/>
        <w:jc w:val="both"/>
        <w:rPr>
          <w:rFonts w:ascii="宋体" w:eastAsia="宋体" w:hAnsi="宋体"/>
        </w:rPr>
      </w:pPr>
    </w:p>
    <w:p w14:paraId="4E38C708" w14:textId="77777777" w:rsidR="001614D8" w:rsidRPr="00966ACC" w:rsidRDefault="0085069E" w:rsidP="0085069E">
      <w:pPr>
        <w:pStyle w:val="ad"/>
        <w:jc w:val="center"/>
        <w:rPr>
          <w:rFonts w:ascii="楷体_GB2312" w:eastAsia="楷体_GB2312" w:hAnsi="Times New Roman"/>
          <w:sz w:val="21"/>
          <w:szCs w:val="21"/>
        </w:rPr>
      </w:pPr>
      <w:r w:rsidRPr="00966ACC">
        <w:rPr>
          <w:rFonts w:ascii="楷体_GB2312" w:eastAsia="楷体_GB2312" w:hAnsi="Times New Roman"/>
          <w:noProof/>
          <w:sz w:val="21"/>
          <w:szCs w:val="21"/>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2"/>
        <w:spacing w:line="415" w:lineRule="auto"/>
        <w:ind w:left="0" w:firstLine="0"/>
        <w:rPr>
          <w:rFonts w:ascii="黑体"/>
          <w:sz w:val="28"/>
          <w:szCs w:val="28"/>
        </w:rPr>
      </w:pPr>
      <w:bookmarkStart w:id="130" w:name="_Toc455479280"/>
      <w:bookmarkStart w:id="131" w:name="_Toc455479803"/>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132" w:name="_Toc418875568"/>
      <w:bookmarkEnd w:id="123"/>
      <w:r w:rsidR="006A06B9" w:rsidRPr="004166E1">
        <w:rPr>
          <w:rFonts w:ascii="黑体" w:hint="eastAsia"/>
          <w:sz w:val="28"/>
          <w:szCs w:val="28"/>
        </w:rPr>
        <w:t>与实现</w:t>
      </w:r>
      <w:bookmarkEnd w:id="130"/>
      <w:bookmarkEnd w:id="131"/>
    </w:p>
    <w:p w14:paraId="7E4FC43E" w14:textId="77777777" w:rsidR="00F65164" w:rsidRPr="00920C99" w:rsidRDefault="00B0593E" w:rsidP="00920C99">
      <w:pPr>
        <w:pStyle w:val="3"/>
        <w:widowControl w:val="0"/>
        <w:numPr>
          <w:ilvl w:val="2"/>
          <w:numId w:val="1"/>
        </w:numPr>
        <w:spacing w:line="240" w:lineRule="auto"/>
        <w:ind w:left="0" w:firstLine="0"/>
        <w:rPr>
          <w:rFonts w:ascii="黑体"/>
          <w:sz w:val="24"/>
          <w:lang w:val="x-none" w:eastAsia="x-none"/>
        </w:rPr>
      </w:pPr>
      <w:bookmarkStart w:id="133" w:name="_Toc455479281"/>
      <w:bookmarkStart w:id="134" w:name="_Toc455479804"/>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132"/>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133"/>
      <w:bookmarkEnd w:id="134"/>
    </w:p>
    <w:p w14:paraId="55288D90" w14:textId="77777777" w:rsidR="00F65164" w:rsidRPr="00E93A25" w:rsidRDefault="006E6897"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w:t>
      </w:r>
      <w:proofErr w:type="gramStart"/>
      <w:r w:rsidR="00F65164" w:rsidRPr="00E93A25">
        <w:rPr>
          <w:rFonts w:ascii="宋体" w:eastAsia="宋体" w:hAnsi="宋体" w:hint="eastAsia"/>
        </w:rPr>
        <w:t>圈各个</w:t>
      </w:r>
      <w:proofErr w:type="gramEnd"/>
      <w:r w:rsidR="00F65164" w:rsidRPr="00E93A25">
        <w:rPr>
          <w:rFonts w:ascii="宋体" w:eastAsia="宋体" w:hAnsi="宋体" w:hint="eastAsia"/>
        </w:rPr>
        <w:t>端的单点登录、权限校验、注册、用户/企业信息查询和变更，并且基于畅</w:t>
      </w:r>
      <w:proofErr w:type="gramStart"/>
      <w:r w:rsidR="00F65164" w:rsidRPr="00E93A25">
        <w:rPr>
          <w:rFonts w:ascii="宋体" w:eastAsia="宋体" w:hAnsi="宋体" w:hint="eastAsia"/>
        </w:rPr>
        <w:t>捷通云平台</w:t>
      </w:r>
      <w:proofErr w:type="gramEnd"/>
      <w:r w:rsidR="00F65164" w:rsidRPr="00E93A25">
        <w:rPr>
          <w:rFonts w:ascii="宋体" w:eastAsia="宋体" w:hAnsi="宋体" w:hint="eastAsia"/>
        </w:rPr>
        <w:t>的智能平台，为工作</w:t>
      </w:r>
      <w:proofErr w:type="gramStart"/>
      <w:r w:rsidR="00F65164" w:rsidRPr="00E93A25">
        <w:rPr>
          <w:rFonts w:ascii="宋体" w:eastAsia="宋体" w:hAnsi="宋体" w:hint="eastAsia"/>
        </w:rPr>
        <w:t>圈用户</w:t>
      </w:r>
      <w:proofErr w:type="gramEnd"/>
      <w:r w:rsidR="00F65164" w:rsidRPr="00E93A25">
        <w:rPr>
          <w:rFonts w:ascii="宋体" w:eastAsia="宋体" w:hAnsi="宋体" w:hint="eastAsia"/>
        </w:rPr>
        <w:t>提供智能推荐、搜索服务。</w:t>
      </w:r>
    </w:p>
    <w:p w14:paraId="0FCB9DB7" w14:textId="77777777" w:rsidR="007A666F" w:rsidRPr="00E93A25" w:rsidRDefault="000A073F" w:rsidP="00E93A25">
      <w:pPr>
        <w:pStyle w:val="af2"/>
        <w:spacing w:before="0" w:beforeAutospacing="0" w:after="0" w:afterAutospacing="0"/>
        <w:jc w:val="both"/>
        <w:rPr>
          <w:rFonts w:ascii="宋体" w:eastAsia="宋体" w:hAnsi="宋体"/>
        </w:rPr>
      </w:pPr>
      <w:r>
        <w:rPr>
          <w:rFonts w:ascii="宋体" w:eastAsia="宋体" w:hAnsi="宋体"/>
        </w:rPr>
        <w:pict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50" o:title=""/>
            <w10:wrap type="topAndBottom" anchorx="margin" anchory="margin"/>
          </v:shape>
          <o:OLEObject Type="Embed" ProgID="Visio.Drawing.11" ShapeID="_x0000_s1075" DrawAspect="Content" ObjectID="_1529222629" r:id="rId51"/>
        </w:pi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proofErr w:type="gramStart"/>
      <w:r w:rsidR="007A666F" w:rsidRPr="00E93A25">
        <w:rPr>
          <w:rFonts w:ascii="宋体" w:eastAsia="宋体" w:hAnsi="宋体" w:hint="eastAsia"/>
        </w:rPr>
        <w:t>验</w:t>
      </w:r>
      <w:r w:rsidR="007A666F" w:rsidRPr="00E93A25">
        <w:rPr>
          <w:rFonts w:ascii="宋体" w:eastAsia="宋体" w:hAnsi="宋体"/>
        </w:rPr>
        <w:t>证码即可</w:t>
      </w:r>
      <w:proofErr w:type="gramEnd"/>
      <w:r w:rsidR="007A666F" w:rsidRPr="00E93A25">
        <w:rPr>
          <w:rFonts w:ascii="宋体" w:eastAsia="宋体" w:hAnsi="宋体"/>
        </w:rPr>
        <w:t>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w:t>
      </w:r>
      <w:proofErr w:type="gramStart"/>
      <w:r w:rsidR="007A666F">
        <w:rPr>
          <w:rFonts w:ascii="宋体" w:hAnsi="宋体"/>
        </w:rPr>
        <w:t>圈使用</w:t>
      </w:r>
      <w:proofErr w:type="gramEnd"/>
      <w:r w:rsidR="007A666F">
        <w:rPr>
          <w:rFonts w:ascii="宋体" w:hAnsi="宋体"/>
        </w:rPr>
        <w:t>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f1"/>
        <w:spacing w:before="0" w:after="0" w:line="400" w:lineRule="exact"/>
        <w:jc w:val="left"/>
        <w:rPr>
          <w:rFonts w:eastAsia="微软雅黑"/>
          <w:sz w:val="24"/>
        </w:rPr>
      </w:pPr>
    </w:p>
    <w:p w14:paraId="52D2E0B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if </w:t>
      </w:r>
      <w:proofErr w:type="gramStart"/>
      <w:r w:rsidRPr="00833ECF">
        <w:rPr>
          <w:rFonts w:eastAsia="微软雅黑" w:hint="eastAsia"/>
          <w:sz w:val="24"/>
        </w:rPr>
        <w:t>验证码不正确</w:t>
      </w:r>
      <w:proofErr w:type="gramEnd"/>
    </w:p>
    <w:p w14:paraId="3F90C26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0D0F7D7D"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52B5CFF0" w14:textId="77777777" w:rsidR="00666836"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af2"/>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w:t>
      </w:r>
      <w:proofErr w:type="gramStart"/>
      <w:r w:rsidRPr="00E93A25">
        <w:rPr>
          <w:rFonts w:ascii="宋体" w:eastAsia="宋体" w:hAnsi="宋体"/>
        </w:rPr>
        <w:t>圈用户</w:t>
      </w:r>
      <w:proofErr w:type="gramEnd"/>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proofErr w:type="gramStart"/>
      <w:r w:rsidRPr="00E93A25">
        <w:rPr>
          <w:rFonts w:ascii="宋体" w:eastAsia="宋体" w:hAnsi="宋体"/>
        </w:rPr>
        <w:t>圈用户</w:t>
      </w:r>
      <w:proofErr w:type="gramEnd"/>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f1"/>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48C6970F"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560C1A07" w14:textId="77777777" w:rsidR="00CF1D70"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0A073F" w:rsidP="002973BA">
      <w:pPr>
        <w:pStyle w:val="ad"/>
        <w:jc w:val="center"/>
        <w:rPr>
          <w:rFonts w:ascii="楷体_GB2312" w:eastAsia="楷体_GB2312" w:hAnsi="Times New Roman"/>
          <w:sz w:val="21"/>
          <w:szCs w:val="21"/>
        </w:rPr>
      </w:pPr>
      <w:r>
        <w:rPr>
          <w:rFonts w:ascii="微软雅黑" w:eastAsia="微软雅黑" w:hAnsi="微软雅黑"/>
          <w:sz w:val="21"/>
          <w:szCs w:val="21"/>
        </w:rPr>
        <w:lastRenderedPageBreak/>
        <w:pict w14:anchorId="1FF4309C">
          <v:shape id="_x0000_s1078" type="#_x0000_t75" style="position:absolute;left:0;text-align:left;margin-left:43.25pt;margin-top:6pt;width:309.25pt;height:318.4pt;z-index:251670016;mso-position-horizontal-relative:margin;mso-position-vertical-relative:margin;mso-width-relative:page;mso-height-relative:page">
            <v:imagedata r:id="rId52" o:title=""/>
            <w10:wrap type="topAndBottom" anchorx="margin" anchory="margin"/>
          </v:shape>
          <o:OLEObject Type="Embed" ProgID="Visio.Drawing.11" ShapeID="_x0000_s1078" DrawAspect="Content" ObjectID="_1529222630" r:id="rId53"/>
        </w:pi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3"/>
        <w:widowControl w:val="0"/>
        <w:numPr>
          <w:ilvl w:val="2"/>
          <w:numId w:val="1"/>
        </w:numPr>
        <w:spacing w:line="240" w:lineRule="auto"/>
        <w:ind w:left="0" w:firstLine="0"/>
        <w:rPr>
          <w:rFonts w:ascii="黑体"/>
          <w:sz w:val="24"/>
          <w:lang w:val="x-none" w:eastAsia="x-none"/>
        </w:rPr>
      </w:pPr>
      <w:bookmarkStart w:id="135" w:name="_Toc418875604"/>
      <w:bookmarkStart w:id="136" w:name="_Toc455479282"/>
      <w:bookmarkStart w:id="137" w:name="_Toc455479805"/>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135"/>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136"/>
      <w:bookmarkEnd w:id="137"/>
    </w:p>
    <w:p w14:paraId="76BE5B69" w14:textId="77777777" w:rsidR="00F65164" w:rsidRPr="00E93A25" w:rsidRDefault="00F6516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af2"/>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af2"/>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w:t>
      </w:r>
      <w:proofErr w:type="gramStart"/>
      <w:r w:rsidRPr="00E93A25">
        <w:rPr>
          <w:rFonts w:ascii="宋体" w:eastAsia="宋体" w:hAnsi="宋体"/>
        </w:rPr>
        <w:t>都是圈主或</w:t>
      </w:r>
      <w:r w:rsidRPr="00E93A25">
        <w:rPr>
          <w:rFonts w:ascii="宋体" w:eastAsia="宋体" w:hAnsi="宋体" w:hint="eastAsia"/>
        </w:rPr>
        <w:t>者</w:t>
      </w:r>
      <w:proofErr w:type="gramEnd"/>
      <w:r w:rsidRPr="00E93A25">
        <w:rPr>
          <w:rFonts w:ascii="宋体" w:eastAsia="宋体" w:hAnsi="宋体" w:hint="eastAsia"/>
        </w:rPr>
        <w:t>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7FF437F8"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f1"/>
        <w:spacing w:before="0" w:after="0" w:line="400" w:lineRule="exact"/>
        <w:jc w:val="left"/>
        <w:rPr>
          <w:rFonts w:eastAsia="微软雅黑"/>
          <w:sz w:val="24"/>
        </w:rPr>
      </w:pPr>
      <w:proofErr w:type="gramStart"/>
      <w:r w:rsidRPr="00833ECF">
        <w:rPr>
          <w:rFonts w:eastAsia="微软雅黑"/>
          <w:sz w:val="24"/>
        </w:rPr>
        <w:lastRenderedPageBreak/>
        <w:t>else</w:t>
      </w:r>
      <w:proofErr w:type="gramEnd"/>
    </w:p>
    <w:p w14:paraId="6C84A282" w14:textId="77777777" w:rsidR="002D470B"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af2"/>
        <w:spacing w:before="0" w:beforeAutospacing="0" w:after="0" w:afterAutospacing="0"/>
        <w:jc w:val="both"/>
        <w:rPr>
          <w:rFonts w:ascii="宋体" w:eastAsia="宋体" w:hAnsi="宋体"/>
        </w:rPr>
      </w:pPr>
      <w:r w:rsidRPr="00162F82">
        <w:rPr>
          <w:rFonts w:ascii="宋体" w:hAnsi="宋体"/>
          <w:noProof/>
        </w:rPr>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ad"/>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44BCC437"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22A57A6C" w14:textId="77777777" w:rsidR="00167B9C"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f1"/>
        <w:spacing w:before="0" w:after="0" w:line="400" w:lineRule="exact"/>
        <w:jc w:val="left"/>
        <w:rPr>
          <w:rFonts w:eastAsia="微软雅黑"/>
          <w:sz w:val="24"/>
        </w:rPr>
      </w:pPr>
    </w:p>
    <w:p w14:paraId="26027B55" w14:textId="77777777" w:rsidR="00B27EE4" w:rsidRPr="00920C99" w:rsidRDefault="003A07ED" w:rsidP="00920C99">
      <w:pPr>
        <w:pStyle w:val="3"/>
        <w:widowControl w:val="0"/>
        <w:numPr>
          <w:ilvl w:val="2"/>
          <w:numId w:val="1"/>
        </w:numPr>
        <w:spacing w:line="240" w:lineRule="auto"/>
        <w:ind w:left="0" w:firstLine="0"/>
        <w:rPr>
          <w:rFonts w:ascii="黑体"/>
          <w:sz w:val="24"/>
          <w:lang w:val="x-none" w:eastAsia="x-none"/>
        </w:rPr>
      </w:pPr>
      <w:bookmarkStart w:id="138" w:name="_Toc455479283"/>
      <w:bookmarkStart w:id="139" w:name="_Toc455479806"/>
      <w:r w:rsidRPr="00920C99">
        <w:rPr>
          <w:rFonts w:ascii="黑体" w:hint="eastAsia"/>
          <w:sz w:val="24"/>
          <w:lang w:val="x-none" w:eastAsia="x-none"/>
        </w:rPr>
        <w:lastRenderedPageBreak/>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138"/>
      <w:bookmarkEnd w:id="139"/>
    </w:p>
    <w:p w14:paraId="48422054" w14:textId="77777777" w:rsidR="00B27EE4" w:rsidRPr="00E93A25" w:rsidRDefault="00B27EE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工作圈的评论系统为工作</w:t>
      </w:r>
      <w:proofErr w:type="gramStart"/>
      <w:r w:rsidRPr="00E93A25">
        <w:rPr>
          <w:rFonts w:ascii="宋体" w:eastAsia="宋体" w:hAnsi="宋体" w:hint="eastAsia"/>
        </w:rPr>
        <w:t>圈提供</w:t>
      </w:r>
      <w:proofErr w:type="gramEnd"/>
      <w:r w:rsidRPr="00E93A25">
        <w:rPr>
          <w:rFonts w:ascii="宋体" w:eastAsia="宋体" w:hAnsi="宋体" w:hint="eastAsia"/>
        </w:rPr>
        <w:t>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w:t>
      </w:r>
      <w:proofErr w:type="gramStart"/>
      <w:r w:rsidRPr="00E93A25">
        <w:rPr>
          <w:rFonts w:ascii="宋体" w:eastAsia="宋体" w:hAnsi="宋体" w:hint="eastAsia"/>
        </w:rPr>
        <w:t>轻应用</w:t>
      </w:r>
      <w:proofErr w:type="gramEnd"/>
      <w:r w:rsidRPr="00E93A25">
        <w:rPr>
          <w:rFonts w:ascii="宋体" w:eastAsia="宋体" w:hAnsi="宋体" w:hint="eastAsia"/>
        </w:rPr>
        <w:t>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3F559CD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6F9B8589"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f1"/>
        <w:spacing w:before="0" w:after="0" w:line="400" w:lineRule="exact"/>
        <w:jc w:val="left"/>
        <w:rPr>
          <w:rFonts w:eastAsia="微软雅黑"/>
          <w:sz w:val="24"/>
        </w:rPr>
      </w:pPr>
    </w:p>
    <w:p w14:paraId="5FA8368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016C73B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f1"/>
        <w:spacing w:before="0" w:after="0" w:line="400" w:lineRule="exact"/>
        <w:jc w:val="left"/>
        <w:rPr>
          <w:rFonts w:eastAsia="微软雅黑"/>
          <w:sz w:val="24"/>
        </w:rPr>
      </w:pPr>
    </w:p>
    <w:p w14:paraId="18F6B3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4A7132B7" w14:textId="77777777" w:rsidR="003C5F7C" w:rsidRDefault="004309D1"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查询参数不正确</w:t>
      </w:r>
    </w:p>
    <w:p w14:paraId="73B36B99" w14:textId="77777777" w:rsidR="009423D2" w:rsidRPr="00833ECF" w:rsidRDefault="009423D2" w:rsidP="00E37917">
      <w:pPr>
        <w:pStyle w:val="af1"/>
        <w:spacing w:before="0" w:after="0" w:line="400" w:lineRule="exact"/>
        <w:jc w:val="left"/>
        <w:rPr>
          <w:rFonts w:eastAsia="微软雅黑"/>
          <w:sz w:val="24"/>
        </w:rPr>
      </w:pPr>
    </w:p>
    <w:p w14:paraId="4533B39C" w14:textId="77777777" w:rsidR="00204C2B" w:rsidRPr="00920C99" w:rsidRDefault="000C4EBC" w:rsidP="00920C99">
      <w:pPr>
        <w:pStyle w:val="3"/>
        <w:widowControl w:val="0"/>
        <w:numPr>
          <w:ilvl w:val="2"/>
          <w:numId w:val="1"/>
        </w:numPr>
        <w:spacing w:line="240" w:lineRule="auto"/>
        <w:ind w:left="0" w:firstLine="0"/>
        <w:rPr>
          <w:rFonts w:ascii="黑体"/>
          <w:sz w:val="24"/>
          <w:lang w:val="x-none" w:eastAsia="x-none"/>
        </w:rPr>
      </w:pPr>
      <w:bookmarkStart w:id="140" w:name="_Toc455479284"/>
      <w:bookmarkStart w:id="141" w:name="_Toc455479807"/>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0"/>
      <w:bookmarkEnd w:id="141"/>
    </w:p>
    <w:p w14:paraId="6B7E3838" w14:textId="77777777" w:rsidR="00204C2B" w:rsidRPr="00E93A25" w:rsidRDefault="00204C2B"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w:t>
      </w:r>
      <w:proofErr w:type="gramStart"/>
      <w:r w:rsidR="00D87B08" w:rsidRPr="00E93A25">
        <w:rPr>
          <w:rFonts w:ascii="宋体" w:eastAsia="宋体" w:hAnsi="宋体" w:hint="eastAsia"/>
        </w:rPr>
        <w:t>赞系统</w:t>
      </w:r>
      <w:proofErr w:type="gramEnd"/>
      <w:r w:rsidRPr="00E93A25">
        <w:rPr>
          <w:rFonts w:ascii="宋体" w:eastAsia="宋体" w:hAnsi="宋体" w:hint="eastAsia"/>
        </w:rPr>
        <w:t>为工作</w:t>
      </w:r>
      <w:proofErr w:type="gramStart"/>
      <w:r w:rsidRPr="00E93A25">
        <w:rPr>
          <w:rFonts w:ascii="宋体" w:eastAsia="宋体" w:hAnsi="宋体" w:hint="eastAsia"/>
        </w:rPr>
        <w:t>圈提供</w:t>
      </w:r>
      <w:proofErr w:type="gramEnd"/>
      <w:r w:rsidRPr="00E93A25">
        <w:rPr>
          <w:rFonts w:ascii="宋体" w:eastAsia="宋体" w:hAnsi="宋体" w:hint="eastAsia"/>
        </w:rPr>
        <w:t>了一个公共</w:t>
      </w:r>
      <w:r w:rsidR="001A3F24" w:rsidRPr="00E93A25">
        <w:rPr>
          <w:rFonts w:ascii="宋体" w:eastAsia="宋体" w:hAnsi="宋体" w:hint="eastAsia"/>
        </w:rPr>
        <w:t>平台性质</w:t>
      </w:r>
      <w:proofErr w:type="gramStart"/>
      <w:r w:rsidR="001A3F24" w:rsidRPr="00E93A25">
        <w:rPr>
          <w:rFonts w:ascii="宋体" w:eastAsia="宋体" w:hAnsi="宋体" w:hint="eastAsia"/>
        </w:rPr>
        <w:t>的点赞</w:t>
      </w:r>
      <w:r w:rsidR="00D87B08" w:rsidRPr="00E93A25">
        <w:rPr>
          <w:rFonts w:ascii="宋体" w:eastAsia="宋体" w:hAnsi="宋体" w:hint="eastAsia"/>
        </w:rPr>
        <w:t>服务</w:t>
      </w:r>
      <w:proofErr w:type="gramEnd"/>
      <w:r w:rsidR="00D87B08" w:rsidRPr="00E93A25">
        <w:rPr>
          <w:rFonts w:ascii="宋体" w:eastAsia="宋体" w:hAnsi="宋体" w:hint="eastAsia"/>
        </w:rPr>
        <w:t>。</w:t>
      </w:r>
      <w:r w:rsidR="001A3F24" w:rsidRPr="00E93A25">
        <w:rPr>
          <w:rFonts w:ascii="宋体" w:eastAsia="宋体" w:hAnsi="宋体" w:hint="eastAsia"/>
        </w:rPr>
        <w:t>并且基于畅</w:t>
      </w:r>
      <w:proofErr w:type="gramStart"/>
      <w:r w:rsidR="001A3F24" w:rsidRPr="00E93A25">
        <w:rPr>
          <w:rFonts w:ascii="宋体" w:eastAsia="宋体" w:hAnsi="宋体" w:hint="eastAsia"/>
        </w:rPr>
        <w:t>捷通云平台</w:t>
      </w:r>
      <w:proofErr w:type="gramEnd"/>
      <w:r w:rsidR="001A3F24" w:rsidRPr="00E93A25">
        <w:rPr>
          <w:rFonts w:ascii="宋体" w:eastAsia="宋体" w:hAnsi="宋体" w:hint="eastAsia"/>
        </w:rPr>
        <w:t>的智能平台</w:t>
      </w:r>
      <w:r w:rsidRPr="00E93A25">
        <w:rPr>
          <w:rFonts w:ascii="宋体" w:eastAsia="宋体" w:hAnsi="宋体" w:hint="eastAsia"/>
        </w:rPr>
        <w:t>为工作</w:t>
      </w:r>
      <w:proofErr w:type="gramStart"/>
      <w:r w:rsidRPr="00E93A25">
        <w:rPr>
          <w:rFonts w:ascii="宋体" w:eastAsia="宋体" w:hAnsi="宋体" w:hint="eastAsia"/>
        </w:rPr>
        <w:t>圈用户</w:t>
      </w:r>
      <w:proofErr w:type="gramEnd"/>
      <w:r w:rsidRPr="00E93A25">
        <w:rPr>
          <w:rFonts w:ascii="宋体" w:eastAsia="宋体" w:hAnsi="宋体" w:hint="eastAsia"/>
        </w:rPr>
        <w:t>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proofErr w:type="gramStart"/>
      <w:r w:rsidR="00A91BE8" w:rsidRPr="00E93A25">
        <w:rPr>
          <w:rFonts w:ascii="宋体" w:eastAsia="宋体" w:hAnsi="宋体" w:hint="eastAsia"/>
        </w:rPr>
        <w:t>点赞的</w:t>
      </w:r>
      <w:proofErr w:type="gramEnd"/>
      <w:r w:rsidR="00A91BE8" w:rsidRPr="00E93A25">
        <w:rPr>
          <w:rFonts w:ascii="宋体" w:eastAsia="宋体" w:hAnsi="宋体" w:hint="eastAsia"/>
        </w:rPr>
        <w:t>数据实体中是没有内容的，也不可以@</w:t>
      </w:r>
      <w:r w:rsidR="00F0256C" w:rsidRPr="00E93A25">
        <w:rPr>
          <w:rFonts w:ascii="宋体" w:eastAsia="宋体" w:hAnsi="宋体" w:hint="eastAsia"/>
        </w:rPr>
        <w:t>其他用户；另一个区别是</w:t>
      </w:r>
      <w:proofErr w:type="gramStart"/>
      <w:r w:rsidR="00F0256C" w:rsidRPr="00E93A25">
        <w:rPr>
          <w:rFonts w:ascii="宋体" w:eastAsia="宋体" w:hAnsi="宋体" w:hint="eastAsia"/>
        </w:rPr>
        <w:t>点赞没有</w:t>
      </w:r>
      <w:proofErr w:type="gramEnd"/>
      <w:r w:rsidR="00F0256C" w:rsidRPr="00E93A25">
        <w:rPr>
          <w:rFonts w:ascii="宋体" w:eastAsia="宋体" w:hAnsi="宋体" w:hint="eastAsia"/>
        </w:rPr>
        <w:t>删除，但是有取消赞的功能，也不能为这个Resource重复点赞。</w:t>
      </w:r>
    </w:p>
    <w:p w14:paraId="643FA04C" w14:textId="77777777" w:rsidR="00F0256C" w:rsidRPr="00167B9C" w:rsidRDefault="00F0256C" w:rsidP="00E93A25">
      <w:pPr>
        <w:pStyle w:val="af2"/>
        <w:spacing w:before="0" w:beforeAutospacing="0" w:after="0" w:afterAutospacing="0"/>
        <w:jc w:val="both"/>
        <w:rPr>
          <w:rFonts w:ascii="宋体" w:eastAsia="宋体" w:hAnsi="宋体"/>
        </w:rPr>
      </w:pPr>
      <w:proofErr w:type="gramStart"/>
      <w:r w:rsidRPr="00E93A25">
        <w:rPr>
          <w:rFonts w:ascii="宋体" w:eastAsia="宋体" w:hAnsi="宋体" w:hint="eastAsia"/>
        </w:rPr>
        <w:t>赞功能</w:t>
      </w:r>
      <w:proofErr w:type="gramEnd"/>
      <w:r w:rsidRPr="00E93A25">
        <w:rPr>
          <w:rFonts w:ascii="宋体" w:eastAsia="宋体" w:hAnsi="宋体" w:hint="eastAsia"/>
        </w:rPr>
        <w:t>相关</w:t>
      </w:r>
      <w:r w:rsidRPr="00167B9C">
        <w:rPr>
          <w:rFonts w:ascii="宋体" w:eastAsia="宋体" w:hAnsi="宋体" w:hint="eastAsia"/>
        </w:rPr>
        <w:t>的伪代码实现如下：</w:t>
      </w:r>
    </w:p>
    <w:p w14:paraId="77F5696F"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proofErr w:type="gramStart"/>
      <w:r w:rsidRPr="00833ECF">
        <w:rPr>
          <w:rFonts w:eastAsia="微软雅黑" w:hint="eastAsia"/>
          <w:sz w:val="24"/>
        </w:rPr>
        <w:t>点赞的</w:t>
      </w:r>
      <w:proofErr w:type="gramEnd"/>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proofErr w:type="gramStart"/>
      <w:r w:rsidRPr="00833ECF">
        <w:rPr>
          <w:rFonts w:eastAsia="微软雅黑" w:hint="eastAsia"/>
          <w:sz w:val="24"/>
        </w:rPr>
        <w:t>点过赞</w:t>
      </w:r>
      <w:proofErr w:type="gramEnd"/>
      <w:r w:rsidR="001A580C" w:rsidRPr="00833ECF">
        <w:rPr>
          <w:rFonts w:eastAsia="微软雅黑" w:hint="eastAsia"/>
          <w:sz w:val="24"/>
        </w:rPr>
        <w:t xml:space="preserve"> then </w:t>
      </w:r>
      <w:proofErr w:type="gramStart"/>
      <w:r w:rsidRPr="00833ECF">
        <w:rPr>
          <w:rFonts w:eastAsia="微软雅黑" w:hint="eastAsia"/>
          <w:sz w:val="24"/>
        </w:rPr>
        <w:t>将赞保存</w:t>
      </w:r>
      <w:proofErr w:type="gramEnd"/>
      <w:r w:rsidRPr="00833ECF">
        <w:rPr>
          <w:rFonts w:eastAsia="微软雅黑" w:hint="eastAsia"/>
          <w:sz w:val="24"/>
        </w:rPr>
        <w:t>在这个</w:t>
      </w:r>
      <w:r w:rsidRPr="00833ECF">
        <w:rPr>
          <w:rFonts w:eastAsia="微软雅黑" w:hint="eastAsia"/>
          <w:sz w:val="24"/>
        </w:rPr>
        <w:t>ResourceId</w:t>
      </w:r>
      <w:r w:rsidRPr="00833ECF">
        <w:rPr>
          <w:rFonts w:eastAsia="微软雅黑" w:hint="eastAsia"/>
          <w:sz w:val="24"/>
        </w:rPr>
        <w:t>对应</w:t>
      </w:r>
      <w:proofErr w:type="gramStart"/>
      <w:r w:rsidRPr="00833ECF">
        <w:rPr>
          <w:rFonts w:eastAsia="微软雅黑" w:hint="eastAsia"/>
          <w:sz w:val="24"/>
        </w:rPr>
        <w:t>的点赞列表</w:t>
      </w:r>
      <w:proofErr w:type="gramEnd"/>
      <w:r w:rsidRPr="00833ECF">
        <w:rPr>
          <w:rFonts w:eastAsia="微软雅黑" w:hint="eastAsia"/>
          <w:sz w:val="24"/>
        </w:rPr>
        <w:t>中</w:t>
      </w:r>
    </w:p>
    <w:p w14:paraId="79324D6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w:t>
      </w:r>
      <w:proofErr w:type="gramStart"/>
      <w:r w:rsidRPr="00833ECF">
        <w:rPr>
          <w:rFonts w:eastAsia="微软雅黑" w:hint="eastAsia"/>
          <w:sz w:val="24"/>
        </w:rPr>
        <w:t>点赞类型</w:t>
      </w:r>
      <w:proofErr w:type="gramEnd"/>
      <w:r w:rsidRPr="00833ECF">
        <w:rPr>
          <w:rFonts w:eastAsia="微软雅黑" w:hint="eastAsia"/>
          <w:sz w:val="24"/>
        </w:rPr>
        <w:t>的通知</w:t>
      </w:r>
    </w:p>
    <w:p w14:paraId="19D05DE8"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proofErr w:type="gramStart"/>
      <w:r w:rsidRPr="00833ECF">
        <w:rPr>
          <w:rFonts w:eastAsia="微软雅黑" w:hint="eastAsia"/>
          <w:sz w:val="24"/>
        </w:rPr>
        <w:t>将赞的</w:t>
      </w:r>
      <w:proofErr w:type="gramEnd"/>
      <w:r w:rsidRPr="00833ECF">
        <w:rPr>
          <w:rFonts w:eastAsia="微软雅黑" w:hint="eastAsia"/>
          <w:sz w:val="24"/>
        </w:rPr>
        <w:t>数据以异步处理的方式发送到智能平台</w:t>
      </w:r>
    </w:p>
    <w:p w14:paraId="69AF5FED"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0067B1B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w:t>
      </w:r>
      <w:proofErr w:type="gramStart"/>
      <w:r w:rsidRPr="00833ECF">
        <w:rPr>
          <w:rFonts w:eastAsia="微软雅黑" w:hint="eastAsia"/>
          <w:sz w:val="24"/>
        </w:rPr>
        <w:t>点过赞了</w:t>
      </w:r>
      <w:proofErr w:type="gramEnd"/>
      <w:r w:rsidRPr="00833ECF">
        <w:rPr>
          <w:rFonts w:eastAsia="微软雅黑" w:hint="eastAsia"/>
          <w:sz w:val="24"/>
        </w:rPr>
        <w:t>'</w:t>
      </w:r>
    </w:p>
    <w:p w14:paraId="251963BE" w14:textId="77777777" w:rsidR="00F0256C" w:rsidRPr="00833ECF" w:rsidRDefault="00F0256C" w:rsidP="00E37917">
      <w:pPr>
        <w:pStyle w:val="af1"/>
        <w:spacing w:before="0" w:after="0" w:line="400" w:lineRule="exact"/>
        <w:jc w:val="left"/>
        <w:rPr>
          <w:rFonts w:eastAsia="微软雅黑"/>
          <w:sz w:val="24"/>
        </w:rPr>
      </w:pPr>
    </w:p>
    <w:p w14:paraId="5A143495"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proofErr w:type="gramStart"/>
      <w:r w:rsidRPr="00833ECF">
        <w:rPr>
          <w:rFonts w:eastAsia="微软雅黑" w:hint="eastAsia"/>
          <w:sz w:val="24"/>
        </w:rPr>
        <w:t>点过赞</w:t>
      </w:r>
      <w:proofErr w:type="gramEnd"/>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20C7F006"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w:t>
      </w:r>
      <w:proofErr w:type="gramStart"/>
      <w:r w:rsidRPr="00833ECF">
        <w:rPr>
          <w:rFonts w:eastAsia="微软雅黑" w:hint="eastAsia"/>
          <w:sz w:val="24"/>
        </w:rPr>
        <w:t>点过赞</w:t>
      </w:r>
      <w:proofErr w:type="gramEnd"/>
      <w:r w:rsidRPr="00833ECF">
        <w:rPr>
          <w:rFonts w:eastAsia="微软雅黑" w:hint="eastAsia"/>
          <w:sz w:val="24"/>
        </w:rPr>
        <w:t>'</w:t>
      </w:r>
    </w:p>
    <w:p w14:paraId="314FD100" w14:textId="77777777"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5E11B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f1"/>
        <w:spacing w:before="0" w:after="0" w:line="400" w:lineRule="exact"/>
        <w:jc w:val="left"/>
        <w:rPr>
          <w:rFonts w:eastAsia="微软雅黑"/>
          <w:sz w:val="24"/>
        </w:rPr>
      </w:pPr>
    </w:p>
    <w:p w14:paraId="7AF61FC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6AFD2C8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3"/>
        <w:widowControl w:val="0"/>
        <w:numPr>
          <w:ilvl w:val="2"/>
          <w:numId w:val="1"/>
        </w:numPr>
        <w:spacing w:line="240" w:lineRule="auto"/>
        <w:ind w:left="0" w:firstLine="0"/>
        <w:rPr>
          <w:rFonts w:ascii="黑体"/>
          <w:sz w:val="24"/>
          <w:lang w:val="x-none" w:eastAsia="x-none"/>
        </w:rPr>
      </w:pPr>
      <w:bookmarkStart w:id="142" w:name="_Toc455479285"/>
      <w:bookmarkStart w:id="143" w:name="_Toc455479808"/>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2"/>
      <w:bookmarkEnd w:id="143"/>
    </w:p>
    <w:p w14:paraId="32CCA9D1" w14:textId="77777777" w:rsidR="00A7429F" w:rsidRPr="00E93A25" w:rsidRDefault="00C47010"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af2"/>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af2"/>
        <w:spacing w:before="0" w:beforeAutospacing="0" w:after="0" w:afterAutospacing="0"/>
        <w:jc w:val="both"/>
        <w:rPr>
          <w:rFonts w:ascii="宋体" w:eastAsia="宋体" w:hAnsi="宋体"/>
        </w:rPr>
      </w:pPr>
      <w:r w:rsidRPr="00E93A25">
        <w:rPr>
          <w:rFonts w:ascii="宋体" w:eastAsia="宋体" w:hAnsi="宋体" w:hint="eastAsia"/>
        </w:rPr>
        <w:t>Task，是工作</w:t>
      </w:r>
      <w:proofErr w:type="gramStart"/>
      <w:r w:rsidRPr="00E93A25">
        <w:rPr>
          <w:rFonts w:ascii="宋体" w:eastAsia="宋体" w:hAnsi="宋体" w:hint="eastAsia"/>
        </w:rPr>
        <w:t>流任务</w:t>
      </w:r>
      <w:proofErr w:type="gramEnd"/>
      <w:r w:rsidRPr="00E93A25">
        <w:rPr>
          <w:rFonts w:ascii="宋体" w:eastAsia="宋体" w:hAnsi="宋体" w:hint="eastAsia"/>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af2"/>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w:t>
      </w:r>
      <w:proofErr w:type="gramStart"/>
      <w:r w:rsidR="004E0714" w:rsidRPr="00E93A25">
        <w:rPr>
          <w:rFonts w:ascii="宋体" w:eastAsia="宋体" w:hAnsi="宋体" w:hint="eastAsia"/>
        </w:rPr>
        <w:t>推荐做</w:t>
      </w:r>
      <w:proofErr w:type="gramEnd"/>
      <w:r w:rsidR="004E0714" w:rsidRPr="00E93A25">
        <w:rPr>
          <w:rFonts w:ascii="宋体" w:eastAsia="宋体" w:hAnsi="宋体" w:hint="eastAsia"/>
        </w:rPr>
        <w:t>准备。用户的每一次发起和完成的</w:t>
      </w:r>
      <w:proofErr w:type="gramStart"/>
      <w:r w:rsidR="004E0714" w:rsidRPr="00E93A25">
        <w:rPr>
          <w:rFonts w:ascii="宋体" w:eastAsia="宋体" w:hAnsi="宋体" w:hint="eastAsia"/>
        </w:rPr>
        <w:t>工作流都将</w:t>
      </w:r>
      <w:proofErr w:type="gramEnd"/>
      <w:r w:rsidR="004E0714" w:rsidRPr="00E93A25">
        <w:rPr>
          <w:rFonts w:ascii="宋体" w:eastAsia="宋体" w:hAnsi="宋体" w:hint="eastAsia"/>
        </w:rPr>
        <w:t>被记录到智能平台，然后根据每一次的单据的处理记录和用户与处理人之间的</w:t>
      </w:r>
      <w:r w:rsidR="004A6C77" w:rsidRPr="00E93A25">
        <w:rPr>
          <w:rFonts w:ascii="宋体" w:eastAsia="宋体" w:hAnsi="宋体" w:hint="eastAsia"/>
        </w:rPr>
        <w:t>关系来推导出这个类型的工作</w:t>
      </w:r>
      <w:proofErr w:type="gramStart"/>
      <w:r w:rsidR="004A6C77" w:rsidRPr="00E93A25">
        <w:rPr>
          <w:rFonts w:ascii="宋体" w:eastAsia="宋体" w:hAnsi="宋体" w:hint="eastAsia"/>
        </w:rPr>
        <w:t>流可能</w:t>
      </w:r>
      <w:proofErr w:type="gramEnd"/>
      <w:r w:rsidR="004A6C77" w:rsidRPr="00E93A25">
        <w:rPr>
          <w:rFonts w:ascii="宋体" w:eastAsia="宋体" w:hAnsi="宋体" w:hint="eastAsia"/>
        </w:rPr>
        <w:t>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1A58241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3237882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f1"/>
        <w:spacing w:before="0" w:after="0" w:line="400" w:lineRule="exact"/>
        <w:jc w:val="left"/>
        <w:rPr>
          <w:rFonts w:eastAsia="微软雅黑"/>
          <w:sz w:val="24"/>
        </w:rPr>
      </w:pPr>
    </w:p>
    <w:p w14:paraId="5AA72A6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30E1E3A8"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proofErr w:type="gramStart"/>
      <w:r w:rsidRPr="00833ECF">
        <w:rPr>
          <w:rFonts w:eastAsia="微软雅黑" w:hint="eastAsia"/>
          <w:sz w:val="24"/>
        </w:rPr>
        <w:t>给之前</w:t>
      </w:r>
      <w:proofErr w:type="gramEnd"/>
      <w:r w:rsidRPr="00833ECF">
        <w:rPr>
          <w:rFonts w:eastAsia="微软雅黑" w:hint="eastAsia"/>
          <w:sz w:val="24"/>
        </w:rPr>
        <w:t>的所有处理人推送信息，提示工作</w:t>
      </w:r>
      <w:proofErr w:type="gramStart"/>
      <w:r w:rsidRPr="00833ECF">
        <w:rPr>
          <w:rFonts w:eastAsia="微软雅黑" w:hint="eastAsia"/>
          <w:sz w:val="24"/>
        </w:rPr>
        <w:t>流处理</w:t>
      </w:r>
      <w:proofErr w:type="gramEnd"/>
      <w:r w:rsidRPr="00833ECF">
        <w:rPr>
          <w:rFonts w:eastAsia="微软雅黑" w:hint="eastAsia"/>
          <w:sz w:val="24"/>
        </w:rPr>
        <w:t>完毕</w:t>
      </w:r>
    </w:p>
    <w:p w14:paraId="64E77327"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228FDD9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proofErr w:type="gramStart"/>
      <w:r w:rsidRPr="00833ECF">
        <w:rPr>
          <w:rFonts w:eastAsia="微软雅黑" w:hint="eastAsia"/>
          <w:sz w:val="24"/>
        </w:rPr>
        <w:t>给之前</w:t>
      </w:r>
      <w:proofErr w:type="gramEnd"/>
      <w:r w:rsidRPr="00833ECF">
        <w:rPr>
          <w:rFonts w:eastAsia="微软雅黑" w:hint="eastAsia"/>
          <w:sz w:val="24"/>
        </w:rPr>
        <w:t>的所有处理人推送信息，提示工作</w:t>
      </w:r>
      <w:proofErr w:type="gramStart"/>
      <w:r w:rsidRPr="00833ECF">
        <w:rPr>
          <w:rFonts w:eastAsia="微软雅黑" w:hint="eastAsia"/>
          <w:sz w:val="24"/>
        </w:rPr>
        <w:t>流处理</w:t>
      </w:r>
      <w:proofErr w:type="gramEnd"/>
      <w:r w:rsidRPr="00833ECF">
        <w:rPr>
          <w:rFonts w:eastAsia="微软雅黑" w:hint="eastAsia"/>
          <w:sz w:val="24"/>
        </w:rPr>
        <w:t>失败</w:t>
      </w:r>
    </w:p>
    <w:p w14:paraId="04351BF7" w14:textId="77777777" w:rsidR="00094CEF"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2"/>
        <w:spacing w:line="415" w:lineRule="auto"/>
        <w:ind w:left="0" w:firstLine="0"/>
        <w:rPr>
          <w:rFonts w:ascii="黑体"/>
          <w:sz w:val="28"/>
          <w:szCs w:val="28"/>
        </w:rPr>
      </w:pPr>
      <w:bookmarkStart w:id="144" w:name="_Toc455479286"/>
      <w:bookmarkStart w:id="145" w:name="_Toc455479809"/>
      <w:r w:rsidRPr="004166E1">
        <w:rPr>
          <w:rFonts w:ascii="黑体" w:hint="eastAsia"/>
          <w:sz w:val="28"/>
          <w:szCs w:val="28"/>
        </w:rPr>
        <w:t>本章小结</w:t>
      </w:r>
      <w:bookmarkEnd w:id="144"/>
      <w:bookmarkEnd w:id="145"/>
    </w:p>
    <w:p w14:paraId="038DE0D6" w14:textId="77777777" w:rsidR="00BD50DA" w:rsidRPr="00E93A25" w:rsidRDefault="00660B14"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本章主要讲解了工作</w:t>
      </w:r>
      <w:proofErr w:type="gramStart"/>
      <w:r w:rsidRPr="00E93A25">
        <w:rPr>
          <w:rFonts w:ascii="宋体" w:eastAsia="宋体" w:hAnsi="宋体" w:hint="eastAsia"/>
        </w:rPr>
        <w:t>圈基础</w:t>
      </w:r>
      <w:proofErr w:type="gramEnd"/>
      <w:r w:rsidRPr="00E93A25">
        <w:rPr>
          <w:rFonts w:ascii="宋体" w:eastAsia="宋体" w:hAnsi="宋体" w:hint="eastAsia"/>
        </w:rPr>
        <w:t>服务与业务模块的具体设计与实现。文中给出了的</w:t>
      </w:r>
      <w:proofErr w:type="gramStart"/>
      <w:r w:rsidR="00C838C1" w:rsidRPr="00E93A25">
        <w:rPr>
          <w:rFonts w:ascii="宋体" w:eastAsia="宋体" w:hAnsi="宋体" w:hint="eastAsia"/>
        </w:rPr>
        <w:t>基于第四</w:t>
      </w:r>
      <w:proofErr w:type="gramEnd"/>
      <w:r w:rsidR="00C838C1" w:rsidRPr="00E93A25">
        <w:rPr>
          <w:rFonts w:ascii="宋体" w:eastAsia="宋体" w:hAnsi="宋体" w:hint="eastAsia"/>
        </w:rPr>
        <w:t>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1"/>
        <w:ind w:left="432"/>
        <w:jc w:val="center"/>
        <w:rPr>
          <w:rFonts w:eastAsia="黑体"/>
          <w:sz w:val="32"/>
        </w:rPr>
        <w:sectPr w:rsidR="00E01A50" w:rsidSect="00B67EFB">
          <w:headerReference w:type="default" r:id="rId55"/>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1"/>
        <w:widowControl w:val="0"/>
        <w:tabs>
          <w:tab w:val="center" w:pos="4153"/>
          <w:tab w:val="left" w:pos="6375"/>
        </w:tabs>
        <w:jc w:val="center"/>
        <w:rPr>
          <w:rFonts w:ascii="黑体" w:eastAsia="黑体" w:hAnsiTheme="minorEastAsia" w:hint="eastAsia"/>
          <w:color w:val="000000" w:themeColor="text1"/>
          <w:sz w:val="32"/>
          <w:szCs w:val="32"/>
        </w:rPr>
      </w:pPr>
      <w:bookmarkStart w:id="146" w:name="_Toc455479287"/>
      <w:bookmarkStart w:id="147" w:name="_Toc455479810"/>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146"/>
      <w:bookmarkEnd w:id="147"/>
    </w:p>
    <w:p w14:paraId="54F3DA73" w14:textId="77777777"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2"/>
        <w:spacing w:line="415" w:lineRule="auto"/>
        <w:ind w:left="0" w:firstLine="0"/>
        <w:rPr>
          <w:rFonts w:ascii="黑体"/>
          <w:sz w:val="28"/>
          <w:szCs w:val="28"/>
        </w:rPr>
      </w:pPr>
      <w:bookmarkStart w:id="148" w:name="_Toc455479288"/>
      <w:bookmarkStart w:id="149" w:name="_Toc455479811"/>
      <w:r w:rsidRPr="004166E1">
        <w:rPr>
          <w:rFonts w:ascii="黑体" w:hint="eastAsia"/>
          <w:sz w:val="28"/>
          <w:szCs w:val="28"/>
        </w:rPr>
        <w:t>论文工作总结</w:t>
      </w:r>
      <w:bookmarkEnd w:id="148"/>
      <w:bookmarkEnd w:id="149"/>
    </w:p>
    <w:p w14:paraId="4DFFC56A" w14:textId="77777777" w:rsidR="0060764D" w:rsidRPr="00E93A25" w:rsidRDefault="0060764D" w:rsidP="00E93A25">
      <w:pPr>
        <w:pStyle w:val="af2"/>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w:t>
      </w:r>
      <w:proofErr w:type="gramStart"/>
      <w:r w:rsidR="009B1906" w:rsidRPr="00E93A25">
        <w:rPr>
          <w:rFonts w:ascii="宋体" w:eastAsia="宋体" w:hAnsi="宋体" w:hint="eastAsia"/>
        </w:rPr>
        <w:t>云服务</w:t>
      </w:r>
      <w:proofErr w:type="gramEnd"/>
      <w:r w:rsidR="009B1906" w:rsidRPr="00E93A25">
        <w:rPr>
          <w:rFonts w:ascii="宋体" w:eastAsia="宋体" w:hAnsi="宋体" w:hint="eastAsia"/>
        </w:rPr>
        <w:t>的企业协同办公的解决方案。</w:t>
      </w:r>
    </w:p>
    <w:p w14:paraId="684551FE"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77777777" w:rsidR="00911ECC"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p>
    <w:p w14:paraId="13B36F84" w14:textId="77777777" w:rsidR="00911ECC" w:rsidRPr="004166E1" w:rsidRDefault="00911ECC" w:rsidP="004166E1">
      <w:pPr>
        <w:pStyle w:val="2"/>
        <w:spacing w:line="415" w:lineRule="auto"/>
        <w:ind w:left="0" w:firstLine="0"/>
        <w:rPr>
          <w:rFonts w:ascii="黑体"/>
          <w:sz w:val="28"/>
          <w:szCs w:val="28"/>
        </w:rPr>
      </w:pPr>
      <w:bookmarkStart w:id="150" w:name="_Toc455479289"/>
      <w:bookmarkStart w:id="151" w:name="_Toc455479812"/>
      <w:r w:rsidRPr="004166E1">
        <w:rPr>
          <w:rFonts w:ascii="黑体" w:hint="eastAsia"/>
          <w:sz w:val="28"/>
          <w:szCs w:val="28"/>
        </w:rPr>
        <w:t>问题和展望</w:t>
      </w:r>
      <w:bookmarkEnd w:id="150"/>
      <w:bookmarkEnd w:id="151"/>
    </w:p>
    <w:p w14:paraId="65C9DE03" w14:textId="77777777" w:rsidR="00197637" w:rsidRPr="00E93A25" w:rsidRDefault="0014292E" w:rsidP="00E93A25">
      <w:pPr>
        <w:pStyle w:val="af2"/>
        <w:spacing w:before="0" w:beforeAutospacing="0" w:after="0" w:afterAutospacing="0"/>
        <w:jc w:val="both"/>
        <w:rPr>
          <w:rFonts w:ascii="宋体" w:eastAsia="宋体" w:hAnsi="宋体"/>
        </w:rPr>
      </w:pPr>
      <w:r w:rsidRPr="00E93A25">
        <w:rPr>
          <w:rFonts w:ascii="宋体" w:eastAsia="宋体" w:hAnsi="宋体" w:hint="eastAsia"/>
        </w:rPr>
        <w:t>关于企业协同</w:t>
      </w:r>
      <w:proofErr w:type="gramStart"/>
      <w:r w:rsidRPr="00E93A25">
        <w:rPr>
          <w:rFonts w:ascii="宋体" w:eastAsia="宋体" w:hAnsi="宋体" w:hint="eastAsia"/>
        </w:rPr>
        <w:t>云服务</w:t>
      </w:r>
      <w:proofErr w:type="gramEnd"/>
      <w:r w:rsidRPr="00E93A25">
        <w:rPr>
          <w:rFonts w:ascii="宋体" w:eastAsia="宋体" w:hAnsi="宋体" w:hint="eastAsia"/>
        </w:rPr>
        <w:t>的探讨，本文仅是一个基础性质的实现。在开头提出的设想还有很多没有来得及完成。企业</w:t>
      </w:r>
      <w:proofErr w:type="gramStart"/>
      <w:r w:rsidRPr="00E93A25">
        <w:rPr>
          <w:rFonts w:ascii="宋体" w:eastAsia="宋体" w:hAnsi="宋体" w:hint="eastAsia"/>
        </w:rPr>
        <w:t>帐户</w:t>
      </w:r>
      <w:proofErr w:type="gramEnd"/>
      <w:r w:rsidRPr="00E93A25">
        <w:rPr>
          <w:rFonts w:ascii="宋体" w:eastAsia="宋体" w:hAnsi="宋体" w:hint="eastAsia"/>
        </w:rPr>
        <w:t>已经实现了，企业协同办公的应用也有了。下一步宏大的设想，也是公司正在实现的就是基于这个</w:t>
      </w:r>
      <w:proofErr w:type="gramStart"/>
      <w:r w:rsidRPr="00E93A25">
        <w:rPr>
          <w:rFonts w:ascii="宋体" w:eastAsia="宋体" w:hAnsi="宋体" w:hint="eastAsia"/>
        </w:rPr>
        <w:t>云服务</w:t>
      </w:r>
      <w:proofErr w:type="gramEnd"/>
      <w:r w:rsidRPr="00E93A25">
        <w:rPr>
          <w:rFonts w:ascii="宋体" w:eastAsia="宋体" w:hAnsi="宋体" w:hint="eastAsia"/>
        </w:rPr>
        <w:t>与企业用户</w:t>
      </w:r>
      <w:proofErr w:type="gramStart"/>
      <w:r w:rsidRPr="00E93A25">
        <w:rPr>
          <w:rFonts w:ascii="宋体" w:eastAsia="宋体" w:hAnsi="宋体" w:hint="eastAsia"/>
        </w:rPr>
        <w:t>群实现</w:t>
      </w:r>
      <w:proofErr w:type="gramEnd"/>
      <w:r w:rsidRPr="00E93A25">
        <w:rPr>
          <w:rFonts w:ascii="宋体" w:eastAsia="宋体" w:hAnsi="宋体" w:hint="eastAsia"/>
        </w:rPr>
        <w:t>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w:t>
      </w:r>
      <w:proofErr w:type="gramStart"/>
      <w:r w:rsidRPr="00E93A25">
        <w:rPr>
          <w:rFonts w:ascii="宋体" w:eastAsia="宋体" w:hAnsi="宋体"/>
        </w:rPr>
        <w:t>当注册</w:t>
      </w:r>
      <w:proofErr w:type="gramEnd"/>
      <w:r w:rsidRPr="00E93A25">
        <w:rPr>
          <w:rFonts w:ascii="宋体" w:eastAsia="宋体" w:hAnsi="宋体"/>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w:t>
      </w:r>
      <w:proofErr w:type="gramStart"/>
      <w:r w:rsidRPr="00E93A25">
        <w:rPr>
          <w:rFonts w:ascii="宋体" w:eastAsia="宋体" w:hAnsi="宋体" w:hint="eastAsia"/>
        </w:rPr>
        <w:t>的热词无疑</w:t>
      </w:r>
      <w:proofErr w:type="gramEnd"/>
      <w:r w:rsidRPr="00E93A25">
        <w:rPr>
          <w:rFonts w:ascii="宋体" w:eastAsia="宋体" w:hAnsi="宋体" w:hint="eastAsia"/>
        </w:rPr>
        <w:t>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f1"/>
        <w:adjustRightInd/>
        <w:snapToGrid/>
        <w:spacing w:before="0" w:after="0" w:line="240" w:lineRule="auto"/>
        <w:jc w:val="both"/>
        <w:rPr>
          <w:rFonts w:ascii="宋体" w:hAnsi="宋体"/>
        </w:rPr>
      </w:pPr>
    </w:p>
    <w:p w14:paraId="7FB62969" w14:textId="77777777"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proofErr w:type="gramStart"/>
      <w:r w:rsidRPr="00F72E0D">
        <w:rPr>
          <w:rFonts w:ascii="宋体" w:hAnsi="宋体" w:hint="eastAsia"/>
          <w:szCs w:val="21"/>
        </w:rPr>
        <w:t>点融黑帮</w:t>
      </w:r>
      <w:proofErr w:type="gramEnd"/>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af0"/>
        <w:numPr>
          <w:ilvl w:val="1"/>
          <w:numId w:val="24"/>
        </w:numPr>
        <w:spacing w:line="400" w:lineRule="exact"/>
        <w:ind w:firstLineChars="0"/>
        <w:rPr>
          <w:rFonts w:ascii="宋体" w:hAnsi="宋体"/>
          <w:szCs w:val="21"/>
        </w:rPr>
      </w:pP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w:t>
      </w:r>
      <w:proofErr w:type="gramStart"/>
      <w:r w:rsidRPr="00F72E0D">
        <w:rPr>
          <w:rFonts w:ascii="宋体" w:hAnsi="宋体"/>
          <w:szCs w:val="21"/>
        </w:rPr>
        <w:t>微企业</w:t>
      </w:r>
      <w:proofErr w:type="gramEnd"/>
      <w:r w:rsidRPr="00F72E0D">
        <w:rPr>
          <w:rFonts w:ascii="宋体" w:hAnsi="宋体"/>
          <w:szCs w:val="21"/>
        </w:rPr>
        <w:t>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w:t>
      </w:r>
      <w:proofErr w:type="gramStart"/>
      <w:r w:rsidRPr="00F72E0D">
        <w:rPr>
          <w:rFonts w:ascii="宋体" w:hAnsi="宋体" w:hint="eastAsia"/>
          <w:szCs w:val="21"/>
        </w:rPr>
        <w:t>云计算</w:t>
      </w:r>
      <w:proofErr w:type="gramEnd"/>
      <w:r w:rsidRPr="00F72E0D">
        <w:rPr>
          <w:rFonts w:ascii="宋体" w:hAnsi="宋体" w:hint="eastAsia"/>
          <w:szCs w:val="21"/>
        </w:rPr>
        <w:t xml:space="preserve"> 电子工业出版社 2010 38-</w:t>
      </w:r>
      <w:r w:rsidRPr="00F72E0D">
        <w:rPr>
          <w:rFonts w:ascii="宋体" w:hAnsi="宋体"/>
          <w:szCs w:val="21"/>
        </w:rPr>
        <w:t>108</w:t>
      </w:r>
    </w:p>
    <w:p w14:paraId="01488C33" w14:textId="77777777"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6"/>
          <w:pgSz w:w="11906" w:h="16838"/>
          <w:pgMar w:top="1440" w:right="1800" w:bottom="1440" w:left="1800" w:header="851" w:footer="992" w:gutter="0"/>
          <w:cols w:space="720"/>
          <w:docGrid w:type="lines" w:linePitch="312"/>
        </w:sectPr>
      </w:pPr>
    </w:p>
    <w:p w14:paraId="57373E31"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f1"/>
        <w:adjustRightInd/>
        <w:snapToGrid/>
        <w:spacing w:before="0" w:after="0" w:line="240" w:lineRule="auto"/>
        <w:jc w:val="both"/>
        <w:rPr>
          <w:rFonts w:ascii="宋体" w:hAnsi="宋体"/>
        </w:rPr>
      </w:pPr>
    </w:p>
    <w:p w14:paraId="78B86B40" w14:textId="77777777" w:rsidR="00911ECC" w:rsidRDefault="00911ECC">
      <w:pPr>
        <w:pStyle w:val="af1"/>
        <w:adjustRightInd/>
        <w:snapToGrid/>
        <w:spacing w:before="0" w:after="0" w:line="240" w:lineRule="auto"/>
        <w:jc w:val="both"/>
        <w:rPr>
          <w:rFonts w:ascii="宋体" w:hAnsi="宋体"/>
        </w:rPr>
      </w:pPr>
    </w:p>
    <w:p w14:paraId="55F76F8F" w14:textId="3D5BB28F" w:rsidR="00EA12A4" w:rsidRPr="00E93A25" w:rsidRDefault="00EA12A4" w:rsidP="00E93A25">
      <w:pPr>
        <w:pStyle w:val="af2"/>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w:t>
      </w:r>
      <w:proofErr w:type="gramStart"/>
      <w:r w:rsidRPr="00E93A25">
        <w:rPr>
          <w:rFonts w:ascii="宋体" w:eastAsia="宋体" w:hAnsi="宋体" w:hint="eastAsia"/>
        </w:rPr>
        <w:t>仕</w:t>
      </w:r>
      <w:proofErr w:type="gramEnd"/>
      <w:r w:rsidRPr="00E93A25">
        <w:rPr>
          <w:rFonts w:ascii="宋体" w:eastAsia="宋体" w:hAnsi="宋体" w:hint="eastAsia"/>
        </w:rPr>
        <w:t>，吴老师从一开始审阅论文初稿到完成都付出了大量的宝贵</w:t>
      </w:r>
      <w:r w:rsidR="007C151F">
        <w:rPr>
          <w:rFonts w:ascii="宋体" w:eastAsia="宋体" w:hAnsi="宋体" w:hint="eastAsia"/>
        </w:rPr>
        <w:t>时间和心血，无论是从具体内容还是创新观点都给了我悉心的指导。在与</w:t>
      </w:r>
      <w:r w:rsidRPr="00E93A25">
        <w:rPr>
          <w:rFonts w:ascii="宋体" w:eastAsia="宋体" w:hAnsi="宋体" w:hint="eastAsia"/>
        </w:rPr>
        <w:t>吴老师学习</w:t>
      </w:r>
      <w:r w:rsidR="007C151F">
        <w:rPr>
          <w:rFonts w:ascii="宋体" w:eastAsia="宋体" w:hAnsi="宋体" w:hint="eastAsia"/>
        </w:rPr>
        <w:t>的过程中，增强了</w:t>
      </w:r>
      <w:r w:rsidRPr="00E93A25">
        <w:rPr>
          <w:rFonts w:ascii="宋体" w:eastAsia="宋体" w:hAnsi="宋体" w:hint="eastAsia"/>
        </w:rPr>
        <w:t>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af2"/>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0E43BB42" w:rsidR="00911ECC" w:rsidRPr="00E93A25" w:rsidRDefault="007C151F" w:rsidP="00E93A25">
      <w:pPr>
        <w:pStyle w:val="af2"/>
        <w:spacing w:before="0" w:beforeAutospacing="0" w:after="0" w:afterAutospacing="0"/>
        <w:jc w:val="both"/>
        <w:rPr>
          <w:rFonts w:ascii="宋体" w:eastAsia="宋体" w:hAnsi="宋体"/>
        </w:rPr>
      </w:pPr>
      <w:r>
        <w:rPr>
          <w:rFonts w:ascii="宋体" w:eastAsia="宋体" w:hAnsi="宋体" w:hint="eastAsia"/>
        </w:rPr>
        <w:t>时光飞逝岁月荏苒。当我回首往昔，那些</w:t>
      </w:r>
      <w:proofErr w:type="gramStart"/>
      <w:r>
        <w:rPr>
          <w:rFonts w:ascii="宋体" w:eastAsia="宋体" w:hAnsi="宋体" w:hint="eastAsia"/>
        </w:rPr>
        <w:t>在北邮的</w:t>
      </w:r>
      <w:proofErr w:type="gramEnd"/>
      <w:r>
        <w:rPr>
          <w:rFonts w:ascii="宋体" w:eastAsia="宋体" w:hAnsi="宋体" w:hint="eastAsia"/>
        </w:rPr>
        <w:t>上课的情形</w:t>
      </w:r>
      <w:r w:rsidR="00EA12A4" w:rsidRPr="00E93A25">
        <w:rPr>
          <w:rFonts w:ascii="宋体" w:eastAsia="宋体" w:hAnsi="宋体" w:hint="eastAsia"/>
        </w:rPr>
        <w:t>还历历在目，</w:t>
      </w:r>
      <w:proofErr w:type="gramStart"/>
      <w:r w:rsidR="00EA12A4" w:rsidRPr="00E93A25">
        <w:rPr>
          <w:rFonts w:ascii="宋体" w:eastAsia="宋体" w:hAnsi="宋体" w:hint="eastAsia"/>
        </w:rPr>
        <w:t>北邮的</w:t>
      </w:r>
      <w:proofErr w:type="gramEnd"/>
      <w:r w:rsidR="00EA12A4" w:rsidRPr="00E93A25">
        <w:rPr>
          <w:rFonts w:ascii="宋体" w:eastAsia="宋体" w:hAnsi="宋体" w:hint="eastAsia"/>
        </w:rPr>
        <w:t>班级、老师讲坛上的身影、同学的笑容、还有放学时走在校园里偶</w:t>
      </w:r>
      <w:proofErr w:type="gramStart"/>
      <w:r w:rsidR="00EA12A4" w:rsidRPr="00E93A25">
        <w:rPr>
          <w:rFonts w:ascii="宋体" w:eastAsia="宋体" w:hAnsi="宋体" w:hint="eastAsia"/>
        </w:rPr>
        <w:t>带文艺风</w:t>
      </w:r>
      <w:proofErr w:type="gramEnd"/>
      <w:r w:rsidR="00EA12A4" w:rsidRPr="00E93A25">
        <w:rPr>
          <w:rFonts w:ascii="宋体" w:eastAsia="宋体" w:hAnsi="宋体" w:hint="eastAsia"/>
        </w:rPr>
        <w:t>的音乐就像电影画面一样定格在脑海里。最后再次感谢</w:t>
      </w:r>
      <w:proofErr w:type="gramStart"/>
      <w:r w:rsidR="00EA12A4" w:rsidRPr="00E93A25">
        <w:rPr>
          <w:rFonts w:ascii="宋体" w:eastAsia="宋体" w:hAnsi="宋体" w:hint="eastAsia"/>
        </w:rPr>
        <w:t>北邮所有</w:t>
      </w:r>
      <w:proofErr w:type="gramEnd"/>
      <w:r w:rsidR="00EA12A4" w:rsidRPr="00E93A25">
        <w:rPr>
          <w:rFonts w:ascii="宋体" w:eastAsia="宋体" w:hAnsi="宋体" w:hint="eastAsia"/>
        </w:rPr>
        <w:t>老师和同学的陪伴和帮助，谢谢你们给了我研究生生活美好的回忆。</w:t>
      </w:r>
      <w:proofErr w:type="gramStart"/>
      <w:r w:rsidR="00EA12A4" w:rsidRPr="00E93A25">
        <w:rPr>
          <w:rFonts w:ascii="宋体" w:eastAsia="宋体" w:hAnsi="宋体" w:hint="eastAsia"/>
        </w:rPr>
        <w:t>祝愿北邮的</w:t>
      </w:r>
      <w:proofErr w:type="gramEnd"/>
      <w:r w:rsidR="00EA12A4" w:rsidRPr="00E93A25">
        <w:rPr>
          <w:rFonts w:ascii="宋体" w:eastAsia="宋体" w:hAnsi="宋体" w:hint="eastAsia"/>
        </w:rPr>
        <w:t>老师们，工作顺利，桃李满天下。祝愿同学们事业有成，前程似锦。</w:t>
      </w:r>
    </w:p>
    <w:p w14:paraId="2902C31B" w14:textId="77777777"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C02EBD" w14:textId="77777777" w:rsidR="000A073F" w:rsidRDefault="000A073F">
      <w:r>
        <w:separator/>
      </w:r>
    </w:p>
  </w:endnote>
  <w:endnote w:type="continuationSeparator" w:id="0">
    <w:p w14:paraId="11B6AE5A" w14:textId="77777777" w:rsidR="000A073F" w:rsidRDefault="000A0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altName w:val="宋体"/>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汉仪旗黑-55"/>
    <w:panose1 w:val="00000000000000000000"/>
    <w:charset w:val="86"/>
    <w:family w:val="roman"/>
    <w:notTrueType/>
    <w:pitch w:val="default"/>
  </w:font>
  <w:font w:name="楷体_GB2312">
    <w:altName w:val="楷体"/>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F9AA3" w14:textId="77777777" w:rsidR="000A073F" w:rsidRDefault="000A073F">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26AC3A1B" w14:textId="77777777" w:rsidR="000A073F" w:rsidRDefault="000A073F">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87956" w14:textId="77777777" w:rsidR="000A073F" w:rsidRDefault="000A073F">
    <w:pPr>
      <w:pStyle w:val="af"/>
      <w:framePr w:wrap="around" w:vAnchor="text" w:hAnchor="margin" w:xAlign="center" w:y="1"/>
      <w:rPr>
        <w:rStyle w:val="a7"/>
      </w:rPr>
    </w:pPr>
  </w:p>
  <w:p w14:paraId="00D3ABB7" w14:textId="77777777" w:rsidR="000A073F" w:rsidRDefault="000A073F">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CEB7A8" w14:textId="56055793" w:rsidR="000A073F" w:rsidRDefault="000A073F" w:rsidP="00A82CD4">
    <w:pPr>
      <w:pStyle w:val="af"/>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F6EB2" w14:textId="77777777" w:rsidR="000A073F" w:rsidRDefault="000A073F">
    <w:pPr>
      <w:pStyle w:val="af"/>
      <w:framePr w:wrap="around" w:vAnchor="text" w:hAnchor="margin" w:xAlign="center" w:y="1"/>
      <w:rPr>
        <w:rStyle w:val="a7"/>
      </w:rPr>
    </w:pPr>
  </w:p>
  <w:p w14:paraId="558650AB" w14:textId="77777777" w:rsidR="000A073F" w:rsidRDefault="000A073F" w:rsidP="00DC7DCE">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069451"/>
      <w:docPartObj>
        <w:docPartGallery w:val="Page Numbers (Bottom of Page)"/>
        <w:docPartUnique/>
      </w:docPartObj>
    </w:sdtPr>
    <w:sdtContent>
      <w:p w14:paraId="7AA046D4" w14:textId="6D4F7D93" w:rsidR="000A073F" w:rsidRDefault="000A073F" w:rsidP="00DC7DCE">
        <w:pPr>
          <w:pStyle w:val="af"/>
          <w:jc w:val="center"/>
        </w:pPr>
        <w:r>
          <w:fldChar w:fldCharType="begin"/>
        </w:r>
        <w:r>
          <w:instrText>PAGE   \* MERGEFORMAT</w:instrText>
        </w:r>
        <w:r>
          <w:fldChar w:fldCharType="separate"/>
        </w:r>
        <w:r w:rsidR="00E64961" w:rsidRPr="00E64961">
          <w:rPr>
            <w:noProof/>
            <w:lang w:val="zh-CN"/>
          </w:rPr>
          <w:t>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858366"/>
      <w:docPartObj>
        <w:docPartGallery w:val="Page Numbers (Bottom of Page)"/>
        <w:docPartUnique/>
      </w:docPartObj>
    </w:sdtPr>
    <w:sdtContent>
      <w:p w14:paraId="128A25AA" w14:textId="057038BB" w:rsidR="000A073F" w:rsidRDefault="000A073F" w:rsidP="00DC7DCE">
        <w:pPr>
          <w:pStyle w:val="af"/>
          <w:jc w:val="center"/>
        </w:pPr>
        <w:r>
          <w:fldChar w:fldCharType="begin"/>
        </w:r>
        <w:r>
          <w:instrText>PAGE   \* MERGEFORMAT</w:instrText>
        </w:r>
        <w:r>
          <w:fldChar w:fldCharType="separate"/>
        </w:r>
        <w:r w:rsidR="00E64961" w:rsidRPr="00E64961">
          <w:rPr>
            <w:noProof/>
            <w:lang w:val="zh-CN"/>
          </w:rP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3585759"/>
      <w:docPartObj>
        <w:docPartGallery w:val="Page Numbers (Bottom of Page)"/>
        <w:docPartUnique/>
      </w:docPartObj>
    </w:sdtPr>
    <w:sdtContent>
      <w:p w14:paraId="461631A1" w14:textId="2AF326B6" w:rsidR="000A073F" w:rsidRDefault="000A073F" w:rsidP="005F0AFE">
        <w:pPr>
          <w:pStyle w:val="af"/>
          <w:jc w:val="center"/>
        </w:pPr>
        <w:r>
          <w:fldChar w:fldCharType="begin"/>
        </w:r>
        <w:r>
          <w:instrText>PAGE   \* MERGEFORMAT</w:instrText>
        </w:r>
        <w:r>
          <w:fldChar w:fldCharType="separate"/>
        </w:r>
        <w:r w:rsidR="00E64961" w:rsidRPr="00E64961">
          <w:rPr>
            <w:noProof/>
            <w:lang w:val="zh-CN"/>
          </w:rPr>
          <w:t>48</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384358"/>
      <w:docPartObj>
        <w:docPartGallery w:val="Page Numbers (Bottom of Page)"/>
        <w:docPartUnique/>
      </w:docPartObj>
    </w:sdtPr>
    <w:sdtContent>
      <w:p w14:paraId="6C3BC9D2" w14:textId="2460FCEA" w:rsidR="000A073F" w:rsidRDefault="000A073F" w:rsidP="005F0AFE">
        <w:pPr>
          <w:pStyle w:val="af"/>
          <w:jc w:val="center"/>
        </w:pPr>
        <w:r>
          <w:fldChar w:fldCharType="begin"/>
        </w:r>
        <w:r>
          <w:instrText>PAGE   \* MERGEFORMAT</w:instrText>
        </w:r>
        <w:r>
          <w:fldChar w:fldCharType="separate"/>
        </w:r>
        <w:r w:rsidR="00E64961" w:rsidRPr="00E64961">
          <w:rPr>
            <w:noProof/>
            <w:lang w:val="zh-CN"/>
          </w:rPr>
          <w:t>3</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35375" w14:textId="7C5D8EE1" w:rsidR="000A073F" w:rsidRDefault="000A073F">
    <w:pPr>
      <w:pStyle w:val="af"/>
      <w:framePr w:wrap="around" w:vAnchor="text" w:hAnchor="margin" w:xAlign="center" w:y="1"/>
      <w:rPr>
        <w:rStyle w:val="a7"/>
      </w:rPr>
    </w:pPr>
    <w:r>
      <w:fldChar w:fldCharType="begin"/>
    </w:r>
    <w:r>
      <w:rPr>
        <w:rStyle w:val="a7"/>
      </w:rPr>
      <w:instrText xml:space="preserve">PAGE  </w:instrText>
    </w:r>
    <w:r>
      <w:fldChar w:fldCharType="separate"/>
    </w:r>
    <w:r w:rsidR="00E64961">
      <w:rPr>
        <w:rStyle w:val="a7"/>
        <w:noProof/>
      </w:rPr>
      <w:t>49</w:t>
    </w:r>
    <w:r>
      <w:fldChar w:fldCharType="end"/>
    </w:r>
  </w:p>
  <w:p w14:paraId="508597A7" w14:textId="77777777" w:rsidR="000A073F" w:rsidRDefault="000A073F"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5BC03" w14:textId="77777777" w:rsidR="000A073F" w:rsidRDefault="000A073F">
      <w:r>
        <w:separator/>
      </w:r>
    </w:p>
  </w:footnote>
  <w:footnote w:type="continuationSeparator" w:id="0">
    <w:p w14:paraId="68A5AFFE" w14:textId="77777777" w:rsidR="000A073F" w:rsidRDefault="000A07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02B16" w14:textId="55765BA8" w:rsidR="000A073F" w:rsidRDefault="000A073F">
    <w:pPr>
      <w:pStyle w:val="ae"/>
    </w:pPr>
    <w:r w:rsidRPr="00DC7DCE">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B102A" w14:textId="77777777" w:rsidR="000A073F" w:rsidRDefault="000A073F">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C6A3B" w14:textId="77777777" w:rsidR="000A073F" w:rsidRDefault="000A073F">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A1BD4" w14:textId="77777777" w:rsidR="000A073F" w:rsidRPr="004E10E2" w:rsidRDefault="000A073F"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5276D" w14:textId="77777777" w:rsidR="000A073F" w:rsidRPr="004E10E2" w:rsidRDefault="000A073F"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4D527" w14:textId="77777777" w:rsidR="000A073F" w:rsidRPr="004E10E2" w:rsidRDefault="000A073F" w:rsidP="004E10E2">
    <w:pPr>
      <w:pStyle w:val="ae"/>
    </w:pPr>
    <w:r w:rsidRPr="00E01A50">
      <w:rPr>
        <w:rFonts w:hint="eastAsia"/>
      </w:rPr>
      <w:t>第五章</w:t>
    </w:r>
    <w:r w:rsidRPr="00E01A50">
      <w:rPr>
        <w:rFonts w:hint="eastAsia"/>
      </w:rPr>
      <w:t xml:space="preserve"> </w:t>
    </w:r>
    <w:r w:rsidRPr="00E01A50">
      <w:rPr>
        <w:rFonts w:hint="eastAsia"/>
      </w:rPr>
      <w:t>工作</w:t>
    </w:r>
    <w:proofErr w:type="gramStart"/>
    <w:r w:rsidRPr="00E01A50">
      <w:rPr>
        <w:rFonts w:hint="eastAsia"/>
      </w:rPr>
      <w:t>圈功能</w:t>
    </w:r>
    <w:proofErr w:type="gramEnd"/>
    <w:r w:rsidRPr="00E01A50">
      <w:rPr>
        <w:rFonts w:hint="eastAsia"/>
      </w:rPr>
      <w:t>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F31FF" w14:textId="77777777" w:rsidR="000A073F" w:rsidRPr="004E10E2" w:rsidRDefault="000A073F"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E290E" w14:textId="77777777" w:rsidR="000A073F" w:rsidRPr="004E10E2" w:rsidRDefault="000A073F"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A6256E8"/>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8193"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073F"/>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2A90"/>
    <w:rsid w:val="001E300E"/>
    <w:rsid w:val="001F154F"/>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760F"/>
    <w:rsid w:val="00277CF0"/>
    <w:rsid w:val="0028164A"/>
    <w:rsid w:val="00281974"/>
    <w:rsid w:val="00281981"/>
    <w:rsid w:val="002825BF"/>
    <w:rsid w:val="002853F1"/>
    <w:rsid w:val="002863D9"/>
    <w:rsid w:val="00286853"/>
    <w:rsid w:val="0028759C"/>
    <w:rsid w:val="002876F0"/>
    <w:rsid w:val="00287707"/>
    <w:rsid w:val="00295DEE"/>
    <w:rsid w:val="002973BA"/>
    <w:rsid w:val="002A5AC6"/>
    <w:rsid w:val="002A7D31"/>
    <w:rsid w:val="002B0939"/>
    <w:rsid w:val="002B3260"/>
    <w:rsid w:val="002B6637"/>
    <w:rsid w:val="002B6ED4"/>
    <w:rsid w:val="002C2BC9"/>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6B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68D1"/>
    <w:rsid w:val="00397B18"/>
    <w:rsid w:val="003A07ED"/>
    <w:rsid w:val="003A0D42"/>
    <w:rsid w:val="003A31F3"/>
    <w:rsid w:val="003A34F0"/>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5409"/>
    <w:rsid w:val="004A6C77"/>
    <w:rsid w:val="004A7FDF"/>
    <w:rsid w:val="004B11B5"/>
    <w:rsid w:val="004B1F5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49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0D5"/>
    <w:rsid w:val="00586D8D"/>
    <w:rsid w:val="005877FF"/>
    <w:rsid w:val="00590D3F"/>
    <w:rsid w:val="0059372B"/>
    <w:rsid w:val="005949C0"/>
    <w:rsid w:val="0059592F"/>
    <w:rsid w:val="00596969"/>
    <w:rsid w:val="00597750"/>
    <w:rsid w:val="005A02FB"/>
    <w:rsid w:val="005A59A1"/>
    <w:rsid w:val="005B0838"/>
    <w:rsid w:val="005B2F2A"/>
    <w:rsid w:val="005B30AA"/>
    <w:rsid w:val="005B475E"/>
    <w:rsid w:val="005C2232"/>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0AFE"/>
    <w:rsid w:val="005F2EA4"/>
    <w:rsid w:val="005F5BA8"/>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87E6E"/>
    <w:rsid w:val="00690991"/>
    <w:rsid w:val="006A01BE"/>
    <w:rsid w:val="006A06B9"/>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406A"/>
    <w:rsid w:val="0074633D"/>
    <w:rsid w:val="00746483"/>
    <w:rsid w:val="0075188A"/>
    <w:rsid w:val="00752CED"/>
    <w:rsid w:val="00754755"/>
    <w:rsid w:val="00757936"/>
    <w:rsid w:val="0076247B"/>
    <w:rsid w:val="00763A8D"/>
    <w:rsid w:val="007644BA"/>
    <w:rsid w:val="00765856"/>
    <w:rsid w:val="0076745E"/>
    <w:rsid w:val="0076776F"/>
    <w:rsid w:val="00774222"/>
    <w:rsid w:val="007757D2"/>
    <w:rsid w:val="00780455"/>
    <w:rsid w:val="007838C8"/>
    <w:rsid w:val="00783CDB"/>
    <w:rsid w:val="007843EE"/>
    <w:rsid w:val="007851F5"/>
    <w:rsid w:val="00792440"/>
    <w:rsid w:val="00793B8D"/>
    <w:rsid w:val="0079466A"/>
    <w:rsid w:val="007A666F"/>
    <w:rsid w:val="007B660E"/>
    <w:rsid w:val="007C151F"/>
    <w:rsid w:val="007C2508"/>
    <w:rsid w:val="007C48DF"/>
    <w:rsid w:val="007C4F7B"/>
    <w:rsid w:val="007C71F1"/>
    <w:rsid w:val="007D08C1"/>
    <w:rsid w:val="007D2A55"/>
    <w:rsid w:val="007D541E"/>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3ECF"/>
    <w:rsid w:val="0083579A"/>
    <w:rsid w:val="0084080B"/>
    <w:rsid w:val="0084085E"/>
    <w:rsid w:val="00841847"/>
    <w:rsid w:val="00841BF8"/>
    <w:rsid w:val="0085069E"/>
    <w:rsid w:val="00852247"/>
    <w:rsid w:val="0085246F"/>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00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D6A"/>
    <w:rsid w:val="00A80E2F"/>
    <w:rsid w:val="00A824D8"/>
    <w:rsid w:val="00A82CD4"/>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2E30"/>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D70"/>
    <w:rsid w:val="00CF268D"/>
    <w:rsid w:val="00CF43F9"/>
    <w:rsid w:val="00D00826"/>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C7DCE"/>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4961"/>
    <w:rsid w:val="00E65501"/>
    <w:rsid w:val="00E703A6"/>
    <w:rsid w:val="00E70E2D"/>
    <w:rsid w:val="00E71D6D"/>
    <w:rsid w:val="00E74C2E"/>
    <w:rsid w:val="00E77A59"/>
    <w:rsid w:val="00E82E95"/>
    <w:rsid w:val="00E8301F"/>
    <w:rsid w:val="00E85E62"/>
    <w:rsid w:val="00E87E06"/>
    <w:rsid w:val="00E9197D"/>
    <w:rsid w:val="00E93A25"/>
    <w:rsid w:val="00E93E91"/>
    <w:rsid w:val="00E9573F"/>
    <w:rsid w:val="00E95A65"/>
    <w:rsid w:val="00E95D11"/>
    <w:rsid w:val="00EA12A4"/>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969"/>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9cbee0" strokecolor="#739cc3">
      <v:fill color="#9cbee0" color2="#bbd5f0" type="gradient">
        <o:fill v:ext="view" type="gradientUnscaled"/>
      </v:fill>
      <v:stroke color="#739cc3" weight="1.25pt"/>
    </o:shapedefaults>
    <o:shapelayout v:ext="edit">
      <o:idmap v:ext="edit" data="1"/>
      <o:rules v:ext="edit">
        <o:r id="V:Rule1" type="callout" idref="#AutoShape 7"/>
        <o:r id="V:Rule2" type="callout" idref="#AutoShape 7"/>
        <o:r id="V:Rule3" type="callout" idref="#AutoShape 7"/>
      </o:rules>
    </o:shapelayout>
  </w:shapeDefaults>
  <w:decimalSymbol w:val="."/>
  <w:listSeparator w:val=","/>
  <w14:docId w14:val="3BEBB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iPriority="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rPr>
      <w:kern w:val="2"/>
      <w:sz w:val="21"/>
    </w:rPr>
  </w:style>
  <w:style w:type="paragraph" w:styleId="1">
    <w:name w:val="heading 1"/>
    <w:basedOn w:val="a"/>
    <w:next w:val="a"/>
    <w:link w:val="1Char"/>
    <w:qFormat/>
    <w:rsid w:val="0090392B"/>
    <w:pPr>
      <w:keepNext/>
      <w:keepLines/>
      <w:spacing w:before="340" w:after="330" w:line="578" w:lineRule="auto"/>
      <w:ind w:firstLine="0"/>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tabs>
        <w:tab w:val="left" w:pos="709"/>
      </w:tabs>
      <w:ind w:firstLine="0"/>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2.xm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image" Target="media/image3.gif"/><Relationship Id="rId34" Type="http://schemas.openxmlformats.org/officeDocument/2006/relationships/image" Target="media/image9.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emf"/><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header" Target="header4.xml"/><Relationship Id="rId33" Type="http://schemas.openxmlformats.org/officeDocument/2006/relationships/oleObject" Target="embeddings/oleObject4.bin"/><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oleObject" Target="embeddings/oleObject2.bin"/><Relationship Id="rId41" Type="http://schemas.openxmlformats.org/officeDocument/2006/relationships/header" Target="header5.xm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8.emf"/><Relationship Id="rId37" Type="http://schemas.openxmlformats.org/officeDocument/2006/relationships/oleObject" Target="embeddings/oleObject6.bin"/><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oleObject" Target="embeddings/oleObject9.bin"/><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20.png"/><Relationship Id="rId57" Type="http://schemas.openxmlformats.org/officeDocument/2006/relationships/header" Target="header8.xml"/><Relationship Id="rId10" Type="http://schemas.openxmlformats.org/officeDocument/2006/relationships/image" Target="media/image2.png"/><Relationship Id="rId19" Type="http://schemas.openxmlformats.org/officeDocument/2006/relationships/footer" Target="footer7.xml"/><Relationship Id="rId31" Type="http://schemas.openxmlformats.org/officeDocument/2006/relationships/oleObject" Target="embeddings/oleObject3.bin"/><Relationship Id="rId44" Type="http://schemas.openxmlformats.org/officeDocument/2006/relationships/image" Target="media/image15.png"/><Relationship Id="rId52"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header" Target="header3.xml"/><Relationship Id="rId27" Type="http://schemas.openxmlformats.org/officeDocument/2006/relationships/oleObject" Target="embeddings/oleObject1.bin"/><Relationship Id="rId30" Type="http://schemas.openxmlformats.org/officeDocument/2006/relationships/image" Target="media/image7.emf"/><Relationship Id="rId35" Type="http://schemas.openxmlformats.org/officeDocument/2006/relationships/oleObject" Target="embeddings/oleObject5.bin"/><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oleObject" Target="embeddings/oleObject8.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7F63B-BDC5-44E0-9CA7-871197BCB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5761</TotalTime>
  <Pages>59</Pages>
  <Words>32910</Words>
  <Characters>15031</Characters>
  <Application>Microsoft Office Word</Application>
  <DocSecurity>0</DocSecurity>
  <PresentationFormat/>
  <Lines>125</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47846</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airwolf</cp:lastModifiedBy>
  <cp:revision>590</cp:revision>
  <dcterms:created xsi:type="dcterms:W3CDTF">2016-06-19T06:36:00Z</dcterms:created>
  <dcterms:modified xsi:type="dcterms:W3CDTF">2016-07-05T03:16:00Z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
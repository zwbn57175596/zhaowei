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rels" ContentType="application/vnd.openxmlformats-package.relationships+xml"/>
  <Default Extension="emf" ContentType="image/x-emf"/>
  <Default Extension="vsd" ContentType="application/vnd.visio"/>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黑体" w:eastAsia="黑体"/>
          <w:b/>
          <w:sz w:val="64"/>
          <w:szCs w:val="52"/>
        </w:rPr>
      </w:pPr>
      <w:r>
        <w:rPr>
          <w:rFonts w:ascii="黑体" w:eastAsia="黑体"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黑体" w:eastAsia="黑体"/>
          <w:b/>
          <w:sz w:val="52"/>
          <w:szCs w:val="52"/>
        </w:rPr>
      </w:pPr>
      <w:r>
        <w:rPr>
          <w:rFonts w:ascii="黑体" w:eastAsia="黑体" w:hint="eastAsia"/>
          <w:b/>
          <w:sz w:val="52"/>
          <w:szCs w:val="52"/>
        </w:rPr>
        <w:t xml:space="preserve">  </w:t>
      </w:r>
    </w:p>
    <w:p w14:paraId="2F42B0E7" w14:textId="77777777" w:rsidR="00911ECC" w:rsidRDefault="00911ECC"/>
    <w:p w14:paraId="2C896A88" w14:textId="72F4C7E5" w:rsidR="00911ECC" w:rsidRDefault="00911ECC" w:rsidP="00AA1B19">
      <w:pPr>
        <w:ind w:firstLineChars="300" w:firstLine="1080"/>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基于分布式开源技术下的企业移动协同办公服务的</w:t>
      </w:r>
      <w:r w:rsidR="0031444E">
        <w:rPr>
          <w:rFonts w:hint="eastAsia"/>
          <w:b/>
          <w:sz w:val="36"/>
          <w:szCs w:val="32"/>
        </w:rPr>
        <w:t>设计与</w:t>
      </w:r>
      <w:r w:rsidR="00501918" w:rsidRPr="00501918">
        <w:rPr>
          <w:rFonts w:hint="eastAsia"/>
          <w:b/>
          <w:sz w:val="36"/>
          <w:szCs w:val="32"/>
        </w:rPr>
        <w:t>实现</w:t>
      </w:r>
    </w:p>
    <w:p w14:paraId="2EC8AA5D" w14:textId="0FE3D418" w:rsidR="00911ECC" w:rsidRDefault="00911ECC" w:rsidP="00AA1B19">
      <w:pPr>
        <w:ind w:firstLineChars="495" w:firstLine="1584"/>
        <w:rPr>
          <w:b/>
          <w:sz w:val="32"/>
          <w:szCs w:val="32"/>
          <w:u w:val="single"/>
        </w:rPr>
      </w:pPr>
    </w:p>
    <w:p w14:paraId="633C8C26" w14:textId="77777777" w:rsidR="00911ECC" w:rsidRDefault="00911ECC"/>
    <w:p w14:paraId="24D969E5" w14:textId="1943E218" w:rsidR="00911ECC" w:rsidRDefault="00911ECC" w:rsidP="00AA1B19">
      <w:pPr>
        <w:ind w:firstLineChars="890" w:firstLine="249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rsidP="00AA1B19">
      <w:pPr>
        <w:ind w:firstLineChars="890" w:firstLine="249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rsidP="00AA1B19">
      <w:pPr>
        <w:ind w:firstLineChars="890" w:firstLine="249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rsidP="00AA1B19">
      <w:pPr>
        <w:ind w:firstLineChars="890" w:firstLine="249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rsidP="00AA1B19">
      <w:pPr>
        <w:ind w:firstLineChars="890" w:firstLine="249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rsidP="00AA1B19">
      <w:pPr>
        <w:ind w:firstLineChars="890" w:firstLine="2492"/>
        <w:rPr>
          <w:b/>
          <w:sz w:val="28"/>
          <w:szCs w:val="28"/>
          <w:u w:val="single"/>
        </w:rPr>
      </w:pPr>
    </w:p>
    <w:p w14:paraId="2A6E9BDD" w14:textId="300F0075" w:rsidR="00911ECC" w:rsidRDefault="00911ECC" w:rsidP="00AA1B19">
      <w:pPr>
        <w:ind w:firstLineChars="1490" w:firstLine="4172"/>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6909B605" w14:textId="77777777" w:rsidR="00911ECC" w:rsidRDefault="00911ECC">
      <w:pPr>
        <w:pStyle w:val="p0"/>
        <w:spacing w:line="400" w:lineRule="atLeast"/>
        <w:jc w:val="center"/>
        <w:rPr>
          <w:rFonts w:ascii="宋体" w:hAnsi="宋体"/>
          <w:sz w:val="24"/>
          <w:szCs w:val="24"/>
        </w:rPr>
      </w:pPr>
    </w:p>
    <w:p w14:paraId="3498DD6C"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宋体" w:hAnsi="宋体"/>
          <w:sz w:val="24"/>
          <w:szCs w:val="24"/>
        </w:rPr>
      </w:pPr>
    </w:p>
    <w:p w14:paraId="6A59F813" w14:textId="01CE0A6F"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BodyText"/>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E5D2A26" w:rsidR="00911ECC" w:rsidRDefault="00501918">
      <w:pPr>
        <w:spacing w:line="520" w:lineRule="exact"/>
        <w:jc w:val="center"/>
        <w:rPr>
          <w:bCs/>
          <w:sz w:val="32"/>
          <w:szCs w:val="36"/>
        </w:rPr>
      </w:pPr>
      <w:r w:rsidRPr="00501918">
        <w:rPr>
          <w:rFonts w:eastAsia="黑体" w:hint="eastAsia"/>
          <w:bCs/>
          <w:sz w:val="32"/>
          <w:szCs w:val="36"/>
        </w:rPr>
        <w:lastRenderedPageBreak/>
        <w:t>基于分布式开源技术下的企业移动协同办公服务的实现</w:t>
      </w:r>
    </w:p>
    <w:p w14:paraId="711A34E4" w14:textId="46A45FAC" w:rsidR="00911ECC" w:rsidRDefault="00911ECC">
      <w:pPr>
        <w:pStyle w:val="BodyTextIndent"/>
        <w:ind w:left="420" w:firstLine="0"/>
      </w:pPr>
    </w:p>
    <w:p w14:paraId="156C14BA" w14:textId="77777777" w:rsidR="00911ECC" w:rsidRDefault="00911ECC">
      <w:pPr>
        <w:pStyle w:val="BodyTextIndent"/>
        <w:ind w:firstLine="0"/>
        <w:jc w:val="center"/>
        <w:rPr>
          <w:rFonts w:ascii="黑体" w:eastAsia="黑体"/>
          <w:sz w:val="30"/>
        </w:rPr>
      </w:pPr>
      <w:r>
        <w:rPr>
          <w:rFonts w:ascii="黑体" w:eastAsia="黑体" w:hint="eastAsia"/>
          <w:sz w:val="30"/>
        </w:rPr>
        <w:t>摘 要</w:t>
      </w:r>
    </w:p>
    <w:p w14:paraId="6E63EDD2" w14:textId="77777777" w:rsidR="00911ECC" w:rsidRDefault="00911ECC">
      <w:pPr>
        <w:pStyle w:val="BodyTextIndent"/>
        <w:ind w:left="420" w:firstLine="0"/>
      </w:pPr>
    </w:p>
    <w:p w14:paraId="5CEE82D6" w14:textId="362D2ECE" w:rsidR="00757936" w:rsidRPr="00757936" w:rsidRDefault="00757936" w:rsidP="00757936">
      <w:pPr>
        <w:pStyle w:val="BodyTextIndent"/>
        <w:spacing w:line="400" w:lineRule="exact"/>
        <w:ind w:firstLine="573"/>
        <w:rPr>
          <w:sz w:val="28"/>
          <w:szCs w:val="28"/>
        </w:rPr>
      </w:pPr>
      <w:r w:rsidRPr="00757936">
        <w:rPr>
          <w:rFonts w:hint="eastAsia"/>
          <w:sz w:val="28"/>
          <w:szCs w:val="28"/>
        </w:rPr>
        <w:t>近几年，随着智能终端迅速的普及，移动互联网用户呈现爆炸式的增长。庞大的用户基数，对移动端软件的后台服务提出了新的调战。</w:t>
      </w:r>
      <w:r>
        <w:rPr>
          <w:rFonts w:hint="eastAsia"/>
          <w:sz w:val="28"/>
          <w:szCs w:val="28"/>
        </w:rPr>
        <w:t>眼下</w:t>
      </w:r>
      <w:r w:rsidR="00D2780D">
        <w:rPr>
          <w:rFonts w:hint="eastAsia"/>
          <w:sz w:val="28"/>
          <w:szCs w:val="28"/>
        </w:rPr>
        <w:t>用户沟通相关</w:t>
      </w:r>
      <w:r>
        <w:rPr>
          <w:rFonts w:hint="eastAsia"/>
          <w:sz w:val="28"/>
          <w:szCs w:val="28"/>
        </w:rPr>
        <w:t>的</w:t>
      </w:r>
      <w:r w:rsidR="00D2780D">
        <w:rPr>
          <w:rFonts w:hint="eastAsia"/>
          <w:sz w:val="28"/>
          <w:szCs w:val="28"/>
        </w:rPr>
        <w:t>APP中已有了微信、微博等巨头，市场趋于饱和。然而建立在移动互联网上的企业协同与自动化办公却还没有优秀的产品出现。</w:t>
      </w:r>
    </w:p>
    <w:p w14:paraId="451E437A" w14:textId="77777777" w:rsidR="00757936" w:rsidRPr="00757936" w:rsidRDefault="00757936" w:rsidP="00757936">
      <w:pPr>
        <w:pStyle w:val="BodyTextIndent"/>
        <w:spacing w:line="400" w:lineRule="exact"/>
        <w:ind w:firstLine="573"/>
        <w:rPr>
          <w:sz w:val="28"/>
          <w:szCs w:val="28"/>
        </w:rPr>
      </w:pPr>
      <w:r w:rsidRPr="00757936">
        <w:rPr>
          <w:rFonts w:hint="eastAsia"/>
          <w:sz w:val="28"/>
          <w:szCs w:val="28"/>
        </w:rPr>
        <w:t>之前的PC端的WEB服务，以SSH框架为主。用户从请求到业务处理再到数据持久化过程都被集成到了一个服务中。当在线用户数激增的时候，单点的服务很难保证满足大量的并发用户访问。跟据2/8原则，一个软件的业务，用户80%时间在使用其中20%的功能，所以一个服务并不是所有的业务都会需要很高的性能。过度集中化的框架，很难去跟据用户数变化去调整主要业务的性能。</w:t>
      </w:r>
    </w:p>
    <w:p w14:paraId="2F291A3D" w14:textId="77777777" w:rsidR="00757936" w:rsidRPr="00757936" w:rsidRDefault="00757936" w:rsidP="00757936">
      <w:pPr>
        <w:pStyle w:val="BodyTextIndent"/>
        <w:spacing w:line="400" w:lineRule="exact"/>
        <w:ind w:firstLine="573"/>
        <w:rPr>
          <w:sz w:val="28"/>
          <w:szCs w:val="28"/>
        </w:rPr>
      </w:pPr>
      <w:r w:rsidRPr="00757936">
        <w:rPr>
          <w:rFonts w:hint="eastAsia"/>
          <w:sz w:val="28"/>
          <w:szCs w:val="28"/>
        </w:rPr>
        <w:t>本文通过介绍分布式服务的思想，结合目前主流的开源社区提供的分布式中间件、服务等技术。设计一个简易的、快速上手的一个高性能分布式服务框架。</w:t>
      </w:r>
    </w:p>
    <w:p w14:paraId="56E0606A" w14:textId="368A9B4D" w:rsidR="00757936" w:rsidRDefault="00757936" w:rsidP="00757936">
      <w:pPr>
        <w:pStyle w:val="BodyTextIndent"/>
        <w:spacing w:line="400" w:lineRule="exact"/>
        <w:ind w:firstLine="573"/>
        <w:rPr>
          <w:sz w:val="28"/>
          <w:szCs w:val="28"/>
        </w:rPr>
      </w:pPr>
      <w:r w:rsidRPr="00757936">
        <w:rPr>
          <w:rFonts w:hint="eastAsia"/>
          <w:sz w:val="28"/>
          <w:szCs w:val="28"/>
        </w:rPr>
        <w:t>论文首先对国内外的分布式技术的发展现状分析。给出一些互联网前沿公司的优秀开源的分布式组件介绍。然后</w:t>
      </w:r>
      <w:r>
        <w:rPr>
          <w:rFonts w:hint="eastAsia"/>
          <w:sz w:val="28"/>
          <w:szCs w:val="28"/>
        </w:rPr>
        <w:t>对分布式的思想与特点进行系统性的阐述，结合作者在公司中一个</w:t>
      </w:r>
      <w:r w:rsidRPr="00757936">
        <w:rPr>
          <w:rFonts w:hint="eastAsia"/>
          <w:sz w:val="28"/>
          <w:szCs w:val="28"/>
        </w:rPr>
        <w:t>基于移动互联网的企业协同产品设计与开发，来详述如何通过这些分布式组件来搭建一个高可用、高性能且易于开发的分布式服务框架。</w:t>
      </w:r>
    </w:p>
    <w:p w14:paraId="598E0035" w14:textId="3586739E" w:rsidR="00911ECC" w:rsidRDefault="00757936" w:rsidP="00757936">
      <w:pPr>
        <w:pStyle w:val="BodyTextIndent"/>
        <w:spacing w:line="400" w:lineRule="exact"/>
        <w:ind w:firstLine="573"/>
        <w:rPr>
          <w:sz w:val="28"/>
          <w:szCs w:val="28"/>
        </w:rPr>
      </w:pPr>
      <w:r w:rsidRPr="00757936">
        <w:rPr>
          <w:rFonts w:hint="eastAsia"/>
          <w:sz w:val="28"/>
          <w:szCs w:val="28"/>
        </w:rPr>
        <w:t>本文给出的分布式系统框架，可以作为一个通用型的产品服务开发框架来参考或使用。</w:t>
      </w:r>
    </w:p>
    <w:p w14:paraId="37AACC38" w14:textId="77777777" w:rsidR="00911ECC" w:rsidRDefault="00911ECC">
      <w:pPr>
        <w:pStyle w:val="BodyTextIndent"/>
        <w:spacing w:line="400" w:lineRule="exact"/>
        <w:ind w:firstLine="573"/>
        <w:rPr>
          <w:sz w:val="28"/>
          <w:szCs w:val="28"/>
        </w:rPr>
      </w:pPr>
    </w:p>
    <w:p w14:paraId="2E694774" w14:textId="3B794811" w:rsidR="00911ECC" w:rsidRDefault="00911ECC">
      <w:pPr>
        <w:pStyle w:val="BodyTextIndent"/>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BodyTextIndent"/>
        <w:ind w:firstLine="0"/>
        <w:jc w:val="center"/>
        <w:rPr>
          <w:rFonts w:ascii="Times New Roman" w:hAnsi="Times New Roman"/>
          <w:sz w:val="32"/>
        </w:rPr>
      </w:pPr>
      <w:r>
        <w:rPr>
          <w:sz w:val="28"/>
        </w:rPr>
        <w:br w:type="page"/>
      </w:r>
      <w:r w:rsidR="0081642F">
        <w:rPr>
          <w:rFonts w:ascii="Times New Roman" w:hAnsi="Times New Roman"/>
          <w:sz w:val="32"/>
        </w:rPr>
        <w:lastRenderedPageBreak/>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rsidP="00626322">
      <w:pPr>
        <w:pStyle w:val="BodyTextIndent"/>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BodyTextIndent"/>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BodyTextIndent"/>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BodyTextIndent"/>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BodyTextIndent"/>
        <w:rPr>
          <w:rFonts w:ascii="Times New Roman" w:hAnsi="Times New Roman"/>
          <w:sz w:val="24"/>
        </w:rPr>
      </w:pPr>
      <w:r w:rsidRPr="0081642F">
        <w:rPr>
          <w:rFonts w:ascii="Times New Roman" w:hAnsi="Times New Roman"/>
          <w:sz w:val="24"/>
        </w:rPr>
        <w:t xml:space="preserve">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w:t>
      </w:r>
      <w:r w:rsidRPr="0081642F">
        <w:rPr>
          <w:rFonts w:ascii="Times New Roman" w:hAnsi="Times New Roman"/>
          <w:sz w:val="24"/>
        </w:rPr>
        <w:lastRenderedPageBreak/>
        <w:t>distributed service framework development.</w:t>
      </w:r>
    </w:p>
    <w:p w14:paraId="3A339FE8" w14:textId="6B8F8FB1" w:rsidR="00911ECC" w:rsidRPr="0081642F" w:rsidRDefault="0081642F" w:rsidP="0081642F">
      <w:pPr>
        <w:pStyle w:val="BodyTextIndent"/>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BodyTextIndent"/>
        <w:spacing w:line="240" w:lineRule="auto"/>
      </w:pPr>
    </w:p>
    <w:p w14:paraId="3C1A22BE" w14:textId="77777777" w:rsidR="00911ECC" w:rsidRDefault="00911ECC">
      <w:pPr>
        <w:pStyle w:val="BodyTextIndent"/>
        <w:spacing w:line="240" w:lineRule="auto"/>
      </w:pPr>
    </w:p>
    <w:p w14:paraId="51B39615" w14:textId="77777777" w:rsidR="00911ECC" w:rsidRDefault="00911ECC">
      <w:pPr>
        <w:pStyle w:val="BodyTextIndent"/>
        <w:spacing w:line="240" w:lineRule="auto"/>
      </w:pPr>
    </w:p>
    <w:p w14:paraId="78CBB0A1" w14:textId="2F98E5C5" w:rsidR="00911ECC" w:rsidRDefault="00911ECC" w:rsidP="00752CED">
      <w:pPr>
        <w:pStyle w:val="BodyTextIndent"/>
        <w:spacing w:line="240" w:lineRule="auto"/>
        <w:ind w:firstLine="0"/>
        <w:rPr>
          <w:sz w:val="24"/>
        </w:rPr>
        <w:sectPr w:rsidR="00911ECC">
          <w:footerReference w:type="default" r:id="rId12"/>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BodyTextIndent"/>
        <w:spacing w:line="240" w:lineRule="auto"/>
        <w:ind w:firstLine="0"/>
        <w:jc w:val="center"/>
        <w:rPr>
          <w:rFonts w:ascii="黑体" w:eastAsia="黑体"/>
          <w:sz w:val="32"/>
        </w:rPr>
      </w:pPr>
      <w:r>
        <w:rPr>
          <w:rFonts w:ascii="黑体" w:eastAsia="黑体" w:hint="eastAsia"/>
          <w:sz w:val="32"/>
        </w:rPr>
        <w:lastRenderedPageBreak/>
        <w:t>目  录</w:t>
      </w:r>
    </w:p>
    <w:p w14:paraId="01B479E6" w14:textId="0D439F72" w:rsidR="00911ECC" w:rsidRDefault="00911ECC">
      <w:pPr>
        <w:ind w:left="420"/>
        <w:rPr>
          <w:rFonts w:ascii="宋体" w:hAnsi="宋体"/>
        </w:rPr>
      </w:pPr>
    </w:p>
    <w:p w14:paraId="03B51FCF" w14:textId="77777777" w:rsidR="00911ECC" w:rsidRDefault="00911ECC">
      <w:pPr>
        <w:ind w:left="420"/>
        <w:rPr>
          <w:rFonts w:ascii="宋体" w:hAnsi="宋体"/>
        </w:rPr>
      </w:pPr>
    </w:p>
    <w:p w14:paraId="1787420F" w14:textId="5B7A2843" w:rsidR="0050278A" w:rsidRDefault="00911ECC">
      <w:pPr>
        <w:pStyle w:val="TOC1"/>
        <w:tabs>
          <w:tab w:val="right" w:leader="dot" w:pos="8296"/>
        </w:tabs>
        <w:rPr>
          <w:rFonts w:asciiTheme="minorHAnsi" w:eastAsiaTheme="minorEastAsia" w:hAnsiTheme="minorHAnsi" w:cstheme="minorBidi"/>
          <w:b w:val="0"/>
          <w:bCs w:val="0"/>
          <w:caps w:val="0"/>
          <w:noProof/>
          <w:kern w:val="0"/>
          <w:sz w:val="22"/>
          <w:szCs w:val="22"/>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1011669" w:history="1">
        <w:r w:rsidR="0050278A" w:rsidRPr="00230F1F">
          <w:rPr>
            <w:rStyle w:val="Hyperlink"/>
            <w:rFonts w:eastAsia="黑体" w:hint="eastAsia"/>
            <w:noProof/>
          </w:rPr>
          <w:t>第一章</w:t>
        </w:r>
        <w:r w:rsidR="0050278A" w:rsidRPr="00230F1F">
          <w:rPr>
            <w:rStyle w:val="Hyperlink"/>
            <w:rFonts w:eastAsia="黑体"/>
            <w:noProof/>
          </w:rPr>
          <w:t xml:space="preserve"> </w:t>
        </w:r>
        <w:r w:rsidR="0050278A" w:rsidRPr="00230F1F">
          <w:rPr>
            <w:rStyle w:val="Hyperlink"/>
            <w:rFonts w:eastAsia="黑体" w:hint="eastAsia"/>
            <w:noProof/>
          </w:rPr>
          <w:t>引言</w:t>
        </w:r>
        <w:r w:rsidR="0050278A">
          <w:rPr>
            <w:noProof/>
            <w:webHidden/>
          </w:rPr>
          <w:tab/>
        </w:r>
        <w:r w:rsidR="0050278A">
          <w:rPr>
            <w:noProof/>
            <w:webHidden/>
          </w:rPr>
          <w:fldChar w:fldCharType="begin"/>
        </w:r>
        <w:r w:rsidR="0050278A">
          <w:rPr>
            <w:noProof/>
            <w:webHidden/>
          </w:rPr>
          <w:instrText xml:space="preserve"> PAGEREF _Toc451011669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FDEC10" w14:textId="76470347"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0" w:history="1">
        <w:r w:rsidR="0050278A" w:rsidRPr="00230F1F">
          <w:rPr>
            <w:rStyle w:val="Hyperlink"/>
            <w:rFonts w:ascii="黑体"/>
            <w:noProof/>
          </w:rPr>
          <w:t>1.1</w:t>
        </w:r>
        <w:r w:rsidR="0050278A">
          <w:rPr>
            <w:rFonts w:asciiTheme="minorHAnsi" w:eastAsiaTheme="minorEastAsia" w:hAnsiTheme="minorHAnsi" w:cstheme="minorBidi"/>
            <w:smallCaps w:val="0"/>
            <w:noProof/>
            <w:kern w:val="0"/>
            <w:sz w:val="22"/>
            <w:szCs w:val="22"/>
          </w:rPr>
          <w:tab/>
        </w:r>
        <w:r w:rsidR="0050278A" w:rsidRPr="00230F1F">
          <w:rPr>
            <w:rStyle w:val="Hyperlink"/>
            <w:rFonts w:ascii="黑体" w:hint="eastAsia"/>
            <w:noProof/>
          </w:rPr>
          <w:t>背景</w:t>
        </w:r>
        <w:r w:rsidR="0050278A">
          <w:rPr>
            <w:noProof/>
            <w:webHidden/>
          </w:rPr>
          <w:tab/>
        </w:r>
        <w:r w:rsidR="0050278A">
          <w:rPr>
            <w:noProof/>
            <w:webHidden/>
          </w:rPr>
          <w:fldChar w:fldCharType="begin"/>
        </w:r>
        <w:r w:rsidR="0050278A">
          <w:rPr>
            <w:noProof/>
            <w:webHidden/>
          </w:rPr>
          <w:instrText xml:space="preserve"> PAGEREF _Toc451011670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560342" w14:textId="1632E5A5"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1" w:history="1">
        <w:r w:rsidR="0050278A" w:rsidRPr="00230F1F">
          <w:rPr>
            <w:rStyle w:val="Hyperlink"/>
            <w:rFonts w:ascii="黑体"/>
            <w:noProof/>
          </w:rPr>
          <w:t>1.2</w:t>
        </w:r>
        <w:r w:rsidR="0050278A">
          <w:rPr>
            <w:rFonts w:asciiTheme="minorHAnsi" w:eastAsiaTheme="minorEastAsia" w:hAnsiTheme="minorHAnsi" w:cstheme="minorBidi"/>
            <w:smallCaps w:val="0"/>
            <w:noProof/>
            <w:kern w:val="0"/>
            <w:sz w:val="22"/>
            <w:szCs w:val="22"/>
          </w:rPr>
          <w:tab/>
        </w:r>
        <w:r w:rsidR="0050278A" w:rsidRPr="00230F1F">
          <w:rPr>
            <w:rStyle w:val="Hyperlink"/>
            <w:rFonts w:ascii="黑体" w:hint="eastAsia"/>
            <w:noProof/>
          </w:rPr>
          <w:t>课题任务</w:t>
        </w:r>
        <w:r w:rsidR="0050278A">
          <w:rPr>
            <w:noProof/>
            <w:webHidden/>
          </w:rPr>
          <w:tab/>
        </w:r>
        <w:r w:rsidR="0050278A">
          <w:rPr>
            <w:noProof/>
            <w:webHidden/>
          </w:rPr>
          <w:fldChar w:fldCharType="begin"/>
        </w:r>
        <w:r w:rsidR="0050278A">
          <w:rPr>
            <w:noProof/>
            <w:webHidden/>
          </w:rPr>
          <w:instrText xml:space="preserve"> PAGEREF _Toc451011671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10C7CA41" w14:textId="42E35490" w:rsidR="0050278A" w:rsidRDefault="00D35510">
      <w:pPr>
        <w:pStyle w:val="TOC3"/>
        <w:tabs>
          <w:tab w:val="right" w:leader="dot" w:pos="8296"/>
        </w:tabs>
        <w:rPr>
          <w:rFonts w:asciiTheme="minorHAnsi" w:eastAsiaTheme="minorEastAsia" w:hAnsiTheme="minorHAnsi" w:cstheme="minorBidi"/>
          <w:i w:val="0"/>
          <w:iCs w:val="0"/>
          <w:noProof/>
          <w:kern w:val="0"/>
          <w:sz w:val="22"/>
          <w:szCs w:val="22"/>
        </w:rPr>
      </w:pPr>
      <w:hyperlink w:anchor="_Toc451011672" w:history="1">
        <w:r w:rsidR="0050278A" w:rsidRPr="00230F1F">
          <w:rPr>
            <w:rStyle w:val="Hyperlink"/>
            <w:rFonts w:ascii="黑体"/>
            <w:noProof/>
          </w:rPr>
          <w:t xml:space="preserve">1.2.1 </w:t>
        </w:r>
        <w:r w:rsidR="0050278A" w:rsidRPr="00230F1F">
          <w:rPr>
            <w:rStyle w:val="Hyperlink"/>
            <w:rFonts w:ascii="黑体" w:hint="eastAsia"/>
            <w:noProof/>
          </w:rPr>
          <w:t>课题内容</w:t>
        </w:r>
        <w:r w:rsidR="0050278A">
          <w:rPr>
            <w:noProof/>
            <w:webHidden/>
          </w:rPr>
          <w:tab/>
        </w:r>
        <w:r w:rsidR="0050278A">
          <w:rPr>
            <w:noProof/>
            <w:webHidden/>
          </w:rPr>
          <w:fldChar w:fldCharType="begin"/>
        </w:r>
        <w:r w:rsidR="0050278A">
          <w:rPr>
            <w:noProof/>
            <w:webHidden/>
          </w:rPr>
          <w:instrText xml:space="preserve"> PAGEREF _Toc451011672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5BA6D9D5" w14:textId="5E624CD2" w:rsidR="0050278A" w:rsidRDefault="00D35510">
      <w:pPr>
        <w:pStyle w:val="TOC3"/>
        <w:tabs>
          <w:tab w:val="right" w:leader="dot" w:pos="8296"/>
        </w:tabs>
        <w:rPr>
          <w:rFonts w:asciiTheme="minorHAnsi" w:eastAsiaTheme="minorEastAsia" w:hAnsiTheme="minorHAnsi" w:cstheme="minorBidi"/>
          <w:i w:val="0"/>
          <w:iCs w:val="0"/>
          <w:noProof/>
          <w:kern w:val="0"/>
          <w:sz w:val="22"/>
          <w:szCs w:val="22"/>
        </w:rPr>
      </w:pPr>
      <w:hyperlink w:anchor="_Toc451011673" w:history="1">
        <w:r w:rsidR="0050278A" w:rsidRPr="00230F1F">
          <w:rPr>
            <w:rStyle w:val="Hyperlink"/>
            <w:rFonts w:ascii="黑体"/>
            <w:noProof/>
          </w:rPr>
          <w:t xml:space="preserve">1.2.2 </w:t>
        </w:r>
        <w:r w:rsidR="0050278A" w:rsidRPr="00230F1F">
          <w:rPr>
            <w:rStyle w:val="Hyperlink"/>
            <w:rFonts w:ascii="黑体" w:hint="eastAsia"/>
            <w:noProof/>
          </w:rPr>
          <w:t>本人承担任务</w:t>
        </w:r>
        <w:r w:rsidR="0050278A">
          <w:rPr>
            <w:noProof/>
            <w:webHidden/>
          </w:rPr>
          <w:tab/>
        </w:r>
        <w:r w:rsidR="0050278A">
          <w:rPr>
            <w:noProof/>
            <w:webHidden/>
          </w:rPr>
          <w:fldChar w:fldCharType="begin"/>
        </w:r>
        <w:r w:rsidR="0050278A">
          <w:rPr>
            <w:noProof/>
            <w:webHidden/>
          </w:rPr>
          <w:instrText xml:space="preserve"> PAGEREF _Toc451011673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AFF9F64" w14:textId="3BB5B7AE"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4" w:history="1">
        <w:r w:rsidR="0050278A" w:rsidRPr="00230F1F">
          <w:rPr>
            <w:rStyle w:val="Hyperlink"/>
            <w:rFonts w:ascii="黑体"/>
            <w:noProof/>
          </w:rPr>
          <w:t>1.3</w:t>
        </w:r>
        <w:r w:rsidR="0050278A">
          <w:rPr>
            <w:rFonts w:asciiTheme="minorHAnsi" w:eastAsiaTheme="minorEastAsia" w:hAnsiTheme="minorHAnsi" w:cstheme="minorBidi"/>
            <w:smallCaps w:val="0"/>
            <w:noProof/>
            <w:kern w:val="0"/>
            <w:sz w:val="22"/>
            <w:szCs w:val="22"/>
          </w:rPr>
          <w:tab/>
        </w:r>
        <w:r w:rsidR="0050278A" w:rsidRPr="00230F1F">
          <w:rPr>
            <w:rStyle w:val="Hyperlink"/>
            <w:rFonts w:ascii="黑体" w:hint="eastAsia"/>
            <w:noProof/>
          </w:rPr>
          <w:t>论文结构</w:t>
        </w:r>
        <w:r w:rsidR="0050278A">
          <w:rPr>
            <w:noProof/>
            <w:webHidden/>
          </w:rPr>
          <w:tab/>
        </w:r>
        <w:r w:rsidR="0050278A">
          <w:rPr>
            <w:noProof/>
            <w:webHidden/>
          </w:rPr>
          <w:fldChar w:fldCharType="begin"/>
        </w:r>
        <w:r w:rsidR="0050278A">
          <w:rPr>
            <w:noProof/>
            <w:webHidden/>
          </w:rPr>
          <w:instrText xml:space="preserve"> PAGEREF _Toc451011674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B927F18" w14:textId="0E20400F" w:rsidR="0050278A" w:rsidRDefault="00D35510">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75" w:history="1">
        <w:r w:rsidR="0050278A" w:rsidRPr="00230F1F">
          <w:rPr>
            <w:rStyle w:val="Hyperlink"/>
            <w:rFonts w:ascii="黑体" w:eastAsia="黑体" w:hint="eastAsia"/>
            <w:noProof/>
          </w:rPr>
          <w:t>第二章</w:t>
        </w:r>
        <w:r w:rsidR="0050278A" w:rsidRPr="00230F1F">
          <w:rPr>
            <w:rStyle w:val="Hyperlink"/>
            <w:rFonts w:ascii="黑体" w:eastAsia="黑体"/>
            <w:noProof/>
          </w:rPr>
          <w:t xml:space="preserve"> </w:t>
        </w:r>
        <w:r w:rsidR="0050278A" w:rsidRPr="00230F1F">
          <w:rPr>
            <w:rStyle w:val="Hyperlink"/>
            <w:rFonts w:ascii="黑体" w:eastAsia="黑体" w:hint="eastAsia"/>
            <w:noProof/>
          </w:rPr>
          <w:t>关键技术介绍</w:t>
        </w:r>
        <w:r w:rsidR="0050278A">
          <w:rPr>
            <w:noProof/>
            <w:webHidden/>
          </w:rPr>
          <w:tab/>
        </w:r>
        <w:r w:rsidR="0050278A">
          <w:rPr>
            <w:noProof/>
            <w:webHidden/>
          </w:rPr>
          <w:fldChar w:fldCharType="begin"/>
        </w:r>
        <w:r w:rsidR="0050278A">
          <w:rPr>
            <w:noProof/>
            <w:webHidden/>
          </w:rPr>
          <w:instrText xml:space="preserve"> PAGEREF _Toc451011675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2E22854D" w14:textId="1B561D86"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6" w:history="1">
        <w:r w:rsidR="0050278A" w:rsidRPr="00230F1F">
          <w:rPr>
            <w:rStyle w:val="Hyperlink"/>
            <w:noProof/>
          </w:rPr>
          <w:t>2.1</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Thrift — RPC Framework</w:t>
        </w:r>
        <w:r w:rsidR="0050278A">
          <w:rPr>
            <w:noProof/>
            <w:webHidden/>
          </w:rPr>
          <w:tab/>
        </w:r>
        <w:r w:rsidR="0050278A">
          <w:rPr>
            <w:noProof/>
            <w:webHidden/>
          </w:rPr>
          <w:fldChar w:fldCharType="begin"/>
        </w:r>
        <w:r w:rsidR="0050278A">
          <w:rPr>
            <w:noProof/>
            <w:webHidden/>
          </w:rPr>
          <w:instrText xml:space="preserve"> PAGEREF _Toc451011676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D609CAE" w14:textId="3129B027"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7" w:history="1">
        <w:r w:rsidR="0050278A" w:rsidRPr="00230F1F">
          <w:rPr>
            <w:rStyle w:val="Hyperlink"/>
            <w:rFonts w:ascii="黑体"/>
            <w:noProof/>
          </w:rPr>
          <w:t>2.2</w:t>
        </w:r>
        <w:r w:rsidR="0050278A">
          <w:rPr>
            <w:rFonts w:asciiTheme="minorHAnsi" w:eastAsiaTheme="minorEastAsia" w:hAnsiTheme="minorHAnsi" w:cstheme="minorBidi"/>
            <w:smallCaps w:val="0"/>
            <w:noProof/>
            <w:kern w:val="0"/>
            <w:sz w:val="22"/>
            <w:szCs w:val="22"/>
          </w:rPr>
          <w:tab/>
        </w:r>
        <w:r w:rsidR="0050278A" w:rsidRPr="00230F1F">
          <w:rPr>
            <w:rStyle w:val="Hyperlink"/>
            <w:rFonts w:ascii="黑体" w:hint="eastAsia"/>
            <w:noProof/>
          </w:rPr>
          <w:t>分布式服务框架</w:t>
        </w:r>
        <w:r w:rsidR="0050278A" w:rsidRPr="00230F1F">
          <w:rPr>
            <w:rStyle w:val="Hyperlink"/>
            <w:rFonts w:ascii="黑体"/>
            <w:noProof/>
          </w:rPr>
          <w:t xml:space="preserve"> Zookeeper</w:t>
        </w:r>
        <w:r w:rsidR="0050278A">
          <w:rPr>
            <w:noProof/>
            <w:webHidden/>
          </w:rPr>
          <w:tab/>
        </w:r>
        <w:r w:rsidR="0050278A">
          <w:rPr>
            <w:noProof/>
            <w:webHidden/>
          </w:rPr>
          <w:fldChar w:fldCharType="begin"/>
        </w:r>
        <w:r w:rsidR="0050278A">
          <w:rPr>
            <w:noProof/>
            <w:webHidden/>
          </w:rPr>
          <w:instrText xml:space="preserve"> PAGEREF _Toc451011677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E67CAE0" w14:textId="40154B27"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8" w:history="1">
        <w:r w:rsidR="0050278A" w:rsidRPr="00230F1F">
          <w:rPr>
            <w:rStyle w:val="Hyperlink"/>
            <w:rFonts w:ascii="黑体"/>
            <w:noProof/>
          </w:rPr>
          <w:t>2.3</w:t>
        </w:r>
        <w:r w:rsidR="0050278A">
          <w:rPr>
            <w:rFonts w:asciiTheme="minorHAnsi" w:eastAsiaTheme="minorEastAsia" w:hAnsiTheme="minorHAnsi" w:cstheme="minorBidi"/>
            <w:smallCaps w:val="0"/>
            <w:noProof/>
            <w:kern w:val="0"/>
            <w:sz w:val="22"/>
            <w:szCs w:val="22"/>
          </w:rPr>
          <w:tab/>
        </w:r>
        <w:r w:rsidR="0050278A" w:rsidRPr="00230F1F">
          <w:rPr>
            <w:rStyle w:val="Hyperlink"/>
            <w:rFonts w:ascii="黑体" w:hint="eastAsia"/>
            <w:noProof/>
          </w:rPr>
          <w:t>服务器缓存服务</w:t>
        </w:r>
        <w:r w:rsidR="0050278A" w:rsidRPr="00230F1F">
          <w:rPr>
            <w:rStyle w:val="Hyperlink"/>
            <w:rFonts w:ascii="黑体"/>
            <w:noProof/>
          </w:rPr>
          <w:t xml:space="preserve">  Redis</w:t>
        </w:r>
        <w:r w:rsidR="0050278A">
          <w:rPr>
            <w:noProof/>
            <w:webHidden/>
          </w:rPr>
          <w:tab/>
        </w:r>
        <w:r w:rsidR="0050278A">
          <w:rPr>
            <w:noProof/>
            <w:webHidden/>
          </w:rPr>
          <w:fldChar w:fldCharType="begin"/>
        </w:r>
        <w:r w:rsidR="0050278A">
          <w:rPr>
            <w:noProof/>
            <w:webHidden/>
          </w:rPr>
          <w:instrText xml:space="preserve"> PAGEREF _Toc451011678 \h </w:instrText>
        </w:r>
        <w:r w:rsidR="0050278A">
          <w:rPr>
            <w:noProof/>
            <w:webHidden/>
          </w:rPr>
        </w:r>
        <w:r w:rsidR="0050278A">
          <w:rPr>
            <w:noProof/>
            <w:webHidden/>
          </w:rPr>
          <w:fldChar w:fldCharType="separate"/>
        </w:r>
        <w:r w:rsidR="0050278A">
          <w:rPr>
            <w:noProof/>
            <w:webHidden/>
          </w:rPr>
          <w:t>5</w:t>
        </w:r>
        <w:r w:rsidR="0050278A">
          <w:rPr>
            <w:noProof/>
            <w:webHidden/>
          </w:rPr>
          <w:fldChar w:fldCharType="end"/>
        </w:r>
      </w:hyperlink>
    </w:p>
    <w:p w14:paraId="6EDEE364" w14:textId="04CBE724"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79" w:history="1">
        <w:r w:rsidR="0050278A" w:rsidRPr="00230F1F">
          <w:rPr>
            <w:rStyle w:val="Hyperlink"/>
            <w:noProof/>
          </w:rPr>
          <w:t>2.4</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NoSql</w:t>
        </w:r>
        <w:r w:rsidR="0050278A" w:rsidRPr="00230F1F">
          <w:rPr>
            <w:rStyle w:val="Hyperlink"/>
            <w:rFonts w:hint="eastAsia"/>
            <w:noProof/>
          </w:rPr>
          <w:t>数据库</w:t>
        </w:r>
        <w:r w:rsidR="0050278A" w:rsidRPr="00230F1F">
          <w:rPr>
            <w:rStyle w:val="Hyperlink"/>
            <w:noProof/>
          </w:rPr>
          <w:t xml:space="preserve"> MongoDB</w:t>
        </w:r>
        <w:r w:rsidR="0050278A">
          <w:rPr>
            <w:noProof/>
            <w:webHidden/>
          </w:rPr>
          <w:tab/>
        </w:r>
        <w:r w:rsidR="0050278A">
          <w:rPr>
            <w:noProof/>
            <w:webHidden/>
          </w:rPr>
          <w:fldChar w:fldCharType="begin"/>
        </w:r>
        <w:r w:rsidR="0050278A">
          <w:rPr>
            <w:noProof/>
            <w:webHidden/>
          </w:rPr>
          <w:instrText xml:space="preserve"> PAGEREF _Toc451011679 \h </w:instrText>
        </w:r>
        <w:r w:rsidR="0050278A">
          <w:rPr>
            <w:noProof/>
            <w:webHidden/>
          </w:rPr>
        </w:r>
        <w:r w:rsidR="0050278A">
          <w:rPr>
            <w:noProof/>
            <w:webHidden/>
          </w:rPr>
          <w:fldChar w:fldCharType="separate"/>
        </w:r>
        <w:r w:rsidR="0050278A">
          <w:rPr>
            <w:noProof/>
            <w:webHidden/>
          </w:rPr>
          <w:t>6</w:t>
        </w:r>
        <w:r w:rsidR="0050278A">
          <w:rPr>
            <w:noProof/>
            <w:webHidden/>
          </w:rPr>
          <w:fldChar w:fldCharType="end"/>
        </w:r>
      </w:hyperlink>
    </w:p>
    <w:p w14:paraId="77C66272" w14:textId="4321C98B"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0" w:history="1">
        <w:r w:rsidR="0050278A" w:rsidRPr="00230F1F">
          <w:rPr>
            <w:rStyle w:val="Hyperlink"/>
            <w:noProof/>
          </w:rPr>
          <w:t>2.5</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_Toc451011680 \h </w:instrText>
        </w:r>
        <w:r w:rsidR="0050278A">
          <w:rPr>
            <w:noProof/>
            <w:webHidden/>
          </w:rPr>
        </w:r>
        <w:r w:rsidR="0050278A">
          <w:rPr>
            <w:noProof/>
            <w:webHidden/>
          </w:rPr>
          <w:fldChar w:fldCharType="separate"/>
        </w:r>
        <w:r w:rsidR="0050278A">
          <w:rPr>
            <w:noProof/>
            <w:webHidden/>
          </w:rPr>
          <w:t>7</w:t>
        </w:r>
        <w:r w:rsidR="0050278A">
          <w:rPr>
            <w:noProof/>
            <w:webHidden/>
          </w:rPr>
          <w:fldChar w:fldCharType="end"/>
        </w:r>
      </w:hyperlink>
    </w:p>
    <w:p w14:paraId="10BB97A4" w14:textId="5188CDF3" w:rsidR="0050278A" w:rsidRDefault="00D35510">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81" w:history="1">
        <w:r w:rsidR="0050278A" w:rsidRPr="00230F1F">
          <w:rPr>
            <w:rStyle w:val="Hyperlink"/>
            <w:rFonts w:ascii="黑体" w:eastAsia="黑体" w:hint="eastAsia"/>
            <w:noProof/>
          </w:rPr>
          <w:t>第三章</w:t>
        </w:r>
        <w:r w:rsidR="0050278A" w:rsidRPr="00230F1F">
          <w:rPr>
            <w:rStyle w:val="Hyperlink"/>
            <w:rFonts w:ascii="黑体" w:eastAsia="黑体"/>
            <w:noProof/>
          </w:rPr>
          <w:t xml:space="preserve"> </w:t>
        </w:r>
        <w:r w:rsidR="0050278A" w:rsidRPr="00230F1F">
          <w:rPr>
            <w:rStyle w:val="Hyperlink"/>
            <w:rFonts w:ascii="黑体" w:eastAsia="黑体" w:hint="eastAsia"/>
            <w:noProof/>
          </w:rPr>
          <w:t>分布式系统介绍</w:t>
        </w:r>
        <w:r w:rsidR="0050278A">
          <w:rPr>
            <w:noProof/>
            <w:webHidden/>
          </w:rPr>
          <w:tab/>
        </w:r>
        <w:r w:rsidR="0050278A">
          <w:rPr>
            <w:noProof/>
            <w:webHidden/>
          </w:rPr>
          <w:fldChar w:fldCharType="begin"/>
        </w:r>
        <w:r w:rsidR="0050278A">
          <w:rPr>
            <w:noProof/>
            <w:webHidden/>
          </w:rPr>
          <w:instrText xml:space="preserve"> PAGEREF _Toc451011681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07B53B89" w14:textId="6166E61A"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2" w:history="1">
        <w:r w:rsidR="0050278A" w:rsidRPr="00230F1F">
          <w:rPr>
            <w:rStyle w:val="Hyperlink"/>
            <w:noProof/>
          </w:rPr>
          <w:t>3.1</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分布式系统的定义</w:t>
        </w:r>
        <w:r w:rsidR="0050278A">
          <w:rPr>
            <w:noProof/>
            <w:webHidden/>
          </w:rPr>
          <w:tab/>
        </w:r>
        <w:r w:rsidR="0050278A">
          <w:rPr>
            <w:noProof/>
            <w:webHidden/>
          </w:rPr>
          <w:fldChar w:fldCharType="begin"/>
        </w:r>
        <w:r w:rsidR="0050278A">
          <w:rPr>
            <w:noProof/>
            <w:webHidden/>
          </w:rPr>
          <w:instrText xml:space="preserve"> PAGEREF _Toc451011682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4EB998C9" w14:textId="209A1410"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3" w:history="1">
        <w:r w:rsidR="0050278A" w:rsidRPr="00230F1F">
          <w:rPr>
            <w:rStyle w:val="Hyperlink"/>
            <w:noProof/>
          </w:rPr>
          <w:t>3.2</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CAP</w:t>
        </w:r>
        <w:r w:rsidR="0050278A" w:rsidRPr="00230F1F">
          <w:rPr>
            <w:rStyle w:val="Hyperlink"/>
            <w:rFonts w:hint="eastAsia"/>
            <w:noProof/>
          </w:rPr>
          <w:t>定律</w:t>
        </w:r>
        <w:r w:rsidR="0050278A">
          <w:rPr>
            <w:noProof/>
            <w:webHidden/>
          </w:rPr>
          <w:tab/>
        </w:r>
        <w:r w:rsidR="0050278A">
          <w:rPr>
            <w:noProof/>
            <w:webHidden/>
          </w:rPr>
          <w:fldChar w:fldCharType="begin"/>
        </w:r>
        <w:r w:rsidR="0050278A">
          <w:rPr>
            <w:noProof/>
            <w:webHidden/>
          </w:rPr>
          <w:instrText xml:space="preserve"> PAGEREF _Toc451011683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412742B1" w14:textId="7E12812C"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4" w:history="1">
        <w:r w:rsidR="0050278A" w:rsidRPr="00230F1F">
          <w:rPr>
            <w:rStyle w:val="Hyperlink"/>
            <w:noProof/>
          </w:rPr>
          <w:t>3.3</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现代分布式系统的特点</w:t>
        </w:r>
        <w:r w:rsidR="0050278A">
          <w:rPr>
            <w:noProof/>
            <w:webHidden/>
          </w:rPr>
          <w:tab/>
        </w:r>
        <w:r w:rsidR="0050278A">
          <w:rPr>
            <w:noProof/>
            <w:webHidden/>
          </w:rPr>
          <w:fldChar w:fldCharType="begin"/>
        </w:r>
        <w:r w:rsidR="0050278A">
          <w:rPr>
            <w:noProof/>
            <w:webHidden/>
          </w:rPr>
          <w:instrText xml:space="preserve"> PAGEREF _Toc451011684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1A365AD1" w14:textId="0D8124B2" w:rsidR="0050278A" w:rsidRDefault="00D35510">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85" w:history="1">
        <w:r w:rsidR="0050278A" w:rsidRPr="00230F1F">
          <w:rPr>
            <w:rStyle w:val="Hyperlink"/>
            <w:rFonts w:ascii="黑体" w:eastAsia="黑体" w:hint="eastAsia"/>
            <w:noProof/>
          </w:rPr>
          <w:t>第四章</w:t>
        </w:r>
        <w:r w:rsidR="0050278A" w:rsidRPr="00230F1F">
          <w:rPr>
            <w:rStyle w:val="Hyperlink"/>
            <w:rFonts w:ascii="黑体" w:eastAsia="黑体"/>
            <w:noProof/>
          </w:rPr>
          <w:t xml:space="preserve"> </w:t>
        </w:r>
        <w:r w:rsidR="0050278A" w:rsidRPr="00230F1F">
          <w:rPr>
            <w:rStyle w:val="Hyperlink"/>
            <w:rFonts w:ascii="黑体" w:eastAsia="黑体" w:hint="eastAsia"/>
            <w:noProof/>
          </w:rPr>
          <w:t>工作圈的需求分析</w:t>
        </w:r>
        <w:r w:rsidR="0050278A">
          <w:rPr>
            <w:noProof/>
            <w:webHidden/>
          </w:rPr>
          <w:tab/>
        </w:r>
        <w:r w:rsidR="0050278A">
          <w:rPr>
            <w:noProof/>
            <w:webHidden/>
          </w:rPr>
          <w:fldChar w:fldCharType="begin"/>
        </w:r>
        <w:r w:rsidR="0050278A">
          <w:rPr>
            <w:noProof/>
            <w:webHidden/>
          </w:rPr>
          <w:instrText xml:space="preserve"> PAGEREF _Toc451011685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3246C796" w14:textId="06D93625"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6" w:history="1">
        <w:r w:rsidR="0050278A" w:rsidRPr="00230F1F">
          <w:rPr>
            <w:rStyle w:val="Hyperlink"/>
            <w:noProof/>
          </w:rPr>
          <w:t>4.1</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系统用户角色分析</w:t>
        </w:r>
        <w:r w:rsidR="0050278A">
          <w:rPr>
            <w:noProof/>
            <w:webHidden/>
          </w:rPr>
          <w:tab/>
        </w:r>
        <w:r w:rsidR="0050278A">
          <w:rPr>
            <w:noProof/>
            <w:webHidden/>
          </w:rPr>
          <w:fldChar w:fldCharType="begin"/>
        </w:r>
        <w:r w:rsidR="0050278A">
          <w:rPr>
            <w:noProof/>
            <w:webHidden/>
          </w:rPr>
          <w:instrText xml:space="preserve"> PAGEREF _Toc451011686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063A027" w14:textId="2E1FEE85"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7" w:history="1">
        <w:r w:rsidR="0050278A" w:rsidRPr="00230F1F">
          <w:rPr>
            <w:rStyle w:val="Hyperlink"/>
            <w:noProof/>
          </w:rPr>
          <w:t>4.2</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系统功能需求分析</w:t>
        </w:r>
        <w:r w:rsidR="0050278A">
          <w:rPr>
            <w:noProof/>
            <w:webHidden/>
          </w:rPr>
          <w:tab/>
        </w:r>
        <w:r w:rsidR="0050278A">
          <w:rPr>
            <w:noProof/>
            <w:webHidden/>
          </w:rPr>
          <w:fldChar w:fldCharType="begin"/>
        </w:r>
        <w:r w:rsidR="0050278A">
          <w:rPr>
            <w:noProof/>
            <w:webHidden/>
          </w:rPr>
          <w:instrText xml:space="preserve"> PAGEREF _Toc451011687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903F020" w14:textId="48434C42"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8" w:history="1">
        <w:r w:rsidR="0050278A" w:rsidRPr="00230F1F">
          <w:rPr>
            <w:rStyle w:val="Hyperlink"/>
            <w:noProof/>
          </w:rPr>
          <w:t>4.3</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系统功能的</w:t>
        </w:r>
        <w:r w:rsidR="0050278A" w:rsidRPr="00230F1F">
          <w:rPr>
            <w:rStyle w:val="Hyperlink"/>
            <w:noProof/>
          </w:rPr>
          <w:t>UML</w:t>
        </w:r>
        <w:r w:rsidR="0050278A" w:rsidRPr="00230F1F">
          <w:rPr>
            <w:rStyle w:val="Hyperlink"/>
            <w:rFonts w:hint="eastAsia"/>
            <w:noProof/>
          </w:rPr>
          <w:t>用例图（可选部分）</w:t>
        </w:r>
        <w:r w:rsidR="0050278A">
          <w:rPr>
            <w:noProof/>
            <w:webHidden/>
          </w:rPr>
          <w:tab/>
        </w:r>
        <w:r w:rsidR="0050278A">
          <w:rPr>
            <w:noProof/>
            <w:webHidden/>
          </w:rPr>
          <w:fldChar w:fldCharType="begin"/>
        </w:r>
        <w:r w:rsidR="0050278A">
          <w:rPr>
            <w:noProof/>
            <w:webHidden/>
          </w:rPr>
          <w:instrText xml:space="preserve"> PAGEREF _Toc451011688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571FF469" w14:textId="243923D2"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89" w:history="1">
        <w:r w:rsidR="0050278A" w:rsidRPr="00230F1F">
          <w:rPr>
            <w:rStyle w:val="Hyperlink"/>
            <w:noProof/>
          </w:rPr>
          <w:t>4.4</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系统的非功能需求分析</w:t>
        </w:r>
        <w:r w:rsidR="0050278A">
          <w:rPr>
            <w:noProof/>
            <w:webHidden/>
          </w:rPr>
          <w:tab/>
        </w:r>
        <w:r w:rsidR="0050278A">
          <w:rPr>
            <w:noProof/>
            <w:webHidden/>
          </w:rPr>
          <w:fldChar w:fldCharType="begin"/>
        </w:r>
        <w:r w:rsidR="0050278A">
          <w:rPr>
            <w:noProof/>
            <w:webHidden/>
          </w:rPr>
          <w:instrText xml:space="preserve"> PAGEREF _Toc451011689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7FF0327D" w14:textId="02978E06"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0" w:history="1">
        <w:r w:rsidR="0050278A" w:rsidRPr="00230F1F">
          <w:rPr>
            <w:rStyle w:val="Hyperlink"/>
            <w:noProof/>
          </w:rPr>
          <w:t>4.5</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_Toc451011690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3CCDD727" w14:textId="72F0A4CD" w:rsidR="0050278A" w:rsidRDefault="00D35510">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91" w:history="1">
        <w:r w:rsidR="0050278A" w:rsidRPr="00230F1F">
          <w:rPr>
            <w:rStyle w:val="Hyperlink"/>
            <w:rFonts w:eastAsia="黑体" w:hint="eastAsia"/>
            <w:noProof/>
          </w:rPr>
          <w:t>第五章</w:t>
        </w:r>
        <w:r w:rsidR="0050278A" w:rsidRPr="00230F1F">
          <w:rPr>
            <w:rStyle w:val="Hyperlink"/>
            <w:rFonts w:eastAsia="黑体"/>
            <w:noProof/>
          </w:rPr>
          <w:t xml:space="preserve"> </w:t>
        </w:r>
        <w:r w:rsidR="0050278A" w:rsidRPr="00230F1F">
          <w:rPr>
            <w:rStyle w:val="Hyperlink"/>
            <w:rFonts w:eastAsia="黑体" w:hint="eastAsia"/>
            <w:noProof/>
          </w:rPr>
          <w:t>工作圈分布式系统的设计</w:t>
        </w:r>
        <w:r w:rsidR="0050278A">
          <w:rPr>
            <w:noProof/>
            <w:webHidden/>
          </w:rPr>
          <w:tab/>
        </w:r>
        <w:r w:rsidR="0050278A">
          <w:rPr>
            <w:noProof/>
            <w:webHidden/>
          </w:rPr>
          <w:fldChar w:fldCharType="begin"/>
        </w:r>
        <w:r w:rsidR="0050278A">
          <w:rPr>
            <w:noProof/>
            <w:webHidden/>
          </w:rPr>
          <w:instrText xml:space="preserve"> PAGEREF _Toc451011691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3FC3C2D1" w14:textId="61CBADAF"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2" w:history="1">
        <w:r w:rsidR="0050278A" w:rsidRPr="00230F1F">
          <w:rPr>
            <w:rStyle w:val="Hyperlink"/>
            <w:noProof/>
          </w:rPr>
          <w:t>5.1</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服务模块化的设计</w:t>
        </w:r>
        <w:r w:rsidR="0050278A">
          <w:rPr>
            <w:noProof/>
            <w:webHidden/>
          </w:rPr>
          <w:tab/>
        </w:r>
        <w:r w:rsidR="0050278A">
          <w:rPr>
            <w:noProof/>
            <w:webHidden/>
          </w:rPr>
          <w:fldChar w:fldCharType="begin"/>
        </w:r>
        <w:r w:rsidR="0050278A">
          <w:rPr>
            <w:noProof/>
            <w:webHidden/>
          </w:rPr>
          <w:instrText xml:space="preserve"> PAGEREF _Toc451011692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5415A8FC" w14:textId="14C0DE98"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3" w:history="1">
        <w:r w:rsidR="0050278A" w:rsidRPr="00230F1F">
          <w:rPr>
            <w:rStyle w:val="Hyperlink"/>
            <w:noProof/>
          </w:rPr>
          <w:t>5.2</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分布式服务与自动化配置中心</w:t>
        </w:r>
        <w:r w:rsidR="0050278A">
          <w:rPr>
            <w:noProof/>
            <w:webHidden/>
          </w:rPr>
          <w:tab/>
        </w:r>
        <w:r w:rsidR="0050278A">
          <w:rPr>
            <w:noProof/>
            <w:webHidden/>
          </w:rPr>
          <w:fldChar w:fldCharType="begin"/>
        </w:r>
        <w:r w:rsidR="0050278A">
          <w:rPr>
            <w:noProof/>
            <w:webHidden/>
          </w:rPr>
          <w:instrText xml:space="preserve"> PAGEREF _Toc451011693 \h </w:instrText>
        </w:r>
        <w:r w:rsidR="0050278A">
          <w:rPr>
            <w:noProof/>
            <w:webHidden/>
          </w:rPr>
        </w:r>
        <w:r w:rsidR="0050278A">
          <w:rPr>
            <w:noProof/>
            <w:webHidden/>
          </w:rPr>
          <w:fldChar w:fldCharType="separate"/>
        </w:r>
        <w:r w:rsidR="0050278A">
          <w:rPr>
            <w:noProof/>
            <w:webHidden/>
          </w:rPr>
          <w:t>16</w:t>
        </w:r>
        <w:r w:rsidR="0050278A">
          <w:rPr>
            <w:noProof/>
            <w:webHidden/>
          </w:rPr>
          <w:fldChar w:fldCharType="end"/>
        </w:r>
      </w:hyperlink>
    </w:p>
    <w:p w14:paraId="5E00BC50" w14:textId="0DB74ADE"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4" w:history="1">
        <w:r w:rsidR="0050278A" w:rsidRPr="00230F1F">
          <w:rPr>
            <w:rStyle w:val="Hyperlink"/>
            <w:noProof/>
          </w:rPr>
          <w:t>5.3</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数据分片</w:t>
        </w:r>
        <w:r w:rsidR="0050278A" w:rsidRPr="00230F1F">
          <w:rPr>
            <w:rStyle w:val="Hyperlink"/>
            <w:noProof/>
          </w:rPr>
          <w:t>(Data Sharding)</w:t>
        </w:r>
        <w:r w:rsidR="0050278A" w:rsidRPr="00230F1F">
          <w:rPr>
            <w:rStyle w:val="Hyperlink"/>
            <w:rFonts w:hint="eastAsia"/>
            <w:noProof/>
          </w:rPr>
          <w:t>与数据索引中心</w:t>
        </w:r>
        <w:r w:rsidR="0050278A">
          <w:rPr>
            <w:noProof/>
            <w:webHidden/>
          </w:rPr>
          <w:tab/>
        </w:r>
        <w:r w:rsidR="0050278A">
          <w:rPr>
            <w:noProof/>
            <w:webHidden/>
          </w:rPr>
          <w:fldChar w:fldCharType="begin"/>
        </w:r>
        <w:r w:rsidR="0050278A">
          <w:rPr>
            <w:noProof/>
            <w:webHidden/>
          </w:rPr>
          <w:instrText xml:space="preserve"> PAGEREF _Toc451011694 \h </w:instrText>
        </w:r>
        <w:r w:rsidR="0050278A">
          <w:rPr>
            <w:noProof/>
            <w:webHidden/>
          </w:rPr>
        </w:r>
        <w:r w:rsidR="0050278A">
          <w:rPr>
            <w:noProof/>
            <w:webHidden/>
          </w:rPr>
          <w:fldChar w:fldCharType="separate"/>
        </w:r>
        <w:r w:rsidR="0050278A">
          <w:rPr>
            <w:noProof/>
            <w:webHidden/>
          </w:rPr>
          <w:t>17</w:t>
        </w:r>
        <w:r w:rsidR="0050278A">
          <w:rPr>
            <w:noProof/>
            <w:webHidden/>
          </w:rPr>
          <w:fldChar w:fldCharType="end"/>
        </w:r>
      </w:hyperlink>
    </w:p>
    <w:p w14:paraId="5D453110" w14:textId="60E28324"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5" w:history="1">
        <w:r w:rsidR="0050278A" w:rsidRPr="00230F1F">
          <w:rPr>
            <w:rStyle w:val="Hyperlink"/>
            <w:noProof/>
          </w:rPr>
          <w:t>5.4</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Rest server</w:t>
        </w:r>
        <w:r w:rsidR="0050278A" w:rsidRPr="00230F1F">
          <w:rPr>
            <w:rStyle w:val="Hyperlink"/>
            <w:rFonts w:hint="eastAsia"/>
            <w:noProof/>
          </w:rPr>
          <w:t>设计</w:t>
        </w:r>
        <w:r w:rsidR="0050278A">
          <w:rPr>
            <w:noProof/>
            <w:webHidden/>
          </w:rPr>
          <w:tab/>
        </w:r>
        <w:r w:rsidR="0050278A">
          <w:rPr>
            <w:noProof/>
            <w:webHidden/>
          </w:rPr>
          <w:fldChar w:fldCharType="begin"/>
        </w:r>
        <w:r w:rsidR="0050278A">
          <w:rPr>
            <w:noProof/>
            <w:webHidden/>
          </w:rPr>
          <w:instrText xml:space="preserve"> PAGEREF _Toc451011695 \h </w:instrText>
        </w:r>
        <w:r w:rsidR="0050278A">
          <w:rPr>
            <w:noProof/>
            <w:webHidden/>
          </w:rPr>
        </w:r>
        <w:r w:rsidR="0050278A">
          <w:rPr>
            <w:noProof/>
            <w:webHidden/>
          </w:rPr>
          <w:fldChar w:fldCharType="separate"/>
        </w:r>
        <w:r w:rsidR="0050278A">
          <w:rPr>
            <w:noProof/>
            <w:webHidden/>
          </w:rPr>
          <w:t>18</w:t>
        </w:r>
        <w:r w:rsidR="0050278A">
          <w:rPr>
            <w:noProof/>
            <w:webHidden/>
          </w:rPr>
          <w:fldChar w:fldCharType="end"/>
        </w:r>
      </w:hyperlink>
    </w:p>
    <w:p w14:paraId="42781126" w14:textId="2B211392" w:rsidR="0050278A" w:rsidRDefault="00D35510">
      <w:pPr>
        <w:pStyle w:val="TOC1"/>
        <w:tabs>
          <w:tab w:val="right" w:leader="dot" w:pos="8296"/>
        </w:tabs>
        <w:rPr>
          <w:rFonts w:asciiTheme="minorHAnsi" w:eastAsiaTheme="minorEastAsia" w:hAnsiTheme="minorHAnsi" w:cstheme="minorBidi"/>
          <w:b w:val="0"/>
          <w:bCs w:val="0"/>
          <w:caps w:val="0"/>
          <w:noProof/>
          <w:kern w:val="0"/>
          <w:sz w:val="22"/>
          <w:szCs w:val="22"/>
        </w:rPr>
      </w:pPr>
      <w:hyperlink w:anchor="_Toc451011696" w:history="1">
        <w:r w:rsidR="0050278A" w:rsidRPr="00230F1F">
          <w:rPr>
            <w:rStyle w:val="Hyperlink"/>
            <w:rFonts w:eastAsia="黑体" w:hint="eastAsia"/>
            <w:noProof/>
          </w:rPr>
          <w:t>第六章</w:t>
        </w:r>
        <w:r w:rsidR="0050278A" w:rsidRPr="00230F1F">
          <w:rPr>
            <w:rStyle w:val="Hyperlink"/>
            <w:rFonts w:eastAsia="黑体"/>
            <w:noProof/>
          </w:rPr>
          <w:t xml:space="preserve"> </w:t>
        </w:r>
        <w:r w:rsidR="0050278A" w:rsidRPr="00230F1F">
          <w:rPr>
            <w:rStyle w:val="Hyperlink"/>
            <w:rFonts w:eastAsia="黑体" w:hint="eastAsia"/>
            <w:noProof/>
          </w:rPr>
          <w:t>系统概要设计</w:t>
        </w:r>
        <w:r w:rsidR="0050278A">
          <w:rPr>
            <w:noProof/>
            <w:webHidden/>
          </w:rPr>
          <w:tab/>
        </w:r>
        <w:r w:rsidR="0050278A">
          <w:rPr>
            <w:noProof/>
            <w:webHidden/>
          </w:rPr>
          <w:fldChar w:fldCharType="begin"/>
        </w:r>
        <w:r w:rsidR="0050278A">
          <w:rPr>
            <w:noProof/>
            <w:webHidden/>
          </w:rPr>
          <w:instrText xml:space="preserve"> PAGEREF _Toc451011696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1336AC95" w14:textId="475ED4C5"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697" w:history="1">
        <w:r w:rsidR="0050278A" w:rsidRPr="00230F1F">
          <w:rPr>
            <w:rStyle w:val="Hyperlink"/>
            <w:noProof/>
          </w:rPr>
          <w:t>6.1</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自动化配置管理中心模块（</w:t>
        </w:r>
        <w:r w:rsidR="0050278A" w:rsidRPr="00230F1F">
          <w:rPr>
            <w:rStyle w:val="Hyperlink"/>
            <w:noProof/>
          </w:rPr>
          <w:t>configcenter</w:t>
        </w:r>
        <w:r w:rsidR="0050278A" w:rsidRPr="00230F1F">
          <w:rPr>
            <w:rStyle w:val="Hyperlink"/>
            <w:rFonts w:hint="eastAsia"/>
            <w:noProof/>
          </w:rPr>
          <w:t>）</w:t>
        </w:r>
        <w:r w:rsidR="0050278A">
          <w:rPr>
            <w:noProof/>
            <w:webHidden/>
          </w:rPr>
          <w:tab/>
        </w:r>
        <w:r w:rsidR="0050278A">
          <w:rPr>
            <w:noProof/>
            <w:webHidden/>
          </w:rPr>
          <w:fldChar w:fldCharType="begin"/>
        </w:r>
        <w:r w:rsidR="0050278A">
          <w:rPr>
            <w:noProof/>
            <w:webHidden/>
          </w:rPr>
          <w:instrText xml:space="preserve"> PAGEREF _Toc451011697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33879870" w14:textId="0B8F5C16"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698" w:history="1">
        <w:r w:rsidR="0050278A" w:rsidRPr="00230F1F">
          <w:rPr>
            <w:rStyle w:val="Hyperlink"/>
            <w:noProof/>
          </w:rPr>
          <w:t>6.1.1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自动化配置管理中心模块概述</w:t>
        </w:r>
        <w:r w:rsidR="0050278A">
          <w:rPr>
            <w:noProof/>
            <w:webHidden/>
          </w:rPr>
          <w:tab/>
        </w:r>
        <w:r w:rsidR="0050278A">
          <w:rPr>
            <w:noProof/>
            <w:webHidden/>
          </w:rPr>
          <w:fldChar w:fldCharType="begin"/>
        </w:r>
        <w:r w:rsidR="0050278A">
          <w:rPr>
            <w:noProof/>
            <w:webHidden/>
          </w:rPr>
          <w:instrText xml:space="preserve"> PAGEREF _Toc451011698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73EFBF06" w14:textId="0D53ACE9"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699" w:history="1">
        <w:r w:rsidR="0050278A" w:rsidRPr="00230F1F">
          <w:rPr>
            <w:rStyle w:val="Hyperlink"/>
            <w:noProof/>
          </w:rPr>
          <w:t>6.1.2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自动化配置管理中心模块类图</w:t>
        </w:r>
        <w:r w:rsidR="0050278A">
          <w:rPr>
            <w:noProof/>
            <w:webHidden/>
          </w:rPr>
          <w:tab/>
        </w:r>
        <w:r w:rsidR="0050278A">
          <w:rPr>
            <w:noProof/>
            <w:webHidden/>
          </w:rPr>
          <w:fldChar w:fldCharType="begin"/>
        </w:r>
        <w:r w:rsidR="0050278A">
          <w:rPr>
            <w:noProof/>
            <w:webHidden/>
          </w:rPr>
          <w:instrText xml:space="preserve"> PAGEREF _Toc451011699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4F804E2D" w14:textId="088E1B55"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0" w:history="1">
        <w:r w:rsidR="0050278A" w:rsidRPr="00230F1F">
          <w:rPr>
            <w:rStyle w:val="Hyperlink"/>
            <w:noProof/>
          </w:rPr>
          <w:t>6.1.3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Env</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_Toc451011700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0843FE13" w14:textId="22E9210A"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1" w:history="1">
        <w:r w:rsidR="0050278A" w:rsidRPr="00230F1F">
          <w:rPr>
            <w:rStyle w:val="Hyperlink"/>
            <w:noProof/>
          </w:rPr>
          <w:t>6.1.4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ZkHelper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_Toc451011701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3376DDB1" w14:textId="2604CD31"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02" w:history="1">
        <w:r w:rsidR="0050278A" w:rsidRPr="00230F1F">
          <w:rPr>
            <w:rStyle w:val="Hyperlink"/>
            <w:noProof/>
          </w:rPr>
          <w:t>6.2</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数据库操作模块（</w:t>
        </w:r>
        <w:r w:rsidR="0050278A" w:rsidRPr="00230F1F">
          <w:rPr>
            <w:rStyle w:val="Hyperlink"/>
            <w:noProof/>
          </w:rPr>
          <w:t>mongo</w:t>
        </w:r>
        <w:r w:rsidR="0050278A" w:rsidRPr="00230F1F">
          <w:rPr>
            <w:rStyle w:val="Hyperlink"/>
            <w:rFonts w:hint="eastAsia"/>
            <w:noProof/>
          </w:rPr>
          <w:t>）</w:t>
        </w:r>
        <w:r w:rsidR="0050278A">
          <w:rPr>
            <w:noProof/>
            <w:webHidden/>
          </w:rPr>
          <w:tab/>
        </w:r>
        <w:r w:rsidR="0050278A">
          <w:rPr>
            <w:noProof/>
            <w:webHidden/>
          </w:rPr>
          <w:fldChar w:fldCharType="begin"/>
        </w:r>
        <w:r w:rsidR="0050278A">
          <w:rPr>
            <w:noProof/>
            <w:webHidden/>
          </w:rPr>
          <w:instrText xml:space="preserve"> PAGEREF _Toc451011702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7223B161" w14:textId="51479A96"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3" w:history="1">
        <w:r w:rsidR="0050278A" w:rsidRPr="00230F1F">
          <w:rPr>
            <w:rStyle w:val="Hyperlink"/>
            <w:noProof/>
          </w:rPr>
          <w:t>6.2.1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数据库操作模块概述</w:t>
        </w:r>
        <w:r w:rsidR="0050278A">
          <w:rPr>
            <w:noProof/>
            <w:webHidden/>
          </w:rPr>
          <w:tab/>
        </w:r>
        <w:r w:rsidR="0050278A">
          <w:rPr>
            <w:noProof/>
            <w:webHidden/>
          </w:rPr>
          <w:fldChar w:fldCharType="begin"/>
        </w:r>
        <w:r w:rsidR="0050278A">
          <w:rPr>
            <w:noProof/>
            <w:webHidden/>
          </w:rPr>
          <w:instrText xml:space="preserve"> PAGEREF _Toc451011703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5E58CD86" w14:textId="240F06C2"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4" w:history="1">
        <w:r w:rsidR="0050278A" w:rsidRPr="00230F1F">
          <w:rPr>
            <w:rStyle w:val="Hyperlink"/>
            <w:noProof/>
          </w:rPr>
          <w:t>6.2.2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数据库操作模块类图</w:t>
        </w:r>
        <w:r w:rsidR="0050278A">
          <w:rPr>
            <w:noProof/>
            <w:webHidden/>
          </w:rPr>
          <w:tab/>
        </w:r>
        <w:r w:rsidR="0050278A">
          <w:rPr>
            <w:noProof/>
            <w:webHidden/>
          </w:rPr>
          <w:fldChar w:fldCharType="begin"/>
        </w:r>
        <w:r w:rsidR="0050278A">
          <w:rPr>
            <w:noProof/>
            <w:webHidden/>
          </w:rPr>
          <w:instrText xml:space="preserve"> PAGEREF _Toc451011704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0FD16E1E" w14:textId="402653A4"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5" w:history="1">
        <w:r w:rsidR="0050278A" w:rsidRPr="00230F1F">
          <w:rPr>
            <w:rStyle w:val="Hyperlink"/>
            <w:noProof/>
          </w:rPr>
          <w:t>6.2.3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DbPool</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_Toc451011705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707A1F9B" w14:textId="701BEBC4"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6" w:history="1">
        <w:r w:rsidR="0050278A" w:rsidRPr="00230F1F">
          <w:rPr>
            <w:rStyle w:val="Hyperlink"/>
            <w:noProof/>
          </w:rPr>
          <w:t>6.2.4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TBaseDao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_Toc451011706 \h </w:instrText>
        </w:r>
        <w:r w:rsidR="0050278A">
          <w:rPr>
            <w:noProof/>
            <w:webHidden/>
          </w:rPr>
        </w:r>
        <w:r w:rsidR="0050278A">
          <w:rPr>
            <w:noProof/>
            <w:webHidden/>
          </w:rPr>
          <w:fldChar w:fldCharType="separate"/>
        </w:r>
        <w:r w:rsidR="0050278A">
          <w:rPr>
            <w:noProof/>
            <w:webHidden/>
          </w:rPr>
          <w:t>24</w:t>
        </w:r>
        <w:r w:rsidR="0050278A">
          <w:rPr>
            <w:noProof/>
            <w:webHidden/>
          </w:rPr>
          <w:fldChar w:fldCharType="end"/>
        </w:r>
      </w:hyperlink>
    </w:p>
    <w:p w14:paraId="181B6BAE" w14:textId="6CD1F0FF"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07" w:history="1">
        <w:r w:rsidR="0050278A" w:rsidRPr="00230F1F">
          <w:rPr>
            <w:rStyle w:val="Hyperlink"/>
            <w:noProof/>
          </w:rPr>
          <w:t>6.3</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缓存操作模块（</w:t>
        </w:r>
        <w:r w:rsidR="0050278A" w:rsidRPr="00230F1F">
          <w:rPr>
            <w:rStyle w:val="Hyperlink"/>
            <w:noProof/>
          </w:rPr>
          <w:t>cache</w:t>
        </w:r>
        <w:r w:rsidR="0050278A" w:rsidRPr="00230F1F">
          <w:rPr>
            <w:rStyle w:val="Hyperlink"/>
            <w:rFonts w:hint="eastAsia"/>
            <w:noProof/>
          </w:rPr>
          <w:t>）</w:t>
        </w:r>
        <w:r w:rsidR="0050278A">
          <w:rPr>
            <w:noProof/>
            <w:webHidden/>
          </w:rPr>
          <w:tab/>
        </w:r>
        <w:r w:rsidR="0050278A">
          <w:rPr>
            <w:noProof/>
            <w:webHidden/>
          </w:rPr>
          <w:fldChar w:fldCharType="begin"/>
        </w:r>
        <w:r w:rsidR="0050278A">
          <w:rPr>
            <w:noProof/>
            <w:webHidden/>
          </w:rPr>
          <w:instrText xml:space="preserve"> PAGEREF _Toc451011707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6EFEBB1D" w14:textId="4B4A018E"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8" w:history="1">
        <w:r w:rsidR="0050278A" w:rsidRPr="00230F1F">
          <w:rPr>
            <w:rStyle w:val="Hyperlink"/>
            <w:noProof/>
          </w:rPr>
          <w:t>6.3.1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缓存操作模块概述</w:t>
        </w:r>
        <w:r w:rsidR="0050278A">
          <w:rPr>
            <w:noProof/>
            <w:webHidden/>
          </w:rPr>
          <w:tab/>
        </w:r>
        <w:r w:rsidR="0050278A">
          <w:rPr>
            <w:noProof/>
            <w:webHidden/>
          </w:rPr>
          <w:fldChar w:fldCharType="begin"/>
        </w:r>
        <w:r w:rsidR="0050278A">
          <w:rPr>
            <w:noProof/>
            <w:webHidden/>
          </w:rPr>
          <w:instrText xml:space="preserve"> PAGEREF _Toc451011708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3D5D3D9F" w14:textId="3A2107D9"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09" w:history="1">
        <w:r w:rsidR="0050278A" w:rsidRPr="00230F1F">
          <w:rPr>
            <w:rStyle w:val="Hyperlink"/>
            <w:noProof/>
          </w:rPr>
          <w:t>6.3.2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缓存操作模块类图</w:t>
        </w:r>
        <w:r w:rsidR="0050278A">
          <w:rPr>
            <w:noProof/>
            <w:webHidden/>
          </w:rPr>
          <w:tab/>
        </w:r>
        <w:r w:rsidR="0050278A">
          <w:rPr>
            <w:noProof/>
            <w:webHidden/>
          </w:rPr>
          <w:fldChar w:fldCharType="begin"/>
        </w:r>
        <w:r w:rsidR="0050278A">
          <w:rPr>
            <w:noProof/>
            <w:webHidden/>
          </w:rPr>
          <w:instrText xml:space="preserve"> PAGEREF _Toc451011709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3D11E0CB" w14:textId="13AEDAFF"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0" w:history="1">
        <w:r w:rsidR="0050278A" w:rsidRPr="00230F1F">
          <w:rPr>
            <w:rStyle w:val="Hyperlink"/>
            <w:noProof/>
          </w:rPr>
          <w:t>6.3.3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NutcrackerCenter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_Toc451011710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71E99207" w14:textId="18906444"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1" w:history="1">
        <w:r w:rsidR="0050278A" w:rsidRPr="00230F1F">
          <w:rPr>
            <w:rStyle w:val="Hyperlink"/>
            <w:noProof/>
          </w:rPr>
          <w:t>6.3.4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NutcrackerCenterAop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_Toc451011711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2893FEEB" w14:textId="3F00C023"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2" w:history="1">
        <w:r w:rsidR="0050278A" w:rsidRPr="00230F1F">
          <w:rPr>
            <w:rStyle w:val="Hyperlink"/>
            <w:noProof/>
          </w:rPr>
          <w:t>6.3.5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ModRedisCenterAop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_Toc451011712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50A75842" w14:textId="35424CD5"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3" w:history="1">
        <w:r w:rsidR="0050278A" w:rsidRPr="00230F1F">
          <w:rPr>
            <w:rStyle w:val="Hyperlink"/>
            <w:noProof/>
          </w:rPr>
          <w:t>6.3.6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ModRedisCenterAop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_Toc451011713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3EF1C27B" w14:textId="700B1D7B"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4" w:history="1">
        <w:r w:rsidR="0050278A" w:rsidRPr="00230F1F">
          <w:rPr>
            <w:rStyle w:val="Hyperlink"/>
            <w:noProof/>
          </w:rPr>
          <w:t>6.3.7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LockCacheCenter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_Toc451011714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5BBEAEBD" w14:textId="2FFB64FB"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5" w:history="1">
        <w:r w:rsidR="0050278A" w:rsidRPr="00230F1F">
          <w:rPr>
            <w:rStyle w:val="Hyperlink"/>
            <w:noProof/>
          </w:rPr>
          <w:t>6.3.8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LockCache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_Toc451011715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D42827E" w14:textId="1D628FB2"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16" w:history="1">
        <w:r w:rsidR="0050278A" w:rsidRPr="00230F1F">
          <w:rPr>
            <w:rStyle w:val="Hyperlink"/>
            <w:noProof/>
          </w:rPr>
          <w:t>6.4</w:t>
        </w:r>
        <w:r w:rsidR="0050278A">
          <w:rPr>
            <w:rFonts w:asciiTheme="minorHAnsi" w:eastAsiaTheme="minorEastAsia" w:hAnsiTheme="minorHAnsi" w:cstheme="minorBidi"/>
            <w:smallCaps w:val="0"/>
            <w:noProof/>
            <w:kern w:val="0"/>
            <w:sz w:val="22"/>
            <w:szCs w:val="22"/>
          </w:rPr>
          <w:tab/>
        </w:r>
        <w:r w:rsidR="0050278A" w:rsidRPr="00230F1F">
          <w:rPr>
            <w:rStyle w:val="Hyperlink"/>
            <w:noProof/>
          </w:rPr>
          <w:t>Id</w:t>
        </w:r>
        <w:r w:rsidR="0050278A" w:rsidRPr="00230F1F">
          <w:rPr>
            <w:rStyle w:val="Hyperlink"/>
            <w:rFonts w:hint="eastAsia"/>
            <w:noProof/>
          </w:rPr>
          <w:t>列表基础服务模块（</w:t>
        </w:r>
        <w:r w:rsidR="0050278A" w:rsidRPr="00230F1F">
          <w:rPr>
            <w:rStyle w:val="Hyperlink"/>
            <w:noProof/>
          </w:rPr>
          <w:t>IdList</w:t>
        </w:r>
        <w:r w:rsidR="0050278A" w:rsidRPr="00230F1F">
          <w:rPr>
            <w:rStyle w:val="Hyperlink"/>
            <w:rFonts w:hint="eastAsia"/>
            <w:noProof/>
          </w:rPr>
          <w:t>）</w:t>
        </w:r>
        <w:r w:rsidR="0050278A">
          <w:rPr>
            <w:noProof/>
            <w:webHidden/>
          </w:rPr>
          <w:tab/>
        </w:r>
        <w:r w:rsidR="0050278A">
          <w:rPr>
            <w:noProof/>
            <w:webHidden/>
          </w:rPr>
          <w:fldChar w:fldCharType="begin"/>
        </w:r>
        <w:r w:rsidR="0050278A">
          <w:rPr>
            <w:noProof/>
            <w:webHidden/>
          </w:rPr>
          <w:instrText xml:space="preserve"> PAGEREF _Toc451011716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B9502F3" w14:textId="1EC6366C"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7" w:history="1">
        <w:r w:rsidR="0050278A" w:rsidRPr="00230F1F">
          <w:rPr>
            <w:rStyle w:val="Hyperlink"/>
            <w:noProof/>
          </w:rPr>
          <w:t>6.4.1</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Id</w:t>
        </w:r>
        <w:r w:rsidR="0050278A" w:rsidRPr="00230F1F">
          <w:rPr>
            <w:rStyle w:val="Hyperlink"/>
            <w:rFonts w:hint="eastAsia"/>
            <w:noProof/>
          </w:rPr>
          <w:t>列表基础服务模块概述</w:t>
        </w:r>
        <w:r w:rsidR="0050278A">
          <w:rPr>
            <w:noProof/>
            <w:webHidden/>
          </w:rPr>
          <w:tab/>
        </w:r>
        <w:r w:rsidR="0050278A">
          <w:rPr>
            <w:noProof/>
            <w:webHidden/>
          </w:rPr>
          <w:fldChar w:fldCharType="begin"/>
        </w:r>
        <w:r w:rsidR="0050278A">
          <w:rPr>
            <w:noProof/>
            <w:webHidden/>
          </w:rPr>
          <w:instrText xml:space="preserve"> PAGEREF _Toc451011717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5E9F02AF" w14:textId="041CCE25"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8" w:history="1">
        <w:r w:rsidR="0050278A" w:rsidRPr="00230F1F">
          <w:rPr>
            <w:rStyle w:val="Hyperlink"/>
            <w:noProof/>
          </w:rPr>
          <w:t>6.4.2</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IdList</w:t>
        </w:r>
        <w:r w:rsidR="0050278A" w:rsidRPr="00230F1F">
          <w:rPr>
            <w:rStyle w:val="Hyperlink"/>
            <w:rFonts w:hint="eastAsia"/>
            <w:noProof/>
          </w:rPr>
          <w:t>系统模块类图</w:t>
        </w:r>
        <w:r w:rsidR="0050278A">
          <w:rPr>
            <w:noProof/>
            <w:webHidden/>
          </w:rPr>
          <w:tab/>
        </w:r>
        <w:r w:rsidR="0050278A">
          <w:rPr>
            <w:noProof/>
            <w:webHidden/>
          </w:rPr>
          <w:fldChar w:fldCharType="begin"/>
        </w:r>
        <w:r w:rsidR="0050278A">
          <w:rPr>
            <w:noProof/>
            <w:webHidden/>
          </w:rPr>
          <w:instrText xml:space="preserve"> PAGEREF _Toc451011718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1536EEAF" w14:textId="0F5068F5"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19" w:history="1">
        <w:r w:rsidR="0050278A" w:rsidRPr="00230F1F">
          <w:rPr>
            <w:rStyle w:val="Hyperlink"/>
            <w:noProof/>
          </w:rPr>
          <w:t>6.4.3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 xml:space="preserve">IdListClient </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_Toc451011719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776F73C2" w14:textId="38540A3F"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0" w:history="1">
        <w:r w:rsidR="0050278A" w:rsidRPr="00230F1F">
          <w:rPr>
            <w:rStyle w:val="Hyperlink"/>
            <w:noProof/>
          </w:rPr>
          <w:t>6.4.4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 xml:space="preserve">IdListServiceImpl </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_Toc451011720 \h </w:instrText>
        </w:r>
        <w:r w:rsidR="0050278A">
          <w:rPr>
            <w:noProof/>
            <w:webHidden/>
          </w:rPr>
        </w:r>
        <w:r w:rsidR="0050278A">
          <w:rPr>
            <w:noProof/>
            <w:webHidden/>
          </w:rPr>
          <w:fldChar w:fldCharType="separate"/>
        </w:r>
        <w:r w:rsidR="0050278A">
          <w:rPr>
            <w:noProof/>
            <w:webHidden/>
          </w:rPr>
          <w:t>31</w:t>
        </w:r>
        <w:r w:rsidR="0050278A">
          <w:rPr>
            <w:noProof/>
            <w:webHidden/>
          </w:rPr>
          <w:fldChar w:fldCharType="end"/>
        </w:r>
      </w:hyperlink>
    </w:p>
    <w:p w14:paraId="09B8BE8F" w14:textId="37E02E7C"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1" w:history="1">
        <w:r w:rsidR="0050278A" w:rsidRPr="00230F1F">
          <w:rPr>
            <w:rStyle w:val="Hyperlink"/>
            <w:noProof/>
          </w:rPr>
          <w:t>6.4.5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CommonCache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_Toc451011721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0F7328C7" w14:textId="7663F065"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2" w:history="1">
        <w:r w:rsidR="0050278A" w:rsidRPr="00230F1F">
          <w:rPr>
            <w:rStyle w:val="Hyperlink"/>
            <w:noProof/>
          </w:rPr>
          <w:t>6.4.6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IdListCache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_Toc451011722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4FF00FF1" w14:textId="7831D0A0"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3" w:history="1">
        <w:r w:rsidR="0050278A" w:rsidRPr="00230F1F">
          <w:rPr>
            <w:rStyle w:val="Hyperlink"/>
            <w:noProof/>
          </w:rPr>
          <w:t>6.4.7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IdListDao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_Toc451011723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47A06C7D" w14:textId="62FE4E26"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24" w:history="1">
        <w:r w:rsidR="0050278A" w:rsidRPr="00230F1F">
          <w:rPr>
            <w:rStyle w:val="Hyperlink"/>
            <w:noProof/>
          </w:rPr>
          <w:t>6.5</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账户系统（</w:t>
        </w:r>
        <w:r w:rsidR="0050278A" w:rsidRPr="00230F1F">
          <w:rPr>
            <w:rStyle w:val="Hyperlink"/>
            <w:noProof/>
          </w:rPr>
          <w:t>Acount</w:t>
        </w:r>
        <w:r w:rsidR="0050278A" w:rsidRPr="00230F1F">
          <w:rPr>
            <w:rStyle w:val="Hyperlink"/>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_Toc451011724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706ECC60" w14:textId="03B94CD9"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5" w:history="1">
        <w:r w:rsidR="0050278A" w:rsidRPr="00230F1F">
          <w:rPr>
            <w:rStyle w:val="Hyperlink"/>
            <w:noProof/>
          </w:rPr>
          <w:t>6.5.1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账户系统模块概述</w:t>
        </w:r>
        <w:r w:rsidR="0050278A">
          <w:rPr>
            <w:noProof/>
            <w:webHidden/>
          </w:rPr>
          <w:tab/>
        </w:r>
        <w:r w:rsidR="0050278A">
          <w:rPr>
            <w:noProof/>
            <w:webHidden/>
          </w:rPr>
          <w:fldChar w:fldCharType="begin"/>
        </w:r>
        <w:r w:rsidR="0050278A">
          <w:rPr>
            <w:noProof/>
            <w:webHidden/>
          </w:rPr>
          <w:instrText xml:space="preserve"> PAGEREF _Toc451011725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65A37E53" w14:textId="0BABE281"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6" w:history="1">
        <w:r w:rsidR="0050278A" w:rsidRPr="00230F1F">
          <w:rPr>
            <w:rStyle w:val="Hyperlink"/>
            <w:noProof/>
          </w:rPr>
          <w:t>6.5.2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账户系统模块类图</w:t>
        </w:r>
        <w:r w:rsidR="0050278A">
          <w:rPr>
            <w:noProof/>
            <w:webHidden/>
          </w:rPr>
          <w:tab/>
        </w:r>
        <w:r w:rsidR="0050278A">
          <w:rPr>
            <w:noProof/>
            <w:webHidden/>
          </w:rPr>
          <w:fldChar w:fldCharType="begin"/>
        </w:r>
        <w:r w:rsidR="0050278A">
          <w:rPr>
            <w:noProof/>
            <w:webHidden/>
          </w:rPr>
          <w:instrText xml:space="preserve"> PAGEREF _Toc451011726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4C32354E" w14:textId="1B1B0F32"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7" w:history="1">
        <w:r w:rsidR="0050278A" w:rsidRPr="00230F1F">
          <w:rPr>
            <w:rStyle w:val="Hyperlink"/>
            <w:noProof/>
          </w:rPr>
          <w:t>6.5.3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JsonController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_Toc451011727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3D33D48B" w14:textId="221DFA2A"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8" w:history="1">
        <w:r w:rsidR="0050278A" w:rsidRPr="00230F1F">
          <w:rPr>
            <w:rStyle w:val="Hyperlink"/>
            <w:noProof/>
          </w:rPr>
          <w:t>6.5.4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AccountWebController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_Toc451011728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086D9EDC" w14:textId="2F8468D8"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29" w:history="1">
        <w:r w:rsidR="0050278A" w:rsidRPr="00230F1F">
          <w:rPr>
            <w:rStyle w:val="Hyperlink"/>
            <w:noProof/>
          </w:rPr>
          <w:t>6.5.5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AccountRestController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_Toc451011729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70740089" w14:textId="7A09AD71"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0" w:history="1">
        <w:r w:rsidR="0050278A" w:rsidRPr="00230F1F">
          <w:rPr>
            <w:rStyle w:val="Hyperlink"/>
            <w:noProof/>
          </w:rPr>
          <w:t>6.5.6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Client</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_Toc451011730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2D4584D4" w14:textId="0891ED8C"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1" w:history="1">
        <w:r w:rsidR="0050278A" w:rsidRPr="00230F1F">
          <w:rPr>
            <w:rStyle w:val="Hyperlink"/>
            <w:noProof/>
          </w:rPr>
          <w:t>6.5.7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AccountServiceImpl</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_Toc451011731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5F0572A2" w14:textId="57385126"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2" w:history="1">
        <w:r w:rsidR="0050278A" w:rsidRPr="00230F1F">
          <w:rPr>
            <w:rStyle w:val="Hyperlink"/>
            <w:noProof/>
          </w:rPr>
          <w:t>6.5.8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CspService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_Toc451011732 \h </w:instrText>
        </w:r>
        <w:r w:rsidR="0050278A">
          <w:rPr>
            <w:noProof/>
            <w:webHidden/>
          </w:rPr>
        </w:r>
        <w:r w:rsidR="0050278A">
          <w:rPr>
            <w:noProof/>
            <w:webHidden/>
          </w:rPr>
          <w:fldChar w:fldCharType="separate"/>
        </w:r>
        <w:r w:rsidR="0050278A">
          <w:rPr>
            <w:noProof/>
            <w:webHidden/>
          </w:rPr>
          <w:t>43</w:t>
        </w:r>
        <w:r w:rsidR="0050278A">
          <w:rPr>
            <w:noProof/>
            <w:webHidden/>
          </w:rPr>
          <w:fldChar w:fldCharType="end"/>
        </w:r>
      </w:hyperlink>
    </w:p>
    <w:p w14:paraId="6F0BA4D7" w14:textId="284D23B4"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3" w:history="1">
        <w:r w:rsidR="0050278A" w:rsidRPr="00230F1F">
          <w:rPr>
            <w:rStyle w:val="Hyperlink"/>
            <w:noProof/>
          </w:rPr>
          <w:t>6.5.9</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TokenCache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_Toc451011733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CBFACD7" w14:textId="4C37C973"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4" w:history="1">
        <w:r w:rsidR="0050278A" w:rsidRPr="00230F1F">
          <w:rPr>
            <w:rStyle w:val="Hyperlink"/>
            <w:noProof/>
          </w:rPr>
          <w:t>6.5.10</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UserMongoDao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_Toc451011734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50567AC3" w14:textId="3BA372D0"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35" w:history="1">
        <w:r w:rsidR="0050278A" w:rsidRPr="00230F1F">
          <w:rPr>
            <w:rStyle w:val="Hyperlink"/>
            <w:noProof/>
          </w:rPr>
          <w:t>6.6</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圈子系统（</w:t>
        </w:r>
        <w:r w:rsidR="0050278A" w:rsidRPr="00230F1F">
          <w:rPr>
            <w:rStyle w:val="Hyperlink"/>
            <w:noProof/>
          </w:rPr>
          <w:t>quan</w:t>
        </w:r>
        <w:r w:rsidR="0050278A" w:rsidRPr="00230F1F">
          <w:rPr>
            <w:rStyle w:val="Hyperlink"/>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_Toc451011735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0B06FB2" w14:textId="7A5F9E58"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6" w:history="1">
        <w:r w:rsidR="0050278A" w:rsidRPr="00230F1F">
          <w:rPr>
            <w:rStyle w:val="Hyperlink"/>
            <w:noProof/>
          </w:rPr>
          <w:t>6.6.1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圈子系统模块概述</w:t>
        </w:r>
        <w:r w:rsidR="0050278A">
          <w:rPr>
            <w:noProof/>
            <w:webHidden/>
          </w:rPr>
          <w:tab/>
        </w:r>
        <w:r w:rsidR="0050278A">
          <w:rPr>
            <w:noProof/>
            <w:webHidden/>
          </w:rPr>
          <w:fldChar w:fldCharType="begin"/>
        </w:r>
        <w:r w:rsidR="0050278A">
          <w:rPr>
            <w:noProof/>
            <w:webHidden/>
          </w:rPr>
          <w:instrText xml:space="preserve"> PAGEREF _Toc451011736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BB9C5E0" w14:textId="446D6F6F"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7" w:history="1">
        <w:r w:rsidR="0050278A" w:rsidRPr="00230F1F">
          <w:rPr>
            <w:rStyle w:val="Hyperlink"/>
            <w:noProof/>
          </w:rPr>
          <w:t>6.6.2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圈子系统模块流程图</w:t>
        </w:r>
        <w:r w:rsidR="0050278A">
          <w:rPr>
            <w:noProof/>
            <w:webHidden/>
          </w:rPr>
          <w:tab/>
        </w:r>
        <w:r w:rsidR="0050278A">
          <w:rPr>
            <w:noProof/>
            <w:webHidden/>
          </w:rPr>
          <w:fldChar w:fldCharType="begin"/>
        </w:r>
        <w:r w:rsidR="0050278A">
          <w:rPr>
            <w:noProof/>
            <w:webHidden/>
          </w:rPr>
          <w:instrText xml:space="preserve"> PAGEREF _Toc451011737 \h </w:instrText>
        </w:r>
        <w:r w:rsidR="0050278A">
          <w:rPr>
            <w:noProof/>
            <w:webHidden/>
          </w:rPr>
        </w:r>
        <w:r w:rsidR="0050278A">
          <w:rPr>
            <w:noProof/>
            <w:webHidden/>
          </w:rPr>
          <w:fldChar w:fldCharType="separate"/>
        </w:r>
        <w:r w:rsidR="0050278A">
          <w:rPr>
            <w:noProof/>
            <w:webHidden/>
          </w:rPr>
          <w:t>45</w:t>
        </w:r>
        <w:r w:rsidR="0050278A">
          <w:rPr>
            <w:noProof/>
            <w:webHidden/>
          </w:rPr>
          <w:fldChar w:fldCharType="end"/>
        </w:r>
      </w:hyperlink>
    </w:p>
    <w:p w14:paraId="10E8DD6C" w14:textId="0D06E452"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8" w:history="1">
        <w:r w:rsidR="0050278A" w:rsidRPr="00230F1F">
          <w:rPr>
            <w:rStyle w:val="Hyperlink"/>
            <w:noProof/>
          </w:rPr>
          <w:t>6.6.3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JsonController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_Toc451011738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08330CE" w14:textId="01D4C980"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39" w:history="1">
        <w:r w:rsidR="0050278A" w:rsidRPr="00230F1F">
          <w:rPr>
            <w:rStyle w:val="Hyperlink"/>
            <w:noProof/>
          </w:rPr>
          <w:t>6.6.4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RestTeamController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_Toc451011739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3F42DFE" w14:textId="39E51544"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0" w:history="1">
        <w:r w:rsidR="0050278A" w:rsidRPr="00230F1F">
          <w:rPr>
            <w:rStyle w:val="Hyperlink"/>
            <w:noProof/>
          </w:rPr>
          <w:t>6.6.5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WebTeamController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_Toc451011740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9955D56" w14:textId="175A1657"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1" w:history="1">
        <w:r w:rsidR="0050278A" w:rsidRPr="00230F1F">
          <w:rPr>
            <w:rStyle w:val="Hyperlink"/>
            <w:noProof/>
          </w:rPr>
          <w:t>6.6.6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RestTopicController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_Toc451011741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522A93F1" w14:textId="550C9639"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2" w:history="1">
        <w:r w:rsidR="0050278A" w:rsidRPr="00230F1F">
          <w:rPr>
            <w:rStyle w:val="Hyperlink"/>
            <w:noProof/>
          </w:rPr>
          <w:t>6.6.7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WebTopicController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_Toc451011742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467A6D60" w14:textId="352019DB"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3" w:history="1">
        <w:r w:rsidR="0050278A" w:rsidRPr="00230F1F">
          <w:rPr>
            <w:rStyle w:val="Hyperlink"/>
            <w:noProof/>
          </w:rPr>
          <w:t>6.6.8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RestMemberController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_Toc451011743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61C2DA22" w14:textId="023E4A17"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4" w:history="1">
        <w:r w:rsidR="0050278A" w:rsidRPr="00230F1F">
          <w:rPr>
            <w:rStyle w:val="Hyperlink"/>
            <w:noProof/>
          </w:rPr>
          <w:t>6.6.9</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WebMemberController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_Toc451011744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0B373787" w14:textId="41CF82F0"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5" w:history="1">
        <w:r w:rsidR="0050278A" w:rsidRPr="00230F1F">
          <w:rPr>
            <w:rStyle w:val="Hyperlink"/>
            <w:noProof/>
          </w:rPr>
          <w:t>6.6.10</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TeamServiceImp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_Toc451011745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6059DC1B" w14:textId="1D7396D0"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6" w:history="1">
        <w:r w:rsidR="0050278A" w:rsidRPr="00230F1F">
          <w:rPr>
            <w:rStyle w:val="Hyperlink"/>
            <w:noProof/>
          </w:rPr>
          <w:t>6.6.11</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TopicServiceImp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_Toc451011746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725DDC23" w14:textId="3951B47E"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7" w:history="1">
        <w:r w:rsidR="0050278A" w:rsidRPr="00230F1F">
          <w:rPr>
            <w:rStyle w:val="Hyperlink"/>
            <w:noProof/>
          </w:rPr>
          <w:t>6.6.12</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MemberServiceImp</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_Toc451011747 \h </w:instrText>
        </w:r>
        <w:r w:rsidR="0050278A">
          <w:rPr>
            <w:noProof/>
            <w:webHidden/>
          </w:rPr>
        </w:r>
        <w:r w:rsidR="0050278A">
          <w:rPr>
            <w:noProof/>
            <w:webHidden/>
          </w:rPr>
          <w:fldChar w:fldCharType="separate"/>
        </w:r>
        <w:r w:rsidR="0050278A">
          <w:rPr>
            <w:noProof/>
            <w:webHidden/>
          </w:rPr>
          <w:t>51</w:t>
        </w:r>
        <w:r w:rsidR="0050278A">
          <w:rPr>
            <w:noProof/>
            <w:webHidden/>
          </w:rPr>
          <w:fldChar w:fldCharType="end"/>
        </w:r>
      </w:hyperlink>
    </w:p>
    <w:p w14:paraId="15D30CE0" w14:textId="36065556"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48" w:history="1">
        <w:r w:rsidR="0050278A" w:rsidRPr="00230F1F">
          <w:rPr>
            <w:rStyle w:val="Hyperlink"/>
            <w:noProof/>
          </w:rPr>
          <w:t>6.7</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关系系统（</w:t>
        </w:r>
        <w:r w:rsidR="0050278A" w:rsidRPr="00230F1F">
          <w:rPr>
            <w:rStyle w:val="Hyperlink"/>
            <w:noProof/>
          </w:rPr>
          <w:t>Relation</w:t>
        </w:r>
        <w:r w:rsidR="0050278A" w:rsidRPr="00230F1F">
          <w:rPr>
            <w:rStyle w:val="Hyperlink"/>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_Toc451011748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5CA19F0D" w14:textId="191E1924"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49" w:history="1">
        <w:r w:rsidR="0050278A" w:rsidRPr="00230F1F">
          <w:rPr>
            <w:rStyle w:val="Hyperlink"/>
            <w:noProof/>
          </w:rPr>
          <w:t>6.7.1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关系系统模块概述</w:t>
        </w:r>
        <w:r w:rsidR="0050278A">
          <w:rPr>
            <w:noProof/>
            <w:webHidden/>
          </w:rPr>
          <w:tab/>
        </w:r>
        <w:r w:rsidR="0050278A">
          <w:rPr>
            <w:noProof/>
            <w:webHidden/>
          </w:rPr>
          <w:fldChar w:fldCharType="begin"/>
        </w:r>
        <w:r w:rsidR="0050278A">
          <w:rPr>
            <w:noProof/>
            <w:webHidden/>
          </w:rPr>
          <w:instrText xml:space="preserve"> PAGEREF _Toc451011749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3F5F9FF9" w14:textId="306E7651"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0" w:history="1">
        <w:r w:rsidR="0050278A" w:rsidRPr="00230F1F">
          <w:rPr>
            <w:rStyle w:val="Hyperlink"/>
            <w:noProof/>
          </w:rPr>
          <w:t>6.7.2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关系系统模块类图</w:t>
        </w:r>
        <w:r w:rsidR="0050278A">
          <w:rPr>
            <w:noProof/>
            <w:webHidden/>
          </w:rPr>
          <w:tab/>
        </w:r>
        <w:r w:rsidR="0050278A">
          <w:rPr>
            <w:noProof/>
            <w:webHidden/>
          </w:rPr>
          <w:fldChar w:fldCharType="begin"/>
        </w:r>
        <w:r w:rsidR="0050278A">
          <w:rPr>
            <w:noProof/>
            <w:webHidden/>
          </w:rPr>
          <w:instrText xml:space="preserve"> PAGEREF _Toc451011750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5288DCA9" w14:textId="2DDD908D"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1" w:history="1">
        <w:r w:rsidR="0050278A" w:rsidRPr="00230F1F">
          <w:rPr>
            <w:rStyle w:val="Hyperlink"/>
            <w:noProof/>
          </w:rPr>
          <w:t>6.7.3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JsonController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_Toc451011751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67862AFD" w14:textId="27DA0A42"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2" w:history="1">
        <w:r w:rsidR="0050278A" w:rsidRPr="00230F1F">
          <w:rPr>
            <w:rStyle w:val="Hyperlink"/>
            <w:noProof/>
          </w:rPr>
          <w:t>6.7.4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WebTeamMemberServiceController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_Toc451011752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212C25D2" w14:textId="1088AAB5"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3" w:history="1">
        <w:r w:rsidR="0050278A" w:rsidRPr="00230F1F">
          <w:rPr>
            <w:rStyle w:val="Hyperlink"/>
            <w:noProof/>
          </w:rPr>
          <w:t>6.7.5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RestTeamMemberServiceController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_Toc451011753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35B3B112" w14:textId="522A3E96"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4" w:history="1">
        <w:r w:rsidR="0050278A" w:rsidRPr="00230F1F">
          <w:rPr>
            <w:rStyle w:val="Hyperlink"/>
            <w:noProof/>
          </w:rPr>
          <w:t>6.7.6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BasicTeamMemberService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_Toc451011754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499CD9D4" w14:textId="19F86D14"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5" w:history="1">
        <w:r w:rsidR="0050278A" w:rsidRPr="00230F1F">
          <w:rPr>
            <w:rStyle w:val="Hyperlink"/>
            <w:noProof/>
          </w:rPr>
          <w:t>6.7.7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RestBasicTeamMemberService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_Toc451011755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215D6F23" w14:textId="6181C7EA"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6" w:history="1">
        <w:r w:rsidR="0050278A" w:rsidRPr="00230F1F">
          <w:rPr>
            <w:rStyle w:val="Hyperlink"/>
            <w:noProof/>
          </w:rPr>
          <w:t>6.7.8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TokenCache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_Toc451011756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87D5261" w14:textId="1FA47DAF"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7" w:history="1">
        <w:r w:rsidR="0050278A" w:rsidRPr="00230F1F">
          <w:rPr>
            <w:rStyle w:val="Hyperlink"/>
            <w:noProof/>
          </w:rPr>
          <w:t>6.7.9</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TeamMemberDao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_Toc451011757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ACE23B7" w14:textId="0A566D55"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58" w:history="1">
        <w:r w:rsidR="0050278A" w:rsidRPr="00230F1F">
          <w:rPr>
            <w:rStyle w:val="Hyperlink"/>
            <w:noProof/>
          </w:rPr>
          <w:t>6.8</w:t>
        </w:r>
        <w:r w:rsidR="0050278A">
          <w:rPr>
            <w:rFonts w:asciiTheme="minorHAnsi" w:eastAsiaTheme="minorEastAsia" w:hAnsiTheme="minorHAnsi" w:cstheme="minorBidi"/>
            <w:smallCaps w:val="0"/>
            <w:noProof/>
            <w:kern w:val="0"/>
            <w:sz w:val="22"/>
            <w:szCs w:val="22"/>
          </w:rPr>
          <w:tab/>
        </w:r>
        <w:r w:rsidR="0050278A" w:rsidRPr="00230F1F">
          <w:rPr>
            <w:rStyle w:val="Hyperlink"/>
            <w:rFonts w:hint="eastAsia"/>
            <w:noProof/>
          </w:rPr>
          <w:t>评论系统（</w:t>
        </w:r>
        <w:r w:rsidR="0050278A" w:rsidRPr="00230F1F">
          <w:rPr>
            <w:rStyle w:val="Hyperlink"/>
            <w:noProof/>
          </w:rPr>
          <w:t>Comment</w:t>
        </w:r>
        <w:r w:rsidR="0050278A" w:rsidRPr="00230F1F">
          <w:rPr>
            <w:rStyle w:val="Hyperlink"/>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_Toc451011758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713CDA1A" w14:textId="5DB03A43"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59" w:history="1">
        <w:r w:rsidR="0050278A" w:rsidRPr="00230F1F">
          <w:rPr>
            <w:rStyle w:val="Hyperlink"/>
            <w:noProof/>
          </w:rPr>
          <w:t>6.8.1</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评论系统模块概述</w:t>
        </w:r>
        <w:r w:rsidR="0050278A">
          <w:rPr>
            <w:noProof/>
            <w:webHidden/>
          </w:rPr>
          <w:tab/>
        </w:r>
        <w:r w:rsidR="0050278A">
          <w:rPr>
            <w:noProof/>
            <w:webHidden/>
          </w:rPr>
          <w:fldChar w:fldCharType="begin"/>
        </w:r>
        <w:r w:rsidR="0050278A">
          <w:rPr>
            <w:noProof/>
            <w:webHidden/>
          </w:rPr>
          <w:instrText xml:space="preserve"> PAGEREF _Toc451011759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4688013E" w14:textId="793401D6"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0" w:history="1">
        <w:r w:rsidR="0050278A" w:rsidRPr="00230F1F">
          <w:rPr>
            <w:rStyle w:val="Hyperlink"/>
            <w:noProof/>
          </w:rPr>
          <w:t>6.8.2</w:t>
        </w:r>
        <w:r w:rsidR="0050278A">
          <w:rPr>
            <w:rFonts w:asciiTheme="minorHAnsi" w:eastAsiaTheme="minorEastAsia" w:hAnsiTheme="minorHAnsi" w:cstheme="minorBidi"/>
            <w:i w:val="0"/>
            <w:iCs w:val="0"/>
            <w:noProof/>
            <w:kern w:val="0"/>
            <w:sz w:val="22"/>
            <w:szCs w:val="22"/>
          </w:rPr>
          <w:tab/>
        </w:r>
        <w:r w:rsidR="0050278A" w:rsidRPr="00230F1F">
          <w:rPr>
            <w:rStyle w:val="Hyperlink"/>
            <w:rFonts w:hint="eastAsia"/>
            <w:noProof/>
          </w:rPr>
          <w:t>评论系统模块类图</w:t>
        </w:r>
        <w:r w:rsidR="0050278A">
          <w:rPr>
            <w:noProof/>
            <w:webHidden/>
          </w:rPr>
          <w:tab/>
        </w:r>
        <w:r w:rsidR="0050278A">
          <w:rPr>
            <w:noProof/>
            <w:webHidden/>
          </w:rPr>
          <w:fldChar w:fldCharType="begin"/>
        </w:r>
        <w:r w:rsidR="0050278A">
          <w:rPr>
            <w:noProof/>
            <w:webHidden/>
          </w:rPr>
          <w:instrText xml:space="preserve"> PAGEREF _Toc451011760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6AA493A5" w14:textId="7F2D8D1B"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1" w:history="1">
        <w:r w:rsidR="0050278A" w:rsidRPr="00230F1F">
          <w:rPr>
            <w:rStyle w:val="Hyperlink"/>
            <w:noProof/>
          </w:rPr>
          <w:t>6.8.3</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JsonController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_Toc451011761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46C0FEE7" w14:textId="4400C4E9"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2" w:history="1">
        <w:r w:rsidR="0050278A" w:rsidRPr="00230F1F">
          <w:rPr>
            <w:rStyle w:val="Hyperlink"/>
            <w:noProof/>
          </w:rPr>
          <w:t>6.8.4</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WebController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_Toc451011762 \h </w:instrText>
        </w:r>
        <w:r w:rsidR="0050278A">
          <w:rPr>
            <w:noProof/>
            <w:webHidden/>
          </w:rPr>
        </w:r>
        <w:r w:rsidR="0050278A">
          <w:rPr>
            <w:noProof/>
            <w:webHidden/>
          </w:rPr>
          <w:fldChar w:fldCharType="separate"/>
        </w:r>
        <w:r w:rsidR="0050278A">
          <w:rPr>
            <w:noProof/>
            <w:webHidden/>
          </w:rPr>
          <w:t>66</w:t>
        </w:r>
        <w:r w:rsidR="0050278A">
          <w:rPr>
            <w:noProof/>
            <w:webHidden/>
          </w:rPr>
          <w:fldChar w:fldCharType="end"/>
        </w:r>
      </w:hyperlink>
    </w:p>
    <w:p w14:paraId="74FFB536" w14:textId="63AA954C"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3" w:history="1">
        <w:r w:rsidR="0050278A" w:rsidRPr="00230F1F">
          <w:rPr>
            <w:rStyle w:val="Hyperlink"/>
            <w:noProof/>
          </w:rPr>
          <w:t>6.8.5</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RestController</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_Toc451011763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10D7DBE5" w14:textId="2C1E789D"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4" w:history="1">
        <w:r w:rsidR="0050278A" w:rsidRPr="00230F1F">
          <w:rPr>
            <w:rStyle w:val="Hyperlink"/>
            <w:noProof/>
          </w:rPr>
          <w:t>6.8.6</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Client</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_Toc451011764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441B9CA9" w14:textId="726BBDBB"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5" w:history="1">
        <w:r w:rsidR="0050278A" w:rsidRPr="00230F1F">
          <w:rPr>
            <w:rStyle w:val="Hyperlink"/>
            <w:noProof/>
          </w:rPr>
          <w:t>6.8.7</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CommentServiceImpl</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_Toc451011765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7255C945" w14:textId="0A5013F2"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6" w:history="1">
        <w:r w:rsidR="0050278A" w:rsidRPr="00230F1F">
          <w:rPr>
            <w:rStyle w:val="Hyperlink"/>
            <w:noProof/>
          </w:rPr>
          <w:t>6.8.8</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ICommentCache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_Toc451011766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60176003" w14:textId="68F21698"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7" w:history="1">
        <w:r w:rsidR="0050278A" w:rsidRPr="00230F1F">
          <w:rPr>
            <w:rStyle w:val="Hyperlink"/>
            <w:noProof/>
          </w:rPr>
          <w:t>6.8.9</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ICommentSortCache</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_Toc451011767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7BCB4E58" w14:textId="797ECA7C" w:rsidR="0050278A" w:rsidRDefault="00D35510">
      <w:pPr>
        <w:pStyle w:val="TOC3"/>
        <w:tabs>
          <w:tab w:val="left" w:pos="1260"/>
          <w:tab w:val="right" w:leader="dot" w:pos="8296"/>
        </w:tabs>
        <w:rPr>
          <w:rFonts w:asciiTheme="minorHAnsi" w:eastAsiaTheme="minorEastAsia" w:hAnsiTheme="minorHAnsi" w:cstheme="minorBidi"/>
          <w:i w:val="0"/>
          <w:iCs w:val="0"/>
          <w:noProof/>
          <w:kern w:val="0"/>
          <w:sz w:val="22"/>
          <w:szCs w:val="22"/>
        </w:rPr>
      </w:pPr>
      <w:hyperlink w:anchor="_Toc451011768" w:history="1">
        <w:r w:rsidR="0050278A" w:rsidRPr="00230F1F">
          <w:rPr>
            <w:rStyle w:val="Hyperlink"/>
            <w:noProof/>
          </w:rPr>
          <w:t>6.8.10</w:t>
        </w:r>
        <w:r w:rsidR="0050278A">
          <w:rPr>
            <w:rFonts w:asciiTheme="minorHAnsi" w:eastAsiaTheme="minorEastAsia" w:hAnsiTheme="minorHAnsi" w:cstheme="minorBidi"/>
            <w:i w:val="0"/>
            <w:iCs w:val="0"/>
            <w:noProof/>
            <w:kern w:val="0"/>
            <w:sz w:val="22"/>
            <w:szCs w:val="22"/>
          </w:rPr>
          <w:tab/>
        </w:r>
        <w:r w:rsidR="0050278A" w:rsidRPr="00230F1F">
          <w:rPr>
            <w:rStyle w:val="Hyperlink"/>
            <w:noProof/>
          </w:rPr>
          <w:t>CommentDao</w:t>
        </w:r>
        <w:r w:rsidR="0050278A" w:rsidRPr="00230F1F">
          <w:rPr>
            <w:rStyle w:val="Hyperlink"/>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_Toc451011768 \h </w:instrText>
        </w:r>
        <w:r w:rsidR="0050278A">
          <w:rPr>
            <w:noProof/>
            <w:webHidden/>
          </w:rPr>
        </w:r>
        <w:r w:rsidR="0050278A">
          <w:rPr>
            <w:noProof/>
            <w:webHidden/>
          </w:rPr>
          <w:fldChar w:fldCharType="separate"/>
        </w:r>
        <w:r w:rsidR="0050278A">
          <w:rPr>
            <w:noProof/>
            <w:webHidden/>
          </w:rPr>
          <w:t>69</w:t>
        </w:r>
        <w:r w:rsidR="0050278A">
          <w:rPr>
            <w:noProof/>
            <w:webHidden/>
          </w:rPr>
          <w:fldChar w:fldCharType="end"/>
        </w:r>
      </w:hyperlink>
    </w:p>
    <w:p w14:paraId="41897E74" w14:textId="4661D434" w:rsidR="0050278A" w:rsidRDefault="00D35510">
      <w:pPr>
        <w:pStyle w:val="TOC1"/>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69" w:history="1">
        <w:r w:rsidR="0050278A" w:rsidRPr="00230F1F">
          <w:rPr>
            <w:rStyle w:val="Hyperlink"/>
            <w:rFonts w:eastAsia="黑体"/>
            <w:noProof/>
          </w:rPr>
          <w:t>7</w:t>
        </w:r>
        <w:r w:rsidR="0050278A">
          <w:rPr>
            <w:rFonts w:asciiTheme="minorHAnsi" w:eastAsiaTheme="minorEastAsia" w:hAnsiTheme="minorHAnsi" w:cstheme="minorBidi"/>
            <w:b w:val="0"/>
            <w:bCs w:val="0"/>
            <w:caps w:val="0"/>
            <w:noProof/>
            <w:kern w:val="0"/>
            <w:sz w:val="22"/>
            <w:szCs w:val="22"/>
          </w:rPr>
          <w:tab/>
        </w:r>
        <w:r w:rsidR="0050278A" w:rsidRPr="00230F1F">
          <w:rPr>
            <w:rStyle w:val="Hyperlink"/>
            <w:rFonts w:eastAsia="黑体" w:hint="eastAsia"/>
            <w:noProof/>
          </w:rPr>
          <w:t>第</w:t>
        </w:r>
        <w:r w:rsidR="0050278A" w:rsidRPr="00230F1F">
          <w:rPr>
            <w:rStyle w:val="Hyperlink"/>
            <w:rFonts w:eastAsia="黑体"/>
            <w:noProof/>
          </w:rPr>
          <w:t>N</w:t>
        </w:r>
        <w:r w:rsidR="0050278A" w:rsidRPr="00230F1F">
          <w:rPr>
            <w:rStyle w:val="Hyperlink"/>
            <w:rFonts w:eastAsia="黑体" w:hint="eastAsia"/>
            <w:noProof/>
          </w:rPr>
          <w:t>章</w:t>
        </w:r>
        <w:r w:rsidR="0050278A" w:rsidRPr="00230F1F">
          <w:rPr>
            <w:rStyle w:val="Hyperlink"/>
            <w:rFonts w:eastAsia="黑体"/>
            <w:noProof/>
          </w:rPr>
          <w:t xml:space="preserve"> </w:t>
        </w:r>
        <w:r w:rsidR="0050278A" w:rsidRPr="00230F1F">
          <w:rPr>
            <w:rStyle w:val="Hyperlink"/>
            <w:rFonts w:eastAsia="黑体" w:hint="eastAsia"/>
            <w:noProof/>
          </w:rPr>
          <w:t>结束语</w:t>
        </w:r>
        <w:r w:rsidR="0050278A">
          <w:rPr>
            <w:noProof/>
            <w:webHidden/>
          </w:rPr>
          <w:tab/>
        </w:r>
        <w:r w:rsidR="0050278A">
          <w:rPr>
            <w:noProof/>
            <w:webHidden/>
          </w:rPr>
          <w:fldChar w:fldCharType="begin"/>
        </w:r>
        <w:r w:rsidR="0050278A">
          <w:rPr>
            <w:noProof/>
            <w:webHidden/>
          </w:rPr>
          <w:instrText xml:space="preserve"> PAGEREF _Toc451011769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52C504FA" w14:textId="1B0678FD"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70" w:history="1">
        <w:r w:rsidR="0050278A" w:rsidRPr="00230F1F">
          <w:rPr>
            <w:rStyle w:val="Hyperlink"/>
            <w:rFonts w:ascii="黑体"/>
            <w:noProof/>
          </w:rPr>
          <w:t>7.1</w:t>
        </w:r>
        <w:r w:rsidR="0050278A">
          <w:rPr>
            <w:rFonts w:asciiTheme="minorHAnsi" w:eastAsiaTheme="minorEastAsia" w:hAnsiTheme="minorHAnsi" w:cstheme="minorBidi"/>
            <w:smallCaps w:val="0"/>
            <w:noProof/>
            <w:kern w:val="0"/>
            <w:sz w:val="22"/>
            <w:szCs w:val="22"/>
          </w:rPr>
          <w:tab/>
        </w:r>
        <w:r w:rsidR="0050278A" w:rsidRPr="00230F1F">
          <w:rPr>
            <w:rStyle w:val="Hyperlink"/>
            <w:rFonts w:ascii="黑体"/>
            <w:noProof/>
          </w:rPr>
          <w:t>N</w:t>
        </w:r>
        <w:r w:rsidR="0050278A" w:rsidRPr="00230F1F">
          <w:rPr>
            <w:rStyle w:val="Hyperlink"/>
            <w:rFonts w:ascii="黑体" w:hint="eastAsia"/>
            <w:noProof/>
          </w:rPr>
          <w:t>．</w:t>
        </w:r>
        <w:r w:rsidR="0050278A" w:rsidRPr="00230F1F">
          <w:rPr>
            <w:rStyle w:val="Hyperlink"/>
            <w:rFonts w:ascii="黑体"/>
            <w:noProof/>
          </w:rPr>
          <w:t xml:space="preserve">1 </w:t>
        </w:r>
        <w:r w:rsidR="0050278A" w:rsidRPr="00230F1F">
          <w:rPr>
            <w:rStyle w:val="Hyperlink"/>
            <w:rFonts w:ascii="黑体" w:hint="eastAsia"/>
            <w:noProof/>
          </w:rPr>
          <w:t>论文工作总结</w:t>
        </w:r>
        <w:r w:rsidR="0050278A">
          <w:rPr>
            <w:noProof/>
            <w:webHidden/>
          </w:rPr>
          <w:tab/>
        </w:r>
        <w:r w:rsidR="0050278A">
          <w:rPr>
            <w:noProof/>
            <w:webHidden/>
          </w:rPr>
          <w:fldChar w:fldCharType="begin"/>
        </w:r>
        <w:r w:rsidR="0050278A">
          <w:rPr>
            <w:noProof/>
            <w:webHidden/>
          </w:rPr>
          <w:instrText xml:space="preserve"> PAGEREF _Toc451011770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B5CC6AE" w14:textId="397AC67A" w:rsidR="0050278A" w:rsidRDefault="00D35510">
      <w:pPr>
        <w:pStyle w:val="TOC2"/>
        <w:tabs>
          <w:tab w:val="left" w:pos="840"/>
          <w:tab w:val="right" w:leader="dot" w:pos="8296"/>
        </w:tabs>
        <w:rPr>
          <w:rFonts w:asciiTheme="minorHAnsi" w:eastAsiaTheme="minorEastAsia" w:hAnsiTheme="minorHAnsi" w:cstheme="minorBidi"/>
          <w:smallCaps w:val="0"/>
          <w:noProof/>
          <w:kern w:val="0"/>
          <w:sz w:val="22"/>
          <w:szCs w:val="22"/>
        </w:rPr>
      </w:pPr>
      <w:hyperlink w:anchor="_Toc451011771" w:history="1">
        <w:r w:rsidR="0050278A" w:rsidRPr="00230F1F">
          <w:rPr>
            <w:rStyle w:val="Hyperlink"/>
            <w:rFonts w:ascii="黑体"/>
            <w:noProof/>
          </w:rPr>
          <w:t>7.2</w:t>
        </w:r>
        <w:r w:rsidR="0050278A">
          <w:rPr>
            <w:rFonts w:asciiTheme="minorHAnsi" w:eastAsiaTheme="minorEastAsia" w:hAnsiTheme="minorHAnsi" w:cstheme="minorBidi"/>
            <w:smallCaps w:val="0"/>
            <w:noProof/>
            <w:kern w:val="0"/>
            <w:sz w:val="22"/>
            <w:szCs w:val="22"/>
          </w:rPr>
          <w:tab/>
        </w:r>
        <w:r w:rsidR="0050278A" w:rsidRPr="00230F1F">
          <w:rPr>
            <w:rStyle w:val="Hyperlink"/>
            <w:rFonts w:ascii="黑体"/>
            <w:noProof/>
          </w:rPr>
          <w:t>N</w:t>
        </w:r>
        <w:r w:rsidR="0050278A" w:rsidRPr="00230F1F">
          <w:rPr>
            <w:rStyle w:val="Hyperlink"/>
            <w:rFonts w:ascii="黑体" w:hint="eastAsia"/>
            <w:noProof/>
          </w:rPr>
          <w:t>．</w:t>
        </w:r>
        <w:r w:rsidR="0050278A" w:rsidRPr="00230F1F">
          <w:rPr>
            <w:rStyle w:val="Hyperlink"/>
            <w:rFonts w:ascii="黑体"/>
            <w:noProof/>
          </w:rPr>
          <w:t xml:space="preserve">2 </w:t>
        </w:r>
        <w:r w:rsidR="0050278A" w:rsidRPr="00230F1F">
          <w:rPr>
            <w:rStyle w:val="Hyperlink"/>
            <w:rFonts w:ascii="黑体" w:hint="eastAsia"/>
            <w:noProof/>
          </w:rPr>
          <w:t>问题和展望</w:t>
        </w:r>
        <w:r w:rsidR="0050278A">
          <w:rPr>
            <w:noProof/>
            <w:webHidden/>
          </w:rPr>
          <w:tab/>
        </w:r>
        <w:r w:rsidR="0050278A">
          <w:rPr>
            <w:noProof/>
            <w:webHidden/>
          </w:rPr>
          <w:fldChar w:fldCharType="begin"/>
        </w:r>
        <w:r w:rsidR="0050278A">
          <w:rPr>
            <w:noProof/>
            <w:webHidden/>
          </w:rPr>
          <w:instrText xml:space="preserve"> PAGEREF _Toc451011771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13EF593" w14:textId="33069D76" w:rsidR="0050278A" w:rsidRDefault="00D35510">
      <w:pPr>
        <w:pStyle w:val="TOC1"/>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72" w:history="1">
        <w:r w:rsidR="0050278A" w:rsidRPr="00230F1F">
          <w:rPr>
            <w:rStyle w:val="Hyperlink"/>
            <w:rFonts w:ascii="黑体" w:eastAsia="黑体"/>
            <w:noProof/>
          </w:rPr>
          <w:t>8</w:t>
        </w:r>
        <w:r w:rsidR="0050278A">
          <w:rPr>
            <w:rFonts w:asciiTheme="minorHAnsi" w:eastAsiaTheme="minorEastAsia" w:hAnsiTheme="minorHAnsi" w:cstheme="minorBidi"/>
            <w:b w:val="0"/>
            <w:bCs w:val="0"/>
            <w:caps w:val="0"/>
            <w:noProof/>
            <w:kern w:val="0"/>
            <w:sz w:val="22"/>
            <w:szCs w:val="22"/>
          </w:rPr>
          <w:tab/>
        </w:r>
        <w:r w:rsidR="0050278A" w:rsidRPr="00230F1F">
          <w:rPr>
            <w:rStyle w:val="Hyperlink"/>
            <w:rFonts w:ascii="黑体" w:eastAsia="黑体" w:hint="eastAsia"/>
            <w:noProof/>
          </w:rPr>
          <w:t>附录</w:t>
        </w:r>
        <w:r w:rsidR="0050278A" w:rsidRPr="00230F1F">
          <w:rPr>
            <w:rStyle w:val="Hyperlink"/>
            <w:rFonts w:ascii="黑体" w:eastAsia="黑体"/>
            <w:noProof/>
          </w:rPr>
          <w:t>1</w:t>
        </w:r>
        <w:r w:rsidR="0050278A" w:rsidRPr="00230F1F">
          <w:rPr>
            <w:rStyle w:val="Hyperlink"/>
            <w:rFonts w:ascii="黑体" w:eastAsia="黑体" w:hint="eastAsia"/>
            <w:noProof/>
          </w:rPr>
          <w:t>：</w:t>
        </w:r>
        <w:r w:rsidR="0050278A">
          <w:rPr>
            <w:noProof/>
            <w:webHidden/>
          </w:rPr>
          <w:tab/>
        </w:r>
        <w:r w:rsidR="0050278A">
          <w:rPr>
            <w:noProof/>
            <w:webHidden/>
          </w:rPr>
          <w:fldChar w:fldCharType="begin"/>
        </w:r>
        <w:r w:rsidR="0050278A">
          <w:rPr>
            <w:noProof/>
            <w:webHidden/>
          </w:rPr>
          <w:instrText xml:space="preserve"> PAGEREF _Toc451011772 \h </w:instrText>
        </w:r>
        <w:r w:rsidR="0050278A">
          <w:rPr>
            <w:noProof/>
            <w:webHidden/>
          </w:rPr>
        </w:r>
        <w:r w:rsidR="0050278A">
          <w:rPr>
            <w:noProof/>
            <w:webHidden/>
          </w:rPr>
          <w:fldChar w:fldCharType="separate"/>
        </w:r>
        <w:r w:rsidR="0050278A">
          <w:rPr>
            <w:noProof/>
            <w:webHidden/>
          </w:rPr>
          <w:t>72</w:t>
        </w:r>
        <w:r w:rsidR="0050278A">
          <w:rPr>
            <w:noProof/>
            <w:webHidden/>
          </w:rPr>
          <w:fldChar w:fldCharType="end"/>
        </w:r>
      </w:hyperlink>
    </w:p>
    <w:p w14:paraId="5157DFAC" w14:textId="65E0EF3A" w:rsidR="00911ECC" w:rsidRDefault="00911ECC">
      <w:pPr>
        <w:spacing w:line="400" w:lineRule="exact"/>
        <w:rPr>
          <w:rFonts w:ascii="宋体" w:hAnsi="宋体"/>
        </w:rPr>
      </w:pPr>
      <w:r>
        <w:rPr>
          <w:rFonts w:ascii="宋体" w:hAnsi="宋体"/>
          <w:bCs/>
          <w:caps/>
          <w:sz w:val="24"/>
        </w:rPr>
        <w:fldChar w:fldCharType="end"/>
      </w:r>
    </w:p>
    <w:p w14:paraId="332C9816" w14:textId="77777777"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Heading1"/>
        <w:numPr>
          <w:ilvl w:val="0"/>
          <w:numId w:val="0"/>
        </w:numPr>
        <w:jc w:val="center"/>
        <w:rPr>
          <w:rFonts w:eastAsia="黑体"/>
          <w:sz w:val="32"/>
        </w:rPr>
      </w:pPr>
      <w:bookmarkStart w:id="0" w:name="_Toc45101166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14:paraId="55200471" w14:textId="0572AE20" w:rsidR="00911ECC" w:rsidRDefault="00911ECC" w:rsidP="00626322">
      <w:pPr>
        <w:pStyle w:val="Heading2"/>
        <w:rPr>
          <w:rFonts w:ascii="黑体"/>
          <w:sz w:val="28"/>
          <w:szCs w:val="28"/>
        </w:rPr>
      </w:pPr>
      <w:bookmarkStart w:id="1" w:name="_Toc451011670"/>
      <w:r>
        <w:rPr>
          <w:rFonts w:ascii="黑体" w:hint="eastAsia"/>
          <w:sz w:val="28"/>
          <w:szCs w:val="28"/>
        </w:rPr>
        <w:t>背景</w:t>
      </w:r>
      <w:bookmarkEnd w:id="1"/>
    </w:p>
    <w:p w14:paraId="4D2F215D" w14:textId="4DC69167" w:rsidR="00471A5A" w:rsidRPr="00DF1BBB" w:rsidRDefault="00471A5A" w:rsidP="00DF1BBB">
      <w:pPr>
        <w:pStyle w:val="NormalWeb"/>
        <w:spacing w:before="0" w:beforeAutospacing="0" w:after="0" w:afterAutospacing="0" w:line="400" w:lineRule="exact"/>
        <w:ind w:firstLine="432"/>
        <w:rPr>
          <w:rFonts w:ascii="宋体" w:eastAsia="宋体" w:hAnsi="宋体"/>
          <w:lang w:val="x-none"/>
        </w:rPr>
      </w:pPr>
      <w:r w:rsidRPr="00DF1BBB">
        <w:rPr>
          <w:rFonts w:ascii="宋体" w:eastAsia="宋体" w:hAnsi="宋体" w:hint="eastAsia"/>
        </w:rPr>
        <w:t>在一个理想的世界里</w:t>
      </w:r>
      <w:r w:rsidR="00DF1BBB">
        <w:rPr>
          <w:rFonts w:ascii="宋体" w:eastAsia="宋体" w:hAnsi="宋体"/>
        </w:rPr>
        <w:t>，</w:t>
      </w:r>
      <w:r w:rsidRPr="00DF1BBB">
        <w:rPr>
          <w:rFonts w:ascii="宋体" w:eastAsia="宋体" w:hAnsi="宋体" w:hint="eastAsia"/>
        </w:rPr>
        <w:t>我们应该只有一个一致性模型</w:t>
      </w:r>
      <w:r w:rsidR="00DF1BBB">
        <w:rPr>
          <w:rFonts w:ascii="宋体" w:eastAsia="宋体" w:hAnsi="宋体"/>
        </w:rPr>
        <w:t>。</w:t>
      </w:r>
      <w:r w:rsidRPr="00DF1BBB">
        <w:rPr>
          <w:rFonts w:ascii="宋体" w:eastAsia="宋体" w:hAnsi="宋体" w:hint="eastAsia"/>
        </w:rPr>
        <w:t>但是多路处理器和分布式系统中的一致性问题是一个非常难以解决的问题</w:t>
      </w:r>
      <w:r w:rsidR="00DF1BBB">
        <w:rPr>
          <w:rFonts w:ascii="宋体" w:eastAsia="宋体" w:hAnsi="宋体"/>
        </w:rPr>
        <w:t>。</w:t>
      </w:r>
      <w:r w:rsidRPr="00DF1BBB">
        <w:rPr>
          <w:rFonts w:ascii="宋体" w:eastAsia="宋体" w:hAnsi="宋体" w:hint="eastAsia"/>
        </w:rPr>
        <w:t>当系统大多还都是单体应用</w:t>
      </w:r>
      <w:r w:rsidR="00DF1BBB">
        <w:rPr>
          <w:rFonts w:ascii="宋体" w:eastAsia="宋体" w:hAnsi="宋体"/>
        </w:rPr>
        <w:t>，</w:t>
      </w:r>
      <w:r w:rsidRPr="00DF1BBB">
        <w:rPr>
          <w:rFonts w:ascii="宋体" w:eastAsia="宋体" w:hAnsi="宋体" w:hint="eastAsia"/>
        </w:rPr>
        <w:t>处理器性能提升还是靠缩小晶体管体积的年代</w:t>
      </w:r>
      <w:r w:rsidR="00DF1BBB">
        <w:rPr>
          <w:rFonts w:ascii="宋体" w:eastAsia="宋体" w:hAnsi="宋体"/>
        </w:rPr>
        <w:t>，</w:t>
      </w:r>
      <w:r w:rsidRPr="00DF1BBB">
        <w:rPr>
          <w:rFonts w:ascii="宋体" w:eastAsia="宋体" w:hAnsi="宋体" w:hint="eastAsia"/>
        </w:rPr>
        <w:t>一致性问题还不是一个非常大的问题</w:t>
      </w:r>
      <w:r w:rsidR="00DF1BBB">
        <w:rPr>
          <w:rFonts w:ascii="宋体" w:eastAsia="宋体" w:hAnsi="宋体"/>
        </w:rPr>
        <w:t>，</w:t>
      </w:r>
      <w:r w:rsidRPr="00DF1BBB">
        <w:rPr>
          <w:rFonts w:ascii="宋体" w:eastAsia="宋体" w:hAnsi="宋体" w:hint="eastAsia"/>
        </w:rPr>
        <w:t>但是从</w:t>
      </w:r>
      <w:r w:rsidRPr="00DF1BBB">
        <w:rPr>
          <w:rFonts w:ascii="宋体" w:eastAsia="宋体" w:hAnsi="宋体"/>
        </w:rPr>
        <w:t>90</w:t>
      </w:r>
      <w:r w:rsidRPr="00DF1BBB">
        <w:rPr>
          <w:rFonts w:ascii="宋体" w:eastAsia="宋体" w:hAnsi="宋体" w:hint="eastAsia"/>
        </w:rPr>
        <w:t>年代开始</w:t>
      </w:r>
      <w:r w:rsidR="00DF1BBB">
        <w:rPr>
          <w:rFonts w:ascii="宋体" w:eastAsia="宋体" w:hAnsi="宋体"/>
        </w:rPr>
        <w:t>，</w:t>
      </w:r>
      <w:r w:rsidRPr="00DF1BBB">
        <w:rPr>
          <w:rFonts w:ascii="宋体" w:eastAsia="宋体" w:hAnsi="宋体" w:hint="eastAsia"/>
        </w:rPr>
        <w:t>互联网公司大量出现</w:t>
      </w:r>
      <w:r w:rsidR="00DF1BBB">
        <w:rPr>
          <w:rFonts w:ascii="宋体" w:eastAsia="宋体" w:hAnsi="宋体"/>
        </w:rPr>
        <w:t>，</w:t>
      </w:r>
      <w:r w:rsidRPr="00DF1BBB">
        <w:rPr>
          <w:rFonts w:ascii="宋体" w:eastAsia="宋体" w:hAnsi="宋体" w:hint="eastAsia"/>
        </w:rPr>
        <w:t>互联网公司处理的数据量远远超过了人类历史上任何一个时期的传统企业所需要处理的数据量</w:t>
      </w:r>
      <w:r w:rsidR="00DF1BBB">
        <w:rPr>
          <w:rFonts w:ascii="宋体" w:eastAsia="宋体" w:hAnsi="宋体"/>
        </w:rPr>
        <w:t>，</w:t>
      </w:r>
      <w:r w:rsidRPr="00DF1BBB">
        <w:rPr>
          <w:rFonts w:ascii="宋体" w:eastAsia="宋体" w:hAnsi="宋体" w:hint="eastAsia"/>
        </w:rPr>
        <w:t>大型的互联网公司甚至开始自己采购零部件自己组装服务器</w:t>
      </w:r>
      <w:r w:rsidR="00DF1BBB">
        <w:rPr>
          <w:rFonts w:ascii="宋体" w:eastAsia="宋体" w:hAnsi="宋体"/>
        </w:rPr>
        <w:t>，</w:t>
      </w:r>
      <w:r w:rsidRPr="00DF1BBB">
        <w:rPr>
          <w:rFonts w:ascii="宋体" w:eastAsia="宋体" w:hAnsi="宋体" w:hint="eastAsia"/>
        </w:rPr>
        <w:t>服务器市场上排名除了</w:t>
      </w:r>
      <w:r w:rsidRPr="00DF1BBB">
        <w:rPr>
          <w:rFonts w:ascii="宋体" w:eastAsia="宋体" w:hAnsi="宋体"/>
        </w:rPr>
        <w:t>IBM</w:t>
      </w:r>
      <w:r w:rsidR="00DF1BBB">
        <w:rPr>
          <w:rFonts w:ascii="宋体" w:eastAsia="宋体" w:hAnsi="宋体"/>
        </w:rPr>
        <w:t>，</w:t>
      </w:r>
      <w:r w:rsidRPr="00DF1BBB">
        <w:rPr>
          <w:rFonts w:ascii="宋体" w:eastAsia="宋体" w:hAnsi="宋体"/>
        </w:rPr>
        <w:t>HP</w:t>
      </w:r>
      <w:r w:rsidRPr="00DF1BBB">
        <w:rPr>
          <w:rFonts w:ascii="宋体" w:eastAsia="宋体" w:hAnsi="宋体" w:hint="eastAsia"/>
        </w:rPr>
        <w:t>之外还出现了</w:t>
      </w:r>
      <w:r w:rsidRPr="00DF1BBB">
        <w:rPr>
          <w:rFonts w:ascii="宋体" w:eastAsia="宋体" w:hAnsi="宋体"/>
        </w:rPr>
        <w:t>“Others”</w:t>
      </w:r>
      <w:r w:rsidR="00DF1BBB">
        <w:rPr>
          <w:rFonts w:ascii="宋体" w:eastAsia="宋体" w:hAnsi="宋体"/>
        </w:rPr>
        <w:t>。</w:t>
      </w:r>
      <w:r w:rsidRPr="00DF1BBB">
        <w:rPr>
          <w:rFonts w:ascii="宋体" w:eastAsia="宋体" w:hAnsi="宋体"/>
        </w:rPr>
        <w:t>NoSQL</w:t>
      </w:r>
      <w:r w:rsidRPr="00DF1BBB">
        <w:rPr>
          <w:rFonts w:ascii="宋体" w:eastAsia="宋体" w:hAnsi="宋体" w:hint="eastAsia"/>
        </w:rPr>
        <w:t>已经被互联网公司广泛接受</w:t>
      </w:r>
      <w:r w:rsidR="00DF1BBB">
        <w:rPr>
          <w:rFonts w:ascii="宋体" w:eastAsia="宋体" w:hAnsi="宋体"/>
        </w:rPr>
        <w:t>，</w:t>
      </w:r>
      <w:r w:rsidRPr="00DF1BBB">
        <w:rPr>
          <w:rFonts w:ascii="宋体" w:eastAsia="宋体" w:hAnsi="宋体"/>
        </w:rPr>
        <w:t>Micro Service</w:t>
      </w:r>
      <w:r w:rsidRPr="00DF1BBB">
        <w:rPr>
          <w:rFonts w:ascii="宋体" w:eastAsia="宋体" w:hAnsi="宋体" w:hint="eastAsia"/>
        </w:rPr>
        <w:t>的出现让数据和计算的分布比历史上任何时期都更加的水平</w:t>
      </w:r>
      <w:r w:rsidR="00DF1BBB">
        <w:rPr>
          <w:rFonts w:ascii="宋体" w:eastAsia="宋体" w:hAnsi="宋体"/>
        </w:rPr>
        <w:t>，</w:t>
      </w:r>
      <w:r w:rsidRPr="00DF1BBB">
        <w:rPr>
          <w:rFonts w:ascii="宋体" w:eastAsia="宋体" w:hAnsi="宋体" w:hint="eastAsia"/>
        </w:rPr>
        <w:t>在这个背景下</w:t>
      </w:r>
      <w:r w:rsidR="00DF1BBB">
        <w:rPr>
          <w:rFonts w:ascii="宋体" w:eastAsia="宋体" w:hAnsi="宋体"/>
        </w:rPr>
        <w:t>，</w:t>
      </w:r>
      <w:r w:rsidRPr="00DF1BBB">
        <w:rPr>
          <w:rFonts w:ascii="宋体" w:eastAsia="宋体" w:hAnsi="宋体" w:hint="eastAsia"/>
        </w:rPr>
        <w:t>分布式系统给一致性问题带来了巨大的挑战</w:t>
      </w:r>
      <w:r w:rsidR="00B947CC">
        <w:rPr>
          <w:rFonts w:ascii="宋体" w:eastAsia="宋体" w:hAnsi="宋体" w:hint="eastAsia"/>
        </w:rPr>
        <w:t>。</w:t>
      </w:r>
    </w:p>
    <w:p w14:paraId="571DD91C" w14:textId="751C7A6D" w:rsidR="00911ECC" w:rsidRDefault="00471A5A" w:rsidP="00AB7F65">
      <w:pPr>
        <w:pStyle w:val="NormalWeb"/>
        <w:spacing w:before="0" w:beforeAutospacing="0" w:after="0" w:afterAutospacing="0" w:line="400" w:lineRule="exact"/>
        <w:ind w:firstLine="432"/>
        <w:rPr>
          <w:rFonts w:ascii="宋体" w:eastAsia="宋体" w:hAnsi="宋体"/>
        </w:rPr>
      </w:pPr>
      <w:r w:rsidRPr="00DF1BBB">
        <w:rPr>
          <w:rFonts w:ascii="宋体" w:eastAsia="宋体" w:hAnsi="宋体" w:hint="eastAsia"/>
        </w:rPr>
        <w:t>实际上在互联网蓬勃发展之前</w:t>
      </w:r>
      <w:r w:rsidR="00DF1BBB">
        <w:rPr>
          <w:rFonts w:ascii="宋体" w:eastAsia="宋体" w:hAnsi="宋体"/>
        </w:rPr>
        <w:t>，</w:t>
      </w:r>
      <w:r w:rsidRPr="00DF1BBB">
        <w:rPr>
          <w:rFonts w:ascii="宋体" w:eastAsia="宋体" w:hAnsi="宋体" w:hint="eastAsia"/>
        </w:rPr>
        <w:t>有些有远见的科学家们从</w:t>
      </w:r>
      <w:r w:rsidRPr="00DF1BBB">
        <w:rPr>
          <w:rFonts w:ascii="宋体" w:eastAsia="宋体" w:hAnsi="宋体"/>
        </w:rPr>
        <w:t>70</w:t>
      </w:r>
      <w:r w:rsidRPr="00DF1BBB">
        <w:rPr>
          <w:rFonts w:ascii="宋体" w:eastAsia="宋体" w:hAnsi="宋体" w:hint="eastAsia"/>
        </w:rPr>
        <w:t>年代就开始在多路处理器级别上研究一致性模型</w:t>
      </w:r>
      <w:r w:rsidR="00DF1BBB">
        <w:rPr>
          <w:rFonts w:ascii="宋体" w:eastAsia="宋体" w:hAnsi="宋体"/>
        </w:rPr>
        <w:t>。</w:t>
      </w:r>
      <w:r w:rsidRPr="00DF1BBB">
        <w:rPr>
          <w:rFonts w:ascii="宋体" w:eastAsia="宋体" w:hAnsi="宋体" w:hint="eastAsia"/>
        </w:rPr>
        <w:t>过去的</w:t>
      </w:r>
      <w:r w:rsidRPr="00DF1BBB">
        <w:rPr>
          <w:rFonts w:ascii="宋体" w:eastAsia="宋体" w:hAnsi="宋体"/>
        </w:rPr>
        <w:t>10</w:t>
      </w:r>
      <w:r w:rsidRPr="00DF1BBB">
        <w:rPr>
          <w:rFonts w:ascii="宋体" w:eastAsia="宋体" w:hAnsi="宋体" w:hint="eastAsia"/>
        </w:rPr>
        <w:t>年间</w:t>
      </w:r>
      <w:r w:rsidR="00DF1BBB">
        <w:rPr>
          <w:rFonts w:ascii="宋体" w:eastAsia="宋体" w:hAnsi="宋体"/>
        </w:rPr>
        <w:t>，</w:t>
      </w:r>
      <w:r w:rsidRPr="00DF1BBB">
        <w:rPr>
          <w:rFonts w:ascii="宋体" w:eastAsia="宋体" w:hAnsi="宋体" w:hint="eastAsia"/>
        </w:rPr>
        <w:t>计算机处理器的速度提升越来越困难</w:t>
      </w:r>
      <w:r w:rsidR="00DF1BBB">
        <w:rPr>
          <w:rFonts w:ascii="宋体" w:eastAsia="宋体" w:hAnsi="宋体"/>
        </w:rPr>
        <w:t>，</w:t>
      </w:r>
      <w:r w:rsidRPr="00DF1BBB">
        <w:rPr>
          <w:rFonts w:ascii="宋体" w:eastAsia="宋体" w:hAnsi="宋体" w:hint="eastAsia"/>
        </w:rPr>
        <w:t>摩尔在</w:t>
      </w:r>
      <w:r w:rsidRPr="00DF1BBB">
        <w:rPr>
          <w:rFonts w:ascii="宋体" w:eastAsia="宋体" w:hAnsi="宋体"/>
        </w:rPr>
        <w:t>1965</w:t>
      </w:r>
      <w:r w:rsidRPr="00DF1BBB">
        <w:rPr>
          <w:rFonts w:ascii="宋体" w:eastAsia="宋体" w:hAnsi="宋体" w:hint="eastAsia"/>
        </w:rPr>
        <w:t>年告诉我们</w:t>
      </w:r>
      <w:r w:rsidR="008673AC">
        <w:rPr>
          <w:rFonts w:ascii="宋体" w:eastAsia="宋体" w:hAnsi="宋体"/>
        </w:rPr>
        <w:t>12</w:t>
      </w:r>
      <w:r w:rsidRPr="00DF1BBB">
        <w:rPr>
          <w:rFonts w:ascii="宋体" w:eastAsia="宋体" w:hAnsi="宋体" w:hint="eastAsia"/>
        </w:rPr>
        <w:t>个月晶体管密度提升一倍</w:t>
      </w:r>
      <w:r w:rsidR="00DF1BBB">
        <w:rPr>
          <w:rFonts w:ascii="宋体" w:eastAsia="宋体" w:hAnsi="宋体"/>
        </w:rPr>
        <w:t>，</w:t>
      </w:r>
      <w:r w:rsidRPr="00DF1BBB">
        <w:rPr>
          <w:rFonts w:ascii="宋体" w:eastAsia="宋体" w:hAnsi="宋体" w:hint="eastAsia"/>
        </w:rPr>
        <w:t>计算性能提升一倍</w:t>
      </w:r>
      <w:r w:rsidR="008673AC">
        <w:rPr>
          <w:rFonts w:ascii="宋体" w:eastAsia="宋体" w:hAnsi="宋体"/>
        </w:rPr>
        <w:t>(1975</w:t>
      </w:r>
      <w:r w:rsidRPr="00DF1BBB">
        <w:rPr>
          <w:rFonts w:ascii="宋体" w:eastAsia="宋体" w:hAnsi="宋体" w:hint="eastAsia"/>
        </w:rPr>
        <w:t>修正为</w:t>
      </w:r>
      <w:r w:rsidRPr="00DF1BBB">
        <w:rPr>
          <w:rFonts w:ascii="宋体" w:eastAsia="宋体" w:hAnsi="宋体"/>
        </w:rPr>
        <w:t>24</w:t>
      </w:r>
      <w:r w:rsidRPr="00DF1BBB">
        <w:rPr>
          <w:rFonts w:ascii="宋体" w:eastAsia="宋体" w:hAnsi="宋体" w:hint="eastAsia"/>
        </w:rPr>
        <w:t>个月</w:t>
      </w:r>
      <w:r w:rsidRPr="00DF1BBB">
        <w:rPr>
          <w:rFonts w:ascii="宋体" w:eastAsia="宋体" w:hAnsi="宋体"/>
        </w:rPr>
        <w:t>)</w:t>
      </w:r>
      <w:r w:rsidR="00DF1BBB">
        <w:rPr>
          <w:rFonts w:ascii="宋体" w:eastAsia="宋体" w:hAnsi="宋体"/>
        </w:rPr>
        <w:t>，</w:t>
      </w:r>
      <w:r w:rsidRPr="00DF1BBB">
        <w:rPr>
          <w:rFonts w:ascii="宋体" w:eastAsia="宋体" w:hAnsi="宋体" w:hint="eastAsia"/>
        </w:rPr>
        <w:t>但是</w:t>
      </w:r>
      <w:r w:rsidRPr="00DF1BBB">
        <w:rPr>
          <w:rFonts w:ascii="宋体" w:eastAsia="宋体" w:hAnsi="宋体"/>
        </w:rPr>
        <w:t>2002</w:t>
      </w:r>
      <w:r w:rsidRPr="00DF1BBB">
        <w:rPr>
          <w:rFonts w:ascii="宋体" w:eastAsia="宋体" w:hAnsi="宋体" w:hint="eastAsia"/>
        </w:rPr>
        <w:t>年</w:t>
      </w:r>
      <w:r w:rsidRPr="00DF1BBB">
        <w:rPr>
          <w:rFonts w:ascii="宋体" w:eastAsia="宋体" w:hAnsi="宋体"/>
        </w:rPr>
        <w:t>1</w:t>
      </w:r>
      <w:r w:rsidRPr="00DF1BBB">
        <w:rPr>
          <w:rFonts w:ascii="宋体" w:eastAsia="宋体" w:hAnsi="宋体" w:hint="eastAsia"/>
        </w:rPr>
        <w:t>月</w:t>
      </w:r>
      <w:r w:rsidRPr="00DF1BBB">
        <w:rPr>
          <w:rFonts w:ascii="宋体" w:eastAsia="宋体" w:hAnsi="宋体"/>
        </w:rPr>
        <w:t>Moore</w:t>
      </w:r>
      <w:r w:rsidRPr="00DF1BBB">
        <w:rPr>
          <w:rFonts w:ascii="宋体" w:eastAsia="宋体" w:hAnsi="宋体" w:hint="eastAsia"/>
        </w:rPr>
        <w:t>在</w:t>
      </w:r>
      <w:r w:rsidR="008673AC">
        <w:rPr>
          <w:rFonts w:ascii="宋体" w:eastAsia="宋体" w:hAnsi="宋体"/>
        </w:rPr>
        <w:t>Intel</w:t>
      </w:r>
      <w:r w:rsidRPr="00DF1BBB">
        <w:rPr>
          <w:rFonts w:ascii="宋体" w:eastAsia="宋体" w:hAnsi="宋体" w:hint="eastAsia"/>
        </w:rPr>
        <w:t>开发者论坛上提出</w:t>
      </w:r>
      <w:r w:rsidRPr="00DF1BBB">
        <w:rPr>
          <w:rFonts w:ascii="宋体" w:eastAsia="宋体" w:hAnsi="宋体"/>
        </w:rPr>
        <w:t>Moore’s Law</w:t>
      </w:r>
      <w:r w:rsidRPr="00DF1BBB">
        <w:rPr>
          <w:rFonts w:ascii="宋体" w:eastAsia="宋体" w:hAnsi="宋体" w:hint="eastAsia"/>
        </w:rPr>
        <w:t>预计会在</w:t>
      </w:r>
      <w:r w:rsidRPr="00DF1BBB">
        <w:rPr>
          <w:rFonts w:ascii="宋体" w:eastAsia="宋体" w:hAnsi="宋体"/>
        </w:rPr>
        <w:t>2017</w:t>
      </w:r>
      <w:r w:rsidRPr="00DF1BBB">
        <w:rPr>
          <w:rFonts w:ascii="宋体" w:eastAsia="宋体" w:hAnsi="宋体" w:hint="eastAsia"/>
        </w:rPr>
        <w:t>年终结</w:t>
      </w:r>
      <w:r w:rsidR="00DF1BBB">
        <w:rPr>
          <w:rFonts w:ascii="宋体" w:eastAsia="宋体" w:hAnsi="宋体"/>
        </w:rPr>
        <w:t>，</w:t>
      </w:r>
      <w:r w:rsidRPr="00DF1BBB">
        <w:rPr>
          <w:rFonts w:ascii="宋体" w:eastAsia="宋体" w:hAnsi="宋体" w:hint="eastAsia"/>
        </w:rPr>
        <w:t>一旦晶体管体积进入皮米级别</w:t>
      </w:r>
      <w:r w:rsidR="00DF1BBB">
        <w:rPr>
          <w:rFonts w:ascii="宋体" w:eastAsia="宋体" w:hAnsi="宋体"/>
        </w:rPr>
        <w:t>，</w:t>
      </w:r>
      <w:r w:rsidRPr="00DF1BBB">
        <w:rPr>
          <w:rFonts w:ascii="宋体" w:eastAsia="宋体" w:hAnsi="宋体" w:hint="eastAsia"/>
        </w:rPr>
        <w:t>晶体管将不得不接近原子大小</w:t>
      </w:r>
      <w:r w:rsidR="00DF1BBB">
        <w:rPr>
          <w:rFonts w:ascii="宋体" w:eastAsia="宋体" w:hAnsi="宋体"/>
        </w:rPr>
        <w:t>，</w:t>
      </w:r>
      <w:r w:rsidRPr="00DF1BBB">
        <w:rPr>
          <w:rFonts w:ascii="宋体" w:eastAsia="宋体" w:hAnsi="宋体" w:hint="eastAsia"/>
        </w:rPr>
        <w:t>我们很快将无法突破物理的基础限制</w:t>
      </w:r>
      <w:r w:rsidR="00DF1BBB">
        <w:rPr>
          <w:rFonts w:ascii="宋体" w:eastAsia="宋体" w:hAnsi="宋体"/>
        </w:rPr>
        <w:t>。</w:t>
      </w:r>
      <w:r w:rsidRPr="00DF1BBB">
        <w:rPr>
          <w:rFonts w:ascii="宋体" w:eastAsia="宋体" w:hAnsi="宋体" w:hint="eastAsia"/>
        </w:rPr>
        <w:t>事实上从</w:t>
      </w:r>
      <w:r w:rsidRPr="00DF1BBB">
        <w:rPr>
          <w:rFonts w:ascii="宋体" w:eastAsia="宋体" w:hAnsi="宋体"/>
        </w:rPr>
        <w:t>2012</w:t>
      </w:r>
      <w:r w:rsidRPr="00DF1BBB">
        <w:rPr>
          <w:rFonts w:ascii="宋体" w:eastAsia="宋体" w:hAnsi="宋体" w:hint="eastAsia"/>
        </w:rPr>
        <w:t>年开始晶体管密度和主频速度的提高速度明显放慢</w:t>
      </w:r>
      <w:r w:rsidR="00DF1BBB">
        <w:rPr>
          <w:rFonts w:ascii="宋体" w:eastAsia="宋体" w:hAnsi="宋体"/>
        </w:rPr>
        <w:t>。</w:t>
      </w:r>
      <w:r w:rsidRPr="00DF1BBB">
        <w:rPr>
          <w:rFonts w:ascii="宋体" w:eastAsia="宋体" w:hAnsi="宋体" w:hint="eastAsia"/>
        </w:rPr>
        <w:t>人们不得不开始转向横向伸缩</w:t>
      </w:r>
      <w:r w:rsidR="00DF1BBB">
        <w:rPr>
          <w:rFonts w:ascii="宋体" w:eastAsia="宋体" w:hAnsi="宋体"/>
        </w:rPr>
        <w:t>，</w:t>
      </w:r>
      <w:r w:rsidRPr="00DF1BBB">
        <w:rPr>
          <w:rFonts w:ascii="宋体" w:eastAsia="宋体" w:hAnsi="宋体" w:hint="eastAsia"/>
        </w:rPr>
        <w:t>提高处理器的并行处理能力</w:t>
      </w:r>
      <w:r w:rsidR="00DF1BBB">
        <w:rPr>
          <w:rFonts w:ascii="宋体" w:eastAsia="宋体" w:hAnsi="宋体"/>
        </w:rPr>
        <w:t>。</w:t>
      </w:r>
      <w:r w:rsidRPr="00DF1BBB">
        <w:rPr>
          <w:rFonts w:ascii="宋体" w:eastAsia="宋体" w:hAnsi="宋体" w:hint="eastAsia"/>
        </w:rPr>
        <w:t>下图显示了在</w:t>
      </w:r>
      <w:r w:rsidRPr="00DF1BBB">
        <w:rPr>
          <w:rFonts w:ascii="宋体" w:eastAsia="宋体" w:hAnsi="宋体"/>
        </w:rPr>
        <w:t>2012</w:t>
      </w:r>
      <w:r w:rsidRPr="00DF1BBB">
        <w:rPr>
          <w:rFonts w:ascii="宋体" w:eastAsia="宋体" w:hAnsi="宋体" w:hint="eastAsia"/>
        </w:rPr>
        <w:t>年出现了晶体管体积缩小速度的突然放缓</w:t>
      </w:r>
      <w:r w:rsidR="00DF1BBB">
        <w:rPr>
          <w:rFonts w:ascii="宋体" w:eastAsia="宋体" w:hAnsi="宋体"/>
        </w:rPr>
        <w:t>。</w:t>
      </w:r>
    </w:p>
    <w:p w14:paraId="60918B53" w14:textId="5791DDF6" w:rsidR="001E300E" w:rsidRDefault="001E300E" w:rsidP="001E300E">
      <w:pPr>
        <w:pStyle w:val="NormalWeb"/>
        <w:spacing w:before="0" w:beforeAutospacing="0" w:after="0" w:afterAutospacing="0" w:line="400" w:lineRule="exact"/>
        <w:ind w:firstLine="432"/>
        <w:jc w:val="center"/>
        <w:rPr>
          <w:rFonts w:ascii="宋体" w:eastAsia="宋体" w:hAnsi="宋体"/>
        </w:rPr>
      </w:pPr>
      <w:r>
        <w:rPr>
          <w:rFonts w:ascii="Calibri" w:hAnsi="Calibri"/>
          <w:noProof/>
          <w:sz w:val="22"/>
          <w:szCs w:val="22"/>
        </w:rPr>
        <w:lastRenderedPageBreak/>
        <w:drawing>
          <wp:anchor distT="0" distB="0" distL="114300" distR="114300" simplePos="0" relativeHeight="251664384" behindDoc="0" locked="0" layoutInCell="1" allowOverlap="1" wp14:anchorId="728E0EC6" wp14:editId="12A8E7B9">
            <wp:simplePos x="0" y="0"/>
            <wp:positionH relativeFrom="column">
              <wp:posOffset>274320</wp:posOffset>
            </wp:positionH>
            <wp:positionV relativeFrom="paragraph">
              <wp:posOffset>0</wp:posOffset>
            </wp:positionV>
            <wp:extent cx="5274310" cy="6616954"/>
            <wp:effectExtent l="0" t="0" r="2540" b="0"/>
            <wp:wrapTopAndBottom/>
            <wp:docPr id="17" name="图片 17" descr="分布式系统一致性的发展历史（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分布式系统一致性的发展历史（一）"/>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616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50245" w14:textId="3BB21995" w:rsidR="00F3282E" w:rsidRDefault="00B3132A" w:rsidP="00AB7F65">
      <w:pPr>
        <w:pStyle w:val="NormalWeb"/>
        <w:spacing w:before="0" w:beforeAutospacing="0" w:after="0" w:afterAutospacing="0" w:line="400" w:lineRule="exact"/>
        <w:ind w:firstLine="432"/>
        <w:rPr>
          <w:rFonts w:ascii="宋体" w:eastAsia="宋体" w:hAnsi="宋体"/>
        </w:rPr>
      </w:pPr>
      <w:r>
        <w:rPr>
          <w:rFonts w:ascii="宋体" w:eastAsia="宋体" w:hAnsi="宋体" w:hint="eastAsia"/>
        </w:rPr>
        <w:t>处理器的现状我们已经分析了，眼下的处理器单线程的处理能力的增长已是十分的缓慢，然而并行处理能力</w:t>
      </w:r>
      <w:r w:rsidR="00F3282E">
        <w:rPr>
          <w:rFonts w:ascii="宋体" w:eastAsia="宋体" w:hAnsi="宋体" w:hint="eastAsia"/>
        </w:rPr>
        <w:t>却</w:t>
      </w:r>
      <w:r>
        <w:rPr>
          <w:rFonts w:ascii="宋体" w:eastAsia="宋体" w:hAnsi="宋体" w:hint="eastAsia"/>
        </w:rPr>
        <w:t>是得到了很大的强化，使得</w:t>
      </w:r>
      <w:r w:rsidRPr="00DF1BBB">
        <w:rPr>
          <w:rFonts w:ascii="宋体" w:eastAsia="宋体" w:hAnsi="宋体"/>
        </w:rPr>
        <w:t>Moore’s Law</w:t>
      </w:r>
      <w:r>
        <w:rPr>
          <w:rFonts w:ascii="宋体" w:eastAsia="宋体" w:hAnsi="宋体" w:hint="eastAsia"/>
        </w:rPr>
        <w:t>对于目前处理器的计算能力预见是依然有效的。</w:t>
      </w:r>
      <w:r w:rsidR="00F3282E">
        <w:rPr>
          <w:rFonts w:ascii="宋体" w:eastAsia="宋体" w:hAnsi="宋体" w:hint="eastAsia"/>
        </w:rPr>
        <w:t>为了能充分利用起处理器强大的并行能力，对处理任务的分解和并行计算有了新的要求。</w:t>
      </w:r>
      <w:r w:rsidR="00BF5E3D">
        <w:rPr>
          <w:rFonts w:ascii="宋体" w:eastAsia="宋体" w:hAnsi="宋体" w:hint="eastAsia"/>
        </w:rPr>
        <w:t>在操作系统的领域中，对处理的管理是以线程为单位的，一个线程只能被分配到处理器中的一个处理核心来执行。现代的服务器的处理器，核心数最高已达</w:t>
      </w:r>
      <w:r w:rsidR="00C066C7">
        <w:rPr>
          <w:rFonts w:ascii="宋体" w:eastAsia="宋体" w:hAnsi="宋体" w:hint="eastAsia"/>
        </w:rPr>
        <w:t>12而等效的处理线程数高达</w:t>
      </w:r>
      <w:r w:rsidR="00C066C7">
        <w:rPr>
          <w:rFonts w:ascii="宋体" w:eastAsia="宋体" w:hAnsi="宋体" w:hint="eastAsia"/>
        </w:rPr>
        <w:lastRenderedPageBreak/>
        <w:t>96</w:t>
      </w:r>
      <w:r w:rsidR="00BF5E3D">
        <w:rPr>
          <w:rFonts w:ascii="宋体" w:eastAsia="宋体" w:hAnsi="宋体" w:hint="eastAsia"/>
        </w:rPr>
        <w:t>（IBM 即将发布的Power8系列）。</w:t>
      </w:r>
      <w:r w:rsidR="00F3282E">
        <w:rPr>
          <w:rFonts w:ascii="宋体" w:eastAsia="宋体" w:hAnsi="宋体" w:hint="eastAsia"/>
        </w:rPr>
        <w:t>以前的集成化式的系统很难充分的挖掘现在服务器的运算能力，于是新的思路出现了。</w:t>
      </w:r>
    </w:p>
    <w:p w14:paraId="670A5A92" w14:textId="2F5F686A" w:rsidR="00C066C7" w:rsidRDefault="00F3282E" w:rsidP="00C066C7">
      <w:pPr>
        <w:pStyle w:val="NormalWeb"/>
        <w:numPr>
          <w:ilvl w:val="0"/>
          <w:numId w:val="29"/>
        </w:numPr>
        <w:spacing w:before="0" w:beforeAutospacing="0" w:after="0" w:afterAutospacing="0" w:line="400" w:lineRule="exact"/>
        <w:rPr>
          <w:rFonts w:ascii="宋体" w:eastAsia="宋体" w:hAnsi="宋体"/>
        </w:rPr>
      </w:pPr>
      <w:r w:rsidRPr="00C066C7">
        <w:rPr>
          <w:rFonts w:ascii="宋体" w:eastAsia="宋体" w:hAnsi="宋体" w:hint="eastAsia"/>
        </w:rPr>
        <w:t>对系统进行模块化的拆分。将不通的模块服务独立出来，单独部</w:t>
      </w:r>
      <w:r w:rsidR="00BF5E3D" w:rsidRPr="00C066C7">
        <w:rPr>
          <w:rFonts w:ascii="宋体" w:eastAsia="宋体" w:hAnsi="宋体" w:hint="eastAsia"/>
        </w:rPr>
        <w:t>署。这样在一个服务器上可以运行多个模块化的服务，通过</w:t>
      </w:r>
      <w:r w:rsidR="00C066C7" w:rsidRPr="00C066C7">
        <w:rPr>
          <w:rFonts w:ascii="宋体" w:eastAsia="宋体" w:hAnsi="宋体" w:hint="eastAsia"/>
        </w:rPr>
        <w:t>拆分运行来充分利用服务器能力。</w:t>
      </w:r>
    </w:p>
    <w:p w14:paraId="7A358672" w14:textId="27D9A5B5" w:rsidR="00C066C7" w:rsidRDefault="00C066C7" w:rsidP="00C066C7">
      <w:pPr>
        <w:pStyle w:val="NormalWeb"/>
        <w:numPr>
          <w:ilvl w:val="0"/>
          <w:numId w:val="29"/>
        </w:numPr>
        <w:spacing w:before="0" w:beforeAutospacing="0" w:after="0" w:afterAutospacing="0" w:line="400" w:lineRule="exact"/>
        <w:rPr>
          <w:rFonts w:ascii="宋体" w:eastAsia="宋体" w:hAnsi="宋体"/>
        </w:rPr>
      </w:pPr>
      <w:r>
        <w:rPr>
          <w:rFonts w:ascii="宋体" w:eastAsia="宋体" w:hAnsi="宋体" w:hint="eastAsia"/>
        </w:rPr>
        <w:t>利用虚拟技术，在一个物理服务器上虚机出多台虚拟服务器。</w:t>
      </w:r>
      <w:r w:rsidR="00412DB6">
        <w:rPr>
          <w:rFonts w:ascii="宋体" w:eastAsia="宋体" w:hAnsi="宋体" w:hint="eastAsia"/>
        </w:rPr>
        <w:t>可将服务同时部署到多台服务器上运行。通过虚拟化一来充分利用服务器。</w:t>
      </w:r>
    </w:p>
    <w:p w14:paraId="346208EB" w14:textId="7A18085E" w:rsidR="00412DB6" w:rsidRPr="00C066C7" w:rsidRDefault="00412DB6" w:rsidP="00412DB6">
      <w:pPr>
        <w:pStyle w:val="NormalWeb"/>
        <w:spacing w:before="0" w:beforeAutospacing="0" w:after="0" w:afterAutospacing="0" w:line="400" w:lineRule="exact"/>
        <w:ind w:firstLine="432"/>
        <w:rPr>
          <w:rFonts w:ascii="宋体" w:eastAsia="宋体" w:hAnsi="宋体"/>
        </w:rPr>
      </w:pPr>
      <w:r>
        <w:rPr>
          <w:rFonts w:ascii="宋体" w:eastAsia="宋体" w:hAnsi="宋体" w:hint="eastAsia"/>
        </w:rPr>
        <w:t>以上的两点正是分布式计算中的模块化与横向扩展性的一个应用。对系统进行分布式的重构无疑是现在也是将来的互联网服务的主要方向。</w:t>
      </w:r>
    </w:p>
    <w:p w14:paraId="2F1EE8E1" w14:textId="2E10A8FE" w:rsidR="00911ECC" w:rsidRDefault="00911ECC" w:rsidP="00626322">
      <w:pPr>
        <w:pStyle w:val="Heading2"/>
        <w:rPr>
          <w:rFonts w:ascii="黑体"/>
          <w:sz w:val="28"/>
        </w:rPr>
      </w:pPr>
      <w:bookmarkStart w:id="2" w:name="_Toc451011671"/>
      <w:r>
        <w:rPr>
          <w:rFonts w:ascii="黑体" w:hint="eastAsia"/>
          <w:sz w:val="28"/>
        </w:rPr>
        <w:t>课题任务</w:t>
      </w:r>
      <w:bookmarkEnd w:id="2"/>
    </w:p>
    <w:p w14:paraId="4FD8D42F" w14:textId="77777777" w:rsidR="00911ECC" w:rsidRDefault="00911ECC" w:rsidP="00626322">
      <w:pPr>
        <w:pStyle w:val="Heading3"/>
        <w:numPr>
          <w:ilvl w:val="2"/>
          <w:numId w:val="0"/>
        </w:numPr>
        <w:rPr>
          <w:rFonts w:ascii="黑体"/>
          <w:sz w:val="24"/>
        </w:rPr>
      </w:pPr>
      <w:bookmarkStart w:id="3" w:name="_Toc451011672"/>
      <w:r>
        <w:rPr>
          <w:rFonts w:ascii="黑体" w:hint="eastAsia"/>
          <w:sz w:val="24"/>
        </w:rPr>
        <w:t>1.2.1 课题内容</w:t>
      </w:r>
      <w:bookmarkEnd w:id="3"/>
    </w:p>
    <w:p w14:paraId="5557DDF3" w14:textId="597B9E07" w:rsidR="00911ECC" w:rsidRDefault="00002000" w:rsidP="00623563">
      <w:pPr>
        <w:pStyle w:val="a"/>
        <w:adjustRightInd/>
        <w:snapToGrid/>
        <w:spacing w:before="0" w:after="0" w:line="400" w:lineRule="exact"/>
        <w:ind w:firstLine="480"/>
        <w:jc w:val="both"/>
        <w:rPr>
          <w:sz w:val="24"/>
        </w:rPr>
      </w:pPr>
      <w:r>
        <w:rPr>
          <w:rFonts w:hint="eastAsia"/>
          <w:sz w:val="24"/>
        </w:rPr>
        <w:t>开发一个基于分布式服务的高性能企业协同移动应用</w:t>
      </w:r>
      <w:r w:rsidR="00623563">
        <w:rPr>
          <w:rFonts w:hint="eastAsia"/>
          <w:sz w:val="24"/>
        </w:rPr>
        <w:t>的后台服务</w:t>
      </w:r>
      <w:r>
        <w:rPr>
          <w:rFonts w:hint="eastAsia"/>
          <w:sz w:val="24"/>
        </w:rPr>
        <w:t>。</w:t>
      </w:r>
      <w:r w:rsidR="00623563">
        <w:rPr>
          <w:rFonts w:hint="eastAsia"/>
          <w:sz w:val="24"/>
        </w:rPr>
        <w:t>服务要根据业务内容划分模块，同时对整体服务的性能要做到可以动态的横向扩展。</w:t>
      </w:r>
    </w:p>
    <w:p w14:paraId="26EA8CE5" w14:textId="77777777" w:rsidR="00911ECC" w:rsidRDefault="00911ECC" w:rsidP="00626322">
      <w:pPr>
        <w:pStyle w:val="Heading3"/>
        <w:numPr>
          <w:ilvl w:val="2"/>
          <w:numId w:val="0"/>
        </w:numPr>
        <w:rPr>
          <w:rFonts w:ascii="黑体"/>
          <w:sz w:val="24"/>
        </w:rPr>
      </w:pPr>
      <w:bookmarkStart w:id="4" w:name="_Toc451011673"/>
      <w:r>
        <w:rPr>
          <w:rFonts w:ascii="黑体" w:hint="eastAsia"/>
          <w:sz w:val="24"/>
        </w:rPr>
        <w:t>1.2.2 本人承担任务</w:t>
      </w:r>
      <w:bookmarkEnd w:id="4"/>
    </w:p>
    <w:p w14:paraId="0F2BE9F6" w14:textId="23E29151" w:rsidR="00911ECC" w:rsidRDefault="001E0F0F">
      <w:pPr>
        <w:pStyle w:val="a"/>
        <w:adjustRightInd/>
        <w:snapToGrid/>
        <w:spacing w:before="0" w:after="0" w:line="400" w:lineRule="exact"/>
        <w:ind w:firstLine="480"/>
        <w:jc w:val="both"/>
        <w:rPr>
          <w:sz w:val="24"/>
        </w:rPr>
      </w:pPr>
      <w:r>
        <w:rPr>
          <w:rFonts w:hint="eastAsia"/>
          <w:sz w:val="24"/>
        </w:rPr>
        <w:t>研究开源的分布式组件。设计和实现</w:t>
      </w:r>
      <w:r w:rsidR="00B07EB8">
        <w:rPr>
          <w:rFonts w:hint="eastAsia"/>
          <w:sz w:val="24"/>
        </w:rPr>
        <w:t>一个高性能，支持弹性扩展的易于维护的分布式服务框架。</w:t>
      </w:r>
    </w:p>
    <w:p w14:paraId="639D4C3A" w14:textId="52D5944C" w:rsidR="009D22A7" w:rsidRPr="009D22A7" w:rsidRDefault="00B07EB8" w:rsidP="009D22A7">
      <w:pPr>
        <w:pStyle w:val="a"/>
        <w:adjustRightInd/>
        <w:snapToGrid/>
        <w:spacing w:before="0" w:after="0" w:line="400" w:lineRule="exact"/>
        <w:ind w:firstLine="480"/>
        <w:jc w:val="both"/>
        <w:rPr>
          <w:sz w:val="24"/>
        </w:rPr>
      </w:pPr>
      <w:r>
        <w:rPr>
          <w:rFonts w:hint="eastAsia"/>
          <w:sz w:val="24"/>
        </w:rPr>
        <w:t>实现分布式服务中的核心服务。</w:t>
      </w:r>
    </w:p>
    <w:p w14:paraId="04D67C95" w14:textId="5EB9EC1C" w:rsidR="00911ECC" w:rsidRDefault="00911ECC" w:rsidP="00626322">
      <w:pPr>
        <w:pStyle w:val="Heading2"/>
        <w:rPr>
          <w:rFonts w:ascii="黑体"/>
          <w:sz w:val="28"/>
        </w:rPr>
      </w:pPr>
      <w:bookmarkStart w:id="5" w:name="_Toc451011674"/>
      <w:r>
        <w:rPr>
          <w:rFonts w:ascii="黑体" w:hint="eastAsia"/>
          <w:sz w:val="28"/>
        </w:rPr>
        <w:t>论文结构</w:t>
      </w:r>
      <w:bookmarkEnd w:id="5"/>
    </w:p>
    <w:p w14:paraId="33761016" w14:textId="2DA7F1D5" w:rsidR="00911ECC" w:rsidRDefault="00911ECC">
      <w:pPr>
        <w:pStyle w:val="a"/>
        <w:adjustRightInd/>
        <w:snapToGrid/>
        <w:spacing w:before="0" w:after="0" w:line="400" w:lineRule="exact"/>
        <w:ind w:firstLine="482"/>
        <w:jc w:val="both"/>
        <w:rPr>
          <w:rFonts w:ascii="宋体" w:hAnsi="宋体"/>
          <w:sz w:val="24"/>
        </w:rPr>
      </w:pPr>
      <w:r>
        <w:rPr>
          <w:rFonts w:ascii="宋体" w:hAnsi="宋体" w:hint="eastAsia"/>
          <w:sz w:val="24"/>
        </w:rPr>
        <w:t>本文共分N章</w:t>
      </w:r>
      <w:r w:rsidR="00DF1BBB">
        <w:rPr>
          <w:rFonts w:ascii="宋体" w:hAnsi="宋体" w:hint="eastAsia"/>
          <w:sz w:val="24"/>
        </w:rPr>
        <w:t>，</w:t>
      </w:r>
      <w:r>
        <w:rPr>
          <w:rFonts w:ascii="宋体" w:hAnsi="宋体" w:hint="eastAsia"/>
          <w:sz w:val="24"/>
        </w:rPr>
        <w:t>内容安排如下：</w:t>
      </w:r>
    </w:p>
    <w:p w14:paraId="5353D90F" w14:textId="1666B135" w:rsidR="00911ECC" w:rsidRDefault="00911ECC">
      <w:pPr>
        <w:pStyle w:val="a"/>
        <w:adjustRightInd/>
        <w:snapToGrid/>
        <w:spacing w:before="0" w:after="0" w:line="400" w:lineRule="exact"/>
        <w:ind w:firstLine="482"/>
        <w:jc w:val="both"/>
      </w:pPr>
      <w:r>
        <w:rPr>
          <w:rFonts w:ascii="宋体" w:hAnsi="宋体" w:hint="eastAsia"/>
          <w:sz w:val="24"/>
        </w:rPr>
        <w:t>第一章 引言</w:t>
      </w:r>
      <w:r w:rsidR="00DF1BBB">
        <w:rPr>
          <w:rFonts w:ascii="宋体" w:hAnsi="宋体" w:hint="eastAsia"/>
          <w:sz w:val="24"/>
        </w:rPr>
        <w:t>，</w:t>
      </w:r>
      <w:r>
        <w:rPr>
          <w:rFonts w:ascii="宋体" w:hAnsi="宋体" w:hint="eastAsia"/>
          <w:sz w:val="24"/>
        </w:rPr>
        <w:t>介绍本课题的意义、任务、预期目标等。</w:t>
      </w:r>
    </w:p>
    <w:p w14:paraId="52BAEFB6" w14:textId="77777777" w:rsidR="00911ECC" w:rsidRDefault="00911ECC">
      <w:pPr>
        <w:pStyle w:val="a"/>
        <w:adjustRightInd/>
        <w:snapToGrid/>
        <w:spacing w:before="0" w:after="0" w:line="400" w:lineRule="exact"/>
        <w:ind w:firstLine="482"/>
        <w:jc w:val="both"/>
        <w:rPr>
          <w:rFonts w:ascii="宋体" w:hAnsi="宋体"/>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
        <w:adjustRightInd/>
        <w:snapToGrid/>
        <w:spacing w:before="0" w:after="0" w:line="400" w:lineRule="exact"/>
        <w:ind w:firstLine="482"/>
        <w:jc w:val="both"/>
        <w:rPr>
          <w:rFonts w:ascii="宋体" w:hAnsi="宋体"/>
          <w:sz w:val="24"/>
        </w:rPr>
      </w:pPr>
      <w:r>
        <w:rPr>
          <w:rFonts w:ascii="宋体" w:hAnsi="宋体" w:hint="eastAsia"/>
          <w:sz w:val="24"/>
        </w:rPr>
        <w:t>第三章 XXXX，XXXX</w:t>
      </w:r>
    </w:p>
    <w:p w14:paraId="36F622E6" w14:textId="77777777" w:rsidR="00911ECC" w:rsidRDefault="00911ECC">
      <w:pPr>
        <w:pStyle w:val="a"/>
        <w:adjustRightInd/>
        <w:snapToGrid/>
        <w:spacing w:before="0" w:after="0" w:line="240" w:lineRule="auto"/>
        <w:ind w:left="480"/>
        <w:jc w:val="both"/>
        <w:rPr>
          <w:rFonts w:ascii="宋体" w:hAnsi="宋体"/>
          <w:sz w:val="24"/>
        </w:rPr>
      </w:pPr>
    </w:p>
    <w:p w14:paraId="1BA5A6E7" w14:textId="77777777" w:rsidR="00911ECC" w:rsidRDefault="00911ECC">
      <w:pPr>
        <w:pStyle w:val="a"/>
        <w:adjustRightInd/>
        <w:snapToGrid/>
        <w:spacing w:before="0" w:after="0" w:line="400" w:lineRule="exact"/>
        <w:ind w:left="482"/>
        <w:jc w:val="both"/>
        <w:rPr>
          <w:rFonts w:ascii="宋体" w:hAnsi="宋体"/>
          <w:sz w:val="24"/>
        </w:rPr>
      </w:pPr>
      <w:r>
        <w:rPr>
          <w:rFonts w:ascii="宋体" w:hAnsi="宋体" w:hint="eastAsia"/>
          <w:sz w:val="24"/>
        </w:rPr>
        <w:t>第N章 结束语，对本文工作进行全面总结，给出本文所取得的成果，指出存在的不足和改进方向。</w:t>
      </w:r>
    </w:p>
    <w:p w14:paraId="3D009B20" w14:textId="63E25895" w:rsidR="001B24BB" w:rsidRDefault="001B24BB">
      <w:pPr>
        <w:widowControl/>
        <w:jc w:val="left"/>
        <w:rPr>
          <w:rFonts w:ascii="宋体" w:hAnsi="宋体"/>
          <w:sz w:val="24"/>
        </w:rPr>
      </w:pPr>
      <w:r>
        <w:rPr>
          <w:rFonts w:ascii="宋体" w:hAnsi="宋体"/>
          <w:sz w:val="24"/>
        </w:rPr>
        <w:br w:type="page"/>
      </w:r>
    </w:p>
    <w:p w14:paraId="5B4BDEBC" w14:textId="176999DD" w:rsidR="00911ECC" w:rsidRDefault="00911ECC" w:rsidP="00626322">
      <w:pPr>
        <w:pStyle w:val="Heading1"/>
        <w:numPr>
          <w:ilvl w:val="0"/>
          <w:numId w:val="0"/>
        </w:numPr>
        <w:ind w:left="432"/>
        <w:jc w:val="center"/>
        <w:rPr>
          <w:rFonts w:ascii="黑体" w:eastAsia="黑体"/>
          <w:sz w:val="32"/>
        </w:rPr>
      </w:pPr>
      <w:bookmarkStart w:id="6" w:name="_Toc45101167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14:paraId="08ACB069" w14:textId="6331FFA4" w:rsidR="00911ECC" w:rsidRDefault="006B62A7">
      <w:pPr>
        <w:pStyle w:val="a"/>
        <w:numPr>
          <w:ins w:id="7"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14:paraId="2A6F8470" w14:textId="77777777" w:rsidR="00246924" w:rsidRPr="00246924" w:rsidRDefault="00246924"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28DECBD8" w14:textId="0CEE3B8F" w:rsidR="00911ECC" w:rsidRPr="005949C0" w:rsidRDefault="005949C0" w:rsidP="00626322">
      <w:pPr>
        <w:pStyle w:val="Heading2"/>
      </w:pPr>
      <w:bookmarkStart w:id="8" w:name="_Toc451011676"/>
      <w:r w:rsidRPr="005949C0">
        <w:t>Thrift — RPC Framework</w:t>
      </w:r>
      <w:bookmarkEnd w:id="8"/>
    </w:p>
    <w:p w14:paraId="7CFAD131" w14:textId="719BD5CB" w:rsidR="005949C0" w:rsidRPr="00246924" w:rsidRDefault="005949C0" w:rsidP="005949C0">
      <w:pPr>
        <w:pStyle w:val="a"/>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14:paraId="3C3699E5" w14:textId="35C9CC66" w:rsidR="00911ECC" w:rsidRPr="00246924" w:rsidRDefault="005949C0" w:rsidP="005949C0">
      <w:pPr>
        <w:pStyle w:val="a"/>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p>
    <w:p w14:paraId="3DD43593" w14:textId="27C50E9C" w:rsidR="009C55D5" w:rsidRDefault="009C55D5" w:rsidP="005949C0">
      <w:pPr>
        <w:pStyle w:val="a"/>
        <w:spacing w:line="400" w:lineRule="exact"/>
        <w:ind w:firstLine="480"/>
        <w:jc w:val="left"/>
        <w:rPr>
          <w:rFonts w:ascii="宋体" w:hAnsi="宋体"/>
          <w:sz w:val="24"/>
        </w:rPr>
      </w:pPr>
    </w:p>
    <w:p w14:paraId="7BFA2EA7" w14:textId="0D13438B" w:rsidR="009C55D5" w:rsidRPr="009C55D5" w:rsidRDefault="009C55D5" w:rsidP="00626322">
      <w:pPr>
        <w:pStyle w:val="Heading2"/>
        <w:rPr>
          <w:rFonts w:ascii="黑体"/>
          <w:sz w:val="28"/>
          <w:szCs w:val="28"/>
          <w:lang w:val="en-US"/>
        </w:rPr>
      </w:pPr>
      <w:bookmarkStart w:id="9" w:name="_Toc451011677"/>
      <w:r w:rsidRPr="009C55D5">
        <w:rPr>
          <w:rFonts w:ascii="黑体" w:hint="eastAsia"/>
          <w:sz w:val="28"/>
          <w:szCs w:val="28"/>
        </w:rPr>
        <w:t>分布式服务框架 Zookeepe</w:t>
      </w:r>
      <w:r>
        <w:rPr>
          <w:rFonts w:ascii="黑体"/>
          <w:sz w:val="28"/>
          <w:szCs w:val="28"/>
          <w:lang w:val="en-US"/>
        </w:rPr>
        <w:t>r</w:t>
      </w:r>
      <w:bookmarkEnd w:id="9"/>
    </w:p>
    <w:p w14:paraId="540D9D52" w14:textId="77777777"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数据模型</w:t>
      </w:r>
    </w:p>
    <w:p w14:paraId="5F0057EA" w14:textId="3CC0D0ED" w:rsid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14:paraId="4C1BE10C" w14:textId="332C8921" w:rsidR="006B62A7" w:rsidRDefault="006B62A7" w:rsidP="009C55D5">
      <w:pPr>
        <w:pStyle w:val="a"/>
        <w:spacing w:line="400" w:lineRule="exact"/>
        <w:ind w:firstLine="480"/>
        <w:jc w:val="left"/>
        <w:rPr>
          <w:rFonts w:ascii="宋体" w:hAnsi="宋体"/>
          <w:noProof/>
          <w:sz w:val="24"/>
        </w:rPr>
      </w:pPr>
    </w:p>
    <w:p w14:paraId="46F7F436" w14:textId="57FBB3B6" w:rsidR="006B62A7" w:rsidRDefault="006B62A7" w:rsidP="009C55D5">
      <w:pPr>
        <w:pStyle w:val="a"/>
        <w:spacing w:line="400" w:lineRule="exact"/>
        <w:ind w:firstLine="480"/>
        <w:jc w:val="left"/>
        <w:rPr>
          <w:rFonts w:ascii="宋体" w:hAnsi="宋体"/>
          <w:sz w:val="24"/>
        </w:rPr>
      </w:pPr>
      <w:r>
        <w:rPr>
          <w:rFonts w:ascii="宋体" w:hAnsi="宋体" w:hint="eastAsia"/>
          <w:noProof/>
          <w:sz w:val="24"/>
        </w:rPr>
        <w:lastRenderedPageBreak/>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宋体" w:hAnsi="宋体" w:hint="eastAsia"/>
          <w:sz w:val="24"/>
        </w:rPr>
        <w:t>图 1 Zookeeper 数据结构</w:t>
      </w:r>
    </w:p>
    <w:p w14:paraId="6E2A260E" w14:textId="77777777" w:rsidR="00323E05" w:rsidRPr="009C55D5" w:rsidRDefault="00323E05" w:rsidP="009C55D5">
      <w:pPr>
        <w:pStyle w:val="a"/>
        <w:spacing w:line="400" w:lineRule="exact"/>
        <w:ind w:firstLine="480"/>
        <w:jc w:val="left"/>
        <w:rPr>
          <w:rFonts w:ascii="宋体" w:hAnsi="宋体"/>
          <w:sz w:val="24"/>
        </w:rPr>
      </w:pPr>
    </w:p>
    <w:p w14:paraId="33C7389C" w14:textId="77777777"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Zookeeper 这种数据结构有如下这些特点：</w:t>
      </w:r>
    </w:p>
    <w:p w14:paraId="7CD375F6" w14:textId="77777777"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lastRenderedPageBreak/>
        <w:t>znode 的目录名可以自动编号，如 App1 已经存在，再创建的话，将会自动命名为 App2</w:t>
      </w:r>
    </w:p>
    <w:p w14:paraId="1E54A390" w14:textId="24839B53"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znode 可以被监控，包括这个目录节点中存储的数据的修改，子节点目录的变化等，一旦变化可以通知设置监控的客户端，这个是 Zookeeper 的核心特性，Zookeeper 的很多功能都是基于这个特性实现的，</w:t>
      </w:r>
    </w:p>
    <w:p w14:paraId="23B08A8E" w14:textId="531DAE73"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p>
    <w:p w14:paraId="67884405" w14:textId="26D8AC14" w:rsid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14:paraId="746E6A08" w14:textId="13B63856" w:rsidR="009C55D5" w:rsidRPr="009C55D5" w:rsidRDefault="00246924" w:rsidP="00626322">
      <w:pPr>
        <w:pStyle w:val="Heading2"/>
        <w:rPr>
          <w:rFonts w:ascii="黑体"/>
          <w:sz w:val="28"/>
          <w:szCs w:val="28"/>
          <w:lang w:val="en-US"/>
        </w:rPr>
      </w:pPr>
      <w:bookmarkStart w:id="10" w:name="_Toc451011678"/>
      <w:r w:rsidRPr="00246924">
        <w:rPr>
          <w:rFonts w:ascii="黑体" w:hint="eastAsia"/>
          <w:sz w:val="28"/>
          <w:szCs w:val="28"/>
          <w:lang w:val="en-US"/>
        </w:rPr>
        <w:t>服务器缓存服务  Redis</w:t>
      </w:r>
      <w:bookmarkEnd w:id="10"/>
    </w:p>
    <w:p w14:paraId="4CD0F7CA" w14:textId="23621458" w:rsidR="009C55D5" w:rsidRP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Redis 是一个开源（BSD许可）的，内存中的数据结构存储系统，它可以用作数据库、缓存和消息中间件. 它支持多种类型的数据结构，如字符串（strings），散列（hashes），列表（lists），集合（sets），有序集合（sorted sets）与范围查询，bitmaps，hyperloglogs和地理空间（geospatial）索引半径查询. 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p>
    <w:p w14:paraId="07BED20F" w14:textId="0EEAEC90" w:rsidR="009C55D5" w:rsidRPr="009C55D5" w:rsidRDefault="007E2E39" w:rsidP="009C55D5">
      <w:pPr>
        <w:pStyle w:val="a"/>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命令;散列（hashes）的hincrby命令;列表（lists）的lpush命令;集合（sets）计算交集sinter命令，计算并集union命令和计算差集sdiff命令; 或者在有序集合（sorted sets）里面获取成员的最高排名zrangebyscore命令.</w:t>
      </w:r>
    </w:p>
    <w:p w14:paraId="4465903B" w14:textId="5262BFD8" w:rsidR="009C55D5" w:rsidRDefault="009C55D5" w:rsidP="009C55D5">
      <w:pPr>
        <w:pStyle w:val="a"/>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 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 您也可以关闭持久化功能，将Redis作为一个高效的网络的缓存数据功能使用.Redis 同样支持主从复制（能自动重连和网络断开时自动重新同步），并且第</w:t>
      </w:r>
      <w:r w:rsidRPr="009C55D5">
        <w:rPr>
          <w:rFonts w:ascii="宋体" w:hAnsi="宋体" w:hint="eastAsia"/>
          <w:sz w:val="24"/>
        </w:rPr>
        <w:lastRenderedPageBreak/>
        <w:t>一次同步是快速的非阻塞试的同步.</w:t>
      </w:r>
    </w:p>
    <w:p w14:paraId="2B3AE3AA" w14:textId="1D61E24B" w:rsidR="00246924" w:rsidRDefault="00246924" w:rsidP="009C55D5">
      <w:pPr>
        <w:pStyle w:val="a"/>
        <w:spacing w:line="400" w:lineRule="exact"/>
        <w:ind w:firstLine="480"/>
        <w:jc w:val="left"/>
        <w:rPr>
          <w:rFonts w:ascii="宋体" w:hAnsi="宋体"/>
          <w:sz w:val="24"/>
        </w:rPr>
      </w:pPr>
    </w:p>
    <w:p w14:paraId="6BF57360" w14:textId="384E38E7" w:rsidR="004029C9" w:rsidRPr="004029C9" w:rsidRDefault="004029C9" w:rsidP="00626322">
      <w:pPr>
        <w:pStyle w:val="Heading2"/>
        <w:rPr>
          <w:sz w:val="28"/>
          <w:szCs w:val="28"/>
        </w:rPr>
      </w:pPr>
      <w:bookmarkStart w:id="11" w:name="_Toc451011679"/>
      <w:r w:rsidRPr="004029C9">
        <w:rPr>
          <w:rFonts w:hint="eastAsia"/>
          <w:sz w:val="28"/>
          <w:szCs w:val="28"/>
        </w:rPr>
        <w:t>NoSql</w:t>
      </w:r>
      <w:r w:rsidRPr="004029C9">
        <w:rPr>
          <w:rFonts w:hint="eastAsia"/>
          <w:sz w:val="28"/>
          <w:szCs w:val="28"/>
        </w:rPr>
        <w:t>数据库</w:t>
      </w:r>
      <w:r w:rsidRPr="004029C9">
        <w:rPr>
          <w:rFonts w:hint="eastAsia"/>
          <w:sz w:val="28"/>
          <w:szCs w:val="28"/>
        </w:rPr>
        <w:t xml:space="preserve"> MongoDB</w:t>
      </w:r>
      <w:bookmarkEnd w:id="11"/>
    </w:p>
    <w:p w14:paraId="42580836"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Mongodb存储特点</w:t>
      </w:r>
    </w:p>
    <w:p w14:paraId="3CCA7C3B"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3、Mongodb有两种数据写入模式，</w:t>
      </w:r>
    </w:p>
    <w:p w14:paraId="3F0CC271"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4、Mongodb的日志功能。</w:t>
      </w:r>
    </w:p>
    <w:p w14:paraId="318F3BF6"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14:paraId="77D02EBC"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Mongodb的索引</w:t>
      </w:r>
    </w:p>
    <w:p w14:paraId="089DE9D9"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lastRenderedPageBreak/>
        <w:t>6、支持ad hoc queries用户自己可以定义自己的查询。</w:t>
      </w:r>
    </w:p>
    <w:p w14:paraId="5E7B4C87"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Mongodb的集群</w:t>
      </w:r>
    </w:p>
    <w:p w14:paraId="3B33C5DD"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Mongodb的可扩展性</w:t>
      </w:r>
    </w:p>
    <w:p w14:paraId="7AA319B4" w14:textId="77777777" w:rsidR="004029C9" w:rsidRPr="004029C9" w:rsidRDefault="004029C9" w:rsidP="004029C9">
      <w:pPr>
        <w:pStyle w:val="a"/>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
        <w:spacing w:line="400" w:lineRule="exact"/>
        <w:ind w:firstLine="480"/>
        <w:jc w:val="left"/>
        <w:rPr>
          <w:rFonts w:ascii="宋体" w:hAnsi="宋体"/>
          <w:sz w:val="24"/>
        </w:rPr>
      </w:pPr>
      <w:r w:rsidRPr="004029C9">
        <w:rPr>
          <w:rFonts w:ascii="宋体" w:hAnsi="宋体" w:hint="eastAsia"/>
          <w:sz w:val="24"/>
        </w:rPr>
        <w:t>更好的数据处理性能。</w:t>
      </w:r>
    </w:p>
    <w:p w14:paraId="15BAB8EA" w14:textId="4E25324E" w:rsidR="00911ECC" w:rsidRDefault="00911ECC" w:rsidP="00626322">
      <w:pPr>
        <w:pStyle w:val="Heading2"/>
        <w:rPr>
          <w:sz w:val="28"/>
          <w:szCs w:val="28"/>
        </w:rPr>
      </w:pPr>
      <w:bookmarkStart w:id="12" w:name="_Toc451011680"/>
      <w:r>
        <w:rPr>
          <w:rFonts w:hint="eastAsia"/>
          <w:sz w:val="28"/>
          <w:szCs w:val="28"/>
        </w:rPr>
        <w:t>本章小结</w:t>
      </w:r>
      <w:bookmarkEnd w:id="12"/>
    </w:p>
    <w:p w14:paraId="68DB4D72" w14:textId="46497DA1" w:rsidR="001B24BB" w:rsidRDefault="0026357C">
      <w:pPr>
        <w:pStyle w:val="a"/>
        <w:adjustRightInd/>
        <w:snapToGrid/>
        <w:spacing w:before="0" w:after="0" w:line="400" w:lineRule="exact"/>
        <w:ind w:firstLine="482"/>
        <w:jc w:val="both"/>
        <w:rPr>
          <w:rFonts w:ascii="宋体" w:hAnsi="宋体"/>
          <w:sz w:val="24"/>
        </w:rPr>
      </w:pPr>
      <w:r>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宋体" w:hAnsi="宋体"/>
          <w:sz w:val="24"/>
        </w:rPr>
      </w:pPr>
      <w:r>
        <w:rPr>
          <w:rFonts w:ascii="宋体" w:hAnsi="宋体"/>
          <w:sz w:val="24"/>
        </w:rPr>
        <w:br w:type="page"/>
      </w:r>
    </w:p>
    <w:p w14:paraId="5797FA55" w14:textId="66292E78" w:rsidR="00CB529C" w:rsidRDefault="00911ECC" w:rsidP="00626322">
      <w:pPr>
        <w:pStyle w:val="Heading1"/>
        <w:numPr>
          <w:ilvl w:val="0"/>
          <w:numId w:val="0"/>
        </w:numPr>
        <w:ind w:left="432"/>
        <w:jc w:val="center"/>
        <w:rPr>
          <w:rFonts w:ascii="黑体" w:eastAsia="黑体"/>
          <w:sz w:val="32"/>
        </w:rPr>
      </w:pPr>
      <w:bookmarkStart w:id="13" w:name="_Toc451011681"/>
      <w:r>
        <w:rPr>
          <w:rFonts w:ascii="黑体" w:eastAsia="黑体" w:hint="eastAsia"/>
          <w:sz w:val="32"/>
        </w:rPr>
        <w:lastRenderedPageBreak/>
        <w:t xml:space="preserve">第三章 </w:t>
      </w:r>
      <w:r w:rsidR="00CB529C" w:rsidRPr="00CB529C">
        <w:rPr>
          <w:rFonts w:ascii="黑体" w:eastAsia="黑体" w:hint="eastAsia"/>
          <w:sz w:val="32"/>
        </w:rPr>
        <w:t>分布式系统介绍</w:t>
      </w:r>
      <w:bookmarkEnd w:id="13"/>
    </w:p>
    <w:p w14:paraId="0A5AF0D4" w14:textId="176F2E67" w:rsidR="00CB529C" w:rsidRPr="003B319F" w:rsidRDefault="003B319F" w:rsidP="003B319F">
      <w:pPr>
        <w:pStyle w:val="a"/>
        <w:spacing w:line="400" w:lineRule="exact"/>
        <w:ind w:firstLine="480"/>
        <w:jc w:val="left"/>
        <w:rPr>
          <w:rFonts w:ascii="宋体" w:hAnsi="宋体"/>
          <w:sz w:val="24"/>
        </w:rPr>
      </w:pPr>
      <w:r w:rsidRPr="003B319F">
        <w:rPr>
          <w:rFonts w:ascii="宋体" w:hAnsi="宋体" w:hint="eastAsia"/>
          <w:sz w:val="24"/>
        </w:rPr>
        <w:t>分布式系统并不是什么新鲜词，在上个世纪七八十年代就已经有各种分布式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5771A3C2" w14:textId="77777777" w:rsidR="00CB529C" w:rsidRPr="00CB529C" w:rsidRDefault="00CB529C"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26EC3BAE" w14:textId="671DD4C1" w:rsidR="00CB529C" w:rsidRDefault="00CB529C" w:rsidP="00626322">
      <w:pPr>
        <w:pStyle w:val="Heading2"/>
      </w:pPr>
      <w:bookmarkStart w:id="14" w:name="_Toc451011682"/>
      <w:r w:rsidRPr="00CB529C">
        <w:rPr>
          <w:rFonts w:hint="eastAsia"/>
        </w:rPr>
        <w:t>分布式系统的定义</w:t>
      </w:r>
      <w:bookmarkEnd w:id="14"/>
    </w:p>
    <w:p w14:paraId="7BD14101" w14:textId="5BF6DC07"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p>
    <w:p w14:paraId="16D3580B" w14:textId="750ACC54"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lastRenderedPageBreak/>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7E77E260" w14:textId="32AC83E1" w:rsid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Default="00CB529C" w:rsidP="00626322">
      <w:pPr>
        <w:pStyle w:val="Heading2"/>
      </w:pPr>
      <w:bookmarkStart w:id="15" w:name="_Toc451011683"/>
      <w:r w:rsidRPr="00CB529C">
        <w:rPr>
          <w:rFonts w:hint="eastAsia"/>
        </w:rPr>
        <w:t>CAP</w:t>
      </w:r>
      <w:r w:rsidRPr="00CB529C">
        <w:rPr>
          <w:rFonts w:hint="eastAsia"/>
        </w:rPr>
        <w:t>定律</w:t>
      </w:r>
      <w:bookmarkEnd w:id="15"/>
    </w:p>
    <w:p w14:paraId="68111C79" w14:textId="259C6373"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14:paraId="4EA356E9" w14:textId="77777777"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14:paraId="6B4A18F6" w14:textId="77777777" w:rsidR="00CB529C" w:rsidRP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029014D5" w:rsidR="00CB529C" w:rsidRDefault="00CB529C" w:rsidP="00CB529C">
      <w:pPr>
        <w:pStyle w:val="a"/>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p>
    <w:p w14:paraId="600ED0E0" w14:textId="1DD577DF" w:rsidR="00A3546B" w:rsidRDefault="00A3546B" w:rsidP="00626322">
      <w:pPr>
        <w:pStyle w:val="Heading2"/>
      </w:pPr>
      <w:bookmarkStart w:id="16" w:name="_Toc451011684"/>
      <w:r w:rsidRPr="00A3546B">
        <w:rPr>
          <w:rFonts w:hint="eastAsia"/>
        </w:rPr>
        <w:t>现代分布式系统的特点</w:t>
      </w:r>
      <w:bookmarkEnd w:id="16"/>
    </w:p>
    <w:p w14:paraId="5AB0C320" w14:textId="77777777"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1. 对服务器硬件要求低</w:t>
      </w:r>
    </w:p>
    <w:p w14:paraId="4A3A7858" w14:textId="77777777"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lastRenderedPageBreak/>
        <w:t>• 对服务器的性能不做要求，不要求使用高频CPU、大容量内存、高性能存储等等。因为分布式系统的性能瓶颈在于节点间通讯带来的网络开销，单台服务器硬件性能再好，也要等待网络IO</w:t>
      </w:r>
    </w:p>
    <w:p w14:paraId="6F3E66C5" w14:textId="77777777"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2. 强调横向可扩展性</w:t>
      </w:r>
    </w:p>
    <w:p w14:paraId="4AD23351" w14:textId="72C31850"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77777777"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3. 不允许单点失效（No Single Point Failure）</w:t>
      </w:r>
    </w:p>
    <w:p w14:paraId="2746F566" w14:textId="77777777"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77777777"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4. 分布式系统尽可能减少节点间通讯开销</w:t>
      </w:r>
    </w:p>
    <w:p w14:paraId="0062855C" w14:textId="20F093F0"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w:t>
      </w:r>
      <w:r w:rsidRPr="00A3546B">
        <w:rPr>
          <w:rFonts w:ascii="宋体" w:hAnsi="宋体" w:hint="eastAsia"/>
          <w:sz w:val="24"/>
        </w:rPr>
        <w:lastRenderedPageBreak/>
        <w:t>子就是Hadoop MapReduce，把计算任务分配到要处理的数据所在的节点上运行，从而避免在网络上传输数据。</w:t>
      </w:r>
    </w:p>
    <w:p w14:paraId="5EA2D9A9" w14:textId="77777777"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5. 分布式系统应用服务最好做成无状态的</w:t>
      </w:r>
    </w:p>
    <w:p w14:paraId="28850DED" w14:textId="77777777" w:rsidR="00A3546B" w:rsidRP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p>
    <w:p w14:paraId="137403AF" w14:textId="5DA10B86" w:rsid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0643F28B" w14:textId="0B521709" w:rsidR="003B319F" w:rsidRPr="003B319F" w:rsidRDefault="003B319F" w:rsidP="00626322">
      <w:pPr>
        <w:pStyle w:val="Heading2"/>
      </w:pPr>
      <w:r>
        <w:rPr>
          <w:rFonts w:hint="eastAsia"/>
          <w:lang w:eastAsia="zh-CN"/>
        </w:rPr>
        <w:t>本章小节</w:t>
      </w:r>
    </w:p>
    <w:p w14:paraId="6C7BF210" w14:textId="64BE0818" w:rsidR="00A3546B" w:rsidRDefault="00A3546B" w:rsidP="00A3546B">
      <w:pPr>
        <w:pStyle w:val="a"/>
        <w:spacing w:line="400" w:lineRule="exact"/>
        <w:ind w:firstLine="480"/>
        <w:jc w:val="left"/>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宋体" w:hAnsi="宋体"/>
          <w:sz w:val="24"/>
        </w:rPr>
      </w:pPr>
      <w:r>
        <w:rPr>
          <w:rFonts w:ascii="宋体" w:hAnsi="宋体"/>
          <w:sz w:val="24"/>
        </w:rPr>
        <w:br w:type="page"/>
      </w:r>
    </w:p>
    <w:p w14:paraId="505E612C" w14:textId="6138B5F4" w:rsidR="00911ECC" w:rsidRDefault="00CB529C" w:rsidP="005B0838">
      <w:pPr>
        <w:pStyle w:val="Heading1"/>
        <w:numPr>
          <w:ilvl w:val="0"/>
          <w:numId w:val="0"/>
        </w:numPr>
        <w:ind w:left="432"/>
        <w:jc w:val="center"/>
        <w:rPr>
          <w:rFonts w:ascii="黑体" w:eastAsia="黑体"/>
          <w:sz w:val="32"/>
        </w:rPr>
      </w:pPr>
      <w:bookmarkStart w:id="17" w:name="_Toc451011685"/>
      <w:r>
        <w:rPr>
          <w:rFonts w:ascii="黑体" w:eastAsia="黑体" w:hint="eastAsia"/>
          <w:sz w:val="32"/>
        </w:rPr>
        <w:lastRenderedPageBreak/>
        <w:t>第</w:t>
      </w:r>
      <w:r>
        <w:rPr>
          <w:rFonts w:ascii="黑体" w:eastAsia="黑体" w:hint="eastAsia"/>
          <w:sz w:val="32"/>
          <w:lang w:eastAsia="zh-CN"/>
        </w:rPr>
        <w:t>四</w:t>
      </w:r>
      <w:r>
        <w:rPr>
          <w:rFonts w:ascii="黑体" w:eastAsia="黑体" w:hint="eastAsia"/>
          <w:sz w:val="32"/>
        </w:rPr>
        <w:t>章</w:t>
      </w:r>
      <w:r w:rsidR="004B2754">
        <w:rPr>
          <w:rFonts w:ascii="黑体" w:eastAsia="黑体" w:hint="eastAsia"/>
          <w:sz w:val="32"/>
          <w:lang w:eastAsia="zh-CN"/>
        </w:rPr>
        <w:t xml:space="preserve"> 工作圈</w:t>
      </w:r>
      <w:r w:rsidR="00911ECC">
        <w:rPr>
          <w:rFonts w:ascii="黑体" w:eastAsia="黑体" w:hint="eastAsia"/>
          <w:sz w:val="32"/>
        </w:rPr>
        <w:t>的需求分析</w:t>
      </w:r>
      <w:bookmarkEnd w:id="17"/>
    </w:p>
    <w:p w14:paraId="4FC2C84C" w14:textId="3684E8D5" w:rsidR="00911ECC" w:rsidRPr="005B0838" w:rsidRDefault="005B0838" w:rsidP="005B0838">
      <w:pPr>
        <w:pStyle w:val="a"/>
        <w:spacing w:line="400" w:lineRule="exact"/>
        <w:ind w:firstLine="480"/>
        <w:jc w:val="left"/>
        <w:rPr>
          <w:rFonts w:ascii="宋体" w:hAnsi="宋体"/>
          <w:sz w:val="24"/>
        </w:rPr>
      </w:pPr>
      <w:r w:rsidRPr="005B0838">
        <w:rPr>
          <w:rFonts w:ascii="宋体" w:hAnsi="宋体" w:hint="eastAsia"/>
          <w:sz w:val="24"/>
        </w:rPr>
        <w:t>本章</w:t>
      </w:r>
      <w:r w:rsidR="00CE22E9" w:rsidRPr="005B0838">
        <w:rPr>
          <w:rFonts w:ascii="宋体" w:hAnsi="宋体" w:hint="eastAsia"/>
          <w:sz w:val="24"/>
        </w:rPr>
        <w:t>将介绍分布式服务框架实际应用的一个项目。</w:t>
      </w:r>
      <w:r w:rsidRPr="005B0838">
        <w:rPr>
          <w:rFonts w:ascii="宋体" w:hAnsi="宋体" w:hint="eastAsia"/>
          <w:sz w:val="24"/>
        </w:rPr>
        <w:t>这个项目已经是公司对外布的一个成熟的产品了，目前已有60万的用户与20多万的企业在应用这个产品。</w:t>
      </w:r>
    </w:p>
    <w:p w14:paraId="3219ABD7" w14:textId="77777777" w:rsidR="004029C9" w:rsidRPr="004029C9" w:rsidRDefault="004029C9" w:rsidP="00E87E06">
      <w:pPr>
        <w:pStyle w:val="ListParagraph"/>
        <w:keepNext/>
        <w:keepLines/>
        <w:numPr>
          <w:ilvl w:val="0"/>
          <w:numId w:val="3"/>
        </w:numPr>
        <w:spacing w:before="340" w:after="330" w:line="578" w:lineRule="auto"/>
        <w:ind w:firstLineChars="0"/>
        <w:outlineLvl w:val="0"/>
        <w:rPr>
          <w:b/>
          <w:bCs/>
          <w:noProof/>
          <w:vanish/>
          <w:kern w:val="44"/>
          <w:sz w:val="44"/>
          <w:szCs w:val="44"/>
        </w:rPr>
      </w:pPr>
    </w:p>
    <w:p w14:paraId="7E8AFA5A" w14:textId="41250312" w:rsidR="00911ECC" w:rsidRDefault="00A80E2F" w:rsidP="00626322">
      <w:pPr>
        <w:pStyle w:val="Heading2"/>
      </w:pPr>
      <w:bookmarkStart w:id="18" w:name="_Toc451011686"/>
      <w:r>
        <w:rPr>
          <w:rFonts w:hint="eastAsia"/>
        </w:rPr>
        <w:t>系统用户角色分析</w:t>
      </w:r>
      <w:bookmarkEnd w:id="18"/>
    </w:p>
    <w:p w14:paraId="53D8F304" w14:textId="77777777"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工作圈重点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A60CEC" w:rsidRDefault="00911ECC" w:rsidP="00626322">
      <w:pPr>
        <w:pStyle w:val="Heading2"/>
      </w:pPr>
      <w:bookmarkStart w:id="19" w:name="_Toc451011687"/>
      <w:r w:rsidRPr="00A60CEC">
        <w:rPr>
          <w:rFonts w:hint="eastAsia"/>
        </w:rPr>
        <w:t>系统功能需求分析</w:t>
      </w:r>
      <w:bookmarkEnd w:id="19"/>
    </w:p>
    <w:p w14:paraId="3B46DDF7" w14:textId="062F45F9" w:rsidR="006B0DE0" w:rsidRPr="00532AED" w:rsidRDefault="006B0DE0" w:rsidP="00532AED">
      <w:pPr>
        <w:pStyle w:val="Heading3"/>
      </w:pPr>
      <w:r w:rsidRPr="00532AED">
        <w:rPr>
          <w:rFonts w:hint="eastAsia"/>
        </w:rPr>
        <w:t>企业通讯录</w:t>
      </w:r>
    </w:p>
    <w:p w14:paraId="28BE17A9" w14:textId="704A0754"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14:paraId="094F1F77" w14:textId="159E763E" w:rsidR="006B0DE0" w:rsidRPr="00532AED" w:rsidRDefault="006B0DE0" w:rsidP="00532AED">
      <w:pPr>
        <w:pStyle w:val="Heading3"/>
      </w:pPr>
      <w:r w:rsidRPr="00532AED">
        <w:rPr>
          <w:rFonts w:hint="eastAsia"/>
        </w:rPr>
        <w:t>圈子</w:t>
      </w:r>
    </w:p>
    <w:p w14:paraId="3B76DFCA" w14:textId="0D16E443"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圈子中的角色有圈子管理员与圈子成员。</w:t>
      </w:r>
    </w:p>
    <w:p w14:paraId="3140F9B0" w14:textId="16D67803"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lastRenderedPageBreak/>
        <w:t>可以邀请他人加入圈子。</w:t>
      </w:r>
    </w:p>
    <w:p w14:paraId="31C7E75C" w14:textId="7627C413" w:rsidR="006B0DE0" w:rsidRPr="00532AED" w:rsidRDefault="006B0DE0" w:rsidP="00532AED">
      <w:pPr>
        <w:pStyle w:val="Heading3"/>
      </w:pPr>
      <w:r w:rsidRPr="00532AED">
        <w:rPr>
          <w:rFonts w:hint="eastAsia"/>
        </w:rPr>
        <w:t>贴子</w:t>
      </w:r>
    </w:p>
    <w:p w14:paraId="5D03827F" w14:textId="3A4E0645"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贴子是发表在圈子中文章。可以被圈子中的用户浏览。</w:t>
      </w:r>
    </w:p>
    <w:p w14:paraId="6AB22650" w14:textId="0DBACA40"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贴子可以发表500字的文章，可以上传图片，附件。可以被评论，可以被点赞。</w:t>
      </w:r>
    </w:p>
    <w:p w14:paraId="4F74C5A5" w14:textId="6E0A92A5"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在贴子中可以@圈子中的用户，被@到的用户会收到一条关于这篇贴子的提醒。</w:t>
      </w:r>
    </w:p>
    <w:p w14:paraId="1FB45378" w14:textId="2BADDB37" w:rsidR="006B0DE0" w:rsidRPr="00532AED" w:rsidRDefault="006B0DE0" w:rsidP="00532AED">
      <w:pPr>
        <w:pStyle w:val="Heading3"/>
      </w:pPr>
      <w:r w:rsidRPr="00532AED">
        <w:rPr>
          <w:rFonts w:hint="eastAsia"/>
        </w:rPr>
        <w:t>评论</w:t>
      </w:r>
    </w:p>
    <w:p w14:paraId="63F2D4B8" w14:textId="0A831796"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可以对圈子中的贴子发表评论。评论中也可以上传图片或是附件。</w:t>
      </w:r>
    </w:p>
    <w:p w14:paraId="75D78489" w14:textId="0919CA1E"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评论也可以用来回复他人的评论</w:t>
      </w:r>
    </w:p>
    <w:p w14:paraId="680478F9" w14:textId="042612E4"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当用户评论贴子的时候，发贴人会收到提醒。回复他人的评论时，被回复用户也会收到提醒。</w:t>
      </w:r>
    </w:p>
    <w:p w14:paraId="0EA1D661" w14:textId="53D182C9"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评论中可以@圈子中的用户。被@到的用户会收到一条关于这条评论的提醒。</w:t>
      </w:r>
    </w:p>
    <w:p w14:paraId="23B3113F" w14:textId="7A94FAF1" w:rsidR="006B0DE0" w:rsidRPr="00532AED" w:rsidRDefault="006B0DE0" w:rsidP="00532AED">
      <w:pPr>
        <w:pStyle w:val="Heading3"/>
      </w:pPr>
      <w:r w:rsidRPr="00532AED">
        <w:rPr>
          <w:rFonts w:hint="eastAsia"/>
        </w:rPr>
        <w:t>赞</w:t>
      </w:r>
    </w:p>
    <w:p w14:paraId="27A95D81" w14:textId="24C27CCE"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可以对贴子点赞。</w:t>
      </w:r>
    </w:p>
    <w:p w14:paraId="48C91A2E" w14:textId="24645F7E" w:rsidR="006B0DE0" w:rsidRPr="00532AED" w:rsidRDefault="006B0DE0" w:rsidP="00532AED">
      <w:pPr>
        <w:pStyle w:val="Heading3"/>
      </w:pPr>
      <w:r w:rsidRPr="00532AED">
        <w:rPr>
          <w:rFonts w:hint="eastAsia"/>
        </w:rPr>
        <w:t>工作功能</w:t>
      </w:r>
    </w:p>
    <w:p w14:paraId="65FE3B43" w14:textId="73B074C8"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p>
    <w:p w14:paraId="65347066" w14:textId="7B8CB550"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公告：发布公告，提示员工有新的未读公告。公告发布范围可以限定是部门内或是全公司。</w:t>
      </w:r>
    </w:p>
    <w:p w14:paraId="27C8EAF3" w14:textId="7C41FACD"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签到：读取员工的地理位置信息，生成一条签到记录提交给相关的领导知会。</w:t>
      </w:r>
    </w:p>
    <w:p w14:paraId="6E5AFA93" w14:textId="4458ADED"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文件柜：接入的第三方开发商(ISV)为工作圈企业用户提供的企业网盘功能。</w:t>
      </w:r>
    </w:p>
    <w:p w14:paraId="334BD329" w14:textId="4A03FBF5"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电话会议：第三方电信运营商为工作圈企业用户提供的付费语音电话会议服</w:t>
      </w:r>
      <w:r w:rsidRPr="006B0DE0">
        <w:rPr>
          <w:rFonts w:ascii="宋体" w:hAnsi="宋体" w:hint="eastAsia"/>
          <w:sz w:val="24"/>
        </w:rPr>
        <w:lastRenderedPageBreak/>
        <w:t>务。</w:t>
      </w:r>
    </w:p>
    <w:p w14:paraId="720A23D8" w14:textId="7EC109F7" w:rsidR="006B0DE0" w:rsidRPr="00532AED" w:rsidRDefault="006B0DE0" w:rsidP="00532AED">
      <w:pPr>
        <w:pStyle w:val="Heading3"/>
      </w:pPr>
      <w:r w:rsidRPr="00532AED">
        <w:rPr>
          <w:rFonts w:hint="eastAsia"/>
        </w:rPr>
        <w:t>即时通信（</w:t>
      </w:r>
      <w:r w:rsidRPr="00532AED">
        <w:rPr>
          <w:rFonts w:hint="eastAsia"/>
        </w:rPr>
        <w:t>IM</w:t>
      </w:r>
      <w:r w:rsidRPr="00532AED">
        <w:rPr>
          <w:rFonts w:hint="eastAsia"/>
        </w:rPr>
        <w:t>）</w:t>
      </w:r>
    </w:p>
    <w:p w14:paraId="0A0E0C15" w14:textId="0BE8E0F4"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工作圈的@人与评论帖子的通知也是通过即时通讯完成的。</w:t>
      </w:r>
    </w:p>
    <w:p w14:paraId="05057ACA" w14:textId="271804FB" w:rsidR="006B0DE0" w:rsidRPr="006B0DE0" w:rsidRDefault="006B0DE0" w:rsidP="006B0DE0">
      <w:pPr>
        <w:pStyle w:val="a"/>
        <w:spacing w:line="400" w:lineRule="exact"/>
        <w:ind w:firstLine="480"/>
        <w:jc w:val="left"/>
        <w:rPr>
          <w:rFonts w:ascii="宋体" w:hAnsi="宋体"/>
          <w:sz w:val="24"/>
        </w:rPr>
      </w:pPr>
      <w:r w:rsidRPr="006B0DE0">
        <w:rPr>
          <w:rFonts w:ascii="宋体" w:hAnsi="宋体" w:hint="eastAsia"/>
          <w:sz w:val="24"/>
        </w:rPr>
        <w:t>即时通信服务还可以为工作功能提供相关的消息推送服务。比如发布公告，提交审批等等。</w:t>
      </w:r>
    </w:p>
    <w:p w14:paraId="72989BB2" w14:textId="6F11F94F" w:rsidR="00911ECC" w:rsidRDefault="00911ECC" w:rsidP="006B0DE0">
      <w:pPr>
        <w:pStyle w:val="a"/>
        <w:spacing w:line="400" w:lineRule="exact"/>
        <w:ind w:firstLine="480"/>
        <w:jc w:val="left"/>
        <w:rPr>
          <w:rFonts w:ascii="宋体" w:hAnsi="宋体"/>
          <w:sz w:val="24"/>
        </w:rPr>
      </w:pPr>
    </w:p>
    <w:p w14:paraId="1AA121FE" w14:textId="0C585128" w:rsidR="00911ECC" w:rsidRPr="003C3DA4" w:rsidRDefault="00911ECC" w:rsidP="00626322">
      <w:pPr>
        <w:pStyle w:val="Heading2"/>
      </w:pPr>
      <w:bookmarkStart w:id="20" w:name="_Toc451011689"/>
      <w:r w:rsidRPr="003C3DA4">
        <w:rPr>
          <w:rFonts w:hint="eastAsia"/>
        </w:rPr>
        <w:t>系统的非功能需求分析</w:t>
      </w:r>
      <w:bookmarkEnd w:id="20"/>
    </w:p>
    <w:p w14:paraId="52350551" w14:textId="5E898603" w:rsidR="007E14BE" w:rsidRDefault="007E14BE" w:rsidP="007E14BE">
      <w:pPr>
        <w:pStyle w:val="Heading3"/>
        <w:rPr>
          <w:lang w:eastAsia="zh-CN"/>
        </w:rPr>
      </w:pPr>
      <w:r>
        <w:rPr>
          <w:rFonts w:hint="eastAsia"/>
          <w:lang w:val="en-US" w:eastAsia="zh-CN"/>
        </w:rPr>
        <w:t>数据存储持久性</w:t>
      </w:r>
    </w:p>
    <w:p w14:paraId="68ABAB1B" w14:textId="4882AD16" w:rsidR="007E14BE" w:rsidRDefault="007E14BE" w:rsidP="007E14BE">
      <w:pPr>
        <w:pStyle w:val="a"/>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14:paraId="77E39EF5" w14:textId="7133BB77" w:rsidR="007E14BE" w:rsidRPr="007E14BE" w:rsidRDefault="007E14BE" w:rsidP="007E14BE">
      <w:pPr>
        <w:pStyle w:val="a"/>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14:paraId="19204FEB" w14:textId="77777777" w:rsidR="00295DEE" w:rsidRPr="00295DEE" w:rsidRDefault="00295DEE" w:rsidP="00295DEE">
      <w:pPr>
        <w:pStyle w:val="Heading3"/>
      </w:pPr>
      <w:r w:rsidRPr="00295DEE">
        <w:rPr>
          <w:rFonts w:hint="eastAsia"/>
        </w:rPr>
        <w:t>数据可迁移性</w:t>
      </w:r>
    </w:p>
    <w:p w14:paraId="4E940B7C" w14:textId="77777777" w:rsidR="007E14BE" w:rsidRDefault="00295DEE" w:rsidP="007E14BE">
      <w:pPr>
        <w:pStyle w:val="a"/>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14:paraId="5F320618" w14:textId="399059B8" w:rsidR="007E14BE" w:rsidRPr="007E14BE" w:rsidRDefault="007E14BE" w:rsidP="007E14BE">
      <w:pPr>
        <w:pStyle w:val="a"/>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14:paraId="4AC8D588" w14:textId="1B43F7B9" w:rsidR="00295DEE" w:rsidRPr="00295DEE" w:rsidRDefault="007E14BE" w:rsidP="007E14BE">
      <w:pPr>
        <w:pStyle w:val="a"/>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14:paraId="56E575DC" w14:textId="77777777" w:rsidR="0033755D" w:rsidRPr="0033755D" w:rsidRDefault="00295DEE" w:rsidP="0033755D">
      <w:pPr>
        <w:pStyle w:val="Heading3"/>
      </w:pPr>
      <w:r w:rsidRPr="0033755D">
        <w:rPr>
          <w:rFonts w:hint="eastAsia"/>
        </w:rPr>
        <w:t>数据私密性</w:t>
      </w:r>
    </w:p>
    <w:p w14:paraId="58CC9379" w14:textId="561386EF" w:rsidR="007E14BE" w:rsidRDefault="007E14BE" w:rsidP="007E14BE">
      <w:pPr>
        <w:pStyle w:val="a"/>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w:t>
      </w:r>
      <w:r w:rsidR="00295DEE" w:rsidRPr="00295DEE">
        <w:rPr>
          <w:rFonts w:ascii="宋体" w:hAnsi="宋体" w:hint="eastAsia"/>
          <w:sz w:val="24"/>
        </w:rPr>
        <w:lastRenderedPageBreak/>
        <w:t>用户授权的情况下，云服务商才能获得数据。</w:t>
      </w:r>
    </w:p>
    <w:p w14:paraId="2F3A64CF" w14:textId="230BDA63" w:rsidR="007E14BE" w:rsidRPr="007E14BE" w:rsidRDefault="007E14BE" w:rsidP="007E14BE">
      <w:pPr>
        <w:pStyle w:val="a"/>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14:paraId="3AAF0B3D" w14:textId="484ABE75" w:rsidR="00295DEE" w:rsidRPr="00295DEE" w:rsidRDefault="007E14BE" w:rsidP="007E14BE">
      <w:pPr>
        <w:pStyle w:val="a"/>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14:paraId="4D65FCE4" w14:textId="77777777" w:rsidR="0033755D" w:rsidRPr="0033755D" w:rsidRDefault="00295DEE" w:rsidP="0033755D">
      <w:pPr>
        <w:pStyle w:val="Heading3"/>
      </w:pPr>
      <w:r w:rsidRPr="0033755D">
        <w:rPr>
          <w:rFonts w:hint="eastAsia"/>
        </w:rPr>
        <w:t>服务可用性</w:t>
      </w:r>
    </w:p>
    <w:p w14:paraId="79F96217" w14:textId="7A10834D" w:rsidR="00295DEE" w:rsidRDefault="00295DEE" w:rsidP="007E14BE">
      <w:pPr>
        <w:pStyle w:val="a"/>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14:paraId="31645FD3" w14:textId="683BFCCB" w:rsidR="007E14BE" w:rsidRPr="007E14BE" w:rsidRDefault="007E14BE" w:rsidP="007E14BE">
      <w:pPr>
        <w:pStyle w:val="a"/>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14:paraId="72BCF8CB" w14:textId="4D829B12" w:rsidR="007E14BE" w:rsidRPr="007E14BE" w:rsidRDefault="007E14BE" w:rsidP="007E14BE">
      <w:pPr>
        <w:pStyle w:val="a"/>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14:paraId="56A1671A" w14:textId="29FA1BA1" w:rsidR="007E14BE" w:rsidRPr="007E14BE" w:rsidRDefault="007E14BE" w:rsidP="007E14BE">
      <w:pPr>
        <w:pStyle w:val="a"/>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14:paraId="08FD24E5" w14:textId="77777777" w:rsidR="007E14BE" w:rsidRPr="007E14BE" w:rsidRDefault="007E14BE" w:rsidP="007E14BE">
      <w:pPr>
        <w:pStyle w:val="a"/>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14:paraId="727D0D80" w14:textId="77777777" w:rsidR="007E14BE" w:rsidRPr="007E14BE" w:rsidRDefault="007E14BE" w:rsidP="007E14BE">
      <w:pPr>
        <w:pStyle w:val="a"/>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14:paraId="3C01F70E" w14:textId="58C05B7E" w:rsidR="007E14BE" w:rsidRPr="00295DEE" w:rsidRDefault="007E14BE" w:rsidP="007E14BE">
      <w:pPr>
        <w:pStyle w:val="a"/>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14:paraId="0CA312AA" w14:textId="77777777" w:rsidR="0033755D" w:rsidRPr="0033755D" w:rsidRDefault="00295DEE" w:rsidP="0033755D">
      <w:pPr>
        <w:pStyle w:val="Heading3"/>
      </w:pPr>
      <w:r w:rsidRPr="0033755D">
        <w:rPr>
          <w:rFonts w:hint="eastAsia"/>
        </w:rPr>
        <w:t>故障恢复能力</w:t>
      </w:r>
    </w:p>
    <w:p w14:paraId="1456CC85" w14:textId="77777777" w:rsidR="007E14BE" w:rsidRDefault="00295DEE" w:rsidP="007E14BE">
      <w:pPr>
        <w:pStyle w:val="a"/>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14:paraId="42260C4A" w14:textId="2AA6F629" w:rsidR="00911ECC" w:rsidRPr="00295DEE" w:rsidRDefault="007E14BE" w:rsidP="007E14BE">
      <w:pPr>
        <w:pStyle w:val="a"/>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14:paraId="48B2520B" w14:textId="6B19A978" w:rsidR="00911ECC" w:rsidRDefault="00911ECC" w:rsidP="00626322">
      <w:pPr>
        <w:pStyle w:val="Heading2"/>
      </w:pPr>
      <w:bookmarkStart w:id="21" w:name="_Toc451011690"/>
      <w:r w:rsidRPr="00A60CEC">
        <w:rPr>
          <w:rFonts w:hint="eastAsia"/>
        </w:rPr>
        <w:t>本章小结</w:t>
      </w:r>
      <w:bookmarkEnd w:id="21"/>
    </w:p>
    <w:p w14:paraId="5D28AA2E" w14:textId="0B6A7E80" w:rsidR="00A20667" w:rsidRPr="00A31853" w:rsidRDefault="00A31853" w:rsidP="00A31853">
      <w:pPr>
        <w:pStyle w:val="a"/>
        <w:spacing w:line="400" w:lineRule="exact"/>
        <w:ind w:firstLine="480"/>
        <w:jc w:val="left"/>
        <w:rPr>
          <w:rFonts w:ascii="宋体" w:hAnsi="宋体"/>
          <w:sz w:val="24"/>
        </w:rPr>
      </w:pPr>
      <w:r w:rsidRPr="00A31853">
        <w:rPr>
          <w:rFonts w:ascii="宋体" w:hAnsi="宋体" w:hint="eastAsia"/>
          <w:sz w:val="24"/>
        </w:rPr>
        <w:t>本章介绍了工作圈这个软件的用户需求以及非功能性的需求。下面我们就会</w:t>
      </w:r>
      <w:r w:rsidRPr="00A31853">
        <w:rPr>
          <w:rFonts w:ascii="宋体" w:hAnsi="宋体" w:hint="eastAsia"/>
          <w:sz w:val="24"/>
        </w:rPr>
        <w:lastRenderedPageBreak/>
        <w:t>结合之前的开源技术与分布式的思想来进行这个项目的设计，以期能实现本章中的各个需求</w:t>
      </w:r>
      <w:r>
        <w:rPr>
          <w:rFonts w:ascii="宋体" w:hAnsi="宋体" w:hint="eastAsia"/>
          <w:sz w:val="24"/>
        </w:rPr>
        <w:t>。</w:t>
      </w:r>
    </w:p>
    <w:p w14:paraId="7C023DB2" w14:textId="77777777" w:rsidR="00911ECC" w:rsidRDefault="00911ECC">
      <w:pPr>
        <w:pStyle w:val="a"/>
        <w:adjustRightInd/>
        <w:snapToGrid/>
        <w:spacing w:before="0" w:after="0" w:line="400" w:lineRule="exact"/>
        <w:ind w:left="480" w:hanging="480"/>
        <w:jc w:val="both"/>
        <w:rPr>
          <w:rFonts w:ascii="宋体" w:hAnsi="宋体"/>
          <w:sz w:val="24"/>
        </w:rPr>
      </w:pPr>
      <w:r>
        <w:rPr>
          <w:rFonts w:ascii="宋体" w:hAnsi="宋体" w:hint="eastAsia"/>
          <w:sz w:val="24"/>
        </w:rPr>
        <w:t xml:space="preserve"> </w:t>
      </w:r>
    </w:p>
    <w:p w14:paraId="7D05BD5D" w14:textId="77777777" w:rsidR="00911ECC" w:rsidRDefault="00911ECC">
      <w:pPr>
        <w:pStyle w:val="a"/>
        <w:adjustRightInd/>
        <w:snapToGrid/>
        <w:spacing w:before="0" w:after="0" w:line="360" w:lineRule="auto"/>
        <w:jc w:val="both"/>
        <w:rPr>
          <w:rFonts w:ascii="宋体" w:hAnsi="宋体"/>
        </w:rPr>
      </w:pPr>
    </w:p>
    <w:p w14:paraId="603E819C" w14:textId="2F246480" w:rsidR="00911ECC" w:rsidRDefault="00911ECC" w:rsidP="00626322">
      <w:pPr>
        <w:pStyle w:val="Heading1"/>
        <w:numPr>
          <w:ilvl w:val="0"/>
          <w:numId w:val="0"/>
        </w:numPr>
        <w:ind w:left="432"/>
        <w:jc w:val="center"/>
        <w:rPr>
          <w:rFonts w:eastAsia="黑体"/>
          <w:sz w:val="32"/>
          <w:lang w:eastAsia="zh-CN"/>
        </w:rPr>
      </w:pPr>
      <w:r>
        <w:rPr>
          <w:rFonts w:ascii="宋体" w:hAnsi="宋体"/>
        </w:rPr>
        <w:br w:type="page"/>
      </w:r>
      <w:bookmarkStart w:id="22" w:name="_Toc451011691"/>
      <w:r w:rsidR="006340F6">
        <w:rPr>
          <w:rFonts w:eastAsia="黑体" w:hint="eastAsia"/>
          <w:sz w:val="32"/>
        </w:rPr>
        <w:lastRenderedPageBreak/>
        <w:t>第</w:t>
      </w:r>
      <w:r w:rsidR="006340F6">
        <w:rPr>
          <w:rFonts w:eastAsia="黑体" w:hint="eastAsia"/>
          <w:sz w:val="32"/>
          <w:lang w:eastAsia="zh-CN"/>
        </w:rPr>
        <w:t>五</w:t>
      </w:r>
      <w:r>
        <w:rPr>
          <w:rFonts w:eastAsia="黑体" w:hint="eastAsia"/>
          <w:sz w:val="32"/>
        </w:rPr>
        <w:t>章</w:t>
      </w:r>
      <w:r>
        <w:rPr>
          <w:rFonts w:eastAsia="黑体" w:hint="eastAsia"/>
          <w:sz w:val="32"/>
        </w:rPr>
        <w:t xml:space="preserve"> </w:t>
      </w:r>
      <w:r w:rsidR="00BD50DA">
        <w:rPr>
          <w:rFonts w:eastAsia="黑体" w:hint="eastAsia"/>
          <w:sz w:val="32"/>
          <w:lang w:eastAsia="zh-CN"/>
        </w:rPr>
        <w:t>工作圈</w:t>
      </w:r>
      <w:r w:rsidR="00BD50DA" w:rsidRPr="00BD50DA">
        <w:rPr>
          <w:rFonts w:eastAsia="黑体" w:hint="eastAsia"/>
          <w:sz w:val="32"/>
          <w:lang w:eastAsia="zh-CN"/>
        </w:rPr>
        <w:t>分布式系统的设计</w:t>
      </w:r>
      <w:bookmarkEnd w:id="22"/>
    </w:p>
    <w:p w14:paraId="6275267E" w14:textId="77777777" w:rsidR="00BD50DA" w:rsidRPr="00BD50DA" w:rsidRDefault="00BD50DA"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2D698B81" w14:textId="6E647605" w:rsidR="00BD50DA" w:rsidRDefault="00BD50DA" w:rsidP="00626322">
      <w:pPr>
        <w:pStyle w:val="Heading2"/>
      </w:pPr>
      <w:bookmarkStart w:id="23" w:name="_Toc451011692"/>
      <w:r w:rsidRPr="00BD50DA">
        <w:rPr>
          <w:rFonts w:hint="eastAsia"/>
        </w:rPr>
        <w:t>服务模块化的设计</w:t>
      </w:r>
      <w:bookmarkEnd w:id="23"/>
    </w:p>
    <w:p w14:paraId="3D08F624" w14:textId="735111D0"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在进行模块划分设计需要考虑的要点：</w:t>
      </w:r>
    </w:p>
    <w:p w14:paraId="6147B802" w14:textId="02DBA347"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1.高内聚，低耦合。模块之前要相互独立，仅数据耦合。</w:t>
      </w:r>
    </w:p>
    <w:p w14:paraId="176B212F" w14:textId="3F138401"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14:paraId="03E4D69A" w14:textId="6ABBF075"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p>
    <w:p w14:paraId="73613A1C" w14:textId="47049E08"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最终模块划分如下：</w:t>
      </w:r>
    </w:p>
    <w:p w14:paraId="73FF26B3" w14:textId="172F7778"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公共模块：</w:t>
      </w:r>
    </w:p>
    <w:p w14:paraId="1E7C9BD6" w14:textId="1306F2EA"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14:paraId="2D732F7E" w14:textId="0CA1B6F4"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14:paraId="36F1CAF1" w14:textId="32F46E1B"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14:paraId="7503550B" w14:textId="6630D5E0"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lastRenderedPageBreak/>
        <w:t>gongzuoquan-util，提供一些公共的工具类方法</w:t>
      </w:r>
    </w:p>
    <w:p w14:paraId="581C92BB" w14:textId="7A89EAEE"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核心业务服务</w:t>
      </w:r>
    </w:p>
    <w:p w14:paraId="5B35EECB" w14:textId="1806B6A2"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gongzuoquan-idcenter，提供全局主键生成服务。</w:t>
      </w:r>
    </w:p>
    <w:p w14:paraId="3F16B9F0" w14:textId="5499163A"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gongzuoquan-idlist，提供数据主键索引中心。</w:t>
      </w:r>
    </w:p>
    <w:p w14:paraId="65E7FE02" w14:textId="0FF6A3D0"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gongzuoquan-setting，提供用户个性化设置配置服务。</w:t>
      </w:r>
    </w:p>
    <w:p w14:paraId="303F3112" w14:textId="03F715E4"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业务服务</w:t>
      </w:r>
    </w:p>
    <w:p w14:paraId="034A4C0B" w14:textId="390F8F90"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gongzuoquan-account，用户账户服务</w:t>
      </w:r>
    </w:p>
    <w:p w14:paraId="545406EE" w14:textId="250368F2"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gongzuoquan-quan，圈子、贴子服务</w:t>
      </w:r>
    </w:p>
    <w:p w14:paraId="369AB680" w14:textId="0EDDD965"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gongzuoquan-comment，评论服务</w:t>
      </w:r>
    </w:p>
    <w:p w14:paraId="68581567" w14:textId="6FE9A41F" w:rsidR="00BD50DA" w:rsidRPr="00BD50DA"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gongzuoquan-favorite，赞服务</w:t>
      </w:r>
    </w:p>
    <w:p w14:paraId="0127723C" w14:textId="714A2E72" w:rsidR="00BD50DA" w:rsidRPr="006B0DE0" w:rsidRDefault="00BD50DA" w:rsidP="00BD50DA">
      <w:pPr>
        <w:pStyle w:val="a"/>
        <w:spacing w:line="400" w:lineRule="exact"/>
        <w:ind w:firstLine="480"/>
        <w:jc w:val="left"/>
        <w:rPr>
          <w:rFonts w:ascii="宋体" w:hAnsi="宋体"/>
          <w:sz w:val="24"/>
        </w:rPr>
      </w:pPr>
      <w:r w:rsidRPr="00BD50DA">
        <w:rPr>
          <w:rFonts w:ascii="宋体" w:hAnsi="宋体" w:hint="eastAsia"/>
          <w:sz w:val="24"/>
        </w:rPr>
        <w:t>gongzuoquan-app，工作应用服务</w:t>
      </w:r>
    </w:p>
    <w:p w14:paraId="22304770" w14:textId="4E314162" w:rsidR="00BD50DA" w:rsidRDefault="00BD50DA" w:rsidP="00BD50DA"/>
    <w:p w14:paraId="05AD31DB" w14:textId="7DB06EC0" w:rsidR="009E2125" w:rsidRDefault="009E2125" w:rsidP="00626322">
      <w:pPr>
        <w:pStyle w:val="Heading2"/>
      </w:pPr>
      <w:bookmarkStart w:id="24" w:name="_Toc451011693"/>
      <w:r w:rsidRPr="009E2125">
        <w:rPr>
          <w:rFonts w:hint="eastAsia"/>
        </w:rPr>
        <w:t>分布式服务与自动化配置中心</w:t>
      </w:r>
      <w:bookmarkEnd w:id="24"/>
    </w:p>
    <w:p w14:paraId="063C0C7D" w14:textId="720D6E96" w:rsidR="009E2125" w:rsidRPr="009E2125" w:rsidRDefault="009E2125" w:rsidP="009E2125">
      <w:pPr>
        <w:pStyle w:val="a"/>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w:t>
      </w:r>
      <w:r w:rsidRPr="009E2125">
        <w:rPr>
          <w:rFonts w:ascii="宋体" w:hAnsi="宋体" w:hint="eastAsia"/>
          <w:sz w:val="24"/>
        </w:rPr>
        <w:lastRenderedPageBreak/>
        <w:t>务器上的服务是正常的，就会不造成整个服务失效。当然，这里我们也要考虑到这个自动化配置中心服务本身会出问题，需要保证这组服务也是高可用的服务。</w:t>
      </w:r>
    </w:p>
    <w:p w14:paraId="2016B6D2" w14:textId="2654A4C3" w:rsidR="009E2125" w:rsidRPr="009E2125" w:rsidRDefault="009E2125" w:rsidP="009E2125">
      <w:pPr>
        <w:pStyle w:val="a"/>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
        <w:spacing w:line="400" w:lineRule="exact"/>
        <w:ind w:firstLine="480"/>
        <w:jc w:val="left"/>
        <w:rPr>
          <w:rFonts w:ascii="宋体" w:hAnsi="宋体"/>
          <w:sz w:val="24"/>
        </w:rPr>
      </w:pPr>
      <w:r w:rsidRPr="009E2125">
        <w:rPr>
          <w:rFonts w:ascii="宋体" w:hAnsi="宋体"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Default="00862D67" w:rsidP="00626322">
      <w:pPr>
        <w:pStyle w:val="Heading2"/>
      </w:pPr>
      <w:bookmarkStart w:id="25" w:name="_Toc451011694"/>
      <w:r w:rsidRPr="00862D67">
        <w:rPr>
          <w:rFonts w:hint="eastAsia"/>
        </w:rPr>
        <w:t>数据分片</w:t>
      </w:r>
      <w:r w:rsidRPr="00862D67">
        <w:rPr>
          <w:rFonts w:hint="eastAsia"/>
        </w:rPr>
        <w:t>(Data Sharding)</w:t>
      </w:r>
      <w:r w:rsidRPr="00862D67">
        <w:rPr>
          <w:rFonts w:hint="eastAsia"/>
        </w:rPr>
        <w:t>与数据索引中心</w:t>
      </w:r>
      <w:bookmarkEnd w:id="25"/>
    </w:p>
    <w:p w14:paraId="2A75A2FE" w14:textId="2C72E837" w:rsidR="00862D67" w:rsidRPr="00862D67" w:rsidRDefault="00862D67" w:rsidP="007E2E3C">
      <w:pPr>
        <w:pStyle w:val="a"/>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7DFAB98B" w14:textId="0C630152" w:rsidR="00862D67" w:rsidRPr="00862D67" w:rsidRDefault="00862D67" w:rsidP="00862D67">
      <w:pPr>
        <w:pStyle w:val="a"/>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
        <w:spacing w:line="400" w:lineRule="exact"/>
        <w:ind w:firstLine="480"/>
        <w:jc w:val="left"/>
        <w:rPr>
          <w:rFonts w:ascii="宋体" w:hAnsi="宋体"/>
          <w:sz w:val="24"/>
        </w:rPr>
      </w:pPr>
      <w:r w:rsidRPr="00862D67">
        <w:rPr>
          <w:rFonts w:ascii="宋体" w:hAnsi="宋体" w:hint="eastAsia"/>
          <w:sz w:val="24"/>
        </w:rPr>
        <w:lastRenderedPageBreak/>
        <w:t>根据ID特征：例如对记录的ID取模，得到的结果是几，那么这条记录就放在编号为几的数据分区上。</w:t>
      </w:r>
    </w:p>
    <w:p w14:paraId="085C9E23" w14:textId="7E736E76" w:rsidR="00862D67" w:rsidRPr="00862D67" w:rsidRDefault="00862D67" w:rsidP="00862D67">
      <w:pPr>
        <w:pStyle w:val="a"/>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14:paraId="7238463F" w14:textId="155FBCCA" w:rsidR="00862D67" w:rsidRPr="00862D67" w:rsidRDefault="00862D67" w:rsidP="00862D67">
      <w:pPr>
        <w:pStyle w:val="a"/>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
        <w:spacing w:line="400" w:lineRule="exact"/>
        <w:ind w:firstLine="480"/>
        <w:jc w:val="left"/>
        <w:rPr>
          <w:rFonts w:ascii="宋体" w:hAnsi="宋体"/>
          <w:sz w:val="24"/>
        </w:rPr>
      </w:pPr>
      <w:r w:rsidRPr="00862D67">
        <w:rPr>
          <w:rFonts w:ascii="宋体" w:hAnsi="宋体"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Default="004D01B4" w:rsidP="00626322">
      <w:pPr>
        <w:pStyle w:val="Heading2"/>
      </w:pPr>
      <w:bookmarkStart w:id="26" w:name="_Toc451011695"/>
      <w:r w:rsidRPr="004D01B4">
        <w:rPr>
          <w:rFonts w:hint="eastAsia"/>
        </w:rPr>
        <w:t>Rest server</w:t>
      </w:r>
      <w:r w:rsidRPr="004D01B4">
        <w:rPr>
          <w:rFonts w:hint="eastAsia"/>
        </w:rPr>
        <w:t>设计</w:t>
      </w:r>
      <w:bookmarkEnd w:id="26"/>
    </w:p>
    <w:p w14:paraId="47EA7073" w14:textId="4F434B4A" w:rsidR="00516B3F" w:rsidRPr="00516B3F" w:rsidRDefault="00516B3F" w:rsidP="007E2E3C">
      <w:pPr>
        <w:pStyle w:val="a"/>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p>
    <w:p w14:paraId="07E8C2EC" w14:textId="02E26D27" w:rsidR="00516B3F" w:rsidRPr="00516B3F" w:rsidRDefault="00516B3F" w:rsidP="00516B3F">
      <w:pPr>
        <w:pStyle w:val="a"/>
        <w:spacing w:line="400" w:lineRule="exact"/>
        <w:ind w:firstLine="480"/>
        <w:jc w:val="left"/>
        <w:rPr>
          <w:rFonts w:ascii="宋体" w:hAnsi="宋体"/>
          <w:sz w:val="24"/>
        </w:rPr>
      </w:pPr>
      <w:r w:rsidRPr="00516B3F">
        <w:rPr>
          <w:rFonts w:ascii="宋体" w:hAnsi="宋体" w:hint="eastAsia"/>
          <w:sz w:val="24"/>
        </w:rPr>
        <w:t>分布式的Rest server。</w:t>
      </w:r>
    </w:p>
    <w:p w14:paraId="078A94BB" w14:textId="43823547" w:rsidR="00516B3F" w:rsidRPr="00516B3F" w:rsidRDefault="00516B3F" w:rsidP="00516B3F">
      <w:pPr>
        <w:pStyle w:val="a"/>
        <w:spacing w:line="400" w:lineRule="exact"/>
        <w:ind w:firstLine="480"/>
        <w:jc w:val="left"/>
        <w:rPr>
          <w:rFonts w:ascii="宋体" w:hAnsi="宋体"/>
          <w:sz w:val="24"/>
        </w:rPr>
      </w:pPr>
      <w:r w:rsidRPr="00516B3F">
        <w:rPr>
          <w:rFonts w:ascii="宋体" w:hAnsi="宋体" w:hint="eastAsia"/>
          <w:sz w:val="24"/>
        </w:rPr>
        <w:t>1.Nginx负载均衡</w:t>
      </w:r>
    </w:p>
    <w:p w14:paraId="2A9B4063" w14:textId="47D75F61" w:rsidR="00516B3F" w:rsidRPr="00516B3F" w:rsidRDefault="00516B3F" w:rsidP="007E2E3C">
      <w:pPr>
        <w:pStyle w:val="a"/>
        <w:spacing w:line="400" w:lineRule="exact"/>
        <w:ind w:firstLine="480"/>
        <w:jc w:val="left"/>
        <w:rPr>
          <w:rFonts w:ascii="宋体" w:hAnsi="宋体"/>
          <w:sz w:val="24"/>
        </w:rPr>
      </w:pPr>
      <w:r w:rsidRPr="00516B3F">
        <w:rPr>
          <w:rFonts w:ascii="宋体" w:hAnsi="宋体" w:hint="eastAsia"/>
          <w:sz w:val="24"/>
        </w:rPr>
        <w:lastRenderedPageBreak/>
        <w:t>分布式的Rest server意味着一个Rest服务器可以运行在多个服务器上。那么就需要一个前端的负载均衡来分发从互联网传来的请求。可用的服务也很多，Nginx是一个开源的优秀的http服务器，可以满足目前的需求。</w:t>
      </w:r>
    </w:p>
    <w:p w14:paraId="2101ED69" w14:textId="1D3C0E28" w:rsidR="00516B3F" w:rsidRPr="00516B3F" w:rsidRDefault="00516B3F" w:rsidP="00516B3F">
      <w:pPr>
        <w:pStyle w:val="a"/>
        <w:spacing w:line="400" w:lineRule="exact"/>
        <w:ind w:firstLine="480"/>
        <w:jc w:val="left"/>
        <w:rPr>
          <w:rFonts w:ascii="宋体" w:hAnsi="宋体"/>
          <w:sz w:val="24"/>
        </w:rPr>
      </w:pPr>
      <w:r w:rsidRPr="00516B3F">
        <w:rPr>
          <w:rFonts w:ascii="宋体" w:hAnsi="宋体" w:hint="eastAsia"/>
          <w:sz w:val="24"/>
        </w:rPr>
        <w:t>2.无状态的服务设计</w:t>
      </w:r>
    </w:p>
    <w:p w14:paraId="61FD87A5" w14:textId="23F7E049" w:rsidR="00516B3F" w:rsidRPr="00516B3F" w:rsidRDefault="00516B3F" w:rsidP="00516B3F">
      <w:pPr>
        <w:pStyle w:val="a"/>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36AAABB0" w14:textId="7709D7CD" w:rsidR="00BD50DA" w:rsidRDefault="00516B3F" w:rsidP="00902DD0">
      <w:pPr>
        <w:pStyle w:val="a"/>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4FA8D134" w14:textId="11E23B9D" w:rsidR="00902DD0" w:rsidRDefault="00902DD0" w:rsidP="00902DD0">
      <w:pPr>
        <w:pStyle w:val="Heading2"/>
        <w:rPr>
          <w:lang w:eastAsia="zh-CN"/>
        </w:rPr>
      </w:pPr>
      <w:r>
        <w:rPr>
          <w:rFonts w:hint="eastAsia"/>
          <w:lang w:eastAsia="zh-CN"/>
        </w:rPr>
        <w:t>最终架构图</w:t>
      </w:r>
    </w:p>
    <w:p w14:paraId="5F302104" w14:textId="1CC4E023" w:rsidR="007E2E3C" w:rsidRPr="007E2E3C" w:rsidRDefault="007E2E3C" w:rsidP="007E2E3C">
      <w:pPr>
        <w:pStyle w:val="a"/>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14:paraId="2BB1EBC1" w14:textId="0D801FF0" w:rsidR="00BD50DA" w:rsidRDefault="00BD50DA">
      <w:pPr>
        <w:widowControl/>
        <w:jc w:val="left"/>
      </w:pPr>
      <w:r>
        <w:br w:type="page"/>
      </w:r>
      <w:r w:rsidR="00733AE8">
        <w:object w:dxaOrig="6934" w:dyaOrig="11404" w14:anchorId="56B23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35pt;height:569.6pt" o:ole="">
            <v:imagedata r:id="rId16" o:title=""/>
          </v:shape>
          <o:OLEObject Type="Embed" ProgID="Visio.Drawing.11" ShapeID="_x0000_i1025" DrawAspect="Content" ObjectID="_1525798696" r:id="rId17"/>
        </w:object>
      </w:r>
    </w:p>
    <w:p w14:paraId="0904B28E" w14:textId="0E48C3ED" w:rsidR="00911ECC" w:rsidRPr="00AA1B19" w:rsidRDefault="00911ECC" w:rsidP="00AA1B19">
      <w:pPr>
        <w:pStyle w:val="Heading1"/>
        <w:numPr>
          <w:ilvl w:val="0"/>
          <w:numId w:val="0"/>
        </w:numPr>
        <w:ind w:left="432"/>
        <w:jc w:val="center"/>
        <w:rPr>
          <w:rFonts w:eastAsia="黑体"/>
          <w:sz w:val="32"/>
          <w:lang w:eastAsia="zh-CN"/>
        </w:rPr>
      </w:pPr>
      <w:bookmarkStart w:id="27" w:name="_Toc451011696"/>
      <w:r>
        <w:rPr>
          <w:rFonts w:eastAsia="黑体" w:hint="eastAsia"/>
          <w:sz w:val="32"/>
        </w:rPr>
        <w:lastRenderedPageBreak/>
        <w:t>第六章</w:t>
      </w:r>
      <w:r>
        <w:rPr>
          <w:rFonts w:eastAsia="黑体" w:hint="eastAsia"/>
          <w:sz w:val="32"/>
        </w:rPr>
        <w:t xml:space="preserve"> </w:t>
      </w:r>
      <w:r w:rsidR="003A0D42" w:rsidRPr="003A0D42">
        <w:rPr>
          <w:rFonts w:eastAsia="黑体" w:hint="eastAsia"/>
          <w:sz w:val="32"/>
        </w:rPr>
        <w:t>系统概要设计</w:t>
      </w:r>
      <w:bookmarkEnd w:id="27"/>
    </w:p>
    <w:p w14:paraId="764A64E3" w14:textId="77777777" w:rsidR="003A0D42" w:rsidRPr="003A0D42" w:rsidRDefault="003A0D42" w:rsidP="00E87E06">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p>
    <w:p w14:paraId="10CE80D9" w14:textId="77777777" w:rsidR="003A0D42" w:rsidRDefault="003A0D42" w:rsidP="00626322">
      <w:pPr>
        <w:pStyle w:val="Heading2"/>
      </w:pPr>
      <w:bookmarkStart w:id="28" w:name="_Toc451011697"/>
      <w:bookmarkStart w:id="29" w:name="_Toc249866128"/>
      <w:r>
        <w:rPr>
          <w:rFonts w:hint="eastAsia"/>
        </w:rPr>
        <w:t>自动化配置管理中心模块（</w:t>
      </w:r>
      <w:r>
        <w:t>configcenter</w:t>
      </w:r>
      <w:r>
        <w:rPr>
          <w:rFonts w:hint="eastAsia"/>
        </w:rPr>
        <w:t>）</w:t>
      </w:r>
      <w:bookmarkEnd w:id="28"/>
    </w:p>
    <w:p w14:paraId="5D31CF9C" w14:textId="77777777" w:rsidR="003A0D42" w:rsidRDefault="003A0D42" w:rsidP="00626322">
      <w:pPr>
        <w:pStyle w:val="Heading3"/>
      </w:pPr>
      <w:bookmarkStart w:id="30" w:name="_Toc451011698"/>
      <w:r w:rsidRPr="00566BA1">
        <w:rPr>
          <w:rFonts w:hint="eastAsia"/>
        </w:rPr>
        <w:t>自动化配置管理中心模块</w:t>
      </w:r>
      <w:r>
        <w:rPr>
          <w:rFonts w:hint="eastAsia"/>
        </w:rPr>
        <w:t>概述</w:t>
      </w:r>
      <w:bookmarkEnd w:id="30"/>
    </w:p>
    <w:p w14:paraId="5AF67826" w14:textId="77777777" w:rsidR="003A0D42" w:rsidRPr="003A0D42" w:rsidRDefault="003A0D42" w:rsidP="003A0D42">
      <w:pPr>
        <w:pStyle w:val="a"/>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1EF5FC35" w14:textId="4FC25325" w:rsidR="003A0D42" w:rsidRPr="007E2E3C" w:rsidRDefault="003A0D42" w:rsidP="007E2E3C">
      <w:pPr>
        <w:pStyle w:val="a"/>
        <w:spacing w:line="400" w:lineRule="exact"/>
        <w:ind w:firstLine="480"/>
        <w:jc w:val="left"/>
        <w:rPr>
          <w:rFonts w:ascii="宋体" w:hAnsi="宋体"/>
          <w:sz w:val="24"/>
        </w:rPr>
      </w:pPr>
      <w:r w:rsidRPr="003A0D42">
        <w:rPr>
          <w:rFonts w:ascii="宋体" w:hAnsi="宋体" w:hint="eastAsia"/>
          <w:sz w:val="24"/>
        </w:rPr>
        <w:t>工作圈中的所有的服务都依赖于这个模块。</w:t>
      </w:r>
    </w:p>
    <w:p w14:paraId="5DD933F3" w14:textId="77777777" w:rsidR="003A0D42" w:rsidRDefault="003A0D42" w:rsidP="00626322">
      <w:pPr>
        <w:pStyle w:val="Heading3"/>
      </w:pPr>
      <w:bookmarkStart w:id="31" w:name="_Toc451011699"/>
      <w:r>
        <w:rPr>
          <w:rFonts w:hint="eastAsia"/>
        </w:rPr>
        <w:lastRenderedPageBreak/>
        <w:t>自动化配置管理中心模块类图</w:t>
      </w:r>
      <w:bookmarkEnd w:id="31"/>
    </w:p>
    <w:p w14:paraId="70AAE20B" w14:textId="77777777" w:rsidR="003A0D42" w:rsidRDefault="003A0D42" w:rsidP="003A0D42">
      <w:pPr>
        <w:jc w:val="center"/>
      </w:pPr>
      <w:r>
        <w:object w:dxaOrig="7440" w:dyaOrig="9480" w14:anchorId="2B30F908">
          <v:shape id="_x0000_i1026" type="#_x0000_t75" style="width:370.95pt;height:473.9pt" o:ole="">
            <v:imagedata r:id="rId18" o:title=""/>
          </v:shape>
          <o:OLEObject Type="Embed" ProgID="Visio.Drawing.11" ShapeID="_x0000_i1026" DrawAspect="Content" ObjectID="_1525798697" r:id="rId19"/>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626322">
      <w:pPr>
        <w:pStyle w:val="Heading3"/>
      </w:pPr>
      <w:bookmarkStart w:id="32" w:name="_Toc451011700"/>
      <w:r>
        <w:t>Env</w:t>
      </w:r>
      <w:r>
        <w:rPr>
          <w:rFonts w:hint="eastAsia"/>
        </w:rPr>
        <w:t>类概述</w:t>
      </w:r>
      <w:bookmarkEnd w:id="32"/>
    </w:p>
    <w:p w14:paraId="027EA31B" w14:textId="77777777" w:rsidR="003A0D42" w:rsidRPr="003A0D42" w:rsidRDefault="003A0D42" w:rsidP="003A0D42">
      <w:pPr>
        <w:pStyle w:val="a"/>
        <w:spacing w:line="400" w:lineRule="exact"/>
        <w:ind w:firstLine="480"/>
        <w:jc w:val="left"/>
        <w:rPr>
          <w:rFonts w:ascii="宋体" w:hAnsi="宋体"/>
          <w:sz w:val="24"/>
        </w:rPr>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14:paraId="4F440126" w14:textId="77777777" w:rsidR="003A0D42" w:rsidRPr="00F052F2" w:rsidRDefault="003A0D42" w:rsidP="003A0D42">
      <w:r>
        <w:tab/>
      </w:r>
      <w:r>
        <w:tab/>
      </w:r>
    </w:p>
    <w:p w14:paraId="7EECED70" w14:textId="0FE1EB52" w:rsidR="003A0D42" w:rsidRPr="001E22D4" w:rsidRDefault="001E22D4" w:rsidP="001E22D4">
      <w:pPr>
        <w:pStyle w:val="a"/>
        <w:spacing w:line="400" w:lineRule="exact"/>
        <w:ind w:firstLine="480"/>
        <w:jc w:val="left"/>
        <w:rPr>
          <w:rFonts w:ascii="宋体" w:hAnsi="宋体"/>
          <w:sz w:val="24"/>
        </w:rPr>
      </w:pPr>
      <w:r w:rsidRPr="001E22D4">
        <w:rPr>
          <w:rFonts w:ascii="宋体" w:hAnsi="宋体"/>
          <w:sz w:val="24"/>
        </w:rPr>
        <w:tab/>
      </w:r>
      <w:r w:rsidR="003A0D42" w:rsidRPr="001E22D4">
        <w:rPr>
          <w:rFonts w:ascii="宋体" w:hAnsi="宋体" w:hint="eastAsia"/>
          <w:sz w:val="24"/>
        </w:rPr>
        <w:t>类功能定义</w:t>
      </w:r>
    </w:p>
    <w:p w14:paraId="625DE256" w14:textId="77777777" w:rsidR="003A0D42" w:rsidRDefault="003A0D42" w:rsidP="003A0D4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CommentReference"/>
                <w:b/>
                <w:i/>
              </w:rPr>
            </w:pPr>
            <w:r w:rsidRPr="00DF2A92">
              <w:rPr>
                <w:rStyle w:val="CommentReference"/>
                <w:rFonts w:hint="eastAsia"/>
                <w:b/>
              </w:rPr>
              <w:lastRenderedPageBreak/>
              <w:t>序号</w:t>
            </w:r>
          </w:p>
        </w:tc>
        <w:tc>
          <w:tcPr>
            <w:tcW w:w="3845" w:type="dxa"/>
            <w:shd w:val="clear" w:color="auto" w:fill="CCCCCC"/>
          </w:tcPr>
          <w:p w14:paraId="7415981A" w14:textId="77777777" w:rsidR="003A0D42" w:rsidRPr="00DF2A92" w:rsidRDefault="003A0D42" w:rsidP="001F618B">
            <w:pPr>
              <w:jc w:val="center"/>
              <w:rPr>
                <w:rStyle w:val="CommentReference"/>
                <w:b/>
                <w:i/>
              </w:rPr>
            </w:pPr>
            <w:r w:rsidRPr="00DF2A92">
              <w:rPr>
                <w:rStyle w:val="CommentReference"/>
                <w:rFonts w:hint="eastAsia"/>
                <w:b/>
              </w:rPr>
              <w:t>功能点</w:t>
            </w:r>
          </w:p>
        </w:tc>
        <w:tc>
          <w:tcPr>
            <w:tcW w:w="4280" w:type="dxa"/>
            <w:shd w:val="clear" w:color="auto" w:fill="CCCCCC"/>
          </w:tcPr>
          <w:p w14:paraId="7B791028" w14:textId="77777777" w:rsidR="003A0D42" w:rsidRPr="00DF2A92" w:rsidRDefault="003A0D42" w:rsidP="001F618B">
            <w:pPr>
              <w:jc w:val="center"/>
              <w:rPr>
                <w:rStyle w:val="CommentReference"/>
                <w:b/>
                <w:i/>
              </w:rPr>
            </w:pPr>
            <w:r w:rsidRPr="00DF2A92">
              <w:rPr>
                <w:rStyle w:val="CommentReference"/>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CommentReference"/>
                <w:i/>
              </w:rPr>
            </w:pPr>
            <w:r w:rsidRPr="00076C89">
              <w:rPr>
                <w:rStyle w:val="CommentReference"/>
                <w:rFonts w:hint="eastAsia"/>
              </w:rPr>
              <w:t>1</w:t>
            </w:r>
          </w:p>
        </w:tc>
        <w:tc>
          <w:tcPr>
            <w:tcW w:w="3845" w:type="dxa"/>
          </w:tcPr>
          <w:p w14:paraId="3327652F" w14:textId="77777777" w:rsidR="003A0D42" w:rsidRPr="00456055" w:rsidRDefault="003A0D42" w:rsidP="00DF2A92">
            <w:pPr>
              <w:jc w:val="left"/>
              <w:rPr>
                <w:rStyle w:val="CommentReference"/>
                <w:rFonts w:ascii="宋体" w:hAnsi="宋体"/>
                <w:i/>
              </w:rPr>
            </w:pPr>
            <w:r w:rsidRPr="00456055">
              <w:rPr>
                <w:rFonts w:ascii="宋体" w:hAnsi="宋体" w:cs="Consolas"/>
                <w:color w:val="000000"/>
                <w:kern w:val="0"/>
                <w:szCs w:val="21"/>
              </w:rPr>
              <w:t>getSystemConfigType</w:t>
            </w:r>
          </w:p>
        </w:tc>
        <w:tc>
          <w:tcPr>
            <w:tcW w:w="4280" w:type="dxa"/>
          </w:tcPr>
          <w:p w14:paraId="096178C5" w14:textId="77777777" w:rsidR="003A0D42" w:rsidRPr="00417E82" w:rsidRDefault="003A0D42" w:rsidP="00DF2A92">
            <w:pPr>
              <w:jc w:val="left"/>
              <w:rPr>
                <w:rStyle w:val="CommentReference"/>
                <w:rFonts w:ascii="宋体" w:hAnsi="宋体"/>
                <w:i/>
              </w:rPr>
            </w:pPr>
            <w:r w:rsidRPr="00417E82">
              <w:rPr>
                <w:rStyle w:val="CommentReference"/>
                <w:rFonts w:ascii="宋体" w:hAnsi="宋体" w:hint="eastAsia"/>
              </w:rPr>
              <w:t>获取当前系统运行的E</w:t>
            </w:r>
            <w:r w:rsidRPr="00417E82">
              <w:rPr>
                <w:rStyle w:val="CommentReference"/>
                <w:rFonts w:ascii="宋体" w:hAnsi="宋体"/>
              </w:rPr>
              <w:t>nv</w:t>
            </w:r>
            <w:r w:rsidRPr="00417E82">
              <w:rPr>
                <w:rStyle w:val="CommentReference"/>
                <w:rFonts w:ascii="宋体" w:hAnsi="宋体"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CommentReference"/>
                <w:i/>
              </w:rPr>
            </w:pPr>
            <w:r w:rsidRPr="00076C89">
              <w:rPr>
                <w:rStyle w:val="CommentReference"/>
                <w:rFonts w:hint="eastAsia"/>
              </w:rPr>
              <w:t>2</w:t>
            </w:r>
          </w:p>
        </w:tc>
        <w:tc>
          <w:tcPr>
            <w:tcW w:w="3845" w:type="dxa"/>
          </w:tcPr>
          <w:p w14:paraId="471C1A4B" w14:textId="77777777" w:rsidR="003A0D42" w:rsidRPr="00456055" w:rsidRDefault="003A0D42" w:rsidP="00DF2A92">
            <w:pPr>
              <w:jc w:val="left"/>
              <w:rPr>
                <w:rStyle w:val="CommentReference"/>
                <w:rFonts w:ascii="宋体" w:hAnsi="宋体"/>
                <w:i/>
              </w:rPr>
            </w:pPr>
            <w:r w:rsidRPr="00456055">
              <w:rPr>
                <w:rFonts w:ascii="宋体" w:hAnsi="宋体" w:cs="Consolas"/>
                <w:color w:val="000000"/>
                <w:kern w:val="0"/>
                <w:szCs w:val="21"/>
              </w:rPr>
              <w:t>checkEnvIsProd</w:t>
            </w:r>
          </w:p>
        </w:tc>
        <w:tc>
          <w:tcPr>
            <w:tcW w:w="4280" w:type="dxa"/>
          </w:tcPr>
          <w:p w14:paraId="1C299633" w14:textId="77777777" w:rsidR="003A0D42" w:rsidRPr="00417E82" w:rsidRDefault="003A0D42" w:rsidP="00DF2A92">
            <w:pPr>
              <w:jc w:val="left"/>
              <w:rPr>
                <w:rStyle w:val="CommentReference"/>
                <w:rFonts w:ascii="宋体" w:hAnsi="宋体"/>
                <w:i/>
              </w:rPr>
            </w:pPr>
            <w:r w:rsidRPr="00417E82">
              <w:rPr>
                <w:rStyle w:val="CommentReference"/>
                <w:rFonts w:ascii="宋体" w:hAnsi="宋体"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CommentReference"/>
                <w:i/>
              </w:rPr>
            </w:pPr>
            <w:r w:rsidRPr="00076C89">
              <w:rPr>
                <w:rStyle w:val="CommentReference"/>
                <w:rFonts w:hint="eastAsia"/>
              </w:rPr>
              <w:t>3</w:t>
            </w:r>
          </w:p>
        </w:tc>
        <w:tc>
          <w:tcPr>
            <w:tcW w:w="3845" w:type="dxa"/>
          </w:tcPr>
          <w:p w14:paraId="1C62EC85" w14:textId="77777777" w:rsidR="003A0D42" w:rsidRPr="00456055" w:rsidRDefault="003A0D42" w:rsidP="00DF2A92">
            <w:pPr>
              <w:jc w:val="left"/>
              <w:rPr>
                <w:rStyle w:val="CommentReference"/>
                <w:rFonts w:ascii="宋体" w:hAnsi="宋体"/>
                <w:i/>
              </w:rPr>
            </w:pPr>
            <w:r w:rsidRPr="00456055">
              <w:rPr>
                <w:rFonts w:ascii="宋体" w:hAnsi="宋体" w:cs="Consolas"/>
                <w:color w:val="000000"/>
                <w:kern w:val="0"/>
                <w:szCs w:val="21"/>
              </w:rPr>
              <w:t>isInte</w:t>
            </w:r>
          </w:p>
        </w:tc>
        <w:tc>
          <w:tcPr>
            <w:tcW w:w="4280" w:type="dxa"/>
          </w:tcPr>
          <w:p w14:paraId="1A18643D" w14:textId="77777777" w:rsidR="003A0D42" w:rsidRPr="00417E82" w:rsidRDefault="003A0D42" w:rsidP="00DF2A92">
            <w:pPr>
              <w:jc w:val="left"/>
              <w:rPr>
                <w:rStyle w:val="CommentReference"/>
                <w:rFonts w:ascii="宋体" w:hAnsi="宋体"/>
                <w:i/>
              </w:rPr>
            </w:pPr>
            <w:r w:rsidRPr="00417E82">
              <w:rPr>
                <w:rStyle w:val="CommentReference"/>
                <w:rFonts w:ascii="宋体" w:hAnsi="宋体"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CommentReference"/>
                <w:i/>
              </w:rPr>
            </w:pPr>
            <w:r>
              <w:rPr>
                <w:rStyle w:val="CommentReference"/>
                <w:rFonts w:hint="eastAsia"/>
              </w:rPr>
              <w:t>4</w:t>
            </w:r>
          </w:p>
        </w:tc>
        <w:tc>
          <w:tcPr>
            <w:tcW w:w="3845" w:type="dxa"/>
          </w:tcPr>
          <w:p w14:paraId="4FE19A01" w14:textId="77777777" w:rsidR="003A0D42" w:rsidRPr="00456055" w:rsidRDefault="003A0D42" w:rsidP="00DF2A92">
            <w:pPr>
              <w:jc w:val="left"/>
              <w:rPr>
                <w:rStyle w:val="CommentReference"/>
                <w:rFonts w:ascii="宋体" w:hAnsi="宋体"/>
                <w:i/>
              </w:rPr>
            </w:pPr>
            <w:r w:rsidRPr="00456055">
              <w:rPr>
                <w:rFonts w:ascii="宋体" w:hAnsi="宋体" w:cs="Consolas"/>
                <w:color w:val="000000"/>
                <w:kern w:val="0"/>
                <w:szCs w:val="21"/>
              </w:rPr>
              <w:t>isDev</w:t>
            </w:r>
          </w:p>
        </w:tc>
        <w:tc>
          <w:tcPr>
            <w:tcW w:w="4280" w:type="dxa"/>
          </w:tcPr>
          <w:p w14:paraId="1CDDE82A" w14:textId="77777777" w:rsidR="003A0D42" w:rsidRPr="00417E82" w:rsidRDefault="003A0D42" w:rsidP="00DF2A92">
            <w:pPr>
              <w:jc w:val="left"/>
              <w:rPr>
                <w:rStyle w:val="CommentReference"/>
                <w:rFonts w:ascii="宋体" w:hAnsi="宋体"/>
                <w:i/>
              </w:rPr>
            </w:pPr>
            <w:r w:rsidRPr="00417E82">
              <w:rPr>
                <w:rStyle w:val="CommentReference"/>
                <w:rFonts w:ascii="宋体" w:hAnsi="宋体"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CommentReference"/>
                <w:i/>
              </w:rPr>
            </w:pPr>
            <w:r>
              <w:rPr>
                <w:rStyle w:val="CommentReference"/>
                <w:rFonts w:hint="eastAsia"/>
              </w:rPr>
              <w:t>5</w:t>
            </w:r>
          </w:p>
        </w:tc>
        <w:tc>
          <w:tcPr>
            <w:tcW w:w="3845" w:type="dxa"/>
          </w:tcPr>
          <w:p w14:paraId="22A59B72" w14:textId="77777777" w:rsidR="003A0D42" w:rsidRPr="00456055" w:rsidRDefault="003A0D42" w:rsidP="00DF2A92">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280" w:type="dxa"/>
          </w:tcPr>
          <w:p w14:paraId="46493BB5" w14:textId="77777777" w:rsidR="003A0D42" w:rsidRPr="00417E82" w:rsidRDefault="003A0D42" w:rsidP="00DF2A92">
            <w:pPr>
              <w:jc w:val="left"/>
              <w:rPr>
                <w:rStyle w:val="CommentReference"/>
                <w:rFonts w:ascii="宋体" w:hAnsi="宋体"/>
                <w:i/>
              </w:rPr>
            </w:pPr>
            <w:r w:rsidRPr="00417E82">
              <w:rPr>
                <w:rStyle w:val="CommentReference"/>
                <w:rFonts w:ascii="宋体" w:hAnsi="宋体" w:hint="eastAsia"/>
              </w:rPr>
              <w:t>当前运行是否是阿里云环境</w:t>
            </w:r>
          </w:p>
        </w:tc>
      </w:tr>
    </w:tbl>
    <w:p w14:paraId="2A715AA1" w14:textId="77777777" w:rsidR="003A0D42" w:rsidRPr="00557EE7" w:rsidRDefault="003A0D42" w:rsidP="003A0D42"/>
    <w:p w14:paraId="59AE93FA" w14:textId="77777777" w:rsidR="003A0D42" w:rsidRDefault="003A0D42" w:rsidP="00626322">
      <w:pPr>
        <w:pStyle w:val="Heading3"/>
      </w:pPr>
      <w:bookmarkStart w:id="33" w:name="_Toc451011701"/>
      <w:r>
        <w:t>ZkHelper</w:t>
      </w:r>
      <w:r>
        <w:rPr>
          <w:rFonts w:hint="eastAsia"/>
        </w:rPr>
        <w:t>类概述</w:t>
      </w:r>
      <w:bookmarkEnd w:id="33"/>
    </w:p>
    <w:p w14:paraId="196FC539" w14:textId="77777777" w:rsidR="003A0D42" w:rsidRPr="003A0D42" w:rsidRDefault="003A0D42" w:rsidP="003A0D42">
      <w:pPr>
        <w:pStyle w:val="a"/>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
        <w:spacing w:line="400" w:lineRule="exact"/>
        <w:ind w:firstLine="480"/>
        <w:jc w:val="left"/>
        <w:rPr>
          <w:rFonts w:ascii="宋体" w:hAnsi="宋体"/>
          <w:sz w:val="24"/>
        </w:rPr>
      </w:pPr>
      <w:r w:rsidRPr="001E22D4">
        <w:rPr>
          <w:rFonts w:ascii="宋体" w:hAnsi="宋体"/>
          <w:sz w:val="24"/>
        </w:rPr>
        <w:t>ZkHelper</w:t>
      </w:r>
      <w:r w:rsidR="003A0D42" w:rsidRPr="001E22D4">
        <w:rPr>
          <w:rFonts w:ascii="宋体" w:hAnsi="宋体" w:hint="eastAsia"/>
          <w:sz w:val="24"/>
        </w:rPr>
        <w:t>类功能定义</w:t>
      </w:r>
    </w:p>
    <w:p w14:paraId="150363C7" w14:textId="77777777" w:rsidR="003A0D42" w:rsidRDefault="003A0D42" w:rsidP="003A0D4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CommentReference"/>
                <w:b/>
              </w:rPr>
            </w:pPr>
            <w:r w:rsidRPr="00DF2A92">
              <w:rPr>
                <w:rStyle w:val="CommentReference"/>
                <w:rFonts w:hint="eastAsia"/>
                <w:b/>
              </w:rPr>
              <w:t>序号</w:t>
            </w:r>
          </w:p>
        </w:tc>
        <w:tc>
          <w:tcPr>
            <w:tcW w:w="2999" w:type="dxa"/>
            <w:shd w:val="clear" w:color="auto" w:fill="CCCCCC"/>
          </w:tcPr>
          <w:p w14:paraId="28CC4434" w14:textId="77777777" w:rsidR="003A0D42" w:rsidRPr="00DF2A92" w:rsidRDefault="003A0D42" w:rsidP="001F618B">
            <w:pPr>
              <w:jc w:val="center"/>
              <w:rPr>
                <w:rStyle w:val="CommentReference"/>
                <w:b/>
              </w:rPr>
            </w:pPr>
            <w:r w:rsidRPr="00DF2A92">
              <w:rPr>
                <w:rStyle w:val="CommentReference"/>
                <w:rFonts w:hint="eastAsia"/>
                <w:b/>
              </w:rPr>
              <w:t>功能点</w:t>
            </w:r>
          </w:p>
        </w:tc>
        <w:tc>
          <w:tcPr>
            <w:tcW w:w="5061" w:type="dxa"/>
            <w:shd w:val="clear" w:color="auto" w:fill="CCCCCC"/>
          </w:tcPr>
          <w:p w14:paraId="3F613A4F" w14:textId="77777777" w:rsidR="003A0D42" w:rsidRPr="00DF2A92" w:rsidRDefault="003A0D42" w:rsidP="001F618B">
            <w:pPr>
              <w:jc w:val="center"/>
              <w:rPr>
                <w:rStyle w:val="CommentReference"/>
                <w:b/>
              </w:rPr>
            </w:pPr>
            <w:r w:rsidRPr="00DF2A92">
              <w:rPr>
                <w:rStyle w:val="CommentReference"/>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CommentReference"/>
              </w:rPr>
            </w:pPr>
            <w:r w:rsidRPr="00076C89">
              <w:rPr>
                <w:rStyle w:val="CommentReference"/>
                <w:rFonts w:hint="eastAsia"/>
              </w:rPr>
              <w:t>1</w:t>
            </w:r>
          </w:p>
        </w:tc>
        <w:tc>
          <w:tcPr>
            <w:tcW w:w="2999" w:type="dxa"/>
          </w:tcPr>
          <w:p w14:paraId="4B7FDCEE"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getInstance</w:t>
            </w:r>
          </w:p>
        </w:tc>
        <w:tc>
          <w:tcPr>
            <w:tcW w:w="5061" w:type="dxa"/>
          </w:tcPr>
          <w:p w14:paraId="034B6CB5" w14:textId="77777777" w:rsidR="003A0D42" w:rsidRPr="00417E82" w:rsidRDefault="003A0D42" w:rsidP="00DF2A92">
            <w:pPr>
              <w:jc w:val="left"/>
              <w:rPr>
                <w:rStyle w:val="CommentReference"/>
              </w:rPr>
            </w:pPr>
            <w:r w:rsidRPr="00417E82">
              <w:rPr>
                <w:rStyle w:val="CommentReference"/>
                <w:rFonts w:hint="eastAsia"/>
              </w:rPr>
              <w:t>获取一个</w:t>
            </w:r>
            <w:r w:rsidRPr="00417E82">
              <w:rPr>
                <w:rStyle w:val="CommentReference"/>
              </w:rPr>
              <w:t>ZkHelper</w:t>
            </w:r>
            <w:r w:rsidRPr="00417E82">
              <w:rPr>
                <w:rStyle w:val="CommentReference"/>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CommentReference"/>
              </w:rPr>
            </w:pPr>
            <w:r w:rsidRPr="00076C89">
              <w:rPr>
                <w:rStyle w:val="CommentReference"/>
                <w:rFonts w:hint="eastAsia"/>
              </w:rPr>
              <w:t>2</w:t>
            </w:r>
          </w:p>
        </w:tc>
        <w:tc>
          <w:tcPr>
            <w:tcW w:w="2999" w:type="dxa"/>
          </w:tcPr>
          <w:p w14:paraId="638AA25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rPr>
              <w:t>init</w:t>
            </w:r>
          </w:p>
        </w:tc>
        <w:tc>
          <w:tcPr>
            <w:tcW w:w="5061" w:type="dxa"/>
          </w:tcPr>
          <w:p w14:paraId="58840F25" w14:textId="77777777" w:rsidR="003A0D42" w:rsidRPr="00417E82" w:rsidRDefault="003A0D42" w:rsidP="00DF2A92">
            <w:pPr>
              <w:jc w:val="left"/>
              <w:rPr>
                <w:rStyle w:val="CommentReference"/>
              </w:rPr>
            </w:pPr>
            <w:r w:rsidRPr="00417E82">
              <w:rPr>
                <w:rStyle w:val="CommentReference"/>
                <w:rFonts w:hint="eastAsia"/>
              </w:rPr>
              <w:t>通过启动参数初始化</w:t>
            </w:r>
            <w:r w:rsidRPr="00417E82">
              <w:rPr>
                <w:rStyle w:val="CommentReference"/>
                <w:rFonts w:hint="eastAsia"/>
              </w:rPr>
              <w:t>zookeeper</w:t>
            </w:r>
            <w:r w:rsidRPr="00417E82">
              <w:rPr>
                <w:rStyle w:val="CommentReference"/>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CommentReference"/>
              </w:rPr>
            </w:pPr>
            <w:r w:rsidRPr="00076C89">
              <w:rPr>
                <w:rStyle w:val="CommentReference"/>
                <w:rFonts w:hint="eastAsia"/>
              </w:rPr>
              <w:t>3</w:t>
            </w:r>
          </w:p>
        </w:tc>
        <w:tc>
          <w:tcPr>
            <w:tcW w:w="2999" w:type="dxa"/>
          </w:tcPr>
          <w:p w14:paraId="423A00B2"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checkEnv</w:t>
            </w:r>
          </w:p>
        </w:tc>
        <w:tc>
          <w:tcPr>
            <w:tcW w:w="5061" w:type="dxa"/>
          </w:tcPr>
          <w:p w14:paraId="463982D5" w14:textId="77777777" w:rsidR="003A0D42" w:rsidRPr="00417E82" w:rsidRDefault="003A0D42" w:rsidP="00DF2A92">
            <w:pPr>
              <w:jc w:val="left"/>
              <w:rPr>
                <w:rStyle w:val="CommentReference"/>
              </w:rPr>
            </w:pPr>
            <w:r w:rsidRPr="00417E82">
              <w:rPr>
                <w:rStyle w:val="CommentReference"/>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CommentReference"/>
              </w:rPr>
            </w:pPr>
            <w:r>
              <w:rPr>
                <w:rStyle w:val="CommentReference"/>
                <w:rFonts w:hint="eastAsia"/>
              </w:rPr>
              <w:t>4</w:t>
            </w:r>
          </w:p>
        </w:tc>
        <w:tc>
          <w:tcPr>
            <w:tcW w:w="2999" w:type="dxa"/>
          </w:tcPr>
          <w:p w14:paraId="6D194A2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closeZk</w:t>
            </w:r>
          </w:p>
        </w:tc>
        <w:tc>
          <w:tcPr>
            <w:tcW w:w="5061" w:type="dxa"/>
          </w:tcPr>
          <w:p w14:paraId="7E3FCBEE" w14:textId="77777777" w:rsidR="003A0D42" w:rsidRPr="00417E82" w:rsidRDefault="003A0D42" w:rsidP="00DF2A92">
            <w:pPr>
              <w:jc w:val="left"/>
              <w:rPr>
                <w:rStyle w:val="CommentReference"/>
              </w:rPr>
            </w:pPr>
            <w:r w:rsidRPr="00417E82">
              <w:rPr>
                <w:rStyle w:val="CommentReference"/>
                <w:rFonts w:hint="eastAsia"/>
              </w:rPr>
              <w:t>关闭</w:t>
            </w:r>
            <w:r w:rsidRPr="00417E82">
              <w:rPr>
                <w:rStyle w:val="CommentReference"/>
                <w:rFonts w:hint="eastAsia"/>
              </w:rPr>
              <w:t>zookeeper</w:t>
            </w:r>
            <w:r w:rsidRPr="00417E82">
              <w:rPr>
                <w:rStyle w:val="CommentReference"/>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CommentReference"/>
              </w:rPr>
            </w:pPr>
            <w:r>
              <w:rPr>
                <w:rStyle w:val="CommentReference"/>
                <w:rFonts w:hint="eastAsia"/>
              </w:rPr>
              <w:t>5</w:t>
            </w:r>
          </w:p>
        </w:tc>
        <w:tc>
          <w:tcPr>
            <w:tcW w:w="2999" w:type="dxa"/>
          </w:tcPr>
          <w:p w14:paraId="45399F7C"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5061" w:type="dxa"/>
          </w:tcPr>
          <w:p w14:paraId="4EA821A0" w14:textId="77777777" w:rsidR="003A0D42" w:rsidRPr="00417E82" w:rsidRDefault="003A0D42" w:rsidP="00DF2A92">
            <w:pPr>
              <w:jc w:val="left"/>
              <w:rPr>
                <w:rStyle w:val="CommentReference"/>
              </w:rPr>
            </w:pPr>
            <w:r w:rsidRPr="00417E82">
              <w:rPr>
                <w:rStyle w:val="CommentReference"/>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CommentReference"/>
              </w:rPr>
            </w:pPr>
            <w:r>
              <w:rPr>
                <w:rStyle w:val="CommentReference"/>
                <w:rFonts w:hint="eastAsia"/>
              </w:rPr>
              <w:t>6</w:t>
            </w:r>
          </w:p>
        </w:tc>
        <w:tc>
          <w:tcPr>
            <w:tcW w:w="2999" w:type="dxa"/>
          </w:tcPr>
          <w:p w14:paraId="3CD89109"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5061" w:type="dxa"/>
          </w:tcPr>
          <w:p w14:paraId="5B40CF06" w14:textId="77777777" w:rsidR="003A0D42" w:rsidRPr="00417E82" w:rsidRDefault="003A0D42" w:rsidP="00DF2A92">
            <w:pPr>
              <w:jc w:val="left"/>
              <w:rPr>
                <w:rStyle w:val="CommentReference"/>
              </w:rPr>
            </w:pPr>
            <w:r w:rsidRPr="00417E82">
              <w:rPr>
                <w:rStyle w:val="CommentReference"/>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CommentReference"/>
              </w:rPr>
            </w:pPr>
            <w:r>
              <w:rPr>
                <w:rStyle w:val="CommentReference"/>
                <w:rFonts w:hint="eastAsia"/>
              </w:rPr>
              <w:t>7</w:t>
            </w:r>
          </w:p>
        </w:tc>
        <w:tc>
          <w:tcPr>
            <w:tcW w:w="2999" w:type="dxa"/>
          </w:tcPr>
          <w:p w14:paraId="64A40DEA"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5061" w:type="dxa"/>
          </w:tcPr>
          <w:p w14:paraId="04B6B96E" w14:textId="77777777" w:rsidR="003A0D42" w:rsidRPr="00417E82" w:rsidRDefault="003A0D42" w:rsidP="00DF2A92">
            <w:pPr>
              <w:jc w:val="left"/>
              <w:rPr>
                <w:rStyle w:val="CommentReference"/>
              </w:rPr>
            </w:pPr>
            <w:r w:rsidRPr="00417E82">
              <w:rPr>
                <w:rStyle w:val="CommentReference"/>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CommentReference"/>
              </w:rPr>
            </w:pPr>
            <w:r>
              <w:rPr>
                <w:rStyle w:val="CommentReference"/>
                <w:rFonts w:hint="eastAsia"/>
              </w:rPr>
              <w:t>8</w:t>
            </w:r>
          </w:p>
        </w:tc>
        <w:tc>
          <w:tcPr>
            <w:tcW w:w="2999" w:type="dxa"/>
          </w:tcPr>
          <w:p w14:paraId="0B753150"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5061" w:type="dxa"/>
          </w:tcPr>
          <w:p w14:paraId="29F18C13" w14:textId="77777777" w:rsidR="003A0D42" w:rsidRPr="00417E82" w:rsidRDefault="003A0D42" w:rsidP="00DF2A92">
            <w:pPr>
              <w:jc w:val="left"/>
              <w:rPr>
                <w:rStyle w:val="CommentReference"/>
              </w:rPr>
            </w:pPr>
            <w:r w:rsidRPr="00417E82">
              <w:rPr>
                <w:rStyle w:val="CommentReference"/>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CommentReference"/>
              </w:rPr>
            </w:pPr>
            <w:r>
              <w:rPr>
                <w:rStyle w:val="CommentReference"/>
                <w:rFonts w:hint="eastAsia"/>
              </w:rPr>
              <w:t>9</w:t>
            </w:r>
          </w:p>
        </w:tc>
        <w:tc>
          <w:tcPr>
            <w:tcW w:w="2999" w:type="dxa"/>
          </w:tcPr>
          <w:p w14:paraId="428B46A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5061" w:type="dxa"/>
          </w:tcPr>
          <w:p w14:paraId="74218818" w14:textId="77777777" w:rsidR="003A0D42" w:rsidRPr="00417E82" w:rsidRDefault="003A0D42" w:rsidP="00DF2A92">
            <w:pPr>
              <w:jc w:val="left"/>
              <w:rPr>
                <w:rStyle w:val="CommentReference"/>
              </w:rPr>
            </w:pPr>
            <w:r w:rsidRPr="00417E82">
              <w:rPr>
                <w:rStyle w:val="CommentReference"/>
                <w:rFonts w:hint="eastAsia"/>
              </w:rPr>
              <w:t>获取</w:t>
            </w:r>
            <w:r w:rsidRPr="00417E82">
              <w:rPr>
                <w:rStyle w:val="CommentReference"/>
                <w:rFonts w:hint="eastAsia"/>
              </w:rPr>
              <w:t>path</w:t>
            </w:r>
            <w:r w:rsidRPr="00417E82">
              <w:rPr>
                <w:rStyle w:val="CommentReference"/>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CommentReference"/>
              </w:rPr>
            </w:pPr>
            <w:r>
              <w:rPr>
                <w:rStyle w:val="CommentReference"/>
                <w:rFonts w:hint="eastAsia"/>
              </w:rPr>
              <w:t>10</w:t>
            </w:r>
          </w:p>
        </w:tc>
        <w:tc>
          <w:tcPr>
            <w:tcW w:w="2999" w:type="dxa"/>
          </w:tcPr>
          <w:p w14:paraId="17FC7AF5"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5061" w:type="dxa"/>
          </w:tcPr>
          <w:p w14:paraId="4C05CF83" w14:textId="77777777" w:rsidR="003A0D42" w:rsidRPr="00417E82" w:rsidRDefault="003A0D42" w:rsidP="00DF2A92">
            <w:pPr>
              <w:jc w:val="left"/>
              <w:rPr>
                <w:rStyle w:val="CommentReference"/>
              </w:rPr>
            </w:pPr>
            <w:r w:rsidRPr="00417E82">
              <w:rPr>
                <w:rStyle w:val="CommentReference"/>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CommentReference"/>
              </w:rPr>
            </w:pPr>
            <w:r>
              <w:rPr>
                <w:rStyle w:val="CommentReference"/>
                <w:rFonts w:hint="eastAsia"/>
              </w:rPr>
              <w:t>11</w:t>
            </w:r>
          </w:p>
        </w:tc>
        <w:tc>
          <w:tcPr>
            <w:tcW w:w="2999" w:type="dxa"/>
          </w:tcPr>
          <w:p w14:paraId="30A2958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5061" w:type="dxa"/>
          </w:tcPr>
          <w:p w14:paraId="684E5BD7" w14:textId="77777777" w:rsidR="003A0D42" w:rsidRPr="00417E82" w:rsidRDefault="003A0D42" w:rsidP="00DF2A92">
            <w:pPr>
              <w:jc w:val="left"/>
              <w:rPr>
                <w:rStyle w:val="CommentReference"/>
              </w:rPr>
            </w:pPr>
            <w:r w:rsidRPr="00417E82">
              <w:rPr>
                <w:rStyle w:val="CommentReference"/>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CommentReference"/>
              </w:rPr>
            </w:pPr>
            <w:r>
              <w:rPr>
                <w:rStyle w:val="CommentReference"/>
                <w:rFonts w:hint="eastAsia"/>
              </w:rPr>
              <w:t>12</w:t>
            </w:r>
          </w:p>
        </w:tc>
        <w:tc>
          <w:tcPr>
            <w:tcW w:w="2999" w:type="dxa"/>
          </w:tcPr>
          <w:p w14:paraId="45A02AF7"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5061" w:type="dxa"/>
          </w:tcPr>
          <w:p w14:paraId="2C9D166E" w14:textId="77777777" w:rsidR="003A0D42" w:rsidRPr="00417E82" w:rsidRDefault="003A0D42" w:rsidP="00DF2A92">
            <w:pPr>
              <w:jc w:val="left"/>
              <w:rPr>
                <w:rStyle w:val="CommentReference"/>
              </w:rPr>
            </w:pPr>
            <w:r w:rsidRPr="00417E82">
              <w:rPr>
                <w:rStyle w:val="CommentReference"/>
                <w:rFonts w:hint="eastAsia"/>
              </w:rPr>
              <w:t>节点设置值</w:t>
            </w:r>
          </w:p>
        </w:tc>
      </w:tr>
    </w:tbl>
    <w:p w14:paraId="3269CA32" w14:textId="77777777" w:rsidR="00DD6799" w:rsidRDefault="00DD6799" w:rsidP="00DD6799">
      <w:pPr>
        <w:pStyle w:val="Heading2"/>
      </w:pPr>
      <w:bookmarkStart w:id="34" w:name="_Toc451011702"/>
      <w:r>
        <w:rPr>
          <w:rFonts w:hint="eastAsia"/>
        </w:rPr>
        <w:t>数据库操作模块（</w:t>
      </w:r>
      <w:r>
        <w:t>mongo</w:t>
      </w:r>
      <w:r>
        <w:rPr>
          <w:rFonts w:hint="eastAsia"/>
        </w:rPr>
        <w:t>）</w:t>
      </w:r>
      <w:bookmarkEnd w:id="34"/>
    </w:p>
    <w:p w14:paraId="1F7EB37D" w14:textId="77777777" w:rsidR="00DD6799" w:rsidRDefault="00DD6799" w:rsidP="00626322">
      <w:pPr>
        <w:pStyle w:val="Heading3"/>
      </w:pPr>
      <w:bookmarkStart w:id="35" w:name="_Toc451011703"/>
      <w:r>
        <w:rPr>
          <w:rFonts w:hint="eastAsia"/>
        </w:rPr>
        <w:t>数据库操作</w:t>
      </w:r>
      <w:r w:rsidRPr="00311C98">
        <w:rPr>
          <w:rFonts w:hint="eastAsia"/>
        </w:rPr>
        <w:t>模块</w:t>
      </w:r>
      <w:r>
        <w:rPr>
          <w:rFonts w:hint="eastAsia"/>
        </w:rPr>
        <w:t>概述</w:t>
      </w:r>
      <w:bookmarkEnd w:id="35"/>
    </w:p>
    <w:p w14:paraId="5AB87549" w14:textId="01096ED5" w:rsidR="00DD6799" w:rsidRPr="00DD6799" w:rsidRDefault="00DD6799" w:rsidP="00DD6799">
      <w:pPr>
        <w:pStyle w:val="a"/>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数据库操作模块为工作圈提供了一个对mongoDB数据库操作封装的工具。这样做的好处有以下几点</w:t>
      </w:r>
      <w:r>
        <w:rPr>
          <w:rFonts w:ascii="宋体" w:hAnsi="宋体" w:hint="eastAsia"/>
          <w:sz w:val="24"/>
        </w:rPr>
        <w:t>:</w:t>
      </w:r>
    </w:p>
    <w:p w14:paraId="7178582B" w14:textId="5E5F9A4E" w:rsidR="00DD6799" w:rsidRPr="00DD6799" w:rsidRDefault="00DD6799" w:rsidP="00E87E06">
      <w:pPr>
        <w:pStyle w:val="a"/>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14:paraId="30DB63FB" w14:textId="77777777" w:rsidR="00DD6799" w:rsidRPr="00DD6799" w:rsidRDefault="00DD6799" w:rsidP="00E87E06">
      <w:pPr>
        <w:pStyle w:val="a"/>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14:paraId="6B975F7C" w14:textId="77777777" w:rsidR="00DD6799" w:rsidRPr="00DD6799" w:rsidRDefault="00DD6799" w:rsidP="00E87E06">
      <w:pPr>
        <w:pStyle w:val="a"/>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w:t>
      </w:r>
      <w:r w:rsidRPr="00DD6799">
        <w:rPr>
          <w:rFonts w:ascii="宋体" w:hAnsi="宋体" w:hint="eastAsia"/>
          <w:sz w:val="24"/>
        </w:rPr>
        <w:lastRenderedPageBreak/>
        <w:t>此模块的服务更新版本即可。</w:t>
      </w:r>
    </w:p>
    <w:p w14:paraId="293706F1" w14:textId="77777777" w:rsidR="00DD6799" w:rsidRPr="00DD6799" w:rsidRDefault="00DD6799" w:rsidP="00DD6799">
      <w:pPr>
        <w:pStyle w:val="a"/>
        <w:spacing w:line="400" w:lineRule="exact"/>
        <w:ind w:firstLine="480"/>
        <w:jc w:val="left"/>
        <w:rPr>
          <w:rFonts w:ascii="宋体" w:hAnsi="宋体"/>
          <w:sz w:val="24"/>
        </w:rPr>
      </w:pPr>
      <w:r w:rsidRPr="00DD6799">
        <w:rPr>
          <w:rFonts w:ascii="宋体" w:hAnsi="宋体" w:hint="eastAsia"/>
          <w:sz w:val="24"/>
        </w:rPr>
        <w:t>工作圈中的所有需要持久化数据的服务都依赖于这个模块。</w:t>
      </w:r>
    </w:p>
    <w:p w14:paraId="3F121ECC" w14:textId="77777777" w:rsidR="00DD6799" w:rsidRPr="00D40EC0" w:rsidRDefault="00DD6799" w:rsidP="00DD6799">
      <w:pPr>
        <w:pStyle w:val="CommentText"/>
        <w:rPr>
          <w:i/>
        </w:rPr>
      </w:pPr>
    </w:p>
    <w:p w14:paraId="35344A62" w14:textId="77777777" w:rsidR="00DD6799" w:rsidRDefault="00DD6799" w:rsidP="00626322">
      <w:pPr>
        <w:pStyle w:val="Heading3"/>
      </w:pPr>
      <w:bookmarkStart w:id="36" w:name="_Toc451011704"/>
      <w:r>
        <w:rPr>
          <w:rFonts w:hint="eastAsia"/>
        </w:rPr>
        <w:t>数据库操作</w:t>
      </w:r>
      <w:r w:rsidRPr="00311C98">
        <w:rPr>
          <w:rFonts w:hint="eastAsia"/>
        </w:rPr>
        <w:t>模块</w:t>
      </w:r>
      <w:r>
        <w:rPr>
          <w:rFonts w:hint="eastAsia"/>
        </w:rPr>
        <w:t>类图</w:t>
      </w:r>
      <w:bookmarkEnd w:id="36"/>
    </w:p>
    <w:p w14:paraId="32165603" w14:textId="77777777" w:rsidR="00DD6799" w:rsidRDefault="00DD6799" w:rsidP="00DD6799">
      <w:pPr>
        <w:jc w:val="center"/>
      </w:pPr>
      <w:r>
        <w:object w:dxaOrig="7476" w:dyaOrig="9528" w14:anchorId="5E064AA0">
          <v:shape id="_x0000_i1027" type="#_x0000_t75" style="width:374.6pt;height:475.75pt" o:ole="">
            <v:imagedata r:id="rId20" o:title=""/>
          </v:shape>
          <o:OLEObject Type="Embed" ProgID="Visio.Drawing.15" ShapeID="_x0000_i1027" DrawAspect="Content" ObjectID="_1525798698" r:id="rId21"/>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626322">
      <w:pPr>
        <w:pStyle w:val="Heading3"/>
      </w:pPr>
      <w:bookmarkStart w:id="37" w:name="_Toc451011705"/>
      <w:r>
        <w:t>DbPool</w:t>
      </w:r>
      <w:r>
        <w:rPr>
          <w:rFonts w:hint="eastAsia"/>
        </w:rPr>
        <w:t>类概述</w:t>
      </w:r>
      <w:bookmarkEnd w:id="37"/>
    </w:p>
    <w:p w14:paraId="60CBE16B" w14:textId="77777777" w:rsidR="00DD6799" w:rsidRPr="001E22D4" w:rsidRDefault="00DD6799" w:rsidP="001E22D4">
      <w:pPr>
        <w:pStyle w:val="a"/>
        <w:spacing w:line="400" w:lineRule="exact"/>
        <w:ind w:firstLine="480"/>
        <w:jc w:val="left"/>
        <w:rPr>
          <w:rFonts w:ascii="宋体" w:hAnsi="宋体"/>
          <w:sz w:val="24"/>
        </w:rPr>
      </w:pPr>
      <w:r w:rsidRPr="001E22D4">
        <w:rPr>
          <w:rFonts w:ascii="宋体" w:hAnsi="宋体"/>
          <w:sz w:val="24"/>
        </w:rPr>
        <w:t>M</w:t>
      </w:r>
      <w:r w:rsidRPr="001E22D4">
        <w:rPr>
          <w:rFonts w:ascii="宋体" w:hAnsi="宋体" w:hint="eastAsia"/>
          <w:sz w:val="24"/>
        </w:rPr>
        <w:t>ongoDB连接池的封装。通过zkHelper从注册中心监听某服务的MongoDB集测配置，初始化MongoDB集群的连接池。通过工作圈服务应用的数据分片key</w:t>
      </w:r>
      <w:r w:rsidRPr="001E22D4">
        <w:rPr>
          <w:rFonts w:ascii="宋体" w:hAnsi="宋体" w:hint="eastAsia"/>
          <w:sz w:val="24"/>
        </w:rPr>
        <w:lastRenderedPageBreak/>
        <w:t>来计算数据映射的节点，并从池中取出此节点的连接供应用来使用。</w:t>
      </w:r>
    </w:p>
    <w:p w14:paraId="0893A974" w14:textId="77777777" w:rsidR="00DD6799" w:rsidRPr="00F052F2" w:rsidRDefault="00DD6799" w:rsidP="00DD6799">
      <w:r>
        <w:tab/>
      </w:r>
      <w:r>
        <w:tab/>
      </w:r>
    </w:p>
    <w:p w14:paraId="23D889FB" w14:textId="77777777" w:rsidR="00DD6799" w:rsidRPr="001E22D4" w:rsidRDefault="00DD6799" w:rsidP="001E22D4">
      <w:pPr>
        <w:pStyle w:val="a"/>
        <w:spacing w:line="400" w:lineRule="exact"/>
        <w:ind w:firstLine="480"/>
        <w:jc w:val="left"/>
        <w:rPr>
          <w:rFonts w:ascii="宋体" w:hAnsi="宋体"/>
          <w:sz w:val="24"/>
        </w:rPr>
      </w:pPr>
      <w:r w:rsidRPr="001E22D4">
        <w:rPr>
          <w:rFonts w:ascii="宋体" w:hAnsi="宋体" w:hint="eastAsia"/>
          <w:sz w:val="24"/>
        </w:rPr>
        <w:t>类功能定义</w:t>
      </w:r>
    </w:p>
    <w:p w14:paraId="4532168F" w14:textId="77777777" w:rsidR="00DD6799" w:rsidRDefault="00DD6799" w:rsidP="00DD6799">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CommentReference"/>
                <w:b/>
                <w:i/>
              </w:rPr>
            </w:pPr>
            <w:r w:rsidRPr="00076C89">
              <w:rPr>
                <w:rStyle w:val="CommentReference"/>
                <w:rFonts w:hint="eastAsia"/>
              </w:rPr>
              <w:t>序号</w:t>
            </w:r>
          </w:p>
        </w:tc>
        <w:tc>
          <w:tcPr>
            <w:tcW w:w="3845" w:type="dxa"/>
            <w:shd w:val="clear" w:color="auto" w:fill="CCCCCC"/>
          </w:tcPr>
          <w:p w14:paraId="45894A41" w14:textId="77777777" w:rsidR="00DD6799" w:rsidRPr="00076C89" w:rsidRDefault="00DD6799" w:rsidP="001F618B">
            <w:pPr>
              <w:jc w:val="center"/>
              <w:rPr>
                <w:rStyle w:val="CommentReference"/>
                <w:b/>
                <w:i/>
              </w:rPr>
            </w:pPr>
            <w:r w:rsidRPr="00076C89">
              <w:rPr>
                <w:rStyle w:val="CommentReference"/>
                <w:rFonts w:hint="eastAsia"/>
              </w:rPr>
              <w:t>功能点</w:t>
            </w:r>
          </w:p>
        </w:tc>
        <w:tc>
          <w:tcPr>
            <w:tcW w:w="4280" w:type="dxa"/>
            <w:shd w:val="clear" w:color="auto" w:fill="CCCCCC"/>
          </w:tcPr>
          <w:p w14:paraId="3EF27256" w14:textId="77777777" w:rsidR="00DD6799" w:rsidRPr="00076C89" w:rsidRDefault="00DD6799" w:rsidP="001F618B">
            <w:pPr>
              <w:jc w:val="center"/>
              <w:rPr>
                <w:rStyle w:val="CommentReference"/>
                <w:b/>
                <w:i/>
              </w:rPr>
            </w:pPr>
            <w:r w:rsidRPr="00076C89">
              <w:rPr>
                <w:rStyle w:val="CommentReference"/>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CommentReference"/>
                <w:i/>
              </w:rPr>
            </w:pPr>
            <w:r w:rsidRPr="00076C89">
              <w:rPr>
                <w:rStyle w:val="CommentReference"/>
                <w:rFonts w:hint="eastAsia"/>
              </w:rPr>
              <w:t>1</w:t>
            </w:r>
          </w:p>
        </w:tc>
        <w:tc>
          <w:tcPr>
            <w:tcW w:w="3845" w:type="dxa"/>
          </w:tcPr>
          <w:p w14:paraId="511677C1" w14:textId="77777777" w:rsidR="00DD6799" w:rsidRPr="00076C89" w:rsidRDefault="00DD6799"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CommentReference"/>
                <w:i/>
              </w:rPr>
            </w:pPr>
            <w:r>
              <w:rPr>
                <w:rStyle w:val="CommentReference"/>
                <w:rFonts w:hint="eastAsia"/>
              </w:rPr>
              <w:t>获取</w:t>
            </w:r>
            <w:r>
              <w:rPr>
                <w:rStyle w:val="CommentReference"/>
                <w:rFonts w:hint="eastAsia"/>
              </w:rPr>
              <w:t>DbPool</w:t>
            </w:r>
            <w:r>
              <w:rPr>
                <w:rStyle w:val="CommentReference"/>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CommentReference"/>
                <w:i/>
              </w:rPr>
            </w:pPr>
            <w:r w:rsidRPr="00076C89">
              <w:rPr>
                <w:rStyle w:val="CommentReference"/>
                <w:rFonts w:hint="eastAsia"/>
              </w:rPr>
              <w:t>2</w:t>
            </w:r>
          </w:p>
        </w:tc>
        <w:tc>
          <w:tcPr>
            <w:tcW w:w="3845" w:type="dxa"/>
          </w:tcPr>
          <w:p w14:paraId="57BF72F7" w14:textId="77777777" w:rsidR="00DD6799" w:rsidRPr="00076C89" w:rsidRDefault="00DD6799" w:rsidP="001F618B">
            <w:pPr>
              <w:rPr>
                <w:rStyle w:val="CommentReference"/>
                <w:i/>
              </w:rPr>
            </w:pPr>
            <w:r w:rsidRPr="00263417">
              <w:rPr>
                <w:rFonts w:ascii="Consolas" w:hAnsi="Consolas" w:cs="Consolas"/>
                <w:color w:val="000000"/>
                <w:kern w:val="0"/>
                <w:sz w:val="22"/>
                <w:szCs w:val="22"/>
              </w:rPr>
              <w:t>initialPoolByURI</w:t>
            </w:r>
          </w:p>
        </w:tc>
        <w:tc>
          <w:tcPr>
            <w:tcW w:w="4280" w:type="dxa"/>
          </w:tcPr>
          <w:p w14:paraId="66AA4565" w14:textId="042E4CEF" w:rsidR="00DD6799" w:rsidRPr="00076C89" w:rsidRDefault="00DD6799" w:rsidP="001F618B">
            <w:pPr>
              <w:rPr>
                <w:rStyle w:val="CommentReference"/>
                <w:i/>
              </w:rPr>
            </w:pPr>
            <w:r w:rsidRPr="00263417">
              <w:rPr>
                <w:rStyle w:val="CommentReference"/>
                <w:rFonts w:hint="eastAsia"/>
              </w:rPr>
              <w:t>初始化连接池，设置参数</w:t>
            </w:r>
            <w:r w:rsidR="00DF1BBB">
              <w:rPr>
                <w:rStyle w:val="CommentReference"/>
                <w:rFonts w:hint="eastAsia"/>
              </w:rPr>
              <w:t>。</w:t>
            </w:r>
            <w:r w:rsidRPr="00263417">
              <w:rPr>
                <w:rStyle w:val="CommentReference"/>
                <w:rFonts w:hint="eastAsia"/>
              </w:rPr>
              <w:t>读</w:t>
            </w:r>
            <w:r w:rsidRPr="00263417">
              <w:rPr>
                <w:rStyle w:val="CommentReference"/>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CommentReference"/>
                <w:i/>
              </w:rPr>
            </w:pPr>
            <w:r w:rsidRPr="00076C89">
              <w:rPr>
                <w:rStyle w:val="CommentReference"/>
                <w:rFonts w:hint="eastAsia"/>
              </w:rPr>
              <w:t>3</w:t>
            </w:r>
          </w:p>
        </w:tc>
        <w:tc>
          <w:tcPr>
            <w:tcW w:w="3845" w:type="dxa"/>
          </w:tcPr>
          <w:p w14:paraId="551B9B92" w14:textId="77777777" w:rsidR="00DD6799" w:rsidRPr="00076C89" w:rsidRDefault="00DD6799" w:rsidP="001F618B">
            <w:pPr>
              <w:rPr>
                <w:rStyle w:val="CommentReference"/>
                <w:i/>
              </w:rPr>
            </w:pPr>
            <w:r w:rsidRPr="003931FA">
              <w:rPr>
                <w:rFonts w:ascii="Consolas" w:hAnsi="Consolas" w:cs="Consolas"/>
                <w:color w:val="000000"/>
                <w:kern w:val="0"/>
                <w:sz w:val="22"/>
                <w:szCs w:val="22"/>
              </w:rPr>
              <w:t>initialPool</w:t>
            </w:r>
          </w:p>
        </w:tc>
        <w:tc>
          <w:tcPr>
            <w:tcW w:w="4280" w:type="dxa"/>
          </w:tcPr>
          <w:p w14:paraId="1F2C1532" w14:textId="13D294D2" w:rsidR="00DD6799" w:rsidRPr="00076C89" w:rsidRDefault="00DD6799" w:rsidP="001F618B">
            <w:pPr>
              <w:rPr>
                <w:rStyle w:val="CommentReference"/>
                <w:i/>
              </w:rPr>
            </w:pPr>
            <w:r w:rsidRPr="00263417">
              <w:rPr>
                <w:rStyle w:val="CommentReference"/>
                <w:rFonts w:hint="eastAsia"/>
              </w:rPr>
              <w:t>初始化连接池，设置参数</w:t>
            </w:r>
            <w:r w:rsidR="00DF1BBB">
              <w:rPr>
                <w:rStyle w:val="CommentReference"/>
                <w:rFonts w:hint="eastAsia"/>
              </w:rPr>
              <w:t>。</w:t>
            </w:r>
            <w:r w:rsidRPr="00263417">
              <w:rPr>
                <w:rStyle w:val="CommentReference"/>
                <w:rFonts w:hint="eastAsia"/>
              </w:rPr>
              <w:t>读</w:t>
            </w:r>
            <w:r w:rsidRPr="00263417">
              <w:rPr>
                <w:rStyle w:val="CommentReference"/>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CommentReference"/>
                <w:i/>
              </w:rPr>
            </w:pPr>
            <w:r>
              <w:rPr>
                <w:rStyle w:val="CommentReference"/>
                <w:rFonts w:hint="eastAsia"/>
              </w:rPr>
              <w:t>4</w:t>
            </w:r>
          </w:p>
        </w:tc>
        <w:tc>
          <w:tcPr>
            <w:tcW w:w="3845" w:type="dxa"/>
          </w:tcPr>
          <w:p w14:paraId="7C37839C" w14:textId="77777777" w:rsidR="00DD6799" w:rsidRPr="00076C89" w:rsidRDefault="00DD6799" w:rsidP="001F618B">
            <w:pPr>
              <w:rPr>
                <w:rStyle w:val="CommentReference"/>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CommentReference"/>
                <w:i/>
              </w:rPr>
            </w:pPr>
            <w:r>
              <w:rPr>
                <w:rStyle w:val="CommentReference"/>
                <w:rFonts w:hint="eastAsia"/>
              </w:rPr>
              <w:t>获取</w:t>
            </w:r>
            <w:r>
              <w:rPr>
                <w:rStyle w:val="CommentReference"/>
                <w:rFonts w:hint="eastAsia"/>
              </w:rPr>
              <w:t>DB</w:t>
            </w:r>
            <w:r>
              <w:rPr>
                <w:rStyle w:val="CommentReference"/>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CommentReference"/>
                <w:i/>
              </w:rPr>
            </w:pPr>
            <w:r>
              <w:rPr>
                <w:rStyle w:val="CommentReference"/>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CommentReference"/>
                <w:i/>
              </w:rPr>
            </w:pPr>
            <w:r>
              <w:rPr>
                <w:rStyle w:val="CommentReference"/>
                <w:rFonts w:hint="eastAsia"/>
              </w:rPr>
              <w:t>获取</w:t>
            </w:r>
            <w:r>
              <w:rPr>
                <w:rStyle w:val="CommentReference"/>
                <w:rFonts w:hint="eastAsia"/>
              </w:rPr>
              <w:t>MongoDB</w:t>
            </w:r>
            <w:r>
              <w:rPr>
                <w:rStyle w:val="CommentReference"/>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CommentReference"/>
                <w:i/>
              </w:rPr>
            </w:pPr>
            <w:r>
              <w:rPr>
                <w:rStyle w:val="CommentReference"/>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CommentReference"/>
                <w:i/>
              </w:rPr>
            </w:pPr>
            <w:r>
              <w:rPr>
                <w:rStyle w:val="CommentReference"/>
                <w:rFonts w:hint="eastAsia"/>
              </w:rPr>
              <w:t>释放资源</w:t>
            </w:r>
          </w:p>
        </w:tc>
      </w:tr>
    </w:tbl>
    <w:p w14:paraId="51AF66BE" w14:textId="77777777" w:rsidR="00DD6799" w:rsidRPr="00557EE7" w:rsidRDefault="00DD6799" w:rsidP="00DD6799"/>
    <w:p w14:paraId="51055B18" w14:textId="77777777" w:rsidR="00DD6799" w:rsidRDefault="00DD6799" w:rsidP="00626322">
      <w:pPr>
        <w:pStyle w:val="Heading3"/>
      </w:pPr>
      <w:bookmarkStart w:id="38" w:name="_Toc451011706"/>
      <w:r>
        <w:t>TBaseDao</w:t>
      </w:r>
      <w:r>
        <w:rPr>
          <w:rFonts w:hint="eastAsia"/>
        </w:rPr>
        <w:t>类概述</w:t>
      </w:r>
      <w:bookmarkEnd w:id="38"/>
    </w:p>
    <w:p w14:paraId="558479EA" w14:textId="77777777" w:rsidR="00DD6799" w:rsidRPr="001E22D4" w:rsidRDefault="00DD6799" w:rsidP="001E22D4">
      <w:pPr>
        <w:pStyle w:val="a"/>
        <w:spacing w:line="400" w:lineRule="exact"/>
        <w:ind w:firstLine="480"/>
        <w:jc w:val="left"/>
        <w:rPr>
          <w:rFonts w:ascii="宋体" w:hAnsi="宋体"/>
          <w:sz w:val="24"/>
        </w:rPr>
      </w:pPr>
      <w:r w:rsidRPr="001E22D4">
        <w:rPr>
          <w:rFonts w:ascii="宋体" w:hAnsi="宋体" w:hint="eastAsia"/>
          <w:sz w:val="24"/>
        </w:rPr>
        <w:t>MongoDB某集合数据的操作类，封装了数据的增，删，改，查操作。</w:t>
      </w:r>
    </w:p>
    <w:p w14:paraId="5645E9D0" w14:textId="77777777" w:rsidR="00DD6799" w:rsidRPr="001E22D4" w:rsidRDefault="00DD6799" w:rsidP="001E22D4">
      <w:pPr>
        <w:pStyle w:val="a"/>
        <w:spacing w:line="400" w:lineRule="exact"/>
        <w:ind w:firstLine="480"/>
        <w:jc w:val="left"/>
        <w:rPr>
          <w:rFonts w:ascii="宋体" w:hAnsi="宋体"/>
          <w:sz w:val="24"/>
        </w:rPr>
      </w:pPr>
      <w:r w:rsidRPr="001E22D4">
        <w:rPr>
          <w:rFonts w:ascii="宋体" w:hAnsi="宋体" w:hint="eastAsia"/>
          <w:sz w:val="24"/>
        </w:rPr>
        <w:t>类功能定义</w:t>
      </w:r>
    </w:p>
    <w:p w14:paraId="5327A84D" w14:textId="77777777" w:rsidR="00DD6799" w:rsidRDefault="00DD6799" w:rsidP="00DD6799">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CommentReference"/>
                <w:b/>
                <w:i/>
              </w:rPr>
            </w:pPr>
            <w:r w:rsidRPr="00076C89">
              <w:rPr>
                <w:rStyle w:val="CommentReference"/>
                <w:rFonts w:hint="eastAsia"/>
              </w:rPr>
              <w:t>序号</w:t>
            </w:r>
          </w:p>
        </w:tc>
        <w:tc>
          <w:tcPr>
            <w:tcW w:w="2999" w:type="dxa"/>
            <w:shd w:val="clear" w:color="auto" w:fill="CCCCCC"/>
          </w:tcPr>
          <w:p w14:paraId="7EECCDCE" w14:textId="77777777" w:rsidR="00DD6799" w:rsidRPr="00076C89" w:rsidRDefault="00DD6799" w:rsidP="001F618B">
            <w:pPr>
              <w:jc w:val="center"/>
              <w:rPr>
                <w:rStyle w:val="CommentReference"/>
                <w:b/>
                <w:i/>
              </w:rPr>
            </w:pPr>
            <w:r w:rsidRPr="00076C89">
              <w:rPr>
                <w:rStyle w:val="CommentReference"/>
                <w:rFonts w:hint="eastAsia"/>
              </w:rPr>
              <w:t>功能点</w:t>
            </w:r>
          </w:p>
        </w:tc>
        <w:tc>
          <w:tcPr>
            <w:tcW w:w="5061" w:type="dxa"/>
            <w:shd w:val="clear" w:color="auto" w:fill="CCCCCC"/>
          </w:tcPr>
          <w:p w14:paraId="5DA041EF" w14:textId="77777777" w:rsidR="00DD6799" w:rsidRPr="00076C89" w:rsidRDefault="00DD6799" w:rsidP="001F618B">
            <w:pPr>
              <w:jc w:val="center"/>
              <w:rPr>
                <w:rStyle w:val="CommentReference"/>
                <w:b/>
                <w:i/>
              </w:rPr>
            </w:pPr>
            <w:r w:rsidRPr="00076C89">
              <w:rPr>
                <w:rStyle w:val="CommentReference"/>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CommentReference"/>
                <w:i/>
              </w:rPr>
            </w:pPr>
            <w:r w:rsidRPr="00076C89">
              <w:rPr>
                <w:rStyle w:val="CommentReference"/>
                <w:rFonts w:hint="eastAsia"/>
              </w:rPr>
              <w:t>1</w:t>
            </w:r>
          </w:p>
        </w:tc>
        <w:tc>
          <w:tcPr>
            <w:tcW w:w="2999" w:type="dxa"/>
          </w:tcPr>
          <w:p w14:paraId="2A6457FB" w14:textId="77777777" w:rsidR="00DD6799" w:rsidRPr="00076C89" w:rsidRDefault="00DD6799" w:rsidP="001F618B">
            <w:pPr>
              <w:rPr>
                <w:rStyle w:val="CommentReference"/>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CommentReference"/>
                <w:i/>
              </w:rPr>
            </w:pPr>
            <w:r w:rsidRPr="003B358C">
              <w:rPr>
                <w:rStyle w:val="CommentReference"/>
                <w:rFonts w:hint="eastAsia"/>
              </w:rPr>
              <w:t>获取</w:t>
            </w:r>
            <w:r>
              <w:rPr>
                <w:rStyle w:val="CommentReference"/>
                <w:rFonts w:hint="eastAsia"/>
              </w:rPr>
              <w:t>一个</w:t>
            </w:r>
            <w:r>
              <w:rPr>
                <w:rStyle w:val="CommentReference"/>
                <w:rFonts w:hint="eastAsia"/>
              </w:rPr>
              <w:t>TBaseDao</w:t>
            </w:r>
            <w:r>
              <w:rPr>
                <w:rStyle w:val="CommentReference"/>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CommentReference"/>
                <w:i/>
              </w:rPr>
            </w:pPr>
            <w:r w:rsidRPr="00076C89">
              <w:rPr>
                <w:rStyle w:val="CommentReference"/>
                <w:rFonts w:hint="eastAsia"/>
              </w:rPr>
              <w:t>2</w:t>
            </w:r>
          </w:p>
        </w:tc>
        <w:tc>
          <w:tcPr>
            <w:tcW w:w="2999" w:type="dxa"/>
          </w:tcPr>
          <w:p w14:paraId="233237EA" w14:textId="77777777" w:rsidR="00DD6799" w:rsidRPr="00076C89" w:rsidRDefault="00DD6799" w:rsidP="001F618B">
            <w:pPr>
              <w:rPr>
                <w:rStyle w:val="CommentReference"/>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CommentReference"/>
                <w:i/>
              </w:rPr>
            </w:pPr>
            <w:r>
              <w:rPr>
                <w:rStyle w:val="CommentReference"/>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CommentReference"/>
                <w:i/>
              </w:rPr>
            </w:pPr>
            <w:r w:rsidRPr="00076C89">
              <w:rPr>
                <w:rStyle w:val="CommentReference"/>
                <w:rFonts w:hint="eastAsia"/>
              </w:rPr>
              <w:t>3</w:t>
            </w:r>
          </w:p>
        </w:tc>
        <w:tc>
          <w:tcPr>
            <w:tcW w:w="2999" w:type="dxa"/>
          </w:tcPr>
          <w:p w14:paraId="1B9D8668" w14:textId="77777777" w:rsidR="00DD6799" w:rsidRPr="00076C89" w:rsidRDefault="00DD6799" w:rsidP="001F618B">
            <w:pPr>
              <w:rPr>
                <w:rStyle w:val="CommentReference"/>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CommentReference"/>
                <w:i/>
              </w:rPr>
            </w:pPr>
            <w:r>
              <w:rPr>
                <w:rStyle w:val="CommentReference"/>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CommentReference"/>
                <w:i/>
              </w:rPr>
            </w:pPr>
            <w:r>
              <w:rPr>
                <w:rStyle w:val="CommentReference"/>
                <w:rFonts w:hint="eastAsia"/>
              </w:rPr>
              <w:t>4</w:t>
            </w:r>
          </w:p>
        </w:tc>
        <w:tc>
          <w:tcPr>
            <w:tcW w:w="2999" w:type="dxa"/>
          </w:tcPr>
          <w:p w14:paraId="6684BB80" w14:textId="77777777" w:rsidR="00DD6799" w:rsidRPr="00076C89" w:rsidRDefault="00DD6799" w:rsidP="001F618B">
            <w:pPr>
              <w:rPr>
                <w:rStyle w:val="CommentReference"/>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CommentReference"/>
                <w:i/>
              </w:rPr>
            </w:pPr>
            <w:r>
              <w:rPr>
                <w:rStyle w:val="CommentReference"/>
                <w:rFonts w:hint="eastAsia"/>
              </w:rPr>
              <w:t>复杂的条件查找（返回</w:t>
            </w:r>
            <w:r>
              <w:rPr>
                <w:rStyle w:val="CommentReference"/>
                <w:rFonts w:hint="eastAsia"/>
              </w:rPr>
              <w:t>MongoDB</w:t>
            </w:r>
            <w:r>
              <w:rPr>
                <w:rStyle w:val="CommentReference"/>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CommentReference"/>
                <w:i/>
              </w:rPr>
            </w:pPr>
            <w:r>
              <w:rPr>
                <w:rStyle w:val="CommentReference"/>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CommentReference"/>
                <w:i/>
              </w:rPr>
            </w:pPr>
            <w:r w:rsidRPr="00950455">
              <w:rPr>
                <w:rStyle w:val="CommentReference"/>
                <w:rFonts w:hint="eastAsia"/>
              </w:rPr>
              <w:t>复杂条件查找</w:t>
            </w:r>
            <w:r w:rsidRPr="00950455">
              <w:rPr>
                <w:rStyle w:val="CommentReference"/>
                <w:rFonts w:hint="eastAsia"/>
              </w:rPr>
              <w:t>,</w:t>
            </w:r>
            <w:r w:rsidRPr="00950455">
              <w:rPr>
                <w:rStyle w:val="CommentReference"/>
                <w:rFonts w:hint="eastAsia"/>
              </w:rPr>
              <w:t>增加</w:t>
            </w:r>
            <w:r w:rsidRPr="00950455">
              <w:rPr>
                <w:rStyle w:val="CommentReference"/>
                <w:rFonts w:hint="eastAsia"/>
              </w:rPr>
              <w:t>limit</w:t>
            </w:r>
            <w:r w:rsidRPr="00950455">
              <w:rPr>
                <w:rStyle w:val="CommentReference"/>
                <w:rFonts w:hint="eastAsia"/>
              </w:rPr>
              <w:t>和</w:t>
            </w:r>
            <w:r w:rsidRPr="00950455">
              <w:rPr>
                <w:rStyle w:val="CommentReference"/>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CommentReference"/>
                <w:i/>
              </w:rPr>
            </w:pPr>
            <w:r>
              <w:rPr>
                <w:rStyle w:val="CommentReference"/>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CommentReference"/>
                <w:i/>
              </w:rPr>
            </w:pPr>
            <w:r w:rsidRPr="00950455">
              <w:rPr>
                <w:rStyle w:val="CommentReference"/>
                <w:rFonts w:hint="eastAsia"/>
              </w:rPr>
              <w:t>复杂条件查找</w:t>
            </w:r>
            <w:r w:rsidRPr="00950455">
              <w:rPr>
                <w:rStyle w:val="CommentReference"/>
                <w:rFonts w:hint="eastAsia"/>
              </w:rPr>
              <w:t>,</w:t>
            </w:r>
            <w:r w:rsidRPr="00950455">
              <w:rPr>
                <w:rStyle w:val="CommentReference"/>
                <w:rFonts w:hint="eastAsia"/>
              </w:rPr>
              <w:t>支持</w:t>
            </w:r>
            <w:r w:rsidRPr="00950455">
              <w:rPr>
                <w:rStyle w:val="CommentReference"/>
                <w:rFonts w:hint="eastAsia"/>
              </w:rPr>
              <w:t>limit skip</w:t>
            </w:r>
            <w:r w:rsidRPr="00950455">
              <w:rPr>
                <w:rStyle w:val="CommentReference"/>
                <w:rFonts w:hint="eastAsia"/>
              </w:rPr>
              <w:t>和</w:t>
            </w:r>
            <w:r w:rsidRPr="00950455">
              <w:rPr>
                <w:rStyle w:val="CommentReference"/>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CommentReference"/>
                <w:i/>
              </w:rPr>
            </w:pPr>
            <w:r>
              <w:rPr>
                <w:rStyle w:val="CommentReference"/>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CommentReference"/>
                <w:i/>
              </w:rPr>
            </w:pPr>
            <w:r w:rsidRPr="00950455">
              <w:rPr>
                <w:rStyle w:val="CommentReference"/>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CommentReference"/>
                <w:i/>
              </w:rPr>
            </w:pPr>
            <w:r>
              <w:rPr>
                <w:rStyle w:val="CommentReference"/>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CommentReference"/>
                <w:i/>
              </w:rPr>
            </w:pPr>
            <w:r w:rsidRPr="00950455">
              <w:rPr>
                <w:rStyle w:val="CommentReference"/>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CommentReference"/>
                <w:i/>
              </w:rPr>
            </w:pPr>
            <w:r>
              <w:rPr>
                <w:rStyle w:val="CommentReference"/>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CommentReference"/>
                <w:i/>
              </w:rPr>
            </w:pPr>
            <w:r w:rsidRPr="00950455">
              <w:rPr>
                <w:rStyle w:val="CommentReference"/>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CommentReference"/>
                <w:i/>
              </w:rPr>
            </w:pPr>
            <w:r>
              <w:rPr>
                <w:rStyle w:val="CommentReference"/>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CommentReference"/>
                <w:i/>
              </w:rPr>
            </w:pPr>
            <w:r w:rsidRPr="00950455">
              <w:rPr>
                <w:rStyle w:val="CommentReference"/>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CommentReference"/>
                <w:i/>
              </w:rPr>
            </w:pPr>
            <w:r>
              <w:rPr>
                <w:rStyle w:val="CommentReference"/>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CommentReference"/>
                <w:i/>
              </w:rPr>
            </w:pPr>
            <w:r>
              <w:rPr>
                <w:rStyle w:val="CommentReference"/>
              </w:rPr>
              <w:t>D</w:t>
            </w:r>
            <w:r>
              <w:rPr>
                <w:rStyle w:val="CommentReference"/>
                <w:rFonts w:hint="eastAsia"/>
              </w:rPr>
              <w:t>rop</w:t>
            </w:r>
            <w:r>
              <w:rPr>
                <w:rStyle w:val="CommentReference"/>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CommentReference"/>
                <w:i/>
              </w:rPr>
            </w:pPr>
            <w:r>
              <w:rPr>
                <w:rStyle w:val="CommentReference"/>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CommentReference"/>
                <w:i/>
              </w:rPr>
            </w:pPr>
            <w:r w:rsidRPr="00950455">
              <w:rPr>
                <w:rStyle w:val="CommentReference"/>
                <w:rFonts w:hint="eastAsia"/>
              </w:rPr>
              <w:t>批量插入</w:t>
            </w:r>
            <w:r>
              <w:rPr>
                <w:rStyle w:val="CommentReference"/>
                <w:rFonts w:hint="eastAsia"/>
              </w:rPr>
              <w:t>（</w:t>
            </w:r>
            <w:r w:rsidRPr="00950455">
              <w:rPr>
                <w:rStyle w:val="CommentReference"/>
                <w:rFonts w:hint="eastAsia"/>
              </w:rPr>
              <w:t>这个慎用</w:t>
            </w:r>
            <w:r>
              <w:rPr>
                <w:rStyle w:val="CommentReference"/>
                <w:rFonts w:hint="eastAsia"/>
              </w:rPr>
              <w:t>，</w:t>
            </w:r>
            <w:r w:rsidRPr="00950455">
              <w:rPr>
                <w:rStyle w:val="CommentReference"/>
                <w:rFonts w:hint="eastAsia"/>
              </w:rPr>
              <w:t>因为一次插入是一个库和表</w:t>
            </w:r>
            <w:r>
              <w:rPr>
                <w:rStyle w:val="CommentReference"/>
                <w:rFonts w:hint="eastAsia"/>
              </w:rPr>
              <w:t>，</w:t>
            </w:r>
            <w:r w:rsidRPr="00950455">
              <w:rPr>
                <w:rStyle w:val="CommentReference"/>
                <w:rFonts w:hint="eastAsia"/>
              </w:rPr>
              <w:t>所以不能走分表逻辑</w:t>
            </w:r>
            <w:r>
              <w:rPr>
                <w:rStyle w:val="CommentReference"/>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CommentReference"/>
                <w:i/>
              </w:rPr>
            </w:pPr>
            <w:r>
              <w:rPr>
                <w:rStyle w:val="CommentReference"/>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CommentReference"/>
                <w:i/>
              </w:rPr>
            </w:pPr>
            <w:r w:rsidRPr="00950455">
              <w:rPr>
                <w:rStyle w:val="CommentReference"/>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CommentReference"/>
                <w:i/>
              </w:rPr>
            </w:pPr>
            <w:r>
              <w:rPr>
                <w:rStyle w:val="CommentReference"/>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CommentReference"/>
                <w:i/>
              </w:rPr>
            </w:pPr>
            <w:r w:rsidRPr="00950455">
              <w:rPr>
                <w:rStyle w:val="CommentReference"/>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CommentReference"/>
                <w:i/>
              </w:rPr>
            </w:pPr>
            <w:r>
              <w:rPr>
                <w:rStyle w:val="CommentReference"/>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CommentReference"/>
                <w:i/>
              </w:rPr>
            </w:pPr>
            <w:r w:rsidRPr="00950455">
              <w:rPr>
                <w:rStyle w:val="CommentReference"/>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CommentReference"/>
                <w:i/>
              </w:rPr>
            </w:pPr>
            <w:r>
              <w:rPr>
                <w:rStyle w:val="CommentReference"/>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CommentReference"/>
                <w:i/>
              </w:rPr>
            </w:pPr>
            <w:r>
              <w:rPr>
                <w:rStyle w:val="CommentReference"/>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CommentReference"/>
                <w:i/>
              </w:rPr>
            </w:pPr>
            <w:r>
              <w:rPr>
                <w:rStyle w:val="CommentReference"/>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CommentReference"/>
                <w:i/>
              </w:rPr>
            </w:pPr>
            <w:r w:rsidRPr="00950455">
              <w:rPr>
                <w:rStyle w:val="CommentReference"/>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CommentReference"/>
                <w:i/>
              </w:rPr>
            </w:pPr>
            <w:r>
              <w:rPr>
                <w:rStyle w:val="CommentReference"/>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CommentReference"/>
                <w:i/>
              </w:rPr>
            </w:pPr>
            <w:r>
              <w:rPr>
                <w:rStyle w:val="CommentReference"/>
              </w:rPr>
              <w:t>MongoDB</w:t>
            </w:r>
            <w:r w:rsidRPr="003F7BC2">
              <w:rPr>
                <w:rStyle w:val="CommentReference"/>
                <w:rFonts w:hint="eastAsia"/>
              </w:rPr>
              <w:t>对象转换成普通</w:t>
            </w:r>
            <w:r w:rsidRPr="003F7BC2">
              <w:rPr>
                <w:rStyle w:val="CommentReference"/>
                <w:rFonts w:hint="eastAsia"/>
              </w:rPr>
              <w:t>java bean</w:t>
            </w:r>
            <w:r w:rsidRPr="003F7BC2">
              <w:rPr>
                <w:rStyle w:val="CommentReference"/>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CommentReference"/>
                <w:i/>
              </w:rPr>
            </w:pPr>
            <w:r>
              <w:rPr>
                <w:rStyle w:val="CommentReference"/>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CommentReference"/>
                <w:i/>
              </w:rPr>
            </w:pPr>
            <w:r w:rsidRPr="003F7BC2">
              <w:rPr>
                <w:rStyle w:val="CommentReference"/>
                <w:rFonts w:hint="eastAsia"/>
              </w:rPr>
              <w:t>对象数据转为</w:t>
            </w:r>
            <w:r>
              <w:rPr>
                <w:rStyle w:val="CommentReference"/>
              </w:rPr>
              <w:t>MongoDB</w:t>
            </w:r>
            <w:r w:rsidRPr="003F7BC2">
              <w:rPr>
                <w:rStyle w:val="CommentReference"/>
                <w:rFonts w:hint="eastAsia"/>
              </w:rPr>
              <w:t>对象</w:t>
            </w:r>
          </w:p>
        </w:tc>
      </w:tr>
    </w:tbl>
    <w:p w14:paraId="4690E4CA" w14:textId="77777777" w:rsidR="00DD6799" w:rsidRDefault="00DD6799" w:rsidP="00DD6799"/>
    <w:p w14:paraId="41388B50" w14:textId="77777777" w:rsidR="00412262" w:rsidRDefault="00412262" w:rsidP="00626322">
      <w:pPr>
        <w:pStyle w:val="Heading2"/>
      </w:pPr>
      <w:bookmarkStart w:id="39" w:name="_Toc451011707"/>
      <w:r>
        <w:rPr>
          <w:rFonts w:hint="eastAsia"/>
        </w:rPr>
        <w:t>缓存操作模块（</w:t>
      </w:r>
      <w:r>
        <w:t>cache</w:t>
      </w:r>
      <w:r>
        <w:rPr>
          <w:rFonts w:hint="eastAsia"/>
        </w:rPr>
        <w:t>）</w:t>
      </w:r>
      <w:bookmarkEnd w:id="39"/>
    </w:p>
    <w:p w14:paraId="3145498A" w14:textId="77777777" w:rsidR="00412262" w:rsidRDefault="00412262" w:rsidP="00626322">
      <w:pPr>
        <w:pStyle w:val="Heading3"/>
      </w:pPr>
      <w:bookmarkStart w:id="40" w:name="_Toc451011708"/>
      <w:r>
        <w:rPr>
          <w:rFonts w:hint="eastAsia"/>
        </w:rPr>
        <w:t>缓存操作</w:t>
      </w:r>
      <w:r w:rsidRPr="00311C98">
        <w:rPr>
          <w:rFonts w:hint="eastAsia"/>
        </w:rPr>
        <w:t>模块</w:t>
      </w:r>
      <w:r>
        <w:rPr>
          <w:rFonts w:hint="eastAsia"/>
        </w:rPr>
        <w:t>概述</w:t>
      </w:r>
      <w:bookmarkEnd w:id="40"/>
    </w:p>
    <w:p w14:paraId="55115980" w14:textId="4C3E41F1" w:rsidR="00412262" w:rsidRDefault="00412262" w:rsidP="00412262">
      <w:pPr>
        <w:pStyle w:val="a"/>
        <w:spacing w:line="400" w:lineRule="exact"/>
        <w:ind w:firstLine="480"/>
        <w:jc w:val="left"/>
        <w:rPr>
          <w:rFonts w:ascii="宋体" w:hAnsi="宋体"/>
          <w:sz w:val="24"/>
        </w:rPr>
      </w:pPr>
      <w:r w:rsidRPr="00412262">
        <w:rPr>
          <w:rFonts w:ascii="宋体" w:hAnsi="宋体" w:hint="eastAsia"/>
          <w:sz w:val="24"/>
        </w:rPr>
        <w:t>缓存操作模块为工作圈提供了一个对Redis缓存操作封装的工具。这样做的好处有以下几点</w:t>
      </w:r>
      <w:r>
        <w:rPr>
          <w:rFonts w:ascii="宋体" w:hAnsi="宋体" w:hint="eastAsia"/>
          <w:sz w:val="24"/>
        </w:rPr>
        <w:t>：</w:t>
      </w:r>
    </w:p>
    <w:p w14:paraId="3CA74A49" w14:textId="16C66B5C" w:rsidR="00412262" w:rsidRPr="00412262" w:rsidRDefault="00412262" w:rsidP="00E87E06">
      <w:pPr>
        <w:pStyle w:val="a"/>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14:paraId="78D9AFA7" w14:textId="77777777" w:rsidR="00412262" w:rsidRPr="00412262" w:rsidRDefault="00412262" w:rsidP="00E87E06">
      <w:pPr>
        <w:pStyle w:val="a"/>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14:paraId="52349167" w14:textId="77777777" w:rsidR="00412262" w:rsidRPr="00412262" w:rsidRDefault="00412262" w:rsidP="00E87E06">
      <w:pPr>
        <w:pStyle w:val="a"/>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14:paraId="45BB0072" w14:textId="77777777" w:rsidR="00412262" w:rsidRPr="00412262" w:rsidRDefault="00412262" w:rsidP="00412262">
      <w:pPr>
        <w:pStyle w:val="a"/>
        <w:spacing w:line="400" w:lineRule="exact"/>
        <w:ind w:firstLine="480"/>
        <w:jc w:val="left"/>
        <w:rPr>
          <w:rFonts w:ascii="宋体" w:hAnsi="宋体"/>
          <w:sz w:val="24"/>
        </w:rPr>
      </w:pPr>
      <w:r w:rsidRPr="00412262">
        <w:rPr>
          <w:rFonts w:ascii="宋体" w:hAnsi="宋体" w:hint="eastAsia"/>
          <w:sz w:val="24"/>
        </w:rPr>
        <w:t>工作圈中的需要对数据存取加速的服务都依赖于这个模块。</w:t>
      </w:r>
    </w:p>
    <w:p w14:paraId="320D0210" w14:textId="77777777" w:rsidR="00412262" w:rsidRPr="00D40EC0" w:rsidRDefault="00412262" w:rsidP="00412262">
      <w:pPr>
        <w:pStyle w:val="CommentText"/>
        <w:rPr>
          <w:i/>
        </w:rPr>
      </w:pPr>
    </w:p>
    <w:p w14:paraId="3814E1D3" w14:textId="77777777" w:rsidR="00412262" w:rsidRDefault="00412262" w:rsidP="00626322">
      <w:pPr>
        <w:pStyle w:val="Heading3"/>
      </w:pPr>
      <w:bookmarkStart w:id="41" w:name="_Toc451011709"/>
      <w:r>
        <w:rPr>
          <w:rFonts w:hint="eastAsia"/>
        </w:rPr>
        <w:lastRenderedPageBreak/>
        <w:t>缓存操作</w:t>
      </w:r>
      <w:r w:rsidRPr="00311C98">
        <w:rPr>
          <w:rFonts w:hint="eastAsia"/>
        </w:rPr>
        <w:t>模块</w:t>
      </w:r>
      <w:r>
        <w:rPr>
          <w:rFonts w:hint="eastAsia"/>
        </w:rPr>
        <w:t>类图</w:t>
      </w:r>
      <w:bookmarkEnd w:id="41"/>
    </w:p>
    <w:p w14:paraId="14283678" w14:textId="77777777" w:rsidR="00412262" w:rsidRDefault="00412262" w:rsidP="00412262">
      <w:pPr>
        <w:jc w:val="center"/>
      </w:pPr>
      <w:r>
        <w:object w:dxaOrig="7476" w:dyaOrig="9528" w14:anchorId="45329986">
          <v:shape id="_x0000_i1028" type="#_x0000_t75" style="width:374.6pt;height:475.75pt" o:ole="">
            <v:imagedata r:id="rId22" o:title=""/>
          </v:shape>
          <o:OLEObject Type="Embed" ProgID="Visio.Drawing.15" ShapeID="_x0000_i1028" DrawAspect="Content" ObjectID="_1525798699" r:id="rId23"/>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626322">
      <w:pPr>
        <w:pStyle w:val="Heading3"/>
      </w:pPr>
      <w:bookmarkStart w:id="42" w:name="_Toc451011710"/>
      <w:r w:rsidRPr="003E4185">
        <w:t>NutcrackerCenter</w:t>
      </w:r>
      <w:r>
        <w:rPr>
          <w:rFonts w:hint="eastAsia"/>
        </w:rPr>
        <w:t>类概述</w:t>
      </w:r>
      <w:bookmarkEnd w:id="42"/>
    </w:p>
    <w:p w14:paraId="14B36871" w14:textId="2BDE5035" w:rsidR="00412262" w:rsidRPr="00412262" w:rsidRDefault="00412262" w:rsidP="00412262">
      <w:pPr>
        <w:pStyle w:val="a"/>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hint="eastAsia"/>
          <w:sz w:val="24"/>
        </w:rPr>
        <w:t>类功能定义</w:t>
      </w:r>
    </w:p>
    <w:p w14:paraId="268A3ABE" w14:textId="77777777" w:rsidR="00412262" w:rsidRDefault="00412262" w:rsidP="00412262">
      <w:pPr>
        <w:rPr>
          <w:rStyle w:val="CommentReference"/>
        </w:rPr>
      </w:pPr>
      <w:r>
        <w:rPr>
          <w:rStyle w:val="CommentReference"/>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CommentReference"/>
                <w:b/>
                <w:i/>
              </w:rPr>
            </w:pPr>
            <w:r w:rsidRPr="00076C89">
              <w:rPr>
                <w:rStyle w:val="CommentReference"/>
                <w:rFonts w:hint="eastAsia"/>
              </w:rPr>
              <w:t>序号</w:t>
            </w:r>
          </w:p>
        </w:tc>
        <w:tc>
          <w:tcPr>
            <w:tcW w:w="3845" w:type="dxa"/>
            <w:shd w:val="clear" w:color="auto" w:fill="CCCCCC"/>
          </w:tcPr>
          <w:p w14:paraId="3096A561"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4280" w:type="dxa"/>
            <w:shd w:val="clear" w:color="auto" w:fill="CCCCCC"/>
          </w:tcPr>
          <w:p w14:paraId="1E535A99"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CommentReference"/>
                <w:i/>
              </w:rPr>
            </w:pPr>
            <w:r w:rsidRPr="00076C89">
              <w:rPr>
                <w:rStyle w:val="CommentReference"/>
                <w:rFonts w:hint="eastAsia"/>
              </w:rPr>
              <w:t>1</w:t>
            </w:r>
          </w:p>
        </w:tc>
        <w:tc>
          <w:tcPr>
            <w:tcW w:w="3845" w:type="dxa"/>
          </w:tcPr>
          <w:p w14:paraId="62E8C1A1" w14:textId="77777777" w:rsidR="00412262" w:rsidRPr="00076C89" w:rsidRDefault="00412262"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CommentReference"/>
                <w:i/>
              </w:rPr>
            </w:pPr>
            <w:r w:rsidRPr="00AA41C2">
              <w:rPr>
                <w:rStyle w:val="CommentReference"/>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CommentReference"/>
                <w:i/>
              </w:rPr>
            </w:pPr>
            <w:r w:rsidRPr="00076C89">
              <w:rPr>
                <w:rStyle w:val="CommentReference"/>
                <w:rFonts w:hint="eastAsia"/>
              </w:rPr>
              <w:t>2</w:t>
            </w:r>
          </w:p>
        </w:tc>
        <w:tc>
          <w:tcPr>
            <w:tcW w:w="3845" w:type="dxa"/>
          </w:tcPr>
          <w:p w14:paraId="4E0C035B" w14:textId="77777777" w:rsidR="00412262" w:rsidRPr="00076C89" w:rsidRDefault="00412262" w:rsidP="001F618B">
            <w:pPr>
              <w:rPr>
                <w:rStyle w:val="CommentReference"/>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CommentReference"/>
                <w:i/>
              </w:rPr>
            </w:pPr>
            <w:r w:rsidRPr="00AA41C2">
              <w:rPr>
                <w:rStyle w:val="CommentReference"/>
                <w:rFonts w:hint="eastAsia"/>
              </w:rPr>
              <w:t>获取</w:t>
            </w:r>
            <w:r w:rsidRPr="00AA41C2">
              <w:rPr>
                <w:rStyle w:val="CommentReference"/>
                <w:rFonts w:hint="eastAsia"/>
              </w:rPr>
              <w:t>redis</w:t>
            </w:r>
            <w:r w:rsidRPr="00AA41C2">
              <w:rPr>
                <w:rStyle w:val="CommentReference"/>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CommentReference"/>
                <w:i/>
              </w:rPr>
            </w:pPr>
            <w:r w:rsidRPr="00076C89">
              <w:rPr>
                <w:rStyle w:val="CommentReference"/>
                <w:rFonts w:hint="eastAsia"/>
              </w:rPr>
              <w:t>3</w:t>
            </w:r>
          </w:p>
        </w:tc>
        <w:tc>
          <w:tcPr>
            <w:tcW w:w="3845" w:type="dxa"/>
          </w:tcPr>
          <w:p w14:paraId="58B698D8" w14:textId="77777777" w:rsidR="00412262" w:rsidRPr="00076C89" w:rsidRDefault="00412262" w:rsidP="001F618B">
            <w:pPr>
              <w:rPr>
                <w:rStyle w:val="CommentReference"/>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CommentReference"/>
                <w:i/>
              </w:rPr>
            </w:pPr>
            <w:r w:rsidRPr="00AA41C2">
              <w:rPr>
                <w:rStyle w:val="CommentReference"/>
                <w:rFonts w:hint="eastAsia"/>
              </w:rPr>
              <w:t>初始化</w:t>
            </w:r>
            <w:r w:rsidRPr="00AA41C2">
              <w:rPr>
                <w:rStyle w:val="CommentReference"/>
                <w:rFonts w:hint="eastAsia"/>
              </w:rPr>
              <w:t xml:space="preserve">redis </w:t>
            </w:r>
            <w:r w:rsidRPr="00AA41C2">
              <w:rPr>
                <w:rStyle w:val="CommentReference"/>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CommentReference"/>
                <w:i/>
              </w:rPr>
            </w:pPr>
            <w:r>
              <w:rPr>
                <w:rStyle w:val="CommentReference"/>
                <w:rFonts w:hint="eastAsia"/>
              </w:rPr>
              <w:t>4</w:t>
            </w:r>
          </w:p>
        </w:tc>
        <w:tc>
          <w:tcPr>
            <w:tcW w:w="3845" w:type="dxa"/>
          </w:tcPr>
          <w:p w14:paraId="0BD62274" w14:textId="77777777" w:rsidR="00412262" w:rsidRPr="00076C89" w:rsidRDefault="00412262" w:rsidP="001F618B">
            <w:pPr>
              <w:rPr>
                <w:rStyle w:val="CommentReference"/>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CommentReference"/>
                <w:i/>
              </w:rPr>
            </w:pPr>
            <w:r w:rsidRPr="00AA41C2">
              <w:rPr>
                <w:rStyle w:val="CommentReference"/>
                <w:rFonts w:hint="eastAsia"/>
              </w:rPr>
              <w:t>从公用</w:t>
            </w:r>
            <w:r w:rsidRPr="00AA41C2">
              <w:rPr>
                <w:rStyle w:val="CommentReference"/>
                <w:rFonts w:hint="eastAsia"/>
              </w:rPr>
              <w:t>redis</w:t>
            </w:r>
            <w:r w:rsidRPr="00AA41C2">
              <w:rPr>
                <w:rStyle w:val="CommentReference"/>
                <w:rFonts w:hint="eastAsia"/>
              </w:rPr>
              <w:t>集群获取</w:t>
            </w:r>
            <w:r w:rsidRPr="00AA41C2">
              <w:rPr>
                <w:rStyle w:val="CommentReference"/>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CommentReference"/>
                <w:i/>
              </w:rPr>
            </w:pPr>
            <w:r>
              <w:rPr>
                <w:rStyle w:val="CommentReference"/>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CommentReference"/>
                <w:i/>
              </w:rPr>
            </w:pPr>
            <w:r w:rsidRPr="00AA41C2">
              <w:rPr>
                <w:rStyle w:val="CommentReference"/>
                <w:rFonts w:hint="eastAsia"/>
              </w:rPr>
              <w:t>归还</w:t>
            </w:r>
            <w:r w:rsidRPr="00AA41C2">
              <w:rPr>
                <w:rStyle w:val="CommentReference"/>
                <w:rFonts w:hint="eastAsia"/>
              </w:rPr>
              <w:t>redis</w:t>
            </w:r>
            <w:r w:rsidRPr="00AA41C2">
              <w:rPr>
                <w:rStyle w:val="CommentReference"/>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CommentReference"/>
                <w:i/>
              </w:rPr>
            </w:pPr>
            <w:r>
              <w:rPr>
                <w:rStyle w:val="CommentReference"/>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CommentReference"/>
                <w:i/>
              </w:rPr>
            </w:pPr>
            <w:r w:rsidRPr="00AA41C2">
              <w:rPr>
                <w:rStyle w:val="CommentReference"/>
                <w:rFonts w:hint="eastAsia"/>
              </w:rPr>
              <w:t>归还坏</w:t>
            </w:r>
            <w:r w:rsidRPr="00AA41C2">
              <w:rPr>
                <w:rStyle w:val="CommentReference"/>
                <w:rFonts w:hint="eastAsia"/>
              </w:rPr>
              <w:t>redis</w:t>
            </w:r>
            <w:r w:rsidRPr="00AA41C2">
              <w:rPr>
                <w:rStyle w:val="CommentReference"/>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CommentReference"/>
                <w:i/>
              </w:rPr>
            </w:pPr>
            <w:r>
              <w:rPr>
                <w:rStyle w:val="CommentReference"/>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CommentReference"/>
                <w:i/>
              </w:rPr>
            </w:pPr>
            <w:r>
              <w:rPr>
                <w:rStyle w:val="CommentReference"/>
                <w:rFonts w:hint="eastAsia"/>
              </w:rPr>
              <w:t>处理任务返回结果</w:t>
            </w:r>
          </w:p>
        </w:tc>
      </w:tr>
    </w:tbl>
    <w:p w14:paraId="4A6A969F" w14:textId="77777777" w:rsidR="00412262" w:rsidRPr="00557EE7" w:rsidRDefault="00412262" w:rsidP="00412262"/>
    <w:p w14:paraId="76213244" w14:textId="77777777" w:rsidR="00412262" w:rsidRDefault="00412262" w:rsidP="00626322">
      <w:pPr>
        <w:pStyle w:val="Heading3"/>
      </w:pPr>
      <w:bookmarkStart w:id="43" w:name="_Toc451011711"/>
      <w:r w:rsidRPr="00D41079">
        <w:t>NutcrackerCenterAop</w:t>
      </w:r>
      <w:r>
        <w:rPr>
          <w:rFonts w:hint="eastAsia"/>
        </w:rPr>
        <w:t>类概述</w:t>
      </w:r>
      <w:bookmarkEnd w:id="43"/>
    </w:p>
    <w:p w14:paraId="7292591B"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73714B21"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hint="eastAsia"/>
          <w:sz w:val="24"/>
        </w:rPr>
        <w:t>类功能定义</w:t>
      </w:r>
    </w:p>
    <w:p w14:paraId="5C5C2799"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CommentReference"/>
                <w:b/>
                <w:i/>
              </w:rPr>
            </w:pPr>
            <w:r w:rsidRPr="00076C89">
              <w:rPr>
                <w:rStyle w:val="CommentReference"/>
                <w:rFonts w:hint="eastAsia"/>
              </w:rPr>
              <w:t>序号</w:t>
            </w:r>
          </w:p>
        </w:tc>
        <w:tc>
          <w:tcPr>
            <w:tcW w:w="4329" w:type="dxa"/>
            <w:shd w:val="clear" w:color="auto" w:fill="CCCCCC"/>
          </w:tcPr>
          <w:p w14:paraId="6FE54736"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3835" w:type="dxa"/>
            <w:shd w:val="clear" w:color="auto" w:fill="CCCCCC"/>
          </w:tcPr>
          <w:p w14:paraId="49E9C97E"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CommentReference"/>
                <w:i/>
              </w:rPr>
            </w:pPr>
            <w:r w:rsidRPr="00076C89">
              <w:rPr>
                <w:rStyle w:val="CommentReference"/>
                <w:rFonts w:hint="eastAsia"/>
              </w:rPr>
              <w:t>1</w:t>
            </w:r>
          </w:p>
        </w:tc>
        <w:tc>
          <w:tcPr>
            <w:tcW w:w="4329" w:type="dxa"/>
          </w:tcPr>
          <w:p w14:paraId="5F8D3F0E" w14:textId="77777777" w:rsidR="00412262" w:rsidRPr="00076C89" w:rsidRDefault="00412262" w:rsidP="001F618B">
            <w:pPr>
              <w:rPr>
                <w:rStyle w:val="CommentReference"/>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CommentReference"/>
                <w:i/>
              </w:rPr>
            </w:pPr>
            <w:r w:rsidRPr="00076C89">
              <w:rPr>
                <w:rStyle w:val="CommentReference"/>
                <w:rFonts w:hint="eastAsia"/>
              </w:rPr>
              <w:t>2</w:t>
            </w:r>
          </w:p>
        </w:tc>
        <w:tc>
          <w:tcPr>
            <w:tcW w:w="4329" w:type="dxa"/>
          </w:tcPr>
          <w:p w14:paraId="028106C8" w14:textId="77777777" w:rsidR="00412262" w:rsidRPr="00076C89" w:rsidRDefault="00412262" w:rsidP="001F618B">
            <w:pPr>
              <w:rPr>
                <w:rStyle w:val="CommentReference"/>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CommentReference"/>
                <w:i/>
              </w:rPr>
            </w:pPr>
            <w:r w:rsidRPr="00076C89">
              <w:rPr>
                <w:rStyle w:val="CommentReference"/>
                <w:rFonts w:hint="eastAsia"/>
              </w:rPr>
              <w:t>3</w:t>
            </w:r>
          </w:p>
        </w:tc>
        <w:tc>
          <w:tcPr>
            <w:tcW w:w="4329" w:type="dxa"/>
          </w:tcPr>
          <w:p w14:paraId="5C1105C5" w14:textId="77777777" w:rsidR="00412262" w:rsidRPr="00076C89" w:rsidRDefault="00412262" w:rsidP="001F618B">
            <w:pPr>
              <w:rPr>
                <w:rStyle w:val="CommentReference"/>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CommentReference"/>
                <w:i/>
              </w:rPr>
            </w:pPr>
            <w:r>
              <w:rPr>
                <w:rStyle w:val="CommentReference"/>
                <w:rFonts w:hint="eastAsia"/>
              </w:rPr>
              <w:t>获取线程绑定上的</w:t>
            </w:r>
            <w:r>
              <w:rPr>
                <w:rStyle w:val="CommentReference"/>
                <w:rFonts w:hint="eastAsia"/>
              </w:rPr>
              <w:t>Jedis</w:t>
            </w:r>
            <w:r>
              <w:rPr>
                <w:rStyle w:val="CommentReference"/>
                <w:rFonts w:hint="eastAsia"/>
              </w:rPr>
              <w:t>连接</w:t>
            </w:r>
          </w:p>
        </w:tc>
      </w:tr>
    </w:tbl>
    <w:p w14:paraId="4A5A83DD" w14:textId="77777777" w:rsidR="00412262" w:rsidRDefault="00412262" w:rsidP="00412262"/>
    <w:p w14:paraId="0D81A3F5" w14:textId="77777777" w:rsidR="00412262" w:rsidRDefault="00412262" w:rsidP="00626322">
      <w:pPr>
        <w:pStyle w:val="Heading3"/>
      </w:pPr>
      <w:bookmarkStart w:id="44" w:name="_Toc451011712"/>
      <w:r w:rsidRPr="003B2308">
        <w:t>ModRedisCenterAop</w:t>
      </w:r>
      <w:r>
        <w:rPr>
          <w:rFonts w:hint="eastAsia"/>
        </w:rPr>
        <w:t>类概述</w:t>
      </w:r>
      <w:bookmarkEnd w:id="44"/>
    </w:p>
    <w:p w14:paraId="417BAC58"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408F8A9A"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sz w:val="24"/>
        </w:rPr>
        <w:tab/>
      </w:r>
      <w:r w:rsidRPr="00E85E62">
        <w:rPr>
          <w:rFonts w:ascii="宋体" w:hAnsi="宋体"/>
          <w:sz w:val="24"/>
        </w:rPr>
        <w:tab/>
      </w:r>
    </w:p>
    <w:p w14:paraId="5DC51F98"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hint="eastAsia"/>
          <w:sz w:val="24"/>
        </w:rPr>
        <w:t>类功能定义</w:t>
      </w:r>
    </w:p>
    <w:p w14:paraId="6E59E867"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CommentReference"/>
                <w:b/>
                <w:i/>
              </w:rPr>
            </w:pPr>
            <w:r w:rsidRPr="00076C89">
              <w:rPr>
                <w:rStyle w:val="CommentReference"/>
                <w:rFonts w:hint="eastAsia"/>
              </w:rPr>
              <w:t>序号</w:t>
            </w:r>
          </w:p>
        </w:tc>
        <w:tc>
          <w:tcPr>
            <w:tcW w:w="3845" w:type="dxa"/>
            <w:shd w:val="clear" w:color="auto" w:fill="CCCCCC"/>
          </w:tcPr>
          <w:p w14:paraId="45ECAD4F"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4280" w:type="dxa"/>
            <w:shd w:val="clear" w:color="auto" w:fill="CCCCCC"/>
          </w:tcPr>
          <w:p w14:paraId="23C193A8"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CommentReference"/>
                <w:i/>
              </w:rPr>
            </w:pPr>
            <w:r w:rsidRPr="00076C89">
              <w:rPr>
                <w:rStyle w:val="CommentReference"/>
                <w:rFonts w:hint="eastAsia"/>
              </w:rPr>
              <w:t>1</w:t>
            </w:r>
          </w:p>
        </w:tc>
        <w:tc>
          <w:tcPr>
            <w:tcW w:w="3845" w:type="dxa"/>
          </w:tcPr>
          <w:p w14:paraId="4E6506AB" w14:textId="77777777" w:rsidR="00412262" w:rsidRPr="00076C89" w:rsidRDefault="00412262"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CommentReference"/>
                <w:i/>
              </w:rPr>
            </w:pPr>
            <w:r w:rsidRPr="00AA41C2">
              <w:rPr>
                <w:rStyle w:val="CommentReference"/>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CommentReference"/>
                <w:i/>
              </w:rPr>
            </w:pPr>
            <w:r w:rsidRPr="00076C89">
              <w:rPr>
                <w:rStyle w:val="CommentReference"/>
                <w:rFonts w:hint="eastAsia"/>
              </w:rPr>
              <w:t>2</w:t>
            </w:r>
          </w:p>
        </w:tc>
        <w:tc>
          <w:tcPr>
            <w:tcW w:w="3845" w:type="dxa"/>
          </w:tcPr>
          <w:p w14:paraId="76863C58" w14:textId="77777777" w:rsidR="00412262" w:rsidRPr="00076C89" w:rsidRDefault="00412262" w:rsidP="001F618B">
            <w:pPr>
              <w:rPr>
                <w:rStyle w:val="CommentReference"/>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CommentReference"/>
                <w:i/>
              </w:rPr>
            </w:pPr>
            <w:r w:rsidRPr="00AA41C2">
              <w:rPr>
                <w:rStyle w:val="CommentReference"/>
                <w:rFonts w:hint="eastAsia"/>
              </w:rPr>
              <w:t>获取</w:t>
            </w:r>
            <w:r w:rsidRPr="00AA41C2">
              <w:rPr>
                <w:rStyle w:val="CommentReference"/>
                <w:rFonts w:hint="eastAsia"/>
              </w:rPr>
              <w:t>redis</w:t>
            </w:r>
            <w:r w:rsidRPr="00AA41C2">
              <w:rPr>
                <w:rStyle w:val="CommentReference"/>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CommentReference"/>
                <w:i/>
              </w:rPr>
            </w:pPr>
            <w:r w:rsidRPr="00076C89">
              <w:rPr>
                <w:rStyle w:val="CommentReference"/>
                <w:rFonts w:hint="eastAsia"/>
              </w:rPr>
              <w:t>3</w:t>
            </w:r>
          </w:p>
        </w:tc>
        <w:tc>
          <w:tcPr>
            <w:tcW w:w="3845" w:type="dxa"/>
          </w:tcPr>
          <w:p w14:paraId="6268C7E8" w14:textId="77777777" w:rsidR="00412262" w:rsidRPr="00076C89" w:rsidRDefault="00412262" w:rsidP="001F618B">
            <w:pPr>
              <w:rPr>
                <w:rStyle w:val="CommentReference"/>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CommentReference"/>
                <w:i/>
              </w:rPr>
            </w:pPr>
            <w:r w:rsidRPr="00AA41C2">
              <w:rPr>
                <w:rStyle w:val="CommentReference"/>
                <w:rFonts w:hint="eastAsia"/>
              </w:rPr>
              <w:t>初始化</w:t>
            </w:r>
            <w:r w:rsidRPr="00AA41C2">
              <w:rPr>
                <w:rStyle w:val="CommentReference"/>
                <w:rFonts w:hint="eastAsia"/>
              </w:rPr>
              <w:t xml:space="preserve">redis </w:t>
            </w:r>
            <w:r w:rsidRPr="00AA41C2">
              <w:rPr>
                <w:rStyle w:val="CommentReference"/>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CommentReference"/>
                <w:i/>
              </w:rPr>
            </w:pPr>
            <w:r>
              <w:rPr>
                <w:rStyle w:val="CommentReference"/>
                <w:rFonts w:hint="eastAsia"/>
              </w:rPr>
              <w:lastRenderedPageBreak/>
              <w:t>4</w:t>
            </w:r>
          </w:p>
        </w:tc>
        <w:tc>
          <w:tcPr>
            <w:tcW w:w="3845" w:type="dxa"/>
          </w:tcPr>
          <w:p w14:paraId="19864E3E" w14:textId="77777777" w:rsidR="00412262" w:rsidRPr="00076C89" w:rsidRDefault="00412262" w:rsidP="001F618B">
            <w:pPr>
              <w:rPr>
                <w:rStyle w:val="CommentReference"/>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CommentReference"/>
                <w:i/>
              </w:rPr>
            </w:pPr>
            <w:r w:rsidRPr="00AA41C2">
              <w:rPr>
                <w:rStyle w:val="CommentReference"/>
                <w:rFonts w:hint="eastAsia"/>
              </w:rPr>
              <w:t>从公用</w:t>
            </w:r>
            <w:r w:rsidRPr="00AA41C2">
              <w:rPr>
                <w:rStyle w:val="CommentReference"/>
                <w:rFonts w:hint="eastAsia"/>
              </w:rPr>
              <w:t>redis</w:t>
            </w:r>
            <w:r w:rsidRPr="00AA41C2">
              <w:rPr>
                <w:rStyle w:val="CommentReference"/>
                <w:rFonts w:hint="eastAsia"/>
              </w:rPr>
              <w:t>集群获取</w:t>
            </w:r>
            <w:r w:rsidRPr="00AA41C2">
              <w:rPr>
                <w:rStyle w:val="CommentReference"/>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CommentReference"/>
                <w:i/>
              </w:rPr>
            </w:pPr>
            <w:r>
              <w:rPr>
                <w:rStyle w:val="CommentReference"/>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CommentReference"/>
                <w:i/>
              </w:rPr>
            </w:pPr>
            <w:r w:rsidRPr="00AA41C2">
              <w:rPr>
                <w:rStyle w:val="CommentReference"/>
                <w:rFonts w:hint="eastAsia"/>
              </w:rPr>
              <w:t>归还</w:t>
            </w:r>
            <w:r w:rsidRPr="00AA41C2">
              <w:rPr>
                <w:rStyle w:val="CommentReference"/>
                <w:rFonts w:hint="eastAsia"/>
              </w:rPr>
              <w:t>redis</w:t>
            </w:r>
            <w:r w:rsidRPr="00AA41C2">
              <w:rPr>
                <w:rStyle w:val="CommentReference"/>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CommentReference"/>
                <w:i/>
              </w:rPr>
            </w:pPr>
            <w:r>
              <w:rPr>
                <w:rStyle w:val="CommentReference"/>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CommentReference"/>
                <w:i/>
              </w:rPr>
            </w:pPr>
            <w:r w:rsidRPr="00AA41C2">
              <w:rPr>
                <w:rStyle w:val="CommentReference"/>
                <w:rFonts w:hint="eastAsia"/>
              </w:rPr>
              <w:t>归还坏</w:t>
            </w:r>
            <w:r w:rsidRPr="00AA41C2">
              <w:rPr>
                <w:rStyle w:val="CommentReference"/>
                <w:rFonts w:hint="eastAsia"/>
              </w:rPr>
              <w:t>redis</w:t>
            </w:r>
            <w:r w:rsidRPr="00AA41C2">
              <w:rPr>
                <w:rStyle w:val="CommentReference"/>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CommentReference"/>
                <w:i/>
              </w:rPr>
            </w:pPr>
            <w:r>
              <w:rPr>
                <w:rStyle w:val="CommentReference"/>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CommentReference"/>
                <w:i/>
              </w:rPr>
            </w:pPr>
            <w:r>
              <w:rPr>
                <w:rStyle w:val="CommentReference"/>
                <w:rFonts w:hint="eastAsia"/>
              </w:rPr>
              <w:t>处理任务返回结果</w:t>
            </w:r>
          </w:p>
        </w:tc>
      </w:tr>
    </w:tbl>
    <w:p w14:paraId="2814928A" w14:textId="77777777" w:rsidR="00412262" w:rsidRPr="00557EE7" w:rsidRDefault="00412262" w:rsidP="00412262"/>
    <w:p w14:paraId="38467127" w14:textId="77777777" w:rsidR="00412262" w:rsidRDefault="00412262" w:rsidP="00626322">
      <w:pPr>
        <w:pStyle w:val="Heading3"/>
      </w:pPr>
      <w:bookmarkStart w:id="45" w:name="_Toc451011713"/>
      <w:r>
        <w:t>ModRedis</w:t>
      </w:r>
      <w:r w:rsidRPr="00D41079">
        <w:t>CenterAop</w:t>
      </w:r>
      <w:r>
        <w:rPr>
          <w:rFonts w:hint="eastAsia"/>
        </w:rPr>
        <w:t>类概述</w:t>
      </w:r>
      <w:bookmarkEnd w:id="45"/>
    </w:p>
    <w:p w14:paraId="016FC7C7"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384FD245"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hint="eastAsia"/>
          <w:sz w:val="24"/>
        </w:rPr>
        <w:t>类功能定义</w:t>
      </w:r>
    </w:p>
    <w:p w14:paraId="694264A7"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CommentReference"/>
                <w:b/>
                <w:i/>
              </w:rPr>
            </w:pPr>
            <w:r w:rsidRPr="00076C89">
              <w:rPr>
                <w:rStyle w:val="CommentReference"/>
                <w:rFonts w:hint="eastAsia"/>
              </w:rPr>
              <w:t>序号</w:t>
            </w:r>
          </w:p>
        </w:tc>
        <w:tc>
          <w:tcPr>
            <w:tcW w:w="4329" w:type="dxa"/>
            <w:shd w:val="clear" w:color="auto" w:fill="CCCCCC"/>
          </w:tcPr>
          <w:p w14:paraId="5CE347B7"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3835" w:type="dxa"/>
            <w:shd w:val="clear" w:color="auto" w:fill="CCCCCC"/>
          </w:tcPr>
          <w:p w14:paraId="16431F2F"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CommentReference"/>
                <w:i/>
              </w:rPr>
            </w:pPr>
            <w:r w:rsidRPr="00076C89">
              <w:rPr>
                <w:rStyle w:val="CommentReference"/>
                <w:rFonts w:hint="eastAsia"/>
              </w:rPr>
              <w:t>1</w:t>
            </w:r>
          </w:p>
        </w:tc>
        <w:tc>
          <w:tcPr>
            <w:tcW w:w="4329" w:type="dxa"/>
          </w:tcPr>
          <w:p w14:paraId="2BC097B7" w14:textId="77777777" w:rsidR="00412262" w:rsidRPr="00076C89" w:rsidRDefault="00412262" w:rsidP="001F618B">
            <w:pPr>
              <w:rPr>
                <w:rStyle w:val="CommentReference"/>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CommentReference"/>
                <w:i/>
              </w:rPr>
            </w:pPr>
            <w:r w:rsidRPr="00076C89">
              <w:rPr>
                <w:rStyle w:val="CommentReference"/>
                <w:rFonts w:hint="eastAsia"/>
              </w:rPr>
              <w:t>2</w:t>
            </w:r>
          </w:p>
        </w:tc>
        <w:tc>
          <w:tcPr>
            <w:tcW w:w="4329" w:type="dxa"/>
          </w:tcPr>
          <w:p w14:paraId="691CDDE8" w14:textId="77777777" w:rsidR="00412262" w:rsidRPr="00076C89" w:rsidRDefault="00412262" w:rsidP="001F618B">
            <w:pPr>
              <w:rPr>
                <w:rStyle w:val="CommentReference"/>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CommentReference"/>
                <w:i/>
              </w:rPr>
            </w:pPr>
            <w:r>
              <w:rPr>
                <w:rStyle w:val="CommentReference"/>
                <w:rFonts w:hint="eastAsia"/>
              </w:rPr>
              <w:t>Spring AOP</w:t>
            </w:r>
            <w:r>
              <w:rPr>
                <w:rStyle w:val="CommentReference"/>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CommentReference"/>
                <w:i/>
              </w:rPr>
            </w:pPr>
            <w:r w:rsidRPr="00076C89">
              <w:rPr>
                <w:rStyle w:val="CommentReference"/>
                <w:rFonts w:hint="eastAsia"/>
              </w:rPr>
              <w:t>3</w:t>
            </w:r>
          </w:p>
        </w:tc>
        <w:tc>
          <w:tcPr>
            <w:tcW w:w="4329" w:type="dxa"/>
          </w:tcPr>
          <w:p w14:paraId="53824DE5" w14:textId="77777777" w:rsidR="00412262" w:rsidRPr="00076C89" w:rsidRDefault="00412262" w:rsidP="001F618B">
            <w:pPr>
              <w:rPr>
                <w:rStyle w:val="CommentReference"/>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CommentReference"/>
                <w:i/>
              </w:rPr>
            </w:pPr>
            <w:r>
              <w:rPr>
                <w:rStyle w:val="CommentReference"/>
                <w:rFonts w:hint="eastAsia"/>
              </w:rPr>
              <w:t>获取线程绑定上的</w:t>
            </w:r>
            <w:r>
              <w:rPr>
                <w:rStyle w:val="CommentReference"/>
                <w:rFonts w:hint="eastAsia"/>
              </w:rPr>
              <w:t>Jedis</w:t>
            </w:r>
            <w:r>
              <w:rPr>
                <w:rStyle w:val="CommentReference"/>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626322">
      <w:pPr>
        <w:pStyle w:val="Heading3"/>
      </w:pPr>
      <w:bookmarkStart w:id="46" w:name="_Toc451011714"/>
      <w:r w:rsidRPr="006021FF">
        <w:t>LockCache</w:t>
      </w:r>
      <w:r w:rsidRPr="003E4185">
        <w:t>Center</w:t>
      </w:r>
      <w:r>
        <w:rPr>
          <w:rFonts w:hint="eastAsia"/>
        </w:rPr>
        <w:t>类概述</w:t>
      </w:r>
      <w:bookmarkEnd w:id="46"/>
    </w:p>
    <w:p w14:paraId="5DC8F280"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010BFCC2"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sz w:val="24"/>
        </w:rPr>
        <w:tab/>
      </w:r>
      <w:r w:rsidRPr="00E85E62">
        <w:rPr>
          <w:rFonts w:ascii="宋体" w:hAnsi="宋体"/>
          <w:sz w:val="24"/>
        </w:rPr>
        <w:tab/>
      </w:r>
    </w:p>
    <w:p w14:paraId="43EC534D"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hint="eastAsia"/>
          <w:sz w:val="24"/>
        </w:rPr>
        <w:t>类功能定义</w:t>
      </w:r>
    </w:p>
    <w:p w14:paraId="5C448CFC" w14:textId="77777777" w:rsidR="00412262" w:rsidRDefault="00412262" w:rsidP="00412262">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CommentReference"/>
                <w:b/>
                <w:i/>
              </w:rPr>
            </w:pPr>
            <w:r w:rsidRPr="00076C89">
              <w:rPr>
                <w:rStyle w:val="CommentReference"/>
                <w:rFonts w:hint="eastAsia"/>
              </w:rPr>
              <w:t>序号</w:t>
            </w:r>
          </w:p>
        </w:tc>
        <w:tc>
          <w:tcPr>
            <w:tcW w:w="3845" w:type="dxa"/>
            <w:shd w:val="clear" w:color="auto" w:fill="CCCCCC"/>
          </w:tcPr>
          <w:p w14:paraId="0302E53C"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4280" w:type="dxa"/>
            <w:shd w:val="clear" w:color="auto" w:fill="CCCCCC"/>
          </w:tcPr>
          <w:p w14:paraId="2120D0D1"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CommentReference"/>
                <w:i/>
              </w:rPr>
            </w:pPr>
            <w:r w:rsidRPr="00076C89">
              <w:rPr>
                <w:rStyle w:val="CommentReference"/>
                <w:rFonts w:hint="eastAsia"/>
              </w:rPr>
              <w:t>1</w:t>
            </w:r>
          </w:p>
        </w:tc>
        <w:tc>
          <w:tcPr>
            <w:tcW w:w="3845" w:type="dxa"/>
          </w:tcPr>
          <w:p w14:paraId="7747D005" w14:textId="77777777" w:rsidR="00412262" w:rsidRPr="00076C89" w:rsidRDefault="00412262" w:rsidP="001F618B">
            <w:pPr>
              <w:rPr>
                <w:rStyle w:val="CommentReference"/>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CommentReference"/>
                <w:i/>
              </w:rPr>
            </w:pPr>
            <w:r w:rsidRPr="00AA41C2">
              <w:rPr>
                <w:rStyle w:val="CommentReference"/>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CommentReference"/>
                <w:i/>
              </w:rPr>
            </w:pPr>
            <w:r w:rsidRPr="00076C89">
              <w:rPr>
                <w:rStyle w:val="CommentReference"/>
                <w:rFonts w:hint="eastAsia"/>
              </w:rPr>
              <w:t>2</w:t>
            </w:r>
          </w:p>
        </w:tc>
        <w:tc>
          <w:tcPr>
            <w:tcW w:w="3845" w:type="dxa"/>
          </w:tcPr>
          <w:p w14:paraId="77EB18AF" w14:textId="77777777" w:rsidR="00412262" w:rsidRPr="00076C89" w:rsidRDefault="00412262" w:rsidP="001F618B">
            <w:pPr>
              <w:rPr>
                <w:rStyle w:val="CommentReference"/>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CommentReference"/>
                <w:i/>
              </w:rPr>
            </w:pPr>
            <w:r w:rsidRPr="00AA41C2">
              <w:rPr>
                <w:rStyle w:val="CommentReference"/>
                <w:rFonts w:hint="eastAsia"/>
              </w:rPr>
              <w:t>获取</w:t>
            </w:r>
            <w:r w:rsidRPr="00AA41C2">
              <w:rPr>
                <w:rStyle w:val="CommentReference"/>
                <w:rFonts w:hint="eastAsia"/>
              </w:rPr>
              <w:t>redis</w:t>
            </w:r>
            <w:r w:rsidRPr="00AA41C2">
              <w:rPr>
                <w:rStyle w:val="CommentReference"/>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CommentReference"/>
                <w:i/>
              </w:rPr>
            </w:pPr>
            <w:r w:rsidRPr="00076C89">
              <w:rPr>
                <w:rStyle w:val="CommentReference"/>
                <w:rFonts w:hint="eastAsia"/>
              </w:rPr>
              <w:t>3</w:t>
            </w:r>
          </w:p>
        </w:tc>
        <w:tc>
          <w:tcPr>
            <w:tcW w:w="3845" w:type="dxa"/>
          </w:tcPr>
          <w:p w14:paraId="05F8ECC0" w14:textId="77777777" w:rsidR="00412262" w:rsidRPr="00076C89" w:rsidRDefault="00412262" w:rsidP="001F618B">
            <w:pPr>
              <w:rPr>
                <w:rStyle w:val="CommentReference"/>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CommentReference"/>
                <w:i/>
              </w:rPr>
            </w:pPr>
            <w:r w:rsidRPr="00AA41C2">
              <w:rPr>
                <w:rStyle w:val="CommentReference"/>
                <w:rFonts w:hint="eastAsia"/>
              </w:rPr>
              <w:t>初始化</w:t>
            </w:r>
            <w:r w:rsidRPr="00AA41C2">
              <w:rPr>
                <w:rStyle w:val="CommentReference"/>
                <w:rFonts w:hint="eastAsia"/>
              </w:rPr>
              <w:t xml:space="preserve">redis </w:t>
            </w:r>
            <w:r w:rsidRPr="00AA41C2">
              <w:rPr>
                <w:rStyle w:val="CommentReference"/>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CommentReference"/>
                <w:i/>
              </w:rPr>
            </w:pPr>
            <w:r>
              <w:rPr>
                <w:rStyle w:val="CommentReference"/>
                <w:rFonts w:hint="eastAsia"/>
              </w:rPr>
              <w:t>4</w:t>
            </w:r>
          </w:p>
        </w:tc>
        <w:tc>
          <w:tcPr>
            <w:tcW w:w="3845" w:type="dxa"/>
          </w:tcPr>
          <w:p w14:paraId="66A84CD9" w14:textId="77777777" w:rsidR="00412262" w:rsidRPr="00076C89" w:rsidRDefault="00412262" w:rsidP="001F618B">
            <w:pPr>
              <w:rPr>
                <w:rStyle w:val="CommentReference"/>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CommentReference"/>
                <w:i/>
              </w:rPr>
            </w:pPr>
            <w:r w:rsidRPr="00AA41C2">
              <w:rPr>
                <w:rStyle w:val="CommentReference"/>
                <w:rFonts w:hint="eastAsia"/>
              </w:rPr>
              <w:t>从公用</w:t>
            </w:r>
            <w:r w:rsidRPr="00AA41C2">
              <w:rPr>
                <w:rStyle w:val="CommentReference"/>
                <w:rFonts w:hint="eastAsia"/>
              </w:rPr>
              <w:t>redis</w:t>
            </w:r>
            <w:r w:rsidRPr="00AA41C2">
              <w:rPr>
                <w:rStyle w:val="CommentReference"/>
                <w:rFonts w:hint="eastAsia"/>
              </w:rPr>
              <w:t>集群获取</w:t>
            </w:r>
            <w:r w:rsidRPr="00AA41C2">
              <w:rPr>
                <w:rStyle w:val="CommentReference"/>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CommentReference"/>
                <w:i/>
              </w:rPr>
            </w:pPr>
            <w:r>
              <w:rPr>
                <w:rStyle w:val="CommentReference"/>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CommentReference"/>
                <w:i/>
              </w:rPr>
            </w:pPr>
            <w:r w:rsidRPr="00AA41C2">
              <w:rPr>
                <w:rStyle w:val="CommentReference"/>
                <w:rFonts w:hint="eastAsia"/>
              </w:rPr>
              <w:t>归还</w:t>
            </w:r>
            <w:r w:rsidRPr="00AA41C2">
              <w:rPr>
                <w:rStyle w:val="CommentReference"/>
                <w:rFonts w:hint="eastAsia"/>
              </w:rPr>
              <w:t>redis</w:t>
            </w:r>
            <w:r w:rsidRPr="00AA41C2">
              <w:rPr>
                <w:rStyle w:val="CommentReference"/>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CommentReference"/>
                <w:i/>
              </w:rPr>
            </w:pPr>
            <w:r>
              <w:rPr>
                <w:rStyle w:val="CommentReference"/>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CommentReference"/>
                <w:i/>
              </w:rPr>
            </w:pPr>
            <w:r w:rsidRPr="00AA41C2">
              <w:rPr>
                <w:rStyle w:val="CommentReference"/>
                <w:rFonts w:hint="eastAsia"/>
              </w:rPr>
              <w:t>归还坏</w:t>
            </w:r>
            <w:r w:rsidRPr="00AA41C2">
              <w:rPr>
                <w:rStyle w:val="CommentReference"/>
                <w:rFonts w:hint="eastAsia"/>
              </w:rPr>
              <w:t>redis</w:t>
            </w:r>
            <w:r w:rsidRPr="00AA41C2">
              <w:rPr>
                <w:rStyle w:val="CommentReference"/>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CommentReference"/>
                <w:i/>
              </w:rPr>
            </w:pPr>
            <w:r>
              <w:rPr>
                <w:rStyle w:val="CommentReference"/>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CommentReference"/>
                <w:i/>
              </w:rPr>
            </w:pPr>
            <w:r>
              <w:rPr>
                <w:rStyle w:val="CommentReference"/>
                <w:rFonts w:hint="eastAsia"/>
              </w:rPr>
              <w:t>处理任务返回结果</w:t>
            </w:r>
          </w:p>
        </w:tc>
      </w:tr>
    </w:tbl>
    <w:p w14:paraId="37C3499B" w14:textId="77777777" w:rsidR="00412262" w:rsidRPr="00557EE7" w:rsidRDefault="00412262" w:rsidP="00412262"/>
    <w:p w14:paraId="59EB8883" w14:textId="77777777" w:rsidR="00412262" w:rsidRDefault="00412262" w:rsidP="00626322">
      <w:pPr>
        <w:pStyle w:val="Heading3"/>
      </w:pPr>
      <w:bookmarkStart w:id="47" w:name="_Toc451011715"/>
      <w:r w:rsidRPr="006021FF">
        <w:t>LockCache</w:t>
      </w:r>
      <w:r>
        <w:rPr>
          <w:rFonts w:hint="eastAsia"/>
        </w:rPr>
        <w:t>类概述</w:t>
      </w:r>
      <w:bookmarkEnd w:id="47"/>
    </w:p>
    <w:p w14:paraId="3BE0F530" w14:textId="77777777" w:rsidR="00412262" w:rsidRPr="00E85E62" w:rsidRDefault="00412262" w:rsidP="00E85E62">
      <w:pPr>
        <w:pStyle w:val="a"/>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Center上实现的一分布式缓存锁的实现。</w:t>
      </w:r>
    </w:p>
    <w:p w14:paraId="4D915C54" w14:textId="38D376F5" w:rsidR="00412262" w:rsidRDefault="00412262" w:rsidP="00E85E62">
      <w:pPr>
        <w:pStyle w:val="a"/>
        <w:spacing w:line="400" w:lineRule="exact"/>
        <w:ind w:firstLine="480"/>
        <w:jc w:val="left"/>
        <w:rPr>
          <w:rFonts w:ascii="宋体" w:hAnsi="宋体"/>
          <w:sz w:val="24"/>
        </w:rPr>
      </w:pPr>
      <w:r w:rsidRPr="00E85E62">
        <w:rPr>
          <w:rFonts w:ascii="宋体" w:hAnsi="宋体" w:hint="eastAsia"/>
          <w:sz w:val="24"/>
        </w:rPr>
        <w:t>类功能定义</w:t>
      </w:r>
    </w:p>
    <w:p w14:paraId="23875DFC" w14:textId="77777777" w:rsidR="00E85E62" w:rsidRPr="00E85E62" w:rsidRDefault="00E85E62" w:rsidP="00E85E62">
      <w:pPr>
        <w:pStyle w:val="a"/>
        <w:spacing w:line="400" w:lineRule="exact"/>
        <w:ind w:firstLine="480"/>
        <w:jc w:val="left"/>
        <w:rPr>
          <w:rFonts w:ascii="宋体" w:hAnsi="宋体"/>
          <w:sz w:val="24"/>
        </w:rPr>
      </w:pP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CommentReference"/>
                <w:b/>
                <w:i/>
              </w:rPr>
            </w:pPr>
            <w:r w:rsidRPr="00076C89">
              <w:rPr>
                <w:rStyle w:val="CommentReference"/>
                <w:rFonts w:hint="eastAsia"/>
              </w:rPr>
              <w:t>序号</w:t>
            </w:r>
          </w:p>
        </w:tc>
        <w:tc>
          <w:tcPr>
            <w:tcW w:w="4329" w:type="dxa"/>
            <w:shd w:val="clear" w:color="auto" w:fill="CCCCCC"/>
          </w:tcPr>
          <w:p w14:paraId="16169FF5" w14:textId="77777777" w:rsidR="00412262" w:rsidRPr="00076C89" w:rsidRDefault="00412262" w:rsidP="001F618B">
            <w:pPr>
              <w:jc w:val="center"/>
              <w:rPr>
                <w:rStyle w:val="CommentReference"/>
                <w:b/>
                <w:i/>
              </w:rPr>
            </w:pPr>
            <w:r w:rsidRPr="00076C89">
              <w:rPr>
                <w:rStyle w:val="CommentReference"/>
                <w:rFonts w:hint="eastAsia"/>
              </w:rPr>
              <w:t>功能点</w:t>
            </w:r>
          </w:p>
        </w:tc>
        <w:tc>
          <w:tcPr>
            <w:tcW w:w="3835" w:type="dxa"/>
            <w:shd w:val="clear" w:color="auto" w:fill="CCCCCC"/>
          </w:tcPr>
          <w:p w14:paraId="7D033AAA" w14:textId="77777777" w:rsidR="00412262" w:rsidRPr="00076C89" w:rsidRDefault="00412262" w:rsidP="001F618B">
            <w:pPr>
              <w:jc w:val="center"/>
              <w:rPr>
                <w:rStyle w:val="CommentReference"/>
                <w:b/>
                <w:i/>
              </w:rPr>
            </w:pPr>
            <w:r w:rsidRPr="00076C89">
              <w:rPr>
                <w:rStyle w:val="CommentReference"/>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CommentReference"/>
                <w:i/>
              </w:rPr>
            </w:pPr>
            <w:r w:rsidRPr="00076C89">
              <w:rPr>
                <w:rStyle w:val="CommentReference"/>
                <w:rFonts w:hint="eastAsia"/>
              </w:rPr>
              <w:t>1</w:t>
            </w:r>
          </w:p>
        </w:tc>
        <w:tc>
          <w:tcPr>
            <w:tcW w:w="4329" w:type="dxa"/>
          </w:tcPr>
          <w:p w14:paraId="47A31A81" w14:textId="77777777" w:rsidR="00412262" w:rsidRPr="00076C89" w:rsidRDefault="00412262" w:rsidP="001F618B">
            <w:pPr>
              <w:rPr>
                <w:rStyle w:val="CommentReference"/>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CommentReference"/>
                <w:i/>
              </w:rPr>
            </w:pPr>
            <w:r>
              <w:rPr>
                <w:rStyle w:val="CommentReference"/>
                <w:rFonts w:hint="eastAsia"/>
              </w:rPr>
              <w:t>获取</w:t>
            </w:r>
            <w:r w:rsidRPr="006021FF">
              <w:rPr>
                <w:rStyle w:val="CommentReference"/>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CommentReference"/>
                <w:i/>
              </w:rPr>
            </w:pPr>
            <w:r w:rsidRPr="00076C89">
              <w:rPr>
                <w:rStyle w:val="CommentReference"/>
                <w:rFonts w:hint="eastAsia"/>
              </w:rPr>
              <w:t>2</w:t>
            </w:r>
          </w:p>
        </w:tc>
        <w:tc>
          <w:tcPr>
            <w:tcW w:w="4329" w:type="dxa"/>
          </w:tcPr>
          <w:p w14:paraId="3C3C6D59" w14:textId="77777777" w:rsidR="00412262" w:rsidRPr="00076C89" w:rsidRDefault="00412262" w:rsidP="001F618B">
            <w:pPr>
              <w:rPr>
                <w:rStyle w:val="CommentReference"/>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CommentReference"/>
                <w:i/>
              </w:rPr>
            </w:pPr>
            <w:r w:rsidRPr="006021FF">
              <w:rPr>
                <w:rStyle w:val="CommentReference"/>
                <w:rFonts w:hint="eastAsia"/>
              </w:rPr>
              <w:t>释放锁资源</w:t>
            </w:r>
          </w:p>
        </w:tc>
      </w:tr>
    </w:tbl>
    <w:p w14:paraId="7F501D30" w14:textId="75D28A0A" w:rsidR="00412262" w:rsidRDefault="00412262" w:rsidP="00412262"/>
    <w:p w14:paraId="06942419" w14:textId="77777777" w:rsidR="001F618B" w:rsidRDefault="001F618B" w:rsidP="00626322">
      <w:pPr>
        <w:pStyle w:val="Heading2"/>
      </w:pPr>
      <w:bookmarkStart w:id="48" w:name="_Toc451011716"/>
      <w:r>
        <w:rPr>
          <w:rFonts w:hint="eastAsia"/>
        </w:rPr>
        <w:t>Id</w:t>
      </w:r>
      <w:r>
        <w:rPr>
          <w:rFonts w:hint="eastAsia"/>
        </w:rPr>
        <w:t>列表基础服务模块（</w:t>
      </w:r>
      <w:r>
        <w:rPr>
          <w:rFonts w:hint="eastAsia"/>
        </w:rPr>
        <w:t>IdList</w:t>
      </w:r>
      <w:r>
        <w:rPr>
          <w:rFonts w:hint="eastAsia"/>
        </w:rPr>
        <w:t>）</w:t>
      </w:r>
      <w:bookmarkEnd w:id="48"/>
    </w:p>
    <w:p w14:paraId="7C39898D" w14:textId="77777777" w:rsidR="001F618B" w:rsidRDefault="001F618B" w:rsidP="00626322">
      <w:pPr>
        <w:pStyle w:val="Heading3"/>
      </w:pPr>
      <w:bookmarkStart w:id="49" w:name="_Toc451011717"/>
      <w:r w:rsidRPr="00311C98">
        <w:rPr>
          <w:rFonts w:hint="eastAsia"/>
        </w:rPr>
        <w:t>Id</w:t>
      </w:r>
      <w:r w:rsidRPr="00311C98">
        <w:rPr>
          <w:rFonts w:hint="eastAsia"/>
        </w:rPr>
        <w:t>列表基础服务模块</w:t>
      </w:r>
      <w:r>
        <w:rPr>
          <w:rFonts w:hint="eastAsia"/>
        </w:rPr>
        <w:t>概述</w:t>
      </w:r>
      <w:bookmarkEnd w:id="49"/>
    </w:p>
    <w:p w14:paraId="465EF3F2"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14:paraId="43C15FF5"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6C8B1A0F"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工作圈中的圈子模块，贴子模块，轻应用模块以及其它的一些基础模块都依赖于这个服务。</w:t>
      </w:r>
    </w:p>
    <w:p w14:paraId="2F73AC68" w14:textId="77777777" w:rsidR="001F618B" w:rsidRPr="00D40EC0" w:rsidRDefault="001F618B" w:rsidP="001F618B">
      <w:pPr>
        <w:pStyle w:val="CommentText"/>
        <w:rPr>
          <w:i/>
        </w:rPr>
      </w:pPr>
    </w:p>
    <w:p w14:paraId="03A9EE79" w14:textId="77777777" w:rsidR="001F618B" w:rsidRDefault="001F618B" w:rsidP="00626322">
      <w:pPr>
        <w:pStyle w:val="Heading3"/>
      </w:pPr>
      <w:bookmarkStart w:id="50" w:name="_Toc451011718"/>
      <w:r>
        <w:rPr>
          <w:rFonts w:hint="eastAsia"/>
        </w:rPr>
        <w:lastRenderedPageBreak/>
        <w:t>IdList</w:t>
      </w:r>
      <w:r>
        <w:rPr>
          <w:rFonts w:hint="eastAsia"/>
        </w:rPr>
        <w:t>系统模块类图</w:t>
      </w:r>
      <w:bookmarkEnd w:id="50"/>
    </w:p>
    <w:p w14:paraId="292E3F85" w14:textId="77777777" w:rsidR="001F618B" w:rsidRDefault="001F618B" w:rsidP="001F618B">
      <w:pPr>
        <w:jc w:val="center"/>
      </w:pPr>
      <w:r>
        <w:object w:dxaOrig="7457" w:dyaOrig="9493" w14:anchorId="011E684E">
          <v:shape id="_x0000_i1029" type="#_x0000_t75" style="width:371.85pt;height:474.85pt" o:ole="">
            <v:imagedata r:id="rId24" o:title=""/>
          </v:shape>
          <o:OLEObject Type="Embed" ProgID="Visio.Drawing.11" ShapeID="_x0000_i1029" DrawAspect="Content" ObjectID="_1525798700" r:id="rId25"/>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Heading3"/>
      </w:pPr>
      <w:bookmarkStart w:id="51" w:name="_Toc451011719"/>
      <w:r>
        <w:rPr>
          <w:rFonts w:hint="eastAsia"/>
        </w:rPr>
        <w:t>IdListClient</w:t>
      </w:r>
      <w:r>
        <w:rPr>
          <w:rFonts w:hint="eastAsia"/>
        </w:rPr>
        <w:tab/>
      </w:r>
      <w:r>
        <w:rPr>
          <w:rFonts w:hint="eastAsia"/>
        </w:rPr>
        <w:t>类概述</w:t>
      </w:r>
      <w:bookmarkEnd w:id="51"/>
    </w:p>
    <w:p w14:paraId="4EF98964"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14:paraId="5618946C"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类功能定义</w:t>
      </w:r>
    </w:p>
    <w:p w14:paraId="0802DDF0" w14:textId="77777777" w:rsidR="001F618B" w:rsidRDefault="001F618B" w:rsidP="001F618B">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CommentReference"/>
                <w:b/>
                <w:i/>
              </w:rPr>
            </w:pPr>
            <w:r w:rsidRPr="00076C89">
              <w:rPr>
                <w:rStyle w:val="CommentReference"/>
                <w:rFonts w:hint="eastAsia"/>
              </w:rPr>
              <w:t>序号</w:t>
            </w:r>
          </w:p>
        </w:tc>
        <w:tc>
          <w:tcPr>
            <w:tcW w:w="2999" w:type="dxa"/>
            <w:shd w:val="clear" w:color="auto" w:fill="CCCCCC"/>
          </w:tcPr>
          <w:p w14:paraId="7D7EA930"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5061" w:type="dxa"/>
            <w:shd w:val="clear" w:color="auto" w:fill="CCCCCC"/>
          </w:tcPr>
          <w:p w14:paraId="7F2D92BD"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CommentReference"/>
                <w:i/>
              </w:rPr>
            </w:pPr>
            <w:r w:rsidRPr="00076C89">
              <w:rPr>
                <w:rStyle w:val="CommentReference"/>
                <w:rFonts w:hint="eastAsia"/>
              </w:rPr>
              <w:t>1</w:t>
            </w:r>
          </w:p>
        </w:tc>
        <w:tc>
          <w:tcPr>
            <w:tcW w:w="2999" w:type="dxa"/>
          </w:tcPr>
          <w:p w14:paraId="0BB64C06" w14:textId="77777777" w:rsidR="001F618B" w:rsidRPr="00076C89" w:rsidRDefault="001F618B" w:rsidP="001F618B">
            <w:pPr>
              <w:rPr>
                <w:rStyle w:val="CommentReference"/>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CommentReference"/>
                <w:i/>
              </w:rPr>
            </w:pPr>
            <w:r w:rsidRPr="00076C89">
              <w:rPr>
                <w:rStyle w:val="CommentReference"/>
                <w:rFonts w:hint="eastAsia"/>
              </w:rPr>
              <w:lastRenderedPageBreak/>
              <w:t>2</w:t>
            </w:r>
          </w:p>
        </w:tc>
        <w:tc>
          <w:tcPr>
            <w:tcW w:w="2999" w:type="dxa"/>
          </w:tcPr>
          <w:p w14:paraId="747607FE"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CommentReference"/>
                <w:i/>
              </w:rPr>
            </w:pPr>
            <w:r w:rsidRPr="00076C89">
              <w:rPr>
                <w:rStyle w:val="CommentReference"/>
                <w:rFonts w:hint="eastAsia"/>
              </w:rPr>
              <w:t>3</w:t>
            </w:r>
          </w:p>
        </w:tc>
        <w:tc>
          <w:tcPr>
            <w:tcW w:w="2999" w:type="dxa"/>
          </w:tcPr>
          <w:p w14:paraId="511BB10F"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with score </w:t>
            </w:r>
            <w:r w:rsidRPr="003B358C">
              <w:rPr>
                <w:rStyle w:val="CommentReference"/>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CommentReference"/>
                <w:i/>
              </w:rPr>
            </w:pPr>
            <w:r>
              <w:rPr>
                <w:rStyle w:val="CommentReference"/>
                <w:rFonts w:hint="eastAsia"/>
              </w:rPr>
              <w:t>4</w:t>
            </w:r>
          </w:p>
        </w:tc>
        <w:tc>
          <w:tcPr>
            <w:tcW w:w="2999" w:type="dxa"/>
          </w:tcPr>
          <w:p w14:paraId="1F4AE5C7" w14:textId="77777777" w:rsidR="001F618B" w:rsidRPr="00076C89" w:rsidRDefault="001F618B" w:rsidP="001F618B">
            <w:pPr>
              <w:rPr>
                <w:rStyle w:val="CommentReference"/>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CommentReference"/>
                <w:i/>
              </w:rPr>
            </w:pPr>
            <w:r w:rsidRPr="003B358C">
              <w:rPr>
                <w:rStyle w:val="CommentReference"/>
                <w:rFonts w:hint="eastAsia"/>
              </w:rPr>
              <w:t>idlist</w:t>
            </w:r>
            <w:r w:rsidRPr="003B358C">
              <w:rPr>
                <w:rStyle w:val="CommentReference"/>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CommentReference"/>
                <w:i/>
              </w:rPr>
            </w:pPr>
            <w:r>
              <w:rPr>
                <w:rStyle w:val="CommentReference"/>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CommentReference"/>
                <w:i/>
              </w:rPr>
            </w:pPr>
            <w:r>
              <w:rPr>
                <w:rStyle w:val="CommentReference"/>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w:t>
            </w:r>
            <w:r w:rsidRPr="003B358C">
              <w:rPr>
                <w:rStyle w:val="CommentReference"/>
                <w:rFonts w:hint="eastAsia"/>
              </w:rPr>
              <w:t>KEY</w:t>
            </w:r>
            <w:r w:rsidRPr="003B358C">
              <w:rPr>
                <w:rStyle w:val="CommentReference"/>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CommentReference"/>
                <w:i/>
              </w:rPr>
            </w:pPr>
            <w:r>
              <w:rPr>
                <w:rStyle w:val="CommentReference"/>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CommentReference"/>
                <w:i/>
              </w:rPr>
            </w:pPr>
            <w:r w:rsidRPr="003B358C">
              <w:rPr>
                <w:rStyle w:val="CommentReference"/>
                <w:rFonts w:hint="eastAsia"/>
              </w:rPr>
              <w:t>idlist</w:t>
            </w:r>
            <w:r w:rsidRPr="003B358C">
              <w:rPr>
                <w:rStyle w:val="CommentReference"/>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CommentReference"/>
                <w:i/>
              </w:rPr>
            </w:pPr>
            <w:r>
              <w:rPr>
                <w:rStyle w:val="CommentReference"/>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CommentReference"/>
                <w:i/>
              </w:rPr>
            </w:pPr>
            <w:r>
              <w:rPr>
                <w:rStyle w:val="CommentReference"/>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CommentReference"/>
                <w:i/>
              </w:rPr>
            </w:pPr>
            <w:r>
              <w:rPr>
                <w:rStyle w:val="CommentReference"/>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CommentReference"/>
                <w:i/>
              </w:rPr>
            </w:pPr>
            <w:r w:rsidRPr="003B358C">
              <w:rPr>
                <w:rStyle w:val="CommentReference"/>
                <w:rFonts w:hint="eastAsia"/>
              </w:rPr>
              <w:t>根据</w:t>
            </w:r>
            <w:r w:rsidRPr="003B358C">
              <w:rPr>
                <w:rStyle w:val="CommentReference"/>
                <w:rFonts w:hint="eastAsia"/>
              </w:rPr>
              <w:t>key</w:t>
            </w:r>
            <w:r w:rsidRPr="003B358C">
              <w:rPr>
                <w:rStyle w:val="CommentReference"/>
                <w:rFonts w:hint="eastAsia"/>
              </w:rPr>
              <w:t>获取</w:t>
            </w:r>
            <w:r w:rsidRPr="003B358C">
              <w:rPr>
                <w:rStyle w:val="CommentReference"/>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CommentReference"/>
                <w:i/>
              </w:rPr>
            </w:pPr>
            <w:r>
              <w:rPr>
                <w:rStyle w:val="CommentReference"/>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CommentReference"/>
                <w:i/>
              </w:rPr>
            </w:pPr>
            <w:r w:rsidRPr="003B358C">
              <w:rPr>
                <w:rStyle w:val="CommentReference"/>
                <w:rFonts w:hint="eastAsia"/>
              </w:rPr>
              <w:t>根据</w:t>
            </w:r>
            <w:r w:rsidRPr="003B358C">
              <w:rPr>
                <w:rStyle w:val="CommentReference"/>
                <w:rFonts w:hint="eastAsia"/>
              </w:rPr>
              <w:t xml:space="preserve">key </w:t>
            </w:r>
            <w:r w:rsidRPr="003B358C">
              <w:rPr>
                <w:rStyle w:val="CommentReference"/>
                <w:rFonts w:hint="eastAsia"/>
              </w:rPr>
              <w:t>分页取</w:t>
            </w:r>
            <w:r w:rsidRPr="003B358C">
              <w:rPr>
                <w:rStyle w:val="CommentReference"/>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CommentReference"/>
                <w:i/>
              </w:rPr>
            </w:pPr>
            <w:r>
              <w:rPr>
                <w:rStyle w:val="CommentReference"/>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CommentReference"/>
                <w:i/>
              </w:rPr>
            </w:pPr>
            <w:r>
              <w:rPr>
                <w:rStyle w:val="CommentReference"/>
                <w:rFonts w:hint="eastAsia"/>
              </w:rPr>
              <w:t>清除掉一个</w:t>
            </w:r>
            <w:r>
              <w:rPr>
                <w:rStyle w:val="CommentReference"/>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CommentReference"/>
                <w:i/>
              </w:rPr>
            </w:pPr>
            <w:r>
              <w:rPr>
                <w:rStyle w:val="CommentReference"/>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CommentReference"/>
                <w:i/>
              </w:rPr>
            </w:pPr>
            <w:r w:rsidRPr="003B358C">
              <w:rPr>
                <w:rStyle w:val="CommentReference"/>
                <w:rFonts w:hint="eastAsia"/>
              </w:rPr>
              <w:t>通过</w:t>
            </w:r>
            <w:r w:rsidRPr="003B358C">
              <w:rPr>
                <w:rStyle w:val="CommentReference"/>
                <w:rFonts w:hint="eastAsia"/>
              </w:rPr>
              <w:t xml:space="preserve">resourceid </w:t>
            </w:r>
            <w:r w:rsidRPr="003B358C">
              <w:rPr>
                <w:rStyle w:val="CommentReference"/>
                <w:rFonts w:hint="eastAsia"/>
              </w:rPr>
              <w:t>获取对应的</w:t>
            </w:r>
            <w:r w:rsidRPr="003B358C">
              <w:rPr>
                <w:rStyle w:val="CommentReference"/>
                <w:rFonts w:hint="eastAsia"/>
              </w:rPr>
              <w:t>score</w:t>
            </w:r>
            <w:r w:rsidRPr="003B358C">
              <w:rPr>
                <w:rStyle w:val="CommentReference"/>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CommentReference"/>
                <w:i/>
              </w:rPr>
            </w:pPr>
            <w:r>
              <w:rPr>
                <w:rStyle w:val="CommentReference"/>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CommentReference"/>
                <w:i/>
              </w:rPr>
            </w:pPr>
            <w:r w:rsidRPr="003B358C">
              <w:rPr>
                <w:rStyle w:val="CommentReference"/>
                <w:rFonts w:hint="eastAsia"/>
              </w:rPr>
              <w:t>批量获取</w:t>
            </w:r>
            <w:r w:rsidRPr="003B358C">
              <w:rPr>
                <w:rStyle w:val="CommentReference"/>
                <w:rFonts w:hint="eastAsia"/>
              </w:rPr>
              <w:t>idlist</w:t>
            </w:r>
            <w:r w:rsidRPr="003B358C">
              <w:rPr>
                <w:rStyle w:val="CommentReference"/>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CommentReference"/>
                <w:i/>
              </w:rPr>
            </w:pPr>
            <w:r>
              <w:rPr>
                <w:rStyle w:val="CommentReference"/>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CommentReference"/>
                <w:i/>
              </w:rPr>
            </w:pPr>
            <w:r w:rsidRPr="003B358C">
              <w:rPr>
                <w:rStyle w:val="CommentReference"/>
                <w:rFonts w:hint="eastAsia"/>
              </w:rPr>
              <w:t>批量创建</w:t>
            </w:r>
            <w:r w:rsidRPr="003B358C">
              <w:rPr>
                <w:rStyle w:val="CommentReference"/>
                <w:rFonts w:hint="eastAsia"/>
              </w:rPr>
              <w:t>idlist</w:t>
            </w:r>
            <w:r w:rsidRPr="003B358C">
              <w:rPr>
                <w:rStyle w:val="CommentReference"/>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CommentReference"/>
                <w:i/>
              </w:rPr>
            </w:pPr>
            <w:r>
              <w:rPr>
                <w:rStyle w:val="CommentReference"/>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叉积的方式处理的</w:t>
            </w:r>
            <w:r w:rsidRPr="003B358C">
              <w:rPr>
                <w:rStyle w:val="CommentReference"/>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CommentReference"/>
                <w:i/>
              </w:rPr>
            </w:pPr>
            <w:r>
              <w:rPr>
                <w:rStyle w:val="CommentReference"/>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一一对应的处理</w:t>
            </w:r>
            <w:r w:rsidRPr="003B358C">
              <w:rPr>
                <w:rStyle w:val="CommentReference"/>
                <w:rFonts w:hint="eastAsia"/>
              </w:rPr>
              <w:t>)</w:t>
            </w:r>
          </w:p>
        </w:tc>
      </w:tr>
    </w:tbl>
    <w:p w14:paraId="3FA3AF15" w14:textId="77777777" w:rsidR="001F618B" w:rsidRPr="00557EE7" w:rsidRDefault="001F618B" w:rsidP="001F618B"/>
    <w:p w14:paraId="05808476" w14:textId="77777777" w:rsidR="001F618B" w:rsidRDefault="001F618B" w:rsidP="001F618B">
      <w:pPr>
        <w:pStyle w:val="Heading3"/>
      </w:pPr>
      <w:bookmarkStart w:id="52" w:name="_Toc451011720"/>
      <w:r w:rsidRPr="003B358C">
        <w:t>IdListServiceImpl</w:t>
      </w:r>
      <w:r>
        <w:rPr>
          <w:rFonts w:hint="eastAsia"/>
        </w:rPr>
        <w:tab/>
      </w:r>
      <w:r>
        <w:rPr>
          <w:rFonts w:hint="eastAsia"/>
        </w:rPr>
        <w:t>类概述</w:t>
      </w:r>
      <w:bookmarkEnd w:id="52"/>
    </w:p>
    <w:p w14:paraId="2E664F73"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14:paraId="2602CB8A"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类功能定义</w:t>
      </w:r>
    </w:p>
    <w:p w14:paraId="54474207" w14:textId="77777777" w:rsidR="001F618B" w:rsidRDefault="001F618B" w:rsidP="001F618B">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CommentReference"/>
                <w:b/>
                <w:i/>
              </w:rPr>
            </w:pPr>
            <w:r w:rsidRPr="00076C89">
              <w:rPr>
                <w:rStyle w:val="CommentReference"/>
                <w:rFonts w:hint="eastAsia"/>
              </w:rPr>
              <w:t>序号</w:t>
            </w:r>
          </w:p>
        </w:tc>
        <w:tc>
          <w:tcPr>
            <w:tcW w:w="2999" w:type="dxa"/>
            <w:shd w:val="clear" w:color="auto" w:fill="CCCCCC"/>
          </w:tcPr>
          <w:p w14:paraId="03D0CE99"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5061" w:type="dxa"/>
            <w:shd w:val="clear" w:color="auto" w:fill="CCCCCC"/>
          </w:tcPr>
          <w:p w14:paraId="7C927914"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CommentReference"/>
                <w:i/>
              </w:rPr>
            </w:pPr>
            <w:r w:rsidRPr="00076C89">
              <w:rPr>
                <w:rStyle w:val="CommentReference"/>
                <w:rFonts w:hint="eastAsia"/>
              </w:rPr>
              <w:t>1</w:t>
            </w:r>
          </w:p>
        </w:tc>
        <w:tc>
          <w:tcPr>
            <w:tcW w:w="2999" w:type="dxa"/>
          </w:tcPr>
          <w:p w14:paraId="60799C3D" w14:textId="77777777" w:rsidR="001F618B" w:rsidRPr="00076C89" w:rsidRDefault="001F618B" w:rsidP="001F618B">
            <w:pPr>
              <w:rPr>
                <w:rStyle w:val="CommentReference"/>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CommentReference"/>
                <w:i/>
              </w:rPr>
            </w:pPr>
            <w:r w:rsidRPr="00076C89">
              <w:rPr>
                <w:rStyle w:val="CommentReference"/>
                <w:rFonts w:hint="eastAsia"/>
              </w:rPr>
              <w:t>2</w:t>
            </w:r>
          </w:p>
        </w:tc>
        <w:tc>
          <w:tcPr>
            <w:tcW w:w="2999" w:type="dxa"/>
          </w:tcPr>
          <w:p w14:paraId="663F1277"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t>
            </w:r>
            <w:r w:rsidRPr="003B358C">
              <w:rPr>
                <w:rStyle w:val="CommentReference"/>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CommentReference"/>
                <w:i/>
              </w:rPr>
            </w:pPr>
            <w:r w:rsidRPr="00076C89">
              <w:rPr>
                <w:rStyle w:val="CommentReference"/>
                <w:rFonts w:hint="eastAsia"/>
              </w:rPr>
              <w:t>3</w:t>
            </w:r>
          </w:p>
        </w:tc>
        <w:tc>
          <w:tcPr>
            <w:tcW w:w="2999" w:type="dxa"/>
          </w:tcPr>
          <w:p w14:paraId="69B3558F" w14:textId="77777777" w:rsidR="001F618B" w:rsidRPr="00076C89" w:rsidRDefault="001F618B" w:rsidP="001F618B">
            <w:pPr>
              <w:rPr>
                <w:rStyle w:val="CommentReference"/>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with score </w:t>
            </w:r>
            <w:r w:rsidRPr="003B358C">
              <w:rPr>
                <w:rStyle w:val="CommentReference"/>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CommentReference"/>
                <w:i/>
              </w:rPr>
            </w:pPr>
            <w:r>
              <w:rPr>
                <w:rStyle w:val="CommentReference"/>
                <w:rFonts w:hint="eastAsia"/>
              </w:rPr>
              <w:t>4</w:t>
            </w:r>
          </w:p>
        </w:tc>
        <w:tc>
          <w:tcPr>
            <w:tcW w:w="2999" w:type="dxa"/>
          </w:tcPr>
          <w:p w14:paraId="3ECE04F7" w14:textId="77777777" w:rsidR="001F618B" w:rsidRPr="00076C89" w:rsidRDefault="001F618B" w:rsidP="001F618B">
            <w:pPr>
              <w:rPr>
                <w:rStyle w:val="CommentReference"/>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CommentReference"/>
                <w:i/>
              </w:rPr>
            </w:pPr>
            <w:r w:rsidRPr="003B358C">
              <w:rPr>
                <w:rStyle w:val="CommentReference"/>
                <w:rFonts w:hint="eastAsia"/>
              </w:rPr>
              <w:t>idlist</w:t>
            </w:r>
            <w:r w:rsidRPr="003B358C">
              <w:rPr>
                <w:rStyle w:val="CommentReference"/>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CommentReference"/>
                <w:i/>
              </w:rPr>
            </w:pPr>
            <w:r>
              <w:rPr>
                <w:rStyle w:val="CommentReference"/>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CommentReference"/>
                <w:i/>
              </w:rPr>
            </w:pPr>
            <w:r>
              <w:rPr>
                <w:rStyle w:val="CommentReference"/>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判断某</w:t>
            </w:r>
            <w:r w:rsidRPr="003B358C">
              <w:rPr>
                <w:rStyle w:val="CommentReference"/>
                <w:rFonts w:hint="eastAsia"/>
              </w:rPr>
              <w:t>KEY</w:t>
            </w:r>
            <w:r w:rsidRPr="003B358C">
              <w:rPr>
                <w:rStyle w:val="CommentReference"/>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CommentReference"/>
                <w:i/>
              </w:rPr>
            </w:pPr>
            <w:r>
              <w:rPr>
                <w:rStyle w:val="CommentReference"/>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CommentReference"/>
                <w:i/>
              </w:rPr>
            </w:pPr>
            <w:r w:rsidRPr="003B358C">
              <w:rPr>
                <w:rStyle w:val="CommentReference"/>
                <w:rFonts w:hint="eastAsia"/>
              </w:rPr>
              <w:t>idlist</w:t>
            </w:r>
            <w:r w:rsidRPr="003B358C">
              <w:rPr>
                <w:rStyle w:val="CommentReference"/>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CommentReference"/>
                <w:i/>
              </w:rPr>
            </w:pPr>
            <w:r>
              <w:rPr>
                <w:rStyle w:val="CommentReference"/>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CommentReference"/>
                <w:i/>
              </w:rPr>
            </w:pPr>
            <w:r>
              <w:rPr>
                <w:rStyle w:val="CommentReference"/>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CommentReference"/>
                <w:i/>
              </w:rPr>
            </w:pPr>
            <w:r w:rsidRPr="003B358C">
              <w:rPr>
                <w:rStyle w:val="CommentReference"/>
                <w:rFonts w:hint="eastAsia"/>
              </w:rPr>
              <w:t xml:space="preserve">idlist </w:t>
            </w:r>
            <w:r w:rsidRPr="003B358C">
              <w:rPr>
                <w:rStyle w:val="CommentReference"/>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CommentReference"/>
                <w:i/>
              </w:rPr>
            </w:pPr>
            <w:r>
              <w:rPr>
                <w:rStyle w:val="CommentReference"/>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CommentReference"/>
                <w:i/>
              </w:rPr>
            </w:pPr>
            <w:r w:rsidRPr="003B358C">
              <w:rPr>
                <w:rStyle w:val="CommentReference"/>
                <w:rFonts w:hint="eastAsia"/>
              </w:rPr>
              <w:t>根据</w:t>
            </w:r>
            <w:r w:rsidRPr="003B358C">
              <w:rPr>
                <w:rStyle w:val="CommentReference"/>
                <w:rFonts w:hint="eastAsia"/>
              </w:rPr>
              <w:t>key</w:t>
            </w:r>
            <w:r w:rsidRPr="003B358C">
              <w:rPr>
                <w:rStyle w:val="CommentReference"/>
                <w:rFonts w:hint="eastAsia"/>
              </w:rPr>
              <w:t>获取</w:t>
            </w:r>
            <w:r w:rsidRPr="003B358C">
              <w:rPr>
                <w:rStyle w:val="CommentReference"/>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CommentReference"/>
                <w:i/>
              </w:rPr>
            </w:pPr>
            <w:r>
              <w:rPr>
                <w:rStyle w:val="CommentReference"/>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CommentReference"/>
                <w:i/>
              </w:rPr>
            </w:pPr>
            <w:r w:rsidRPr="003B358C">
              <w:rPr>
                <w:rStyle w:val="CommentReference"/>
                <w:rFonts w:hint="eastAsia"/>
              </w:rPr>
              <w:t>根据</w:t>
            </w:r>
            <w:r w:rsidRPr="003B358C">
              <w:rPr>
                <w:rStyle w:val="CommentReference"/>
                <w:rFonts w:hint="eastAsia"/>
              </w:rPr>
              <w:t xml:space="preserve">key </w:t>
            </w:r>
            <w:r w:rsidRPr="003B358C">
              <w:rPr>
                <w:rStyle w:val="CommentReference"/>
                <w:rFonts w:hint="eastAsia"/>
              </w:rPr>
              <w:t>分页取</w:t>
            </w:r>
            <w:r w:rsidRPr="003B358C">
              <w:rPr>
                <w:rStyle w:val="CommentReference"/>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CommentReference"/>
                <w:i/>
              </w:rPr>
            </w:pPr>
            <w:r>
              <w:rPr>
                <w:rStyle w:val="CommentReference"/>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CommentReference"/>
                <w:i/>
              </w:rPr>
            </w:pPr>
            <w:r>
              <w:rPr>
                <w:rStyle w:val="CommentReference"/>
                <w:rFonts w:hint="eastAsia"/>
              </w:rPr>
              <w:t>清除掉一个</w:t>
            </w:r>
            <w:r>
              <w:rPr>
                <w:rStyle w:val="CommentReference"/>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CommentReference"/>
                <w:i/>
              </w:rPr>
            </w:pPr>
            <w:r>
              <w:rPr>
                <w:rStyle w:val="CommentReference"/>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CommentReference"/>
                <w:i/>
              </w:rPr>
            </w:pPr>
            <w:r w:rsidRPr="003B358C">
              <w:rPr>
                <w:rStyle w:val="CommentReference"/>
                <w:rFonts w:hint="eastAsia"/>
              </w:rPr>
              <w:t>通过</w:t>
            </w:r>
            <w:r w:rsidRPr="003B358C">
              <w:rPr>
                <w:rStyle w:val="CommentReference"/>
                <w:rFonts w:hint="eastAsia"/>
              </w:rPr>
              <w:t xml:space="preserve">resourceid </w:t>
            </w:r>
            <w:r w:rsidRPr="003B358C">
              <w:rPr>
                <w:rStyle w:val="CommentReference"/>
                <w:rFonts w:hint="eastAsia"/>
              </w:rPr>
              <w:t>获取对应的</w:t>
            </w:r>
            <w:r w:rsidRPr="003B358C">
              <w:rPr>
                <w:rStyle w:val="CommentReference"/>
                <w:rFonts w:hint="eastAsia"/>
              </w:rPr>
              <w:t>score</w:t>
            </w:r>
            <w:r w:rsidRPr="003B358C">
              <w:rPr>
                <w:rStyle w:val="CommentReference"/>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CommentReference"/>
                <w:i/>
              </w:rPr>
            </w:pPr>
            <w:r>
              <w:rPr>
                <w:rStyle w:val="CommentReference"/>
                <w:rFonts w:hint="eastAsia"/>
              </w:rPr>
              <w:lastRenderedPageBreak/>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CommentReference"/>
                <w:i/>
              </w:rPr>
            </w:pPr>
            <w:r w:rsidRPr="003B358C">
              <w:rPr>
                <w:rStyle w:val="CommentReference"/>
                <w:rFonts w:hint="eastAsia"/>
              </w:rPr>
              <w:t>批量获取</w:t>
            </w:r>
            <w:r w:rsidRPr="003B358C">
              <w:rPr>
                <w:rStyle w:val="CommentReference"/>
                <w:rFonts w:hint="eastAsia"/>
              </w:rPr>
              <w:t>idlist</w:t>
            </w:r>
            <w:r w:rsidRPr="003B358C">
              <w:rPr>
                <w:rStyle w:val="CommentReference"/>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CommentReference"/>
                <w:i/>
              </w:rPr>
            </w:pPr>
            <w:r>
              <w:rPr>
                <w:rStyle w:val="CommentReference"/>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CommentReference"/>
                <w:i/>
              </w:rPr>
            </w:pPr>
            <w:r w:rsidRPr="003B358C">
              <w:rPr>
                <w:rStyle w:val="CommentReference"/>
                <w:rFonts w:hint="eastAsia"/>
              </w:rPr>
              <w:t>批量创建</w:t>
            </w:r>
            <w:r w:rsidRPr="003B358C">
              <w:rPr>
                <w:rStyle w:val="CommentReference"/>
                <w:rFonts w:hint="eastAsia"/>
              </w:rPr>
              <w:t>idlist</w:t>
            </w:r>
            <w:r w:rsidRPr="003B358C">
              <w:rPr>
                <w:rStyle w:val="CommentReference"/>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CommentReference"/>
                <w:i/>
              </w:rPr>
            </w:pPr>
            <w:r>
              <w:rPr>
                <w:rStyle w:val="CommentReference"/>
                <w:rFonts w:hint="eastAsia"/>
              </w:rPr>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叉积的方式处理的</w:t>
            </w:r>
            <w:r w:rsidRPr="003B358C">
              <w:rPr>
                <w:rStyle w:val="CommentReference"/>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CommentReference"/>
                <w:i/>
              </w:rPr>
            </w:pPr>
            <w:r>
              <w:rPr>
                <w:rStyle w:val="CommentReference"/>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CommentReference"/>
                <w:i/>
              </w:rPr>
            </w:pPr>
            <w:r w:rsidRPr="003B358C">
              <w:rPr>
                <w:rStyle w:val="CommentReference"/>
                <w:rFonts w:hint="eastAsia"/>
              </w:rPr>
              <w:t>批量在一批</w:t>
            </w:r>
            <w:r w:rsidRPr="003B358C">
              <w:rPr>
                <w:rStyle w:val="CommentReference"/>
                <w:rFonts w:hint="eastAsia"/>
              </w:rPr>
              <w:t>idlist</w:t>
            </w:r>
            <w:r w:rsidRPr="003B358C">
              <w:rPr>
                <w:rStyle w:val="CommentReference"/>
                <w:rFonts w:hint="eastAsia"/>
              </w:rPr>
              <w:t>删除一个</w:t>
            </w:r>
            <w:r w:rsidRPr="003B358C">
              <w:rPr>
                <w:rStyle w:val="CommentReference"/>
                <w:rFonts w:hint="eastAsia"/>
              </w:rPr>
              <w:t>id</w:t>
            </w:r>
            <w:r w:rsidRPr="003B358C">
              <w:rPr>
                <w:rStyle w:val="CommentReference"/>
                <w:rFonts w:hint="eastAsia"/>
              </w:rPr>
              <w:t>的方法</w:t>
            </w:r>
            <w:r w:rsidRPr="003B358C">
              <w:rPr>
                <w:rStyle w:val="CommentReference"/>
                <w:rFonts w:hint="eastAsia"/>
              </w:rPr>
              <w:t xml:space="preserve"> (</w:t>
            </w:r>
            <w:r w:rsidRPr="003B358C">
              <w:rPr>
                <w:rStyle w:val="CommentReference"/>
                <w:rFonts w:hint="eastAsia"/>
              </w:rPr>
              <w:t>一一对应的处理</w:t>
            </w:r>
            <w:r w:rsidRPr="003B358C">
              <w:rPr>
                <w:rStyle w:val="CommentReference"/>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CommentReference"/>
                <w:i/>
              </w:rPr>
            </w:pPr>
            <w:r>
              <w:rPr>
                <w:rStyle w:val="CommentReference"/>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CommentReference"/>
                <w:i/>
              </w:rPr>
            </w:pPr>
            <w:r w:rsidRPr="00A467EB">
              <w:rPr>
                <w:rStyle w:val="CommentReference"/>
                <w:rFonts w:hint="eastAsia"/>
              </w:rPr>
              <w:t>重新构造</w:t>
            </w:r>
            <w:r w:rsidRPr="00A467EB">
              <w:rPr>
                <w:rStyle w:val="CommentReference"/>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CommentReference"/>
                <w:i/>
              </w:rPr>
            </w:pPr>
            <w:r>
              <w:rPr>
                <w:rStyle w:val="CommentReference"/>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CommentReference"/>
                <w:i/>
              </w:rPr>
            </w:pPr>
            <w:r w:rsidRPr="00A467EB">
              <w:rPr>
                <w:rStyle w:val="CommentReference"/>
                <w:rFonts w:hint="eastAsia"/>
              </w:rPr>
              <w:t>批量重建缓存</w:t>
            </w:r>
          </w:p>
        </w:tc>
      </w:tr>
    </w:tbl>
    <w:p w14:paraId="3804C7D1" w14:textId="77777777" w:rsidR="001F618B" w:rsidRDefault="001F618B" w:rsidP="001F618B"/>
    <w:p w14:paraId="2A725F04" w14:textId="77777777" w:rsidR="001F618B" w:rsidRPr="003B358C" w:rsidRDefault="001F618B" w:rsidP="001F618B"/>
    <w:p w14:paraId="00B3D7E0" w14:textId="77777777" w:rsidR="001F618B" w:rsidRDefault="001F618B" w:rsidP="00626322">
      <w:pPr>
        <w:pStyle w:val="Heading3"/>
      </w:pPr>
      <w:bookmarkStart w:id="53" w:name="_Toc451011721"/>
      <w:r w:rsidRPr="00B41B81">
        <w:t>CommonCache</w:t>
      </w:r>
      <w:r>
        <w:rPr>
          <w:rFonts w:hint="eastAsia"/>
        </w:rPr>
        <w:t>类概述</w:t>
      </w:r>
      <w:bookmarkEnd w:id="53"/>
    </w:p>
    <w:p w14:paraId="0E6D616D"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14:paraId="153F5D28"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类功能定义</w:t>
      </w:r>
    </w:p>
    <w:p w14:paraId="3AE57C3E" w14:textId="77777777" w:rsidR="001F618B" w:rsidRPr="00557EE7" w:rsidRDefault="001F618B" w:rsidP="001F618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CommentReference"/>
                <w:b/>
                <w:i/>
              </w:rPr>
            </w:pPr>
            <w:r w:rsidRPr="00076C89">
              <w:rPr>
                <w:rStyle w:val="CommentReference"/>
                <w:rFonts w:hint="eastAsia"/>
              </w:rPr>
              <w:t>序号</w:t>
            </w:r>
          </w:p>
        </w:tc>
        <w:tc>
          <w:tcPr>
            <w:tcW w:w="3845" w:type="dxa"/>
            <w:shd w:val="clear" w:color="auto" w:fill="CCCCCC"/>
          </w:tcPr>
          <w:p w14:paraId="6BDA6EAD"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4280" w:type="dxa"/>
            <w:shd w:val="clear" w:color="auto" w:fill="CCCCCC"/>
          </w:tcPr>
          <w:p w14:paraId="35D4CDEC"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CommentReference"/>
                <w:i/>
              </w:rPr>
            </w:pPr>
            <w:r w:rsidRPr="00076C89">
              <w:rPr>
                <w:rStyle w:val="CommentReference"/>
                <w:rFonts w:hint="eastAsia"/>
              </w:rPr>
              <w:t>1</w:t>
            </w:r>
          </w:p>
        </w:tc>
        <w:tc>
          <w:tcPr>
            <w:tcW w:w="3845" w:type="dxa"/>
          </w:tcPr>
          <w:p w14:paraId="40A4E391" w14:textId="77777777" w:rsidR="001F618B" w:rsidRPr="00076C89" w:rsidRDefault="001F618B" w:rsidP="001F618B">
            <w:pPr>
              <w:rPr>
                <w:rStyle w:val="CommentReference"/>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CommentReference"/>
                <w:i/>
              </w:rPr>
            </w:pPr>
            <w:r w:rsidRPr="00DB7C74">
              <w:rPr>
                <w:rStyle w:val="CommentReference"/>
                <w:rFonts w:hint="eastAsia"/>
              </w:rPr>
              <w:t>获取</w:t>
            </w:r>
            <w:r w:rsidRPr="00DB7C74">
              <w:rPr>
                <w:rStyle w:val="CommentReference"/>
                <w:rFonts w:hint="eastAsia"/>
              </w:rPr>
              <w:t>idlist key</w:t>
            </w:r>
            <w:r w:rsidRPr="00DB7C74">
              <w:rPr>
                <w:rStyle w:val="CommentReference"/>
                <w:rFonts w:hint="eastAsia"/>
              </w:rPr>
              <w:t>的</w:t>
            </w:r>
            <w:r w:rsidRPr="00DB7C74">
              <w:rPr>
                <w:rStyle w:val="CommentReference"/>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CommentReference"/>
                <w:i/>
              </w:rPr>
            </w:pPr>
            <w:r w:rsidRPr="00076C89">
              <w:rPr>
                <w:rStyle w:val="CommentReference"/>
                <w:rFonts w:hint="eastAsia"/>
              </w:rPr>
              <w:t>2</w:t>
            </w:r>
          </w:p>
        </w:tc>
        <w:tc>
          <w:tcPr>
            <w:tcW w:w="3845" w:type="dxa"/>
          </w:tcPr>
          <w:p w14:paraId="61146496" w14:textId="77777777" w:rsidR="001F618B" w:rsidRPr="00076C89" w:rsidRDefault="001F618B" w:rsidP="001F618B">
            <w:pPr>
              <w:rPr>
                <w:rStyle w:val="CommentReference"/>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CommentReference"/>
                <w:i/>
              </w:rPr>
            </w:pPr>
            <w:r w:rsidRPr="00DB7C74">
              <w:rPr>
                <w:rStyle w:val="CommentReference"/>
                <w:rFonts w:hint="eastAsia"/>
              </w:rPr>
              <w:t>批量获取</w:t>
            </w:r>
            <w:r w:rsidRPr="00DB7C74">
              <w:rPr>
                <w:rStyle w:val="CommentReference"/>
                <w:rFonts w:hint="eastAsia"/>
              </w:rPr>
              <w:t>idlist key</w:t>
            </w:r>
            <w:r w:rsidRPr="00DB7C74">
              <w:rPr>
                <w:rStyle w:val="CommentReference"/>
                <w:rFonts w:hint="eastAsia"/>
              </w:rPr>
              <w:t>的</w:t>
            </w:r>
            <w:r w:rsidRPr="00DB7C74">
              <w:rPr>
                <w:rStyle w:val="CommentReference"/>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CommentReference"/>
                <w:i/>
              </w:rPr>
            </w:pPr>
            <w:r w:rsidRPr="00076C89">
              <w:rPr>
                <w:rStyle w:val="CommentReference"/>
                <w:rFonts w:hint="eastAsia"/>
              </w:rPr>
              <w:t>3</w:t>
            </w:r>
          </w:p>
        </w:tc>
        <w:tc>
          <w:tcPr>
            <w:tcW w:w="3845" w:type="dxa"/>
          </w:tcPr>
          <w:p w14:paraId="7FC4950E" w14:textId="77777777" w:rsidR="001F618B" w:rsidRPr="00076C89" w:rsidRDefault="001F618B" w:rsidP="001F618B">
            <w:pPr>
              <w:rPr>
                <w:rStyle w:val="CommentReference"/>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CommentReference"/>
                <w:i/>
              </w:rPr>
            </w:pPr>
            <w:r w:rsidRPr="003B358C">
              <w:rPr>
                <w:rStyle w:val="CommentReference"/>
                <w:rFonts w:hint="eastAsia"/>
              </w:rPr>
              <w:t>获取一定时间段的增量数据</w:t>
            </w:r>
            <w:r w:rsidRPr="003B358C">
              <w:rPr>
                <w:rStyle w:val="CommentReference"/>
                <w:rFonts w:hint="eastAsia"/>
              </w:rPr>
              <w:t xml:space="preserve"> with score </w:t>
            </w:r>
            <w:r w:rsidRPr="003B358C">
              <w:rPr>
                <w:rStyle w:val="CommentReference"/>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CommentReference"/>
                <w:i/>
              </w:rPr>
            </w:pPr>
            <w:r>
              <w:rPr>
                <w:rStyle w:val="CommentReference"/>
                <w:rFonts w:hint="eastAsia"/>
              </w:rPr>
              <w:t>4</w:t>
            </w:r>
          </w:p>
        </w:tc>
        <w:tc>
          <w:tcPr>
            <w:tcW w:w="3845" w:type="dxa"/>
          </w:tcPr>
          <w:p w14:paraId="3E12B315" w14:textId="77777777" w:rsidR="001F618B" w:rsidRPr="00076C89" w:rsidRDefault="001F618B" w:rsidP="001F618B">
            <w:pPr>
              <w:rPr>
                <w:rStyle w:val="CommentReference"/>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CommentReference"/>
                <w:i/>
              </w:rPr>
            </w:pPr>
            <w:r w:rsidRPr="0068190C">
              <w:rPr>
                <w:rStyle w:val="CommentReference"/>
                <w:rFonts w:hint="eastAsia"/>
              </w:rPr>
              <w:t>batch set idlist key</w:t>
            </w:r>
            <w:r w:rsidRPr="0068190C">
              <w:rPr>
                <w:rStyle w:val="CommentReference"/>
                <w:rFonts w:hint="eastAsia"/>
              </w:rPr>
              <w:t>的</w:t>
            </w:r>
            <w:r w:rsidRPr="0068190C">
              <w:rPr>
                <w:rStyle w:val="CommentReference"/>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CommentReference"/>
                <w:i/>
              </w:rPr>
            </w:pPr>
            <w:r>
              <w:rPr>
                <w:rStyle w:val="CommentReference"/>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CommentReference"/>
                <w:i/>
              </w:rPr>
            </w:pPr>
            <w:r w:rsidRPr="0068190C">
              <w:rPr>
                <w:rStyle w:val="CommentReference"/>
              </w:rPr>
              <w:t>rm key</w:t>
            </w:r>
          </w:p>
        </w:tc>
      </w:tr>
    </w:tbl>
    <w:p w14:paraId="4789AC9F" w14:textId="77777777" w:rsidR="001F618B" w:rsidRDefault="001F618B" w:rsidP="001F618B">
      <w:pPr>
        <w:pStyle w:val="NormalIndent"/>
      </w:pPr>
    </w:p>
    <w:p w14:paraId="07B035F8" w14:textId="77777777" w:rsidR="001F618B" w:rsidRDefault="001F618B" w:rsidP="00626322">
      <w:pPr>
        <w:pStyle w:val="Heading3"/>
      </w:pPr>
      <w:bookmarkStart w:id="54" w:name="_Toc451011722"/>
      <w:r w:rsidRPr="00B41B81">
        <w:t>IdListCache</w:t>
      </w:r>
      <w:r>
        <w:rPr>
          <w:rFonts w:hint="eastAsia"/>
        </w:rPr>
        <w:t>类概述</w:t>
      </w:r>
      <w:bookmarkEnd w:id="54"/>
    </w:p>
    <w:p w14:paraId="0E131548"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14:paraId="0D2428C0"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类功能定义</w:t>
      </w:r>
    </w:p>
    <w:p w14:paraId="3F3C0D11" w14:textId="77777777" w:rsidR="001F618B" w:rsidRPr="00557EE7" w:rsidRDefault="001F618B" w:rsidP="001F618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CommentReference"/>
                <w:b/>
                <w:i/>
              </w:rPr>
            </w:pPr>
            <w:r w:rsidRPr="00076C89">
              <w:rPr>
                <w:rStyle w:val="CommentReference"/>
                <w:rFonts w:hint="eastAsia"/>
              </w:rPr>
              <w:t>序号</w:t>
            </w:r>
          </w:p>
        </w:tc>
        <w:tc>
          <w:tcPr>
            <w:tcW w:w="3966" w:type="dxa"/>
            <w:shd w:val="clear" w:color="auto" w:fill="CCCCCC"/>
          </w:tcPr>
          <w:p w14:paraId="6494B023"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4163" w:type="dxa"/>
            <w:shd w:val="clear" w:color="auto" w:fill="CCCCCC"/>
          </w:tcPr>
          <w:p w14:paraId="373611D9"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CommentReference"/>
                <w:i/>
              </w:rPr>
            </w:pPr>
            <w:r w:rsidRPr="00076C89">
              <w:rPr>
                <w:rStyle w:val="CommentReference"/>
                <w:rFonts w:hint="eastAsia"/>
              </w:rPr>
              <w:t>1</w:t>
            </w:r>
          </w:p>
        </w:tc>
        <w:tc>
          <w:tcPr>
            <w:tcW w:w="3966" w:type="dxa"/>
          </w:tcPr>
          <w:p w14:paraId="6EEB2F84" w14:textId="77777777" w:rsidR="001F618B" w:rsidRPr="00076C89" w:rsidRDefault="001F618B" w:rsidP="001F618B">
            <w:pPr>
              <w:rPr>
                <w:rStyle w:val="CommentReference"/>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CommentReference"/>
                <w:i/>
              </w:rPr>
            </w:pPr>
            <w:r w:rsidRPr="00B41B81">
              <w:rPr>
                <w:rStyle w:val="CommentReference"/>
                <w:rFonts w:hint="eastAsia"/>
              </w:rPr>
              <w:t>idlist</w:t>
            </w:r>
            <w:r w:rsidRPr="00B41B81">
              <w:rPr>
                <w:rStyle w:val="CommentReference"/>
                <w:rFonts w:hint="eastAsia"/>
              </w:rPr>
              <w:t>添加</w:t>
            </w:r>
            <w:r w:rsidRPr="00B41B81">
              <w:rPr>
                <w:rStyle w:val="CommentReference"/>
                <w:rFonts w:hint="eastAsia"/>
              </w:rPr>
              <w:t xml:space="preserve">add  </w:t>
            </w:r>
            <w:r w:rsidRPr="00B41B81">
              <w:rPr>
                <w:rStyle w:val="CommentReference"/>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CommentReference"/>
                <w:i/>
              </w:rPr>
            </w:pPr>
            <w:r>
              <w:rPr>
                <w:rStyle w:val="CommentReference"/>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CommentReference"/>
                <w:i/>
              </w:rPr>
            </w:pPr>
            <w:r w:rsidRPr="00B41B81">
              <w:rPr>
                <w:rStyle w:val="CommentReference"/>
                <w:rFonts w:hint="eastAsia"/>
              </w:rPr>
              <w:t>idlist</w:t>
            </w:r>
            <w:r w:rsidRPr="00B41B81">
              <w:rPr>
                <w:rStyle w:val="CommentReference"/>
                <w:rFonts w:hint="eastAsia"/>
              </w:rPr>
              <w:t>添加多个</w:t>
            </w:r>
            <w:r w:rsidRPr="00B41B81">
              <w:rPr>
                <w:rStyle w:val="CommentReference"/>
                <w:rFonts w:hint="eastAsia"/>
              </w:rPr>
              <w:t xml:space="preserve">id </w:t>
            </w:r>
            <w:r w:rsidRPr="00B41B81">
              <w:rPr>
                <w:rStyle w:val="CommentReference"/>
                <w:rFonts w:hint="eastAsia"/>
              </w:rPr>
              <w:t>一次最多</w:t>
            </w:r>
            <w:r w:rsidRPr="00B41B81">
              <w:rPr>
                <w:rStyle w:val="CommentReference"/>
                <w:rFonts w:hint="eastAsia"/>
              </w:rPr>
              <w:t>200</w:t>
            </w:r>
            <w:r w:rsidRPr="00B41B81">
              <w:rPr>
                <w:rStyle w:val="CommentReference"/>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CommentReference"/>
                <w:i/>
              </w:rPr>
            </w:pPr>
            <w:r>
              <w:rPr>
                <w:rStyle w:val="CommentReference"/>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 xml:space="preserve">idlist </w:t>
            </w:r>
            <w:r w:rsidRPr="00B41B81">
              <w:rPr>
                <w:rStyle w:val="CommentReference"/>
                <w:rFonts w:hint="eastAsia"/>
              </w:rPr>
              <w:t>一条</w:t>
            </w:r>
            <w:r w:rsidRPr="00B41B81">
              <w:rPr>
                <w:rStyle w:val="CommentReference"/>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CommentReference"/>
                <w:i/>
              </w:rPr>
            </w:pPr>
            <w:r>
              <w:rPr>
                <w:rStyle w:val="CommentReference"/>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CommentReference"/>
                <w:i/>
              </w:rPr>
            </w:pPr>
            <w:r>
              <w:rPr>
                <w:rStyle w:val="CommentReference"/>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 xml:space="preserve">idlist </w:t>
            </w:r>
            <w:r w:rsidRPr="00B41B81">
              <w:rPr>
                <w:rStyle w:val="CommentReference"/>
                <w:rFonts w:hint="eastAsia"/>
              </w:rPr>
              <w:t>多个</w:t>
            </w:r>
            <w:r w:rsidRPr="00B41B81">
              <w:rPr>
                <w:rStyle w:val="CommentReference"/>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CommentReference"/>
                <w:i/>
              </w:rPr>
            </w:pPr>
            <w:r>
              <w:rPr>
                <w:rStyle w:val="CommentReference"/>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CommentReference"/>
                <w:i/>
              </w:rPr>
            </w:pPr>
            <w:r w:rsidRPr="00B41B81">
              <w:rPr>
                <w:rStyle w:val="CommentReference"/>
                <w:rFonts w:hint="eastAsia"/>
              </w:rPr>
              <w:t>删除</w:t>
            </w:r>
            <w:r w:rsidRPr="00B41B81">
              <w:rPr>
                <w:rStyle w:val="CommentReference"/>
                <w:rFonts w:hint="eastAsia"/>
              </w:rPr>
              <w:t xml:space="preserve">idlist </w:t>
            </w:r>
            <w:r w:rsidRPr="00B41B81">
              <w:rPr>
                <w:rStyle w:val="CommentReference"/>
                <w:rFonts w:hint="eastAsia"/>
              </w:rPr>
              <w:t>多个</w:t>
            </w:r>
            <w:r w:rsidRPr="00B41B81">
              <w:rPr>
                <w:rStyle w:val="CommentReference"/>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CommentReference"/>
                <w:i/>
              </w:rPr>
            </w:pPr>
            <w:r>
              <w:rPr>
                <w:rStyle w:val="CommentReference"/>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CommentReference"/>
                <w:i/>
              </w:rPr>
            </w:pPr>
            <w:r w:rsidRPr="00B41B81">
              <w:rPr>
                <w:rStyle w:val="CommentReference"/>
                <w:rFonts w:hint="eastAsia"/>
              </w:rPr>
              <w:t>批量删除</w:t>
            </w:r>
            <w:r w:rsidRPr="00B41B81">
              <w:rPr>
                <w:rStyle w:val="CommentReference"/>
                <w:rFonts w:hint="eastAsia"/>
              </w:rPr>
              <w:t xml:space="preserve">idlist </w:t>
            </w:r>
            <w:r w:rsidRPr="00B41B81">
              <w:rPr>
                <w:rStyle w:val="CommentReference"/>
                <w:rFonts w:hint="eastAsia"/>
              </w:rPr>
              <w:t>多个</w:t>
            </w:r>
            <w:r w:rsidRPr="00B41B81">
              <w:rPr>
                <w:rStyle w:val="CommentReference"/>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CommentReference"/>
                <w:i/>
              </w:rPr>
            </w:pPr>
            <w:r>
              <w:rPr>
                <w:rStyle w:val="CommentReference"/>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对应的</w:t>
            </w:r>
            <w:r w:rsidRPr="00B41B81">
              <w:rPr>
                <w:rStyle w:val="CommentReference"/>
                <w:rFonts w:hint="eastAsia"/>
              </w:rPr>
              <w:t>idlist -1</w:t>
            </w:r>
            <w:r w:rsidRPr="00B41B81">
              <w:rPr>
                <w:rStyle w:val="CommentReference"/>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CommentReference"/>
                <w:i/>
              </w:rPr>
            </w:pPr>
            <w:r>
              <w:rPr>
                <w:rStyle w:val="CommentReference"/>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t>
            </w:r>
            <w:r w:rsidRPr="00B41B81">
              <w:rPr>
                <w:rStyle w:val="CommentReference"/>
                <w:rFonts w:hint="eastAsia"/>
              </w:rPr>
              <w:t>从</w:t>
            </w:r>
            <w:r w:rsidRPr="00B41B81">
              <w:rPr>
                <w:rStyle w:val="CommentReference"/>
                <w:rFonts w:hint="eastAsia"/>
              </w:rPr>
              <w:lastRenderedPageBreak/>
              <w:t>小到大</w:t>
            </w:r>
          </w:p>
        </w:tc>
      </w:tr>
      <w:tr w:rsidR="001F618B" w:rsidRPr="00076C89" w14:paraId="7649EFC7" w14:textId="77777777" w:rsidTr="001F618B">
        <w:tc>
          <w:tcPr>
            <w:tcW w:w="691" w:type="dxa"/>
          </w:tcPr>
          <w:p w14:paraId="5D612329" w14:textId="77777777" w:rsidR="001F618B" w:rsidRDefault="001F618B" w:rsidP="001F618B">
            <w:pPr>
              <w:rPr>
                <w:rStyle w:val="CommentReference"/>
                <w:i/>
              </w:rPr>
            </w:pPr>
            <w:r>
              <w:rPr>
                <w:rStyle w:val="CommentReference"/>
                <w:rFonts w:hint="eastAsia"/>
              </w:rPr>
              <w:lastRenderedPageBreak/>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t>
            </w:r>
            <w:r w:rsidRPr="00B41B81">
              <w:rPr>
                <w:rStyle w:val="CommentReference"/>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CommentReference"/>
                <w:i/>
              </w:rPr>
            </w:pPr>
            <w:r>
              <w:rPr>
                <w:rStyle w:val="CommentReference"/>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CommentReference"/>
                <w:i/>
              </w:rPr>
            </w:pPr>
            <w:r w:rsidRPr="00B41B81">
              <w:rPr>
                <w:rStyle w:val="CommentReference"/>
                <w:rFonts w:hint="eastAsia"/>
              </w:rPr>
              <w:t>批量获取一个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t>
            </w:r>
            <w:r w:rsidRPr="00B41B81">
              <w:rPr>
                <w:rStyle w:val="CommentReference"/>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CommentReference"/>
                <w:i/>
              </w:rPr>
            </w:pPr>
            <w:r>
              <w:rPr>
                <w:rStyle w:val="CommentReference"/>
                <w:rFonts w:hint="eastAsia"/>
              </w:rPr>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CommentReference"/>
                <w:i/>
              </w:rPr>
            </w:pPr>
            <w:r w:rsidRPr="00B41B81">
              <w:rPr>
                <w:rStyle w:val="CommentReference"/>
                <w:rFonts w:hint="eastAsia"/>
              </w:rPr>
              <w:t>获取一个</w:t>
            </w:r>
            <w:r w:rsidRPr="00B41B81">
              <w:rPr>
                <w:rStyle w:val="CommentReference"/>
                <w:rFonts w:hint="eastAsia"/>
              </w:rPr>
              <w:t>key</w:t>
            </w:r>
            <w:r w:rsidRPr="00B41B81">
              <w:rPr>
                <w:rStyle w:val="CommentReference"/>
                <w:rFonts w:hint="eastAsia"/>
              </w:rPr>
              <w:t>在</w:t>
            </w:r>
            <w:r w:rsidRPr="00B41B81">
              <w:rPr>
                <w:rStyle w:val="CommentReference"/>
                <w:rFonts w:hint="eastAsia"/>
              </w:rPr>
              <w:t>score</w:t>
            </w:r>
            <w:r w:rsidRPr="00B41B81">
              <w:rPr>
                <w:rStyle w:val="CommentReference"/>
                <w:rFonts w:hint="eastAsia"/>
              </w:rPr>
              <w:t>时间之间的</w:t>
            </w:r>
            <w:r w:rsidRPr="00B41B81">
              <w:rPr>
                <w:rStyle w:val="CommentReference"/>
                <w:rFonts w:hint="eastAsia"/>
              </w:rPr>
              <w:t xml:space="preserve">idlist with score  </w:t>
            </w:r>
            <w:r w:rsidRPr="00B41B81">
              <w:rPr>
                <w:rStyle w:val="CommentReference"/>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CommentReference"/>
                <w:i/>
              </w:rPr>
            </w:pPr>
            <w:r>
              <w:rPr>
                <w:rStyle w:val="CommentReference"/>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CommentReference"/>
                <w:i/>
              </w:rPr>
            </w:pPr>
            <w:r w:rsidRPr="00B41B81">
              <w:rPr>
                <w:rStyle w:val="CommentReference"/>
                <w:rFonts w:hint="eastAsia"/>
              </w:rPr>
              <w:t>获取某个</w:t>
            </w:r>
            <w:r w:rsidRPr="00B41B81">
              <w:rPr>
                <w:rStyle w:val="CommentReference"/>
                <w:rFonts w:hint="eastAsia"/>
              </w:rPr>
              <w:t>key</w:t>
            </w:r>
            <w:r w:rsidRPr="00B41B81">
              <w:rPr>
                <w:rStyle w:val="CommentReference"/>
                <w:rFonts w:hint="eastAsia"/>
              </w:rPr>
              <w:t>的总</w:t>
            </w:r>
            <w:r w:rsidRPr="00B41B81">
              <w:rPr>
                <w:rStyle w:val="CommentReference"/>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CommentReference"/>
                <w:i/>
              </w:rPr>
            </w:pPr>
            <w:r>
              <w:rPr>
                <w:rStyle w:val="CommentReference"/>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CommentReference"/>
                <w:i/>
              </w:rPr>
            </w:pPr>
            <w:r w:rsidRPr="00DB7C74">
              <w:rPr>
                <w:rStyle w:val="CommentReference"/>
                <w:rFonts w:hint="eastAsia"/>
              </w:rPr>
              <w:t>获取</w:t>
            </w:r>
            <w:r w:rsidRPr="00DB7C74">
              <w:rPr>
                <w:rStyle w:val="CommentReference"/>
                <w:rFonts w:hint="eastAsia"/>
              </w:rPr>
              <w:t>key</w:t>
            </w:r>
            <w:r w:rsidRPr="00DB7C74">
              <w:rPr>
                <w:rStyle w:val="CommentReference"/>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CommentReference"/>
                <w:i/>
              </w:rPr>
            </w:pPr>
            <w:r>
              <w:rPr>
                <w:rStyle w:val="CommentReference"/>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CommentReference"/>
                <w:i/>
              </w:rPr>
            </w:pPr>
            <w:r w:rsidRPr="00DB7C74">
              <w:rPr>
                <w:rStyle w:val="CommentReference"/>
                <w:rFonts w:hint="eastAsia"/>
              </w:rPr>
              <w:t>set key</w:t>
            </w:r>
            <w:r w:rsidRPr="00DB7C74">
              <w:rPr>
                <w:rStyle w:val="CommentReference"/>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CommentReference"/>
                <w:i/>
              </w:rPr>
            </w:pPr>
            <w:r>
              <w:rPr>
                <w:rStyle w:val="CommentReference"/>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CommentReference"/>
                <w:i/>
              </w:rPr>
            </w:pPr>
            <w:r w:rsidRPr="00DB7C74">
              <w:rPr>
                <w:rStyle w:val="CommentReference"/>
                <w:rFonts w:hint="eastAsia"/>
              </w:rPr>
              <w:t>idlist key</w:t>
            </w:r>
            <w:r w:rsidRPr="00DB7C74">
              <w:rPr>
                <w:rStyle w:val="CommentReference"/>
                <w:rFonts w:hint="eastAsia"/>
              </w:rPr>
              <w:t>是否存在</w:t>
            </w:r>
            <w:r w:rsidRPr="00DB7C74">
              <w:rPr>
                <w:rStyle w:val="CommentReference"/>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CommentReference"/>
                <w:i/>
              </w:rPr>
            </w:pPr>
            <w:r>
              <w:rPr>
                <w:rStyle w:val="CommentReference"/>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CommentReference"/>
                <w:i/>
              </w:rPr>
            </w:pPr>
            <w:r w:rsidRPr="00DB7C74">
              <w:rPr>
                <w:rStyle w:val="CommentReference"/>
                <w:rFonts w:hint="eastAsia"/>
              </w:rPr>
              <w:t>获取一批</w:t>
            </w:r>
            <w:r w:rsidRPr="00DB7C74">
              <w:rPr>
                <w:rStyle w:val="CommentReference"/>
                <w:rFonts w:hint="eastAsia"/>
              </w:rPr>
              <w:t>ID</w:t>
            </w:r>
            <w:r w:rsidRPr="00DB7C74">
              <w:rPr>
                <w:rStyle w:val="CommentReference"/>
                <w:rFonts w:hint="eastAsia"/>
              </w:rPr>
              <w:t>的</w:t>
            </w:r>
            <w:r w:rsidRPr="00DB7C74">
              <w:rPr>
                <w:rStyle w:val="CommentReference"/>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CommentReference"/>
                <w:i/>
              </w:rPr>
            </w:pPr>
            <w:r>
              <w:rPr>
                <w:rStyle w:val="CommentReference"/>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CommentReference"/>
                <w:i/>
              </w:rPr>
            </w:pPr>
            <w:r w:rsidRPr="00DB7C74">
              <w:rPr>
                <w:rStyle w:val="CommentReference"/>
                <w:rFonts w:hint="eastAsia"/>
              </w:rPr>
              <w:t xml:space="preserve">idlist </w:t>
            </w:r>
            <w:r w:rsidRPr="00DB7C74">
              <w:rPr>
                <w:rStyle w:val="CommentReference"/>
                <w:rFonts w:hint="eastAsia"/>
              </w:rPr>
              <w:t>是否存在这个</w:t>
            </w:r>
            <w:r w:rsidRPr="00DB7C74">
              <w:rPr>
                <w:rStyle w:val="CommentReference"/>
                <w:rFonts w:hint="eastAsia"/>
              </w:rPr>
              <w:t>key</w:t>
            </w:r>
          </w:p>
        </w:tc>
      </w:tr>
    </w:tbl>
    <w:p w14:paraId="24172415" w14:textId="77777777" w:rsidR="001F618B" w:rsidRDefault="001F618B" w:rsidP="001F618B">
      <w:pPr>
        <w:pStyle w:val="NormalIndent"/>
      </w:pPr>
    </w:p>
    <w:p w14:paraId="26D0123B" w14:textId="77777777" w:rsidR="001F618B" w:rsidRDefault="001F618B" w:rsidP="00626322">
      <w:pPr>
        <w:pStyle w:val="Heading3"/>
      </w:pPr>
      <w:bookmarkStart w:id="55" w:name="_Toc451011723"/>
      <w:r w:rsidRPr="00714C06">
        <w:t>IdListDao</w:t>
      </w:r>
      <w:r>
        <w:rPr>
          <w:rFonts w:hint="eastAsia"/>
        </w:rPr>
        <w:t>类概述</w:t>
      </w:r>
      <w:bookmarkEnd w:id="55"/>
    </w:p>
    <w:p w14:paraId="17582F66"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封装工作圈IdList的数据持久化业务</w:t>
      </w:r>
    </w:p>
    <w:p w14:paraId="2D1F229A" w14:textId="77777777" w:rsidR="001F618B" w:rsidRPr="004B32EF" w:rsidRDefault="001F618B" w:rsidP="004B32EF">
      <w:pPr>
        <w:pStyle w:val="a"/>
        <w:spacing w:line="400" w:lineRule="exact"/>
        <w:ind w:firstLine="480"/>
        <w:jc w:val="left"/>
        <w:rPr>
          <w:rFonts w:ascii="宋体" w:hAnsi="宋体"/>
          <w:sz w:val="24"/>
        </w:rPr>
      </w:pPr>
      <w:r w:rsidRPr="004B32EF">
        <w:rPr>
          <w:rFonts w:ascii="宋体" w:hAnsi="宋体" w:hint="eastAsia"/>
          <w:sz w:val="24"/>
        </w:rPr>
        <w:t>类功能定义</w:t>
      </w:r>
    </w:p>
    <w:p w14:paraId="1E7F352B" w14:textId="77777777" w:rsidR="001F618B" w:rsidRPr="00557EE7" w:rsidRDefault="001F618B" w:rsidP="001F618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CommentReference"/>
                <w:b/>
                <w:i/>
              </w:rPr>
            </w:pPr>
            <w:r w:rsidRPr="00076C89">
              <w:rPr>
                <w:rStyle w:val="CommentReference"/>
                <w:rFonts w:hint="eastAsia"/>
              </w:rPr>
              <w:t>序号</w:t>
            </w:r>
          </w:p>
        </w:tc>
        <w:tc>
          <w:tcPr>
            <w:tcW w:w="3966" w:type="dxa"/>
            <w:shd w:val="clear" w:color="auto" w:fill="CCCCCC"/>
          </w:tcPr>
          <w:p w14:paraId="306084DD" w14:textId="77777777" w:rsidR="001F618B" w:rsidRPr="00076C89" w:rsidRDefault="001F618B" w:rsidP="001F618B">
            <w:pPr>
              <w:jc w:val="center"/>
              <w:rPr>
                <w:rStyle w:val="CommentReference"/>
                <w:b/>
                <w:i/>
              </w:rPr>
            </w:pPr>
            <w:r w:rsidRPr="00076C89">
              <w:rPr>
                <w:rStyle w:val="CommentReference"/>
                <w:rFonts w:hint="eastAsia"/>
              </w:rPr>
              <w:t>功能点</w:t>
            </w:r>
          </w:p>
        </w:tc>
        <w:tc>
          <w:tcPr>
            <w:tcW w:w="4163" w:type="dxa"/>
            <w:shd w:val="clear" w:color="auto" w:fill="CCCCCC"/>
          </w:tcPr>
          <w:p w14:paraId="01D5D025" w14:textId="77777777" w:rsidR="001F618B" w:rsidRPr="00076C89" w:rsidRDefault="001F618B" w:rsidP="001F618B">
            <w:pPr>
              <w:jc w:val="center"/>
              <w:rPr>
                <w:rStyle w:val="CommentReference"/>
                <w:b/>
                <w:i/>
              </w:rPr>
            </w:pPr>
            <w:r w:rsidRPr="00076C89">
              <w:rPr>
                <w:rStyle w:val="CommentReference"/>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CommentReference"/>
                <w:i/>
              </w:rPr>
            </w:pPr>
            <w:r w:rsidRPr="00076C89">
              <w:rPr>
                <w:rStyle w:val="CommentReference"/>
                <w:rFonts w:hint="eastAsia"/>
              </w:rPr>
              <w:t>1</w:t>
            </w:r>
          </w:p>
        </w:tc>
        <w:tc>
          <w:tcPr>
            <w:tcW w:w="3966" w:type="dxa"/>
          </w:tcPr>
          <w:p w14:paraId="0E5CEB7E" w14:textId="77777777" w:rsidR="001F618B" w:rsidRPr="00076C89" w:rsidRDefault="001F618B" w:rsidP="001F618B">
            <w:pPr>
              <w:rPr>
                <w:rStyle w:val="CommentReference"/>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CommentReference"/>
                <w:i/>
              </w:rPr>
            </w:pPr>
            <w:r w:rsidRPr="00714C06">
              <w:rPr>
                <w:rStyle w:val="CommentReference"/>
                <w:rFonts w:hint="eastAsia"/>
              </w:rPr>
              <w:t>添加</w:t>
            </w:r>
            <w:r>
              <w:rPr>
                <w:rStyle w:val="CommentReference"/>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CommentReference"/>
                <w:i/>
              </w:rPr>
            </w:pPr>
            <w:r w:rsidRPr="00076C89">
              <w:rPr>
                <w:rStyle w:val="CommentReference"/>
                <w:rFonts w:hint="eastAsia"/>
              </w:rPr>
              <w:t>2</w:t>
            </w:r>
          </w:p>
        </w:tc>
        <w:tc>
          <w:tcPr>
            <w:tcW w:w="3966" w:type="dxa"/>
          </w:tcPr>
          <w:p w14:paraId="7AD58B12" w14:textId="77777777" w:rsidR="001F618B" w:rsidRPr="00076C89" w:rsidRDefault="001F618B" w:rsidP="001F618B">
            <w:pPr>
              <w:rPr>
                <w:rStyle w:val="CommentReference"/>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CommentReference"/>
                <w:i/>
              </w:rPr>
            </w:pPr>
            <w:r w:rsidRPr="00714C06">
              <w:rPr>
                <w:rStyle w:val="CommentReference"/>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CommentReference"/>
                <w:i/>
              </w:rPr>
            </w:pPr>
            <w:r w:rsidRPr="00076C89">
              <w:rPr>
                <w:rStyle w:val="CommentReference"/>
                <w:rFonts w:hint="eastAsia"/>
              </w:rPr>
              <w:t>3</w:t>
            </w:r>
          </w:p>
        </w:tc>
        <w:tc>
          <w:tcPr>
            <w:tcW w:w="3966" w:type="dxa"/>
          </w:tcPr>
          <w:p w14:paraId="178F5A93" w14:textId="77777777" w:rsidR="001F618B" w:rsidRPr="00076C89" w:rsidRDefault="001F618B" w:rsidP="001F618B">
            <w:pPr>
              <w:rPr>
                <w:rStyle w:val="CommentReference"/>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CommentReference"/>
                <w:i/>
              </w:rPr>
            </w:pPr>
            <w:r>
              <w:rPr>
                <w:rStyle w:val="CommentReference"/>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CommentReference"/>
                <w:i/>
              </w:rPr>
            </w:pPr>
            <w:r>
              <w:rPr>
                <w:rStyle w:val="CommentReference"/>
                <w:rFonts w:hint="eastAsia"/>
              </w:rPr>
              <w:t>4</w:t>
            </w:r>
          </w:p>
        </w:tc>
        <w:tc>
          <w:tcPr>
            <w:tcW w:w="3966" w:type="dxa"/>
          </w:tcPr>
          <w:p w14:paraId="41EA1453" w14:textId="77777777" w:rsidR="001F618B" w:rsidRPr="00076C89" w:rsidRDefault="001F618B" w:rsidP="001F618B">
            <w:pPr>
              <w:rPr>
                <w:rStyle w:val="CommentReference"/>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CommentReference"/>
                <w:i/>
              </w:rPr>
            </w:pPr>
            <w:r w:rsidRPr="00714C06">
              <w:rPr>
                <w:rStyle w:val="CommentReference"/>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CommentReference"/>
                <w:i/>
              </w:rPr>
            </w:pPr>
            <w:r>
              <w:rPr>
                <w:rStyle w:val="CommentReference"/>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CommentReference"/>
                <w:i/>
              </w:rPr>
            </w:pPr>
            <w:r w:rsidRPr="00714C06">
              <w:rPr>
                <w:rStyle w:val="CommentReference"/>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CommentReference"/>
                <w:i/>
              </w:rPr>
            </w:pPr>
            <w:r>
              <w:rPr>
                <w:rStyle w:val="CommentReference"/>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CommentReference"/>
                <w:i/>
              </w:rPr>
            </w:pPr>
            <w:r>
              <w:rPr>
                <w:rStyle w:val="CommentReference"/>
                <w:rFonts w:hint="eastAsia"/>
              </w:rPr>
              <w:t>获取所有被删除的评论</w:t>
            </w:r>
          </w:p>
        </w:tc>
      </w:tr>
    </w:tbl>
    <w:p w14:paraId="7FC99433" w14:textId="77777777" w:rsidR="001F618B" w:rsidRPr="00AA088E" w:rsidRDefault="001F618B" w:rsidP="001F618B">
      <w:pPr>
        <w:pStyle w:val="NormalIndent"/>
      </w:pPr>
    </w:p>
    <w:p w14:paraId="29069699" w14:textId="77777777" w:rsidR="001F618B" w:rsidRPr="003B358C" w:rsidRDefault="001F618B" w:rsidP="00412262"/>
    <w:p w14:paraId="37E0A9D9" w14:textId="77777777" w:rsidR="003A0D42" w:rsidRDefault="003A0D42" w:rsidP="003A0D42"/>
    <w:bookmarkEnd w:id="29"/>
    <w:p w14:paraId="40E0B0B7" w14:textId="7A2F887B" w:rsidR="003A0D42" w:rsidRDefault="003A0D42" w:rsidP="003A0D42"/>
    <w:p w14:paraId="695D9223" w14:textId="77777777" w:rsidR="00C62268" w:rsidRDefault="00C62268" w:rsidP="00626322">
      <w:pPr>
        <w:pStyle w:val="Heading2"/>
      </w:pPr>
      <w:bookmarkStart w:id="56" w:name="_Toc418875567"/>
      <w:bookmarkStart w:id="57" w:name="_Toc451011724"/>
      <w:r>
        <w:rPr>
          <w:rFonts w:hint="eastAsia"/>
        </w:rPr>
        <w:t>账户系统（</w:t>
      </w:r>
      <w:r>
        <w:rPr>
          <w:rFonts w:hint="eastAsia"/>
        </w:rPr>
        <w:t>Acount</w:t>
      </w:r>
      <w:r>
        <w:rPr>
          <w:rFonts w:hint="eastAsia"/>
        </w:rPr>
        <w:t>）模块</w:t>
      </w:r>
      <w:bookmarkEnd w:id="56"/>
      <w:bookmarkEnd w:id="57"/>
    </w:p>
    <w:p w14:paraId="45BC3403" w14:textId="77777777" w:rsidR="00C62268" w:rsidRDefault="00C62268" w:rsidP="00626322">
      <w:pPr>
        <w:pStyle w:val="Heading3"/>
      </w:pPr>
      <w:bookmarkStart w:id="58" w:name="_Toc418875568"/>
      <w:bookmarkStart w:id="59" w:name="_Toc451011725"/>
      <w:r>
        <w:rPr>
          <w:rFonts w:hint="eastAsia"/>
        </w:rPr>
        <w:t>账户系统模块概述</w:t>
      </w:r>
      <w:bookmarkEnd w:id="58"/>
      <w:bookmarkEnd w:id="59"/>
    </w:p>
    <w:p w14:paraId="60243520" w14:textId="417BD03C" w:rsidR="00C62268" w:rsidRPr="00C62268" w:rsidRDefault="00487283" w:rsidP="00C62268">
      <w:pPr>
        <w:pStyle w:val="a"/>
        <w:spacing w:line="400" w:lineRule="exact"/>
        <w:ind w:firstLine="480"/>
        <w:jc w:val="left"/>
        <w:rPr>
          <w:rFonts w:ascii="宋体" w:hAnsi="宋体"/>
          <w:sz w:val="24"/>
        </w:rPr>
      </w:pPr>
      <w:r>
        <w:rPr>
          <w:rFonts w:ascii="宋体" w:hAnsi="宋体" w:hint="eastAsia"/>
          <w:sz w:val="24"/>
        </w:rPr>
        <w:t>工作圈的用户体系</w:t>
      </w:r>
      <w:r w:rsidR="00C62268" w:rsidRPr="00C62268">
        <w:rPr>
          <w:rFonts w:ascii="宋体" w:hAnsi="宋体" w:hint="eastAsia"/>
          <w:sz w:val="24"/>
        </w:rPr>
        <w:t>是畅捷通CIA</w:t>
      </w:r>
      <w:r>
        <w:rPr>
          <w:rFonts w:ascii="宋体" w:hAnsi="宋体" w:hint="eastAsia"/>
          <w:sz w:val="24"/>
        </w:rPr>
        <w:t>云平台用户管理的一个子集</w:t>
      </w:r>
      <w:r w:rsidR="00C62268" w:rsidRPr="00C62268">
        <w:rPr>
          <w:rFonts w:ascii="宋体" w:hAnsi="宋体"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w:t>
      </w:r>
      <w:r w:rsidRPr="00C62268">
        <w:rPr>
          <w:rFonts w:ascii="宋体" w:hAnsi="宋体" w:hint="eastAsia"/>
          <w:sz w:val="24"/>
        </w:rPr>
        <w:lastRenderedPageBreak/>
        <w:t>企业信息查询和变更，并且基于畅捷通云平台的智能平台，为工作圈用户提供智能推荐、搜索服务。</w:t>
      </w:r>
    </w:p>
    <w:p w14:paraId="5157D79E"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 xml:space="preserve">移动端注册转化率： </w:t>
      </w:r>
    </w:p>
    <w:p w14:paraId="057F1FAC"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 xml:space="preserve">1、埋点统计数： </w:t>
      </w:r>
    </w:p>
    <w:p w14:paraId="78EEAC19"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774D3822"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成功的用户数</w:t>
      </w:r>
      <w:r w:rsidRPr="00C62268">
        <w:rPr>
          <w:rFonts w:ascii="宋体" w:hAnsi="宋体"/>
          <w:sz w:val="24"/>
        </w:rPr>
        <w:t xml:space="preserve"> </w:t>
      </w:r>
    </w:p>
    <w:p w14:paraId="686F76B2"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、启动</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17297EBB"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、进入注册页面（填手机号）的用户数</w:t>
      </w:r>
      <w:r w:rsidRPr="00C62268">
        <w:rPr>
          <w:rFonts w:ascii="宋体" w:hAnsi="宋体"/>
          <w:sz w:val="24"/>
        </w:rPr>
        <w:t xml:space="preserve"> </w:t>
      </w:r>
    </w:p>
    <w:p w14:paraId="2DEF8D46"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、进入获取验证码页面的用户数</w:t>
      </w:r>
      <w:r w:rsidRPr="00C62268">
        <w:rPr>
          <w:rFonts w:ascii="宋体" w:hAnsi="宋体"/>
          <w:sz w:val="24"/>
        </w:rPr>
        <w:t xml:space="preserve"> </w:t>
      </w:r>
    </w:p>
    <w:p w14:paraId="5A0B78E4"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F</w:t>
      </w:r>
      <w:r w:rsidRPr="00C62268">
        <w:rPr>
          <w:rFonts w:ascii="宋体" w:hAnsi="宋体" w:hint="eastAsia"/>
          <w:sz w:val="24"/>
        </w:rPr>
        <w:t>、注册成功后首次进入工作圈首页的用户数</w:t>
      </w:r>
      <w:r w:rsidRPr="00C62268">
        <w:rPr>
          <w:rFonts w:ascii="宋体" w:hAnsi="宋体"/>
          <w:sz w:val="24"/>
        </w:rPr>
        <w:t xml:space="preserve"> </w:t>
      </w:r>
    </w:p>
    <w:p w14:paraId="0529A118"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 xml:space="preserve">2、按漏斗或数据表格形式依次统计注册环节的转化率： </w:t>
      </w:r>
    </w:p>
    <w:p w14:paraId="2915B62A" w14:textId="77777777" w:rsidR="00C62268" w:rsidRPr="00C62268" w:rsidRDefault="00C62268" w:rsidP="00C62268">
      <w:pPr>
        <w:pStyle w:val="a"/>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-&gt;B-&gt;C-&gt;D-&gt;E-&gt; F </w:t>
      </w:r>
      <w:r w:rsidRPr="00C62268">
        <w:rPr>
          <w:rFonts w:ascii="宋体" w:hAnsi="宋体" w:hint="eastAsia"/>
          <w:sz w:val="24"/>
        </w:rPr>
        <w:t xml:space="preserve"> </w:t>
      </w:r>
    </w:p>
    <w:p w14:paraId="40FA35AF"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 xml:space="preserve">  Web 端邀请进圈子和邀请加入企业的注册转化率： </w:t>
      </w:r>
    </w:p>
    <w:p w14:paraId="59EA5EE7"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 xml:space="preserve">1、埋点统计数： </w:t>
      </w:r>
    </w:p>
    <w:p w14:paraId="0F47A614"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、点击邀请链接进入</w:t>
      </w:r>
      <w:r w:rsidRPr="00C62268">
        <w:rPr>
          <w:rFonts w:ascii="宋体" w:hAnsi="宋体"/>
          <w:sz w:val="24"/>
        </w:rPr>
        <w:t xml:space="preserve"> HTML </w:t>
      </w:r>
      <w:r w:rsidRPr="00C62268">
        <w:rPr>
          <w:rFonts w:ascii="宋体" w:hAnsi="宋体" w:hint="eastAsia"/>
          <w:sz w:val="24"/>
        </w:rPr>
        <w:t>着陆页的用户数</w:t>
      </w:r>
      <w:r w:rsidRPr="00C62268">
        <w:rPr>
          <w:rFonts w:ascii="宋体" w:hAnsi="宋体"/>
          <w:sz w:val="24"/>
        </w:rPr>
        <w:t xml:space="preserve"> </w:t>
      </w:r>
    </w:p>
    <w:p w14:paraId="4ABAFECB"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、注册</w:t>
      </w:r>
      <w:r w:rsidRPr="00C62268">
        <w:rPr>
          <w:rFonts w:ascii="宋体" w:hAnsi="宋体"/>
          <w:sz w:val="24"/>
        </w:rPr>
        <w:t>/</w:t>
      </w:r>
      <w:r w:rsidRPr="00C62268">
        <w:rPr>
          <w:rFonts w:ascii="宋体" w:hAnsi="宋体" w:hint="eastAsia"/>
          <w:sz w:val="24"/>
        </w:rPr>
        <w:t>加入成功的用户数</w:t>
      </w:r>
      <w:r w:rsidRPr="00C62268">
        <w:rPr>
          <w:rFonts w:ascii="宋体" w:hAnsi="宋体"/>
          <w:sz w:val="24"/>
        </w:rPr>
        <w:t xml:space="preserve"> </w:t>
      </w:r>
    </w:p>
    <w:p w14:paraId="02CD8E10"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、点击使用已有帐号加入链接的用户数</w:t>
      </w:r>
      <w:r w:rsidRPr="00C62268">
        <w:rPr>
          <w:rFonts w:ascii="宋体" w:hAnsi="宋体"/>
          <w:sz w:val="24"/>
        </w:rPr>
        <w:t xml:space="preserve"> </w:t>
      </w:r>
    </w:p>
    <w:p w14:paraId="22CFA6E6"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、通过已有帐号加入成功的用户数</w:t>
      </w:r>
      <w:r w:rsidRPr="00C62268">
        <w:rPr>
          <w:rFonts w:ascii="宋体" w:hAnsi="宋体"/>
          <w:sz w:val="24"/>
        </w:rPr>
        <w:t xml:space="preserve"> </w:t>
      </w:r>
    </w:p>
    <w:p w14:paraId="13428A0B"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、通过已有帐号加入提示“已是本圈成员无需重复加入”的用户数</w:t>
      </w:r>
      <w:r w:rsidRPr="00C62268">
        <w:rPr>
          <w:rFonts w:ascii="宋体" w:hAnsi="宋体"/>
          <w:sz w:val="24"/>
        </w:rPr>
        <w:t xml:space="preserve"> </w:t>
      </w:r>
    </w:p>
    <w:p w14:paraId="7AB69339"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 xml:space="preserve">2、按漏斗或数据表格形式依次统计邀请注册环节的转化率： </w:t>
      </w:r>
    </w:p>
    <w:p w14:paraId="493AD9A2" w14:textId="77777777" w:rsidR="00C62268" w:rsidRPr="00C62268" w:rsidRDefault="00C62268" w:rsidP="00C62268">
      <w:pPr>
        <w:pStyle w:val="a"/>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 </w:t>
      </w:r>
    </w:p>
    <w:p w14:paraId="71BBF34A" w14:textId="77777777" w:rsidR="00C62268" w:rsidRPr="00C62268" w:rsidRDefault="00C62268" w:rsidP="00C62268">
      <w:pPr>
        <w:pStyle w:val="a"/>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-&gt;C-&gt;D </w:t>
      </w:r>
    </w:p>
    <w:p w14:paraId="52715D1C" w14:textId="2879342E" w:rsidR="00C62268" w:rsidRPr="00C62268" w:rsidRDefault="00C62268" w:rsidP="00C62268">
      <w:pPr>
        <w:pStyle w:val="a"/>
        <w:spacing w:line="400" w:lineRule="exact"/>
        <w:ind w:firstLine="480"/>
        <w:jc w:val="left"/>
        <w:rPr>
          <w:rFonts w:ascii="宋体" w:hAnsi="宋体"/>
          <w:sz w:val="24"/>
        </w:rPr>
      </w:pPr>
      <w:proofErr w:type="gramStart"/>
      <w:r w:rsidRPr="00C62268">
        <w:rPr>
          <w:rFonts w:ascii="宋体" w:hAnsi="宋体"/>
          <w:sz w:val="24"/>
        </w:rPr>
        <w:lastRenderedPageBreak/>
        <w:t>  A</w:t>
      </w:r>
      <w:proofErr w:type="gramEnd"/>
      <w:r w:rsidRPr="00C62268">
        <w:rPr>
          <w:rFonts w:ascii="宋体" w:hAnsi="宋体"/>
          <w:sz w:val="24"/>
        </w:rPr>
        <w:t xml:space="preserve">-&gt;C-&gt;E </w:t>
      </w:r>
    </w:p>
    <w:p w14:paraId="4A2A094F" w14:textId="16168C67" w:rsidR="00C62268" w:rsidRPr="00C62268" w:rsidRDefault="00C62268" w:rsidP="00C62268">
      <w:pPr>
        <w:pStyle w:val="a"/>
        <w:spacing w:line="400" w:lineRule="exact"/>
        <w:ind w:firstLine="480"/>
        <w:jc w:val="left"/>
        <w:rPr>
          <w:rFonts w:ascii="宋体" w:hAnsi="宋体"/>
          <w:sz w:val="24"/>
        </w:rPr>
      </w:pPr>
    </w:p>
    <w:p w14:paraId="49B4032D" w14:textId="07BFB454" w:rsidR="00C62268" w:rsidRPr="00C62268" w:rsidRDefault="004443DF" w:rsidP="00C62268">
      <w:pPr>
        <w:pStyle w:val="a"/>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注册流程：</w:t>
      </w:r>
    </w:p>
    <w:p w14:paraId="19EAA945" w14:textId="55C87F12" w:rsidR="00C62268" w:rsidRPr="00C62268" w:rsidRDefault="00C62268" w:rsidP="00C62268">
      <w:pPr>
        <w:pStyle w:val="a"/>
        <w:spacing w:line="400" w:lineRule="exact"/>
        <w:ind w:firstLine="480"/>
        <w:jc w:val="left"/>
        <w:rPr>
          <w:rFonts w:ascii="宋体" w:hAnsi="宋体"/>
          <w:sz w:val="24"/>
        </w:rPr>
      </w:pPr>
    </w:p>
    <w:p w14:paraId="5A6C8053"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说明：</w:t>
      </w:r>
    </w:p>
    <w:p w14:paraId="0F83DC34"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1、相对228版简化注册流程；</w:t>
      </w:r>
    </w:p>
    <w:p w14:paraId="50A36785" w14:textId="62BEA9F9"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2、取消注册环节的主动申请加入企业；</w:t>
      </w:r>
    </w:p>
    <w:p w14:paraId="27C72EBD" w14:textId="4004D2B4"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3、注册时填写的企业名仅仅用于个人名片中的工作单位，与用户真正的隶属企业无关；</w:t>
      </w:r>
    </w:p>
    <w:p w14:paraId="1F58BED6" w14:textId="731A8251"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用户需求：</w:t>
      </w:r>
    </w:p>
    <w:p w14:paraId="2A9DD7BC" w14:textId="7B020B82"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
        <w:spacing w:line="400" w:lineRule="exact"/>
        <w:ind w:firstLine="480"/>
        <w:jc w:val="left"/>
        <w:rPr>
          <w:rFonts w:ascii="宋体" w:hAnsi="宋体"/>
          <w:sz w:val="24"/>
        </w:rPr>
      </w:pPr>
    </w:p>
    <w:p w14:paraId="37F6458F" w14:textId="26380A2A"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说明：</w:t>
      </w:r>
    </w:p>
    <w:p w14:paraId="7DD73E1C" w14:textId="32C40728"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1</w:t>
      </w:r>
      <w:r w:rsidR="004A3DC9">
        <w:rPr>
          <w:rFonts w:ascii="宋体" w:hAnsi="宋体" w:hint="eastAsia"/>
          <w:sz w:val="24"/>
        </w:rPr>
        <w:t>、密码</w:t>
      </w:r>
      <w:r w:rsidRPr="00C62268">
        <w:rPr>
          <w:rFonts w:ascii="宋体" w:hAnsi="宋体" w:hint="eastAsia"/>
          <w:sz w:val="24"/>
        </w:rPr>
        <w:t>至少6位</w:t>
      </w:r>
      <w:r w:rsidR="00DF1BBB">
        <w:rPr>
          <w:rFonts w:ascii="宋体" w:hAnsi="宋体" w:hint="eastAsia"/>
          <w:sz w:val="24"/>
        </w:rPr>
        <w:t>，</w:t>
      </w:r>
      <w:r w:rsidRPr="00C62268">
        <w:rPr>
          <w:rFonts w:ascii="宋体" w:hAnsi="宋体" w:hint="eastAsia"/>
          <w:sz w:val="24"/>
        </w:rPr>
        <w:t>字母数字及符号组成；</w:t>
      </w:r>
    </w:p>
    <w:p w14:paraId="4576BD18" w14:textId="767D8444"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2、验证码标准4位数字；</w:t>
      </w:r>
    </w:p>
    <w:p w14:paraId="7741248C" w14:textId="4FCA0F14"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3、姓名和企业名必填；</w:t>
      </w:r>
    </w:p>
    <w:p w14:paraId="1923FF1B" w14:textId="1D105523"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5、根据企业名及手机号/邮箱，智能推荐备选加入企业；</w:t>
      </w:r>
    </w:p>
    <w:p w14:paraId="7EA2D577" w14:textId="44602EB2"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6、有企业邀请的在前，关键字智能推荐的企业在后；</w:t>
      </w:r>
    </w:p>
    <w:p w14:paraId="47E41F81" w14:textId="6EE9C979"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7、以上为业务流程，重点阐述业务关键内容，最后的程序实现要参考UE流程；</w:t>
      </w:r>
    </w:p>
    <w:p w14:paraId="159979A6" w14:textId="6AB2A275"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8、注意手机端和Web端UE流程的不同；</w:t>
      </w:r>
    </w:p>
    <w:p w14:paraId="3BDC8A5B" w14:textId="4C6B6090" w:rsidR="00C62268" w:rsidRPr="00C62268" w:rsidRDefault="00C62268" w:rsidP="00C62268">
      <w:pPr>
        <w:pStyle w:val="a"/>
        <w:spacing w:line="400" w:lineRule="exact"/>
        <w:ind w:firstLine="480"/>
        <w:jc w:val="left"/>
        <w:rPr>
          <w:rFonts w:ascii="宋体" w:hAnsi="宋体"/>
          <w:sz w:val="24"/>
        </w:rPr>
      </w:pPr>
    </w:p>
    <w:p w14:paraId="16B48F9D" w14:textId="0162F8BD" w:rsidR="00C62268" w:rsidRPr="00C62268" w:rsidRDefault="004A3DC9" w:rsidP="00C62268">
      <w:pPr>
        <w:pStyle w:val="a"/>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修改密码流程：</w:t>
      </w:r>
    </w:p>
    <w:p w14:paraId="27F6499C" w14:textId="777DD25C" w:rsidR="00C62268" w:rsidRPr="00C62268" w:rsidRDefault="00C62268" w:rsidP="00C62268">
      <w:pPr>
        <w:pStyle w:val="a"/>
        <w:spacing w:line="400" w:lineRule="exact"/>
        <w:ind w:firstLine="480"/>
        <w:jc w:val="left"/>
        <w:rPr>
          <w:rFonts w:ascii="宋体" w:hAnsi="宋体"/>
          <w:sz w:val="24"/>
        </w:rPr>
      </w:pPr>
    </w:p>
    <w:p w14:paraId="2E72BBC4" w14:textId="20C70363"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说明：</w:t>
      </w:r>
    </w:p>
    <w:p w14:paraId="029A1CBB" w14:textId="0144916E"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1、用户需要成功登录工作圈内才可以进行修改密码操作；</w:t>
      </w:r>
    </w:p>
    <w:p w14:paraId="6D4CF332" w14:textId="665A9411"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2、在设置新密码前需要输入原密码，密码验证通过后方可设置新密码；</w:t>
      </w:r>
    </w:p>
    <w:p w14:paraId="3C1AA706" w14:textId="472407B9"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3、新密码格式要求同注册；</w:t>
      </w:r>
    </w:p>
    <w:p w14:paraId="65866446" w14:textId="23470483" w:rsidR="00C62268" w:rsidRPr="00C62268" w:rsidRDefault="00C62268" w:rsidP="00C62268">
      <w:pPr>
        <w:pStyle w:val="a"/>
        <w:spacing w:line="400" w:lineRule="exact"/>
        <w:ind w:firstLine="480"/>
        <w:jc w:val="left"/>
        <w:rPr>
          <w:rFonts w:ascii="宋体" w:hAnsi="宋体"/>
          <w:sz w:val="24"/>
        </w:rPr>
      </w:pPr>
    </w:p>
    <w:p w14:paraId="6FC1BC20" w14:textId="7B62695C" w:rsidR="00C62268" w:rsidRPr="00C62268" w:rsidRDefault="004A3DC9" w:rsidP="00C62268">
      <w:pPr>
        <w:pStyle w:val="a"/>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添加同事：</w:t>
      </w:r>
    </w:p>
    <w:p w14:paraId="765B0AA3" w14:textId="3DCE3FB6" w:rsidR="00C62268" w:rsidRPr="00C62268" w:rsidRDefault="004A3DC9" w:rsidP="00C62268">
      <w:pPr>
        <w:pStyle w:val="a"/>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
        <w:spacing w:line="400" w:lineRule="exact"/>
        <w:ind w:firstLine="480"/>
        <w:jc w:val="left"/>
        <w:rPr>
          <w:rFonts w:ascii="宋体" w:hAnsi="宋体"/>
          <w:sz w:val="24"/>
        </w:rPr>
      </w:pPr>
    </w:p>
    <w:p w14:paraId="1EB7D985"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说明：</w:t>
      </w:r>
    </w:p>
    <w:p w14:paraId="0E2078D2"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企业圈同事列表等同于企业人员列表，包含以下几种状态：</w:t>
      </w:r>
    </w:p>
    <w:p w14:paraId="0EC7B7EE"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1、活跃：已注册并成功加入企业的用户；</w:t>
      </w:r>
    </w:p>
    <w:p w14:paraId="1EE7DC50"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2、邀请中：被添加的同事还未确认加入该企业时的状态；</w:t>
      </w:r>
    </w:p>
    <w:p w14:paraId="3FFB9B0A"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4、停用：企业管理员停用某企业内用户+某企业内用户成功加入别的企业时的状态；</w:t>
      </w:r>
    </w:p>
    <w:p w14:paraId="346A116A"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以上四种状态管理员可进行的操作（普通用户无权）：</w:t>
      </w:r>
    </w:p>
    <w:p w14:paraId="642AD63D"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1、活跃：[停用]操作，触发后变为停用状态；</w:t>
      </w:r>
    </w:p>
    <w:p w14:paraId="5A69CDFB"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2、邀请中：[删除]操作，发出的邀请失效，相应记录直接删掉；</w:t>
      </w:r>
    </w:p>
    <w:p w14:paraId="280FFEA3"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3、待审核：[同意]/[拒绝]操作，同意后变为邀请中状态或活跃状态；拒绝</w:t>
      </w:r>
      <w:r w:rsidRPr="00C62268">
        <w:rPr>
          <w:rFonts w:ascii="宋体" w:hAnsi="宋体" w:hint="eastAsia"/>
          <w:sz w:val="24"/>
        </w:rPr>
        <w:lastRenderedPageBreak/>
        <w:t>直接删掉本记录；</w:t>
      </w:r>
    </w:p>
    <w:p w14:paraId="08A86EA3"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以上同事列表要求显示内容：</w:t>
      </w:r>
    </w:p>
    <w:p w14:paraId="3214B342"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1、企业内普通用户只需看到 活跃和邀请中 状态的同事；</w:t>
      </w:r>
    </w:p>
    <w:p w14:paraId="5F2DBA8D"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2、企业管理员能够看到四种状态的同事；</w:t>
      </w:r>
    </w:p>
    <w:p w14:paraId="785A8950"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外主动申请加入本企业的用户，显示为姓名）；</w:t>
      </w:r>
    </w:p>
    <w:p w14:paraId="34416FE7"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215版可以不显示停用状态的企业内用户，但是必须提前设计，为以后客户等业务APP做准备；</w:t>
      </w:r>
    </w:p>
    <w:p w14:paraId="4D6ED2C6"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215版对于有需要工作交接的停用状态用户必须显示；</w:t>
      </w:r>
    </w:p>
    <w:p w14:paraId="2F98D850"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被邀请人收到通知:</w:t>
      </w:r>
    </w:p>
    <w:p w14:paraId="15AF3B7F"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1、如果是已注册用户，直接消息通知+短信/邮件；</w:t>
      </w:r>
    </w:p>
    <w:p w14:paraId="7E8A4715"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 xml:space="preserve"> XXX（企业名）邀请您加入 </w:t>
      </w:r>
    </w:p>
    <w:p w14:paraId="20DE8576"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a. 手机号/邮箱（灰色不可修改）；</w:t>
      </w:r>
    </w:p>
    <w:p w14:paraId="13B2C7E0"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b. 姓名*；</w:t>
      </w:r>
    </w:p>
    <w:p w14:paraId="4CAAA534"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b. 设置密码*/登录密码*</w:t>
      </w:r>
    </w:p>
    <w:p w14:paraId="4990AB02" w14:textId="77777777" w:rsidR="00C62268" w:rsidRPr="009F01FD" w:rsidRDefault="00C62268" w:rsidP="00C62268">
      <w:pPr>
        <w:pStyle w:val="CommentText"/>
        <w:rPr>
          <w:i/>
        </w:rPr>
      </w:pPr>
    </w:p>
    <w:p w14:paraId="4DFD53E0" w14:textId="77777777" w:rsidR="00C62268" w:rsidRDefault="00C62268" w:rsidP="00626322">
      <w:pPr>
        <w:pStyle w:val="Heading3"/>
      </w:pPr>
      <w:bookmarkStart w:id="60" w:name="_Toc418875569"/>
      <w:bookmarkStart w:id="61" w:name="_Toc451011726"/>
      <w:r>
        <w:rPr>
          <w:rFonts w:hint="eastAsia"/>
        </w:rPr>
        <w:lastRenderedPageBreak/>
        <w:t>账户系统模块类图</w:t>
      </w:r>
      <w:bookmarkEnd w:id="60"/>
      <w:bookmarkEnd w:id="61"/>
    </w:p>
    <w:p w14:paraId="0A87A4A6" w14:textId="77777777" w:rsidR="00C62268" w:rsidRDefault="00C62268" w:rsidP="00C62268">
      <w:pPr>
        <w:jc w:val="center"/>
      </w:pPr>
      <w:r>
        <w:object w:dxaOrig="7457" w:dyaOrig="9494" w14:anchorId="3B2DDBFF">
          <v:shape id="_x0000_i1030" type="#_x0000_t75" style="width:371.85pt;height:475.75pt" o:ole="">
            <v:imagedata r:id="rId31" o:title=""/>
          </v:shape>
          <o:OLEObject Type="Embed" ProgID="Visio.Drawing.11" ShapeID="_x0000_i1030" DrawAspect="Content" ObjectID="_1525798701" r:id="rId32"/>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626322">
      <w:pPr>
        <w:pStyle w:val="Heading3"/>
      </w:pPr>
      <w:bookmarkStart w:id="62" w:name="_Toc418875570"/>
      <w:bookmarkStart w:id="63" w:name="_Toc451011727"/>
      <w:r>
        <w:rPr>
          <w:rFonts w:hint="eastAsia"/>
        </w:rPr>
        <w:t>JsonController</w:t>
      </w:r>
      <w:r>
        <w:rPr>
          <w:rFonts w:hint="eastAsia"/>
        </w:rPr>
        <w:t>类概述</w:t>
      </w:r>
      <w:bookmarkEnd w:id="62"/>
      <w:bookmarkEnd w:id="63"/>
    </w:p>
    <w:p w14:paraId="37B8208E"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14:paraId="2DC5C360" w14:textId="77777777" w:rsidR="00C62268" w:rsidRPr="00C62268" w:rsidRDefault="00C62268" w:rsidP="00C62268">
      <w:pPr>
        <w:pStyle w:val="a"/>
        <w:spacing w:line="400" w:lineRule="exact"/>
        <w:ind w:firstLine="480"/>
        <w:jc w:val="left"/>
        <w:rPr>
          <w:rFonts w:ascii="宋体" w:hAnsi="宋体"/>
          <w:sz w:val="24"/>
        </w:rPr>
      </w:pPr>
      <w:bookmarkStart w:id="64" w:name="_Toc418875571"/>
      <w:r w:rsidRPr="00C62268">
        <w:rPr>
          <w:rFonts w:ascii="宋体" w:hAnsi="宋体" w:hint="eastAsia"/>
          <w:sz w:val="24"/>
        </w:rPr>
        <w:t>类功能定义</w:t>
      </w:r>
      <w:bookmarkEnd w:id="64"/>
    </w:p>
    <w:p w14:paraId="16E500E9" w14:textId="77777777" w:rsidR="00C62268" w:rsidRPr="00557EE7" w:rsidRDefault="00C62268" w:rsidP="00C62268"/>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CommentReference"/>
                <w:b/>
                <w:i/>
              </w:rPr>
            </w:pPr>
            <w:r w:rsidRPr="00076C89">
              <w:rPr>
                <w:rStyle w:val="CommentReference"/>
                <w:rFonts w:hint="eastAsia"/>
              </w:rPr>
              <w:t>序号</w:t>
            </w:r>
          </w:p>
        </w:tc>
        <w:tc>
          <w:tcPr>
            <w:tcW w:w="2052" w:type="dxa"/>
            <w:shd w:val="clear" w:color="auto" w:fill="CCCCCC"/>
          </w:tcPr>
          <w:p w14:paraId="18BE5001"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940" w:type="dxa"/>
            <w:shd w:val="clear" w:color="auto" w:fill="CCCCCC"/>
          </w:tcPr>
          <w:p w14:paraId="580FF347"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CommentReference"/>
                <w:i/>
              </w:rPr>
            </w:pPr>
            <w:r w:rsidRPr="00076C89">
              <w:rPr>
                <w:rStyle w:val="CommentReference"/>
                <w:rFonts w:hint="eastAsia"/>
              </w:rPr>
              <w:t>1</w:t>
            </w:r>
          </w:p>
        </w:tc>
        <w:tc>
          <w:tcPr>
            <w:tcW w:w="2052" w:type="dxa"/>
          </w:tcPr>
          <w:p w14:paraId="6CF13E6C" w14:textId="77777777" w:rsidR="00C62268" w:rsidRPr="00076C89" w:rsidRDefault="00C62268" w:rsidP="00CC1B0B">
            <w:pPr>
              <w:rPr>
                <w:rStyle w:val="CommentReference"/>
                <w:i/>
              </w:rPr>
            </w:pPr>
            <w:r w:rsidRPr="004A4A85">
              <w:rPr>
                <w:rStyle w:val="CommentReference"/>
              </w:rPr>
              <w:t>checkSig</w:t>
            </w:r>
          </w:p>
        </w:tc>
        <w:tc>
          <w:tcPr>
            <w:tcW w:w="5940" w:type="dxa"/>
          </w:tcPr>
          <w:p w14:paraId="7DF49896" w14:textId="77777777" w:rsidR="00C62268" w:rsidRPr="00076C89" w:rsidRDefault="00C62268" w:rsidP="00CC1B0B">
            <w:pPr>
              <w:rPr>
                <w:rStyle w:val="CommentReference"/>
                <w:i/>
              </w:rPr>
            </w:pPr>
            <w:r>
              <w:rPr>
                <w:rStyle w:val="CommentReference"/>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CommentReference"/>
                <w:i/>
              </w:rPr>
            </w:pPr>
            <w:r w:rsidRPr="00076C89">
              <w:rPr>
                <w:rStyle w:val="CommentReference"/>
                <w:rFonts w:hint="eastAsia"/>
              </w:rPr>
              <w:t>2</w:t>
            </w:r>
          </w:p>
        </w:tc>
        <w:tc>
          <w:tcPr>
            <w:tcW w:w="2052" w:type="dxa"/>
          </w:tcPr>
          <w:p w14:paraId="2BCF5C60" w14:textId="77777777" w:rsidR="00C62268" w:rsidRPr="00076C89" w:rsidRDefault="00C62268" w:rsidP="00CC1B0B">
            <w:pPr>
              <w:rPr>
                <w:rStyle w:val="CommentReference"/>
                <w:i/>
              </w:rPr>
            </w:pPr>
            <w:r w:rsidRPr="004A4A85">
              <w:rPr>
                <w:rStyle w:val="CommentReference"/>
              </w:rPr>
              <w:t>checkImageNo</w:t>
            </w:r>
          </w:p>
        </w:tc>
        <w:tc>
          <w:tcPr>
            <w:tcW w:w="5940" w:type="dxa"/>
          </w:tcPr>
          <w:p w14:paraId="4D17A45E" w14:textId="77777777" w:rsidR="00C62268" w:rsidRPr="00076C89" w:rsidRDefault="00C62268" w:rsidP="00CC1B0B">
            <w:pPr>
              <w:rPr>
                <w:rStyle w:val="CommentReference"/>
                <w:i/>
              </w:rPr>
            </w:pPr>
            <w:r>
              <w:rPr>
                <w:rStyle w:val="CommentReference"/>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CommentReference"/>
                <w:i/>
              </w:rPr>
            </w:pPr>
            <w:r w:rsidRPr="00076C89">
              <w:rPr>
                <w:rStyle w:val="CommentReference"/>
                <w:rFonts w:hint="eastAsia"/>
              </w:rPr>
              <w:lastRenderedPageBreak/>
              <w:t>3</w:t>
            </w:r>
          </w:p>
        </w:tc>
        <w:tc>
          <w:tcPr>
            <w:tcW w:w="2052" w:type="dxa"/>
          </w:tcPr>
          <w:p w14:paraId="36FD536A" w14:textId="77777777" w:rsidR="00C62268" w:rsidRPr="00076C89" w:rsidRDefault="00C62268" w:rsidP="00CC1B0B">
            <w:pPr>
              <w:rPr>
                <w:rStyle w:val="CommentReference"/>
                <w:i/>
              </w:rPr>
            </w:pPr>
            <w:r w:rsidRPr="004A4A85">
              <w:rPr>
                <w:rStyle w:val="CommentReference"/>
              </w:rPr>
              <w:t>changeTokenRel</w:t>
            </w:r>
          </w:p>
        </w:tc>
        <w:tc>
          <w:tcPr>
            <w:tcW w:w="5940" w:type="dxa"/>
          </w:tcPr>
          <w:p w14:paraId="2F75E1B3" w14:textId="77777777" w:rsidR="00C62268" w:rsidRPr="00076C89" w:rsidRDefault="00C62268" w:rsidP="00CC1B0B">
            <w:pPr>
              <w:rPr>
                <w:rStyle w:val="CommentReference"/>
                <w:i/>
              </w:rPr>
            </w:pPr>
            <w:r>
              <w:rPr>
                <w:rStyle w:val="CommentReference"/>
              </w:rPr>
              <w:t>T</w:t>
            </w:r>
            <w:r>
              <w:rPr>
                <w:rStyle w:val="CommentReference"/>
                <w:rFonts w:hint="eastAsia"/>
              </w:rPr>
              <w:t>oken</w:t>
            </w:r>
            <w:r>
              <w:rPr>
                <w:rStyle w:val="CommentReference"/>
                <w:rFonts w:hint="eastAsia"/>
              </w:rPr>
              <w:t>切换</w:t>
            </w:r>
          </w:p>
        </w:tc>
      </w:tr>
    </w:tbl>
    <w:p w14:paraId="0496A929" w14:textId="77777777" w:rsidR="00C62268" w:rsidRPr="00CF07BE" w:rsidRDefault="00C62268" w:rsidP="00C62268">
      <w:pPr>
        <w:rPr>
          <w:rStyle w:val="CommentReference"/>
          <w:i/>
        </w:rPr>
      </w:pPr>
    </w:p>
    <w:p w14:paraId="22E44FE1" w14:textId="77777777" w:rsidR="00C62268" w:rsidRDefault="00C62268" w:rsidP="00626322">
      <w:pPr>
        <w:pStyle w:val="Heading3"/>
      </w:pPr>
      <w:bookmarkStart w:id="65" w:name="_Toc418875572"/>
      <w:bookmarkStart w:id="66" w:name="_Toc451011728"/>
      <w:r>
        <w:rPr>
          <w:rFonts w:hint="eastAsia"/>
        </w:rPr>
        <w:t>AccountWebController</w:t>
      </w:r>
      <w:r>
        <w:rPr>
          <w:rFonts w:hint="eastAsia"/>
        </w:rPr>
        <w:t>类概述</w:t>
      </w:r>
      <w:bookmarkEnd w:id="65"/>
      <w:bookmarkEnd w:id="66"/>
    </w:p>
    <w:p w14:paraId="2BD9373E"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14:paraId="47290A75" w14:textId="77777777" w:rsidR="00C62268" w:rsidRPr="00C62268" w:rsidRDefault="00C62268" w:rsidP="00C62268">
      <w:pPr>
        <w:pStyle w:val="a"/>
        <w:spacing w:line="400" w:lineRule="exact"/>
        <w:ind w:firstLine="480"/>
        <w:jc w:val="left"/>
        <w:rPr>
          <w:rFonts w:ascii="宋体" w:hAnsi="宋体"/>
          <w:sz w:val="24"/>
        </w:rPr>
      </w:pPr>
      <w:bookmarkStart w:id="67" w:name="_Toc418875573"/>
      <w:r w:rsidRPr="00C62268">
        <w:rPr>
          <w:rFonts w:ascii="宋体" w:hAnsi="宋体" w:hint="eastAsia"/>
          <w:sz w:val="24"/>
        </w:rPr>
        <w:t>类功能定义</w:t>
      </w:r>
      <w:bookmarkEnd w:id="6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CommentReference"/>
                <w:b/>
                <w:i/>
              </w:rPr>
            </w:pPr>
            <w:r w:rsidRPr="00076C89">
              <w:rPr>
                <w:rStyle w:val="CommentReference"/>
                <w:rFonts w:hint="eastAsia"/>
              </w:rPr>
              <w:t>序号</w:t>
            </w:r>
          </w:p>
        </w:tc>
        <w:tc>
          <w:tcPr>
            <w:tcW w:w="2999" w:type="dxa"/>
            <w:shd w:val="clear" w:color="auto" w:fill="CCCCCC"/>
          </w:tcPr>
          <w:p w14:paraId="19EB6E67"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061" w:type="dxa"/>
            <w:shd w:val="clear" w:color="auto" w:fill="CCCCCC"/>
          </w:tcPr>
          <w:p w14:paraId="77F717D7"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CommentReference"/>
                <w:i/>
              </w:rPr>
            </w:pPr>
            <w:r w:rsidRPr="00076C89">
              <w:rPr>
                <w:rStyle w:val="CommentReference"/>
                <w:rFonts w:hint="eastAsia"/>
              </w:rPr>
              <w:t>1</w:t>
            </w:r>
          </w:p>
        </w:tc>
        <w:tc>
          <w:tcPr>
            <w:tcW w:w="2999" w:type="dxa"/>
          </w:tcPr>
          <w:p w14:paraId="4C063D3C"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CommentReference"/>
                <w:i/>
              </w:rPr>
            </w:pPr>
            <w:r w:rsidRPr="00076C89">
              <w:rPr>
                <w:rStyle w:val="CommentReference"/>
                <w:rFonts w:hint="eastAsia"/>
              </w:rPr>
              <w:t>2</w:t>
            </w:r>
          </w:p>
        </w:tc>
        <w:tc>
          <w:tcPr>
            <w:tcW w:w="2999" w:type="dxa"/>
          </w:tcPr>
          <w:p w14:paraId="7D210EBF"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CommentReference"/>
                <w:i/>
              </w:rPr>
            </w:pPr>
            <w:r w:rsidRPr="00076C89">
              <w:rPr>
                <w:rStyle w:val="CommentReference"/>
                <w:rFonts w:hint="eastAsia"/>
              </w:rPr>
              <w:t>3</w:t>
            </w:r>
          </w:p>
        </w:tc>
        <w:tc>
          <w:tcPr>
            <w:tcW w:w="2999" w:type="dxa"/>
          </w:tcPr>
          <w:p w14:paraId="515B3A17"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CommentReference"/>
                <w:i/>
              </w:rPr>
            </w:pPr>
            <w:r>
              <w:rPr>
                <w:rStyle w:val="CommentReference"/>
                <w:rFonts w:hint="eastAsia"/>
              </w:rPr>
              <w:t>4</w:t>
            </w:r>
          </w:p>
        </w:tc>
        <w:tc>
          <w:tcPr>
            <w:tcW w:w="2999" w:type="dxa"/>
          </w:tcPr>
          <w:p w14:paraId="0C97E855"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CommentReference"/>
                <w:i/>
              </w:rPr>
            </w:pPr>
            <w:r>
              <w:rPr>
                <w:rStyle w:val="CommentReference"/>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CommentReference"/>
                <w:i/>
              </w:rPr>
            </w:pPr>
            <w:r>
              <w:rPr>
                <w:rStyle w:val="CommentReference"/>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CommentReference"/>
                <w:i/>
              </w:rPr>
            </w:pPr>
            <w:r>
              <w:rPr>
                <w:rStyle w:val="CommentReference"/>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CommentReference"/>
                <w:i/>
              </w:rPr>
            </w:pPr>
            <w:r>
              <w:rPr>
                <w:rStyle w:val="CommentReference"/>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CommentReference"/>
                <w:i/>
              </w:rPr>
            </w:pPr>
            <w:r>
              <w:rPr>
                <w:rStyle w:val="CommentReference"/>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CommentReference"/>
                <w:i/>
              </w:rPr>
            </w:pPr>
            <w:r>
              <w:rPr>
                <w:rStyle w:val="CommentReference"/>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CommentReference"/>
                <w:i/>
              </w:rPr>
            </w:pPr>
            <w:r>
              <w:rPr>
                <w:rStyle w:val="CommentReference"/>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CommentReference"/>
                <w:i/>
              </w:rPr>
            </w:pPr>
            <w:r>
              <w:rPr>
                <w:rStyle w:val="CommentReference"/>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CommentReference"/>
                <w:i/>
              </w:rPr>
            </w:pPr>
            <w:r>
              <w:rPr>
                <w:rStyle w:val="CommentReference"/>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CommentReference"/>
                <w:i/>
              </w:rPr>
            </w:pPr>
            <w:r>
              <w:rPr>
                <w:rStyle w:val="CommentReference"/>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CommentReference"/>
                <w:i/>
              </w:rPr>
            </w:pPr>
            <w:r>
              <w:rPr>
                <w:rStyle w:val="CommentReference"/>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CommentReference"/>
                <w:i/>
              </w:rPr>
            </w:pPr>
            <w:r>
              <w:rPr>
                <w:rStyle w:val="CommentReference"/>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CommentReference"/>
                <w:i/>
              </w:rPr>
            </w:pPr>
            <w:r>
              <w:rPr>
                <w:rStyle w:val="CommentReference"/>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CommentReference"/>
                <w:i/>
              </w:rPr>
            </w:pPr>
            <w:r>
              <w:rPr>
                <w:rStyle w:val="CommentReference"/>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CommentReference"/>
                <w:i/>
              </w:rPr>
            </w:pPr>
            <w:r>
              <w:rPr>
                <w:rStyle w:val="CommentReference"/>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CommentReference"/>
                <w:i/>
              </w:rPr>
            </w:pPr>
            <w:r>
              <w:rPr>
                <w:rStyle w:val="CommentReference"/>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CommentReference"/>
                <w:i/>
              </w:rPr>
            </w:pPr>
            <w:r>
              <w:rPr>
                <w:rStyle w:val="CommentReference"/>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CommentReference"/>
                <w:i/>
              </w:rPr>
            </w:pPr>
            <w:r>
              <w:rPr>
                <w:rStyle w:val="CommentReference"/>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CommentReference"/>
                <w:i/>
              </w:rPr>
            </w:pPr>
            <w:r>
              <w:rPr>
                <w:rStyle w:val="CommentReference"/>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CommentReference"/>
                <w:i/>
              </w:rPr>
            </w:pPr>
            <w:r>
              <w:rPr>
                <w:rStyle w:val="CommentReference"/>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CommentReference"/>
                <w:i/>
              </w:rPr>
            </w:pPr>
            <w:r>
              <w:rPr>
                <w:rStyle w:val="CommentReference"/>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bl>
    <w:p w14:paraId="786F43AD" w14:textId="77777777" w:rsidR="00C62268" w:rsidRDefault="00C62268" w:rsidP="00A67151">
      <w:pPr>
        <w:pStyle w:val="Heading3"/>
      </w:pPr>
      <w:bookmarkStart w:id="68" w:name="_Toc418875574"/>
      <w:bookmarkStart w:id="69" w:name="_Toc451011729"/>
      <w:r>
        <w:rPr>
          <w:rFonts w:hint="eastAsia"/>
        </w:rPr>
        <w:t>AccountRestController</w:t>
      </w:r>
      <w:r>
        <w:rPr>
          <w:rFonts w:hint="eastAsia"/>
        </w:rPr>
        <w:t>类概述</w:t>
      </w:r>
      <w:bookmarkEnd w:id="68"/>
      <w:bookmarkEnd w:id="69"/>
    </w:p>
    <w:p w14:paraId="5F8442B3"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给移动端提访问提供的http接口 。</w:t>
      </w:r>
    </w:p>
    <w:p w14:paraId="6FFFBACB" w14:textId="77777777" w:rsidR="00C62268" w:rsidRPr="00C62268" w:rsidRDefault="00C62268" w:rsidP="00C62268">
      <w:pPr>
        <w:pStyle w:val="a"/>
        <w:spacing w:line="400" w:lineRule="exact"/>
        <w:ind w:firstLine="480"/>
        <w:jc w:val="left"/>
        <w:rPr>
          <w:rFonts w:ascii="宋体" w:hAnsi="宋体"/>
          <w:sz w:val="24"/>
        </w:rPr>
      </w:pPr>
      <w:bookmarkStart w:id="70" w:name="_Toc418875575"/>
      <w:r w:rsidRPr="00C62268">
        <w:rPr>
          <w:rFonts w:ascii="宋体" w:hAnsi="宋体" w:hint="eastAsia"/>
          <w:sz w:val="24"/>
        </w:rPr>
        <w:t>类功能定义</w:t>
      </w:r>
      <w:bookmarkEnd w:id="70"/>
    </w:p>
    <w:p w14:paraId="40AE01EB"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CommentReference"/>
                <w:b/>
                <w:i/>
              </w:rPr>
            </w:pPr>
            <w:r w:rsidRPr="00076C89">
              <w:rPr>
                <w:rStyle w:val="CommentReference"/>
                <w:rFonts w:hint="eastAsia"/>
              </w:rPr>
              <w:t>序号</w:t>
            </w:r>
          </w:p>
        </w:tc>
        <w:tc>
          <w:tcPr>
            <w:tcW w:w="2999" w:type="dxa"/>
            <w:shd w:val="clear" w:color="auto" w:fill="CCCCCC"/>
          </w:tcPr>
          <w:p w14:paraId="1ECE43E0"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061" w:type="dxa"/>
            <w:shd w:val="clear" w:color="auto" w:fill="CCCCCC"/>
          </w:tcPr>
          <w:p w14:paraId="6A0EA43E"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CommentReference"/>
                <w:i/>
              </w:rPr>
            </w:pPr>
            <w:r w:rsidRPr="00076C89">
              <w:rPr>
                <w:rStyle w:val="CommentReference"/>
                <w:rFonts w:hint="eastAsia"/>
              </w:rPr>
              <w:t>1</w:t>
            </w:r>
          </w:p>
        </w:tc>
        <w:tc>
          <w:tcPr>
            <w:tcW w:w="2999" w:type="dxa"/>
          </w:tcPr>
          <w:p w14:paraId="7049AD91"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CommentReference"/>
                <w:i/>
              </w:rPr>
            </w:pPr>
            <w:r w:rsidRPr="00076C89">
              <w:rPr>
                <w:rStyle w:val="CommentReference"/>
                <w:rFonts w:hint="eastAsia"/>
              </w:rPr>
              <w:t>2</w:t>
            </w:r>
          </w:p>
        </w:tc>
        <w:tc>
          <w:tcPr>
            <w:tcW w:w="2999" w:type="dxa"/>
          </w:tcPr>
          <w:p w14:paraId="2B5D4D92"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CommentReference"/>
                <w:i/>
              </w:rPr>
            </w:pPr>
            <w:r w:rsidRPr="00076C89">
              <w:rPr>
                <w:rStyle w:val="CommentReference"/>
                <w:rFonts w:hint="eastAsia"/>
              </w:rPr>
              <w:t>3</w:t>
            </w:r>
          </w:p>
        </w:tc>
        <w:tc>
          <w:tcPr>
            <w:tcW w:w="2999" w:type="dxa"/>
          </w:tcPr>
          <w:p w14:paraId="584F8BD3"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CommentReference"/>
                <w:i/>
              </w:rPr>
            </w:pPr>
            <w:r>
              <w:rPr>
                <w:rStyle w:val="CommentReference"/>
                <w:rFonts w:hint="eastAsia"/>
              </w:rPr>
              <w:t>4</w:t>
            </w:r>
          </w:p>
        </w:tc>
        <w:tc>
          <w:tcPr>
            <w:tcW w:w="2999" w:type="dxa"/>
          </w:tcPr>
          <w:p w14:paraId="20FF4DC8"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CommentReference"/>
                <w:i/>
              </w:rPr>
            </w:pPr>
            <w:r>
              <w:rPr>
                <w:rStyle w:val="CommentReference"/>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CommentReference"/>
                <w:i/>
              </w:rPr>
            </w:pPr>
            <w:r>
              <w:rPr>
                <w:rStyle w:val="CommentReference"/>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CommentReference"/>
                <w:i/>
              </w:rPr>
            </w:pPr>
            <w:r>
              <w:rPr>
                <w:rStyle w:val="CommentReference"/>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CommentReference"/>
                <w:i/>
              </w:rPr>
            </w:pPr>
            <w:r>
              <w:rPr>
                <w:rStyle w:val="CommentReference"/>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CommentReference"/>
                <w:i/>
              </w:rPr>
            </w:pPr>
            <w:r>
              <w:rPr>
                <w:rStyle w:val="CommentReference"/>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CommentReference"/>
                <w:i/>
              </w:rPr>
            </w:pPr>
            <w:r>
              <w:rPr>
                <w:rStyle w:val="CommentReference"/>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CommentReference"/>
                <w:i/>
              </w:rPr>
            </w:pPr>
            <w:r>
              <w:rPr>
                <w:rStyle w:val="CommentReference"/>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CommentReference"/>
                <w:i/>
              </w:rPr>
            </w:pPr>
            <w:r>
              <w:rPr>
                <w:rStyle w:val="CommentReference"/>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CommentReference"/>
                <w:i/>
              </w:rPr>
            </w:pPr>
            <w:r>
              <w:rPr>
                <w:rStyle w:val="CommentReference"/>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CommentReference"/>
                <w:i/>
              </w:rPr>
            </w:pPr>
            <w:r>
              <w:rPr>
                <w:rStyle w:val="CommentReference"/>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CommentReference"/>
                <w:i/>
              </w:rPr>
            </w:pPr>
            <w:r>
              <w:rPr>
                <w:rStyle w:val="CommentReference"/>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CommentReference"/>
                <w:i/>
              </w:rPr>
            </w:pPr>
            <w:r>
              <w:rPr>
                <w:rStyle w:val="CommentReference"/>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CommentReference"/>
                <w:i/>
              </w:rPr>
            </w:pPr>
            <w:r>
              <w:rPr>
                <w:rStyle w:val="CommentReference"/>
                <w:rFonts w:hint="eastAsia"/>
              </w:rPr>
              <w:lastRenderedPageBreak/>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CommentReference"/>
                <w:i/>
              </w:rPr>
            </w:pPr>
            <w:r>
              <w:rPr>
                <w:rStyle w:val="CommentReference"/>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CommentReference"/>
                <w:i/>
              </w:rPr>
            </w:pPr>
            <w:r>
              <w:rPr>
                <w:rStyle w:val="CommentReference"/>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CommentReference"/>
                <w:i/>
              </w:rPr>
            </w:pPr>
            <w:r>
              <w:rPr>
                <w:rStyle w:val="CommentReference"/>
                <w:rFonts w:hint="eastAsia"/>
              </w:rPr>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CommentReference"/>
                <w:i/>
              </w:rPr>
            </w:pPr>
            <w:r>
              <w:rPr>
                <w:rStyle w:val="CommentReference"/>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CommentReference"/>
                <w:i/>
              </w:rPr>
            </w:pPr>
            <w:r>
              <w:rPr>
                <w:rStyle w:val="CommentReference"/>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CommentReference"/>
                <w:i/>
              </w:rPr>
            </w:pPr>
            <w:r>
              <w:rPr>
                <w:rStyle w:val="CommentReference"/>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CommentReference"/>
                <w:i/>
              </w:rPr>
            </w:pPr>
            <w:r>
              <w:rPr>
                <w:rStyle w:val="CommentReference"/>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CommentReference"/>
                <w:i/>
              </w:rPr>
            </w:pPr>
            <w:r>
              <w:rPr>
                <w:rStyle w:val="CommentReference"/>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bl>
    <w:p w14:paraId="2F4A8F82" w14:textId="77777777" w:rsidR="00C62268" w:rsidRDefault="00C62268" w:rsidP="00A67151">
      <w:pPr>
        <w:pStyle w:val="Heading3"/>
      </w:pPr>
      <w:bookmarkStart w:id="71" w:name="_Toc418875576"/>
      <w:bookmarkStart w:id="72" w:name="_Toc451011730"/>
      <w:r>
        <w:rPr>
          <w:rFonts w:hint="eastAsia"/>
        </w:rPr>
        <w:t>Client</w:t>
      </w:r>
      <w:r>
        <w:rPr>
          <w:rFonts w:hint="eastAsia"/>
        </w:rPr>
        <w:t>类概述</w:t>
      </w:r>
      <w:bookmarkEnd w:id="71"/>
      <w:bookmarkEnd w:id="72"/>
    </w:p>
    <w:p w14:paraId="5A7045D1"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14:paraId="203349BB" w14:textId="77777777" w:rsidR="00C62268" w:rsidRPr="00C62268" w:rsidRDefault="00C62268" w:rsidP="00C62268">
      <w:pPr>
        <w:pStyle w:val="a"/>
        <w:spacing w:line="400" w:lineRule="exact"/>
        <w:ind w:firstLine="480"/>
        <w:jc w:val="left"/>
        <w:rPr>
          <w:rFonts w:ascii="宋体" w:hAnsi="宋体"/>
          <w:sz w:val="24"/>
        </w:rPr>
      </w:pPr>
      <w:bookmarkStart w:id="73" w:name="_Toc418875577"/>
      <w:r w:rsidRPr="00C62268">
        <w:rPr>
          <w:rFonts w:ascii="宋体" w:hAnsi="宋体" w:hint="eastAsia"/>
          <w:sz w:val="24"/>
        </w:rPr>
        <w:t>类功能定义</w:t>
      </w:r>
      <w:bookmarkEnd w:id="73"/>
    </w:p>
    <w:p w14:paraId="6AA04680" w14:textId="77777777" w:rsidR="00C62268" w:rsidRPr="00557EE7" w:rsidRDefault="00C62268" w:rsidP="00C62268">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CommentReference"/>
                <w:b/>
                <w:i/>
              </w:rPr>
            </w:pPr>
            <w:r w:rsidRPr="00076C89">
              <w:rPr>
                <w:rStyle w:val="CommentReference"/>
                <w:rFonts w:hint="eastAsia"/>
              </w:rPr>
              <w:t>序号</w:t>
            </w:r>
          </w:p>
        </w:tc>
        <w:tc>
          <w:tcPr>
            <w:tcW w:w="3119" w:type="dxa"/>
            <w:shd w:val="clear" w:color="auto" w:fill="CCCCCC"/>
          </w:tcPr>
          <w:p w14:paraId="7EC4BE81"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950" w:type="dxa"/>
            <w:shd w:val="clear" w:color="auto" w:fill="CCCCCC"/>
          </w:tcPr>
          <w:p w14:paraId="5CCD518C"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CommentReference"/>
                <w:i/>
              </w:rPr>
            </w:pPr>
            <w:r w:rsidRPr="00076C89">
              <w:rPr>
                <w:rStyle w:val="CommentReference"/>
                <w:rFonts w:hint="eastAsia"/>
              </w:rPr>
              <w:t>1</w:t>
            </w:r>
          </w:p>
        </w:tc>
        <w:tc>
          <w:tcPr>
            <w:tcW w:w="3119" w:type="dxa"/>
          </w:tcPr>
          <w:p w14:paraId="4D7C812E"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CommentReference"/>
                <w:i/>
              </w:rPr>
            </w:pPr>
            <w:r w:rsidRPr="00076C89">
              <w:rPr>
                <w:rStyle w:val="CommentReference"/>
                <w:rFonts w:hint="eastAsia"/>
              </w:rPr>
              <w:t>2</w:t>
            </w:r>
          </w:p>
        </w:tc>
        <w:tc>
          <w:tcPr>
            <w:tcW w:w="3119" w:type="dxa"/>
          </w:tcPr>
          <w:p w14:paraId="5A9C1B9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CommentReference"/>
                <w:i/>
              </w:rPr>
            </w:pPr>
            <w:r w:rsidRPr="00076C89">
              <w:rPr>
                <w:rStyle w:val="CommentReference"/>
                <w:rFonts w:hint="eastAsia"/>
              </w:rPr>
              <w:t>3</w:t>
            </w:r>
          </w:p>
        </w:tc>
        <w:tc>
          <w:tcPr>
            <w:tcW w:w="3119" w:type="dxa"/>
          </w:tcPr>
          <w:p w14:paraId="57211883"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CommentReference"/>
                <w:i/>
              </w:rPr>
            </w:pPr>
            <w:r>
              <w:rPr>
                <w:rStyle w:val="CommentReference"/>
                <w:rFonts w:hint="eastAsia"/>
              </w:rPr>
              <w:t>4</w:t>
            </w:r>
          </w:p>
        </w:tc>
        <w:tc>
          <w:tcPr>
            <w:tcW w:w="3119" w:type="dxa"/>
          </w:tcPr>
          <w:p w14:paraId="7D278A00"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CommentReference"/>
                <w:i/>
              </w:rPr>
            </w:pPr>
            <w:r>
              <w:rPr>
                <w:rStyle w:val="CommentReference"/>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CommentReference"/>
                <w:i/>
              </w:rPr>
            </w:pPr>
            <w:r>
              <w:rPr>
                <w:rStyle w:val="CommentReference"/>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CommentReference"/>
                <w:i/>
              </w:rPr>
            </w:pPr>
            <w:r>
              <w:rPr>
                <w:rStyle w:val="CommentReference"/>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CommentReference"/>
                <w:i/>
              </w:rPr>
            </w:pPr>
            <w:r>
              <w:rPr>
                <w:rStyle w:val="CommentReference"/>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CommentReference"/>
                <w:i/>
              </w:rPr>
            </w:pPr>
            <w:r>
              <w:rPr>
                <w:rStyle w:val="CommentReference"/>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CommentReference"/>
                <w:i/>
              </w:rPr>
            </w:pPr>
            <w:r>
              <w:rPr>
                <w:rStyle w:val="CommentReference"/>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CommentReference"/>
                <w:i/>
              </w:rPr>
            </w:pPr>
            <w:r>
              <w:rPr>
                <w:rStyle w:val="CommentReference"/>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CommentReference"/>
                <w:i/>
              </w:rPr>
            </w:pPr>
            <w:r>
              <w:rPr>
                <w:rStyle w:val="CommentReference"/>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CommentReference"/>
                <w:i/>
              </w:rPr>
            </w:pPr>
            <w:r>
              <w:rPr>
                <w:rStyle w:val="CommentReference"/>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CommentReference"/>
                <w:i/>
              </w:rPr>
            </w:pPr>
            <w:r>
              <w:rPr>
                <w:rStyle w:val="CommentReference"/>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CommentReference"/>
                <w:i/>
              </w:rPr>
            </w:pPr>
            <w:r>
              <w:rPr>
                <w:rStyle w:val="CommentReference"/>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CommentReference"/>
                <w:i/>
              </w:rPr>
            </w:pPr>
            <w:r>
              <w:rPr>
                <w:rStyle w:val="CommentReference"/>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CommentReference"/>
                <w:i/>
              </w:rPr>
            </w:pPr>
            <w:r>
              <w:rPr>
                <w:rStyle w:val="CommentReference"/>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CommentReference"/>
                <w:i/>
              </w:rPr>
            </w:pPr>
            <w:r>
              <w:rPr>
                <w:rStyle w:val="CommentReference"/>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CommentReference"/>
                <w:i/>
              </w:rPr>
            </w:pPr>
            <w:r>
              <w:rPr>
                <w:rStyle w:val="CommentReference"/>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CommentReference"/>
                <w:i/>
              </w:rPr>
            </w:pPr>
            <w:r>
              <w:rPr>
                <w:rStyle w:val="CommentReference"/>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CommentReference"/>
                <w:i/>
              </w:rPr>
            </w:pPr>
            <w:r>
              <w:rPr>
                <w:rStyle w:val="CommentReference"/>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CommentReference"/>
                <w:i/>
              </w:rPr>
            </w:pPr>
            <w:r>
              <w:rPr>
                <w:rStyle w:val="CommentReference"/>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CommentReference"/>
                <w:i/>
              </w:rPr>
            </w:pPr>
            <w:r>
              <w:rPr>
                <w:rStyle w:val="CommentReference"/>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CommentReference"/>
                <w:i/>
              </w:rPr>
            </w:pPr>
            <w:r>
              <w:rPr>
                <w:rStyle w:val="CommentReference"/>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CommentReference"/>
                <w:i/>
              </w:rPr>
            </w:pPr>
            <w:r>
              <w:rPr>
                <w:rStyle w:val="CommentReference"/>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CommentReference"/>
                <w:i/>
              </w:rPr>
            </w:pPr>
            <w:r>
              <w:rPr>
                <w:rStyle w:val="CommentReference"/>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CommentReference"/>
                <w:i/>
              </w:rPr>
            </w:pPr>
            <w:r>
              <w:rPr>
                <w:rStyle w:val="CommentReference"/>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CommentReference"/>
                <w:i/>
              </w:rPr>
            </w:pPr>
            <w:r>
              <w:rPr>
                <w:rStyle w:val="CommentReference"/>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CommentReference"/>
                <w:i/>
              </w:rPr>
            </w:pPr>
            <w:r>
              <w:rPr>
                <w:rStyle w:val="CommentReference"/>
                <w:rFonts w:hint="eastAsia"/>
              </w:rPr>
              <w:t>校验</w:t>
            </w:r>
            <w:r>
              <w:rPr>
                <w:rStyle w:val="CommentReference"/>
                <w:rFonts w:hint="eastAsia"/>
              </w:rPr>
              <w:t>cookie</w:t>
            </w:r>
            <w:r>
              <w:rPr>
                <w:rStyle w:val="CommentReference"/>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CommentReference"/>
                <w:i/>
              </w:rPr>
            </w:pPr>
            <w:r>
              <w:rPr>
                <w:rStyle w:val="CommentReference"/>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CommentReference"/>
                <w:i/>
              </w:rPr>
            </w:pPr>
            <w:r>
              <w:rPr>
                <w:rStyle w:val="CommentReference"/>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CommentReference"/>
                <w:i/>
              </w:rPr>
            </w:pPr>
            <w:r>
              <w:rPr>
                <w:rStyle w:val="CommentReference"/>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CommentReference"/>
                <w:i/>
              </w:rPr>
            </w:pPr>
            <w:r>
              <w:rPr>
                <w:rStyle w:val="CommentReference"/>
                <w:rFonts w:hint="eastAsia"/>
              </w:rPr>
              <w:t>校验账号是否在某一终端类型第一次登录</w:t>
            </w:r>
          </w:p>
        </w:tc>
      </w:tr>
    </w:tbl>
    <w:p w14:paraId="5F47474F" w14:textId="77777777" w:rsidR="00C62268" w:rsidRDefault="00C62268" w:rsidP="00A67151">
      <w:pPr>
        <w:pStyle w:val="Heading3"/>
      </w:pPr>
      <w:bookmarkStart w:id="74" w:name="_Toc418875578"/>
      <w:bookmarkStart w:id="75" w:name="_Toc451011731"/>
      <w:r>
        <w:rPr>
          <w:rFonts w:hint="eastAsia"/>
        </w:rPr>
        <w:t>AccountServiceImpl</w:t>
      </w:r>
      <w:r>
        <w:rPr>
          <w:rFonts w:hint="eastAsia"/>
        </w:rPr>
        <w:t>类概述</w:t>
      </w:r>
      <w:bookmarkEnd w:id="74"/>
      <w:bookmarkEnd w:id="75"/>
    </w:p>
    <w:p w14:paraId="4C87873A"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14:paraId="065B9AA2" w14:textId="77777777" w:rsidR="00C62268" w:rsidRPr="00C62268" w:rsidRDefault="00C62268" w:rsidP="00C62268">
      <w:pPr>
        <w:pStyle w:val="a"/>
        <w:spacing w:line="400" w:lineRule="exact"/>
        <w:ind w:firstLine="480"/>
        <w:jc w:val="left"/>
        <w:rPr>
          <w:rFonts w:ascii="宋体" w:hAnsi="宋体"/>
          <w:sz w:val="24"/>
        </w:rPr>
      </w:pPr>
      <w:bookmarkStart w:id="76" w:name="_Toc418875579"/>
      <w:r w:rsidRPr="00C62268">
        <w:rPr>
          <w:rFonts w:ascii="宋体" w:hAnsi="宋体" w:hint="eastAsia"/>
          <w:sz w:val="24"/>
        </w:rPr>
        <w:t>类功能定义</w:t>
      </w:r>
      <w:bookmarkEnd w:id="76"/>
    </w:p>
    <w:p w14:paraId="0347F52C" w14:textId="77777777" w:rsidR="00C62268" w:rsidRPr="00557EE7" w:rsidRDefault="00C62268" w:rsidP="00C62268">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CommentReference"/>
                <w:b/>
                <w:i/>
              </w:rPr>
            </w:pPr>
            <w:r w:rsidRPr="00076C89">
              <w:rPr>
                <w:rStyle w:val="CommentReference"/>
                <w:rFonts w:hint="eastAsia"/>
              </w:rPr>
              <w:lastRenderedPageBreak/>
              <w:t>序号</w:t>
            </w:r>
          </w:p>
        </w:tc>
        <w:tc>
          <w:tcPr>
            <w:tcW w:w="2999" w:type="dxa"/>
            <w:shd w:val="clear" w:color="auto" w:fill="CCCCCC"/>
          </w:tcPr>
          <w:p w14:paraId="4DE7EDED"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5061" w:type="dxa"/>
            <w:shd w:val="clear" w:color="auto" w:fill="CCCCCC"/>
          </w:tcPr>
          <w:p w14:paraId="559F882B"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CommentReference"/>
                <w:i/>
              </w:rPr>
            </w:pPr>
            <w:r w:rsidRPr="00076C89">
              <w:rPr>
                <w:rStyle w:val="CommentReference"/>
                <w:rFonts w:hint="eastAsia"/>
              </w:rPr>
              <w:t>1</w:t>
            </w:r>
          </w:p>
        </w:tc>
        <w:tc>
          <w:tcPr>
            <w:tcW w:w="2999" w:type="dxa"/>
          </w:tcPr>
          <w:p w14:paraId="55961CEC"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CommentReference"/>
                <w:i/>
              </w:rPr>
            </w:pPr>
            <w:r>
              <w:rPr>
                <w:rStyle w:val="CommentReference"/>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CommentReference"/>
                <w:i/>
              </w:rPr>
            </w:pPr>
            <w:r w:rsidRPr="00076C89">
              <w:rPr>
                <w:rStyle w:val="CommentReference"/>
                <w:rFonts w:hint="eastAsia"/>
              </w:rPr>
              <w:t>2</w:t>
            </w:r>
          </w:p>
        </w:tc>
        <w:tc>
          <w:tcPr>
            <w:tcW w:w="2999" w:type="dxa"/>
          </w:tcPr>
          <w:p w14:paraId="6DCE5B68"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CommentReference"/>
                <w:i/>
              </w:rPr>
            </w:pPr>
            <w:r>
              <w:rPr>
                <w:rStyle w:val="CommentReference"/>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CommentReference"/>
                <w:i/>
              </w:rPr>
            </w:pPr>
            <w:r w:rsidRPr="00076C89">
              <w:rPr>
                <w:rStyle w:val="CommentReference"/>
                <w:rFonts w:hint="eastAsia"/>
              </w:rPr>
              <w:t>3</w:t>
            </w:r>
          </w:p>
        </w:tc>
        <w:tc>
          <w:tcPr>
            <w:tcW w:w="2999" w:type="dxa"/>
          </w:tcPr>
          <w:p w14:paraId="6E22CCE6"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CommentReference"/>
                <w:i/>
              </w:rPr>
            </w:pPr>
            <w:r>
              <w:rPr>
                <w:rStyle w:val="CommentReference"/>
                <w:rFonts w:hint="eastAsia"/>
              </w:rPr>
              <w:t>4</w:t>
            </w:r>
          </w:p>
        </w:tc>
        <w:tc>
          <w:tcPr>
            <w:tcW w:w="2999" w:type="dxa"/>
          </w:tcPr>
          <w:p w14:paraId="072482EE"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CommentReference"/>
                <w:i/>
              </w:rPr>
            </w:pPr>
            <w:r>
              <w:rPr>
                <w:rStyle w:val="CommentReference"/>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CommentReference"/>
                <w:i/>
              </w:rPr>
            </w:pPr>
            <w:r>
              <w:rPr>
                <w:rStyle w:val="CommentReference"/>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CommentReference"/>
                <w:i/>
              </w:rPr>
            </w:pPr>
            <w:r>
              <w:rPr>
                <w:rStyle w:val="CommentReference"/>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CommentReference"/>
                <w:i/>
              </w:rPr>
            </w:pPr>
            <w:r>
              <w:rPr>
                <w:rStyle w:val="CommentReference"/>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CommentReference"/>
                <w:i/>
              </w:rPr>
            </w:pPr>
            <w:r>
              <w:rPr>
                <w:rStyle w:val="CommentReference"/>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CommentReference"/>
                <w:i/>
              </w:rPr>
            </w:pPr>
            <w:r>
              <w:rPr>
                <w:rStyle w:val="CommentReference"/>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CommentReference"/>
                <w:i/>
              </w:rPr>
            </w:pPr>
            <w:r>
              <w:rPr>
                <w:rStyle w:val="CommentReference"/>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CommentReference"/>
                <w:i/>
              </w:rPr>
            </w:pPr>
            <w:r>
              <w:rPr>
                <w:rStyle w:val="CommentReference"/>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CommentReference"/>
                <w:i/>
              </w:rPr>
            </w:pPr>
            <w:r>
              <w:rPr>
                <w:rStyle w:val="CommentReference"/>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CommentReference"/>
                <w:i/>
              </w:rPr>
            </w:pPr>
            <w:r>
              <w:rPr>
                <w:rStyle w:val="CommentReference"/>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CommentReference"/>
                <w:i/>
              </w:rPr>
            </w:pPr>
            <w:r>
              <w:rPr>
                <w:rStyle w:val="CommentReference"/>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CommentReference"/>
                <w:i/>
              </w:rPr>
            </w:pPr>
            <w:r>
              <w:rPr>
                <w:rStyle w:val="CommentReference"/>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CommentReference"/>
                <w:i/>
              </w:rPr>
            </w:pPr>
            <w:r>
              <w:rPr>
                <w:rStyle w:val="CommentReference"/>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CommentReference"/>
                <w:i/>
              </w:rPr>
            </w:pPr>
            <w:r>
              <w:rPr>
                <w:rStyle w:val="CommentReference"/>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CommentReference"/>
                <w:i/>
              </w:rPr>
            </w:pPr>
            <w:r>
              <w:rPr>
                <w:rStyle w:val="CommentReference"/>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CommentReference"/>
                <w:i/>
              </w:rPr>
            </w:pPr>
            <w:r>
              <w:rPr>
                <w:rStyle w:val="CommentReference"/>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CommentReference"/>
                <w:i/>
              </w:rPr>
            </w:pPr>
            <w:r>
              <w:rPr>
                <w:rStyle w:val="CommentReference"/>
                <w:rFonts w:hint="eastAsia"/>
              </w:rPr>
              <w:t>根据</w:t>
            </w:r>
            <w:r>
              <w:rPr>
                <w:rStyle w:val="CommentReference"/>
                <w:rFonts w:hint="eastAsia"/>
              </w:rPr>
              <w:t>userId</w:t>
            </w:r>
            <w:r>
              <w:rPr>
                <w:rStyle w:val="CommentReference"/>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CommentReference"/>
                <w:i/>
              </w:rPr>
            </w:pPr>
            <w:r>
              <w:rPr>
                <w:rStyle w:val="CommentReference"/>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CommentReference"/>
                <w:i/>
              </w:rPr>
            </w:pPr>
            <w:r>
              <w:rPr>
                <w:rStyle w:val="CommentReference"/>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CommentReference"/>
                <w:i/>
              </w:rPr>
            </w:pPr>
            <w:r>
              <w:rPr>
                <w:rStyle w:val="CommentReference"/>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CommentReference"/>
                <w:i/>
              </w:rPr>
            </w:pPr>
            <w:r>
              <w:rPr>
                <w:rStyle w:val="CommentReference"/>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CommentReference"/>
                <w:i/>
              </w:rPr>
            </w:pPr>
            <w:r>
              <w:rPr>
                <w:rStyle w:val="CommentReference"/>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CommentReference"/>
                <w:i/>
              </w:rPr>
            </w:pPr>
            <w:r>
              <w:rPr>
                <w:rStyle w:val="CommentReference"/>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CommentReference"/>
                <w:i/>
              </w:rPr>
            </w:pPr>
            <w:r>
              <w:rPr>
                <w:rStyle w:val="CommentReference"/>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CommentReference"/>
                <w:i/>
              </w:rPr>
            </w:pPr>
            <w:r>
              <w:rPr>
                <w:rStyle w:val="CommentReference"/>
                <w:rFonts w:hint="eastAsia"/>
              </w:rPr>
              <w:t>通过</w:t>
            </w:r>
            <w:r>
              <w:rPr>
                <w:rStyle w:val="CommentReference"/>
                <w:rFonts w:hint="eastAsia"/>
              </w:rPr>
              <w:t>qq</w:t>
            </w:r>
            <w:r>
              <w:rPr>
                <w:rStyle w:val="CommentReference"/>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CommentReference"/>
                <w:i/>
              </w:rPr>
            </w:pPr>
            <w:r>
              <w:rPr>
                <w:rStyle w:val="CommentReference"/>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CommentReference"/>
                <w:i/>
              </w:rPr>
            </w:pPr>
            <w:r>
              <w:rPr>
                <w:rStyle w:val="CommentReference"/>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CommentReference"/>
                <w:i/>
              </w:rPr>
            </w:pPr>
            <w:r>
              <w:rPr>
                <w:rStyle w:val="CommentReference"/>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CommentReference"/>
                <w:i/>
              </w:rPr>
            </w:pPr>
            <w:r>
              <w:rPr>
                <w:rStyle w:val="CommentReference"/>
                <w:rFonts w:hint="eastAsia"/>
              </w:rPr>
              <w:t>校验</w:t>
            </w:r>
            <w:r>
              <w:rPr>
                <w:rStyle w:val="CommentReference"/>
                <w:rFonts w:hint="eastAsia"/>
              </w:rPr>
              <w:t>cookie</w:t>
            </w:r>
            <w:r>
              <w:rPr>
                <w:rStyle w:val="CommentReference"/>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CommentReference"/>
                <w:i/>
              </w:rPr>
            </w:pPr>
            <w:r>
              <w:rPr>
                <w:rStyle w:val="CommentReference"/>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CommentReference"/>
                <w:i/>
              </w:rPr>
            </w:pPr>
            <w:r>
              <w:rPr>
                <w:rStyle w:val="CommentReference"/>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CommentReference"/>
                <w:i/>
              </w:rPr>
            </w:pPr>
            <w:r>
              <w:rPr>
                <w:rStyle w:val="CommentReference"/>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CommentReference"/>
                <w:i/>
              </w:rPr>
            </w:pPr>
            <w:r>
              <w:rPr>
                <w:rStyle w:val="CommentReference"/>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CommentReference"/>
                <w:i/>
              </w:rPr>
            </w:pPr>
            <w:r>
              <w:rPr>
                <w:rStyle w:val="CommentReference"/>
                <w:rFonts w:hint="eastAsia"/>
              </w:rPr>
              <w:t>校验账号是否在某一终端类型第一次登录</w:t>
            </w:r>
          </w:p>
        </w:tc>
      </w:tr>
    </w:tbl>
    <w:p w14:paraId="38F35947" w14:textId="77777777" w:rsidR="00C62268" w:rsidRDefault="00C62268" w:rsidP="00A67151">
      <w:pPr>
        <w:pStyle w:val="Heading3"/>
      </w:pPr>
      <w:bookmarkStart w:id="77" w:name="_Toc418875580"/>
      <w:bookmarkStart w:id="78" w:name="_Toc451011732"/>
      <w:r>
        <w:rPr>
          <w:rFonts w:hint="eastAsia"/>
        </w:rPr>
        <w:t>CspService</w:t>
      </w:r>
      <w:r>
        <w:rPr>
          <w:rFonts w:hint="eastAsia"/>
        </w:rPr>
        <w:t>类概述</w:t>
      </w:r>
      <w:bookmarkEnd w:id="77"/>
      <w:bookmarkEnd w:id="78"/>
    </w:p>
    <w:p w14:paraId="6AB4BD0D"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32C587C5" w14:textId="77777777" w:rsidR="00C62268" w:rsidRPr="00C62268" w:rsidRDefault="00C62268" w:rsidP="00C62268">
      <w:pPr>
        <w:pStyle w:val="a"/>
        <w:spacing w:line="400" w:lineRule="exact"/>
        <w:ind w:firstLine="480"/>
        <w:jc w:val="left"/>
        <w:rPr>
          <w:rFonts w:ascii="宋体" w:hAnsi="宋体"/>
          <w:sz w:val="24"/>
        </w:rPr>
      </w:pPr>
      <w:bookmarkStart w:id="79" w:name="_Toc418875581"/>
      <w:r w:rsidRPr="00C62268">
        <w:rPr>
          <w:rFonts w:ascii="宋体" w:hAnsi="宋体" w:hint="eastAsia"/>
          <w:sz w:val="24"/>
        </w:rPr>
        <w:t>类功能定义</w:t>
      </w:r>
      <w:bookmarkEnd w:id="79"/>
    </w:p>
    <w:p w14:paraId="5EF6678E"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CommentReference"/>
                <w:b/>
                <w:i/>
              </w:rPr>
            </w:pPr>
            <w:r w:rsidRPr="00076C89">
              <w:rPr>
                <w:rStyle w:val="CommentReference"/>
                <w:rFonts w:hint="eastAsia"/>
              </w:rPr>
              <w:t>序号</w:t>
            </w:r>
          </w:p>
        </w:tc>
        <w:tc>
          <w:tcPr>
            <w:tcW w:w="3966" w:type="dxa"/>
            <w:shd w:val="clear" w:color="auto" w:fill="CCCCCC"/>
          </w:tcPr>
          <w:p w14:paraId="5F0128AF"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163" w:type="dxa"/>
            <w:shd w:val="clear" w:color="auto" w:fill="CCCCCC"/>
          </w:tcPr>
          <w:p w14:paraId="4A82A7ED"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CommentReference"/>
                <w:i/>
              </w:rPr>
            </w:pPr>
            <w:r w:rsidRPr="00076C89">
              <w:rPr>
                <w:rStyle w:val="CommentReference"/>
                <w:rFonts w:hint="eastAsia"/>
              </w:rPr>
              <w:t>1</w:t>
            </w:r>
          </w:p>
        </w:tc>
        <w:tc>
          <w:tcPr>
            <w:tcW w:w="3966" w:type="dxa"/>
          </w:tcPr>
          <w:p w14:paraId="0B4B6689" w14:textId="77777777" w:rsidR="00C62268" w:rsidRPr="00076C89" w:rsidRDefault="00C62268" w:rsidP="00CC1B0B">
            <w:pPr>
              <w:rPr>
                <w:rStyle w:val="CommentReference"/>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CommentReference"/>
                <w:i/>
              </w:rPr>
            </w:pPr>
            <w:r>
              <w:rPr>
                <w:rStyle w:val="CommentReference"/>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CommentReference"/>
                <w:i/>
              </w:rPr>
            </w:pPr>
            <w:r w:rsidRPr="00076C89">
              <w:rPr>
                <w:rStyle w:val="CommentReference"/>
                <w:rFonts w:hint="eastAsia"/>
              </w:rPr>
              <w:t>2</w:t>
            </w:r>
          </w:p>
        </w:tc>
        <w:tc>
          <w:tcPr>
            <w:tcW w:w="3966" w:type="dxa"/>
          </w:tcPr>
          <w:p w14:paraId="6AD67142"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CommentReference"/>
                <w:i/>
              </w:rPr>
            </w:pPr>
            <w:r w:rsidRPr="00AA088E">
              <w:rPr>
                <w:rStyle w:val="CommentReference"/>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CommentReference"/>
                <w:i/>
              </w:rPr>
            </w:pPr>
            <w:r w:rsidRPr="00076C89">
              <w:rPr>
                <w:rStyle w:val="CommentReference"/>
                <w:rFonts w:hint="eastAsia"/>
              </w:rPr>
              <w:t>3</w:t>
            </w:r>
          </w:p>
        </w:tc>
        <w:tc>
          <w:tcPr>
            <w:tcW w:w="3966" w:type="dxa"/>
          </w:tcPr>
          <w:p w14:paraId="08F8277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CommentReference"/>
                <w:i/>
              </w:rPr>
            </w:pPr>
            <w:r>
              <w:rPr>
                <w:rStyle w:val="CommentReference"/>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CommentReference"/>
                <w:i/>
              </w:rPr>
            </w:pPr>
            <w:r>
              <w:rPr>
                <w:rStyle w:val="CommentReference"/>
                <w:rFonts w:hint="eastAsia"/>
              </w:rPr>
              <w:t>4</w:t>
            </w:r>
          </w:p>
        </w:tc>
        <w:tc>
          <w:tcPr>
            <w:tcW w:w="3966" w:type="dxa"/>
          </w:tcPr>
          <w:p w14:paraId="09ECA2F2"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CommentReference"/>
                <w:i/>
              </w:rPr>
            </w:pPr>
            <w:r w:rsidRPr="00EA0ABC">
              <w:rPr>
                <w:rStyle w:val="CommentReference"/>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CommentReference"/>
                <w:i/>
              </w:rPr>
            </w:pPr>
            <w:r>
              <w:rPr>
                <w:rStyle w:val="CommentReference"/>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CommentReference"/>
                <w:i/>
              </w:rPr>
            </w:pPr>
            <w:r w:rsidRPr="00EA0ABC">
              <w:rPr>
                <w:rStyle w:val="CommentReference"/>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CommentReference"/>
                <w:i/>
              </w:rPr>
            </w:pPr>
            <w:r>
              <w:rPr>
                <w:rStyle w:val="CommentReference"/>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CommentReference"/>
                <w:i/>
              </w:rPr>
            </w:pPr>
            <w:r>
              <w:rPr>
                <w:rStyle w:val="CommentReference"/>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CommentReference"/>
                <w:i/>
              </w:rPr>
            </w:pPr>
            <w:r>
              <w:rPr>
                <w:rStyle w:val="CommentReference"/>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CommentReference"/>
                <w:i/>
              </w:rPr>
            </w:pPr>
            <w:r>
              <w:rPr>
                <w:rStyle w:val="CommentReference"/>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CommentReference"/>
                <w:i/>
              </w:rPr>
            </w:pPr>
            <w:r>
              <w:rPr>
                <w:rStyle w:val="CommentReference"/>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CommentReference"/>
                <w:i/>
              </w:rPr>
            </w:pPr>
            <w:r>
              <w:rPr>
                <w:rStyle w:val="CommentReference"/>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CommentReference"/>
                <w:i/>
              </w:rPr>
            </w:pPr>
            <w:r>
              <w:rPr>
                <w:rStyle w:val="CommentReference"/>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CommentReference"/>
                <w:i/>
              </w:rPr>
            </w:pPr>
            <w:r>
              <w:rPr>
                <w:rStyle w:val="CommentReference"/>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CommentReference"/>
                <w:i/>
              </w:rPr>
            </w:pPr>
            <w:r>
              <w:rPr>
                <w:rStyle w:val="CommentReference"/>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CommentReference"/>
                <w:i/>
              </w:rPr>
            </w:pPr>
            <w:r>
              <w:rPr>
                <w:rStyle w:val="CommentReference"/>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CommentReference"/>
                <w:i/>
              </w:rPr>
            </w:pPr>
            <w:r>
              <w:rPr>
                <w:rStyle w:val="CommentReference"/>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CommentReference"/>
                <w:i/>
              </w:rPr>
            </w:pPr>
            <w:r>
              <w:rPr>
                <w:rStyle w:val="CommentReference"/>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CommentReference"/>
                <w:i/>
              </w:rPr>
            </w:pPr>
            <w:r>
              <w:rPr>
                <w:rStyle w:val="CommentReference"/>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CommentReference"/>
                <w:i/>
              </w:rPr>
            </w:pPr>
            <w:r>
              <w:rPr>
                <w:rStyle w:val="CommentReference"/>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CommentReference"/>
                <w:i/>
              </w:rPr>
            </w:pPr>
            <w:r>
              <w:rPr>
                <w:rStyle w:val="CommentReference"/>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CommentReference"/>
                <w:i/>
              </w:rPr>
            </w:pPr>
            <w:r>
              <w:rPr>
                <w:rStyle w:val="CommentReference"/>
                <w:rFonts w:hint="eastAsia"/>
              </w:rPr>
              <w:t>退出</w:t>
            </w:r>
          </w:p>
        </w:tc>
      </w:tr>
    </w:tbl>
    <w:p w14:paraId="0C61C3DC" w14:textId="77777777" w:rsidR="00C62268" w:rsidRDefault="00C62268" w:rsidP="00C62268">
      <w:pPr>
        <w:pStyle w:val="NormalIndent"/>
      </w:pPr>
    </w:p>
    <w:p w14:paraId="1DA37882" w14:textId="77777777" w:rsidR="00C62268" w:rsidRDefault="00C62268" w:rsidP="00626322">
      <w:pPr>
        <w:pStyle w:val="Heading3"/>
      </w:pPr>
      <w:bookmarkStart w:id="80" w:name="_Toc418875582"/>
      <w:bookmarkStart w:id="81" w:name="_Toc451011733"/>
      <w:r>
        <w:rPr>
          <w:rFonts w:hint="eastAsia"/>
        </w:rPr>
        <w:t>TokenCache</w:t>
      </w:r>
      <w:r>
        <w:rPr>
          <w:rFonts w:hint="eastAsia"/>
        </w:rPr>
        <w:t>类概述</w:t>
      </w:r>
      <w:bookmarkEnd w:id="80"/>
      <w:bookmarkEnd w:id="81"/>
    </w:p>
    <w:p w14:paraId="2352E5CD"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3E46A365" w14:textId="77777777" w:rsidR="00C62268" w:rsidRPr="00C62268" w:rsidRDefault="00C62268" w:rsidP="00C62268">
      <w:pPr>
        <w:pStyle w:val="a"/>
        <w:spacing w:line="400" w:lineRule="exact"/>
        <w:ind w:firstLine="480"/>
        <w:jc w:val="left"/>
        <w:rPr>
          <w:rFonts w:ascii="宋体" w:hAnsi="宋体"/>
          <w:sz w:val="24"/>
        </w:rPr>
      </w:pPr>
      <w:bookmarkStart w:id="82" w:name="_Toc418875583"/>
      <w:r w:rsidRPr="00C62268">
        <w:rPr>
          <w:rFonts w:ascii="宋体" w:hAnsi="宋体" w:hint="eastAsia"/>
          <w:sz w:val="24"/>
        </w:rPr>
        <w:t>类功能定义</w:t>
      </w:r>
      <w:bookmarkEnd w:id="82"/>
    </w:p>
    <w:p w14:paraId="36F71CD4"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CommentReference"/>
                <w:b/>
                <w:i/>
              </w:rPr>
            </w:pPr>
            <w:r w:rsidRPr="00076C89">
              <w:rPr>
                <w:rStyle w:val="CommentReference"/>
                <w:rFonts w:hint="eastAsia"/>
              </w:rPr>
              <w:t>序号</w:t>
            </w:r>
          </w:p>
        </w:tc>
        <w:tc>
          <w:tcPr>
            <w:tcW w:w="3966" w:type="dxa"/>
            <w:shd w:val="clear" w:color="auto" w:fill="CCCCCC"/>
          </w:tcPr>
          <w:p w14:paraId="141815CA"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163" w:type="dxa"/>
            <w:shd w:val="clear" w:color="auto" w:fill="CCCCCC"/>
          </w:tcPr>
          <w:p w14:paraId="7B088FD1"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CommentReference"/>
                <w:i/>
              </w:rPr>
            </w:pPr>
            <w:r w:rsidRPr="00076C89">
              <w:rPr>
                <w:rStyle w:val="CommentReference"/>
                <w:rFonts w:hint="eastAsia"/>
              </w:rPr>
              <w:t>1</w:t>
            </w:r>
          </w:p>
        </w:tc>
        <w:tc>
          <w:tcPr>
            <w:tcW w:w="3966" w:type="dxa"/>
          </w:tcPr>
          <w:p w14:paraId="5BEE21BA"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CommentReference"/>
                <w:i/>
              </w:rPr>
            </w:pPr>
            <w:r w:rsidRPr="00B47654">
              <w:rPr>
                <w:rStyle w:val="CommentReference"/>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CommentReference"/>
                <w:i/>
              </w:rPr>
            </w:pPr>
            <w:r w:rsidRPr="00076C89">
              <w:rPr>
                <w:rStyle w:val="CommentReference"/>
                <w:rFonts w:hint="eastAsia"/>
              </w:rPr>
              <w:t>2</w:t>
            </w:r>
          </w:p>
        </w:tc>
        <w:tc>
          <w:tcPr>
            <w:tcW w:w="3966" w:type="dxa"/>
          </w:tcPr>
          <w:p w14:paraId="78EB2CC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CommentReference"/>
                <w:i/>
              </w:rPr>
            </w:pPr>
            <w:r w:rsidRPr="00B47654">
              <w:rPr>
                <w:rStyle w:val="CommentReference"/>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CommentReference"/>
                <w:i/>
              </w:rPr>
            </w:pPr>
            <w:r w:rsidRPr="00076C89">
              <w:rPr>
                <w:rStyle w:val="CommentReference"/>
                <w:rFonts w:hint="eastAsia"/>
              </w:rPr>
              <w:t>3</w:t>
            </w:r>
          </w:p>
        </w:tc>
        <w:tc>
          <w:tcPr>
            <w:tcW w:w="3966" w:type="dxa"/>
          </w:tcPr>
          <w:p w14:paraId="5D667DCD"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CommentReference"/>
                <w:i/>
              </w:rPr>
            </w:pPr>
            <w:r w:rsidRPr="00B47654">
              <w:rPr>
                <w:rStyle w:val="CommentReference"/>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CommentReference"/>
                <w:i/>
              </w:rPr>
            </w:pPr>
            <w:r>
              <w:rPr>
                <w:rStyle w:val="CommentReference"/>
                <w:rFonts w:hint="eastAsia"/>
              </w:rPr>
              <w:t>4</w:t>
            </w:r>
          </w:p>
        </w:tc>
        <w:tc>
          <w:tcPr>
            <w:tcW w:w="3966" w:type="dxa"/>
          </w:tcPr>
          <w:p w14:paraId="59501C0D"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CommentReference"/>
                <w:i/>
              </w:rPr>
            </w:pPr>
            <w:r w:rsidRPr="00B47654">
              <w:rPr>
                <w:rStyle w:val="CommentReference"/>
                <w:rFonts w:hint="eastAsia"/>
              </w:rPr>
              <w:t>邀请用户加入企业，验证码</w:t>
            </w:r>
          </w:p>
        </w:tc>
      </w:tr>
    </w:tbl>
    <w:p w14:paraId="0C428D08" w14:textId="77777777" w:rsidR="00C62268" w:rsidRDefault="00C62268" w:rsidP="00C62268">
      <w:pPr>
        <w:pStyle w:val="NormalIndent"/>
      </w:pPr>
    </w:p>
    <w:p w14:paraId="702935C8" w14:textId="77777777" w:rsidR="00C62268" w:rsidRDefault="00C62268" w:rsidP="00626322">
      <w:pPr>
        <w:pStyle w:val="Heading3"/>
      </w:pPr>
      <w:bookmarkStart w:id="83" w:name="_Toc418875584"/>
      <w:bookmarkStart w:id="84" w:name="_Toc451011734"/>
      <w:r>
        <w:rPr>
          <w:rFonts w:hint="eastAsia"/>
        </w:rPr>
        <w:t>UserMongoDao</w:t>
      </w:r>
      <w:r>
        <w:rPr>
          <w:rFonts w:hint="eastAsia"/>
        </w:rPr>
        <w:t>类概述</w:t>
      </w:r>
      <w:bookmarkEnd w:id="83"/>
      <w:bookmarkEnd w:id="84"/>
    </w:p>
    <w:p w14:paraId="78013D9A" w14:textId="77777777" w:rsidR="00C62268" w:rsidRPr="00C62268" w:rsidRDefault="00C62268" w:rsidP="00C62268">
      <w:pPr>
        <w:pStyle w:val="a"/>
        <w:spacing w:line="400" w:lineRule="exact"/>
        <w:ind w:firstLine="480"/>
        <w:jc w:val="left"/>
        <w:rPr>
          <w:rFonts w:ascii="宋体" w:hAnsi="宋体"/>
          <w:sz w:val="24"/>
        </w:rPr>
      </w:pPr>
      <w:r w:rsidRPr="00C62268">
        <w:rPr>
          <w:rFonts w:ascii="宋体" w:hAnsi="宋体" w:hint="eastAsia"/>
          <w:sz w:val="24"/>
        </w:rPr>
        <w:t>账户系统对mongo的操作 。</w:t>
      </w:r>
    </w:p>
    <w:p w14:paraId="62A53833" w14:textId="77777777" w:rsidR="00C62268" w:rsidRPr="00C62268" w:rsidRDefault="00C62268" w:rsidP="00C62268">
      <w:pPr>
        <w:pStyle w:val="a"/>
        <w:spacing w:line="400" w:lineRule="exact"/>
        <w:ind w:firstLine="480"/>
        <w:jc w:val="left"/>
        <w:rPr>
          <w:rFonts w:ascii="宋体" w:hAnsi="宋体"/>
          <w:sz w:val="24"/>
        </w:rPr>
      </w:pPr>
      <w:bookmarkStart w:id="85" w:name="_Toc418875585"/>
      <w:r w:rsidRPr="00C62268">
        <w:rPr>
          <w:rFonts w:ascii="宋体" w:hAnsi="宋体" w:hint="eastAsia"/>
          <w:sz w:val="24"/>
        </w:rPr>
        <w:t>类功能定义</w:t>
      </w:r>
      <w:bookmarkEnd w:id="85"/>
    </w:p>
    <w:p w14:paraId="7769F515" w14:textId="77777777" w:rsidR="00C62268" w:rsidRPr="00557EE7" w:rsidRDefault="00C62268" w:rsidP="00C62268">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CommentReference"/>
                <w:b/>
                <w:i/>
              </w:rPr>
            </w:pPr>
            <w:r w:rsidRPr="00076C89">
              <w:rPr>
                <w:rStyle w:val="CommentReference"/>
                <w:rFonts w:hint="eastAsia"/>
              </w:rPr>
              <w:t>序号</w:t>
            </w:r>
          </w:p>
        </w:tc>
        <w:tc>
          <w:tcPr>
            <w:tcW w:w="3966" w:type="dxa"/>
            <w:shd w:val="clear" w:color="auto" w:fill="CCCCCC"/>
          </w:tcPr>
          <w:p w14:paraId="1E18D9DA" w14:textId="77777777" w:rsidR="00C62268" w:rsidRPr="00076C89" w:rsidRDefault="00C62268" w:rsidP="00CC1B0B">
            <w:pPr>
              <w:jc w:val="center"/>
              <w:rPr>
                <w:rStyle w:val="CommentReference"/>
                <w:b/>
                <w:i/>
              </w:rPr>
            </w:pPr>
            <w:r w:rsidRPr="00076C89">
              <w:rPr>
                <w:rStyle w:val="CommentReference"/>
                <w:rFonts w:hint="eastAsia"/>
              </w:rPr>
              <w:t>功能点</w:t>
            </w:r>
          </w:p>
        </w:tc>
        <w:tc>
          <w:tcPr>
            <w:tcW w:w="4163" w:type="dxa"/>
            <w:shd w:val="clear" w:color="auto" w:fill="CCCCCC"/>
          </w:tcPr>
          <w:p w14:paraId="3A6A4E92" w14:textId="77777777" w:rsidR="00C62268" w:rsidRPr="00076C89" w:rsidRDefault="00C62268" w:rsidP="00CC1B0B">
            <w:pPr>
              <w:jc w:val="center"/>
              <w:rPr>
                <w:rStyle w:val="CommentReference"/>
                <w:b/>
                <w:i/>
              </w:rPr>
            </w:pPr>
            <w:r w:rsidRPr="00076C89">
              <w:rPr>
                <w:rStyle w:val="CommentReference"/>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CommentReference"/>
                <w:i/>
              </w:rPr>
            </w:pPr>
            <w:r w:rsidRPr="00076C89">
              <w:rPr>
                <w:rStyle w:val="CommentReference"/>
                <w:rFonts w:hint="eastAsia"/>
              </w:rPr>
              <w:t>1</w:t>
            </w:r>
          </w:p>
        </w:tc>
        <w:tc>
          <w:tcPr>
            <w:tcW w:w="3966" w:type="dxa"/>
          </w:tcPr>
          <w:p w14:paraId="396716C1"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CommentReference"/>
                <w:i/>
              </w:rPr>
            </w:pPr>
            <w:r>
              <w:rPr>
                <w:rStyle w:val="CommentReference"/>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CommentReference"/>
                <w:i/>
              </w:rPr>
            </w:pPr>
            <w:r w:rsidRPr="00076C89">
              <w:rPr>
                <w:rStyle w:val="CommentReference"/>
                <w:rFonts w:hint="eastAsia"/>
              </w:rPr>
              <w:t>2</w:t>
            </w:r>
          </w:p>
        </w:tc>
        <w:tc>
          <w:tcPr>
            <w:tcW w:w="3966" w:type="dxa"/>
          </w:tcPr>
          <w:p w14:paraId="0F93FDEA"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CommentReference"/>
                <w:i/>
              </w:rPr>
            </w:pPr>
            <w:r>
              <w:rPr>
                <w:rStyle w:val="CommentReference"/>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CommentReference"/>
                <w:i/>
              </w:rPr>
            </w:pPr>
            <w:r w:rsidRPr="00076C89">
              <w:rPr>
                <w:rStyle w:val="CommentReference"/>
                <w:rFonts w:hint="eastAsia"/>
              </w:rPr>
              <w:t>3</w:t>
            </w:r>
          </w:p>
        </w:tc>
        <w:tc>
          <w:tcPr>
            <w:tcW w:w="3966" w:type="dxa"/>
          </w:tcPr>
          <w:p w14:paraId="5FBE181C"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CommentReference"/>
                <w:i/>
              </w:rPr>
            </w:pPr>
            <w:r>
              <w:rPr>
                <w:rStyle w:val="CommentReference"/>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CommentReference"/>
                <w:i/>
              </w:rPr>
            </w:pPr>
            <w:r>
              <w:rPr>
                <w:rStyle w:val="CommentReference"/>
                <w:rFonts w:hint="eastAsia"/>
              </w:rPr>
              <w:t>4</w:t>
            </w:r>
          </w:p>
        </w:tc>
        <w:tc>
          <w:tcPr>
            <w:tcW w:w="3966" w:type="dxa"/>
          </w:tcPr>
          <w:p w14:paraId="691C5844" w14:textId="77777777" w:rsidR="00C62268" w:rsidRPr="00076C89" w:rsidRDefault="00C62268" w:rsidP="00CC1B0B">
            <w:pPr>
              <w:rPr>
                <w:rStyle w:val="CommentReference"/>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CommentReference"/>
                <w:i/>
              </w:rPr>
            </w:pPr>
            <w:r>
              <w:rPr>
                <w:rStyle w:val="CommentReference"/>
                <w:rFonts w:hint="eastAsia"/>
              </w:rPr>
              <w:t>校验用户是否第一次登录某终端类型</w:t>
            </w:r>
          </w:p>
        </w:tc>
      </w:tr>
    </w:tbl>
    <w:p w14:paraId="0B76DE91" w14:textId="38B59F90" w:rsidR="00DD6799" w:rsidRDefault="00DD6799" w:rsidP="003A0D42"/>
    <w:p w14:paraId="4DD49B2B" w14:textId="77777777" w:rsidR="007E5FCD" w:rsidRDefault="007E5FCD" w:rsidP="00626322">
      <w:pPr>
        <w:pStyle w:val="Heading2"/>
      </w:pPr>
      <w:bookmarkStart w:id="86" w:name="_Toc418875603"/>
      <w:bookmarkStart w:id="87" w:name="_Toc451011735"/>
      <w:r>
        <w:rPr>
          <w:rFonts w:hint="eastAsia"/>
        </w:rPr>
        <w:t>圈子系统（</w:t>
      </w:r>
      <w:r>
        <w:rPr>
          <w:rFonts w:hint="eastAsia"/>
        </w:rPr>
        <w:t>quan</w:t>
      </w:r>
      <w:r>
        <w:rPr>
          <w:rFonts w:hint="eastAsia"/>
        </w:rPr>
        <w:t>）模块</w:t>
      </w:r>
      <w:bookmarkEnd w:id="86"/>
      <w:bookmarkEnd w:id="87"/>
    </w:p>
    <w:p w14:paraId="70518E78" w14:textId="77777777" w:rsidR="007E5FCD" w:rsidRDefault="007E5FCD" w:rsidP="00626322">
      <w:pPr>
        <w:pStyle w:val="Heading3"/>
      </w:pPr>
      <w:bookmarkStart w:id="88" w:name="_Toc418875604"/>
      <w:bookmarkStart w:id="89" w:name="_Toc451011736"/>
      <w:r>
        <w:rPr>
          <w:rFonts w:hint="eastAsia"/>
        </w:rPr>
        <w:t>圈子系统模块概述</w:t>
      </w:r>
      <w:bookmarkEnd w:id="88"/>
      <w:bookmarkEnd w:id="89"/>
    </w:p>
    <w:p w14:paraId="03D3873C"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14:paraId="64F7C32A"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14:paraId="10070F35"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14:paraId="79DF1BC6" w14:textId="77777777" w:rsidR="007E5FCD" w:rsidRPr="007E5FCD" w:rsidRDefault="007E5FCD" w:rsidP="007E5FCD">
      <w:pPr>
        <w:pStyle w:val="a"/>
        <w:spacing w:line="400" w:lineRule="exact"/>
        <w:ind w:firstLine="480"/>
        <w:jc w:val="left"/>
        <w:rPr>
          <w:rFonts w:ascii="宋体" w:hAnsi="宋体"/>
          <w:sz w:val="24"/>
        </w:rPr>
      </w:pPr>
    </w:p>
    <w:p w14:paraId="7F396B9E" w14:textId="77777777" w:rsidR="007E5FCD" w:rsidRPr="00D40EC0" w:rsidRDefault="007E5FCD" w:rsidP="007E5FCD">
      <w:pPr>
        <w:pStyle w:val="CommentText"/>
        <w:rPr>
          <w:i/>
        </w:rPr>
      </w:pPr>
    </w:p>
    <w:p w14:paraId="58E293CB" w14:textId="77777777" w:rsidR="007E5FCD" w:rsidRPr="00D40EC0" w:rsidRDefault="007E5FCD" w:rsidP="007E5FCD">
      <w:pPr>
        <w:pStyle w:val="CommentText"/>
        <w:rPr>
          <w:i/>
        </w:rPr>
      </w:pPr>
    </w:p>
    <w:p w14:paraId="074CB548" w14:textId="77777777" w:rsidR="007E5FCD" w:rsidRDefault="007E5FCD" w:rsidP="00626322">
      <w:pPr>
        <w:pStyle w:val="Heading3"/>
      </w:pPr>
      <w:bookmarkStart w:id="90" w:name="_Toc418875605"/>
      <w:bookmarkStart w:id="91" w:name="_Toc451011737"/>
      <w:r>
        <w:rPr>
          <w:rFonts w:hint="eastAsia"/>
        </w:rPr>
        <w:t>圈子系统模块流程图</w:t>
      </w:r>
      <w:bookmarkEnd w:id="90"/>
      <w:bookmarkEnd w:id="91"/>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626322">
      <w:pPr>
        <w:pStyle w:val="Heading3"/>
      </w:pPr>
      <w:bookmarkStart w:id="92" w:name="_Toc418875606"/>
      <w:bookmarkStart w:id="93" w:name="_Toc451011738"/>
      <w:r>
        <w:rPr>
          <w:rFonts w:hint="eastAsia"/>
        </w:rPr>
        <w:lastRenderedPageBreak/>
        <w:t>JsonController</w:t>
      </w:r>
      <w:r>
        <w:rPr>
          <w:rFonts w:hint="eastAsia"/>
        </w:rPr>
        <w:t>类概述</w:t>
      </w:r>
      <w:bookmarkEnd w:id="92"/>
      <w:bookmarkEnd w:id="93"/>
    </w:p>
    <w:p w14:paraId="7096FACA"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14:paraId="6B1FFF4E" w14:textId="77777777" w:rsidR="007E5FCD" w:rsidRPr="007E5FCD" w:rsidRDefault="007E5FCD" w:rsidP="007E5FCD">
      <w:pPr>
        <w:pStyle w:val="a"/>
        <w:spacing w:line="400" w:lineRule="exact"/>
        <w:ind w:firstLine="480"/>
        <w:jc w:val="left"/>
        <w:rPr>
          <w:rFonts w:ascii="宋体" w:hAnsi="宋体"/>
          <w:sz w:val="24"/>
        </w:rPr>
      </w:pPr>
      <w:bookmarkStart w:id="94" w:name="_Toc418875607"/>
      <w:r w:rsidRPr="007E5FCD">
        <w:rPr>
          <w:rFonts w:ascii="宋体" w:hAnsi="宋体" w:hint="eastAsia"/>
          <w:sz w:val="24"/>
        </w:rPr>
        <w:t>类功能定义</w:t>
      </w:r>
      <w:bookmarkEnd w:id="94"/>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CommentReference"/>
                <w:b/>
                <w:i/>
              </w:rPr>
            </w:pPr>
            <w:r w:rsidRPr="00076C89">
              <w:rPr>
                <w:rStyle w:val="CommentReference"/>
                <w:rFonts w:hint="eastAsia"/>
              </w:rPr>
              <w:t>序号</w:t>
            </w:r>
          </w:p>
        </w:tc>
        <w:tc>
          <w:tcPr>
            <w:tcW w:w="2052" w:type="dxa"/>
            <w:shd w:val="clear" w:color="auto" w:fill="CCCCCC"/>
          </w:tcPr>
          <w:p w14:paraId="3A90A998"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5940" w:type="dxa"/>
            <w:shd w:val="clear" w:color="auto" w:fill="CCCCCC"/>
          </w:tcPr>
          <w:p w14:paraId="5AC710B2"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CommentReference"/>
                <w:i/>
              </w:rPr>
            </w:pPr>
            <w:r w:rsidRPr="00076C89">
              <w:rPr>
                <w:rStyle w:val="CommentReference"/>
                <w:rFonts w:hint="eastAsia"/>
              </w:rPr>
              <w:t>1</w:t>
            </w:r>
          </w:p>
        </w:tc>
        <w:tc>
          <w:tcPr>
            <w:tcW w:w="2052" w:type="dxa"/>
          </w:tcPr>
          <w:p w14:paraId="1F7D8EB0" w14:textId="77777777" w:rsidR="007E5FCD" w:rsidRPr="00076C89" w:rsidRDefault="007E5FCD" w:rsidP="00CC1B0B">
            <w:pPr>
              <w:rPr>
                <w:rStyle w:val="CommentReference"/>
                <w:i/>
              </w:rPr>
            </w:pPr>
            <w:r w:rsidRPr="004A4A85">
              <w:rPr>
                <w:rStyle w:val="CommentReference"/>
              </w:rPr>
              <w:t>checkSig</w:t>
            </w:r>
          </w:p>
        </w:tc>
        <w:tc>
          <w:tcPr>
            <w:tcW w:w="5940" w:type="dxa"/>
          </w:tcPr>
          <w:p w14:paraId="2ED7C058" w14:textId="77777777" w:rsidR="007E5FCD" w:rsidRPr="00076C89" w:rsidRDefault="007E5FCD" w:rsidP="00CC1B0B">
            <w:pPr>
              <w:rPr>
                <w:rStyle w:val="CommentReference"/>
                <w:i/>
              </w:rPr>
            </w:pPr>
            <w:r>
              <w:rPr>
                <w:rStyle w:val="CommentReference"/>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CommentReference"/>
                <w:i/>
              </w:rPr>
            </w:pPr>
            <w:r w:rsidRPr="00076C89">
              <w:rPr>
                <w:rStyle w:val="CommentReference"/>
                <w:rFonts w:hint="eastAsia"/>
              </w:rPr>
              <w:t>2</w:t>
            </w:r>
          </w:p>
        </w:tc>
        <w:tc>
          <w:tcPr>
            <w:tcW w:w="2052" w:type="dxa"/>
          </w:tcPr>
          <w:p w14:paraId="485438B7" w14:textId="77777777" w:rsidR="007E5FCD" w:rsidRPr="00076C89" w:rsidRDefault="007E5FCD" w:rsidP="00CC1B0B">
            <w:pPr>
              <w:rPr>
                <w:rStyle w:val="CommentReference"/>
                <w:i/>
              </w:rPr>
            </w:pPr>
            <w:r w:rsidRPr="004A4A85">
              <w:rPr>
                <w:rStyle w:val="CommentReference"/>
              </w:rPr>
              <w:t>checkImageNo</w:t>
            </w:r>
          </w:p>
        </w:tc>
        <w:tc>
          <w:tcPr>
            <w:tcW w:w="5940" w:type="dxa"/>
          </w:tcPr>
          <w:p w14:paraId="6210B326" w14:textId="77777777" w:rsidR="007E5FCD" w:rsidRPr="00076C89" w:rsidRDefault="007E5FCD" w:rsidP="00CC1B0B">
            <w:pPr>
              <w:rPr>
                <w:rStyle w:val="CommentReference"/>
                <w:i/>
              </w:rPr>
            </w:pPr>
            <w:r>
              <w:rPr>
                <w:rStyle w:val="CommentReference"/>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CommentReference"/>
                <w:i/>
              </w:rPr>
            </w:pPr>
            <w:r w:rsidRPr="00076C89">
              <w:rPr>
                <w:rStyle w:val="CommentReference"/>
                <w:rFonts w:hint="eastAsia"/>
              </w:rPr>
              <w:t>3</w:t>
            </w:r>
          </w:p>
        </w:tc>
        <w:tc>
          <w:tcPr>
            <w:tcW w:w="2052" w:type="dxa"/>
          </w:tcPr>
          <w:p w14:paraId="26A57B93" w14:textId="77777777" w:rsidR="007E5FCD" w:rsidRPr="00076C89" w:rsidRDefault="007E5FCD" w:rsidP="00CC1B0B">
            <w:pPr>
              <w:rPr>
                <w:rStyle w:val="CommentReference"/>
                <w:i/>
              </w:rPr>
            </w:pPr>
            <w:r w:rsidRPr="004A4A85">
              <w:rPr>
                <w:rStyle w:val="CommentReference"/>
              </w:rPr>
              <w:t>changeTokenRel</w:t>
            </w:r>
          </w:p>
        </w:tc>
        <w:tc>
          <w:tcPr>
            <w:tcW w:w="5940" w:type="dxa"/>
          </w:tcPr>
          <w:p w14:paraId="35826E3A" w14:textId="77777777" w:rsidR="007E5FCD" w:rsidRPr="00076C89" w:rsidRDefault="007E5FCD" w:rsidP="00CC1B0B">
            <w:pPr>
              <w:rPr>
                <w:rStyle w:val="CommentReference"/>
                <w:i/>
              </w:rPr>
            </w:pPr>
            <w:r>
              <w:rPr>
                <w:rStyle w:val="CommentReference"/>
              </w:rPr>
              <w:t>T</w:t>
            </w:r>
            <w:r>
              <w:rPr>
                <w:rStyle w:val="CommentReference"/>
                <w:rFonts w:hint="eastAsia"/>
              </w:rPr>
              <w:t>oken</w:t>
            </w:r>
            <w:r>
              <w:rPr>
                <w:rStyle w:val="CommentReference"/>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CommentReference"/>
                <w:i/>
              </w:rPr>
            </w:pPr>
          </w:p>
        </w:tc>
        <w:tc>
          <w:tcPr>
            <w:tcW w:w="2052" w:type="dxa"/>
          </w:tcPr>
          <w:p w14:paraId="542E40C1" w14:textId="77777777" w:rsidR="007E5FCD" w:rsidRPr="00076C89" w:rsidRDefault="007E5FCD" w:rsidP="00CC1B0B">
            <w:pPr>
              <w:rPr>
                <w:rStyle w:val="CommentReference"/>
                <w:i/>
              </w:rPr>
            </w:pPr>
          </w:p>
        </w:tc>
        <w:tc>
          <w:tcPr>
            <w:tcW w:w="5940" w:type="dxa"/>
          </w:tcPr>
          <w:p w14:paraId="0D7711CC" w14:textId="77777777" w:rsidR="007E5FCD" w:rsidRPr="00076C89" w:rsidRDefault="007E5FCD" w:rsidP="00CC1B0B">
            <w:pPr>
              <w:rPr>
                <w:rStyle w:val="CommentReference"/>
                <w:i/>
              </w:rPr>
            </w:pPr>
          </w:p>
        </w:tc>
      </w:tr>
    </w:tbl>
    <w:p w14:paraId="0DE68465" w14:textId="77777777" w:rsidR="007E5FCD" w:rsidRPr="00CF07BE" w:rsidRDefault="007E5FCD" w:rsidP="007E5FCD">
      <w:pPr>
        <w:rPr>
          <w:rStyle w:val="CommentReference"/>
          <w:i/>
        </w:rPr>
      </w:pPr>
    </w:p>
    <w:p w14:paraId="5F71C2AC" w14:textId="77777777" w:rsidR="007E5FCD" w:rsidRDefault="007E5FCD" w:rsidP="00626322">
      <w:pPr>
        <w:pStyle w:val="Heading3"/>
      </w:pPr>
      <w:bookmarkStart w:id="95" w:name="_Toc418875608"/>
      <w:bookmarkStart w:id="96" w:name="_Toc451011739"/>
      <w:r>
        <w:rPr>
          <w:rFonts w:hint="eastAsia"/>
        </w:rPr>
        <w:t>RestTeamController</w:t>
      </w:r>
      <w:r>
        <w:rPr>
          <w:rFonts w:hint="eastAsia"/>
        </w:rPr>
        <w:t>类概述</w:t>
      </w:r>
      <w:bookmarkEnd w:id="95"/>
      <w:bookmarkEnd w:id="96"/>
    </w:p>
    <w:p w14:paraId="2A46323A"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给移动端提供的http接口 。</w:t>
      </w:r>
    </w:p>
    <w:p w14:paraId="6201AA91" w14:textId="77777777" w:rsidR="007E5FCD" w:rsidRPr="007E5FCD" w:rsidRDefault="007E5FCD" w:rsidP="007E5FCD">
      <w:pPr>
        <w:pStyle w:val="a"/>
        <w:spacing w:line="400" w:lineRule="exact"/>
        <w:ind w:firstLine="480"/>
        <w:jc w:val="left"/>
        <w:rPr>
          <w:rFonts w:ascii="宋体" w:hAnsi="宋体"/>
          <w:sz w:val="24"/>
        </w:rPr>
      </w:pPr>
      <w:bookmarkStart w:id="97" w:name="_Toc418875609"/>
      <w:r w:rsidRPr="007E5FCD">
        <w:rPr>
          <w:rFonts w:ascii="宋体" w:hAnsi="宋体" w:hint="eastAsia"/>
          <w:sz w:val="24"/>
        </w:rPr>
        <w:t>类功能定义</w:t>
      </w:r>
      <w:bookmarkEnd w:id="97"/>
    </w:p>
    <w:p w14:paraId="74F97229" w14:textId="77777777" w:rsidR="007E5FCD" w:rsidRPr="00557EE7" w:rsidRDefault="007E5FCD" w:rsidP="007E5FCD">
      <w:r>
        <w:rPr>
          <w:rStyle w:val="CommentReference"/>
          <w:rFonts w:hint="eastAsia"/>
        </w:rPr>
        <w:tab/>
      </w:r>
      <w:r>
        <w:rPr>
          <w:rFonts w:hint="eastAsia"/>
        </w:rPr>
        <w:t>表</w:t>
      </w:r>
      <w:r>
        <w:rPr>
          <w:rFonts w:hint="eastAsia"/>
        </w:rPr>
        <w:t>5-2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5673903E"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2A7186DF"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40958B80"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CommentReference"/>
                <w:i/>
              </w:rPr>
            </w:pPr>
            <w:r>
              <w:rPr>
                <w:rStyle w:val="CommentReference"/>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CommentReference"/>
                <w:i/>
              </w:rPr>
            </w:pPr>
            <w:r w:rsidRPr="00076C89">
              <w:rPr>
                <w:rStyle w:val="CommentReference"/>
                <w:rFonts w:hint="eastAsia"/>
              </w:rPr>
              <w:t>2</w:t>
            </w:r>
          </w:p>
        </w:tc>
        <w:tc>
          <w:tcPr>
            <w:tcW w:w="3121" w:type="dxa"/>
          </w:tcPr>
          <w:p w14:paraId="5B13943E"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CommentReference"/>
                <w:i/>
              </w:rPr>
            </w:pPr>
            <w:r>
              <w:rPr>
                <w:rStyle w:val="CommentReference"/>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CommentReference"/>
                <w:i/>
              </w:rPr>
            </w:pPr>
            <w:r w:rsidRPr="00076C89">
              <w:rPr>
                <w:rStyle w:val="CommentReference"/>
                <w:rFonts w:hint="eastAsia"/>
              </w:rPr>
              <w:t>3</w:t>
            </w:r>
          </w:p>
        </w:tc>
        <w:tc>
          <w:tcPr>
            <w:tcW w:w="3121" w:type="dxa"/>
          </w:tcPr>
          <w:p w14:paraId="51BE9E14"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CommentReference"/>
                <w:i/>
              </w:rPr>
            </w:pPr>
            <w:r>
              <w:rPr>
                <w:rStyle w:val="CommentReference"/>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CommentReference"/>
                <w:i/>
              </w:rPr>
            </w:pPr>
            <w:r>
              <w:rPr>
                <w:rStyle w:val="CommentReference"/>
                <w:rFonts w:hint="eastAsia"/>
              </w:rPr>
              <w:t>4</w:t>
            </w:r>
          </w:p>
        </w:tc>
        <w:tc>
          <w:tcPr>
            <w:tcW w:w="3121" w:type="dxa"/>
          </w:tcPr>
          <w:p w14:paraId="1A5C0D95" w14:textId="77777777" w:rsidR="007E5FCD" w:rsidRPr="00076C89" w:rsidRDefault="007E5FCD" w:rsidP="00CC1B0B">
            <w:pPr>
              <w:rPr>
                <w:rStyle w:val="CommentReference"/>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CommentReference"/>
                <w:i/>
              </w:rPr>
            </w:pPr>
            <w:r>
              <w:rPr>
                <w:rStyle w:val="CommentReference"/>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CommentReference"/>
                <w:i/>
              </w:rPr>
            </w:pPr>
            <w:r>
              <w:rPr>
                <w:rStyle w:val="CommentReference"/>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CommentReference"/>
                <w:i/>
              </w:rPr>
            </w:pPr>
            <w:r>
              <w:rPr>
                <w:rStyle w:val="CommentReference"/>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CommentReference"/>
                <w:i/>
              </w:rPr>
            </w:pPr>
            <w:r>
              <w:rPr>
                <w:rStyle w:val="CommentReference"/>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CommentReference"/>
                <w:i/>
              </w:rPr>
            </w:pPr>
            <w:r>
              <w:rPr>
                <w:rStyle w:val="CommentReference"/>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CommentReference"/>
                <w:i/>
              </w:rPr>
            </w:pPr>
            <w:r>
              <w:rPr>
                <w:rStyle w:val="CommentReference"/>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CommentReference"/>
                <w:i/>
              </w:rPr>
            </w:pPr>
            <w:r>
              <w:rPr>
                <w:rStyle w:val="CommentReference"/>
                <w:rFonts w:hint="eastAsia"/>
              </w:rPr>
              <w:t>根据圈子</w:t>
            </w:r>
            <w:r>
              <w:rPr>
                <w:rStyle w:val="CommentReference"/>
                <w:rFonts w:hint="eastAsia"/>
              </w:rPr>
              <w:t>token</w:t>
            </w:r>
            <w:r>
              <w:rPr>
                <w:rStyle w:val="CommentReference"/>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CommentReference"/>
                <w:i/>
              </w:rPr>
            </w:pPr>
            <w:r>
              <w:rPr>
                <w:rStyle w:val="CommentReference"/>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CommentReference"/>
                <w:i/>
              </w:rPr>
            </w:pPr>
            <w:r>
              <w:rPr>
                <w:rStyle w:val="CommentReference"/>
                <w:rFonts w:hint="eastAsia"/>
              </w:rPr>
              <w:t>获取圈子</w:t>
            </w:r>
            <w:r>
              <w:rPr>
                <w:rStyle w:val="CommentReference"/>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CommentReference"/>
                <w:i/>
              </w:rPr>
            </w:pPr>
            <w:r>
              <w:rPr>
                <w:rStyle w:val="CommentReference"/>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CommentReference"/>
                <w:i/>
              </w:rPr>
            </w:pPr>
            <w:r>
              <w:rPr>
                <w:rStyle w:val="CommentReference"/>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CommentReference"/>
                <w:i/>
              </w:rPr>
            </w:pPr>
            <w:r>
              <w:rPr>
                <w:rStyle w:val="CommentReference"/>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CommentReference"/>
                <w:i/>
              </w:rPr>
            </w:pPr>
            <w:r>
              <w:rPr>
                <w:rStyle w:val="CommentReference"/>
                <w:rFonts w:hint="eastAsia"/>
              </w:rPr>
              <w:t>获取用户部门列表和企业用户数据</w:t>
            </w:r>
          </w:p>
        </w:tc>
      </w:tr>
    </w:tbl>
    <w:p w14:paraId="32CD674A" w14:textId="77777777" w:rsidR="007E5FCD" w:rsidRDefault="007E5FCD" w:rsidP="0045497D">
      <w:pPr>
        <w:pStyle w:val="Heading3"/>
      </w:pPr>
      <w:bookmarkStart w:id="98" w:name="_Toc418875610"/>
      <w:bookmarkStart w:id="99" w:name="_Toc451011740"/>
      <w:r>
        <w:rPr>
          <w:rFonts w:hint="eastAsia"/>
        </w:rPr>
        <w:t>WebTeamController</w:t>
      </w:r>
      <w:r>
        <w:rPr>
          <w:rFonts w:hint="eastAsia"/>
        </w:rPr>
        <w:t>类概述</w:t>
      </w:r>
      <w:bookmarkEnd w:id="98"/>
      <w:bookmarkEnd w:id="99"/>
    </w:p>
    <w:p w14:paraId="0D0062B2"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给PC浏览器访问提供的http接口。</w:t>
      </w:r>
    </w:p>
    <w:p w14:paraId="62D6EDDA" w14:textId="77777777" w:rsidR="007E5FCD" w:rsidRPr="007E5FCD" w:rsidRDefault="007E5FCD" w:rsidP="007E5FCD">
      <w:pPr>
        <w:pStyle w:val="a"/>
        <w:spacing w:line="400" w:lineRule="exact"/>
        <w:ind w:firstLine="480"/>
        <w:jc w:val="left"/>
        <w:rPr>
          <w:rFonts w:ascii="宋体" w:hAnsi="宋体"/>
          <w:sz w:val="24"/>
        </w:rPr>
      </w:pPr>
      <w:bookmarkStart w:id="100" w:name="_Toc418875611"/>
      <w:r w:rsidRPr="007E5FCD">
        <w:rPr>
          <w:rFonts w:ascii="宋体" w:hAnsi="宋体" w:hint="eastAsia"/>
          <w:sz w:val="24"/>
        </w:rPr>
        <w:t>类功能定义</w:t>
      </w:r>
      <w:bookmarkEnd w:id="100"/>
    </w:p>
    <w:p w14:paraId="6A6F9DF5" w14:textId="77777777" w:rsidR="007E5FCD" w:rsidRPr="00557EE7" w:rsidRDefault="007E5FCD" w:rsidP="007E5FCD">
      <w:r>
        <w:rPr>
          <w:rStyle w:val="CommentReference"/>
          <w:rFonts w:hint="eastAsia"/>
        </w:rPr>
        <w:tab/>
      </w:r>
      <w:r>
        <w:rPr>
          <w:rFonts w:hint="eastAsia"/>
        </w:rPr>
        <w:t>表</w:t>
      </w:r>
      <w:r>
        <w:rPr>
          <w:rFonts w:hint="eastAsia"/>
        </w:rPr>
        <w:t>5-3</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7694DD0C"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47F10993"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7AFF70DB"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CommentReference"/>
                <w:i/>
              </w:rPr>
            </w:pPr>
            <w:r>
              <w:rPr>
                <w:rStyle w:val="CommentReference"/>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CommentReference"/>
                <w:i/>
              </w:rPr>
            </w:pPr>
            <w:r w:rsidRPr="00076C89">
              <w:rPr>
                <w:rStyle w:val="CommentReference"/>
                <w:rFonts w:hint="eastAsia"/>
              </w:rPr>
              <w:t>2</w:t>
            </w:r>
          </w:p>
        </w:tc>
        <w:tc>
          <w:tcPr>
            <w:tcW w:w="3121" w:type="dxa"/>
          </w:tcPr>
          <w:p w14:paraId="0FA70EAF"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CommentReference"/>
                <w:i/>
              </w:rPr>
            </w:pPr>
            <w:r>
              <w:rPr>
                <w:rStyle w:val="CommentReference"/>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CommentReference"/>
                <w:i/>
              </w:rPr>
            </w:pPr>
            <w:r w:rsidRPr="00076C89">
              <w:rPr>
                <w:rStyle w:val="CommentReference"/>
                <w:rFonts w:hint="eastAsia"/>
              </w:rPr>
              <w:t>3</w:t>
            </w:r>
          </w:p>
        </w:tc>
        <w:tc>
          <w:tcPr>
            <w:tcW w:w="3121" w:type="dxa"/>
          </w:tcPr>
          <w:p w14:paraId="27F055A8"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CommentReference"/>
                <w:i/>
              </w:rPr>
            </w:pPr>
            <w:r>
              <w:rPr>
                <w:rStyle w:val="CommentReference"/>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CommentReference"/>
                <w:i/>
              </w:rPr>
            </w:pPr>
            <w:r>
              <w:rPr>
                <w:rStyle w:val="CommentReference"/>
                <w:rFonts w:hint="eastAsia"/>
              </w:rPr>
              <w:t>4</w:t>
            </w:r>
          </w:p>
        </w:tc>
        <w:tc>
          <w:tcPr>
            <w:tcW w:w="3121" w:type="dxa"/>
          </w:tcPr>
          <w:p w14:paraId="23D72B8C" w14:textId="77777777" w:rsidR="007E5FCD" w:rsidRPr="00076C89" w:rsidRDefault="007E5FCD" w:rsidP="00CC1B0B">
            <w:pPr>
              <w:rPr>
                <w:rStyle w:val="CommentReference"/>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CommentReference"/>
                <w:i/>
              </w:rPr>
            </w:pPr>
            <w:r>
              <w:rPr>
                <w:rStyle w:val="CommentReference"/>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CommentReference"/>
                <w:i/>
              </w:rPr>
            </w:pPr>
            <w:r>
              <w:rPr>
                <w:rStyle w:val="CommentReference"/>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CommentReference"/>
                <w:i/>
              </w:rPr>
            </w:pPr>
            <w:r>
              <w:rPr>
                <w:rStyle w:val="CommentReference"/>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CommentReference"/>
                <w:i/>
              </w:rPr>
            </w:pPr>
            <w:r>
              <w:rPr>
                <w:rStyle w:val="CommentReference"/>
                <w:rFonts w:hint="eastAsia"/>
              </w:rPr>
              <w:lastRenderedPageBreak/>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CommentReference"/>
                <w:i/>
              </w:rPr>
            </w:pPr>
            <w:r>
              <w:rPr>
                <w:rStyle w:val="CommentReference"/>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CommentReference"/>
                <w:i/>
              </w:rPr>
            </w:pPr>
            <w:r>
              <w:rPr>
                <w:rStyle w:val="CommentReference"/>
                <w:rFonts w:hint="eastAsia"/>
              </w:rPr>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CommentReference"/>
                <w:i/>
              </w:rPr>
            </w:pPr>
            <w:r>
              <w:rPr>
                <w:rStyle w:val="CommentReference"/>
                <w:rFonts w:hint="eastAsia"/>
              </w:rPr>
              <w:t>根据圈子</w:t>
            </w:r>
            <w:r>
              <w:rPr>
                <w:rStyle w:val="CommentReference"/>
                <w:rFonts w:hint="eastAsia"/>
              </w:rPr>
              <w:t>token</w:t>
            </w:r>
            <w:r>
              <w:rPr>
                <w:rStyle w:val="CommentReference"/>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CommentReference"/>
                <w:i/>
              </w:rPr>
            </w:pPr>
            <w:r>
              <w:rPr>
                <w:rStyle w:val="CommentReference"/>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CommentReference"/>
                <w:i/>
              </w:rPr>
            </w:pPr>
            <w:r>
              <w:rPr>
                <w:rStyle w:val="CommentReference"/>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CommentReference"/>
                <w:i/>
              </w:rPr>
            </w:pPr>
            <w:r>
              <w:rPr>
                <w:rStyle w:val="CommentReference"/>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CommentReference"/>
                <w:i/>
              </w:rPr>
            </w:pPr>
            <w:r>
              <w:rPr>
                <w:rStyle w:val="CommentReference"/>
                <w:rFonts w:hint="eastAsia"/>
              </w:rPr>
              <w:t>获取圈子</w:t>
            </w:r>
            <w:r>
              <w:rPr>
                <w:rStyle w:val="CommentReference"/>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CommentReference"/>
                <w:i/>
              </w:rPr>
            </w:pPr>
            <w:r>
              <w:rPr>
                <w:rStyle w:val="CommentReference"/>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CommentReference"/>
                <w:i/>
              </w:rPr>
            </w:pPr>
            <w:r>
              <w:rPr>
                <w:rStyle w:val="CommentReference"/>
                <w:rFonts w:hint="eastAsia"/>
              </w:rPr>
              <w:t>上传圈子</w:t>
            </w:r>
            <w:r>
              <w:rPr>
                <w:rStyle w:val="CommentReference"/>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CommentReference"/>
                <w:i/>
              </w:rPr>
            </w:pPr>
            <w:r>
              <w:rPr>
                <w:rStyle w:val="CommentReference"/>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CommentReference"/>
                <w:i/>
              </w:rPr>
            </w:pPr>
            <w:r>
              <w:rPr>
                <w:rStyle w:val="CommentReference"/>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CommentReference"/>
                <w:i/>
              </w:rPr>
            </w:pPr>
            <w:r>
              <w:rPr>
                <w:rStyle w:val="CommentReference"/>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CommentReference"/>
                <w:i/>
              </w:rPr>
            </w:pPr>
            <w:r>
              <w:rPr>
                <w:rStyle w:val="CommentReference"/>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CommentReference"/>
                <w:i/>
              </w:rPr>
            </w:pPr>
            <w:r>
              <w:rPr>
                <w:rStyle w:val="CommentReference"/>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CommentReference"/>
                <w:i/>
              </w:rPr>
            </w:pPr>
            <w:r>
              <w:rPr>
                <w:rStyle w:val="CommentReference"/>
                <w:rFonts w:hint="eastAsia"/>
              </w:rPr>
              <w:t>检查圈子成员</w:t>
            </w:r>
          </w:p>
        </w:tc>
      </w:tr>
    </w:tbl>
    <w:p w14:paraId="57DD51C6" w14:textId="77777777" w:rsidR="007E5FCD" w:rsidRDefault="007E5FCD" w:rsidP="0045497D">
      <w:pPr>
        <w:pStyle w:val="Heading3"/>
      </w:pPr>
      <w:bookmarkStart w:id="101" w:name="_Toc418875612"/>
      <w:bookmarkStart w:id="102" w:name="_Toc451011741"/>
      <w:r>
        <w:rPr>
          <w:rFonts w:hint="eastAsia"/>
        </w:rPr>
        <w:t>RestTopicController</w:t>
      </w:r>
      <w:r>
        <w:rPr>
          <w:rFonts w:hint="eastAsia"/>
        </w:rPr>
        <w:t>类概述</w:t>
      </w:r>
      <w:bookmarkEnd w:id="101"/>
      <w:bookmarkEnd w:id="102"/>
    </w:p>
    <w:p w14:paraId="60970859"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给移动端访问提供的http接口。</w:t>
      </w:r>
    </w:p>
    <w:p w14:paraId="1D281BFF" w14:textId="77777777" w:rsidR="007E5FCD" w:rsidRPr="007E5FCD" w:rsidRDefault="007E5FCD" w:rsidP="007E5FCD">
      <w:pPr>
        <w:pStyle w:val="a"/>
        <w:spacing w:line="400" w:lineRule="exact"/>
        <w:ind w:firstLine="480"/>
        <w:jc w:val="left"/>
        <w:rPr>
          <w:rFonts w:ascii="宋体" w:hAnsi="宋体"/>
          <w:sz w:val="24"/>
        </w:rPr>
      </w:pPr>
      <w:bookmarkStart w:id="103" w:name="_Toc418875613"/>
      <w:r w:rsidRPr="007E5FCD">
        <w:rPr>
          <w:rFonts w:ascii="宋体" w:hAnsi="宋体" w:hint="eastAsia"/>
          <w:sz w:val="24"/>
        </w:rPr>
        <w:t>类功能定义</w:t>
      </w:r>
      <w:bookmarkEnd w:id="103"/>
    </w:p>
    <w:p w14:paraId="26C6BB10" w14:textId="77777777" w:rsidR="007E5FCD" w:rsidRPr="00557EE7" w:rsidRDefault="007E5FCD" w:rsidP="007E5FCD">
      <w:r>
        <w:rPr>
          <w:rStyle w:val="CommentReference"/>
          <w:rFonts w:hint="eastAsia"/>
        </w:rPr>
        <w:tab/>
      </w:r>
      <w:r>
        <w:rPr>
          <w:rFonts w:hint="eastAsia"/>
        </w:rPr>
        <w:t>表</w:t>
      </w:r>
      <w:r>
        <w:rPr>
          <w:rFonts w:hint="eastAsia"/>
        </w:rPr>
        <w:t>5-4</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CommentReference"/>
                <w:b/>
                <w:i/>
              </w:rPr>
            </w:pPr>
            <w:r w:rsidRPr="00076C89">
              <w:rPr>
                <w:rStyle w:val="CommentReference"/>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700" w:type="dxa"/>
            <w:shd w:val="clear" w:color="auto" w:fill="CCCCCC"/>
          </w:tcPr>
          <w:p w14:paraId="1D54A671"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CommentReference"/>
                <w:i/>
              </w:rPr>
            </w:pPr>
            <w:r w:rsidRPr="00076C89">
              <w:rPr>
                <w:rStyle w:val="CommentReference"/>
                <w:rFonts w:hint="eastAsia"/>
              </w:rPr>
              <w:t>1</w:t>
            </w:r>
          </w:p>
        </w:tc>
        <w:tc>
          <w:tcPr>
            <w:tcW w:w="3385" w:type="dxa"/>
            <w:gridSpan w:val="2"/>
          </w:tcPr>
          <w:p w14:paraId="33CF3018"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CommentReference"/>
                <w:i/>
              </w:rPr>
            </w:pPr>
            <w:r>
              <w:rPr>
                <w:rStyle w:val="CommentReference"/>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CommentReference"/>
                <w:i/>
              </w:rPr>
            </w:pPr>
            <w:r>
              <w:rPr>
                <w:rStyle w:val="CommentReference"/>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CommentReference"/>
                <w:i/>
              </w:rPr>
            </w:pPr>
            <w:r>
              <w:rPr>
                <w:rStyle w:val="CommentReference"/>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CommentReference"/>
                <w:i/>
              </w:rPr>
            </w:pPr>
            <w:r>
              <w:rPr>
                <w:rStyle w:val="CommentReference"/>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CommentReference"/>
                <w:i/>
              </w:rPr>
            </w:pPr>
            <w:r>
              <w:rPr>
                <w:rStyle w:val="CommentReference"/>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CommentReference"/>
                <w:i/>
              </w:rPr>
            </w:pPr>
            <w:r>
              <w:rPr>
                <w:rStyle w:val="CommentReference"/>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CommentReference"/>
                <w:i/>
              </w:rPr>
            </w:pPr>
            <w:r>
              <w:rPr>
                <w:rStyle w:val="CommentReference"/>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CommentReference"/>
                <w:i/>
              </w:rPr>
            </w:pPr>
            <w:r>
              <w:rPr>
                <w:rStyle w:val="CommentReference"/>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CommentReference"/>
                <w:i/>
              </w:rPr>
            </w:pPr>
            <w:r>
              <w:rPr>
                <w:rStyle w:val="CommentReference"/>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CommentReference"/>
                <w:i/>
              </w:rPr>
            </w:pPr>
            <w:r>
              <w:rPr>
                <w:rStyle w:val="CommentReference"/>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CommentReference"/>
                <w:i/>
              </w:rPr>
            </w:pPr>
            <w:r>
              <w:rPr>
                <w:rStyle w:val="CommentReference"/>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CommentReference"/>
                <w:i/>
              </w:rPr>
            </w:pPr>
            <w:r>
              <w:rPr>
                <w:rStyle w:val="CommentReference"/>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CommentReference"/>
                <w:i/>
              </w:rPr>
            </w:pPr>
            <w:r>
              <w:rPr>
                <w:rStyle w:val="CommentReference"/>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CommentReference"/>
                <w:i/>
              </w:rPr>
            </w:pPr>
            <w:r>
              <w:rPr>
                <w:rStyle w:val="CommentReference"/>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CommentReference"/>
                <w:i/>
              </w:rPr>
            </w:pPr>
            <w:r>
              <w:rPr>
                <w:rStyle w:val="CommentReference"/>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CommentReference"/>
                <w:i/>
              </w:rPr>
            </w:pPr>
            <w:r>
              <w:rPr>
                <w:rStyle w:val="CommentReference"/>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CommentReference"/>
                <w:i/>
              </w:rPr>
            </w:pPr>
            <w:r>
              <w:rPr>
                <w:rStyle w:val="CommentReference"/>
                <w:rFonts w:hint="eastAsia"/>
              </w:rPr>
              <w:t>取消收藏</w:t>
            </w:r>
            <w:r>
              <w:rPr>
                <w:rStyle w:val="CommentReference"/>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CommentReference"/>
                <w:i/>
              </w:rPr>
            </w:pPr>
            <w:r>
              <w:rPr>
                <w:rStyle w:val="CommentReference"/>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CommentReference"/>
                <w:i/>
              </w:rPr>
            </w:pPr>
            <w:r>
              <w:rPr>
                <w:rStyle w:val="CommentReference"/>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CommentReference"/>
                <w:i/>
              </w:rPr>
            </w:pPr>
            <w:r>
              <w:rPr>
                <w:rStyle w:val="CommentReference"/>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CommentReference"/>
                <w:i/>
              </w:rPr>
            </w:pPr>
            <w:r>
              <w:rPr>
                <w:rStyle w:val="CommentReference"/>
                <w:rFonts w:hint="eastAsia"/>
              </w:rPr>
              <w:t>检查圈子成员</w:t>
            </w:r>
          </w:p>
        </w:tc>
      </w:tr>
    </w:tbl>
    <w:p w14:paraId="57823E6A" w14:textId="77777777" w:rsidR="007E5FCD" w:rsidRDefault="007E5FCD" w:rsidP="0045497D">
      <w:pPr>
        <w:pStyle w:val="Heading3"/>
      </w:pPr>
      <w:bookmarkStart w:id="104" w:name="_Toc418875614"/>
      <w:bookmarkStart w:id="105" w:name="_Toc451011742"/>
      <w:r>
        <w:rPr>
          <w:rFonts w:hint="eastAsia"/>
        </w:rPr>
        <w:t>WebTopicController</w:t>
      </w:r>
      <w:r>
        <w:rPr>
          <w:rFonts w:hint="eastAsia"/>
        </w:rPr>
        <w:t>类概述</w:t>
      </w:r>
      <w:bookmarkEnd w:id="104"/>
      <w:bookmarkEnd w:id="105"/>
    </w:p>
    <w:p w14:paraId="3AA154A1"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给PC浏览器访问提供的http接口。</w:t>
      </w:r>
    </w:p>
    <w:p w14:paraId="5A388272" w14:textId="77777777" w:rsidR="007E5FCD" w:rsidRPr="007E5FCD" w:rsidRDefault="007E5FCD" w:rsidP="007E5FCD">
      <w:pPr>
        <w:pStyle w:val="a"/>
        <w:spacing w:line="400" w:lineRule="exact"/>
        <w:ind w:firstLine="480"/>
        <w:jc w:val="left"/>
        <w:rPr>
          <w:rFonts w:ascii="宋体" w:hAnsi="宋体"/>
          <w:sz w:val="24"/>
        </w:rPr>
      </w:pPr>
      <w:bookmarkStart w:id="106" w:name="_Toc418875615"/>
      <w:r w:rsidRPr="007E5FCD">
        <w:rPr>
          <w:rFonts w:ascii="宋体" w:hAnsi="宋体" w:hint="eastAsia"/>
          <w:sz w:val="24"/>
        </w:rPr>
        <w:t>类功能定义</w:t>
      </w:r>
      <w:bookmarkEnd w:id="106"/>
    </w:p>
    <w:p w14:paraId="44F14713" w14:textId="77777777" w:rsidR="007E5FCD" w:rsidRPr="00557EE7" w:rsidRDefault="007E5FCD" w:rsidP="007E5FCD">
      <w:r>
        <w:rPr>
          <w:rStyle w:val="CommentReference"/>
          <w:rFonts w:hint="eastAsia"/>
        </w:rPr>
        <w:tab/>
      </w:r>
      <w:r>
        <w:rPr>
          <w:rFonts w:hint="eastAsia"/>
        </w:rPr>
        <w:t>表</w:t>
      </w:r>
      <w:r>
        <w:rPr>
          <w:rFonts w:hint="eastAsia"/>
        </w:rPr>
        <w:t>5-5</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009A8E66"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445582A5"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72F0B97B" w14:textId="77777777" w:rsidR="007E5FCD" w:rsidRPr="00076C89" w:rsidRDefault="007E5FCD" w:rsidP="00CC1B0B">
            <w:pPr>
              <w:rPr>
                <w:rStyle w:val="CommentReference"/>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CommentReference"/>
                <w:i/>
              </w:rPr>
            </w:pPr>
            <w:r>
              <w:rPr>
                <w:rStyle w:val="CommentReference"/>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CommentReference"/>
                <w:i/>
              </w:rPr>
            </w:pPr>
            <w:r>
              <w:rPr>
                <w:rStyle w:val="CommentReference"/>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CommentReference"/>
                <w:i/>
              </w:rPr>
            </w:pPr>
            <w:r>
              <w:rPr>
                <w:rStyle w:val="CommentReference"/>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CommentReference"/>
                <w:i/>
              </w:rPr>
            </w:pPr>
            <w:r>
              <w:rPr>
                <w:rStyle w:val="CommentReference"/>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CommentReference"/>
                <w:i/>
              </w:rPr>
            </w:pPr>
            <w:r>
              <w:rPr>
                <w:rStyle w:val="CommentReference"/>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CommentReference"/>
                <w:i/>
              </w:rPr>
            </w:pPr>
            <w:r>
              <w:rPr>
                <w:rStyle w:val="CommentReference"/>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CommentReference"/>
                <w:i/>
              </w:rPr>
            </w:pPr>
            <w:r>
              <w:rPr>
                <w:rStyle w:val="CommentReference"/>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CommentReference"/>
                <w:i/>
              </w:rPr>
            </w:pPr>
            <w:r>
              <w:rPr>
                <w:rStyle w:val="CommentReference"/>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CommentReference"/>
                <w:i/>
              </w:rPr>
            </w:pPr>
            <w:r>
              <w:rPr>
                <w:rStyle w:val="CommentReference"/>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CommentReference"/>
                <w:i/>
              </w:rPr>
            </w:pPr>
            <w:r>
              <w:rPr>
                <w:rStyle w:val="CommentReference"/>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CommentReference"/>
                <w:i/>
              </w:rPr>
            </w:pPr>
            <w:r>
              <w:rPr>
                <w:rStyle w:val="CommentReference"/>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CommentReference"/>
                <w:i/>
              </w:rPr>
            </w:pPr>
            <w:r>
              <w:rPr>
                <w:rStyle w:val="CommentReference"/>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CommentReference"/>
                <w:i/>
              </w:rPr>
            </w:pPr>
            <w:r>
              <w:rPr>
                <w:rStyle w:val="CommentReference"/>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CommentReference"/>
                <w:i/>
              </w:rPr>
            </w:pPr>
            <w:r>
              <w:rPr>
                <w:rStyle w:val="CommentReference"/>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CommentReference"/>
                <w:i/>
              </w:rPr>
            </w:pPr>
            <w:r>
              <w:rPr>
                <w:rStyle w:val="CommentReference"/>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CommentReference"/>
                <w:i/>
              </w:rPr>
            </w:pPr>
            <w:r>
              <w:rPr>
                <w:rStyle w:val="CommentReference"/>
                <w:rFonts w:hint="eastAsia"/>
              </w:rPr>
              <w:lastRenderedPageBreak/>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CommentReference"/>
                <w:i/>
              </w:rPr>
            </w:pPr>
            <w:r>
              <w:rPr>
                <w:rStyle w:val="CommentReference"/>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CommentReference"/>
                <w:i/>
              </w:rPr>
            </w:pPr>
            <w:r>
              <w:rPr>
                <w:rStyle w:val="CommentReference"/>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CommentReference"/>
                <w:i/>
              </w:rPr>
            </w:pPr>
            <w:r>
              <w:rPr>
                <w:rStyle w:val="CommentReference"/>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CommentReference"/>
                <w:i/>
              </w:rPr>
            </w:pPr>
            <w:r>
              <w:rPr>
                <w:rStyle w:val="CommentReference"/>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CommentReference"/>
                <w:i/>
              </w:rPr>
            </w:pPr>
            <w:r>
              <w:rPr>
                <w:rStyle w:val="CommentReference"/>
                <w:rFonts w:hint="eastAsia"/>
              </w:rPr>
              <w:t>获取收藏的帖子列表</w:t>
            </w:r>
          </w:p>
        </w:tc>
      </w:tr>
    </w:tbl>
    <w:p w14:paraId="746F878E" w14:textId="77777777" w:rsidR="007E5FCD" w:rsidRDefault="007E5FCD" w:rsidP="0045497D">
      <w:pPr>
        <w:pStyle w:val="Heading3"/>
      </w:pPr>
      <w:bookmarkStart w:id="107" w:name="_Toc418875616"/>
      <w:bookmarkStart w:id="108" w:name="_Toc451011743"/>
      <w:r>
        <w:rPr>
          <w:rFonts w:hint="eastAsia"/>
        </w:rPr>
        <w:t>RestMemberController</w:t>
      </w:r>
      <w:r>
        <w:rPr>
          <w:rFonts w:hint="eastAsia"/>
        </w:rPr>
        <w:t>类概述</w:t>
      </w:r>
      <w:bookmarkEnd w:id="107"/>
      <w:bookmarkEnd w:id="108"/>
    </w:p>
    <w:p w14:paraId="75B03ACF"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给移动端访问提供的http接口。</w:t>
      </w:r>
    </w:p>
    <w:p w14:paraId="04CD0A85" w14:textId="77777777" w:rsidR="007E5FCD" w:rsidRPr="007E5FCD" w:rsidRDefault="007E5FCD" w:rsidP="007E5FCD">
      <w:pPr>
        <w:pStyle w:val="a"/>
        <w:spacing w:line="400" w:lineRule="exact"/>
        <w:ind w:firstLine="480"/>
        <w:jc w:val="left"/>
        <w:rPr>
          <w:rFonts w:ascii="宋体" w:hAnsi="宋体"/>
          <w:sz w:val="24"/>
        </w:rPr>
      </w:pPr>
      <w:bookmarkStart w:id="109" w:name="_Toc418875617"/>
      <w:r w:rsidRPr="007E5FCD">
        <w:rPr>
          <w:rFonts w:ascii="宋体" w:hAnsi="宋体" w:hint="eastAsia"/>
          <w:sz w:val="24"/>
        </w:rPr>
        <w:t>类功能定义</w:t>
      </w:r>
      <w:bookmarkEnd w:id="109"/>
    </w:p>
    <w:p w14:paraId="49193269" w14:textId="77777777" w:rsidR="007E5FCD" w:rsidRPr="00557EE7" w:rsidRDefault="007E5FCD" w:rsidP="007E5FCD">
      <w:r>
        <w:rPr>
          <w:rStyle w:val="CommentReference"/>
          <w:rFonts w:hint="eastAsia"/>
        </w:rPr>
        <w:tab/>
      </w:r>
      <w:r>
        <w:rPr>
          <w:rFonts w:hint="eastAsia"/>
        </w:rPr>
        <w:t>表</w:t>
      </w:r>
      <w:r>
        <w:rPr>
          <w:rFonts w:hint="eastAsia"/>
        </w:rPr>
        <w:t>5-6</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7D5CAFA0"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67CA7785"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4808733C" w14:textId="77777777" w:rsidR="007E5FCD" w:rsidRPr="00076C89" w:rsidRDefault="007E5FCD" w:rsidP="00CC1B0B">
            <w:pPr>
              <w:rPr>
                <w:rStyle w:val="CommentReference"/>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CommentReference"/>
                <w:i/>
              </w:rPr>
            </w:pPr>
            <w:r>
              <w:rPr>
                <w:rStyle w:val="CommentReference"/>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CommentReference"/>
                <w:i/>
              </w:rPr>
            </w:pPr>
            <w:r>
              <w:rPr>
                <w:rStyle w:val="CommentReference"/>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CommentReference"/>
                <w:i/>
              </w:rPr>
            </w:pPr>
            <w:r>
              <w:rPr>
                <w:rStyle w:val="CommentReference"/>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CommentReference"/>
                <w:i/>
              </w:rPr>
            </w:pPr>
            <w:r>
              <w:rPr>
                <w:rStyle w:val="CommentReference"/>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CommentReference"/>
                <w:i/>
              </w:rPr>
            </w:pPr>
            <w:r>
              <w:rPr>
                <w:rStyle w:val="CommentReference"/>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CommentReference"/>
                <w:i/>
              </w:rPr>
            </w:pPr>
            <w:r>
              <w:rPr>
                <w:rStyle w:val="CommentReference"/>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CommentReference"/>
                <w:i/>
              </w:rPr>
            </w:pPr>
            <w:r>
              <w:rPr>
                <w:rStyle w:val="CommentReference"/>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CommentReference"/>
                <w:i/>
              </w:rPr>
            </w:pPr>
            <w:r>
              <w:rPr>
                <w:rStyle w:val="CommentReference"/>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CommentReference"/>
                <w:i/>
              </w:rPr>
            </w:pPr>
            <w:r>
              <w:rPr>
                <w:rStyle w:val="CommentReference"/>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CommentReference"/>
                <w:i/>
              </w:rPr>
            </w:pPr>
            <w:r>
              <w:rPr>
                <w:rStyle w:val="CommentReference"/>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CommentReference"/>
                <w:i/>
              </w:rPr>
            </w:pPr>
            <w:r>
              <w:rPr>
                <w:rStyle w:val="CommentReference"/>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CommentReference"/>
                <w:i/>
              </w:rPr>
            </w:pPr>
            <w:r>
              <w:rPr>
                <w:rStyle w:val="CommentReference"/>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CommentReference"/>
                <w:i/>
              </w:rPr>
            </w:pPr>
            <w:r>
              <w:rPr>
                <w:rStyle w:val="CommentReference"/>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CommentReference"/>
                <w:i/>
              </w:rPr>
            </w:pPr>
            <w:r>
              <w:rPr>
                <w:rStyle w:val="CommentReference"/>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CommentReference"/>
                <w:i/>
              </w:rPr>
            </w:pPr>
            <w:r>
              <w:rPr>
                <w:rStyle w:val="CommentReference"/>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CommentReference"/>
                <w:i/>
              </w:rPr>
            </w:pPr>
            <w:r>
              <w:rPr>
                <w:rStyle w:val="CommentReference"/>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CommentReference"/>
                <w:i/>
              </w:rPr>
            </w:pPr>
            <w:r>
              <w:rPr>
                <w:rStyle w:val="CommentReference"/>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CommentReference"/>
                <w:i/>
              </w:rPr>
            </w:pPr>
            <w:r>
              <w:rPr>
                <w:rStyle w:val="CommentReference"/>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CommentReference"/>
                <w:i/>
              </w:rPr>
            </w:pPr>
            <w:r>
              <w:rPr>
                <w:rStyle w:val="CommentReference"/>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CommentReference"/>
                <w:i/>
              </w:rPr>
            </w:pPr>
            <w:r>
              <w:rPr>
                <w:rStyle w:val="CommentReference"/>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CommentReference"/>
                <w:i/>
              </w:rPr>
            </w:pPr>
            <w:r>
              <w:rPr>
                <w:rStyle w:val="CommentReference"/>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CommentReference"/>
                <w:i/>
              </w:rPr>
            </w:pPr>
            <w:r>
              <w:rPr>
                <w:rStyle w:val="CommentReference"/>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CommentReference"/>
                <w:i/>
              </w:rPr>
            </w:pPr>
            <w:r>
              <w:rPr>
                <w:rStyle w:val="CommentReference"/>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CommentReference"/>
                <w:i/>
              </w:rPr>
            </w:pPr>
            <w:r>
              <w:rPr>
                <w:rStyle w:val="CommentReference"/>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CommentReference"/>
                <w:i/>
              </w:rPr>
            </w:pPr>
            <w:r>
              <w:rPr>
                <w:rStyle w:val="CommentReference"/>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CommentReference"/>
                <w:i/>
              </w:rPr>
            </w:pPr>
            <w:r>
              <w:rPr>
                <w:rStyle w:val="CommentReference"/>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CommentReference"/>
                <w:i/>
              </w:rPr>
            </w:pPr>
            <w:r>
              <w:rPr>
                <w:rStyle w:val="CommentReference"/>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CommentReference"/>
                <w:i/>
              </w:rPr>
            </w:pPr>
            <w:r>
              <w:rPr>
                <w:rStyle w:val="CommentReference"/>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CommentReference"/>
                <w:i/>
              </w:rPr>
            </w:pPr>
            <w:r>
              <w:rPr>
                <w:rStyle w:val="CommentReference"/>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CommentReference"/>
                <w:i/>
              </w:rPr>
            </w:pPr>
            <w:r>
              <w:rPr>
                <w:rStyle w:val="CommentReference"/>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CommentReference"/>
                <w:i/>
              </w:rPr>
            </w:pPr>
            <w:r>
              <w:rPr>
                <w:rStyle w:val="CommentReference"/>
                <w:rFonts w:hint="eastAsia"/>
              </w:rPr>
              <w:t>通过账号或</w:t>
            </w:r>
            <w:r>
              <w:rPr>
                <w:rStyle w:val="CommentReference"/>
                <w:rFonts w:hint="eastAsia"/>
              </w:rPr>
              <w:t>userId</w:t>
            </w:r>
            <w:r>
              <w:rPr>
                <w:rStyle w:val="CommentReference"/>
                <w:rFonts w:hint="eastAsia"/>
              </w:rPr>
              <w:t>批量邀请成员</w:t>
            </w:r>
          </w:p>
        </w:tc>
      </w:tr>
    </w:tbl>
    <w:p w14:paraId="080A3993" w14:textId="77777777" w:rsidR="007E5FCD" w:rsidRDefault="007E5FCD" w:rsidP="0045497D">
      <w:pPr>
        <w:pStyle w:val="Heading3"/>
      </w:pPr>
      <w:bookmarkStart w:id="110" w:name="_Toc418875618"/>
      <w:bookmarkStart w:id="111" w:name="_Toc451011744"/>
      <w:r>
        <w:rPr>
          <w:rFonts w:hint="eastAsia"/>
        </w:rPr>
        <w:t>WebMemberController</w:t>
      </w:r>
      <w:r>
        <w:rPr>
          <w:rFonts w:hint="eastAsia"/>
        </w:rPr>
        <w:t>类概述</w:t>
      </w:r>
      <w:bookmarkEnd w:id="110"/>
      <w:bookmarkEnd w:id="111"/>
    </w:p>
    <w:p w14:paraId="0B4F77C0"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给pc浏览器访问提供的http接口。</w:t>
      </w:r>
    </w:p>
    <w:p w14:paraId="02B1AED6" w14:textId="77777777" w:rsidR="007E5FCD" w:rsidRPr="007E5FCD" w:rsidRDefault="007E5FCD" w:rsidP="007E5FCD">
      <w:pPr>
        <w:pStyle w:val="a"/>
        <w:spacing w:line="400" w:lineRule="exact"/>
        <w:ind w:firstLine="480"/>
        <w:jc w:val="left"/>
        <w:rPr>
          <w:rFonts w:ascii="宋体" w:hAnsi="宋体"/>
          <w:sz w:val="24"/>
        </w:rPr>
      </w:pPr>
      <w:bookmarkStart w:id="112" w:name="_Toc418875619"/>
      <w:r w:rsidRPr="007E5FCD">
        <w:rPr>
          <w:rFonts w:ascii="宋体" w:hAnsi="宋体" w:hint="eastAsia"/>
          <w:sz w:val="24"/>
        </w:rPr>
        <w:t>类功能定义</w:t>
      </w:r>
      <w:bookmarkEnd w:id="112"/>
    </w:p>
    <w:p w14:paraId="758CF00D" w14:textId="77777777" w:rsidR="007E5FCD" w:rsidRPr="00557EE7" w:rsidRDefault="007E5FCD" w:rsidP="007E5FCD">
      <w:r>
        <w:rPr>
          <w:rStyle w:val="CommentReference"/>
          <w:rFonts w:hint="eastAsia"/>
        </w:rPr>
        <w:tab/>
      </w:r>
      <w:r>
        <w:rPr>
          <w:rFonts w:hint="eastAsia"/>
        </w:rPr>
        <w:t>表</w:t>
      </w:r>
      <w:r>
        <w:rPr>
          <w:rFonts w:hint="eastAsia"/>
        </w:rPr>
        <w:t>5-7</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0ECA9924"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0D61ADC8"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269B7FFC" w14:textId="77777777" w:rsidR="007E5FCD" w:rsidRPr="00076C89" w:rsidRDefault="007E5FCD" w:rsidP="00CC1B0B">
            <w:pPr>
              <w:rPr>
                <w:rStyle w:val="CommentReference"/>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CommentReference"/>
                <w:i/>
              </w:rPr>
            </w:pPr>
            <w:r>
              <w:rPr>
                <w:rStyle w:val="CommentReference"/>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CommentReference"/>
                <w:i/>
              </w:rPr>
            </w:pPr>
            <w:r>
              <w:rPr>
                <w:rStyle w:val="CommentReference"/>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CommentReference"/>
                <w:i/>
              </w:rPr>
            </w:pPr>
            <w:r>
              <w:rPr>
                <w:rStyle w:val="CommentReference"/>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CommentReference"/>
                <w:i/>
              </w:rPr>
            </w:pPr>
            <w:r>
              <w:rPr>
                <w:rStyle w:val="CommentReference"/>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CommentReference"/>
                <w:i/>
              </w:rPr>
            </w:pPr>
            <w:r>
              <w:rPr>
                <w:rStyle w:val="CommentReference"/>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CommentReference"/>
                <w:i/>
              </w:rPr>
            </w:pPr>
            <w:r>
              <w:rPr>
                <w:rStyle w:val="CommentReference"/>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CommentReference"/>
                <w:i/>
              </w:rPr>
            </w:pPr>
            <w:r>
              <w:rPr>
                <w:rStyle w:val="CommentReference"/>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CommentReference"/>
                <w:i/>
              </w:rPr>
            </w:pPr>
            <w:r>
              <w:rPr>
                <w:rStyle w:val="CommentReference"/>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CommentReference"/>
                <w:i/>
              </w:rPr>
            </w:pPr>
            <w:r>
              <w:rPr>
                <w:rStyle w:val="CommentReference"/>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CommentReference"/>
                <w:i/>
              </w:rPr>
            </w:pPr>
            <w:r>
              <w:rPr>
                <w:rStyle w:val="CommentReference"/>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CommentReference"/>
                <w:i/>
              </w:rPr>
            </w:pPr>
            <w:r>
              <w:rPr>
                <w:rStyle w:val="CommentReference"/>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CommentReference"/>
                <w:i/>
              </w:rPr>
            </w:pPr>
            <w:r>
              <w:rPr>
                <w:rStyle w:val="CommentReference"/>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CommentReference"/>
                <w:i/>
              </w:rPr>
            </w:pPr>
            <w:r>
              <w:rPr>
                <w:rStyle w:val="CommentReference"/>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CommentReference"/>
                <w:i/>
              </w:rPr>
            </w:pPr>
            <w:r>
              <w:rPr>
                <w:rStyle w:val="CommentReference"/>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CommentReference"/>
                <w:i/>
              </w:rPr>
            </w:pPr>
            <w:r>
              <w:rPr>
                <w:rStyle w:val="CommentReference"/>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CommentReference"/>
                <w:i/>
              </w:rPr>
            </w:pPr>
            <w:r>
              <w:rPr>
                <w:rStyle w:val="CommentReference"/>
                <w:rFonts w:hint="eastAsia"/>
              </w:rPr>
              <w:lastRenderedPageBreak/>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CommentReference"/>
                <w:i/>
              </w:rPr>
            </w:pPr>
            <w:r>
              <w:rPr>
                <w:rStyle w:val="CommentReference"/>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CommentReference"/>
                <w:i/>
              </w:rPr>
            </w:pPr>
            <w:r>
              <w:rPr>
                <w:rStyle w:val="CommentReference"/>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CommentReference"/>
                <w:i/>
              </w:rPr>
            </w:pPr>
            <w:r>
              <w:rPr>
                <w:rStyle w:val="CommentReference"/>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CommentReference"/>
                <w:i/>
              </w:rPr>
            </w:pPr>
            <w:r>
              <w:rPr>
                <w:rStyle w:val="CommentReference"/>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CommentReference"/>
                <w:i/>
              </w:rPr>
            </w:pPr>
            <w:r>
              <w:rPr>
                <w:rStyle w:val="CommentReference"/>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CommentReference"/>
                <w:i/>
              </w:rPr>
            </w:pPr>
            <w:r>
              <w:rPr>
                <w:rStyle w:val="CommentReference"/>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CommentReference"/>
                <w:i/>
              </w:rPr>
            </w:pPr>
            <w:r>
              <w:rPr>
                <w:rStyle w:val="CommentReference"/>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CommentReference"/>
                <w:i/>
              </w:rPr>
            </w:pPr>
            <w:r>
              <w:rPr>
                <w:rStyle w:val="CommentReference"/>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CommentReference"/>
                <w:i/>
              </w:rPr>
            </w:pPr>
            <w:r>
              <w:rPr>
                <w:rStyle w:val="CommentReference"/>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CommentReference"/>
                <w:i/>
              </w:rPr>
            </w:pPr>
            <w:r>
              <w:rPr>
                <w:rStyle w:val="CommentReference"/>
                <w:rFonts w:hint="eastAsia"/>
              </w:rPr>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CommentReference"/>
                <w:i/>
              </w:rPr>
            </w:pPr>
            <w:r>
              <w:rPr>
                <w:rStyle w:val="CommentReference"/>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CommentReference"/>
                <w:i/>
              </w:rPr>
            </w:pPr>
            <w:r>
              <w:rPr>
                <w:rStyle w:val="CommentReference"/>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CommentReference"/>
                <w:i/>
              </w:rPr>
            </w:pPr>
            <w:r>
              <w:rPr>
                <w:rStyle w:val="CommentReference"/>
                <w:rFonts w:hint="eastAsia"/>
              </w:rPr>
              <w:t>Excel</w:t>
            </w:r>
            <w:r>
              <w:rPr>
                <w:rStyle w:val="CommentReference"/>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CommentReference"/>
                <w:i/>
              </w:rPr>
            </w:pPr>
            <w:r>
              <w:rPr>
                <w:rStyle w:val="CommentReference"/>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CommentReference"/>
                <w:i/>
              </w:rPr>
            </w:pPr>
            <w:r>
              <w:rPr>
                <w:rStyle w:val="CommentReference"/>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CommentReference"/>
                <w:i/>
              </w:rPr>
            </w:pPr>
            <w:r>
              <w:rPr>
                <w:rStyle w:val="CommentReference"/>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CommentReference"/>
                <w:i/>
              </w:rPr>
            </w:pPr>
            <w:r>
              <w:rPr>
                <w:rStyle w:val="CommentReference"/>
                <w:rFonts w:hint="eastAsia"/>
              </w:rPr>
              <w:t>通过账号或</w:t>
            </w:r>
            <w:r>
              <w:rPr>
                <w:rStyle w:val="CommentReference"/>
                <w:rFonts w:hint="eastAsia"/>
              </w:rPr>
              <w:t>userId</w:t>
            </w:r>
            <w:r>
              <w:rPr>
                <w:rStyle w:val="CommentReference"/>
                <w:rFonts w:hint="eastAsia"/>
              </w:rPr>
              <w:t>批量邀请成员</w:t>
            </w:r>
          </w:p>
        </w:tc>
      </w:tr>
    </w:tbl>
    <w:p w14:paraId="7B82CEA5" w14:textId="77777777" w:rsidR="007E5FCD" w:rsidRDefault="007E5FCD" w:rsidP="0045497D">
      <w:pPr>
        <w:pStyle w:val="Heading3"/>
      </w:pPr>
      <w:bookmarkStart w:id="113" w:name="_Toc418875620"/>
      <w:bookmarkStart w:id="114" w:name="_Toc451011745"/>
      <w:r>
        <w:rPr>
          <w:rFonts w:hint="eastAsia"/>
        </w:rPr>
        <w:t>TeamServiceImp</w:t>
      </w:r>
      <w:r>
        <w:rPr>
          <w:rFonts w:hint="eastAsia"/>
        </w:rPr>
        <w:t>类概述</w:t>
      </w:r>
      <w:bookmarkEnd w:id="113"/>
      <w:bookmarkEnd w:id="114"/>
    </w:p>
    <w:p w14:paraId="643E8A99"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4E57F6C2" w14:textId="77777777" w:rsidR="007E5FCD" w:rsidRPr="007E5FCD" w:rsidRDefault="007E5FCD" w:rsidP="007E5FCD">
      <w:pPr>
        <w:pStyle w:val="a"/>
        <w:spacing w:line="400" w:lineRule="exact"/>
        <w:ind w:firstLine="480"/>
        <w:jc w:val="left"/>
        <w:rPr>
          <w:rFonts w:ascii="宋体" w:hAnsi="宋体"/>
          <w:sz w:val="24"/>
        </w:rPr>
      </w:pPr>
      <w:bookmarkStart w:id="115" w:name="_Toc418875621"/>
      <w:r w:rsidRPr="007E5FCD">
        <w:rPr>
          <w:rFonts w:ascii="宋体" w:hAnsi="宋体" w:hint="eastAsia"/>
          <w:sz w:val="24"/>
        </w:rPr>
        <w:t>类功能定义</w:t>
      </w:r>
      <w:bookmarkEnd w:id="115"/>
    </w:p>
    <w:p w14:paraId="1FA24EE3" w14:textId="77777777" w:rsidR="007E5FCD" w:rsidRPr="00557EE7" w:rsidRDefault="007E5FCD" w:rsidP="007E5FCD">
      <w:r>
        <w:rPr>
          <w:rStyle w:val="CommentReference"/>
          <w:rFonts w:hint="eastAsia"/>
        </w:rPr>
        <w:tab/>
      </w:r>
      <w:r>
        <w:rPr>
          <w:rFonts w:hint="eastAsia"/>
        </w:rPr>
        <w:t>表</w:t>
      </w:r>
      <w:r>
        <w:rPr>
          <w:rFonts w:hint="eastAsia"/>
        </w:rPr>
        <w:t>5-8</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4B54EECD"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145A138E"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1B14E395"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CommentReference"/>
                <w:i/>
              </w:rPr>
            </w:pPr>
            <w:r>
              <w:rPr>
                <w:rStyle w:val="CommentReference"/>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CommentReference"/>
                <w:i/>
              </w:rPr>
            </w:pPr>
            <w:r>
              <w:rPr>
                <w:rStyle w:val="CommentReference"/>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CommentReference"/>
                <w:i/>
              </w:rPr>
            </w:pPr>
            <w:r>
              <w:rPr>
                <w:rStyle w:val="CommentReference"/>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CommentReference"/>
                <w:i/>
              </w:rPr>
            </w:pPr>
            <w:r>
              <w:rPr>
                <w:rStyle w:val="CommentReference"/>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CommentReference"/>
                <w:i/>
              </w:rPr>
            </w:pPr>
            <w:r>
              <w:rPr>
                <w:rStyle w:val="CommentReference"/>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CommentReference"/>
                <w:i/>
              </w:rPr>
            </w:pPr>
            <w:r>
              <w:rPr>
                <w:rStyle w:val="CommentReference"/>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CommentReference"/>
                <w:i/>
              </w:rPr>
            </w:pPr>
            <w:r>
              <w:rPr>
                <w:rStyle w:val="CommentReference"/>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CommentReference"/>
                <w:i/>
              </w:rPr>
            </w:pPr>
            <w:r>
              <w:rPr>
                <w:rStyle w:val="CommentReference"/>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CommentReference"/>
                <w:i/>
              </w:rPr>
            </w:pPr>
            <w:r>
              <w:rPr>
                <w:rStyle w:val="CommentReference"/>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CommentReference"/>
                <w:i/>
              </w:rPr>
            </w:pPr>
            <w:r>
              <w:rPr>
                <w:rStyle w:val="CommentReference"/>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CommentReference"/>
                <w:i/>
              </w:rPr>
            </w:pPr>
            <w:r>
              <w:rPr>
                <w:rStyle w:val="CommentReference"/>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CommentReference"/>
                <w:i/>
              </w:rPr>
            </w:pPr>
            <w:r>
              <w:rPr>
                <w:rStyle w:val="CommentReference"/>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CommentReference"/>
                <w:i/>
              </w:rPr>
            </w:pPr>
            <w:r>
              <w:rPr>
                <w:rStyle w:val="CommentReference"/>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CommentReference"/>
                <w:i/>
              </w:rPr>
            </w:pPr>
            <w:r>
              <w:rPr>
                <w:rStyle w:val="CommentReference"/>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CommentReference"/>
                <w:i/>
              </w:rPr>
            </w:pPr>
            <w:r>
              <w:rPr>
                <w:rStyle w:val="CommentReference"/>
              </w:rPr>
              <w:t>W</w:t>
            </w:r>
            <w:r>
              <w:rPr>
                <w:rStyle w:val="CommentReference"/>
                <w:rFonts w:hint="eastAsia"/>
              </w:rPr>
              <w:t>eb</w:t>
            </w:r>
            <w:r>
              <w:rPr>
                <w:rStyle w:val="CommentReference"/>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CommentReference"/>
                <w:i/>
              </w:rPr>
            </w:pPr>
            <w:r>
              <w:rPr>
                <w:rStyle w:val="CommentReference"/>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CommentReference"/>
                <w:i/>
              </w:rPr>
            </w:pPr>
            <w:r>
              <w:rPr>
                <w:rStyle w:val="CommentReference"/>
                <w:rFonts w:hint="eastAsia"/>
              </w:rPr>
              <w:t>根据</w:t>
            </w:r>
            <w:r>
              <w:rPr>
                <w:rStyle w:val="CommentReference"/>
                <w:rFonts w:hint="eastAsia"/>
              </w:rPr>
              <w:t>token</w:t>
            </w:r>
            <w:r>
              <w:rPr>
                <w:rStyle w:val="CommentReference"/>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CommentReference"/>
                <w:i/>
              </w:rPr>
            </w:pPr>
            <w:r>
              <w:rPr>
                <w:rStyle w:val="CommentReference"/>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CommentReference"/>
                <w:i/>
              </w:rPr>
            </w:pPr>
            <w:r>
              <w:rPr>
                <w:rStyle w:val="CommentReference"/>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CommentReference"/>
                <w:i/>
              </w:rPr>
            </w:pPr>
            <w:r>
              <w:rPr>
                <w:rStyle w:val="CommentReference"/>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CommentReference"/>
                <w:i/>
              </w:rPr>
            </w:pPr>
            <w:r>
              <w:rPr>
                <w:rStyle w:val="CommentReference"/>
                <w:rFonts w:hint="eastAsia"/>
              </w:rPr>
              <w:t>修改圈子的圈主</w:t>
            </w:r>
          </w:p>
        </w:tc>
      </w:tr>
    </w:tbl>
    <w:p w14:paraId="02D0CC68" w14:textId="77777777" w:rsidR="007E5FCD" w:rsidRDefault="007E5FCD" w:rsidP="0045497D">
      <w:pPr>
        <w:pStyle w:val="Heading3"/>
      </w:pPr>
      <w:bookmarkStart w:id="116" w:name="_Toc418875622"/>
      <w:bookmarkStart w:id="117" w:name="_Toc451011746"/>
      <w:r>
        <w:rPr>
          <w:rFonts w:hint="eastAsia"/>
        </w:rPr>
        <w:t>TopicServiceImp</w:t>
      </w:r>
      <w:r>
        <w:rPr>
          <w:rFonts w:hint="eastAsia"/>
        </w:rPr>
        <w:t>类概述</w:t>
      </w:r>
      <w:bookmarkEnd w:id="116"/>
      <w:bookmarkEnd w:id="117"/>
    </w:p>
    <w:p w14:paraId="1F3E6CD4" w14:textId="77777777" w:rsidR="007E5FCD" w:rsidRPr="007E5FCD" w:rsidRDefault="007E5FCD" w:rsidP="007E5FCD">
      <w:pPr>
        <w:pStyle w:val="a"/>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38E1B997" w14:textId="77777777" w:rsidR="007E5FCD" w:rsidRPr="007E5FCD" w:rsidRDefault="007E5FCD" w:rsidP="007E5FCD">
      <w:pPr>
        <w:pStyle w:val="a"/>
        <w:spacing w:line="400" w:lineRule="exact"/>
        <w:ind w:firstLine="480"/>
        <w:jc w:val="left"/>
        <w:rPr>
          <w:rFonts w:ascii="宋体" w:hAnsi="宋体"/>
          <w:sz w:val="24"/>
        </w:rPr>
      </w:pPr>
      <w:bookmarkStart w:id="118" w:name="_Toc418875623"/>
      <w:r w:rsidRPr="007E5FCD">
        <w:rPr>
          <w:rFonts w:ascii="宋体" w:hAnsi="宋体" w:hint="eastAsia"/>
          <w:sz w:val="24"/>
        </w:rPr>
        <w:t>类功能定义</w:t>
      </w:r>
      <w:bookmarkEnd w:id="118"/>
    </w:p>
    <w:p w14:paraId="4699A5A7" w14:textId="77777777" w:rsidR="007E5FCD" w:rsidRPr="00557EE7" w:rsidRDefault="007E5FCD" w:rsidP="007E5FCD">
      <w:r>
        <w:rPr>
          <w:rStyle w:val="CommentReference"/>
          <w:rFonts w:hint="eastAsia"/>
        </w:rPr>
        <w:tab/>
      </w:r>
      <w:r>
        <w:rPr>
          <w:rFonts w:hint="eastAsia"/>
        </w:rPr>
        <w:t>表</w:t>
      </w:r>
      <w:r>
        <w:rPr>
          <w:rFonts w:hint="eastAsia"/>
        </w:rPr>
        <w:t>5-9</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CommentReference"/>
                <w:b/>
                <w:i/>
              </w:rPr>
            </w:pPr>
            <w:r w:rsidRPr="00076C89">
              <w:rPr>
                <w:rStyle w:val="CommentReference"/>
                <w:rFonts w:hint="eastAsia"/>
              </w:rPr>
              <w:t>序号</w:t>
            </w:r>
          </w:p>
        </w:tc>
        <w:tc>
          <w:tcPr>
            <w:tcW w:w="3253" w:type="dxa"/>
            <w:shd w:val="clear" w:color="auto" w:fill="CCCCCC"/>
          </w:tcPr>
          <w:p w14:paraId="12287C49"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824" w:type="dxa"/>
            <w:shd w:val="clear" w:color="auto" w:fill="CCCCCC"/>
          </w:tcPr>
          <w:p w14:paraId="3634BEE8"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CommentReference"/>
                <w:i/>
              </w:rPr>
            </w:pPr>
            <w:r w:rsidRPr="00076C89">
              <w:rPr>
                <w:rStyle w:val="CommentReference"/>
                <w:rFonts w:hint="eastAsia"/>
              </w:rPr>
              <w:t>1</w:t>
            </w:r>
          </w:p>
        </w:tc>
        <w:tc>
          <w:tcPr>
            <w:tcW w:w="3253" w:type="dxa"/>
          </w:tcPr>
          <w:p w14:paraId="22333BEF" w14:textId="77777777" w:rsidR="007E5FCD" w:rsidRPr="00076C89" w:rsidRDefault="007E5FCD" w:rsidP="00CC1B0B">
            <w:pPr>
              <w:rPr>
                <w:rStyle w:val="CommentReference"/>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CommentReference"/>
                <w:i/>
              </w:rPr>
            </w:pPr>
            <w:r>
              <w:rPr>
                <w:rStyle w:val="CommentReference"/>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CommentReference"/>
                <w:i/>
              </w:rPr>
            </w:pPr>
            <w:r>
              <w:rPr>
                <w:rStyle w:val="CommentReference"/>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CommentReference"/>
                <w:i/>
              </w:rPr>
            </w:pPr>
            <w:r>
              <w:rPr>
                <w:rStyle w:val="CommentReference"/>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CommentReference"/>
                <w:i/>
              </w:rPr>
            </w:pPr>
            <w:r>
              <w:rPr>
                <w:rStyle w:val="CommentReference"/>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CommentReference"/>
                <w:i/>
              </w:rPr>
            </w:pPr>
            <w:r>
              <w:rPr>
                <w:rStyle w:val="CommentReference"/>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CommentReference"/>
                <w:i/>
              </w:rPr>
            </w:pPr>
            <w:r>
              <w:rPr>
                <w:rStyle w:val="CommentReference"/>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CommentReference"/>
                <w:i/>
              </w:rPr>
            </w:pPr>
            <w:r>
              <w:rPr>
                <w:rStyle w:val="CommentReference"/>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CommentReference"/>
                <w:i/>
              </w:rPr>
            </w:pPr>
            <w:r>
              <w:rPr>
                <w:rStyle w:val="CommentReference"/>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CommentReference"/>
                <w:i/>
              </w:rPr>
            </w:pPr>
            <w:r>
              <w:rPr>
                <w:rStyle w:val="CommentReference"/>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CommentReference"/>
                <w:i/>
              </w:rPr>
            </w:pPr>
            <w:r>
              <w:rPr>
                <w:rStyle w:val="CommentReference"/>
                <w:rFonts w:hint="eastAsia"/>
              </w:rPr>
              <w:lastRenderedPageBreak/>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CommentReference"/>
                <w:i/>
              </w:rPr>
            </w:pPr>
            <w:r>
              <w:rPr>
                <w:rStyle w:val="CommentReference"/>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CommentReference"/>
                <w:i/>
              </w:rPr>
            </w:pPr>
            <w:r>
              <w:rPr>
                <w:rStyle w:val="CommentReference"/>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CommentReference"/>
                <w:i/>
              </w:rPr>
            </w:pPr>
            <w:r>
              <w:rPr>
                <w:rStyle w:val="CommentReference"/>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CommentReference"/>
                <w:i/>
              </w:rPr>
            </w:pPr>
            <w:r>
              <w:rPr>
                <w:rStyle w:val="CommentReference"/>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CommentReference"/>
                <w:i/>
              </w:rPr>
            </w:pPr>
            <w:r>
              <w:rPr>
                <w:rStyle w:val="CommentReference"/>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CommentReference"/>
                <w:i/>
              </w:rPr>
            </w:pPr>
            <w:r>
              <w:rPr>
                <w:rStyle w:val="CommentReference"/>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CommentReference"/>
                <w:i/>
              </w:rPr>
            </w:pPr>
            <w:r>
              <w:rPr>
                <w:rStyle w:val="CommentReference"/>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CommentReference"/>
                <w:i/>
              </w:rPr>
            </w:pPr>
            <w:r>
              <w:rPr>
                <w:rStyle w:val="CommentReference"/>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CommentReference"/>
                <w:i/>
              </w:rPr>
            </w:pPr>
            <w:r>
              <w:rPr>
                <w:rStyle w:val="CommentReference"/>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CommentReference"/>
                <w:i/>
              </w:rPr>
            </w:pPr>
            <w:r>
              <w:rPr>
                <w:rStyle w:val="CommentReference"/>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CommentReference"/>
                <w:i/>
              </w:rPr>
            </w:pPr>
            <w:r>
              <w:rPr>
                <w:rStyle w:val="CommentReference"/>
                <w:rFonts w:hint="eastAsia"/>
              </w:rPr>
              <w:t>获取删除帖子</w:t>
            </w:r>
            <w:r>
              <w:rPr>
                <w:rStyle w:val="CommentReference"/>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CommentReference"/>
                <w:i/>
              </w:rPr>
            </w:pPr>
            <w:r>
              <w:rPr>
                <w:rStyle w:val="CommentReference"/>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CommentReference"/>
                <w:i/>
              </w:rPr>
            </w:pPr>
            <w:r>
              <w:rPr>
                <w:rStyle w:val="CommentReference"/>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CommentReference"/>
                <w:i/>
              </w:rPr>
            </w:pPr>
            <w:r>
              <w:rPr>
                <w:rStyle w:val="CommentReference"/>
                <w:rFonts w:hint="eastAsia"/>
              </w:rPr>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CommentReference"/>
                <w:i/>
              </w:rPr>
            </w:pPr>
            <w:r>
              <w:rPr>
                <w:rStyle w:val="CommentReference"/>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CommentReference"/>
                <w:i/>
              </w:rPr>
            </w:pPr>
            <w:r>
              <w:rPr>
                <w:rStyle w:val="CommentReference"/>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CommentReference"/>
                <w:i/>
              </w:rPr>
            </w:pPr>
            <w:r>
              <w:rPr>
                <w:rStyle w:val="CommentReference"/>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CommentReference"/>
                <w:i/>
              </w:rPr>
            </w:pPr>
            <w:r>
              <w:rPr>
                <w:rStyle w:val="CommentReference"/>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CommentReference"/>
                <w:i/>
              </w:rPr>
            </w:pPr>
            <w:r>
              <w:rPr>
                <w:rStyle w:val="CommentReference"/>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CommentReference"/>
                <w:i/>
              </w:rPr>
            </w:pPr>
            <w:r>
              <w:rPr>
                <w:rStyle w:val="CommentReference"/>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CommentReference"/>
                <w:i/>
              </w:rPr>
            </w:pPr>
            <w:r>
              <w:rPr>
                <w:rStyle w:val="CommentReference"/>
                <w:rFonts w:hint="eastAsia"/>
              </w:rPr>
              <w:t>获取收藏的帖子</w:t>
            </w:r>
          </w:p>
        </w:tc>
      </w:tr>
    </w:tbl>
    <w:p w14:paraId="15FB47DC" w14:textId="77777777" w:rsidR="007E5FCD" w:rsidRDefault="007E5FCD" w:rsidP="0045497D">
      <w:pPr>
        <w:pStyle w:val="Heading3"/>
      </w:pPr>
      <w:bookmarkStart w:id="119" w:name="_Toc418875624"/>
      <w:bookmarkStart w:id="120" w:name="_Toc451011747"/>
      <w:r>
        <w:rPr>
          <w:rFonts w:hint="eastAsia"/>
        </w:rPr>
        <w:t>MemberServiceImp</w:t>
      </w:r>
      <w:r>
        <w:rPr>
          <w:rFonts w:hint="eastAsia"/>
        </w:rPr>
        <w:t>类概述</w:t>
      </w:r>
      <w:bookmarkEnd w:id="119"/>
      <w:bookmarkEnd w:id="120"/>
    </w:p>
    <w:p w14:paraId="640075F2" w14:textId="77777777" w:rsidR="007E5FCD" w:rsidRPr="0045497D" w:rsidRDefault="007E5FCD" w:rsidP="0045497D">
      <w:pPr>
        <w:pStyle w:val="a"/>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14:paraId="00B9B982" w14:textId="77777777" w:rsidR="007E5FCD" w:rsidRPr="0045497D" w:rsidRDefault="007E5FCD" w:rsidP="0045497D">
      <w:pPr>
        <w:pStyle w:val="a"/>
        <w:spacing w:line="400" w:lineRule="exact"/>
        <w:ind w:firstLine="480"/>
        <w:jc w:val="left"/>
        <w:rPr>
          <w:rFonts w:ascii="宋体" w:hAnsi="宋体"/>
          <w:sz w:val="24"/>
        </w:rPr>
      </w:pPr>
      <w:bookmarkStart w:id="121" w:name="_Toc418875625"/>
      <w:r w:rsidRPr="0045497D">
        <w:rPr>
          <w:rFonts w:ascii="宋体" w:hAnsi="宋体" w:hint="eastAsia"/>
          <w:sz w:val="24"/>
        </w:rPr>
        <w:t>类功能定义</w:t>
      </w:r>
      <w:bookmarkEnd w:id="121"/>
    </w:p>
    <w:p w14:paraId="700E559D" w14:textId="77777777" w:rsidR="007E5FCD" w:rsidRPr="00557EE7" w:rsidRDefault="007E5FCD" w:rsidP="007E5FCD">
      <w:r>
        <w:rPr>
          <w:rStyle w:val="CommentReference"/>
          <w:rFonts w:hint="eastAsia"/>
        </w:rPr>
        <w:tab/>
      </w:r>
      <w:r>
        <w:rPr>
          <w:rFonts w:hint="eastAsia"/>
        </w:rPr>
        <w:t>表</w:t>
      </w:r>
      <w:r>
        <w:rPr>
          <w:rFonts w:hint="eastAsia"/>
        </w:rPr>
        <w:t>5-10</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CommentReference"/>
                <w:b/>
                <w:i/>
              </w:rPr>
            </w:pPr>
            <w:r w:rsidRPr="00076C89">
              <w:rPr>
                <w:rStyle w:val="CommentReference"/>
                <w:rFonts w:hint="eastAsia"/>
              </w:rPr>
              <w:t>序号</w:t>
            </w:r>
          </w:p>
        </w:tc>
        <w:tc>
          <w:tcPr>
            <w:tcW w:w="3121" w:type="dxa"/>
            <w:shd w:val="clear" w:color="auto" w:fill="CCCCCC"/>
          </w:tcPr>
          <w:p w14:paraId="5C53014B" w14:textId="77777777" w:rsidR="007E5FCD" w:rsidRPr="00076C89" w:rsidRDefault="007E5FCD" w:rsidP="00CC1B0B">
            <w:pPr>
              <w:jc w:val="center"/>
              <w:rPr>
                <w:rStyle w:val="CommentReference"/>
                <w:b/>
                <w:i/>
              </w:rPr>
            </w:pPr>
            <w:r w:rsidRPr="00076C89">
              <w:rPr>
                <w:rStyle w:val="CommentReference"/>
                <w:rFonts w:hint="eastAsia"/>
              </w:rPr>
              <w:t>功能点</w:t>
            </w:r>
          </w:p>
        </w:tc>
        <w:tc>
          <w:tcPr>
            <w:tcW w:w="4947" w:type="dxa"/>
            <w:shd w:val="clear" w:color="auto" w:fill="CCCCCC"/>
          </w:tcPr>
          <w:p w14:paraId="77659427" w14:textId="77777777" w:rsidR="007E5FCD" w:rsidRPr="00076C89" w:rsidRDefault="007E5FCD" w:rsidP="00CC1B0B">
            <w:pPr>
              <w:jc w:val="center"/>
              <w:rPr>
                <w:rStyle w:val="CommentReference"/>
                <w:b/>
                <w:i/>
              </w:rPr>
            </w:pPr>
            <w:r w:rsidRPr="00076C89">
              <w:rPr>
                <w:rStyle w:val="CommentReference"/>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CommentReference"/>
                <w:i/>
              </w:rPr>
            </w:pPr>
            <w:r w:rsidRPr="00076C89">
              <w:rPr>
                <w:rStyle w:val="CommentReference"/>
                <w:rFonts w:hint="eastAsia"/>
              </w:rPr>
              <w:t>1</w:t>
            </w:r>
          </w:p>
        </w:tc>
        <w:tc>
          <w:tcPr>
            <w:tcW w:w="3121" w:type="dxa"/>
          </w:tcPr>
          <w:p w14:paraId="2797868F" w14:textId="77777777" w:rsidR="007E5FCD" w:rsidRPr="00076C89" w:rsidRDefault="007E5FCD" w:rsidP="00CC1B0B">
            <w:pPr>
              <w:rPr>
                <w:rStyle w:val="CommentReference"/>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CommentReference"/>
                <w:i/>
              </w:rPr>
            </w:pPr>
            <w:r>
              <w:rPr>
                <w:rStyle w:val="CommentReference"/>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CommentReference"/>
                <w:i/>
              </w:rPr>
            </w:pPr>
            <w:r>
              <w:rPr>
                <w:rStyle w:val="CommentReference"/>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CommentReference"/>
                <w:i/>
              </w:rPr>
            </w:pPr>
            <w:r>
              <w:rPr>
                <w:rStyle w:val="CommentReference"/>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CommentReference"/>
                <w:i/>
              </w:rPr>
            </w:pPr>
            <w:r>
              <w:rPr>
                <w:rStyle w:val="CommentReference"/>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CommentReference"/>
                <w:i/>
              </w:rPr>
            </w:pPr>
            <w:r>
              <w:rPr>
                <w:rStyle w:val="CommentReference"/>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CommentReference"/>
                <w:i/>
              </w:rPr>
            </w:pPr>
            <w:r>
              <w:rPr>
                <w:rStyle w:val="CommentReference"/>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CommentReference"/>
                <w:i/>
              </w:rPr>
            </w:pPr>
            <w:r>
              <w:rPr>
                <w:rStyle w:val="CommentReference"/>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CommentReference"/>
                <w:i/>
              </w:rPr>
            </w:pPr>
            <w:r>
              <w:rPr>
                <w:rStyle w:val="CommentReference"/>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CommentReference"/>
                <w:i/>
              </w:rPr>
            </w:pPr>
            <w:r>
              <w:rPr>
                <w:rStyle w:val="CommentReference"/>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CommentReference"/>
                <w:i/>
              </w:rPr>
            </w:pPr>
            <w:r>
              <w:rPr>
                <w:rStyle w:val="CommentReference"/>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CommentReference"/>
                <w:i/>
              </w:rPr>
            </w:pPr>
            <w:r>
              <w:rPr>
                <w:rStyle w:val="CommentReference"/>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CommentReference"/>
                <w:i/>
              </w:rPr>
            </w:pPr>
            <w:r>
              <w:rPr>
                <w:rStyle w:val="CommentReference"/>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CommentReference"/>
                <w:i/>
              </w:rPr>
            </w:pPr>
            <w:r>
              <w:rPr>
                <w:rStyle w:val="CommentReference"/>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CommentReference"/>
                <w:i/>
              </w:rPr>
            </w:pPr>
            <w:r>
              <w:rPr>
                <w:rStyle w:val="CommentReference"/>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CommentReference"/>
                <w:i/>
              </w:rPr>
            </w:pPr>
            <w:r>
              <w:rPr>
                <w:rStyle w:val="CommentReference"/>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CommentReference"/>
                <w:i/>
              </w:rPr>
            </w:pPr>
            <w:r>
              <w:rPr>
                <w:rStyle w:val="CommentReference"/>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CommentReference"/>
                <w:i/>
              </w:rPr>
            </w:pPr>
            <w:r>
              <w:rPr>
                <w:rStyle w:val="CommentReference"/>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CommentReference"/>
                <w:i/>
              </w:rPr>
            </w:pPr>
            <w:r>
              <w:rPr>
                <w:rStyle w:val="CommentReference"/>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CommentReference"/>
                <w:i/>
              </w:rPr>
            </w:pPr>
            <w:r>
              <w:rPr>
                <w:rStyle w:val="CommentReference"/>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CommentReference"/>
                <w:i/>
              </w:rPr>
            </w:pPr>
            <w:r>
              <w:rPr>
                <w:rStyle w:val="CommentReference"/>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CommentReference"/>
                <w:i/>
              </w:rPr>
            </w:pPr>
            <w:r>
              <w:rPr>
                <w:rStyle w:val="CommentReference"/>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CommentReference"/>
                <w:i/>
              </w:rPr>
            </w:pPr>
            <w:r>
              <w:rPr>
                <w:rStyle w:val="CommentReference"/>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CommentReference"/>
                <w:i/>
              </w:rPr>
            </w:pPr>
            <w:r>
              <w:rPr>
                <w:rStyle w:val="CommentReference"/>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CommentReference"/>
                <w:i/>
              </w:rPr>
            </w:pPr>
            <w:r>
              <w:rPr>
                <w:rStyle w:val="CommentReference"/>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CommentReference"/>
                <w:i/>
              </w:rPr>
            </w:pPr>
            <w:r>
              <w:rPr>
                <w:rStyle w:val="CommentReference"/>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CommentReference"/>
                <w:i/>
              </w:rPr>
            </w:pPr>
            <w:r>
              <w:rPr>
                <w:rStyle w:val="CommentReference"/>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CommentReference"/>
                <w:i/>
              </w:rPr>
            </w:pPr>
            <w:r>
              <w:rPr>
                <w:rStyle w:val="CommentReference"/>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CommentReference"/>
                <w:i/>
              </w:rPr>
            </w:pPr>
            <w:r>
              <w:rPr>
                <w:rStyle w:val="CommentReference"/>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CommentReference"/>
                <w:i/>
              </w:rPr>
            </w:pPr>
            <w:r>
              <w:rPr>
                <w:rStyle w:val="CommentReference"/>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CommentReference"/>
                <w:i/>
              </w:rPr>
            </w:pPr>
            <w:r>
              <w:rPr>
                <w:rStyle w:val="CommentReference"/>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CommentReference"/>
                <w:i/>
              </w:rPr>
            </w:pPr>
            <w:r>
              <w:rPr>
                <w:rStyle w:val="CommentReference"/>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CommentReference"/>
                <w:i/>
              </w:rPr>
            </w:pPr>
            <w:r>
              <w:rPr>
                <w:rStyle w:val="CommentReference"/>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CommentReference"/>
                <w:i/>
              </w:rPr>
            </w:pPr>
            <w:r>
              <w:rPr>
                <w:rStyle w:val="CommentReference"/>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CommentReference"/>
                <w:i/>
              </w:rPr>
            </w:pPr>
            <w:r>
              <w:rPr>
                <w:rStyle w:val="CommentReference"/>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CommentReference"/>
                <w:i/>
              </w:rPr>
            </w:pPr>
            <w:r>
              <w:rPr>
                <w:rStyle w:val="CommentReference"/>
                <w:rFonts w:hint="eastAsia"/>
              </w:rPr>
              <w:t>通过用户</w:t>
            </w:r>
            <w:r>
              <w:rPr>
                <w:rStyle w:val="CommentReference"/>
                <w:rFonts w:hint="eastAsia"/>
              </w:rPr>
              <w:t>ID</w:t>
            </w:r>
            <w:r>
              <w:rPr>
                <w:rStyle w:val="CommentReference"/>
                <w:rFonts w:hint="eastAsia"/>
              </w:rPr>
              <w:t>接受邀请并加入圈子</w:t>
            </w:r>
          </w:p>
        </w:tc>
      </w:tr>
    </w:tbl>
    <w:p w14:paraId="2AB729BC" w14:textId="120A6EF5" w:rsidR="007E5FCD" w:rsidRDefault="007E5FCD" w:rsidP="003A0D42"/>
    <w:p w14:paraId="3A7D6EE7" w14:textId="77777777" w:rsidR="00CC1B0B" w:rsidRDefault="00CC1B0B" w:rsidP="00626322">
      <w:pPr>
        <w:pStyle w:val="Heading2"/>
      </w:pPr>
      <w:bookmarkStart w:id="122" w:name="_Toc418875586"/>
      <w:bookmarkStart w:id="123" w:name="_Toc451011748"/>
      <w:r>
        <w:rPr>
          <w:rFonts w:hint="eastAsia"/>
        </w:rPr>
        <w:lastRenderedPageBreak/>
        <w:t>关系系统（</w:t>
      </w:r>
      <w:r>
        <w:rPr>
          <w:rFonts w:hint="eastAsia"/>
        </w:rPr>
        <w:t>Relation</w:t>
      </w:r>
      <w:r>
        <w:rPr>
          <w:rFonts w:hint="eastAsia"/>
        </w:rPr>
        <w:t>）模块</w:t>
      </w:r>
      <w:bookmarkEnd w:id="122"/>
      <w:bookmarkEnd w:id="123"/>
    </w:p>
    <w:p w14:paraId="7914788B" w14:textId="77777777" w:rsidR="00CC1B0B" w:rsidRDefault="00CC1B0B" w:rsidP="00626322">
      <w:pPr>
        <w:pStyle w:val="Heading3"/>
      </w:pPr>
      <w:bookmarkStart w:id="124" w:name="_Toc418875587"/>
      <w:bookmarkStart w:id="125" w:name="_Toc451011749"/>
      <w:r>
        <w:rPr>
          <w:rFonts w:hint="eastAsia"/>
        </w:rPr>
        <w:t>关系系统模块概述</w:t>
      </w:r>
      <w:bookmarkEnd w:id="124"/>
      <w:bookmarkEnd w:id="125"/>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E87E06">
      <w:pPr>
        <w:pStyle w:val="ListParagraph"/>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圈子列表（交互优先</w:t>
      </w:r>
      <w:r w:rsidRPr="000D05B2">
        <w:rPr>
          <w:rFonts w:ascii="宋体" w:hAnsi="宋体"/>
          <w:sz w:val="24"/>
        </w:rPr>
        <w:t>级）</w:t>
      </w:r>
      <w:r w:rsidRPr="000D05B2">
        <w:rPr>
          <w:rFonts w:ascii="宋体" w:hAnsi="宋体" w:hint="eastAsia"/>
          <w:sz w:val="24"/>
        </w:rPr>
        <w:t>：圈子的</w:t>
      </w:r>
      <w:r w:rsidRPr="000D05B2">
        <w:rPr>
          <w:rFonts w:ascii="宋体" w:hAnsi="宋体"/>
          <w:sz w:val="24"/>
        </w:rPr>
        <w:t>名称</w:t>
      </w:r>
      <w:r w:rsidRPr="000D05B2">
        <w:rPr>
          <w:rFonts w:ascii="宋体" w:hAnsi="宋体" w:hint="eastAsia"/>
          <w:sz w:val="24"/>
        </w:rPr>
        <w:t>、未</w:t>
      </w:r>
      <w:r w:rsidRPr="000D05B2">
        <w:rPr>
          <w:rFonts w:ascii="宋体" w:hAnsi="宋体"/>
          <w:sz w:val="24"/>
        </w:rPr>
        <w:t>读数量</w:t>
      </w:r>
      <w:r w:rsidRPr="000D05B2">
        <w:rPr>
          <w:rFonts w:ascii="宋体" w:hAnsi="宋体" w:hint="eastAsia"/>
          <w:sz w:val="24"/>
        </w:rPr>
        <w:t>、lo</w:t>
      </w:r>
      <w:r w:rsidRPr="000D05B2">
        <w:rPr>
          <w:rFonts w:ascii="宋体" w:hAnsi="宋体"/>
          <w:sz w:val="24"/>
        </w:rPr>
        <w:t>go</w:t>
      </w:r>
      <w:r w:rsidRPr="000D05B2">
        <w:rPr>
          <w:rFonts w:ascii="宋体" w:hAnsi="宋体" w:hint="eastAsia"/>
          <w:sz w:val="24"/>
        </w:rPr>
        <w:t>、</w:t>
      </w:r>
      <w:r w:rsidRPr="000D05B2">
        <w:rPr>
          <w:rFonts w:ascii="宋体" w:hAnsi="宋体"/>
          <w:sz w:val="24"/>
        </w:rPr>
        <w:t>最新的会话</w:t>
      </w:r>
    </w:p>
    <w:p w14:paraId="1270F100" w14:textId="77777777" w:rsidR="00CC1B0B" w:rsidRPr="000D05B2" w:rsidRDefault="00CC1B0B" w:rsidP="00E87E06">
      <w:pPr>
        <w:pStyle w:val="ListParagraph"/>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圈子排序</w:t>
      </w:r>
    </w:p>
    <w:p w14:paraId="11DA4C8B" w14:textId="77777777" w:rsidR="00CC1B0B" w:rsidRPr="000D05B2" w:rsidRDefault="00CC1B0B" w:rsidP="00E87E06">
      <w:pPr>
        <w:pStyle w:val="ListParagraph"/>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方案一</w:t>
      </w:r>
      <w:r w:rsidRPr="000D05B2">
        <w:rPr>
          <w:rFonts w:ascii="宋体" w:hAnsi="宋体"/>
          <w:sz w:val="24"/>
        </w:rPr>
        <w:t>：</w:t>
      </w:r>
      <w:r w:rsidRPr="000D05B2">
        <w:rPr>
          <w:rFonts w:ascii="宋体" w:hAnsi="宋体" w:hint="eastAsia"/>
          <w:sz w:val="24"/>
        </w:rPr>
        <w:t>按动态（发</w:t>
      </w:r>
      <w:r w:rsidRPr="000D05B2">
        <w:rPr>
          <w:rFonts w:ascii="宋体" w:hAnsi="宋体"/>
          <w:sz w:val="24"/>
        </w:rPr>
        <w:t>言和回复）</w:t>
      </w:r>
      <w:r w:rsidRPr="000D05B2">
        <w:rPr>
          <w:rFonts w:ascii="宋体" w:hAnsi="宋体" w:hint="eastAsia"/>
          <w:sz w:val="24"/>
        </w:rPr>
        <w:t>的</w:t>
      </w:r>
      <w:r w:rsidRPr="000D05B2">
        <w:rPr>
          <w:rFonts w:ascii="宋体" w:hAnsi="宋体"/>
          <w:sz w:val="24"/>
        </w:rPr>
        <w:t>时间倒</w:t>
      </w:r>
      <w:r w:rsidRPr="000D05B2">
        <w:rPr>
          <w:rFonts w:ascii="宋体" w:hAnsi="宋体" w:hint="eastAsia"/>
          <w:sz w:val="24"/>
        </w:rPr>
        <w:t>序</w:t>
      </w:r>
    </w:p>
    <w:p w14:paraId="7EB7252B" w14:textId="77777777" w:rsidR="00CC1B0B" w:rsidRPr="000D05B2" w:rsidRDefault="00CC1B0B" w:rsidP="00E87E06">
      <w:pPr>
        <w:pStyle w:val="ListParagraph"/>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方案二</w:t>
      </w:r>
      <w:r w:rsidRPr="000D05B2">
        <w:rPr>
          <w:rFonts w:ascii="宋体" w:hAnsi="宋体"/>
          <w:sz w:val="24"/>
        </w:rPr>
        <w:t>：智能排序</w:t>
      </w:r>
      <w:r w:rsidRPr="000D05B2">
        <w:rPr>
          <w:rFonts w:ascii="宋体" w:hAnsi="宋体" w:hint="eastAsia"/>
          <w:sz w:val="24"/>
        </w:rPr>
        <w:t>（参见</w:t>
      </w:r>
      <w:r w:rsidRPr="000D05B2">
        <w:rPr>
          <w:rFonts w:ascii="宋体" w:hAnsi="宋体"/>
          <w:sz w:val="24"/>
        </w:rPr>
        <w:t>S-00035）</w:t>
      </w:r>
    </w:p>
    <w:p w14:paraId="5319D70F" w14:textId="77777777" w:rsidR="00CC1B0B" w:rsidRPr="000D05B2" w:rsidRDefault="00CC1B0B" w:rsidP="00E87E06">
      <w:pPr>
        <w:pStyle w:val="ListParagraph"/>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未读</w:t>
      </w:r>
      <w:r w:rsidRPr="000D05B2">
        <w:rPr>
          <w:rFonts w:ascii="宋体" w:hAnsi="宋体"/>
          <w:sz w:val="24"/>
        </w:rPr>
        <w:t>数量</w:t>
      </w:r>
      <w:r w:rsidRPr="000D05B2">
        <w:rPr>
          <w:rFonts w:ascii="宋体" w:hAnsi="宋体" w:hint="eastAsia"/>
          <w:sz w:val="24"/>
        </w:rPr>
        <w:t>：圈子</w:t>
      </w:r>
      <w:r w:rsidRPr="000D05B2">
        <w:rPr>
          <w:rFonts w:ascii="宋体" w:hAnsi="宋体"/>
          <w:sz w:val="24"/>
        </w:rPr>
        <w:t>里的未读条数，</w:t>
      </w:r>
    </w:p>
    <w:p w14:paraId="215C3EC8" w14:textId="77777777" w:rsidR="00CC1B0B" w:rsidRPr="000D05B2" w:rsidRDefault="00CC1B0B" w:rsidP="00E87E06">
      <w:pPr>
        <w:pStyle w:val="ListParagraph"/>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圈子的置顶</w:t>
      </w:r>
      <w:r w:rsidRPr="000D05B2">
        <w:rPr>
          <w:rFonts w:ascii="宋体" w:hAnsi="宋体"/>
          <w:sz w:val="24"/>
        </w:rPr>
        <w:t>（</w:t>
      </w:r>
      <w:r w:rsidRPr="000D05B2">
        <w:rPr>
          <w:rFonts w:ascii="宋体" w:hAnsi="宋体" w:hint="eastAsia"/>
          <w:sz w:val="24"/>
        </w:rPr>
        <w:t>限</w:t>
      </w:r>
      <w:r w:rsidRPr="000D05B2">
        <w:rPr>
          <w:rFonts w:ascii="宋体" w:hAnsi="宋体"/>
          <w:sz w:val="24"/>
        </w:rPr>
        <w:t>WEB端）</w:t>
      </w:r>
    </w:p>
    <w:p w14:paraId="6AE13A72" w14:textId="77777777" w:rsidR="00CC1B0B" w:rsidRPr="000D05B2" w:rsidRDefault="00CC1B0B" w:rsidP="00E87E06">
      <w:pPr>
        <w:pStyle w:val="ListParagraph"/>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允许设置三</w:t>
      </w:r>
      <w:r w:rsidRPr="000D05B2">
        <w:rPr>
          <w:rFonts w:ascii="宋体" w:hAnsi="宋体"/>
          <w:sz w:val="24"/>
        </w:rPr>
        <w:t>个圈子置顶，</w:t>
      </w:r>
      <w:r w:rsidRPr="000D05B2">
        <w:rPr>
          <w:rFonts w:ascii="宋体" w:hAnsi="宋体" w:hint="eastAsia"/>
          <w:sz w:val="24"/>
        </w:rPr>
        <w:t>置</w:t>
      </w:r>
      <w:r w:rsidRPr="000D05B2">
        <w:rPr>
          <w:rFonts w:ascii="宋体" w:hAnsi="宋体"/>
          <w:sz w:val="24"/>
        </w:rPr>
        <w:t>顶后圈子将固定在最上方，不会</w:t>
      </w:r>
      <w:r w:rsidRPr="000D05B2">
        <w:rPr>
          <w:rFonts w:ascii="宋体" w:hAnsi="宋体" w:hint="eastAsia"/>
          <w:sz w:val="24"/>
        </w:rPr>
        <w:t>因</w:t>
      </w:r>
      <w:r w:rsidRPr="000D05B2">
        <w:rPr>
          <w:rFonts w:ascii="宋体" w:hAnsi="宋体"/>
          <w:sz w:val="24"/>
        </w:rPr>
        <w:t>为动态而改变</w:t>
      </w:r>
      <w:r w:rsidRPr="000D05B2">
        <w:rPr>
          <w:rFonts w:ascii="宋体" w:hAnsi="宋体" w:hint="eastAsia"/>
          <w:sz w:val="24"/>
        </w:rPr>
        <w:t>顺利</w:t>
      </w:r>
      <w:r w:rsidRPr="000D05B2">
        <w:rPr>
          <w:rFonts w:ascii="宋体" w:hAnsi="宋体"/>
          <w:sz w:val="24"/>
        </w:rPr>
        <w:t>。</w:t>
      </w:r>
    </w:p>
    <w:p w14:paraId="5D8C25AB" w14:textId="77777777" w:rsidR="00CC1B0B" w:rsidRPr="000D05B2" w:rsidRDefault="00CC1B0B" w:rsidP="00E87E06">
      <w:pPr>
        <w:pStyle w:val="ListParagraph"/>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超</w:t>
      </w:r>
      <w:r w:rsidRPr="000D05B2">
        <w:rPr>
          <w:rFonts w:ascii="宋体" w:hAnsi="宋体"/>
          <w:sz w:val="24"/>
        </w:rPr>
        <w:t>过三个圈子，系统提示不允许再置顶</w:t>
      </w:r>
      <w:r w:rsidRPr="000D05B2">
        <w:rPr>
          <w:rFonts w:ascii="宋体" w:hAnsi="宋体" w:hint="eastAsia"/>
          <w:sz w:val="24"/>
        </w:rPr>
        <w:t>。</w:t>
      </w:r>
    </w:p>
    <w:p w14:paraId="648DED81" w14:textId="77777777" w:rsidR="00CC1B0B" w:rsidRPr="000D05B2" w:rsidRDefault="00CC1B0B" w:rsidP="00E87E06">
      <w:pPr>
        <w:pStyle w:val="ListParagraph"/>
        <w:numPr>
          <w:ilvl w:val="0"/>
          <w:numId w:val="24"/>
        </w:numPr>
        <w:spacing w:line="400" w:lineRule="exact"/>
        <w:ind w:leftChars="214" w:left="449" w:firstLineChars="0" w:firstLine="432"/>
        <w:jc w:val="left"/>
        <w:rPr>
          <w:rFonts w:ascii="宋体" w:hAnsi="宋体"/>
          <w:sz w:val="24"/>
        </w:rPr>
      </w:pPr>
      <w:r w:rsidRPr="000D05B2">
        <w:rPr>
          <w:rFonts w:ascii="宋体" w:hAnsi="宋体"/>
          <w:sz w:val="24"/>
        </w:rPr>
        <w:t>取消置顶后</w:t>
      </w:r>
      <w:r w:rsidRPr="000D05B2">
        <w:rPr>
          <w:rFonts w:ascii="宋体" w:hAnsi="宋体" w:hint="eastAsia"/>
          <w:sz w:val="24"/>
        </w:rPr>
        <w:t>，该</w:t>
      </w:r>
      <w:r w:rsidRPr="000D05B2">
        <w:rPr>
          <w:rFonts w:ascii="宋体" w:hAnsi="宋体"/>
          <w:sz w:val="24"/>
        </w:rPr>
        <w:t>圈子的</w:t>
      </w:r>
      <w:r w:rsidRPr="000D05B2">
        <w:rPr>
          <w:rFonts w:ascii="宋体" w:hAnsi="宋体" w:hint="eastAsia"/>
          <w:sz w:val="24"/>
        </w:rPr>
        <w:t>排序将</w:t>
      </w:r>
      <w:r w:rsidRPr="000D05B2">
        <w:rPr>
          <w:rFonts w:ascii="宋体" w:hAnsi="宋体"/>
          <w:sz w:val="24"/>
        </w:rPr>
        <w:t>重排。</w:t>
      </w:r>
    </w:p>
    <w:p w14:paraId="33DD6CA5" w14:textId="77777777" w:rsidR="00CC1B0B" w:rsidRPr="000D05B2" w:rsidRDefault="00CC1B0B" w:rsidP="00E87E06">
      <w:pPr>
        <w:pStyle w:val="ListParagraph"/>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移动</w:t>
      </w:r>
      <w:r w:rsidRPr="000D05B2">
        <w:rPr>
          <w:rFonts w:ascii="宋体" w:hAnsi="宋体"/>
          <w:sz w:val="24"/>
        </w:rPr>
        <w:t>端加载规则</w:t>
      </w:r>
    </w:p>
    <w:p w14:paraId="509DB64E" w14:textId="77777777" w:rsidR="00CC1B0B" w:rsidRPr="000D05B2" w:rsidRDefault="00CC1B0B" w:rsidP="00E87E06">
      <w:pPr>
        <w:pStyle w:val="ListParagraph"/>
        <w:numPr>
          <w:ilvl w:val="0"/>
          <w:numId w:val="25"/>
        </w:numPr>
        <w:spacing w:line="400" w:lineRule="exact"/>
        <w:ind w:leftChars="214" w:left="449" w:firstLineChars="0" w:firstLine="432"/>
        <w:jc w:val="left"/>
        <w:rPr>
          <w:rFonts w:ascii="宋体" w:hAnsi="宋体"/>
          <w:sz w:val="24"/>
        </w:rPr>
      </w:pPr>
      <w:r w:rsidRPr="000D05B2">
        <w:rPr>
          <w:rFonts w:ascii="宋体" w:hAnsi="宋体" w:hint="eastAsia"/>
          <w:sz w:val="24"/>
        </w:rPr>
        <w:t>切换到首页时，会自动加载圈子列表内容及圈子排序</w:t>
      </w:r>
    </w:p>
    <w:p w14:paraId="4D67A94C" w14:textId="77777777" w:rsidR="00CC1B0B" w:rsidRPr="000D05B2" w:rsidRDefault="00CC1B0B" w:rsidP="00E87E06">
      <w:pPr>
        <w:pStyle w:val="ListParagraph"/>
        <w:numPr>
          <w:ilvl w:val="0"/>
          <w:numId w:val="25"/>
        </w:numPr>
        <w:spacing w:line="400" w:lineRule="exact"/>
        <w:ind w:leftChars="214" w:left="449" w:firstLineChars="0" w:firstLine="432"/>
        <w:jc w:val="left"/>
        <w:rPr>
          <w:rFonts w:ascii="宋体" w:hAnsi="宋体"/>
          <w:sz w:val="24"/>
        </w:rPr>
      </w:pPr>
      <w:r w:rsidRPr="000D05B2">
        <w:rPr>
          <w:rFonts w:ascii="宋体" w:hAnsi="宋体" w:hint="eastAsia"/>
          <w:sz w:val="24"/>
        </w:rPr>
        <w:t>圈子中有动态更新，每</w:t>
      </w:r>
      <w:r w:rsidRPr="000D05B2">
        <w:rPr>
          <w:rFonts w:ascii="宋体" w:hAnsi="宋体"/>
          <w:sz w:val="24"/>
        </w:rPr>
        <w:t>30</w:t>
      </w:r>
      <w:r w:rsidRPr="000D05B2">
        <w:rPr>
          <w:rFonts w:ascii="宋体" w:hAnsi="宋体" w:hint="eastAsia"/>
          <w:sz w:val="24"/>
        </w:rPr>
        <w:t>秒会推送给移动端，排序不刷新，只刷新消息数量；</w:t>
      </w:r>
    </w:p>
    <w:p w14:paraId="1CD6B615" w14:textId="77777777" w:rsidR="00CC1B0B" w:rsidRPr="000D05B2" w:rsidRDefault="00CC1B0B" w:rsidP="00E87E06">
      <w:pPr>
        <w:pStyle w:val="ListParagraph"/>
        <w:numPr>
          <w:ilvl w:val="0"/>
          <w:numId w:val="25"/>
        </w:numPr>
        <w:spacing w:line="400" w:lineRule="exact"/>
        <w:ind w:leftChars="214" w:left="449" w:firstLineChars="0" w:firstLine="432"/>
        <w:jc w:val="left"/>
        <w:rPr>
          <w:rFonts w:ascii="宋体" w:hAnsi="宋体"/>
          <w:sz w:val="24"/>
        </w:rPr>
      </w:pPr>
      <w:r w:rsidRPr="000D05B2">
        <w:rPr>
          <w:rFonts w:ascii="宋体" w:hAnsi="宋体" w:hint="eastAsia"/>
          <w:sz w:val="24"/>
        </w:rPr>
        <w:t>手动向下滑动时重新加载列表内容和排序</w:t>
      </w:r>
    </w:p>
    <w:p w14:paraId="3F265F85" w14:textId="77777777" w:rsidR="00CC1B0B" w:rsidRPr="000D05B2" w:rsidRDefault="00CC1B0B" w:rsidP="00E87E06">
      <w:pPr>
        <w:pStyle w:val="ListParagraph"/>
        <w:numPr>
          <w:ilvl w:val="0"/>
          <w:numId w:val="22"/>
        </w:numPr>
        <w:spacing w:line="400" w:lineRule="exact"/>
        <w:ind w:left="0" w:firstLineChars="0" w:firstLine="432"/>
        <w:jc w:val="left"/>
        <w:rPr>
          <w:rFonts w:ascii="宋体" w:hAnsi="宋体"/>
          <w:sz w:val="24"/>
        </w:rPr>
      </w:pPr>
      <w:r w:rsidRPr="000D05B2">
        <w:rPr>
          <w:rFonts w:ascii="宋体" w:hAnsi="宋体" w:hint="eastAsia"/>
          <w:sz w:val="24"/>
        </w:rPr>
        <w:t>圈子</w:t>
      </w:r>
      <w:r w:rsidRPr="000D05B2">
        <w:rPr>
          <w:rFonts w:ascii="宋体" w:hAnsi="宋体"/>
          <w:sz w:val="24"/>
        </w:rPr>
        <w:t>列表</w:t>
      </w:r>
      <w:r w:rsidRPr="000D05B2">
        <w:rPr>
          <w:rFonts w:ascii="宋体" w:hAnsi="宋体" w:hint="eastAsia"/>
          <w:sz w:val="24"/>
        </w:rPr>
        <w:t>智能</w:t>
      </w:r>
      <w:r w:rsidRPr="000D05B2">
        <w:rPr>
          <w:rFonts w:ascii="宋体" w:hAnsi="宋体"/>
          <w:sz w:val="24"/>
        </w:rPr>
        <w:t>排序规则</w:t>
      </w:r>
    </w:p>
    <w:p w14:paraId="3E2B550C" w14:textId="77777777" w:rsidR="00CC1B0B" w:rsidRPr="000D05B2" w:rsidRDefault="00CC1B0B" w:rsidP="00E87E06">
      <w:pPr>
        <w:pStyle w:val="ListParagraph"/>
        <w:numPr>
          <w:ilvl w:val="0"/>
          <w:numId w:val="27"/>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高：</w:t>
      </w:r>
      <w:r w:rsidRPr="000D05B2">
        <w:rPr>
          <w:rFonts w:ascii="宋体" w:hAnsi="宋体" w:hint="eastAsia"/>
          <w:sz w:val="24"/>
        </w:rPr>
        <w:t>是</w:t>
      </w:r>
      <w:r w:rsidRPr="000D05B2">
        <w:rPr>
          <w:rFonts w:ascii="宋体" w:hAnsi="宋体"/>
          <w:sz w:val="24"/>
        </w:rPr>
        <w:t>否有未读</w:t>
      </w:r>
      <w:r w:rsidRPr="000D05B2">
        <w:rPr>
          <w:rFonts w:ascii="宋体" w:hAnsi="宋体" w:hint="eastAsia"/>
          <w:sz w:val="24"/>
        </w:rPr>
        <w:t>、</w:t>
      </w:r>
      <w:r w:rsidRPr="000D05B2">
        <w:rPr>
          <w:rFonts w:ascii="宋体" w:hAnsi="宋体"/>
          <w:sz w:val="24"/>
        </w:rPr>
        <w:t>最</w:t>
      </w:r>
      <w:r w:rsidRPr="000D05B2">
        <w:rPr>
          <w:rFonts w:ascii="宋体" w:hAnsi="宋体" w:hint="eastAsia"/>
          <w:sz w:val="24"/>
        </w:rPr>
        <w:t>新更</w:t>
      </w:r>
      <w:r w:rsidRPr="000D05B2">
        <w:rPr>
          <w:rFonts w:ascii="宋体" w:hAnsi="宋体"/>
          <w:sz w:val="24"/>
        </w:rPr>
        <w:t>新时间</w:t>
      </w:r>
      <w:r w:rsidRPr="000D05B2">
        <w:rPr>
          <w:rFonts w:ascii="宋体" w:hAnsi="宋体" w:hint="eastAsia"/>
          <w:sz w:val="24"/>
        </w:rPr>
        <w:t>、</w:t>
      </w:r>
      <w:r w:rsidRPr="000D05B2">
        <w:rPr>
          <w:rFonts w:ascii="宋体" w:hAnsi="宋体"/>
          <w:sz w:val="24"/>
        </w:rPr>
        <w:t>我</w:t>
      </w:r>
      <w:r w:rsidRPr="000D05B2">
        <w:rPr>
          <w:rFonts w:ascii="宋体" w:hAnsi="宋体" w:hint="eastAsia"/>
          <w:sz w:val="24"/>
        </w:rPr>
        <w:t>进入</w:t>
      </w:r>
      <w:r w:rsidRPr="000D05B2">
        <w:rPr>
          <w:rFonts w:ascii="宋体" w:hAnsi="宋体"/>
          <w:sz w:val="24"/>
        </w:rPr>
        <w:t>圈子的</w:t>
      </w:r>
      <w:r w:rsidRPr="000D05B2">
        <w:rPr>
          <w:rFonts w:ascii="宋体" w:hAnsi="宋体" w:hint="eastAsia"/>
          <w:sz w:val="24"/>
        </w:rPr>
        <w:t>频率、</w:t>
      </w:r>
      <w:r w:rsidRPr="000D05B2">
        <w:rPr>
          <w:rFonts w:ascii="宋体" w:hAnsi="宋体"/>
          <w:sz w:val="24"/>
        </w:rPr>
        <w:t>我在圈子中的浏览时间</w:t>
      </w:r>
    </w:p>
    <w:p w14:paraId="1F6A7E22" w14:textId="77777777" w:rsidR="00CC1B0B" w:rsidRPr="000D05B2" w:rsidRDefault="00CC1B0B" w:rsidP="00E87E06">
      <w:pPr>
        <w:pStyle w:val="ListParagraph"/>
        <w:numPr>
          <w:ilvl w:val="0"/>
          <w:numId w:val="27"/>
        </w:numPr>
        <w:spacing w:line="400" w:lineRule="exact"/>
        <w:ind w:leftChars="214" w:left="449" w:firstLineChars="0" w:firstLine="432"/>
        <w:jc w:val="left"/>
        <w:rPr>
          <w:rFonts w:ascii="宋体" w:hAnsi="宋体"/>
          <w:sz w:val="24"/>
        </w:rPr>
      </w:pPr>
      <w:r w:rsidRPr="000D05B2">
        <w:rPr>
          <w:rFonts w:ascii="宋体" w:hAnsi="宋体" w:hint="eastAsia"/>
          <w:sz w:val="24"/>
        </w:rPr>
        <w:t>权</w:t>
      </w:r>
      <w:r w:rsidRPr="000D05B2">
        <w:rPr>
          <w:rFonts w:ascii="宋体" w:hAnsi="宋体"/>
          <w:sz w:val="24"/>
        </w:rPr>
        <w:t>重中：</w:t>
      </w:r>
      <w:r w:rsidRPr="000D05B2">
        <w:rPr>
          <w:rFonts w:ascii="宋体" w:hAnsi="宋体" w:hint="eastAsia"/>
          <w:sz w:val="24"/>
        </w:rPr>
        <w:t>通知</w:t>
      </w:r>
      <w:r w:rsidRPr="000D05B2">
        <w:rPr>
          <w:rFonts w:ascii="宋体" w:hAnsi="宋体"/>
          <w:sz w:val="24"/>
        </w:rPr>
        <w:t>我的</w:t>
      </w:r>
      <w:r w:rsidRPr="000D05B2">
        <w:rPr>
          <w:rFonts w:ascii="宋体" w:hAnsi="宋体" w:hint="eastAsia"/>
          <w:sz w:val="24"/>
        </w:rPr>
        <w:t>频率、我</w:t>
      </w:r>
      <w:r w:rsidRPr="000D05B2">
        <w:rPr>
          <w:rFonts w:ascii="宋体" w:hAnsi="宋体"/>
          <w:sz w:val="24"/>
        </w:rPr>
        <w:t>发贴</w:t>
      </w:r>
      <w:r w:rsidRPr="000D05B2">
        <w:rPr>
          <w:rFonts w:ascii="宋体" w:hAnsi="宋体" w:hint="eastAsia"/>
          <w:sz w:val="24"/>
        </w:rPr>
        <w:t>的</w:t>
      </w:r>
      <w:r w:rsidRPr="000D05B2">
        <w:rPr>
          <w:rFonts w:ascii="宋体" w:hAnsi="宋体"/>
          <w:sz w:val="24"/>
        </w:rPr>
        <w:t>次数</w:t>
      </w:r>
      <w:r w:rsidRPr="000D05B2">
        <w:rPr>
          <w:rFonts w:ascii="宋体" w:hAnsi="宋体" w:hint="eastAsia"/>
          <w:sz w:val="24"/>
        </w:rPr>
        <w:t>频率、</w:t>
      </w:r>
      <w:r w:rsidRPr="000D05B2">
        <w:rPr>
          <w:rFonts w:ascii="宋体" w:hAnsi="宋体"/>
          <w:sz w:val="24"/>
        </w:rPr>
        <w:t>我回复的次数比率</w:t>
      </w:r>
      <w:r w:rsidRPr="000D05B2">
        <w:rPr>
          <w:rFonts w:ascii="宋体" w:hAnsi="宋体" w:hint="eastAsia"/>
          <w:sz w:val="24"/>
        </w:rPr>
        <w:t>、</w:t>
      </w:r>
      <w:r w:rsidRPr="000D05B2">
        <w:rPr>
          <w:rFonts w:ascii="宋体" w:hAnsi="宋体"/>
          <w:sz w:val="24"/>
        </w:rPr>
        <w:t>是否</w:t>
      </w:r>
      <w:r w:rsidRPr="000D05B2">
        <w:rPr>
          <w:rFonts w:ascii="宋体" w:hAnsi="宋体" w:hint="eastAsia"/>
          <w:sz w:val="24"/>
        </w:rPr>
        <w:t>我</w:t>
      </w:r>
      <w:r w:rsidRPr="000D05B2">
        <w:rPr>
          <w:rFonts w:ascii="宋体" w:hAnsi="宋体"/>
          <w:sz w:val="24"/>
        </w:rPr>
        <w:t>是</w:t>
      </w:r>
      <w:r w:rsidRPr="000D05B2">
        <w:rPr>
          <w:rFonts w:ascii="宋体" w:hAnsi="宋体" w:hint="eastAsia"/>
          <w:sz w:val="24"/>
        </w:rPr>
        <w:t>圈</w:t>
      </w:r>
      <w:r w:rsidRPr="000D05B2">
        <w:rPr>
          <w:rFonts w:ascii="宋体" w:hAnsi="宋体"/>
          <w:sz w:val="24"/>
        </w:rPr>
        <w:t>主。</w:t>
      </w:r>
    </w:p>
    <w:p w14:paraId="5375B0D9" w14:textId="77777777" w:rsidR="00CC1B0B" w:rsidRPr="000D05B2" w:rsidRDefault="00CC1B0B" w:rsidP="00E87E06">
      <w:pPr>
        <w:pStyle w:val="ListParagraph"/>
        <w:numPr>
          <w:ilvl w:val="0"/>
          <w:numId w:val="27"/>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低：</w:t>
      </w:r>
      <w:r w:rsidRPr="000D05B2">
        <w:rPr>
          <w:rFonts w:ascii="宋体" w:hAnsi="宋体" w:hint="eastAsia"/>
          <w:sz w:val="24"/>
        </w:rPr>
        <w:t>未</w:t>
      </w:r>
      <w:r w:rsidRPr="000D05B2">
        <w:rPr>
          <w:rFonts w:ascii="宋体" w:hAnsi="宋体"/>
          <w:sz w:val="24"/>
        </w:rPr>
        <w:t>读消息</w:t>
      </w:r>
      <w:r w:rsidRPr="000D05B2">
        <w:rPr>
          <w:rFonts w:ascii="宋体" w:hAnsi="宋体"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CommentText"/>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CommentText"/>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CommentText"/>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权限</w:t>
      </w:r>
    </w:p>
    <w:p w14:paraId="6002A73B" w14:textId="77777777" w:rsidR="009A26C4" w:rsidRPr="009A26C4" w:rsidRDefault="009A26C4" w:rsidP="00E87E06">
      <w:pPr>
        <w:pStyle w:val="ListParagraph"/>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圈子管理</w:t>
      </w:r>
      <w:r w:rsidRPr="009A26C4">
        <w:rPr>
          <w:rFonts w:ascii="宋体" w:hAnsi="宋体"/>
          <w:color w:val="000000" w:themeColor="text1"/>
          <w:sz w:val="24"/>
        </w:rPr>
        <w:t>中选</w:t>
      </w:r>
      <w:r w:rsidRPr="009A26C4">
        <w:rPr>
          <w:rFonts w:ascii="宋体" w:hAnsi="宋体" w:hint="eastAsia"/>
          <w:color w:val="000000" w:themeColor="text1"/>
          <w:sz w:val="24"/>
        </w:rPr>
        <w:t>中“</w:t>
      </w:r>
      <w:r w:rsidRPr="009A26C4">
        <w:rPr>
          <w:rFonts w:ascii="宋体" w:hAnsi="宋体"/>
          <w:color w:val="000000" w:themeColor="text1"/>
          <w:sz w:val="24"/>
        </w:rPr>
        <w:t>限</w:t>
      </w:r>
      <w:r w:rsidRPr="009A26C4">
        <w:rPr>
          <w:rFonts w:ascii="宋体" w:hAnsi="宋体" w:hint="eastAsia"/>
          <w:color w:val="000000" w:themeColor="text1"/>
          <w:sz w:val="24"/>
        </w:rPr>
        <w:t>圈主</w:t>
      </w:r>
      <w:r w:rsidRPr="009A26C4">
        <w:rPr>
          <w:rFonts w:ascii="宋体" w:hAnsi="宋体"/>
          <w:color w:val="000000" w:themeColor="text1"/>
          <w:sz w:val="24"/>
        </w:rPr>
        <w:t>邀请</w:t>
      </w:r>
      <w:r w:rsidRPr="009A26C4">
        <w:rPr>
          <w:rFonts w:ascii="宋体" w:hAnsi="宋体" w:hint="eastAsia"/>
          <w:color w:val="000000" w:themeColor="text1"/>
          <w:sz w:val="24"/>
        </w:rPr>
        <w:t>”</w:t>
      </w:r>
      <w:r w:rsidRPr="009A26C4">
        <w:rPr>
          <w:rFonts w:ascii="宋体" w:hAnsi="宋体"/>
          <w:color w:val="000000" w:themeColor="text1"/>
          <w:sz w:val="24"/>
        </w:rPr>
        <w:t>，就只有管理员能</w:t>
      </w:r>
      <w:r w:rsidRPr="009A26C4">
        <w:rPr>
          <w:rFonts w:ascii="宋体" w:hAnsi="宋体" w:hint="eastAsia"/>
          <w:color w:val="000000" w:themeColor="text1"/>
          <w:sz w:val="24"/>
        </w:rPr>
        <w:t>发</w:t>
      </w:r>
      <w:r w:rsidRPr="009A26C4">
        <w:rPr>
          <w:rFonts w:ascii="宋体" w:hAnsi="宋体"/>
          <w:color w:val="000000" w:themeColor="text1"/>
          <w:sz w:val="24"/>
        </w:rPr>
        <w:t>出邀请</w:t>
      </w:r>
    </w:p>
    <w:p w14:paraId="60D65A9F" w14:textId="77777777" w:rsidR="009A26C4" w:rsidRPr="009A26C4" w:rsidRDefault="009A26C4" w:rsidP="00E87E06">
      <w:pPr>
        <w:pStyle w:val="ListParagraph"/>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管理中选中“</w:t>
      </w:r>
      <w:r w:rsidRPr="009A26C4">
        <w:rPr>
          <w:rFonts w:ascii="宋体" w:hAnsi="宋体" w:hint="eastAsia"/>
          <w:color w:val="000000" w:themeColor="text1"/>
          <w:sz w:val="24"/>
        </w:rPr>
        <w:t>成员均</w:t>
      </w:r>
      <w:r w:rsidRPr="009A26C4">
        <w:rPr>
          <w:rFonts w:ascii="宋体" w:hAnsi="宋体"/>
          <w:color w:val="000000" w:themeColor="text1"/>
          <w:sz w:val="24"/>
        </w:rPr>
        <w:t>可邀请”</w:t>
      </w:r>
      <w:r w:rsidRPr="009A26C4">
        <w:rPr>
          <w:rFonts w:ascii="宋体" w:hAnsi="宋体" w:hint="eastAsia"/>
          <w:color w:val="000000" w:themeColor="text1"/>
          <w:sz w:val="24"/>
        </w:rPr>
        <w:t>，圈子</w:t>
      </w:r>
      <w:r w:rsidRPr="009A26C4">
        <w:rPr>
          <w:rFonts w:ascii="宋体" w:hAnsi="宋体"/>
          <w:color w:val="000000" w:themeColor="text1"/>
          <w:sz w:val="24"/>
        </w:rPr>
        <w:t>中的所有成员</w:t>
      </w:r>
      <w:r w:rsidRPr="009A26C4">
        <w:rPr>
          <w:rFonts w:ascii="宋体" w:hAnsi="宋体" w:hint="eastAsia"/>
          <w:color w:val="000000" w:themeColor="text1"/>
          <w:sz w:val="24"/>
        </w:rPr>
        <w:t>均</w:t>
      </w:r>
      <w:r w:rsidRPr="009A26C4">
        <w:rPr>
          <w:rFonts w:ascii="宋体" w:hAnsi="宋体"/>
          <w:color w:val="000000" w:themeColor="text1"/>
          <w:sz w:val="24"/>
        </w:rPr>
        <w:t>可以邀请</w:t>
      </w:r>
    </w:p>
    <w:p w14:paraId="1A5F7DF3" w14:textId="77777777" w:rsidR="009A26C4" w:rsidRPr="009A26C4" w:rsidRDefault="009A26C4" w:rsidP="00E87E06">
      <w:pPr>
        <w:pStyle w:val="ListParagraph"/>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通过二维码邀请的相关权限请参考S-00077的需求描述</w:t>
      </w:r>
    </w:p>
    <w:p w14:paraId="5C6F943D"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手</w:t>
      </w:r>
      <w:r w:rsidRPr="009A26C4">
        <w:rPr>
          <w:rFonts w:ascii="宋体" w:hAnsi="宋体"/>
          <w:color w:val="000000" w:themeColor="text1"/>
          <w:sz w:val="24"/>
        </w:rPr>
        <w:t>工邀请</w:t>
      </w:r>
    </w:p>
    <w:p w14:paraId="3F96D482" w14:textId="77777777" w:rsidR="009A26C4" w:rsidRPr="009A26C4" w:rsidRDefault="00D35510" w:rsidP="00E87E06">
      <w:pPr>
        <w:pStyle w:val="ListParagraph"/>
        <w:numPr>
          <w:ilvl w:val="0"/>
          <w:numId w:val="11"/>
        </w:numPr>
        <w:spacing w:line="400" w:lineRule="exact"/>
        <w:ind w:firstLineChars="0"/>
        <w:jc w:val="left"/>
        <w:rPr>
          <w:rFonts w:ascii="宋体" w:hAnsi="宋体"/>
          <w:color w:val="000000" w:themeColor="text1"/>
          <w:sz w:val="24"/>
        </w:rPr>
      </w:pPr>
      <w:hyperlink r:id="rId38" w:history="1">
        <w:r w:rsidR="009A26C4" w:rsidRPr="009A26C4">
          <w:rPr>
            <w:rFonts w:ascii="宋体" w:hAnsi="宋体" w:hint="eastAsia"/>
            <w:color w:val="000000" w:themeColor="text1"/>
            <w:sz w:val="24"/>
          </w:rPr>
          <w:t>输入</w:t>
        </w:r>
        <w:r w:rsidR="009A26C4" w:rsidRPr="009A26C4">
          <w:rPr>
            <w:rFonts w:ascii="宋体" w:hAnsi="宋体"/>
            <w:color w:val="000000" w:themeColor="text1"/>
            <w:sz w:val="24"/>
          </w:rPr>
          <w:t>完整邮箱地址*@*</w:t>
        </w:r>
        <w:r w:rsidR="009A26C4" w:rsidRPr="009A26C4">
          <w:rPr>
            <w:rFonts w:ascii="宋体" w:hAnsi="宋体" w:hint="eastAsia"/>
            <w:color w:val="000000" w:themeColor="text1"/>
            <w:sz w:val="24"/>
          </w:rPr>
          <w:t>.</w:t>
        </w:r>
        <w:r w:rsidR="009A26C4" w:rsidRPr="009A26C4">
          <w:rPr>
            <w:rFonts w:ascii="宋体" w:hAnsi="宋体"/>
            <w:color w:val="000000" w:themeColor="text1"/>
            <w:sz w:val="24"/>
          </w:rPr>
          <w:t>*（</w:t>
        </w:r>
        <w:r w:rsidR="009A26C4" w:rsidRPr="009A26C4">
          <w:rPr>
            <w:rFonts w:ascii="宋体" w:hAnsi="宋体" w:hint="eastAsia"/>
            <w:color w:val="000000" w:themeColor="text1"/>
            <w:sz w:val="24"/>
          </w:rPr>
          <w:t>最长50</w:t>
        </w:r>
      </w:hyperlink>
      <w:r w:rsidR="009A26C4" w:rsidRPr="009A26C4">
        <w:rPr>
          <w:rFonts w:ascii="宋体" w:hAnsi="宋体" w:hint="eastAsia"/>
          <w:color w:val="000000" w:themeColor="text1"/>
          <w:sz w:val="24"/>
        </w:rPr>
        <w:t>个字符）</w:t>
      </w:r>
      <w:r w:rsidR="009A26C4" w:rsidRPr="009A26C4">
        <w:rPr>
          <w:rFonts w:ascii="宋体" w:hAnsi="宋体"/>
          <w:color w:val="000000" w:themeColor="text1"/>
          <w:sz w:val="24"/>
        </w:rPr>
        <w:t>，发出邀请</w:t>
      </w:r>
    </w:p>
    <w:p w14:paraId="18634BBB" w14:textId="77777777" w:rsidR="009A26C4" w:rsidRPr="009A26C4" w:rsidRDefault="009A26C4" w:rsidP="00E87E06">
      <w:pPr>
        <w:pStyle w:val="ListParagraph"/>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或输入11位手机号，</w:t>
      </w:r>
      <w:r w:rsidRPr="009A26C4">
        <w:rPr>
          <w:rFonts w:ascii="宋体" w:hAnsi="宋体"/>
          <w:color w:val="000000" w:themeColor="text1"/>
          <w:sz w:val="24"/>
        </w:rPr>
        <w:t>发</w:t>
      </w:r>
      <w:r w:rsidRPr="009A26C4">
        <w:rPr>
          <w:rFonts w:ascii="宋体" w:hAnsi="宋体" w:hint="eastAsia"/>
          <w:color w:val="000000" w:themeColor="text1"/>
          <w:sz w:val="24"/>
        </w:rPr>
        <w:t>出</w:t>
      </w:r>
      <w:r w:rsidRPr="009A26C4">
        <w:rPr>
          <w:rFonts w:ascii="宋体" w:hAnsi="宋体"/>
          <w:color w:val="000000" w:themeColor="text1"/>
          <w:sz w:val="24"/>
        </w:rPr>
        <w:t>邀请</w:t>
      </w:r>
    </w:p>
    <w:p w14:paraId="345D09DE" w14:textId="77777777" w:rsidR="009A26C4" w:rsidRPr="009A26C4" w:rsidRDefault="009A26C4" w:rsidP="00E87E06">
      <w:pPr>
        <w:pStyle w:val="ListParagraph"/>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批量</w:t>
      </w:r>
      <w:r w:rsidRPr="009A26C4">
        <w:rPr>
          <w:rFonts w:ascii="宋体" w:hAnsi="宋体"/>
          <w:color w:val="000000" w:themeColor="text1"/>
          <w:sz w:val="24"/>
        </w:rPr>
        <w:t>邀请</w:t>
      </w:r>
    </w:p>
    <w:p w14:paraId="57A67CD7" w14:textId="77777777" w:rsidR="009A26C4" w:rsidRPr="009A26C4" w:rsidRDefault="009A26C4" w:rsidP="00E87E06">
      <w:pPr>
        <w:pStyle w:val="ListParagraph"/>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w:t>
      </w:r>
      <w:r w:rsidRPr="009A26C4">
        <w:rPr>
          <w:rFonts w:ascii="宋体" w:hAnsi="宋体" w:hint="eastAsia"/>
          <w:color w:val="000000" w:themeColor="text1"/>
          <w:sz w:val="24"/>
        </w:rPr>
        <w:t>手机</w:t>
      </w:r>
      <w:r w:rsidRPr="009A26C4">
        <w:rPr>
          <w:rFonts w:ascii="宋体" w:hAnsi="宋体"/>
          <w:color w:val="000000" w:themeColor="text1"/>
          <w:sz w:val="24"/>
        </w:rPr>
        <w:t>本地通讯录</w:t>
      </w:r>
      <w:r w:rsidRPr="009A26C4">
        <w:rPr>
          <w:rFonts w:ascii="宋体" w:hAnsi="宋体" w:hint="eastAsia"/>
          <w:color w:val="000000" w:themeColor="text1"/>
          <w:sz w:val="24"/>
        </w:rPr>
        <w:t>，</w:t>
      </w:r>
      <w:r w:rsidRPr="009A26C4">
        <w:rPr>
          <w:rFonts w:ascii="宋体" w:hAnsi="宋体"/>
          <w:color w:val="000000" w:themeColor="text1"/>
          <w:sz w:val="24"/>
        </w:rPr>
        <w:t>选择</w:t>
      </w:r>
      <w:r w:rsidRPr="009A26C4">
        <w:rPr>
          <w:rFonts w:ascii="宋体" w:hAnsi="宋体" w:hint="eastAsia"/>
          <w:color w:val="000000" w:themeColor="text1"/>
          <w:sz w:val="24"/>
        </w:rPr>
        <w:t>要邀请</w:t>
      </w:r>
      <w:r w:rsidRPr="009A26C4">
        <w:rPr>
          <w:rFonts w:ascii="宋体" w:hAnsi="宋体"/>
          <w:color w:val="000000" w:themeColor="text1"/>
          <w:sz w:val="24"/>
        </w:rPr>
        <w:t>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（移动端）</w:t>
      </w:r>
    </w:p>
    <w:p w14:paraId="29101D0C" w14:textId="77777777" w:rsidR="009A26C4" w:rsidRPr="009A26C4" w:rsidRDefault="009A26C4" w:rsidP="00E87E06">
      <w:pPr>
        <w:pStyle w:val="ListParagraph"/>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取工作圈联系人，选择要邀请的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（所有端）</w:t>
      </w:r>
    </w:p>
    <w:p w14:paraId="6A372023" w14:textId="77777777" w:rsidR="009A26C4" w:rsidRPr="009A26C4" w:rsidRDefault="009A26C4" w:rsidP="00E87E06">
      <w:pPr>
        <w:pStyle w:val="ListParagraph"/>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通过邀请微信好友添加圈子成员（移动端S-00077）</w:t>
      </w:r>
    </w:p>
    <w:p w14:paraId="5FD8C331" w14:textId="77777777" w:rsidR="009A26C4" w:rsidRPr="009A26C4" w:rsidRDefault="009A26C4" w:rsidP="00E87E06">
      <w:pPr>
        <w:pStyle w:val="ListParagraph"/>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Web端隐藏Excel导入；</w:t>
      </w:r>
    </w:p>
    <w:p w14:paraId="19C51EE5" w14:textId="77777777" w:rsidR="009A26C4" w:rsidRPr="009A26C4" w:rsidRDefault="009A26C4" w:rsidP="00E87E06">
      <w:pPr>
        <w:pStyle w:val="ListParagraph"/>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未</w:t>
      </w:r>
      <w:r w:rsidRPr="009A26C4">
        <w:rPr>
          <w:rFonts w:ascii="宋体" w:hAnsi="宋体"/>
          <w:color w:val="000000" w:themeColor="text1"/>
          <w:sz w:val="24"/>
        </w:rPr>
        <w:t>注册用户：</w:t>
      </w:r>
    </w:p>
    <w:p w14:paraId="1EF6432B" w14:textId="77777777" w:rsidR="009A26C4" w:rsidRPr="009A26C4" w:rsidRDefault="009A26C4" w:rsidP="009A26C4">
      <w:pPr>
        <w:pStyle w:val="ListParagraph"/>
        <w:spacing w:line="400" w:lineRule="exact"/>
        <w:ind w:left="360" w:firstLineChars="0" w:firstLine="0"/>
        <w:jc w:val="left"/>
        <w:rPr>
          <w:rFonts w:ascii="宋体" w:hAnsi="宋体"/>
          <w:color w:val="000000" w:themeColor="text1"/>
          <w:sz w:val="24"/>
        </w:rPr>
      </w:pPr>
      <w:r w:rsidRPr="009A26C4">
        <w:rPr>
          <w:rFonts w:ascii="宋体" w:hAnsi="宋体" w:hint="eastAsia"/>
          <w:color w:val="000000" w:themeColor="text1"/>
          <w:sz w:val="24"/>
        </w:rPr>
        <w:t>如果被</w:t>
      </w:r>
      <w:r w:rsidRPr="009A26C4">
        <w:rPr>
          <w:rFonts w:ascii="宋体" w:hAnsi="宋体"/>
          <w:color w:val="000000" w:themeColor="text1"/>
          <w:sz w:val="24"/>
        </w:rPr>
        <w:t>邀请人还没有</w:t>
      </w:r>
      <w:r w:rsidRPr="009A26C4">
        <w:rPr>
          <w:rFonts w:ascii="宋体" w:hAnsi="宋体" w:hint="eastAsia"/>
          <w:color w:val="000000" w:themeColor="text1"/>
          <w:sz w:val="24"/>
        </w:rPr>
        <w:t>注册</w:t>
      </w:r>
      <w:r w:rsidRPr="009A26C4">
        <w:rPr>
          <w:rFonts w:ascii="宋体" w:hAnsi="宋体"/>
          <w:color w:val="000000" w:themeColor="text1"/>
          <w:sz w:val="24"/>
        </w:rPr>
        <w:t>，</w:t>
      </w:r>
      <w:r w:rsidRPr="009A26C4">
        <w:rPr>
          <w:rFonts w:ascii="宋体" w:hAnsi="宋体" w:hint="eastAsia"/>
          <w:color w:val="000000" w:themeColor="text1"/>
          <w:sz w:val="24"/>
        </w:rPr>
        <w:t>TA</w:t>
      </w:r>
      <w:r w:rsidRPr="009A26C4">
        <w:rPr>
          <w:rFonts w:ascii="宋体" w:hAnsi="宋体"/>
          <w:color w:val="000000" w:themeColor="text1"/>
          <w:sz w:val="24"/>
        </w:rPr>
        <w:t>收到邀请</w:t>
      </w:r>
      <w:r w:rsidRPr="009A26C4">
        <w:rPr>
          <w:rFonts w:ascii="宋体" w:hAnsi="宋体" w:hint="eastAsia"/>
          <w:color w:val="000000" w:themeColor="text1"/>
          <w:sz w:val="24"/>
        </w:rPr>
        <w:t>后，</w:t>
      </w:r>
      <w:r w:rsidRPr="009A26C4">
        <w:rPr>
          <w:rFonts w:ascii="宋体" w:hAnsi="宋体"/>
          <w:color w:val="000000" w:themeColor="text1"/>
          <w:sz w:val="24"/>
        </w:rPr>
        <w:t>需要完成注册</w:t>
      </w:r>
      <w:r w:rsidRPr="009A26C4">
        <w:rPr>
          <w:rFonts w:ascii="宋体" w:hAnsi="宋体" w:hint="eastAsia"/>
          <w:color w:val="000000" w:themeColor="text1"/>
          <w:sz w:val="24"/>
        </w:rPr>
        <w:t>并加入圈子</w:t>
      </w:r>
    </w:p>
    <w:p w14:paraId="687B9306"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邀请通知</w:t>
      </w:r>
    </w:p>
    <w:p w14:paraId="67C4352E" w14:textId="77777777" w:rsidR="009A26C4" w:rsidRPr="009A26C4" w:rsidRDefault="009A26C4" w:rsidP="00E87E06">
      <w:pPr>
        <w:pStyle w:val="ListParagraph"/>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已注册</w:t>
      </w:r>
      <w:r w:rsidRPr="009A26C4">
        <w:rPr>
          <w:rFonts w:ascii="宋体" w:hAnsi="宋体"/>
          <w:color w:val="000000" w:themeColor="text1"/>
          <w:sz w:val="24"/>
        </w:rPr>
        <w:t>用户</w:t>
      </w:r>
      <w:r w:rsidRPr="009A26C4">
        <w:rPr>
          <w:rFonts w:ascii="宋体" w:hAnsi="宋体" w:hint="eastAsia"/>
          <w:color w:val="000000" w:themeColor="text1"/>
          <w:sz w:val="24"/>
        </w:rPr>
        <w:t>（工作圈用户）</w:t>
      </w:r>
      <w:r w:rsidRPr="009A26C4">
        <w:rPr>
          <w:rFonts w:ascii="宋体" w:hAnsi="宋体"/>
          <w:color w:val="000000" w:themeColor="text1"/>
          <w:sz w:val="24"/>
        </w:rPr>
        <w:t>：</w:t>
      </w:r>
      <w:r w:rsidRPr="009A26C4">
        <w:rPr>
          <w:rFonts w:ascii="宋体" w:hAnsi="宋体" w:hint="eastAsia"/>
          <w:color w:val="000000" w:themeColor="text1"/>
          <w:sz w:val="24"/>
        </w:rPr>
        <w:t>会</w:t>
      </w:r>
      <w:r w:rsidRPr="009A26C4">
        <w:rPr>
          <w:rFonts w:ascii="宋体" w:hAnsi="宋体"/>
          <w:color w:val="000000" w:themeColor="text1"/>
          <w:sz w:val="24"/>
        </w:rPr>
        <w:t>收到系统通知</w:t>
      </w:r>
    </w:p>
    <w:p w14:paraId="6D39040B" w14:textId="77777777" w:rsidR="009A26C4" w:rsidRPr="009A26C4" w:rsidRDefault="009A26C4" w:rsidP="00E87E06">
      <w:pPr>
        <w:pStyle w:val="ListParagraph"/>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w:t>
      </w:r>
      <w:r w:rsidRPr="009A26C4">
        <w:rPr>
          <w:rFonts w:ascii="宋体" w:hAnsi="宋体"/>
          <w:color w:val="000000" w:themeColor="text1"/>
          <w:sz w:val="24"/>
        </w:rPr>
        <w:t>：收到短信或邮件通知</w:t>
      </w:r>
      <w:r w:rsidRPr="009A26C4">
        <w:rPr>
          <w:rFonts w:ascii="宋体" w:hAnsi="宋体" w:hint="eastAsia"/>
          <w:color w:val="000000" w:themeColor="text1"/>
          <w:sz w:val="24"/>
        </w:rPr>
        <w:t>TA注册。</w:t>
      </w:r>
      <w:r w:rsidRPr="009A26C4">
        <w:rPr>
          <w:rFonts w:ascii="宋体" w:hAnsi="宋体"/>
          <w:color w:val="000000" w:themeColor="text1"/>
          <w:sz w:val="24"/>
        </w:rPr>
        <w:t>完成注册后，</w:t>
      </w:r>
      <w:r w:rsidRPr="009A26C4">
        <w:rPr>
          <w:rFonts w:ascii="宋体" w:hAnsi="宋体" w:hint="eastAsia"/>
          <w:color w:val="000000" w:themeColor="text1"/>
          <w:sz w:val="24"/>
        </w:rPr>
        <w:t>会</w:t>
      </w:r>
      <w:r w:rsidRPr="009A26C4">
        <w:rPr>
          <w:rFonts w:ascii="宋体" w:hAnsi="宋体"/>
          <w:color w:val="000000" w:themeColor="text1"/>
          <w:sz w:val="24"/>
        </w:rPr>
        <w:t>收到系统通知</w:t>
      </w:r>
      <w:r w:rsidRPr="009A26C4">
        <w:rPr>
          <w:rFonts w:ascii="宋体" w:hAnsi="宋体" w:hint="eastAsia"/>
          <w:color w:val="000000" w:themeColor="text1"/>
          <w:sz w:val="24"/>
        </w:rPr>
        <w:t>，</w:t>
      </w:r>
      <w:r w:rsidRPr="009A26C4">
        <w:rPr>
          <w:rFonts w:ascii="宋体" w:hAnsi="宋体"/>
          <w:color w:val="000000" w:themeColor="text1"/>
          <w:sz w:val="24"/>
        </w:rPr>
        <w:t>参见已注册用户</w:t>
      </w:r>
      <w:r w:rsidRPr="009A26C4">
        <w:rPr>
          <w:rFonts w:ascii="宋体" w:hAnsi="宋体" w:hint="eastAsia"/>
          <w:color w:val="000000" w:themeColor="text1"/>
          <w:sz w:val="24"/>
        </w:rPr>
        <w:t>的</w:t>
      </w:r>
      <w:r w:rsidRPr="009A26C4">
        <w:rPr>
          <w:rFonts w:ascii="宋体" w:hAnsi="宋体"/>
          <w:color w:val="000000" w:themeColor="text1"/>
          <w:sz w:val="24"/>
        </w:rPr>
        <w:t>流程。</w:t>
      </w:r>
    </w:p>
    <w:p w14:paraId="3F5D0E23" w14:textId="16C7219C" w:rsidR="009A26C4" w:rsidRPr="009A26C4" w:rsidRDefault="009A26C4" w:rsidP="00E87E06">
      <w:pPr>
        <w:pStyle w:val="ListParagraph"/>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宋体" w:hAnsi="宋体" w:hint="eastAsia"/>
          <w:color w:val="000000" w:themeColor="text1"/>
          <w:sz w:val="24"/>
        </w:rPr>
        <w:t>账号</w:t>
      </w:r>
      <w:r w:rsidRPr="009A26C4">
        <w:rPr>
          <w:rFonts w:ascii="宋体" w:hAnsi="宋体"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成员限制</w:t>
      </w:r>
      <w:r w:rsidRPr="009A26C4">
        <w:rPr>
          <w:rFonts w:ascii="宋体" w:hAnsi="宋体" w:hint="eastAsia"/>
          <w:color w:val="000000" w:themeColor="text1"/>
          <w:sz w:val="24"/>
        </w:rPr>
        <w:t>（本</w:t>
      </w:r>
      <w:r w:rsidRPr="009A26C4">
        <w:rPr>
          <w:rFonts w:ascii="宋体" w:hAnsi="宋体"/>
          <w:color w:val="000000" w:themeColor="text1"/>
          <w:sz w:val="24"/>
        </w:rPr>
        <w:t>版本</w:t>
      </w:r>
      <w:r w:rsidRPr="009A26C4">
        <w:rPr>
          <w:rFonts w:ascii="宋体" w:hAnsi="宋体" w:hint="eastAsia"/>
          <w:color w:val="000000" w:themeColor="text1"/>
          <w:sz w:val="24"/>
        </w:rPr>
        <w:t>限1000人</w:t>
      </w:r>
      <w:r w:rsidRPr="009A26C4">
        <w:rPr>
          <w:rFonts w:ascii="宋体" w:hAnsi="宋体"/>
          <w:color w:val="000000" w:themeColor="text1"/>
          <w:sz w:val="24"/>
        </w:rPr>
        <w:t>上限）</w:t>
      </w:r>
    </w:p>
    <w:p w14:paraId="030FED44" w14:textId="77777777" w:rsidR="009A26C4" w:rsidRPr="009A26C4" w:rsidRDefault="009A26C4" w:rsidP="00E87E06">
      <w:pPr>
        <w:pStyle w:val="ListParagraph"/>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ListParagraph"/>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提示规则：圈子成员等于或超过圈子限制时提示</w:t>
      </w:r>
    </w:p>
    <w:p w14:paraId="54382513" w14:textId="77777777" w:rsidR="009A26C4" w:rsidRPr="009A26C4" w:rsidRDefault="009A26C4" w:rsidP="009A26C4">
      <w:pPr>
        <w:pStyle w:val="ListParagraph"/>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提示需求：在手工邀请、批量邀请时判断，不允许发出邀请</w:t>
      </w:r>
    </w:p>
    <w:p w14:paraId="08F32FCF" w14:textId="77777777" w:rsidR="009A26C4" w:rsidRPr="009A26C4" w:rsidRDefault="009A26C4" w:rsidP="00E87E06">
      <w:pPr>
        <w:pStyle w:val="ListParagraph"/>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w:t>
      </w:r>
      <w:r w:rsidRPr="009A26C4">
        <w:rPr>
          <w:rFonts w:ascii="宋体" w:hAnsi="宋体"/>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ListParagraph"/>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提示规则：接受邀请时，圈子成员已达到上限时提示</w:t>
      </w:r>
    </w:p>
    <w:p w14:paraId="19297B74" w14:textId="77777777" w:rsidR="009A26C4" w:rsidRPr="009A26C4" w:rsidRDefault="009A26C4" w:rsidP="009A26C4">
      <w:pPr>
        <w:pStyle w:val="ListParagraph"/>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提示需求：在接受邀请时判断，不允许该用户加入圈子</w:t>
      </w:r>
    </w:p>
    <w:p w14:paraId="6771CF1B" w14:textId="77777777" w:rsidR="009A26C4" w:rsidRPr="009A26C4" w:rsidRDefault="009A26C4" w:rsidP="00E87E06">
      <w:pPr>
        <w:pStyle w:val="ListParagraph"/>
        <w:numPr>
          <w:ilvl w:val="0"/>
          <w:numId w:val="10"/>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用户人数限制只限是已加入的圈子成员，不包含邀请中的用户和退出的成员</w:t>
      </w:r>
    </w:p>
    <w:p w14:paraId="142320F8"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w:t>
      </w:r>
      <w:r w:rsidRPr="009A26C4">
        <w:rPr>
          <w:rFonts w:ascii="宋体" w:hAnsi="宋体"/>
          <w:color w:val="000000" w:themeColor="text1"/>
          <w:sz w:val="24"/>
        </w:rPr>
        <w:t>入</w:t>
      </w:r>
      <w:r w:rsidRPr="009A26C4">
        <w:rPr>
          <w:rFonts w:ascii="宋体" w:hAnsi="宋体" w:hint="eastAsia"/>
          <w:color w:val="000000" w:themeColor="text1"/>
          <w:sz w:val="24"/>
        </w:rPr>
        <w:t>圈子（注册</w:t>
      </w:r>
      <w:r w:rsidRPr="009A26C4">
        <w:rPr>
          <w:rFonts w:ascii="宋体" w:hAnsi="宋体"/>
          <w:color w:val="000000" w:themeColor="text1"/>
          <w:sz w:val="24"/>
        </w:rPr>
        <w:t>用户）</w:t>
      </w:r>
    </w:p>
    <w:p w14:paraId="22B47BA0" w14:textId="77777777" w:rsidR="009A26C4" w:rsidRPr="009A26C4" w:rsidRDefault="009A26C4" w:rsidP="00E87E06">
      <w:pPr>
        <w:pStyle w:val="ListParagraph"/>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用户收到</w:t>
      </w:r>
      <w:r w:rsidRPr="009A26C4">
        <w:rPr>
          <w:rFonts w:ascii="宋体" w:hAnsi="宋体"/>
          <w:color w:val="000000" w:themeColor="text1"/>
          <w:sz w:val="24"/>
        </w:rPr>
        <w:t>邀请后，</w:t>
      </w:r>
      <w:r w:rsidRPr="009A26C4">
        <w:rPr>
          <w:rFonts w:ascii="宋体" w:hAnsi="宋体" w:hint="eastAsia"/>
          <w:color w:val="000000" w:themeColor="text1"/>
          <w:sz w:val="24"/>
        </w:rPr>
        <w:t>无论是否在同一企业，都需要</w:t>
      </w:r>
      <w:r w:rsidRPr="009A26C4">
        <w:rPr>
          <w:rFonts w:ascii="宋体" w:hAnsi="宋体"/>
          <w:color w:val="000000" w:themeColor="text1"/>
          <w:sz w:val="24"/>
        </w:rPr>
        <w:t>确认是否加入</w:t>
      </w:r>
      <w:r w:rsidRPr="009A26C4">
        <w:rPr>
          <w:rFonts w:ascii="宋体" w:hAnsi="宋体" w:hint="eastAsia"/>
          <w:color w:val="000000" w:themeColor="text1"/>
          <w:sz w:val="24"/>
        </w:rPr>
        <w:t>，同</w:t>
      </w:r>
      <w:r w:rsidRPr="009A26C4">
        <w:rPr>
          <w:rFonts w:ascii="宋体" w:hAnsi="宋体"/>
          <w:color w:val="000000" w:themeColor="text1"/>
          <w:sz w:val="24"/>
        </w:rPr>
        <w:t>意后才可以加入到圈子中</w:t>
      </w:r>
      <w:r w:rsidRPr="009A26C4">
        <w:rPr>
          <w:rFonts w:ascii="宋体" w:hAnsi="宋体" w:hint="eastAsia"/>
          <w:color w:val="000000" w:themeColor="text1"/>
          <w:sz w:val="24"/>
        </w:rPr>
        <w:t>，</w:t>
      </w:r>
      <w:r w:rsidRPr="009A26C4">
        <w:rPr>
          <w:rFonts w:ascii="宋体" w:hAnsi="宋体"/>
          <w:color w:val="000000" w:themeColor="text1"/>
          <w:sz w:val="24"/>
        </w:rPr>
        <w:t>拒绝</w:t>
      </w:r>
      <w:r w:rsidRPr="009A26C4">
        <w:rPr>
          <w:rFonts w:ascii="宋体" w:hAnsi="宋体" w:hint="eastAsia"/>
          <w:color w:val="000000" w:themeColor="text1"/>
          <w:sz w:val="24"/>
        </w:rPr>
        <w:t>则</w:t>
      </w:r>
      <w:r w:rsidRPr="009A26C4">
        <w:rPr>
          <w:rFonts w:ascii="宋体" w:hAnsi="宋体"/>
          <w:color w:val="000000" w:themeColor="text1"/>
          <w:sz w:val="24"/>
        </w:rPr>
        <w:t>不进入圈子</w:t>
      </w:r>
    </w:p>
    <w:p w14:paraId="00F75F14"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关于未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E87E06">
      <w:pPr>
        <w:pStyle w:val="ListParagraph"/>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E87E06">
      <w:pPr>
        <w:pStyle w:val="ListParagraph"/>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加入圈子HTML页的需求说明：</w:t>
      </w:r>
    </w:p>
    <w:p w14:paraId="131EBCCE" w14:textId="77777777" w:rsidR="009A26C4" w:rsidRPr="009A26C4" w:rsidRDefault="009A26C4" w:rsidP="00E87E06">
      <w:pPr>
        <w:pStyle w:val="ListParagraph"/>
        <w:numPr>
          <w:ilvl w:val="1"/>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E87E06">
      <w:pPr>
        <w:pStyle w:val="ListParagraph"/>
        <w:numPr>
          <w:ilvl w:val="1"/>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如果用户已有工作圈账号，在上面的URL默认着陆页中有“使用</w:t>
      </w:r>
      <w:r w:rsidRPr="009A26C4">
        <w:rPr>
          <w:rFonts w:ascii="宋体" w:hAnsi="宋体" w:hint="eastAsia"/>
          <w:color w:val="000000" w:themeColor="text1"/>
          <w:sz w:val="24"/>
        </w:rPr>
        <w:lastRenderedPageBreak/>
        <w:t>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E87E06">
      <w:pPr>
        <w:pStyle w:val="ListParagraph"/>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URL着陆页的相关提示同注册和申请加入圈子</w:t>
      </w:r>
    </w:p>
    <w:p w14:paraId="2B290F82" w14:textId="77777777" w:rsidR="009A26C4" w:rsidRPr="009A26C4" w:rsidRDefault="009A26C4" w:rsidP="00E87E06">
      <w:pPr>
        <w:pStyle w:val="ListParagraph"/>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URL需要在后台做处理，比如token的形式，以保证一个URL只处理一次有效加入</w:t>
      </w:r>
    </w:p>
    <w:p w14:paraId="6144B99A" w14:textId="77777777" w:rsidR="009A26C4" w:rsidRPr="009A26C4" w:rsidRDefault="009A26C4" w:rsidP="00E87E06">
      <w:pPr>
        <w:pStyle w:val="ListParagraph"/>
        <w:numPr>
          <w:ilvl w:val="0"/>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需要后台考虑并设计URL链接的有效期，比如可以设定N天，本版暂定有效期30天</w:t>
      </w:r>
    </w:p>
    <w:p w14:paraId="24913ECF"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选择企业通讯</w:t>
      </w:r>
      <w:r w:rsidRPr="009A26C4">
        <w:rPr>
          <w:rFonts w:ascii="宋体" w:hAnsi="宋体"/>
          <w:color w:val="000000" w:themeColor="text1"/>
          <w:sz w:val="24"/>
        </w:rPr>
        <w:t>录</w:t>
      </w:r>
      <w:r w:rsidRPr="009A26C4">
        <w:rPr>
          <w:rFonts w:ascii="宋体" w:hAnsi="宋体" w:hint="eastAsia"/>
          <w:color w:val="000000" w:themeColor="text1"/>
          <w:sz w:val="24"/>
        </w:rPr>
        <w:t>（添加</w:t>
      </w:r>
      <w:r w:rsidRPr="009A26C4">
        <w:rPr>
          <w:rFonts w:ascii="宋体" w:hAnsi="宋体"/>
          <w:color w:val="000000" w:themeColor="text1"/>
          <w:sz w:val="24"/>
        </w:rPr>
        <w:t>公司同事</w:t>
      </w:r>
      <w:r w:rsidRPr="009A26C4">
        <w:rPr>
          <w:rFonts w:ascii="宋体" w:hAnsi="宋体" w:hint="eastAsia"/>
          <w:color w:val="000000" w:themeColor="text1"/>
          <w:sz w:val="24"/>
        </w:rPr>
        <w:t>）</w:t>
      </w:r>
    </w:p>
    <w:p w14:paraId="73235A52" w14:textId="77777777" w:rsidR="009A26C4" w:rsidRPr="009A26C4" w:rsidRDefault="009A26C4" w:rsidP="00E87E06">
      <w:pPr>
        <w:pStyle w:val="ListParagraph"/>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在添加</w:t>
      </w:r>
      <w:r w:rsidRPr="009A26C4">
        <w:rPr>
          <w:rFonts w:ascii="宋体" w:hAnsi="宋体"/>
          <w:color w:val="000000" w:themeColor="text1"/>
          <w:sz w:val="24"/>
        </w:rPr>
        <w:t>成员页面中</w:t>
      </w:r>
      <w:r w:rsidRPr="009A26C4">
        <w:rPr>
          <w:rFonts w:ascii="宋体" w:hAnsi="宋体" w:hint="eastAsia"/>
          <w:color w:val="000000" w:themeColor="text1"/>
          <w:sz w:val="24"/>
        </w:rPr>
        <w:t>支持“选择企业</w:t>
      </w:r>
      <w:r w:rsidRPr="009A26C4">
        <w:rPr>
          <w:rFonts w:ascii="宋体" w:hAnsi="宋体"/>
          <w:color w:val="000000" w:themeColor="text1"/>
          <w:sz w:val="24"/>
        </w:rPr>
        <w:t>通讯录</w:t>
      </w:r>
      <w:r w:rsidRPr="009A26C4">
        <w:rPr>
          <w:rFonts w:ascii="宋体" w:hAnsi="宋体" w:hint="eastAsia"/>
          <w:color w:val="000000" w:themeColor="text1"/>
          <w:sz w:val="24"/>
        </w:rPr>
        <w:t>”入口</w:t>
      </w:r>
      <w:r w:rsidRPr="009A26C4">
        <w:rPr>
          <w:rFonts w:ascii="宋体" w:hAnsi="宋体"/>
          <w:color w:val="000000" w:themeColor="text1"/>
          <w:sz w:val="24"/>
        </w:rPr>
        <w:t>，允许</w:t>
      </w:r>
      <w:r w:rsidRPr="009A26C4">
        <w:rPr>
          <w:rFonts w:ascii="宋体" w:hAnsi="宋体" w:hint="eastAsia"/>
          <w:color w:val="000000" w:themeColor="text1"/>
          <w:sz w:val="24"/>
        </w:rPr>
        <w:t>复</w:t>
      </w:r>
      <w:r w:rsidRPr="009A26C4">
        <w:rPr>
          <w:rFonts w:ascii="宋体" w:hAnsi="宋体"/>
          <w:color w:val="000000" w:themeColor="text1"/>
          <w:sz w:val="24"/>
        </w:rPr>
        <w:t>选，</w:t>
      </w:r>
      <w:r w:rsidRPr="009A26C4">
        <w:rPr>
          <w:rFonts w:ascii="宋体" w:hAnsi="宋体" w:hint="eastAsia"/>
          <w:color w:val="000000" w:themeColor="text1"/>
          <w:sz w:val="24"/>
        </w:rPr>
        <w:t>不</w:t>
      </w:r>
      <w:r w:rsidRPr="009A26C4">
        <w:rPr>
          <w:rFonts w:ascii="宋体" w:hAnsi="宋体"/>
          <w:color w:val="000000" w:themeColor="text1"/>
          <w:sz w:val="24"/>
        </w:rPr>
        <w:t>可以添加自己</w:t>
      </w:r>
    </w:p>
    <w:p w14:paraId="2E4CF4CD" w14:textId="77777777" w:rsidR="009A26C4" w:rsidRPr="009A26C4" w:rsidRDefault="009A26C4" w:rsidP="00E87E06">
      <w:pPr>
        <w:pStyle w:val="ListParagraph"/>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w:t>
      </w:r>
      <w:r w:rsidRPr="009A26C4">
        <w:rPr>
          <w:rFonts w:ascii="宋体" w:hAnsi="宋体"/>
          <w:color w:val="000000" w:themeColor="text1"/>
          <w:sz w:val="24"/>
        </w:rPr>
        <w:t>果用户</w:t>
      </w:r>
      <w:r w:rsidRPr="009A26C4">
        <w:rPr>
          <w:rFonts w:ascii="宋体" w:hAnsi="宋体" w:hint="eastAsia"/>
          <w:color w:val="000000" w:themeColor="text1"/>
          <w:sz w:val="24"/>
        </w:rPr>
        <w:t>没</w:t>
      </w:r>
      <w:r w:rsidRPr="009A26C4">
        <w:rPr>
          <w:rFonts w:ascii="宋体" w:hAnsi="宋体"/>
          <w:color w:val="000000" w:themeColor="text1"/>
          <w:sz w:val="24"/>
        </w:rPr>
        <w:t>有</w:t>
      </w:r>
      <w:r w:rsidRPr="009A26C4">
        <w:rPr>
          <w:rFonts w:ascii="宋体" w:hAnsi="宋体" w:hint="eastAsia"/>
          <w:color w:val="000000" w:themeColor="text1"/>
          <w:sz w:val="24"/>
        </w:rPr>
        <w:t>加入</w:t>
      </w:r>
      <w:r w:rsidRPr="009A26C4">
        <w:rPr>
          <w:rFonts w:ascii="宋体" w:hAnsi="宋体"/>
          <w:color w:val="000000" w:themeColor="text1"/>
          <w:sz w:val="24"/>
        </w:rPr>
        <w:t>企业（</w:t>
      </w:r>
      <w:r w:rsidRPr="009A26C4">
        <w:rPr>
          <w:rFonts w:ascii="宋体" w:hAnsi="宋体" w:hint="eastAsia"/>
          <w:color w:val="000000" w:themeColor="text1"/>
          <w:sz w:val="24"/>
        </w:rPr>
        <w:t>属于</w:t>
      </w:r>
      <w:r w:rsidRPr="009A26C4">
        <w:rPr>
          <w:rFonts w:ascii="宋体" w:hAnsi="宋体"/>
          <w:color w:val="000000" w:themeColor="text1"/>
          <w:sz w:val="24"/>
        </w:rPr>
        <w:t>虚拟企业）</w:t>
      </w:r>
      <w:r w:rsidRPr="009A26C4">
        <w:rPr>
          <w:rFonts w:ascii="宋体" w:hAnsi="宋体" w:hint="eastAsia"/>
          <w:color w:val="000000" w:themeColor="text1"/>
          <w:sz w:val="24"/>
        </w:rPr>
        <w:t>，</w:t>
      </w:r>
      <w:r w:rsidRPr="009A26C4">
        <w:rPr>
          <w:rFonts w:ascii="宋体" w:hAnsi="宋体"/>
          <w:color w:val="000000" w:themeColor="text1"/>
          <w:sz w:val="24"/>
        </w:rPr>
        <w:t>不显示该入口</w:t>
      </w:r>
    </w:p>
    <w:p w14:paraId="59581D6F" w14:textId="77777777" w:rsidR="009A26C4" w:rsidRPr="009A26C4" w:rsidRDefault="009A26C4" w:rsidP="00E87E06">
      <w:pPr>
        <w:pStyle w:val="ListParagraph"/>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w:t>
      </w:r>
      <w:r w:rsidRPr="009A26C4">
        <w:rPr>
          <w:rFonts w:ascii="宋体" w:hAnsi="宋体"/>
          <w:color w:val="000000" w:themeColor="text1"/>
          <w:sz w:val="24"/>
        </w:rPr>
        <w:t>用户有</w:t>
      </w:r>
      <w:r w:rsidRPr="009A26C4">
        <w:rPr>
          <w:rFonts w:ascii="宋体" w:hAnsi="宋体" w:hint="eastAsia"/>
          <w:color w:val="000000" w:themeColor="text1"/>
          <w:sz w:val="24"/>
        </w:rPr>
        <w:t>多</w:t>
      </w:r>
      <w:r w:rsidRPr="009A26C4">
        <w:rPr>
          <w:rFonts w:ascii="宋体" w:hAnsi="宋体"/>
          <w:color w:val="000000" w:themeColor="text1"/>
          <w:sz w:val="24"/>
        </w:rPr>
        <w:t>企业，</w:t>
      </w:r>
      <w:r w:rsidRPr="009A26C4">
        <w:rPr>
          <w:rFonts w:ascii="宋体" w:hAnsi="宋体" w:hint="eastAsia"/>
          <w:color w:val="000000" w:themeColor="text1"/>
          <w:sz w:val="24"/>
        </w:rPr>
        <w:t>默认企业</w:t>
      </w:r>
      <w:r w:rsidRPr="009A26C4">
        <w:rPr>
          <w:rFonts w:ascii="宋体" w:hAnsi="宋体"/>
          <w:color w:val="000000" w:themeColor="text1"/>
          <w:sz w:val="24"/>
        </w:rPr>
        <w:t>与</w:t>
      </w:r>
      <w:r w:rsidRPr="009A26C4">
        <w:rPr>
          <w:rFonts w:ascii="宋体" w:hAnsi="宋体" w:hint="eastAsia"/>
          <w:color w:val="000000" w:themeColor="text1"/>
          <w:sz w:val="24"/>
        </w:rPr>
        <w:t>工</w:t>
      </w:r>
      <w:r w:rsidRPr="009A26C4">
        <w:rPr>
          <w:rFonts w:ascii="宋体" w:hAnsi="宋体"/>
          <w:color w:val="000000" w:themeColor="text1"/>
          <w:sz w:val="24"/>
        </w:rPr>
        <w:t>作模块</w:t>
      </w:r>
      <w:r w:rsidRPr="009A26C4">
        <w:rPr>
          <w:rFonts w:ascii="宋体" w:hAnsi="宋体" w:hint="eastAsia"/>
          <w:color w:val="000000" w:themeColor="text1"/>
          <w:sz w:val="24"/>
        </w:rPr>
        <w:t>的</w:t>
      </w:r>
      <w:r w:rsidRPr="009A26C4">
        <w:rPr>
          <w:rFonts w:ascii="宋体" w:hAnsi="宋体"/>
          <w:color w:val="000000" w:themeColor="text1"/>
          <w:sz w:val="24"/>
        </w:rPr>
        <w:t>企业一致，</w:t>
      </w:r>
      <w:r w:rsidRPr="009A26C4">
        <w:rPr>
          <w:rFonts w:ascii="宋体" w:hAnsi="宋体" w:hint="eastAsia"/>
          <w:color w:val="000000" w:themeColor="text1"/>
          <w:sz w:val="24"/>
        </w:rPr>
        <w:t>排序按加入</w:t>
      </w:r>
      <w:r w:rsidRPr="009A26C4">
        <w:rPr>
          <w:rFonts w:ascii="宋体" w:hAnsi="宋体"/>
          <w:color w:val="000000" w:themeColor="text1"/>
          <w:sz w:val="24"/>
        </w:rPr>
        <w:t>企业的时间顺序。</w:t>
      </w:r>
      <w:r w:rsidRPr="009A26C4">
        <w:rPr>
          <w:rFonts w:ascii="宋体" w:hAnsi="宋体" w:hint="eastAsia"/>
          <w:color w:val="000000" w:themeColor="text1"/>
          <w:sz w:val="24"/>
        </w:rPr>
        <w:t>用户</w:t>
      </w:r>
      <w:r w:rsidRPr="009A26C4">
        <w:rPr>
          <w:rFonts w:ascii="宋体" w:hAnsi="宋体"/>
          <w:color w:val="000000" w:themeColor="text1"/>
          <w:sz w:val="24"/>
        </w:rPr>
        <w:t>可以选择其它企业，然后再添加所选企业的同事</w:t>
      </w:r>
      <w:r w:rsidRPr="009A26C4">
        <w:rPr>
          <w:rFonts w:ascii="宋体" w:hAnsi="宋体" w:hint="eastAsia"/>
          <w:color w:val="000000" w:themeColor="text1"/>
          <w:sz w:val="24"/>
        </w:rPr>
        <w:t>。</w:t>
      </w:r>
    </w:p>
    <w:p w14:paraId="246E17AC" w14:textId="77777777" w:rsidR="009A26C4" w:rsidRPr="009A26C4" w:rsidRDefault="009A26C4" w:rsidP="00E87E06">
      <w:pPr>
        <w:pStyle w:val="ListParagraph"/>
        <w:numPr>
          <w:ilvl w:val="0"/>
          <w:numId w:val="14"/>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调用企业通讯</w:t>
      </w:r>
      <w:r w:rsidRPr="009A26C4">
        <w:rPr>
          <w:rFonts w:ascii="宋体" w:hAnsi="宋体" w:hint="eastAsia"/>
          <w:color w:val="000000" w:themeColor="text1"/>
          <w:sz w:val="24"/>
        </w:rPr>
        <w:t>录</w:t>
      </w:r>
      <w:r w:rsidRPr="009A26C4">
        <w:rPr>
          <w:rFonts w:ascii="宋体" w:hAnsi="宋体"/>
          <w:color w:val="000000" w:themeColor="text1"/>
          <w:sz w:val="24"/>
        </w:rPr>
        <w:t>，</w:t>
      </w:r>
      <w:r w:rsidRPr="009A26C4">
        <w:rPr>
          <w:rFonts w:ascii="宋体" w:hAnsi="宋体" w:hint="eastAsia"/>
          <w:color w:val="000000" w:themeColor="text1"/>
          <w:sz w:val="24"/>
        </w:rPr>
        <w:t>显示</w:t>
      </w:r>
      <w:r w:rsidRPr="009A26C4">
        <w:rPr>
          <w:rFonts w:ascii="宋体" w:hAnsi="宋体"/>
          <w:color w:val="000000" w:themeColor="text1"/>
          <w:sz w:val="24"/>
        </w:rPr>
        <w:t>成员的头像</w:t>
      </w:r>
      <w:r w:rsidRPr="009A26C4">
        <w:rPr>
          <w:rFonts w:ascii="宋体" w:hAnsi="宋体" w:hint="eastAsia"/>
          <w:color w:val="000000" w:themeColor="text1"/>
          <w:sz w:val="24"/>
        </w:rPr>
        <w:t>、</w:t>
      </w:r>
      <w:r w:rsidRPr="009A26C4">
        <w:rPr>
          <w:rFonts w:ascii="宋体" w:hAnsi="宋体"/>
          <w:color w:val="000000" w:themeColor="text1"/>
          <w:sz w:val="24"/>
        </w:rPr>
        <w:t>姓名、邮箱或手机（</w:t>
      </w:r>
      <w:r w:rsidRPr="009A26C4">
        <w:rPr>
          <w:rFonts w:ascii="宋体" w:hAnsi="宋体" w:hint="eastAsia"/>
          <w:color w:val="000000" w:themeColor="text1"/>
          <w:sz w:val="24"/>
        </w:rPr>
        <w:t>两者</w:t>
      </w:r>
      <w:r w:rsidRPr="009A26C4">
        <w:rPr>
          <w:rFonts w:ascii="宋体" w:hAnsi="宋体"/>
          <w:color w:val="000000" w:themeColor="text1"/>
          <w:sz w:val="24"/>
        </w:rPr>
        <w:t>都有优先显示邮箱）</w:t>
      </w:r>
      <w:r w:rsidRPr="009A26C4">
        <w:rPr>
          <w:rFonts w:ascii="宋体" w:hAnsi="宋体" w:hint="eastAsia"/>
          <w:color w:val="000000" w:themeColor="text1"/>
          <w:sz w:val="24"/>
        </w:rPr>
        <w:t>。如果该</w:t>
      </w:r>
      <w:r w:rsidRPr="009A26C4">
        <w:rPr>
          <w:rFonts w:ascii="宋体" w:hAnsi="宋体"/>
          <w:color w:val="000000" w:themeColor="text1"/>
          <w:sz w:val="24"/>
        </w:rPr>
        <w:t>成员</w:t>
      </w:r>
      <w:r w:rsidRPr="009A26C4">
        <w:rPr>
          <w:rFonts w:ascii="宋体" w:hAnsi="宋体" w:hint="eastAsia"/>
          <w:color w:val="000000" w:themeColor="text1"/>
          <w:sz w:val="24"/>
        </w:rPr>
        <w:t>（关联</w:t>
      </w:r>
      <w:r w:rsidRPr="009A26C4">
        <w:rPr>
          <w:rFonts w:ascii="宋体" w:hAnsi="宋体"/>
          <w:color w:val="000000" w:themeColor="text1"/>
          <w:sz w:val="24"/>
        </w:rPr>
        <w:t>的账号）</w:t>
      </w:r>
      <w:r w:rsidRPr="009A26C4">
        <w:rPr>
          <w:rFonts w:ascii="宋体" w:hAnsi="宋体" w:hint="eastAsia"/>
          <w:color w:val="000000" w:themeColor="text1"/>
          <w:sz w:val="24"/>
        </w:rPr>
        <w:t>已是</w:t>
      </w:r>
      <w:r w:rsidRPr="009A26C4">
        <w:rPr>
          <w:rFonts w:ascii="宋体" w:hAnsi="宋体"/>
          <w:color w:val="000000" w:themeColor="text1"/>
          <w:sz w:val="24"/>
        </w:rPr>
        <w:t>工作圈用户</w:t>
      </w:r>
      <w:r w:rsidRPr="009A26C4">
        <w:rPr>
          <w:rFonts w:ascii="宋体" w:hAnsi="宋体" w:hint="eastAsia"/>
          <w:color w:val="000000" w:themeColor="text1"/>
          <w:sz w:val="24"/>
        </w:rPr>
        <w:t>的直接发</w:t>
      </w:r>
      <w:r w:rsidRPr="009A26C4">
        <w:rPr>
          <w:rFonts w:ascii="宋体" w:hAnsi="宋体"/>
          <w:color w:val="000000" w:themeColor="text1"/>
          <w:sz w:val="24"/>
        </w:rPr>
        <w:t>邀请</w:t>
      </w:r>
      <w:r w:rsidRPr="009A26C4">
        <w:rPr>
          <w:rFonts w:ascii="宋体" w:hAnsi="宋体" w:hint="eastAsia"/>
          <w:color w:val="000000" w:themeColor="text1"/>
          <w:sz w:val="24"/>
        </w:rPr>
        <w:t>消息；非</w:t>
      </w:r>
      <w:r w:rsidRPr="009A26C4">
        <w:rPr>
          <w:rFonts w:ascii="宋体" w:hAnsi="宋体"/>
          <w:color w:val="000000" w:themeColor="text1"/>
          <w:sz w:val="24"/>
        </w:rPr>
        <w:t>工作圈用户</w:t>
      </w:r>
      <w:r w:rsidRPr="009A26C4">
        <w:rPr>
          <w:rFonts w:ascii="宋体" w:hAnsi="宋体" w:hint="eastAsia"/>
          <w:color w:val="000000" w:themeColor="text1"/>
          <w:sz w:val="24"/>
        </w:rPr>
        <w:t>会</w:t>
      </w:r>
      <w:r w:rsidRPr="009A26C4">
        <w:rPr>
          <w:rFonts w:ascii="宋体" w:hAnsi="宋体"/>
          <w:color w:val="000000" w:themeColor="text1"/>
          <w:sz w:val="24"/>
        </w:rPr>
        <w:t>收到注册邀请</w:t>
      </w:r>
      <w:r w:rsidRPr="009A26C4">
        <w:rPr>
          <w:rFonts w:ascii="宋体" w:hAnsi="宋体" w:hint="eastAsia"/>
          <w:color w:val="000000" w:themeColor="text1"/>
          <w:sz w:val="24"/>
        </w:rPr>
        <w:t>（短</w:t>
      </w:r>
      <w:r w:rsidRPr="009A26C4">
        <w:rPr>
          <w:rFonts w:ascii="宋体" w:hAnsi="宋体"/>
          <w:color w:val="000000" w:themeColor="text1"/>
          <w:sz w:val="24"/>
        </w:rPr>
        <w:t>信</w:t>
      </w:r>
      <w:r w:rsidRPr="009A26C4">
        <w:rPr>
          <w:rFonts w:ascii="宋体" w:hAnsi="宋体" w:hint="eastAsia"/>
          <w:color w:val="000000" w:themeColor="text1"/>
          <w:sz w:val="24"/>
        </w:rPr>
        <w:t>/邮件</w:t>
      </w:r>
      <w:r w:rsidRPr="009A26C4">
        <w:rPr>
          <w:rFonts w:ascii="宋体" w:hAnsi="宋体"/>
          <w:color w:val="000000" w:themeColor="text1"/>
          <w:sz w:val="24"/>
        </w:rPr>
        <w:t>）</w:t>
      </w:r>
      <w:r w:rsidRPr="009A26C4">
        <w:rPr>
          <w:rFonts w:ascii="宋体" w:hAnsi="宋体" w:hint="eastAsia"/>
          <w:color w:val="000000" w:themeColor="text1"/>
          <w:sz w:val="24"/>
        </w:rPr>
        <w:t>，</w:t>
      </w:r>
      <w:r w:rsidRPr="009A26C4">
        <w:rPr>
          <w:rFonts w:ascii="宋体" w:hAnsi="宋体"/>
          <w:color w:val="000000" w:themeColor="text1"/>
          <w:sz w:val="24"/>
        </w:rPr>
        <w:t>如果</w:t>
      </w:r>
      <w:r w:rsidRPr="009A26C4">
        <w:rPr>
          <w:rFonts w:ascii="宋体" w:hAnsi="宋体" w:hint="eastAsia"/>
          <w:color w:val="000000" w:themeColor="text1"/>
          <w:sz w:val="24"/>
        </w:rPr>
        <w:t>用户</w:t>
      </w:r>
      <w:r w:rsidRPr="009A26C4">
        <w:rPr>
          <w:rFonts w:ascii="宋体" w:hAnsi="宋体"/>
          <w:color w:val="000000" w:themeColor="text1"/>
          <w:sz w:val="24"/>
        </w:rPr>
        <w:t>的</w:t>
      </w:r>
      <w:r w:rsidRPr="009A26C4">
        <w:rPr>
          <w:rFonts w:ascii="宋体" w:hAnsi="宋体" w:hint="eastAsia"/>
          <w:color w:val="000000" w:themeColor="text1"/>
          <w:sz w:val="24"/>
        </w:rPr>
        <w:t>手机</w:t>
      </w:r>
      <w:r w:rsidRPr="009A26C4">
        <w:rPr>
          <w:rFonts w:ascii="宋体" w:hAnsi="宋体"/>
          <w:color w:val="000000" w:themeColor="text1"/>
          <w:sz w:val="24"/>
        </w:rPr>
        <w:t>和邮箱都有，优化</w:t>
      </w:r>
      <w:r w:rsidRPr="009A26C4">
        <w:rPr>
          <w:rFonts w:ascii="宋体" w:hAnsi="宋体" w:hint="eastAsia"/>
          <w:color w:val="000000" w:themeColor="text1"/>
          <w:sz w:val="24"/>
        </w:rPr>
        <w:t>用</w:t>
      </w:r>
      <w:r w:rsidRPr="009A26C4">
        <w:rPr>
          <w:rFonts w:ascii="宋体" w:hAnsi="宋体"/>
          <w:color w:val="000000" w:themeColor="text1"/>
          <w:sz w:val="24"/>
        </w:rPr>
        <w:t>邮件通知</w:t>
      </w:r>
      <w:r w:rsidRPr="009A26C4">
        <w:rPr>
          <w:rFonts w:ascii="宋体" w:hAnsi="宋体" w:hint="eastAsia"/>
          <w:color w:val="000000" w:themeColor="text1"/>
          <w:sz w:val="24"/>
        </w:rPr>
        <w:t>。</w:t>
      </w:r>
    </w:p>
    <w:p w14:paraId="2E8EEDFD" w14:textId="77777777" w:rsidR="009A26C4" w:rsidRPr="009A26C4" w:rsidRDefault="009A26C4" w:rsidP="00E87E06">
      <w:pPr>
        <w:pStyle w:val="ListParagraph"/>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w:t>
      </w:r>
      <w:r w:rsidRPr="009A26C4">
        <w:rPr>
          <w:rFonts w:ascii="宋体" w:hAnsi="宋体"/>
          <w:color w:val="000000" w:themeColor="text1"/>
          <w:sz w:val="24"/>
        </w:rPr>
        <w:t>添加用户：</w:t>
      </w:r>
      <w:r w:rsidRPr="009A26C4">
        <w:rPr>
          <w:rFonts w:ascii="宋体" w:hAnsi="宋体" w:hint="eastAsia"/>
          <w:color w:val="000000" w:themeColor="text1"/>
          <w:sz w:val="24"/>
        </w:rPr>
        <w:t>如果通讯</w:t>
      </w:r>
      <w:r w:rsidRPr="009A26C4">
        <w:rPr>
          <w:rFonts w:ascii="宋体" w:hAnsi="宋体"/>
          <w:color w:val="000000" w:themeColor="text1"/>
          <w:sz w:val="24"/>
        </w:rPr>
        <w:t>录中的成员</w:t>
      </w:r>
      <w:r w:rsidRPr="009A26C4">
        <w:rPr>
          <w:rFonts w:ascii="宋体" w:hAnsi="宋体" w:hint="eastAsia"/>
          <w:color w:val="000000" w:themeColor="text1"/>
          <w:sz w:val="24"/>
        </w:rPr>
        <w:t>（关联</w:t>
      </w:r>
      <w:r w:rsidRPr="009A26C4">
        <w:rPr>
          <w:rFonts w:ascii="宋体" w:hAnsi="宋体"/>
          <w:color w:val="000000" w:themeColor="text1"/>
          <w:sz w:val="24"/>
        </w:rPr>
        <w:t>的账号）已经</w:t>
      </w:r>
      <w:r w:rsidRPr="009A26C4">
        <w:rPr>
          <w:rFonts w:ascii="宋体" w:hAnsi="宋体" w:hint="eastAsia"/>
          <w:color w:val="000000" w:themeColor="text1"/>
          <w:sz w:val="24"/>
        </w:rPr>
        <w:t>加入该</w:t>
      </w:r>
      <w:r w:rsidRPr="009A26C4">
        <w:rPr>
          <w:rFonts w:ascii="宋体" w:hAnsi="宋体"/>
          <w:color w:val="000000" w:themeColor="text1"/>
          <w:sz w:val="24"/>
        </w:rPr>
        <w:t>圈子，则不允许再次添加。</w:t>
      </w:r>
    </w:p>
    <w:p w14:paraId="3C4CC7D8" w14:textId="77777777" w:rsidR="009A26C4" w:rsidRPr="009A26C4" w:rsidRDefault="009A26C4" w:rsidP="00E87E06">
      <w:pPr>
        <w:pStyle w:val="ListParagraph"/>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成员搜索</w:t>
      </w:r>
      <w:r w:rsidRPr="009A26C4">
        <w:rPr>
          <w:rFonts w:ascii="宋体" w:hAnsi="宋体"/>
          <w:color w:val="000000" w:themeColor="text1"/>
          <w:sz w:val="24"/>
        </w:rPr>
        <w:t>：支持姓名（</w:t>
      </w:r>
      <w:r w:rsidRPr="009A26C4">
        <w:rPr>
          <w:rFonts w:ascii="宋体" w:hAnsi="宋体" w:hint="eastAsia"/>
          <w:color w:val="000000" w:themeColor="text1"/>
          <w:sz w:val="24"/>
        </w:rPr>
        <w:t>全拼</w:t>
      </w:r>
      <w:r w:rsidRPr="009A26C4">
        <w:rPr>
          <w:rFonts w:ascii="宋体" w:hAnsi="宋体"/>
          <w:color w:val="000000" w:themeColor="text1"/>
          <w:sz w:val="24"/>
        </w:rPr>
        <w:t>、简</w:t>
      </w:r>
      <w:r w:rsidRPr="009A26C4">
        <w:rPr>
          <w:rFonts w:ascii="宋体" w:hAnsi="宋体" w:hint="eastAsia"/>
          <w:color w:val="000000" w:themeColor="text1"/>
          <w:sz w:val="24"/>
        </w:rPr>
        <w:t>拼、</w:t>
      </w:r>
      <w:r w:rsidRPr="009A26C4">
        <w:rPr>
          <w:rFonts w:ascii="宋体" w:hAnsi="宋体"/>
          <w:color w:val="000000" w:themeColor="text1"/>
          <w:sz w:val="24"/>
        </w:rPr>
        <w:t>姓名）</w:t>
      </w:r>
      <w:r w:rsidRPr="009A26C4">
        <w:rPr>
          <w:rFonts w:ascii="宋体" w:hAnsi="宋体" w:hint="eastAsia"/>
          <w:color w:val="000000" w:themeColor="text1"/>
          <w:sz w:val="24"/>
        </w:rPr>
        <w:t>、手机</w:t>
      </w:r>
      <w:r w:rsidRPr="009A26C4">
        <w:rPr>
          <w:rFonts w:ascii="宋体" w:hAnsi="宋体"/>
          <w:color w:val="000000" w:themeColor="text1"/>
          <w:sz w:val="24"/>
        </w:rPr>
        <w:t>、邮箱</w:t>
      </w:r>
    </w:p>
    <w:p w14:paraId="689B8780" w14:textId="77777777" w:rsidR="009A26C4" w:rsidRPr="009A26C4" w:rsidRDefault="009A26C4" w:rsidP="00E87E06">
      <w:pPr>
        <w:pStyle w:val="ListParagraph"/>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其它限制</w:t>
      </w:r>
      <w:r w:rsidRPr="009A26C4">
        <w:rPr>
          <w:rFonts w:ascii="宋体" w:hAnsi="宋体"/>
          <w:color w:val="000000" w:themeColor="text1"/>
          <w:sz w:val="24"/>
        </w:rPr>
        <w:t>和</w:t>
      </w:r>
      <w:r w:rsidRPr="009A26C4">
        <w:rPr>
          <w:rFonts w:ascii="宋体" w:hAnsi="宋体" w:hint="eastAsia"/>
          <w:color w:val="000000" w:themeColor="text1"/>
          <w:sz w:val="24"/>
        </w:rPr>
        <w:t>规则</w:t>
      </w:r>
      <w:r w:rsidRPr="009A26C4">
        <w:rPr>
          <w:rFonts w:ascii="宋体" w:hAnsi="宋体"/>
          <w:color w:val="000000" w:themeColor="text1"/>
          <w:sz w:val="24"/>
        </w:rPr>
        <w:t>同圈子成员邀请的规则一致。</w:t>
      </w:r>
    </w:p>
    <w:p w14:paraId="31AA3821"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邀请选项</w:t>
      </w:r>
    </w:p>
    <w:p w14:paraId="6A3822C7" w14:textId="77777777" w:rsidR="009A26C4" w:rsidRPr="009A26C4" w:rsidRDefault="009A26C4" w:rsidP="00E87E06">
      <w:pPr>
        <w:pStyle w:val="ListParagraph"/>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p>
    <w:p w14:paraId="069B0F80" w14:textId="77777777" w:rsidR="009A26C4" w:rsidRPr="009A26C4" w:rsidRDefault="009A26C4" w:rsidP="00E87E06">
      <w:pPr>
        <w:pStyle w:val="ListParagraph"/>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（如</w:t>
      </w:r>
      <w:r w:rsidRPr="009A26C4">
        <w:rPr>
          <w:rFonts w:ascii="宋体" w:hAnsi="宋体"/>
          <w:color w:val="000000" w:themeColor="text1"/>
          <w:sz w:val="24"/>
        </w:rPr>
        <w:t>是</w:t>
      </w:r>
      <w:r w:rsidRPr="009A26C4">
        <w:rPr>
          <w:rFonts w:ascii="宋体" w:hAnsi="宋体" w:hint="eastAsia"/>
          <w:color w:val="000000" w:themeColor="text1"/>
          <w:sz w:val="24"/>
        </w:rPr>
        <w:t>圈</w:t>
      </w:r>
      <w:r w:rsidRPr="009A26C4">
        <w:rPr>
          <w:rFonts w:ascii="宋体" w:hAnsi="宋体"/>
          <w:color w:val="000000" w:themeColor="text1"/>
          <w:sz w:val="24"/>
        </w:rPr>
        <w:t>主邀请，则不需要再次</w:t>
      </w:r>
      <w:r w:rsidRPr="009A26C4">
        <w:rPr>
          <w:rFonts w:ascii="宋体" w:hAnsi="宋体" w:hint="eastAsia"/>
          <w:color w:val="000000" w:themeColor="text1"/>
          <w:sz w:val="24"/>
        </w:rPr>
        <w:t>审核</w:t>
      </w:r>
      <w:r w:rsidRPr="009A26C4">
        <w:rPr>
          <w:rFonts w:ascii="宋体" w:hAnsi="宋体"/>
          <w:color w:val="000000" w:themeColor="text1"/>
          <w:sz w:val="24"/>
        </w:rPr>
        <w:t>，被邀请人</w:t>
      </w:r>
      <w:r w:rsidRPr="009A26C4">
        <w:rPr>
          <w:rFonts w:ascii="宋体" w:hAnsi="宋体" w:hint="eastAsia"/>
          <w:color w:val="000000" w:themeColor="text1"/>
          <w:sz w:val="24"/>
        </w:rPr>
        <w:t>同</w:t>
      </w:r>
      <w:r w:rsidRPr="009A26C4">
        <w:rPr>
          <w:rFonts w:ascii="宋体" w:hAnsi="宋体"/>
          <w:color w:val="000000" w:themeColor="text1"/>
          <w:sz w:val="24"/>
        </w:rPr>
        <w:t>意后，即可加入</w:t>
      </w:r>
      <w:r w:rsidRPr="009A26C4">
        <w:rPr>
          <w:rFonts w:ascii="宋体" w:hAnsi="宋体" w:hint="eastAsia"/>
          <w:color w:val="000000" w:themeColor="text1"/>
          <w:sz w:val="24"/>
        </w:rPr>
        <w:t>。创建</w:t>
      </w:r>
      <w:r w:rsidRPr="009A26C4">
        <w:rPr>
          <w:rFonts w:ascii="宋体" w:hAnsi="宋体"/>
          <w:color w:val="000000" w:themeColor="text1"/>
          <w:sz w:val="24"/>
        </w:rPr>
        <w:t>圈子时，</w:t>
      </w:r>
      <w:r w:rsidRPr="009A26C4">
        <w:rPr>
          <w:rFonts w:ascii="宋体" w:hAnsi="宋体" w:hint="eastAsia"/>
          <w:color w:val="000000" w:themeColor="text1"/>
          <w:sz w:val="24"/>
        </w:rPr>
        <w:t>默认</w:t>
      </w:r>
      <w:r w:rsidRPr="009A26C4">
        <w:rPr>
          <w:rFonts w:ascii="宋体" w:hAnsi="宋体"/>
          <w:color w:val="000000" w:themeColor="text1"/>
          <w:sz w:val="24"/>
        </w:rPr>
        <w:t>选中项）</w:t>
      </w:r>
    </w:p>
    <w:p w14:paraId="05AE67DD" w14:textId="77777777" w:rsidR="009A26C4" w:rsidRPr="009A26C4" w:rsidRDefault="009A26C4" w:rsidP="00E87E06">
      <w:pPr>
        <w:pStyle w:val="ListParagraph"/>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（原所</w:t>
      </w:r>
      <w:r w:rsidRPr="009A26C4">
        <w:rPr>
          <w:rFonts w:ascii="宋体" w:hAnsi="宋体"/>
          <w:color w:val="000000" w:themeColor="text1"/>
          <w:sz w:val="24"/>
        </w:rPr>
        <w:t>有成员均可邀请</w:t>
      </w:r>
      <w:r w:rsidRPr="009A26C4">
        <w:rPr>
          <w:rFonts w:ascii="宋体" w:hAnsi="宋体" w:hint="eastAsia"/>
          <w:color w:val="000000" w:themeColor="text1"/>
          <w:sz w:val="24"/>
        </w:rPr>
        <w:t>，</w:t>
      </w:r>
      <w:r w:rsidRPr="009A26C4">
        <w:rPr>
          <w:rFonts w:ascii="宋体" w:hAnsi="宋体"/>
          <w:color w:val="000000" w:themeColor="text1"/>
          <w:sz w:val="24"/>
        </w:rPr>
        <w:t>升级为该项）</w:t>
      </w:r>
    </w:p>
    <w:p w14:paraId="0ED32BE8"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维码规则</w:t>
      </w:r>
    </w:p>
    <w:p w14:paraId="5648139C" w14:textId="77777777" w:rsidR="009A26C4" w:rsidRPr="009A26C4" w:rsidRDefault="009A26C4" w:rsidP="00E87E06">
      <w:pPr>
        <w:pStyle w:val="ListParagraph"/>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r w:rsidRPr="009A26C4">
        <w:rPr>
          <w:rFonts w:ascii="宋体" w:hAnsi="宋体" w:hint="eastAsia"/>
          <w:color w:val="000000" w:themeColor="text1"/>
          <w:sz w:val="24"/>
        </w:rPr>
        <w:t>（二</w:t>
      </w:r>
      <w:r w:rsidRPr="009A26C4">
        <w:rPr>
          <w:rFonts w:ascii="宋体" w:hAnsi="宋体"/>
          <w:color w:val="000000" w:themeColor="text1"/>
          <w:sz w:val="24"/>
        </w:rPr>
        <w:t>维码仅圈主可见）</w:t>
      </w:r>
    </w:p>
    <w:p w14:paraId="26252795" w14:textId="77777777" w:rsidR="009A26C4" w:rsidRPr="009A26C4" w:rsidRDefault="009A26C4" w:rsidP="00E87E06">
      <w:pPr>
        <w:pStyle w:val="ListParagraph"/>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（全</w:t>
      </w:r>
      <w:r w:rsidRPr="009A26C4">
        <w:rPr>
          <w:rFonts w:ascii="宋体" w:hAnsi="宋体"/>
          <w:color w:val="000000" w:themeColor="text1"/>
          <w:sz w:val="24"/>
        </w:rPr>
        <w:t>员可见，</w:t>
      </w:r>
      <w:r w:rsidRPr="009A26C4">
        <w:rPr>
          <w:rFonts w:ascii="宋体" w:hAnsi="宋体" w:hint="eastAsia"/>
          <w:color w:val="000000" w:themeColor="text1"/>
          <w:sz w:val="24"/>
        </w:rPr>
        <w:t>申请</w:t>
      </w:r>
      <w:r w:rsidRPr="009A26C4">
        <w:rPr>
          <w:rFonts w:ascii="宋体" w:hAnsi="宋体"/>
          <w:color w:val="000000" w:themeColor="text1"/>
          <w:sz w:val="24"/>
        </w:rPr>
        <w:t>时</w:t>
      </w:r>
      <w:r w:rsidRPr="009A26C4">
        <w:rPr>
          <w:rFonts w:ascii="宋体" w:hAnsi="宋体" w:hint="eastAsia"/>
          <w:color w:val="000000" w:themeColor="text1"/>
          <w:sz w:val="24"/>
        </w:rPr>
        <w:t>需</w:t>
      </w:r>
      <w:r w:rsidRPr="009A26C4">
        <w:rPr>
          <w:rFonts w:ascii="宋体" w:hAnsi="宋体"/>
          <w:color w:val="000000" w:themeColor="text1"/>
          <w:sz w:val="24"/>
        </w:rPr>
        <w:t>圈主审核）</w:t>
      </w:r>
    </w:p>
    <w:p w14:paraId="7A6C45C8" w14:textId="77777777" w:rsidR="009A26C4" w:rsidRPr="009A26C4" w:rsidRDefault="009A26C4" w:rsidP="00E87E06">
      <w:pPr>
        <w:pStyle w:val="ListParagraph"/>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（全</w:t>
      </w:r>
      <w:r w:rsidRPr="009A26C4">
        <w:rPr>
          <w:rFonts w:ascii="宋体" w:hAnsi="宋体"/>
          <w:color w:val="000000" w:themeColor="text1"/>
          <w:sz w:val="24"/>
        </w:rPr>
        <w:t>员可见，申请时不需圈主审核即可加入）</w:t>
      </w:r>
    </w:p>
    <w:p w14:paraId="26BE14E0"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达到上限</w:t>
      </w:r>
      <w:r w:rsidRPr="009A26C4">
        <w:rPr>
          <w:rFonts w:ascii="宋体" w:hAnsi="宋体" w:hint="eastAsia"/>
          <w:color w:val="000000" w:themeColor="text1"/>
          <w:sz w:val="24"/>
        </w:rPr>
        <w:t>，</w:t>
      </w:r>
      <w:r w:rsidRPr="009A26C4">
        <w:rPr>
          <w:rFonts w:ascii="宋体" w:hAnsi="宋体"/>
          <w:color w:val="000000" w:themeColor="text1"/>
          <w:sz w:val="24"/>
        </w:rPr>
        <w:t>不允许加入圈子</w:t>
      </w:r>
    </w:p>
    <w:p w14:paraId="65339BBB" w14:textId="77777777" w:rsidR="009A26C4" w:rsidRPr="009A26C4" w:rsidRDefault="009A26C4" w:rsidP="00E87E06">
      <w:pPr>
        <w:pStyle w:val="ListParagraph"/>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成员或</w:t>
      </w:r>
      <w:r w:rsidRPr="009A26C4">
        <w:rPr>
          <w:rFonts w:ascii="宋体" w:hAnsi="宋体"/>
          <w:color w:val="000000" w:themeColor="text1"/>
          <w:sz w:val="24"/>
        </w:rPr>
        <w:t>圈主</w:t>
      </w:r>
      <w:r w:rsidRPr="009A26C4">
        <w:rPr>
          <w:rFonts w:ascii="宋体" w:hAnsi="宋体" w:hint="eastAsia"/>
          <w:color w:val="000000" w:themeColor="text1"/>
          <w:sz w:val="24"/>
        </w:rPr>
        <w:t>邀请</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“圈子成员达到XX人上限，您无法再邀请新的用户加入圈子”</w:t>
      </w:r>
    </w:p>
    <w:p w14:paraId="07EA4448" w14:textId="77777777" w:rsidR="009A26C4" w:rsidRPr="009A26C4" w:rsidRDefault="009A26C4" w:rsidP="00E87E06">
      <w:pPr>
        <w:pStyle w:val="ListParagraph"/>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用户</w:t>
      </w:r>
      <w:r w:rsidRPr="009A26C4">
        <w:rPr>
          <w:rFonts w:ascii="宋体" w:hAnsi="宋体"/>
          <w:color w:val="000000" w:themeColor="text1"/>
          <w:sz w:val="24"/>
        </w:rPr>
        <w:t>被邀请</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414A2E7C" w14:textId="77777777" w:rsidR="009A26C4" w:rsidRPr="009A26C4" w:rsidRDefault="009A26C4" w:rsidP="00E87E06">
      <w:pPr>
        <w:pStyle w:val="ListParagraph"/>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主审核时</w:t>
      </w:r>
      <w:r w:rsidRPr="009A26C4">
        <w:rPr>
          <w:rFonts w:ascii="宋体" w:hAnsi="宋体" w:hint="eastAsia"/>
          <w:color w:val="000000" w:themeColor="text1"/>
          <w:sz w:val="24"/>
        </w:rPr>
        <w:t>时</w:t>
      </w:r>
      <w:r w:rsidRPr="009A26C4">
        <w:rPr>
          <w:rFonts w:ascii="宋体" w:hAnsi="宋体"/>
          <w:color w:val="000000" w:themeColor="text1"/>
          <w:sz w:val="24"/>
        </w:rPr>
        <w:t>提示“</w:t>
      </w:r>
      <w:r w:rsidRPr="009A26C4">
        <w:rPr>
          <w:rFonts w:ascii="宋体" w:hAnsi="宋体" w:hint="eastAsia"/>
          <w:color w:val="000000" w:themeColor="text1"/>
          <w:sz w:val="24"/>
        </w:rPr>
        <w:t>圈子成员达到XX人上限，新的用户无法加入圈子</w:t>
      </w:r>
      <w:r w:rsidRPr="009A26C4">
        <w:rPr>
          <w:rFonts w:ascii="宋体" w:hAnsi="宋体"/>
          <w:color w:val="000000" w:themeColor="text1"/>
          <w:sz w:val="24"/>
        </w:rPr>
        <w:t>”</w:t>
      </w:r>
    </w:p>
    <w:p w14:paraId="55E62AF4" w14:textId="77777777" w:rsidR="009A26C4" w:rsidRPr="009A26C4" w:rsidRDefault="009A26C4" w:rsidP="00E87E06">
      <w:pPr>
        <w:pStyle w:val="ListParagraph"/>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w:t>
      </w:r>
      <w:r w:rsidRPr="009A26C4">
        <w:rPr>
          <w:rFonts w:ascii="宋体" w:hAnsi="宋体"/>
          <w:color w:val="000000" w:themeColor="text1"/>
          <w:sz w:val="24"/>
        </w:rPr>
        <w:t>进行</w:t>
      </w:r>
      <w:r w:rsidRPr="009A26C4">
        <w:rPr>
          <w:rFonts w:ascii="宋体" w:hAnsi="宋体" w:hint="eastAsia"/>
          <w:color w:val="000000" w:themeColor="text1"/>
          <w:sz w:val="24"/>
        </w:rPr>
        <w:t>二维码申请</w:t>
      </w:r>
      <w:r w:rsidRPr="009A26C4">
        <w:rPr>
          <w:rFonts w:ascii="宋体" w:hAnsi="宋体"/>
          <w:color w:val="000000" w:themeColor="text1"/>
          <w:sz w:val="24"/>
        </w:rPr>
        <w:t>确认</w:t>
      </w:r>
      <w:r w:rsidRPr="009A26C4">
        <w:rPr>
          <w:rFonts w:ascii="宋体" w:hAnsi="宋体" w:hint="eastAsia"/>
          <w:color w:val="000000" w:themeColor="text1"/>
          <w:sz w:val="24"/>
        </w:rPr>
        <w:t>时</w:t>
      </w:r>
      <w:r w:rsidRPr="009A26C4">
        <w:rPr>
          <w:rFonts w:ascii="宋体" w:hAnsi="宋体"/>
          <w:color w:val="000000" w:themeColor="text1"/>
          <w:sz w:val="24"/>
        </w:rPr>
        <w:t>，</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7A0ABFA8" w14:textId="77777777" w:rsidR="009A26C4" w:rsidRPr="009A26C4" w:rsidRDefault="009A26C4" w:rsidP="00E87E06">
      <w:pPr>
        <w:pStyle w:val="ListParagraph"/>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被邀请</w:t>
      </w:r>
      <w:r w:rsidRPr="009A26C4">
        <w:rPr>
          <w:rFonts w:ascii="宋体" w:hAnsi="宋体"/>
          <w:color w:val="000000" w:themeColor="text1"/>
          <w:sz w:val="24"/>
        </w:rPr>
        <w:t>人已是圈子成员，不</w:t>
      </w:r>
      <w:r w:rsidRPr="009A26C4">
        <w:rPr>
          <w:rFonts w:ascii="宋体" w:hAnsi="宋体" w:hint="eastAsia"/>
          <w:color w:val="000000" w:themeColor="text1"/>
          <w:sz w:val="24"/>
        </w:rPr>
        <w:t>能重</w:t>
      </w:r>
      <w:r w:rsidRPr="009A26C4">
        <w:rPr>
          <w:rFonts w:ascii="宋体" w:hAnsi="宋体"/>
          <w:color w:val="000000" w:themeColor="text1"/>
          <w:sz w:val="24"/>
        </w:rPr>
        <w:t>复加入</w:t>
      </w:r>
    </w:p>
    <w:p w14:paraId="09679B40" w14:textId="77777777" w:rsidR="009A26C4" w:rsidRPr="009A26C4" w:rsidRDefault="009A26C4" w:rsidP="00E87E06">
      <w:pPr>
        <w:pStyle w:val="ListParagraph"/>
        <w:numPr>
          <w:ilvl w:val="0"/>
          <w:numId w:val="1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w:t>
      </w:r>
      <w:r w:rsidRPr="009A26C4">
        <w:rPr>
          <w:rFonts w:ascii="宋体" w:hAnsi="宋体"/>
          <w:color w:val="000000" w:themeColor="text1"/>
          <w:sz w:val="24"/>
        </w:rPr>
        <w:t>或圈主</w:t>
      </w:r>
      <w:r w:rsidRPr="009A26C4">
        <w:rPr>
          <w:rFonts w:ascii="宋体" w:hAnsi="宋体" w:hint="eastAsia"/>
          <w:color w:val="000000" w:themeColor="text1"/>
          <w:sz w:val="24"/>
        </w:rPr>
        <w:t>邀请时</w:t>
      </w:r>
      <w:r w:rsidRPr="009A26C4">
        <w:rPr>
          <w:rFonts w:ascii="宋体" w:hAnsi="宋体"/>
          <w:color w:val="000000" w:themeColor="text1"/>
          <w:sz w:val="24"/>
        </w:rPr>
        <w:t>提示</w:t>
      </w:r>
      <w:r w:rsidRPr="009A26C4">
        <w:rPr>
          <w:rFonts w:ascii="宋体" w:hAnsi="宋体" w:hint="eastAsia"/>
          <w:color w:val="000000" w:themeColor="text1"/>
          <w:sz w:val="24"/>
        </w:rPr>
        <w:t>“该</w:t>
      </w:r>
      <w:r w:rsidRPr="009A26C4">
        <w:rPr>
          <w:rFonts w:ascii="宋体" w:hAnsi="宋体"/>
          <w:color w:val="000000" w:themeColor="text1"/>
          <w:sz w:val="24"/>
        </w:rPr>
        <w:t>用户</w:t>
      </w:r>
      <w:r w:rsidRPr="009A26C4">
        <w:rPr>
          <w:rFonts w:ascii="宋体" w:hAnsi="宋体" w:hint="eastAsia"/>
          <w:color w:val="000000" w:themeColor="text1"/>
          <w:sz w:val="24"/>
        </w:rPr>
        <w:t>已经</w:t>
      </w:r>
      <w:r w:rsidRPr="009A26C4">
        <w:rPr>
          <w:rFonts w:ascii="宋体" w:hAnsi="宋体"/>
          <w:color w:val="000000" w:themeColor="text1"/>
          <w:sz w:val="24"/>
        </w:rPr>
        <w:t>在本圈</w:t>
      </w:r>
      <w:r w:rsidRPr="009A26C4">
        <w:rPr>
          <w:rFonts w:ascii="宋体" w:hAnsi="宋体" w:hint="eastAsia"/>
          <w:color w:val="000000" w:themeColor="text1"/>
          <w:sz w:val="24"/>
        </w:rPr>
        <w:t>里</w:t>
      </w:r>
      <w:r w:rsidRPr="009A26C4">
        <w:rPr>
          <w:rFonts w:ascii="宋体" w:hAnsi="宋体"/>
          <w:color w:val="000000" w:themeColor="text1"/>
          <w:sz w:val="24"/>
        </w:rPr>
        <w:t>”</w:t>
      </w:r>
    </w:p>
    <w:p w14:paraId="66BBAC9B" w14:textId="77777777" w:rsidR="009A26C4" w:rsidRPr="009A26C4" w:rsidRDefault="009A26C4" w:rsidP="00E87E06">
      <w:pPr>
        <w:pStyle w:val="ListParagraph"/>
        <w:numPr>
          <w:ilvl w:val="0"/>
          <w:numId w:val="1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用户已</w:t>
      </w:r>
      <w:r w:rsidRPr="009A26C4">
        <w:rPr>
          <w:rFonts w:ascii="宋体" w:hAnsi="宋体"/>
          <w:color w:val="000000" w:themeColor="text1"/>
          <w:sz w:val="24"/>
        </w:rPr>
        <w:t>在本圈中</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被邀请时</w:t>
      </w:r>
      <w:r w:rsidRPr="009A26C4">
        <w:rPr>
          <w:rFonts w:ascii="宋体" w:hAnsi="宋体"/>
          <w:color w:val="000000" w:themeColor="text1"/>
          <w:sz w:val="24"/>
        </w:rPr>
        <w:t>提示“</w:t>
      </w:r>
      <w:r w:rsidRPr="009A26C4">
        <w:rPr>
          <w:rFonts w:ascii="宋体" w:hAnsi="宋体" w:hint="eastAsia"/>
          <w:color w:val="000000" w:themeColor="text1"/>
          <w:sz w:val="24"/>
        </w:rPr>
        <w:t>您</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在本圈子里，无需</w:t>
      </w:r>
      <w:r w:rsidRPr="009A26C4">
        <w:rPr>
          <w:rFonts w:ascii="宋体" w:hAnsi="宋体" w:hint="eastAsia"/>
          <w:color w:val="000000" w:themeColor="text1"/>
          <w:sz w:val="24"/>
        </w:rPr>
        <w:t>重复</w:t>
      </w:r>
      <w:r w:rsidRPr="009A26C4">
        <w:rPr>
          <w:rFonts w:ascii="宋体" w:hAnsi="宋体"/>
          <w:color w:val="000000" w:themeColor="text1"/>
          <w:sz w:val="24"/>
        </w:rPr>
        <w:t>加入”</w:t>
      </w:r>
    </w:p>
    <w:p w14:paraId="48D9A5A7" w14:textId="77777777" w:rsidR="009A26C4" w:rsidRPr="009A26C4" w:rsidRDefault="009A26C4" w:rsidP="00E87E06">
      <w:pPr>
        <w:pStyle w:val="ListParagraph"/>
        <w:numPr>
          <w:ilvl w:val="0"/>
          <w:numId w:val="1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主审批时提示“</w:t>
      </w:r>
      <w:r w:rsidRPr="009A26C4">
        <w:rPr>
          <w:rFonts w:ascii="宋体" w:hAnsi="宋体" w:hint="eastAsia"/>
          <w:color w:val="000000" w:themeColor="text1"/>
          <w:sz w:val="24"/>
        </w:rPr>
        <w:t>该用户</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在本圈里”</w:t>
      </w:r>
    </w:p>
    <w:p w14:paraId="37234B03" w14:textId="70E8D02C" w:rsidR="009A26C4" w:rsidRDefault="009A26C4" w:rsidP="00E87E06">
      <w:pPr>
        <w:pStyle w:val="ListParagraph"/>
        <w:numPr>
          <w:ilvl w:val="0"/>
          <w:numId w:val="1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维码申请确认时</w:t>
      </w:r>
      <w:r w:rsidRPr="009A26C4">
        <w:rPr>
          <w:rFonts w:ascii="宋体" w:hAnsi="宋体" w:hint="eastAsia"/>
          <w:color w:val="000000" w:themeColor="text1"/>
          <w:sz w:val="24"/>
        </w:rPr>
        <w:t>，</w:t>
      </w:r>
      <w:r w:rsidRPr="009A26C4">
        <w:rPr>
          <w:rFonts w:ascii="宋体" w:hAnsi="宋体"/>
          <w:color w:val="000000" w:themeColor="text1"/>
          <w:sz w:val="24"/>
        </w:rPr>
        <w:t>提示“</w:t>
      </w:r>
      <w:r w:rsidRPr="009A26C4">
        <w:rPr>
          <w:rFonts w:ascii="宋体" w:hAnsi="宋体"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宋体" w:hAnsi="宋体"/>
          <w:color w:val="000000" w:themeColor="text1"/>
          <w:sz w:val="24"/>
        </w:rPr>
      </w:pPr>
    </w:p>
    <w:p w14:paraId="52665061" w14:textId="1334528A" w:rsidR="009E5E2F" w:rsidRPr="009E5E2F" w:rsidRDefault="009E5E2F" w:rsidP="009E5E2F">
      <w:pPr>
        <w:spacing w:line="400" w:lineRule="exact"/>
        <w:jc w:val="left"/>
        <w:rPr>
          <w:rFonts w:ascii="宋体" w:hAnsi="宋体"/>
          <w:b/>
          <w:color w:val="000000" w:themeColor="text1"/>
          <w:sz w:val="24"/>
        </w:rPr>
      </w:pPr>
      <w:r w:rsidRPr="009E5E2F">
        <w:rPr>
          <w:rFonts w:ascii="宋体" w:hAnsi="宋体"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D4739F5" w14:textId="37D54300" w:rsidR="009E5E2F" w:rsidRDefault="009E5E2F" w:rsidP="009E5E2F">
      <w:pPr>
        <w:jc w:val="left"/>
        <w:rPr>
          <w:noProof/>
        </w:rPr>
      </w:pP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华文细黑" w:eastAsia="华文细黑" w:hAnsi="华文细黑"/>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ListParagraph"/>
        <w:spacing w:line="400" w:lineRule="exact"/>
        <w:ind w:left="360" w:firstLineChars="0" w:firstLine="0"/>
        <w:jc w:val="left"/>
        <w:rPr>
          <w:rFonts w:ascii="华文细黑" w:eastAsia="华文细黑" w:hAnsi="华文细黑"/>
          <w:color w:val="4A442A"/>
          <w:sz w:val="24"/>
        </w:rPr>
      </w:pPr>
    </w:p>
    <w:p w14:paraId="00C98BFA" w14:textId="77777777" w:rsidR="009E5E2F" w:rsidRPr="009E5E2F" w:rsidRDefault="009E5E2F" w:rsidP="00E87E06">
      <w:pPr>
        <w:pStyle w:val="ListParagraph"/>
        <w:numPr>
          <w:ilvl w:val="0"/>
          <w:numId w:val="26"/>
        </w:numPr>
        <w:spacing w:line="400" w:lineRule="exact"/>
        <w:ind w:firstLineChars="0"/>
        <w:jc w:val="left"/>
        <w:rPr>
          <w:rFonts w:ascii="宋体" w:hAnsi="宋体"/>
          <w:sz w:val="24"/>
        </w:rPr>
      </w:pPr>
      <w:r w:rsidRPr="009E5E2F">
        <w:rPr>
          <w:rFonts w:ascii="宋体" w:hAnsi="宋体" w:hint="eastAsia"/>
          <w:sz w:val="24"/>
        </w:rPr>
        <w:lastRenderedPageBreak/>
        <w:t>成员列表（按</w:t>
      </w:r>
      <w:r w:rsidRPr="009E5E2F">
        <w:rPr>
          <w:rFonts w:ascii="宋体" w:hAnsi="宋体"/>
          <w:sz w:val="24"/>
        </w:rPr>
        <w:t>优先级）</w:t>
      </w:r>
    </w:p>
    <w:p w14:paraId="4F0BAE17" w14:textId="77777777" w:rsidR="009E5E2F" w:rsidRPr="009E5E2F" w:rsidRDefault="009E5E2F" w:rsidP="00E87E06">
      <w:pPr>
        <w:pStyle w:val="ListParagraph"/>
        <w:numPr>
          <w:ilvl w:val="0"/>
          <w:numId w:val="19"/>
        </w:numPr>
        <w:spacing w:line="400" w:lineRule="exact"/>
        <w:ind w:firstLineChars="0"/>
        <w:jc w:val="left"/>
        <w:rPr>
          <w:rFonts w:ascii="宋体" w:hAnsi="宋体"/>
          <w:sz w:val="24"/>
        </w:rPr>
      </w:pPr>
      <w:r w:rsidRPr="009E5E2F">
        <w:rPr>
          <w:rFonts w:ascii="宋体" w:hAnsi="宋体" w:hint="eastAsia"/>
          <w:sz w:val="24"/>
        </w:rPr>
        <w:t>头像</w:t>
      </w:r>
      <w:r w:rsidRPr="009E5E2F">
        <w:rPr>
          <w:rFonts w:ascii="宋体" w:hAnsi="宋体"/>
          <w:sz w:val="24"/>
        </w:rPr>
        <w:t>：只有活跃</w:t>
      </w:r>
      <w:r w:rsidRPr="009E5E2F">
        <w:rPr>
          <w:rFonts w:ascii="宋体" w:hAnsi="宋体" w:hint="eastAsia"/>
          <w:sz w:val="24"/>
        </w:rPr>
        <w:t>的</w:t>
      </w:r>
      <w:r w:rsidRPr="009E5E2F">
        <w:rPr>
          <w:rFonts w:ascii="宋体" w:hAnsi="宋体"/>
          <w:sz w:val="24"/>
        </w:rPr>
        <w:t>成员有头像</w:t>
      </w:r>
    </w:p>
    <w:p w14:paraId="0E229202" w14:textId="77777777" w:rsidR="009E5E2F" w:rsidRPr="009E5E2F" w:rsidRDefault="009E5E2F" w:rsidP="00E87E06">
      <w:pPr>
        <w:pStyle w:val="ListParagraph"/>
        <w:numPr>
          <w:ilvl w:val="0"/>
          <w:numId w:val="19"/>
        </w:numPr>
        <w:spacing w:line="400" w:lineRule="exact"/>
        <w:ind w:firstLineChars="0"/>
        <w:jc w:val="left"/>
        <w:rPr>
          <w:rFonts w:ascii="宋体" w:hAnsi="宋体"/>
          <w:sz w:val="24"/>
        </w:rPr>
      </w:pPr>
      <w:r w:rsidRPr="009E5E2F">
        <w:rPr>
          <w:rFonts w:ascii="宋体" w:hAnsi="宋体" w:hint="eastAsia"/>
          <w:sz w:val="24"/>
        </w:rPr>
        <w:t>姓名：只</w:t>
      </w:r>
      <w:r w:rsidRPr="009E5E2F">
        <w:rPr>
          <w:rFonts w:ascii="宋体" w:hAnsi="宋体"/>
          <w:sz w:val="24"/>
        </w:rPr>
        <w:t>有活跃的</w:t>
      </w:r>
      <w:r w:rsidRPr="009E5E2F">
        <w:rPr>
          <w:rFonts w:ascii="宋体" w:hAnsi="宋体" w:hint="eastAsia"/>
          <w:sz w:val="24"/>
        </w:rPr>
        <w:t>成员</w:t>
      </w:r>
      <w:r w:rsidRPr="009E5E2F">
        <w:rPr>
          <w:rFonts w:ascii="宋体" w:hAnsi="宋体"/>
          <w:sz w:val="24"/>
        </w:rPr>
        <w:t>有姓名</w:t>
      </w:r>
    </w:p>
    <w:p w14:paraId="5F481A03" w14:textId="77777777" w:rsidR="009E5E2F" w:rsidRPr="009E5E2F" w:rsidRDefault="009E5E2F" w:rsidP="00E87E06">
      <w:pPr>
        <w:pStyle w:val="ListParagraph"/>
        <w:numPr>
          <w:ilvl w:val="0"/>
          <w:numId w:val="19"/>
        </w:numPr>
        <w:spacing w:line="400" w:lineRule="exact"/>
        <w:ind w:firstLineChars="0"/>
        <w:jc w:val="left"/>
        <w:rPr>
          <w:rFonts w:ascii="宋体" w:hAnsi="宋体"/>
          <w:sz w:val="24"/>
        </w:rPr>
      </w:pPr>
      <w:r w:rsidRPr="009E5E2F">
        <w:rPr>
          <w:rFonts w:ascii="宋体" w:hAnsi="宋体" w:hint="eastAsia"/>
          <w:sz w:val="24"/>
        </w:rPr>
        <w:t>邮箱：以邀请</w:t>
      </w:r>
      <w:r w:rsidRPr="009E5E2F">
        <w:rPr>
          <w:rFonts w:ascii="宋体" w:hAnsi="宋体"/>
          <w:sz w:val="24"/>
        </w:rPr>
        <w:t>时</w:t>
      </w:r>
      <w:r w:rsidRPr="009E5E2F">
        <w:rPr>
          <w:rFonts w:ascii="宋体" w:hAnsi="宋体" w:hint="eastAsia"/>
          <w:sz w:val="24"/>
        </w:rPr>
        <w:t>发</w:t>
      </w:r>
      <w:r w:rsidRPr="009E5E2F">
        <w:rPr>
          <w:rFonts w:ascii="宋体" w:hAnsi="宋体"/>
          <w:sz w:val="24"/>
        </w:rPr>
        <w:t>送的邮箱为准</w:t>
      </w:r>
    </w:p>
    <w:p w14:paraId="6C1AC346" w14:textId="77777777" w:rsidR="009E5E2F" w:rsidRPr="009E5E2F" w:rsidRDefault="009E5E2F" w:rsidP="00E87E06">
      <w:pPr>
        <w:pStyle w:val="ListParagraph"/>
        <w:numPr>
          <w:ilvl w:val="0"/>
          <w:numId w:val="19"/>
        </w:numPr>
        <w:spacing w:line="400" w:lineRule="exact"/>
        <w:ind w:firstLineChars="0"/>
        <w:jc w:val="left"/>
        <w:rPr>
          <w:rFonts w:ascii="宋体" w:hAnsi="宋体"/>
          <w:sz w:val="24"/>
        </w:rPr>
      </w:pPr>
      <w:r w:rsidRPr="009E5E2F">
        <w:rPr>
          <w:rFonts w:ascii="宋体" w:hAnsi="宋体" w:hint="eastAsia"/>
          <w:sz w:val="24"/>
        </w:rPr>
        <w:t>手机：</w:t>
      </w:r>
      <w:r w:rsidRPr="009E5E2F">
        <w:rPr>
          <w:rFonts w:ascii="宋体" w:hAnsi="宋体"/>
          <w:sz w:val="24"/>
        </w:rPr>
        <w:t>以邀请时</w:t>
      </w:r>
      <w:r w:rsidRPr="009E5E2F">
        <w:rPr>
          <w:rFonts w:ascii="宋体" w:hAnsi="宋体" w:hint="eastAsia"/>
          <w:sz w:val="24"/>
        </w:rPr>
        <w:t>发</w:t>
      </w:r>
      <w:r w:rsidRPr="009E5E2F">
        <w:rPr>
          <w:rFonts w:ascii="宋体" w:hAnsi="宋体"/>
          <w:sz w:val="24"/>
        </w:rPr>
        <w:t>送的手机号为准</w:t>
      </w:r>
    </w:p>
    <w:p w14:paraId="59C23AA1" w14:textId="77777777" w:rsidR="009E5E2F" w:rsidRPr="009E5E2F" w:rsidRDefault="009E5E2F" w:rsidP="00E87E06">
      <w:pPr>
        <w:pStyle w:val="ListParagraph"/>
        <w:numPr>
          <w:ilvl w:val="0"/>
          <w:numId w:val="19"/>
        </w:numPr>
        <w:spacing w:line="400" w:lineRule="exact"/>
        <w:ind w:firstLineChars="0"/>
        <w:jc w:val="left"/>
        <w:rPr>
          <w:rFonts w:ascii="宋体" w:hAnsi="宋体"/>
          <w:sz w:val="24"/>
        </w:rPr>
      </w:pPr>
      <w:r w:rsidRPr="009E5E2F">
        <w:rPr>
          <w:rFonts w:ascii="宋体" w:hAnsi="宋体" w:hint="eastAsia"/>
          <w:sz w:val="24"/>
        </w:rPr>
        <w:t>状态：</w:t>
      </w:r>
      <w:r w:rsidRPr="009E5E2F">
        <w:rPr>
          <w:rFonts w:ascii="宋体" w:hAnsi="宋体"/>
          <w:sz w:val="24"/>
        </w:rPr>
        <w:t>活跃、邀请中</w:t>
      </w:r>
      <w:r w:rsidRPr="009E5E2F">
        <w:rPr>
          <w:rFonts w:ascii="宋体" w:hAnsi="宋体" w:hint="eastAsia"/>
          <w:sz w:val="24"/>
        </w:rPr>
        <w:t>、</w:t>
      </w:r>
      <w:r w:rsidRPr="009E5E2F">
        <w:rPr>
          <w:rFonts w:ascii="宋体" w:hAnsi="宋体"/>
          <w:sz w:val="24"/>
        </w:rPr>
        <w:t>删除（</w:t>
      </w:r>
      <w:r w:rsidRPr="009E5E2F">
        <w:rPr>
          <w:rFonts w:ascii="宋体" w:hAnsi="宋体" w:hint="eastAsia"/>
          <w:sz w:val="24"/>
        </w:rPr>
        <w:t>用户</w:t>
      </w:r>
      <w:r w:rsidRPr="009E5E2F">
        <w:rPr>
          <w:rFonts w:ascii="宋体" w:hAnsi="宋体"/>
          <w:sz w:val="24"/>
        </w:rPr>
        <w:t>不可</w:t>
      </w:r>
      <w:r w:rsidRPr="009E5E2F">
        <w:rPr>
          <w:rFonts w:ascii="宋体" w:hAnsi="宋体" w:hint="eastAsia"/>
          <w:sz w:val="24"/>
        </w:rPr>
        <w:t>见</w:t>
      </w:r>
      <w:r w:rsidRPr="009E5E2F">
        <w:rPr>
          <w:rFonts w:ascii="宋体" w:hAnsi="宋体"/>
          <w:sz w:val="24"/>
        </w:rPr>
        <w:t>）</w:t>
      </w:r>
    </w:p>
    <w:p w14:paraId="0B502967" w14:textId="77777777" w:rsidR="009E5E2F" w:rsidRPr="009E5E2F" w:rsidRDefault="009E5E2F" w:rsidP="00E87E06">
      <w:pPr>
        <w:pStyle w:val="ListParagraph"/>
        <w:numPr>
          <w:ilvl w:val="0"/>
          <w:numId w:val="26"/>
        </w:numPr>
        <w:spacing w:line="400" w:lineRule="exact"/>
        <w:ind w:firstLineChars="0"/>
        <w:jc w:val="left"/>
        <w:rPr>
          <w:rFonts w:ascii="宋体" w:hAnsi="宋体"/>
          <w:sz w:val="24"/>
        </w:rPr>
      </w:pPr>
      <w:r w:rsidRPr="009E5E2F">
        <w:rPr>
          <w:rFonts w:ascii="宋体" w:hAnsi="宋体" w:hint="eastAsia"/>
          <w:sz w:val="24"/>
        </w:rPr>
        <w:t>操作：</w:t>
      </w:r>
    </w:p>
    <w:p w14:paraId="1D511203" w14:textId="77777777" w:rsidR="009E5E2F" w:rsidRPr="009E5E2F" w:rsidRDefault="009E5E2F" w:rsidP="00E87E06">
      <w:pPr>
        <w:pStyle w:val="ListParagraph"/>
        <w:numPr>
          <w:ilvl w:val="0"/>
          <w:numId w:val="21"/>
        </w:numPr>
        <w:spacing w:line="400" w:lineRule="exact"/>
        <w:ind w:firstLineChars="0"/>
        <w:jc w:val="left"/>
        <w:rPr>
          <w:rFonts w:ascii="宋体" w:hAnsi="宋体"/>
          <w:sz w:val="24"/>
        </w:rPr>
      </w:pPr>
      <w:r w:rsidRPr="009E5E2F">
        <w:rPr>
          <w:rFonts w:ascii="宋体" w:hAnsi="宋体" w:hint="eastAsia"/>
          <w:sz w:val="24"/>
        </w:rPr>
        <w:t>邀请：圈</w:t>
      </w:r>
      <w:r w:rsidRPr="009E5E2F">
        <w:rPr>
          <w:rFonts w:ascii="宋体" w:hAnsi="宋体"/>
          <w:sz w:val="24"/>
        </w:rPr>
        <w:t>主或有权限的成员邀请新的成员加入</w:t>
      </w:r>
      <w:r w:rsidRPr="009E5E2F">
        <w:rPr>
          <w:rFonts w:ascii="宋体" w:hAnsi="宋体" w:hint="eastAsia"/>
          <w:sz w:val="24"/>
        </w:rPr>
        <w:t>（</w:t>
      </w:r>
      <w:r w:rsidRPr="009E5E2F">
        <w:rPr>
          <w:rFonts w:ascii="宋体" w:hAnsi="宋体"/>
          <w:sz w:val="24"/>
        </w:rPr>
        <w:t>参见</w:t>
      </w:r>
      <w:r w:rsidRPr="009E5E2F">
        <w:rPr>
          <w:rFonts w:ascii="宋体" w:hAnsi="宋体" w:hint="eastAsia"/>
          <w:sz w:val="24"/>
        </w:rPr>
        <w:t>S-00031添加</w:t>
      </w:r>
      <w:r w:rsidRPr="009E5E2F">
        <w:rPr>
          <w:rFonts w:ascii="宋体" w:hAnsi="宋体"/>
          <w:sz w:val="24"/>
        </w:rPr>
        <w:t>圈子成员</w:t>
      </w:r>
      <w:r w:rsidRPr="009E5E2F">
        <w:rPr>
          <w:rFonts w:ascii="宋体" w:hAnsi="宋体" w:hint="eastAsia"/>
          <w:sz w:val="24"/>
        </w:rPr>
        <w:t>）</w:t>
      </w:r>
    </w:p>
    <w:p w14:paraId="4A2CBC67" w14:textId="77777777" w:rsidR="009E5E2F" w:rsidRPr="009E5E2F" w:rsidRDefault="009E5E2F" w:rsidP="00E87E06">
      <w:pPr>
        <w:pStyle w:val="ListParagraph"/>
        <w:numPr>
          <w:ilvl w:val="0"/>
          <w:numId w:val="21"/>
        </w:numPr>
        <w:spacing w:line="400" w:lineRule="exact"/>
        <w:ind w:firstLineChars="0"/>
        <w:jc w:val="left"/>
        <w:rPr>
          <w:rFonts w:ascii="宋体" w:hAnsi="宋体"/>
          <w:sz w:val="24"/>
        </w:rPr>
      </w:pPr>
      <w:r w:rsidRPr="009E5E2F">
        <w:rPr>
          <w:rFonts w:ascii="宋体" w:hAnsi="宋体" w:hint="eastAsia"/>
          <w:sz w:val="24"/>
        </w:rPr>
        <w:t>删除：圈</w:t>
      </w:r>
      <w:r w:rsidRPr="009E5E2F">
        <w:rPr>
          <w:rFonts w:ascii="宋体" w:hAnsi="宋体"/>
          <w:sz w:val="24"/>
        </w:rPr>
        <w:t>主或圈子管理员</w:t>
      </w:r>
      <w:r w:rsidRPr="009E5E2F">
        <w:rPr>
          <w:rFonts w:ascii="宋体" w:hAnsi="宋体" w:hint="eastAsia"/>
          <w:sz w:val="24"/>
        </w:rPr>
        <w:t>移除圈</w:t>
      </w:r>
      <w:r w:rsidRPr="009E5E2F">
        <w:rPr>
          <w:rFonts w:ascii="宋体" w:hAnsi="宋体"/>
          <w:sz w:val="24"/>
        </w:rPr>
        <w:t>子里的成员</w:t>
      </w:r>
      <w:r w:rsidRPr="009E5E2F">
        <w:rPr>
          <w:rFonts w:ascii="宋体" w:hAnsi="宋体" w:hint="eastAsia"/>
          <w:sz w:val="24"/>
        </w:rPr>
        <w:t>。</w:t>
      </w:r>
      <w:r w:rsidRPr="009E5E2F">
        <w:rPr>
          <w:rFonts w:ascii="宋体" w:hAnsi="宋体"/>
          <w:sz w:val="24"/>
        </w:rPr>
        <w:t>或</w:t>
      </w:r>
      <w:r w:rsidRPr="009E5E2F">
        <w:rPr>
          <w:rFonts w:ascii="宋体" w:hAnsi="宋体" w:hint="eastAsia"/>
          <w:sz w:val="24"/>
        </w:rPr>
        <w:t>删除</w:t>
      </w:r>
      <w:r w:rsidRPr="009E5E2F">
        <w:rPr>
          <w:rFonts w:ascii="宋体" w:hAnsi="宋体"/>
          <w:sz w:val="24"/>
        </w:rPr>
        <w:t>邀请中的记录，</w:t>
      </w:r>
      <w:r w:rsidRPr="009E5E2F">
        <w:rPr>
          <w:rFonts w:ascii="宋体" w:hAnsi="宋体" w:hint="eastAsia"/>
          <w:sz w:val="24"/>
        </w:rPr>
        <w:t>此</w:t>
      </w:r>
      <w:r w:rsidRPr="009E5E2F">
        <w:rPr>
          <w:rFonts w:ascii="宋体" w:hAnsi="宋体"/>
          <w:sz w:val="24"/>
        </w:rPr>
        <w:t>时邀请</w:t>
      </w:r>
      <w:r w:rsidRPr="009E5E2F">
        <w:rPr>
          <w:rFonts w:ascii="宋体" w:hAnsi="宋体" w:hint="eastAsia"/>
          <w:sz w:val="24"/>
        </w:rPr>
        <w:t>行为</w:t>
      </w:r>
      <w:r w:rsidRPr="009E5E2F">
        <w:rPr>
          <w:rFonts w:ascii="宋体" w:hAnsi="宋体"/>
          <w:sz w:val="24"/>
        </w:rPr>
        <w:t>无效，被邀请人接受邀请也无法进入到圈子。</w:t>
      </w:r>
    </w:p>
    <w:p w14:paraId="3144A7EA" w14:textId="77777777" w:rsidR="009E5E2F" w:rsidRPr="009E5E2F" w:rsidRDefault="009E5E2F" w:rsidP="00E87E06">
      <w:pPr>
        <w:pStyle w:val="ListParagraph"/>
        <w:numPr>
          <w:ilvl w:val="0"/>
          <w:numId w:val="21"/>
        </w:numPr>
        <w:spacing w:line="400" w:lineRule="exact"/>
        <w:ind w:firstLineChars="0"/>
        <w:jc w:val="left"/>
        <w:rPr>
          <w:rFonts w:ascii="宋体" w:hAnsi="宋体"/>
          <w:sz w:val="24"/>
        </w:rPr>
      </w:pPr>
      <w:r w:rsidRPr="009E5E2F">
        <w:rPr>
          <w:rFonts w:ascii="宋体" w:hAnsi="宋体" w:hint="eastAsia"/>
          <w:sz w:val="24"/>
        </w:rPr>
        <w:t>重邀：</w:t>
      </w:r>
      <w:r w:rsidRPr="009E5E2F">
        <w:rPr>
          <w:rFonts w:ascii="宋体" w:hAnsi="宋体"/>
          <w:sz w:val="24"/>
        </w:rPr>
        <w:t>对</w:t>
      </w:r>
      <w:r w:rsidRPr="009E5E2F">
        <w:rPr>
          <w:rFonts w:ascii="宋体" w:hAnsi="宋体" w:hint="eastAsia"/>
          <w:sz w:val="24"/>
        </w:rPr>
        <w:t>没</w:t>
      </w:r>
      <w:r w:rsidRPr="009E5E2F">
        <w:rPr>
          <w:rFonts w:ascii="宋体" w:hAnsi="宋体"/>
          <w:sz w:val="24"/>
        </w:rPr>
        <w:t>有确认的用</w:t>
      </w:r>
      <w:r w:rsidRPr="009E5E2F">
        <w:rPr>
          <w:rFonts w:ascii="宋体" w:hAnsi="宋体" w:hint="eastAsia"/>
          <w:sz w:val="24"/>
        </w:rPr>
        <w:t>户重</w:t>
      </w:r>
      <w:r w:rsidRPr="009E5E2F">
        <w:rPr>
          <w:rFonts w:ascii="宋体" w:hAnsi="宋体"/>
          <w:sz w:val="24"/>
        </w:rPr>
        <w:t>新发出邀请</w:t>
      </w:r>
      <w:r w:rsidRPr="009E5E2F">
        <w:rPr>
          <w:rFonts w:ascii="宋体" w:hAnsi="宋体" w:hint="eastAsia"/>
          <w:sz w:val="24"/>
        </w:rPr>
        <w:t>，</w:t>
      </w:r>
      <w:r w:rsidRPr="009E5E2F">
        <w:rPr>
          <w:rFonts w:ascii="宋体" w:hAnsi="宋体"/>
          <w:sz w:val="24"/>
        </w:rPr>
        <w:t>邀请方式</w:t>
      </w:r>
      <w:r w:rsidRPr="009E5E2F">
        <w:rPr>
          <w:rFonts w:ascii="宋体" w:hAnsi="宋体" w:hint="eastAsia"/>
          <w:sz w:val="24"/>
        </w:rPr>
        <w:t>与上</w:t>
      </w:r>
      <w:r w:rsidRPr="009E5E2F">
        <w:rPr>
          <w:rFonts w:ascii="宋体" w:hAnsi="宋体"/>
          <w:sz w:val="24"/>
        </w:rPr>
        <w:t>一次方式一致。</w:t>
      </w:r>
    </w:p>
    <w:p w14:paraId="31EA9673" w14:textId="77777777" w:rsidR="009E5E2F" w:rsidRPr="009E5E2F" w:rsidRDefault="009E5E2F" w:rsidP="00E87E06">
      <w:pPr>
        <w:pStyle w:val="ListParagraph"/>
        <w:numPr>
          <w:ilvl w:val="0"/>
          <w:numId w:val="21"/>
        </w:numPr>
        <w:spacing w:line="400" w:lineRule="exact"/>
        <w:ind w:firstLineChars="0"/>
        <w:jc w:val="left"/>
        <w:rPr>
          <w:rFonts w:ascii="宋体" w:hAnsi="宋体"/>
          <w:sz w:val="24"/>
        </w:rPr>
      </w:pPr>
      <w:r w:rsidRPr="009E5E2F">
        <w:rPr>
          <w:rFonts w:ascii="宋体" w:hAnsi="宋体" w:hint="eastAsia"/>
          <w:sz w:val="24"/>
        </w:rPr>
        <w:t>接受</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组织内的用户接到邀请，接受邀请</w:t>
      </w:r>
      <w:r w:rsidRPr="009E5E2F">
        <w:rPr>
          <w:rFonts w:ascii="宋体" w:hAnsi="宋体" w:hint="eastAsia"/>
          <w:sz w:val="24"/>
        </w:rPr>
        <w:t>后会</w:t>
      </w:r>
      <w:r w:rsidRPr="009E5E2F">
        <w:rPr>
          <w:rFonts w:ascii="宋体" w:hAnsi="宋体"/>
          <w:sz w:val="24"/>
        </w:rPr>
        <w:t>进入圈子</w:t>
      </w:r>
      <w:r w:rsidRPr="009E5E2F">
        <w:rPr>
          <w:rFonts w:ascii="宋体" w:hAnsi="宋体" w:hint="eastAsia"/>
          <w:sz w:val="24"/>
        </w:rPr>
        <w:t>（活跃状态</w:t>
      </w:r>
      <w:r w:rsidRPr="009E5E2F">
        <w:rPr>
          <w:rFonts w:ascii="宋体" w:hAnsi="宋体"/>
          <w:sz w:val="24"/>
        </w:rPr>
        <w:t>）</w:t>
      </w:r>
    </w:p>
    <w:p w14:paraId="0F9A7679" w14:textId="77777777" w:rsidR="009E5E2F" w:rsidRPr="009E5E2F" w:rsidRDefault="009E5E2F" w:rsidP="00E87E06">
      <w:pPr>
        <w:pStyle w:val="ListParagraph"/>
        <w:numPr>
          <w:ilvl w:val="0"/>
          <w:numId w:val="21"/>
        </w:numPr>
        <w:spacing w:line="400" w:lineRule="exact"/>
        <w:ind w:firstLineChars="0"/>
        <w:jc w:val="left"/>
        <w:rPr>
          <w:rFonts w:ascii="宋体" w:hAnsi="宋体"/>
          <w:sz w:val="24"/>
        </w:rPr>
      </w:pPr>
      <w:r w:rsidRPr="009E5E2F">
        <w:rPr>
          <w:rFonts w:ascii="宋体" w:hAnsi="宋体" w:hint="eastAsia"/>
          <w:sz w:val="24"/>
        </w:rPr>
        <w:t>拒绝</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w:t>
      </w:r>
      <w:r w:rsidRPr="009E5E2F">
        <w:rPr>
          <w:rFonts w:ascii="宋体" w:hAnsi="宋体" w:hint="eastAsia"/>
          <w:sz w:val="24"/>
        </w:rPr>
        <w:t>拒绝后不</w:t>
      </w:r>
      <w:r w:rsidRPr="009E5E2F">
        <w:rPr>
          <w:rFonts w:ascii="宋体" w:hAnsi="宋体"/>
          <w:sz w:val="24"/>
        </w:rPr>
        <w:t>会进入圈子（</w:t>
      </w:r>
      <w:r w:rsidRPr="009E5E2F">
        <w:rPr>
          <w:rFonts w:ascii="宋体" w:hAnsi="宋体" w:hint="eastAsia"/>
          <w:sz w:val="24"/>
        </w:rPr>
        <w:t>停</w:t>
      </w:r>
      <w:r w:rsidRPr="009E5E2F">
        <w:rPr>
          <w:rFonts w:ascii="宋体" w:hAnsi="宋体"/>
          <w:sz w:val="24"/>
        </w:rPr>
        <w:t>用状态）</w:t>
      </w:r>
    </w:p>
    <w:p w14:paraId="33BFB861" w14:textId="77777777" w:rsidR="009E5E2F" w:rsidRPr="009E5E2F" w:rsidRDefault="009E5E2F" w:rsidP="00E87E06">
      <w:pPr>
        <w:pStyle w:val="ListParagraph"/>
        <w:numPr>
          <w:ilvl w:val="0"/>
          <w:numId w:val="21"/>
        </w:numPr>
        <w:spacing w:line="400" w:lineRule="exact"/>
        <w:ind w:firstLineChars="0"/>
        <w:jc w:val="left"/>
        <w:rPr>
          <w:rFonts w:ascii="宋体" w:hAnsi="宋体"/>
          <w:sz w:val="24"/>
        </w:rPr>
      </w:pPr>
      <w:r w:rsidRPr="009E5E2F">
        <w:rPr>
          <w:rFonts w:ascii="宋体" w:hAnsi="宋体" w:hint="eastAsia"/>
          <w:sz w:val="24"/>
        </w:rPr>
        <w:t>变</w:t>
      </w:r>
      <w:r w:rsidRPr="009E5E2F">
        <w:rPr>
          <w:rFonts w:ascii="宋体" w:hAnsi="宋体"/>
          <w:sz w:val="24"/>
        </w:rPr>
        <w:t>更</w:t>
      </w:r>
      <w:r w:rsidRPr="009E5E2F">
        <w:rPr>
          <w:rFonts w:ascii="宋体" w:hAnsi="宋体" w:hint="eastAsia"/>
          <w:sz w:val="24"/>
        </w:rPr>
        <w:t>圈</w:t>
      </w:r>
      <w:r w:rsidRPr="009E5E2F">
        <w:rPr>
          <w:rFonts w:ascii="宋体" w:hAnsi="宋体"/>
          <w:sz w:val="24"/>
        </w:rPr>
        <w:t>主（</w:t>
      </w:r>
      <w:r w:rsidRPr="009E5E2F">
        <w:rPr>
          <w:rFonts w:ascii="宋体" w:hAnsi="宋体" w:hint="eastAsia"/>
          <w:sz w:val="24"/>
        </w:rPr>
        <w:t>所</w:t>
      </w:r>
      <w:r w:rsidRPr="009E5E2F">
        <w:rPr>
          <w:rFonts w:ascii="宋体" w:hAnsi="宋体"/>
          <w:sz w:val="24"/>
        </w:rPr>
        <w:t>有者）</w:t>
      </w:r>
      <w:r w:rsidRPr="009E5E2F">
        <w:rPr>
          <w:rFonts w:ascii="宋体" w:hAnsi="宋体" w:hint="eastAsia"/>
          <w:sz w:val="24"/>
        </w:rPr>
        <w:t>：原</w:t>
      </w:r>
      <w:r w:rsidRPr="009E5E2F">
        <w:rPr>
          <w:rFonts w:ascii="宋体" w:hAnsi="宋体"/>
          <w:sz w:val="24"/>
        </w:rPr>
        <w:t>所有者可以</w:t>
      </w:r>
      <w:r w:rsidRPr="009E5E2F">
        <w:rPr>
          <w:rFonts w:ascii="宋体" w:hAnsi="宋体" w:hint="eastAsia"/>
          <w:sz w:val="24"/>
        </w:rPr>
        <w:t>把圈子</w:t>
      </w:r>
      <w:r w:rsidRPr="009E5E2F">
        <w:rPr>
          <w:rFonts w:ascii="宋体" w:hAnsi="宋体"/>
          <w:sz w:val="24"/>
        </w:rPr>
        <w:t>的所</w:t>
      </w:r>
      <w:r w:rsidRPr="009E5E2F">
        <w:rPr>
          <w:rFonts w:ascii="宋体" w:hAnsi="宋体" w:hint="eastAsia"/>
          <w:sz w:val="24"/>
        </w:rPr>
        <w:t>有</w:t>
      </w:r>
      <w:r w:rsidRPr="009E5E2F">
        <w:rPr>
          <w:rFonts w:ascii="宋体" w:hAnsi="宋体"/>
          <w:sz w:val="24"/>
        </w:rPr>
        <w:t>者</w:t>
      </w:r>
      <w:r w:rsidRPr="009E5E2F">
        <w:rPr>
          <w:rFonts w:ascii="宋体" w:hAnsi="宋体" w:hint="eastAsia"/>
          <w:sz w:val="24"/>
        </w:rPr>
        <w:t>变更为</w:t>
      </w:r>
      <w:r w:rsidRPr="009E5E2F">
        <w:rPr>
          <w:rFonts w:ascii="宋体" w:hAnsi="宋体"/>
          <w:sz w:val="24"/>
        </w:rPr>
        <w:t>其他人，同时自己将不在成为所有者</w:t>
      </w:r>
      <w:r w:rsidRPr="009E5E2F">
        <w:rPr>
          <w:rFonts w:ascii="宋体" w:hAnsi="宋体" w:hint="eastAsia"/>
          <w:sz w:val="24"/>
        </w:rPr>
        <w:t>，变更</w:t>
      </w:r>
      <w:r w:rsidRPr="009E5E2F">
        <w:rPr>
          <w:rFonts w:ascii="宋体" w:hAnsi="宋体"/>
          <w:sz w:val="24"/>
        </w:rPr>
        <w:t>后新的所有者将会收到一条通知</w:t>
      </w:r>
    </w:p>
    <w:p w14:paraId="5D113276" w14:textId="77777777" w:rsidR="009E5E2F" w:rsidRPr="009E5E2F" w:rsidRDefault="009E5E2F" w:rsidP="009E5E2F">
      <w:pPr>
        <w:pStyle w:val="ListParagraph"/>
        <w:spacing w:line="400" w:lineRule="exact"/>
        <w:ind w:left="780" w:firstLineChars="0" w:firstLine="0"/>
        <w:jc w:val="left"/>
        <w:rPr>
          <w:rFonts w:ascii="宋体" w:hAnsi="宋体"/>
          <w:sz w:val="24"/>
        </w:rPr>
      </w:pPr>
      <w:r w:rsidRPr="009E5E2F">
        <w:rPr>
          <w:rFonts w:ascii="宋体" w:hAnsi="宋体"/>
          <w:sz w:val="24"/>
        </w:rPr>
        <w:t>（</w:t>
      </w:r>
      <w:r w:rsidRPr="009E5E2F">
        <w:rPr>
          <w:rFonts w:ascii="宋体" w:hAnsi="宋体" w:hint="eastAsia"/>
          <w:sz w:val="24"/>
        </w:rPr>
        <w:t>暂</w:t>
      </w:r>
      <w:r w:rsidRPr="009E5E2F">
        <w:rPr>
          <w:rFonts w:ascii="宋体" w:hAnsi="宋体"/>
          <w:sz w:val="24"/>
        </w:rPr>
        <w:t>不支持）</w:t>
      </w:r>
    </w:p>
    <w:p w14:paraId="77C9AECF" w14:textId="77777777" w:rsidR="009E5E2F" w:rsidRPr="009E5E2F" w:rsidRDefault="009E5E2F" w:rsidP="00E87E06">
      <w:pPr>
        <w:pStyle w:val="ListParagraph"/>
        <w:numPr>
          <w:ilvl w:val="0"/>
          <w:numId w:val="21"/>
        </w:numPr>
        <w:spacing w:line="400" w:lineRule="exact"/>
        <w:ind w:firstLineChars="0"/>
        <w:jc w:val="left"/>
        <w:rPr>
          <w:rFonts w:ascii="宋体" w:hAnsi="宋体"/>
          <w:sz w:val="24"/>
        </w:rPr>
      </w:pPr>
      <w:r w:rsidRPr="009E5E2F">
        <w:rPr>
          <w:rFonts w:ascii="宋体" w:hAnsi="宋体" w:hint="eastAsia"/>
          <w:sz w:val="24"/>
        </w:rPr>
        <w:t>管理</w:t>
      </w:r>
      <w:r w:rsidRPr="009E5E2F">
        <w:rPr>
          <w:rFonts w:ascii="宋体" w:hAnsi="宋体"/>
          <w:sz w:val="24"/>
        </w:rPr>
        <w:t>员设定：</w:t>
      </w:r>
      <w:r w:rsidRPr="009E5E2F">
        <w:rPr>
          <w:rFonts w:ascii="宋体" w:hAnsi="宋体" w:hint="eastAsia"/>
          <w:sz w:val="24"/>
        </w:rPr>
        <w:t>可</w:t>
      </w:r>
      <w:r w:rsidRPr="009E5E2F">
        <w:rPr>
          <w:rFonts w:ascii="宋体" w:hAnsi="宋体"/>
          <w:sz w:val="24"/>
        </w:rPr>
        <w:t>以</w:t>
      </w:r>
      <w:r w:rsidRPr="009E5E2F">
        <w:rPr>
          <w:rFonts w:ascii="宋体" w:hAnsi="宋体" w:hint="eastAsia"/>
          <w:sz w:val="24"/>
        </w:rPr>
        <w:t>指定</w:t>
      </w:r>
      <w:r w:rsidRPr="009E5E2F">
        <w:rPr>
          <w:rFonts w:ascii="宋体" w:hAnsi="宋体"/>
          <w:sz w:val="24"/>
        </w:rPr>
        <w:t>多个成员为</w:t>
      </w:r>
      <w:r w:rsidRPr="009E5E2F">
        <w:rPr>
          <w:rFonts w:ascii="宋体" w:hAnsi="宋体" w:hint="eastAsia"/>
          <w:sz w:val="24"/>
        </w:rPr>
        <w:t>该</w:t>
      </w:r>
      <w:r w:rsidRPr="009E5E2F">
        <w:rPr>
          <w:rFonts w:ascii="宋体" w:hAnsi="宋体"/>
          <w:sz w:val="24"/>
        </w:rPr>
        <w:t>圈子管理员，</w:t>
      </w:r>
      <w:r w:rsidRPr="009E5E2F">
        <w:rPr>
          <w:rFonts w:ascii="宋体" w:hAnsi="宋体" w:hint="eastAsia"/>
          <w:sz w:val="24"/>
        </w:rPr>
        <w:t>只</w:t>
      </w:r>
      <w:r w:rsidRPr="009E5E2F">
        <w:rPr>
          <w:rFonts w:ascii="宋体" w:hAnsi="宋体"/>
          <w:sz w:val="24"/>
        </w:rPr>
        <w:t>对活跃成员有效，</w:t>
      </w:r>
      <w:r w:rsidRPr="009E5E2F">
        <w:rPr>
          <w:rFonts w:ascii="宋体" w:hAnsi="宋体" w:hint="eastAsia"/>
          <w:sz w:val="24"/>
        </w:rPr>
        <w:t>也</w:t>
      </w:r>
      <w:r w:rsidRPr="009E5E2F">
        <w:rPr>
          <w:rFonts w:ascii="宋体" w:hAnsi="宋体"/>
          <w:sz w:val="24"/>
        </w:rPr>
        <w:t>可以撤消管理员</w:t>
      </w:r>
      <w:r w:rsidRPr="009E5E2F">
        <w:rPr>
          <w:rFonts w:ascii="宋体" w:hAnsi="宋体" w:hint="eastAsia"/>
          <w:sz w:val="24"/>
        </w:rPr>
        <w:t>。（暂</w:t>
      </w:r>
      <w:r w:rsidRPr="009E5E2F">
        <w:rPr>
          <w:rFonts w:ascii="宋体" w:hAnsi="宋体"/>
          <w:sz w:val="24"/>
        </w:rPr>
        <w:t>不支持）</w:t>
      </w:r>
    </w:p>
    <w:p w14:paraId="0F442227" w14:textId="77777777" w:rsidR="009E5E2F" w:rsidRPr="009E5E2F" w:rsidRDefault="009E5E2F" w:rsidP="00E87E06">
      <w:pPr>
        <w:pStyle w:val="ListParagraph"/>
        <w:numPr>
          <w:ilvl w:val="0"/>
          <w:numId w:val="26"/>
        </w:numPr>
        <w:spacing w:line="400" w:lineRule="exact"/>
        <w:ind w:firstLineChars="0"/>
        <w:jc w:val="left"/>
        <w:rPr>
          <w:rFonts w:ascii="宋体" w:hAnsi="宋体"/>
          <w:sz w:val="24"/>
        </w:rPr>
      </w:pPr>
      <w:r w:rsidRPr="009E5E2F">
        <w:rPr>
          <w:rFonts w:ascii="宋体" w:hAnsi="宋体" w:hint="eastAsia"/>
          <w:sz w:val="24"/>
        </w:rPr>
        <w:t>成员</w:t>
      </w:r>
      <w:r w:rsidRPr="009E5E2F">
        <w:rPr>
          <w:rFonts w:ascii="宋体" w:hAnsi="宋体"/>
          <w:sz w:val="24"/>
        </w:rPr>
        <w:t>状态</w:t>
      </w:r>
    </w:p>
    <w:p w14:paraId="43DEFBD3" w14:textId="77777777" w:rsidR="009E5E2F" w:rsidRPr="009E5E2F" w:rsidRDefault="009E5E2F" w:rsidP="00E87E06">
      <w:pPr>
        <w:pStyle w:val="ListParagraph"/>
        <w:numPr>
          <w:ilvl w:val="0"/>
          <w:numId w:val="20"/>
        </w:numPr>
        <w:spacing w:line="400" w:lineRule="exact"/>
        <w:ind w:firstLineChars="0"/>
        <w:jc w:val="left"/>
        <w:rPr>
          <w:rFonts w:ascii="宋体" w:hAnsi="宋体"/>
          <w:sz w:val="24"/>
        </w:rPr>
      </w:pPr>
      <w:r w:rsidRPr="009E5E2F">
        <w:rPr>
          <w:rFonts w:ascii="宋体" w:hAnsi="宋体" w:hint="eastAsia"/>
          <w:sz w:val="24"/>
        </w:rPr>
        <w:t>活跃：</w:t>
      </w:r>
      <w:r w:rsidRPr="009E5E2F">
        <w:rPr>
          <w:rFonts w:ascii="宋体" w:hAnsi="宋体"/>
          <w:sz w:val="24"/>
        </w:rPr>
        <w:t>已加入</w:t>
      </w:r>
      <w:r w:rsidRPr="009E5E2F">
        <w:rPr>
          <w:rFonts w:ascii="宋体" w:hAnsi="宋体" w:hint="eastAsia"/>
          <w:sz w:val="24"/>
        </w:rPr>
        <w:t>圈子</w:t>
      </w:r>
      <w:r w:rsidRPr="009E5E2F">
        <w:rPr>
          <w:rFonts w:ascii="宋体" w:hAnsi="宋体"/>
          <w:sz w:val="24"/>
        </w:rPr>
        <w:t>的成员</w:t>
      </w:r>
    </w:p>
    <w:p w14:paraId="5C6F9655" w14:textId="77777777" w:rsidR="009E5E2F" w:rsidRPr="009E5E2F" w:rsidRDefault="009E5E2F" w:rsidP="00E87E06">
      <w:pPr>
        <w:pStyle w:val="ListParagraph"/>
        <w:numPr>
          <w:ilvl w:val="0"/>
          <w:numId w:val="20"/>
        </w:numPr>
        <w:spacing w:line="400" w:lineRule="exact"/>
        <w:ind w:firstLineChars="0"/>
        <w:jc w:val="left"/>
        <w:rPr>
          <w:rFonts w:ascii="宋体" w:hAnsi="宋体"/>
          <w:sz w:val="24"/>
        </w:rPr>
      </w:pPr>
      <w:r w:rsidRPr="009E5E2F">
        <w:rPr>
          <w:rFonts w:ascii="宋体" w:hAnsi="宋体" w:hint="eastAsia"/>
          <w:sz w:val="24"/>
        </w:rPr>
        <w:t>邀请</w:t>
      </w:r>
      <w:r w:rsidRPr="009E5E2F">
        <w:rPr>
          <w:rFonts w:ascii="宋体" w:hAnsi="宋体"/>
          <w:sz w:val="24"/>
        </w:rPr>
        <w:t>中</w:t>
      </w:r>
      <w:r w:rsidRPr="009E5E2F">
        <w:rPr>
          <w:rFonts w:ascii="宋体" w:hAnsi="宋体" w:hint="eastAsia"/>
          <w:sz w:val="24"/>
        </w:rPr>
        <w:t>：没</w:t>
      </w:r>
      <w:r w:rsidRPr="009E5E2F">
        <w:rPr>
          <w:rFonts w:ascii="宋体" w:hAnsi="宋体"/>
          <w:sz w:val="24"/>
        </w:rPr>
        <w:t>有确认加入或没有注册</w:t>
      </w:r>
      <w:r w:rsidRPr="009E5E2F">
        <w:rPr>
          <w:rFonts w:ascii="宋体" w:hAnsi="宋体" w:hint="eastAsia"/>
          <w:sz w:val="24"/>
        </w:rPr>
        <w:t>的</w:t>
      </w:r>
      <w:r w:rsidRPr="009E5E2F">
        <w:rPr>
          <w:rFonts w:ascii="宋体" w:hAnsi="宋体"/>
          <w:sz w:val="24"/>
        </w:rPr>
        <w:t>用户。</w:t>
      </w:r>
    </w:p>
    <w:p w14:paraId="594F20D1" w14:textId="3FE71C10" w:rsidR="009E5E2F" w:rsidRPr="009E5E2F" w:rsidRDefault="009E5E2F" w:rsidP="009E5E2F">
      <w:pPr>
        <w:spacing w:line="400" w:lineRule="exact"/>
        <w:jc w:val="left"/>
        <w:rPr>
          <w:rFonts w:ascii="宋体" w:hAnsi="宋体"/>
          <w:color w:val="000000" w:themeColor="text1"/>
          <w:sz w:val="24"/>
        </w:rPr>
      </w:pPr>
      <w:r w:rsidRPr="009E5E2F">
        <w:rPr>
          <w:rFonts w:ascii="宋体" w:hAnsi="宋体" w:hint="eastAsia"/>
          <w:sz w:val="24"/>
        </w:rPr>
        <w:t>删除</w:t>
      </w:r>
      <w:r w:rsidRPr="009E5E2F">
        <w:rPr>
          <w:rFonts w:ascii="宋体" w:hAnsi="宋体"/>
          <w:sz w:val="24"/>
        </w:rPr>
        <w:t>（</w:t>
      </w:r>
      <w:r w:rsidRPr="009E5E2F">
        <w:rPr>
          <w:rFonts w:ascii="宋体" w:hAnsi="宋体" w:hint="eastAsia"/>
          <w:sz w:val="24"/>
        </w:rPr>
        <w:t>停</w:t>
      </w:r>
      <w:r w:rsidRPr="009E5E2F">
        <w:rPr>
          <w:rFonts w:ascii="宋体" w:hAnsi="宋体"/>
          <w:sz w:val="24"/>
        </w:rPr>
        <w:t>用）</w:t>
      </w:r>
      <w:r w:rsidRPr="009E5E2F">
        <w:rPr>
          <w:rFonts w:ascii="宋体" w:hAnsi="宋体" w:hint="eastAsia"/>
          <w:sz w:val="24"/>
        </w:rPr>
        <w:t>：被</w:t>
      </w:r>
      <w:r w:rsidRPr="009E5E2F">
        <w:rPr>
          <w:rFonts w:ascii="宋体" w:hAnsi="宋体"/>
          <w:sz w:val="24"/>
        </w:rPr>
        <w:t>圈</w:t>
      </w:r>
      <w:r w:rsidRPr="009E5E2F">
        <w:rPr>
          <w:rFonts w:ascii="宋体" w:hAnsi="宋体" w:hint="eastAsia"/>
          <w:sz w:val="24"/>
        </w:rPr>
        <w:t>主移除或主</w:t>
      </w:r>
      <w:r w:rsidRPr="009E5E2F">
        <w:rPr>
          <w:rFonts w:ascii="宋体" w:hAnsi="宋体"/>
          <w:sz w:val="24"/>
        </w:rPr>
        <w:t>动退出的成员</w:t>
      </w:r>
      <w:r w:rsidRPr="009E5E2F">
        <w:rPr>
          <w:rFonts w:ascii="宋体" w:hAnsi="宋体" w:hint="eastAsia"/>
          <w:sz w:val="24"/>
        </w:rPr>
        <w:t>，拒绝</w:t>
      </w:r>
      <w:r w:rsidRPr="009E5E2F">
        <w:rPr>
          <w:rFonts w:ascii="宋体" w:hAnsi="宋体"/>
          <w:sz w:val="24"/>
        </w:rPr>
        <w:t>加入的</w:t>
      </w:r>
      <w:r w:rsidRPr="009E5E2F">
        <w:rPr>
          <w:rFonts w:ascii="宋体" w:hAnsi="宋体" w:hint="eastAsia"/>
          <w:sz w:val="24"/>
        </w:rPr>
        <w:t>用户（组织</w:t>
      </w:r>
      <w:r w:rsidRPr="009E5E2F">
        <w:rPr>
          <w:rFonts w:ascii="宋体" w:hAnsi="宋体"/>
          <w:sz w:val="24"/>
        </w:rPr>
        <w:t>外）</w:t>
      </w:r>
      <w:r w:rsidRPr="009E5E2F">
        <w:rPr>
          <w:rFonts w:ascii="宋体" w:hAnsi="宋体" w:hint="eastAsia"/>
          <w:sz w:val="24"/>
        </w:rPr>
        <w:t>。</w:t>
      </w:r>
      <w:r w:rsidRPr="009E5E2F">
        <w:rPr>
          <w:rFonts w:ascii="宋体" w:hAnsi="宋体"/>
          <w:sz w:val="24"/>
        </w:rPr>
        <w:t>该</w:t>
      </w:r>
      <w:r w:rsidRPr="009E5E2F">
        <w:rPr>
          <w:rFonts w:ascii="宋体" w:hAnsi="宋体" w:hint="eastAsia"/>
          <w:sz w:val="24"/>
        </w:rPr>
        <w:t>状态对用户</w:t>
      </w:r>
      <w:r w:rsidRPr="009E5E2F">
        <w:rPr>
          <w:rFonts w:ascii="宋体" w:hAnsi="宋体"/>
          <w:sz w:val="24"/>
        </w:rPr>
        <w:t>不可见。</w:t>
      </w:r>
    </w:p>
    <w:p w14:paraId="4C6024E9" w14:textId="77777777" w:rsidR="009A26C4" w:rsidRDefault="009A26C4" w:rsidP="00CC1B0B">
      <w:pPr>
        <w:pStyle w:val="CommentText"/>
        <w:rPr>
          <w:noProof/>
        </w:rPr>
      </w:pPr>
    </w:p>
    <w:p w14:paraId="7CFEB7FC" w14:textId="77777777" w:rsidR="00CC1B0B" w:rsidRDefault="00CC1B0B" w:rsidP="00CC1B0B">
      <w:pPr>
        <w:pStyle w:val="CommentText"/>
      </w:pPr>
    </w:p>
    <w:p w14:paraId="52E52AD1" w14:textId="77777777" w:rsidR="00CC1B0B" w:rsidRPr="00E57F00" w:rsidRDefault="00CC1B0B" w:rsidP="00CC1B0B">
      <w:pPr>
        <w:pStyle w:val="CommentText"/>
      </w:pPr>
    </w:p>
    <w:p w14:paraId="3CA87FE6" w14:textId="77777777" w:rsidR="00CC1B0B" w:rsidRPr="00D40EC0" w:rsidRDefault="00CC1B0B" w:rsidP="00CC1B0B">
      <w:pPr>
        <w:pStyle w:val="CommentText"/>
        <w:rPr>
          <w:i/>
        </w:rPr>
      </w:pPr>
    </w:p>
    <w:p w14:paraId="273F6A94" w14:textId="77777777" w:rsidR="00CC1B0B" w:rsidRDefault="00CC1B0B" w:rsidP="00626322">
      <w:pPr>
        <w:pStyle w:val="Heading3"/>
      </w:pPr>
      <w:bookmarkStart w:id="126" w:name="_Toc418875588"/>
      <w:bookmarkStart w:id="127" w:name="_Toc451011750"/>
      <w:r>
        <w:rPr>
          <w:rFonts w:hint="eastAsia"/>
        </w:rPr>
        <w:lastRenderedPageBreak/>
        <w:t>关系系统模块类图</w:t>
      </w:r>
      <w:bookmarkEnd w:id="126"/>
      <w:bookmarkEnd w:id="127"/>
    </w:p>
    <w:p w14:paraId="46E8894E" w14:textId="77777777" w:rsidR="00CC1B0B" w:rsidRDefault="00CC1B0B" w:rsidP="00CC1B0B">
      <w:pPr>
        <w:jc w:val="center"/>
      </w:pPr>
      <w:r>
        <w:object w:dxaOrig="7457" w:dyaOrig="9947" w14:anchorId="3AF0947E">
          <v:shape id="_x0000_i1031" type="#_x0000_t75" style="width:371.85pt;height:496.7pt" o:ole="">
            <v:imagedata r:id="rId41" o:title=""/>
          </v:shape>
          <o:OLEObject Type="Embed" ProgID="Visio.Drawing.11" ShapeID="_x0000_i1031" DrawAspect="Content" ObjectID="_1525798702" r:id="rId42"/>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626322">
      <w:pPr>
        <w:pStyle w:val="Heading3"/>
      </w:pPr>
      <w:bookmarkStart w:id="128" w:name="_Toc418875589"/>
      <w:bookmarkStart w:id="129" w:name="_Toc451011751"/>
      <w:r>
        <w:rPr>
          <w:rFonts w:hint="eastAsia"/>
        </w:rPr>
        <w:t>JsonController</w:t>
      </w:r>
      <w:r>
        <w:rPr>
          <w:rFonts w:hint="eastAsia"/>
        </w:rPr>
        <w:t>类概述</w:t>
      </w:r>
      <w:bookmarkEnd w:id="128"/>
      <w:bookmarkEnd w:id="129"/>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1E6A5C5" w14:textId="77777777" w:rsidR="00CC1B0B" w:rsidRPr="0076776F" w:rsidRDefault="00CC1B0B" w:rsidP="0076776F">
      <w:pPr>
        <w:spacing w:line="400" w:lineRule="exact"/>
        <w:ind w:firstLine="432"/>
        <w:rPr>
          <w:sz w:val="24"/>
        </w:rPr>
      </w:pPr>
      <w:bookmarkStart w:id="130" w:name="_Toc418875590"/>
      <w:r w:rsidRPr="0076776F">
        <w:rPr>
          <w:rFonts w:hint="eastAsia"/>
          <w:sz w:val="24"/>
        </w:rPr>
        <w:t>类功能定义</w:t>
      </w:r>
      <w:bookmarkEnd w:id="130"/>
    </w:p>
    <w:p w14:paraId="087221E1" w14:textId="77777777" w:rsidR="00CC1B0B" w:rsidRPr="00557EE7" w:rsidRDefault="00CC1B0B" w:rsidP="00CC1B0B"/>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CommentReference"/>
                <w:b/>
                <w:i/>
              </w:rPr>
            </w:pPr>
            <w:r w:rsidRPr="00076C89">
              <w:rPr>
                <w:rStyle w:val="CommentReference"/>
                <w:rFonts w:hint="eastAsia"/>
              </w:rPr>
              <w:t>序号</w:t>
            </w:r>
          </w:p>
        </w:tc>
        <w:tc>
          <w:tcPr>
            <w:tcW w:w="2052" w:type="dxa"/>
            <w:shd w:val="clear" w:color="auto" w:fill="CCCCCC"/>
          </w:tcPr>
          <w:p w14:paraId="61BBAF6C"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940" w:type="dxa"/>
            <w:shd w:val="clear" w:color="auto" w:fill="CCCCCC"/>
          </w:tcPr>
          <w:p w14:paraId="78459C08"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CommentReference"/>
                <w:i/>
              </w:rPr>
            </w:pPr>
            <w:r w:rsidRPr="00076C89">
              <w:rPr>
                <w:rStyle w:val="CommentReference"/>
                <w:rFonts w:hint="eastAsia"/>
              </w:rPr>
              <w:t>1</w:t>
            </w:r>
          </w:p>
        </w:tc>
        <w:tc>
          <w:tcPr>
            <w:tcW w:w="2052" w:type="dxa"/>
          </w:tcPr>
          <w:p w14:paraId="0E9E2CD2" w14:textId="77777777" w:rsidR="00CC1B0B" w:rsidRPr="00076C89" w:rsidRDefault="00CC1B0B" w:rsidP="00CC1B0B">
            <w:pPr>
              <w:rPr>
                <w:rStyle w:val="CommentReference"/>
                <w:i/>
              </w:rPr>
            </w:pPr>
            <w:r w:rsidRPr="004A4A85">
              <w:rPr>
                <w:rStyle w:val="CommentReference"/>
              </w:rPr>
              <w:t>checkSig</w:t>
            </w:r>
          </w:p>
        </w:tc>
        <w:tc>
          <w:tcPr>
            <w:tcW w:w="5940" w:type="dxa"/>
          </w:tcPr>
          <w:p w14:paraId="652A1BA0" w14:textId="77777777" w:rsidR="00CC1B0B" w:rsidRPr="00076C89" w:rsidRDefault="00CC1B0B" w:rsidP="00CC1B0B">
            <w:pPr>
              <w:rPr>
                <w:rStyle w:val="CommentReference"/>
                <w:i/>
              </w:rPr>
            </w:pPr>
            <w:r>
              <w:rPr>
                <w:rStyle w:val="CommentReference"/>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CommentReference"/>
                <w:i/>
              </w:rPr>
            </w:pPr>
            <w:r w:rsidRPr="00076C89">
              <w:rPr>
                <w:rStyle w:val="CommentReference"/>
                <w:rFonts w:hint="eastAsia"/>
              </w:rPr>
              <w:t>2</w:t>
            </w:r>
          </w:p>
        </w:tc>
        <w:tc>
          <w:tcPr>
            <w:tcW w:w="2052" w:type="dxa"/>
          </w:tcPr>
          <w:p w14:paraId="1F526195"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CommentReference"/>
                <w:i/>
              </w:rPr>
            </w:pPr>
            <w:r>
              <w:rPr>
                <w:rStyle w:val="CommentReference"/>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CommentReference"/>
                <w:i/>
              </w:rPr>
            </w:pPr>
            <w:r w:rsidRPr="00076C89">
              <w:rPr>
                <w:rStyle w:val="CommentReference"/>
                <w:rFonts w:hint="eastAsia"/>
              </w:rPr>
              <w:t>3</w:t>
            </w:r>
          </w:p>
        </w:tc>
        <w:tc>
          <w:tcPr>
            <w:tcW w:w="2052" w:type="dxa"/>
          </w:tcPr>
          <w:p w14:paraId="6EBF7F03"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CommentReference"/>
                <w:i/>
              </w:rPr>
            </w:pPr>
            <w:r>
              <w:rPr>
                <w:rStyle w:val="CommentReference"/>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CommentReference"/>
                <w:i/>
              </w:rPr>
            </w:pPr>
          </w:p>
        </w:tc>
        <w:tc>
          <w:tcPr>
            <w:tcW w:w="2052" w:type="dxa"/>
          </w:tcPr>
          <w:p w14:paraId="7A49946E" w14:textId="77777777" w:rsidR="00CC1B0B" w:rsidRPr="00076C89" w:rsidRDefault="00CC1B0B" w:rsidP="00CC1B0B">
            <w:pPr>
              <w:rPr>
                <w:rStyle w:val="CommentReference"/>
                <w:i/>
              </w:rPr>
            </w:pPr>
          </w:p>
        </w:tc>
        <w:tc>
          <w:tcPr>
            <w:tcW w:w="5940" w:type="dxa"/>
          </w:tcPr>
          <w:p w14:paraId="73D02D0E" w14:textId="77777777" w:rsidR="00CC1B0B" w:rsidRPr="00076C89" w:rsidRDefault="00CC1B0B" w:rsidP="00CC1B0B">
            <w:pPr>
              <w:rPr>
                <w:rStyle w:val="CommentReference"/>
                <w:i/>
              </w:rPr>
            </w:pPr>
          </w:p>
        </w:tc>
      </w:tr>
    </w:tbl>
    <w:p w14:paraId="5CE875CE" w14:textId="77777777" w:rsidR="00CC1B0B" w:rsidRPr="00CF07BE" w:rsidRDefault="00CC1B0B" w:rsidP="00CC1B0B">
      <w:pPr>
        <w:rPr>
          <w:rStyle w:val="CommentReference"/>
          <w:i/>
        </w:rPr>
      </w:pPr>
    </w:p>
    <w:p w14:paraId="5CFC4896" w14:textId="77777777" w:rsidR="00CC1B0B" w:rsidRDefault="00CC1B0B" w:rsidP="00626322">
      <w:pPr>
        <w:pStyle w:val="Heading3"/>
      </w:pPr>
      <w:bookmarkStart w:id="131" w:name="_Toc418875591"/>
      <w:bookmarkStart w:id="132" w:name="_Toc451011752"/>
      <w:r>
        <w:t>WebTeamMemberServiceControlle</w:t>
      </w:r>
      <w:r>
        <w:rPr>
          <w:rFonts w:hint="eastAsia"/>
        </w:rPr>
        <w:t>r</w:t>
      </w:r>
      <w:r>
        <w:rPr>
          <w:rFonts w:hint="eastAsia"/>
        </w:rPr>
        <w:t>类概述</w:t>
      </w:r>
      <w:bookmarkEnd w:id="131"/>
      <w:bookmarkEnd w:id="132"/>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3041DEF3" w14:textId="77777777" w:rsidR="00CC1B0B" w:rsidRPr="0076776F" w:rsidRDefault="00CC1B0B" w:rsidP="0076776F">
      <w:pPr>
        <w:spacing w:line="400" w:lineRule="exact"/>
        <w:ind w:firstLine="432"/>
        <w:rPr>
          <w:sz w:val="24"/>
        </w:rPr>
      </w:pPr>
      <w:bookmarkStart w:id="133" w:name="_Toc418875592"/>
      <w:r w:rsidRPr="0076776F">
        <w:rPr>
          <w:rFonts w:hint="eastAsia"/>
          <w:sz w:val="24"/>
        </w:rPr>
        <w:t>类功能定义</w:t>
      </w:r>
      <w:bookmarkEnd w:id="133"/>
    </w:p>
    <w:p w14:paraId="6A12DC54"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154C688D"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2F5398F4"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7BDC78F4"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54193162" w14:textId="6BBE9232"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52DDE8D3"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6FAAF083"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CommentReference"/>
                <w:i/>
              </w:rPr>
            </w:pPr>
            <w:r>
              <w:rPr>
                <w:rStyle w:val="CommentReference"/>
                <w:rFonts w:hint="eastAsia"/>
              </w:rPr>
              <w:t>4</w:t>
            </w:r>
          </w:p>
        </w:tc>
        <w:tc>
          <w:tcPr>
            <w:tcW w:w="2999" w:type="dxa"/>
          </w:tcPr>
          <w:p w14:paraId="47332587"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CommentReference"/>
                <w:i/>
              </w:rPr>
            </w:pPr>
            <w:r>
              <w:rPr>
                <w:rStyle w:val="CommentReference"/>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CommentReference"/>
                <w:i/>
              </w:rPr>
            </w:pPr>
            <w:r>
              <w:rPr>
                <w:rStyle w:val="CommentReference"/>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CommentReference"/>
                <w:i/>
              </w:rPr>
            </w:pPr>
            <w:r>
              <w:rPr>
                <w:rStyle w:val="CommentReference"/>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CommentReference"/>
                <w:i/>
              </w:rPr>
            </w:pPr>
            <w:r>
              <w:rPr>
                <w:rStyle w:val="CommentReference"/>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CommentReference"/>
                <w:i/>
              </w:rPr>
            </w:pPr>
            <w:r>
              <w:rPr>
                <w:rStyle w:val="CommentReference"/>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CommentReference"/>
                <w:i/>
              </w:rPr>
            </w:pPr>
            <w:r>
              <w:rPr>
                <w:rStyle w:val="CommentReference"/>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CommentReference"/>
                <w:i/>
              </w:rPr>
            </w:pPr>
            <w:r>
              <w:rPr>
                <w:rStyle w:val="CommentReference"/>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CommentReference"/>
                <w:i/>
              </w:rPr>
            </w:pPr>
            <w:r w:rsidRPr="001273D7">
              <w:rPr>
                <w:rStyle w:val="CommentReference"/>
                <w:rFonts w:hint="eastAsia"/>
              </w:rPr>
              <w:t>圈主移交</w:t>
            </w:r>
          </w:p>
        </w:tc>
      </w:tr>
    </w:tbl>
    <w:p w14:paraId="06EE2A0B" w14:textId="77777777" w:rsidR="00CC1B0B" w:rsidRDefault="00CC1B0B" w:rsidP="00CC1B0B"/>
    <w:p w14:paraId="79CF9660" w14:textId="77777777" w:rsidR="00CC1B0B" w:rsidRDefault="00CC1B0B" w:rsidP="00626322">
      <w:pPr>
        <w:pStyle w:val="Heading3"/>
      </w:pPr>
      <w:bookmarkStart w:id="134" w:name="_Toc418875593"/>
      <w:bookmarkStart w:id="135" w:name="_Toc451011753"/>
      <w:r>
        <w:rPr>
          <w:rFonts w:hint="eastAsia"/>
        </w:rPr>
        <w:t>Rest</w:t>
      </w:r>
      <w:r>
        <w:t>TeamMemberServiceControlle</w:t>
      </w:r>
      <w:r>
        <w:rPr>
          <w:rFonts w:hint="eastAsia"/>
        </w:rPr>
        <w:t>r</w:t>
      </w:r>
      <w:r>
        <w:rPr>
          <w:rFonts w:hint="eastAsia"/>
        </w:rPr>
        <w:t>类概述</w:t>
      </w:r>
      <w:bookmarkEnd w:id="134"/>
      <w:bookmarkEnd w:id="135"/>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130D376" w14:textId="77777777" w:rsidR="00CC1B0B" w:rsidRPr="0076776F" w:rsidRDefault="00CC1B0B" w:rsidP="0076776F">
      <w:pPr>
        <w:spacing w:line="400" w:lineRule="exact"/>
        <w:ind w:firstLine="432"/>
        <w:rPr>
          <w:sz w:val="24"/>
        </w:rPr>
      </w:pPr>
      <w:bookmarkStart w:id="136" w:name="_Toc418875594"/>
      <w:r w:rsidRPr="0076776F">
        <w:rPr>
          <w:rFonts w:hint="eastAsia"/>
          <w:sz w:val="24"/>
        </w:rPr>
        <w:t>类功能定义</w:t>
      </w:r>
      <w:bookmarkEnd w:id="136"/>
    </w:p>
    <w:p w14:paraId="592D3EEA"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49689ACB"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4D072B4C"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367D2047"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794C11A4" w14:textId="382F2082"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20A9FF24"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3AF4E32E"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CommentReference"/>
                <w:i/>
              </w:rPr>
            </w:pPr>
            <w:r>
              <w:rPr>
                <w:rStyle w:val="CommentReference"/>
                <w:rFonts w:hint="eastAsia"/>
              </w:rPr>
              <w:t>4</w:t>
            </w:r>
          </w:p>
        </w:tc>
        <w:tc>
          <w:tcPr>
            <w:tcW w:w="2999" w:type="dxa"/>
          </w:tcPr>
          <w:p w14:paraId="6B5DFDF3"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CommentReference"/>
                <w:i/>
              </w:rPr>
            </w:pPr>
            <w:r>
              <w:rPr>
                <w:rStyle w:val="CommentReference"/>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CommentReference"/>
                <w:i/>
              </w:rPr>
            </w:pPr>
            <w:r>
              <w:rPr>
                <w:rStyle w:val="CommentReference"/>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CommentReference"/>
                <w:i/>
              </w:rPr>
            </w:pPr>
            <w:r>
              <w:rPr>
                <w:rStyle w:val="CommentReference"/>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CommentReference"/>
                <w:i/>
              </w:rPr>
            </w:pPr>
            <w:r>
              <w:rPr>
                <w:rStyle w:val="CommentReference"/>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CommentReference"/>
                <w:i/>
              </w:rPr>
            </w:pPr>
            <w:r>
              <w:rPr>
                <w:rStyle w:val="CommentReference"/>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CommentReference"/>
                <w:i/>
              </w:rPr>
            </w:pPr>
            <w:r>
              <w:rPr>
                <w:rStyle w:val="CommentReference"/>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CommentReference"/>
                <w:i/>
              </w:rPr>
            </w:pPr>
            <w:r>
              <w:rPr>
                <w:rStyle w:val="CommentReference"/>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CommentReference"/>
                <w:i/>
              </w:rPr>
            </w:pPr>
            <w:r w:rsidRPr="001273D7">
              <w:rPr>
                <w:rStyle w:val="CommentReference"/>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626322">
      <w:pPr>
        <w:pStyle w:val="Heading3"/>
      </w:pPr>
      <w:bookmarkStart w:id="137" w:name="_Toc418875595"/>
      <w:bookmarkStart w:id="138" w:name="_Toc451011754"/>
      <w:r w:rsidRPr="001273D7">
        <w:lastRenderedPageBreak/>
        <w:t>BasicTeamMemberService</w:t>
      </w:r>
      <w:r>
        <w:rPr>
          <w:rFonts w:hint="eastAsia"/>
        </w:rPr>
        <w:t>类概述</w:t>
      </w:r>
      <w:bookmarkEnd w:id="137"/>
      <w:bookmarkEnd w:id="138"/>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58F4B146" w14:textId="77777777" w:rsidR="00CC1B0B" w:rsidRPr="0076776F" w:rsidRDefault="00CC1B0B" w:rsidP="0076776F">
      <w:pPr>
        <w:spacing w:line="400" w:lineRule="exact"/>
        <w:ind w:firstLine="432"/>
        <w:rPr>
          <w:sz w:val="24"/>
        </w:rPr>
      </w:pPr>
      <w:bookmarkStart w:id="139" w:name="_Toc418875596"/>
      <w:r w:rsidRPr="0076776F">
        <w:rPr>
          <w:rFonts w:hint="eastAsia"/>
          <w:sz w:val="24"/>
        </w:rPr>
        <w:t>类功能定义</w:t>
      </w:r>
      <w:bookmarkEnd w:id="139"/>
    </w:p>
    <w:p w14:paraId="3E41B79A"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39172FD7"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49932D56"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77C31B09"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12F10F99" w14:textId="3AA4FBA1"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4B8AF489"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13765405"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CommentReference"/>
                <w:i/>
              </w:rPr>
            </w:pPr>
            <w:r>
              <w:rPr>
                <w:rStyle w:val="CommentReference"/>
                <w:rFonts w:hint="eastAsia"/>
              </w:rPr>
              <w:t>4</w:t>
            </w:r>
          </w:p>
        </w:tc>
        <w:tc>
          <w:tcPr>
            <w:tcW w:w="2999" w:type="dxa"/>
          </w:tcPr>
          <w:p w14:paraId="21CBFB84"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CommentReference"/>
                <w:i/>
              </w:rPr>
            </w:pPr>
            <w:r>
              <w:rPr>
                <w:rStyle w:val="CommentReference"/>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CommentReference"/>
                <w:i/>
              </w:rPr>
            </w:pPr>
            <w:r>
              <w:rPr>
                <w:rStyle w:val="CommentReference"/>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CommentReference"/>
                <w:i/>
              </w:rPr>
            </w:pPr>
            <w:r>
              <w:rPr>
                <w:rStyle w:val="CommentReference"/>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CommentReference"/>
                <w:i/>
              </w:rPr>
            </w:pPr>
            <w:r>
              <w:rPr>
                <w:rStyle w:val="CommentReference"/>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CommentReference"/>
                <w:i/>
              </w:rPr>
            </w:pPr>
            <w:r>
              <w:rPr>
                <w:rStyle w:val="CommentReference"/>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CommentReference"/>
                <w:i/>
              </w:rPr>
            </w:pPr>
            <w:r>
              <w:rPr>
                <w:rStyle w:val="CommentReference"/>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CommentReference"/>
                <w:i/>
              </w:rPr>
            </w:pPr>
            <w:r>
              <w:rPr>
                <w:rStyle w:val="CommentReference"/>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CommentReference"/>
                <w:i/>
              </w:rPr>
            </w:pPr>
            <w:r w:rsidRPr="001273D7">
              <w:rPr>
                <w:rStyle w:val="CommentReference"/>
                <w:rFonts w:hint="eastAsia"/>
              </w:rPr>
              <w:t>圈主移交</w:t>
            </w:r>
          </w:p>
        </w:tc>
      </w:tr>
    </w:tbl>
    <w:p w14:paraId="51852ED4" w14:textId="77777777" w:rsidR="00CC1B0B" w:rsidRDefault="00CC1B0B" w:rsidP="00CC1B0B"/>
    <w:p w14:paraId="7D6261F7" w14:textId="77777777" w:rsidR="00CC1B0B" w:rsidRDefault="00CC1B0B" w:rsidP="00626322">
      <w:pPr>
        <w:pStyle w:val="Heading3"/>
      </w:pPr>
      <w:bookmarkStart w:id="140" w:name="_Toc418875597"/>
      <w:bookmarkStart w:id="141" w:name="_Toc451011755"/>
      <w:r>
        <w:rPr>
          <w:rFonts w:hint="eastAsia"/>
        </w:rPr>
        <w:t>Rest</w:t>
      </w:r>
      <w:r w:rsidRPr="001273D7">
        <w:t>BasicTeamMemberService</w:t>
      </w:r>
      <w:r>
        <w:rPr>
          <w:rFonts w:hint="eastAsia"/>
        </w:rPr>
        <w:t>类概述</w:t>
      </w:r>
      <w:bookmarkEnd w:id="140"/>
      <w:bookmarkEnd w:id="141"/>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59363EC3" w14:textId="77777777" w:rsidR="00CC1B0B" w:rsidRPr="0076776F" w:rsidRDefault="00CC1B0B" w:rsidP="0076776F">
      <w:pPr>
        <w:spacing w:line="400" w:lineRule="exact"/>
        <w:ind w:firstLine="432"/>
        <w:rPr>
          <w:sz w:val="24"/>
        </w:rPr>
      </w:pPr>
      <w:bookmarkStart w:id="142" w:name="_Toc418875598"/>
      <w:r w:rsidRPr="0076776F">
        <w:rPr>
          <w:rFonts w:hint="eastAsia"/>
          <w:sz w:val="24"/>
        </w:rPr>
        <w:t>类功能定义</w:t>
      </w:r>
      <w:bookmarkEnd w:id="142"/>
    </w:p>
    <w:p w14:paraId="1112AF3C"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70C36494"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12F67409"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12C3A9A0"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w:t>
            </w:r>
          </w:p>
        </w:tc>
        <w:tc>
          <w:tcPr>
            <w:tcW w:w="5061" w:type="dxa"/>
          </w:tcPr>
          <w:p w14:paraId="774F07BC" w14:textId="2C3351DF"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1FF85B14"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45AF8B18"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CommentReference"/>
                <w:i/>
              </w:rPr>
            </w:pPr>
            <w:r>
              <w:rPr>
                <w:rStyle w:val="CommentReference"/>
                <w:rFonts w:hint="eastAsia"/>
              </w:rPr>
              <w:t>4</w:t>
            </w:r>
          </w:p>
        </w:tc>
        <w:tc>
          <w:tcPr>
            <w:tcW w:w="2999" w:type="dxa"/>
          </w:tcPr>
          <w:p w14:paraId="00968ED3"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CommentReference"/>
                <w:i/>
              </w:rPr>
            </w:pPr>
            <w:r>
              <w:rPr>
                <w:rStyle w:val="CommentReference"/>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CommentReference"/>
                <w:i/>
              </w:rPr>
            </w:pPr>
            <w:r>
              <w:rPr>
                <w:rStyle w:val="CommentReference"/>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CommentReference"/>
                <w:i/>
              </w:rPr>
            </w:pPr>
            <w:r>
              <w:rPr>
                <w:rStyle w:val="CommentReference"/>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CommentReference"/>
                <w:i/>
              </w:rPr>
            </w:pPr>
            <w:r>
              <w:rPr>
                <w:rStyle w:val="CommentReference"/>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CommentReference"/>
                <w:i/>
              </w:rPr>
            </w:pPr>
            <w:r>
              <w:rPr>
                <w:rStyle w:val="CommentReference"/>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CommentReference"/>
                <w:i/>
              </w:rPr>
            </w:pPr>
            <w:r>
              <w:rPr>
                <w:rStyle w:val="CommentReference"/>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CommentReference"/>
                <w:i/>
              </w:rPr>
            </w:pPr>
            <w:r>
              <w:rPr>
                <w:rStyle w:val="CommentReference"/>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CommentReference"/>
                <w:i/>
              </w:rPr>
            </w:pPr>
            <w:r w:rsidRPr="001273D7">
              <w:rPr>
                <w:rStyle w:val="CommentReference"/>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626322">
      <w:pPr>
        <w:pStyle w:val="Heading3"/>
      </w:pPr>
      <w:bookmarkStart w:id="143" w:name="_Toc418875599"/>
      <w:bookmarkStart w:id="144" w:name="_Toc451011756"/>
      <w:r>
        <w:rPr>
          <w:rFonts w:hint="eastAsia"/>
        </w:rPr>
        <w:lastRenderedPageBreak/>
        <w:t>TokenCache</w:t>
      </w:r>
      <w:r>
        <w:rPr>
          <w:rFonts w:hint="eastAsia"/>
        </w:rPr>
        <w:t>类概述</w:t>
      </w:r>
      <w:bookmarkEnd w:id="143"/>
      <w:bookmarkEnd w:id="144"/>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32FBE98C" w14:textId="77777777" w:rsidR="00CC1B0B" w:rsidRPr="0076776F" w:rsidRDefault="00CC1B0B" w:rsidP="0076776F">
      <w:pPr>
        <w:spacing w:line="400" w:lineRule="exact"/>
        <w:ind w:firstLine="432"/>
        <w:rPr>
          <w:sz w:val="24"/>
        </w:rPr>
      </w:pPr>
      <w:bookmarkStart w:id="145" w:name="_Toc418875600"/>
      <w:r w:rsidRPr="0076776F">
        <w:rPr>
          <w:rFonts w:hint="eastAsia"/>
          <w:sz w:val="24"/>
        </w:rPr>
        <w:t>类功能定义</w:t>
      </w:r>
      <w:bookmarkEnd w:id="145"/>
    </w:p>
    <w:p w14:paraId="053B628D"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0AEF7135"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1ED6A572"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4F766B00"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getTeamsByUserId</w:t>
            </w:r>
          </w:p>
        </w:tc>
        <w:tc>
          <w:tcPr>
            <w:tcW w:w="5061" w:type="dxa"/>
          </w:tcPr>
          <w:p w14:paraId="0CF3ACDB" w14:textId="13AED580"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5CDAAF6E"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174D73B8"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CommentReference"/>
                <w:i/>
              </w:rPr>
            </w:pPr>
            <w:r>
              <w:rPr>
                <w:rStyle w:val="CommentReference"/>
                <w:rFonts w:hint="eastAsia"/>
              </w:rPr>
              <w:t>4</w:t>
            </w:r>
          </w:p>
        </w:tc>
        <w:tc>
          <w:tcPr>
            <w:tcW w:w="2999" w:type="dxa"/>
          </w:tcPr>
          <w:p w14:paraId="773F2275"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CommentReference"/>
                <w:i/>
              </w:rPr>
            </w:pPr>
            <w:r>
              <w:rPr>
                <w:rStyle w:val="CommentReference"/>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CommentReference"/>
                <w:i/>
              </w:rPr>
            </w:pPr>
            <w:r>
              <w:rPr>
                <w:rStyle w:val="CommentReference"/>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CommentReference"/>
                <w:i/>
              </w:rPr>
            </w:pPr>
            <w:r>
              <w:rPr>
                <w:rStyle w:val="CommentReference"/>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CommentReference"/>
                <w:i/>
              </w:rPr>
            </w:pPr>
            <w:r>
              <w:rPr>
                <w:rStyle w:val="CommentReference"/>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CommentReference"/>
                <w:i/>
              </w:rPr>
            </w:pPr>
            <w:r>
              <w:rPr>
                <w:rStyle w:val="CommentReference"/>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CommentReference"/>
                <w:i/>
              </w:rPr>
            </w:pPr>
            <w:r>
              <w:rPr>
                <w:rStyle w:val="CommentReference"/>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CommentReference"/>
                <w:i/>
              </w:rPr>
            </w:pPr>
            <w:r>
              <w:rPr>
                <w:rStyle w:val="CommentReference"/>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CommentReference"/>
                <w:i/>
              </w:rPr>
            </w:pPr>
            <w:r w:rsidRPr="001273D7">
              <w:rPr>
                <w:rStyle w:val="CommentReference"/>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CommentReference"/>
                <w:i/>
              </w:rPr>
            </w:pPr>
            <w:r>
              <w:rPr>
                <w:rStyle w:val="CommentReference"/>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CommentReference"/>
                <w:i/>
              </w:rPr>
            </w:pPr>
            <w:r>
              <w:rPr>
                <w:rStyle w:val="CommentReference"/>
                <w:rFonts w:hint="eastAsia"/>
              </w:rPr>
              <w:t>添加或更新缓存</w:t>
            </w:r>
          </w:p>
        </w:tc>
      </w:tr>
    </w:tbl>
    <w:p w14:paraId="212E11B9" w14:textId="77777777" w:rsidR="00CC1B0B" w:rsidRDefault="00CC1B0B" w:rsidP="0076776F">
      <w:pPr>
        <w:pStyle w:val="Heading3"/>
      </w:pPr>
      <w:bookmarkStart w:id="146" w:name="_Toc418875601"/>
      <w:bookmarkStart w:id="147" w:name="_Toc451011757"/>
      <w:r>
        <w:rPr>
          <w:rFonts w:hint="eastAsia"/>
        </w:rPr>
        <w:t>TeamMemberDao</w:t>
      </w:r>
      <w:r>
        <w:rPr>
          <w:rFonts w:hint="eastAsia"/>
        </w:rPr>
        <w:t>类概述</w:t>
      </w:r>
      <w:bookmarkEnd w:id="146"/>
      <w:bookmarkEnd w:id="147"/>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3B67F447" w14:textId="77777777" w:rsidR="00CC1B0B" w:rsidRPr="0076776F" w:rsidRDefault="00CC1B0B" w:rsidP="0076776F">
      <w:pPr>
        <w:spacing w:line="400" w:lineRule="exact"/>
        <w:ind w:firstLine="432"/>
        <w:rPr>
          <w:sz w:val="24"/>
        </w:rPr>
      </w:pPr>
      <w:bookmarkStart w:id="148" w:name="_Toc418875602"/>
      <w:r w:rsidRPr="0076776F">
        <w:rPr>
          <w:rFonts w:hint="eastAsia"/>
          <w:sz w:val="24"/>
        </w:rPr>
        <w:t>类功能定义</w:t>
      </w:r>
      <w:bookmarkEnd w:id="148"/>
    </w:p>
    <w:p w14:paraId="1E130D41" w14:textId="77777777" w:rsidR="00CC1B0B" w:rsidRPr="00557EE7" w:rsidRDefault="00CC1B0B" w:rsidP="00CC1B0B">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CommentReference"/>
                <w:b/>
                <w:i/>
              </w:rPr>
            </w:pPr>
            <w:r w:rsidRPr="00076C89">
              <w:rPr>
                <w:rStyle w:val="CommentReference"/>
                <w:rFonts w:hint="eastAsia"/>
              </w:rPr>
              <w:t>序号</w:t>
            </w:r>
          </w:p>
        </w:tc>
        <w:tc>
          <w:tcPr>
            <w:tcW w:w="2999" w:type="dxa"/>
            <w:shd w:val="clear" w:color="auto" w:fill="CCCCCC"/>
          </w:tcPr>
          <w:p w14:paraId="29BC0CCF" w14:textId="77777777" w:rsidR="00CC1B0B" w:rsidRPr="00076C89" w:rsidRDefault="00CC1B0B" w:rsidP="00CC1B0B">
            <w:pPr>
              <w:jc w:val="center"/>
              <w:rPr>
                <w:rStyle w:val="CommentReference"/>
                <w:b/>
                <w:i/>
              </w:rPr>
            </w:pPr>
            <w:r w:rsidRPr="00076C89">
              <w:rPr>
                <w:rStyle w:val="CommentReference"/>
                <w:rFonts w:hint="eastAsia"/>
              </w:rPr>
              <w:t>功能点</w:t>
            </w:r>
          </w:p>
        </w:tc>
        <w:tc>
          <w:tcPr>
            <w:tcW w:w="5061" w:type="dxa"/>
            <w:shd w:val="clear" w:color="auto" w:fill="CCCCCC"/>
          </w:tcPr>
          <w:p w14:paraId="2E443C9D" w14:textId="77777777" w:rsidR="00CC1B0B" w:rsidRPr="00076C89" w:rsidRDefault="00CC1B0B" w:rsidP="00CC1B0B">
            <w:pPr>
              <w:jc w:val="center"/>
              <w:rPr>
                <w:rStyle w:val="CommentReference"/>
                <w:b/>
                <w:i/>
              </w:rPr>
            </w:pPr>
            <w:r w:rsidRPr="00076C89">
              <w:rPr>
                <w:rStyle w:val="CommentReference"/>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CommentReference"/>
                <w:i/>
              </w:rPr>
            </w:pPr>
            <w:r w:rsidRPr="00076C89">
              <w:rPr>
                <w:rStyle w:val="CommentReference"/>
                <w:rFonts w:hint="eastAsia"/>
              </w:rPr>
              <w:t>1</w:t>
            </w:r>
          </w:p>
        </w:tc>
        <w:tc>
          <w:tcPr>
            <w:tcW w:w="2999" w:type="dxa"/>
          </w:tcPr>
          <w:p w14:paraId="7222C70D"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getTeamsByUserId</w:t>
            </w:r>
          </w:p>
        </w:tc>
        <w:tc>
          <w:tcPr>
            <w:tcW w:w="5061" w:type="dxa"/>
          </w:tcPr>
          <w:p w14:paraId="3B3B329D" w14:textId="44CC81D9" w:rsidR="00CC1B0B" w:rsidRPr="00076C89" w:rsidRDefault="00CC1B0B" w:rsidP="00CC1B0B">
            <w:pPr>
              <w:rPr>
                <w:rStyle w:val="CommentReference"/>
                <w:i/>
              </w:rPr>
            </w:pPr>
            <w:r w:rsidRPr="001273D7">
              <w:rPr>
                <w:rStyle w:val="CommentReference"/>
                <w:rFonts w:hint="eastAsia"/>
              </w:rPr>
              <w:t>获取一个用户所属的所有圈子的列表</w:t>
            </w:r>
            <w:r w:rsidR="00DF1BBB">
              <w:rPr>
                <w:rStyle w:val="CommentReference"/>
                <w:rFonts w:hint="eastAsia"/>
              </w:rPr>
              <w:t>，</w:t>
            </w:r>
            <w:r w:rsidRPr="001273D7">
              <w:rPr>
                <w:rStyle w:val="CommentReference"/>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CommentReference"/>
                <w:i/>
              </w:rPr>
            </w:pPr>
            <w:r w:rsidRPr="00076C89">
              <w:rPr>
                <w:rStyle w:val="CommentReference"/>
                <w:rFonts w:hint="eastAsia"/>
              </w:rPr>
              <w:t>2</w:t>
            </w:r>
          </w:p>
        </w:tc>
        <w:tc>
          <w:tcPr>
            <w:tcW w:w="2999" w:type="dxa"/>
          </w:tcPr>
          <w:p w14:paraId="7B0A4A9C"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CommentReference"/>
                <w:i/>
              </w:rPr>
            </w:pP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CommentReference"/>
                <w:i/>
              </w:rPr>
            </w:pPr>
            <w:r w:rsidRPr="00076C89">
              <w:rPr>
                <w:rStyle w:val="CommentReference"/>
                <w:rFonts w:hint="eastAsia"/>
              </w:rPr>
              <w:t>3</w:t>
            </w:r>
          </w:p>
        </w:tc>
        <w:tc>
          <w:tcPr>
            <w:tcW w:w="2999" w:type="dxa"/>
          </w:tcPr>
          <w:p w14:paraId="23296576" w14:textId="77777777" w:rsidR="00CC1B0B" w:rsidRPr="00076C89" w:rsidRDefault="00CC1B0B" w:rsidP="00CC1B0B">
            <w:pPr>
              <w:rPr>
                <w:rStyle w:val="CommentReference"/>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CommentReference"/>
                <w:i/>
              </w:rPr>
            </w:pPr>
            <w:r>
              <w:rPr>
                <w:rStyle w:val="CommentReference"/>
                <w:rFonts w:hint="eastAsia"/>
              </w:rPr>
              <w:t>分页</w:t>
            </w:r>
            <w:r w:rsidRPr="001273D7">
              <w:rPr>
                <w:rStyle w:val="CommentReference"/>
                <w:rFonts w:hint="eastAsia"/>
              </w:rPr>
              <w:t>获取一个</w:t>
            </w:r>
            <w:r>
              <w:rPr>
                <w:rStyle w:val="CommentReference"/>
                <w:rFonts w:hint="eastAsia"/>
              </w:rPr>
              <w:t>圈子</w:t>
            </w:r>
            <w:r w:rsidRPr="001273D7">
              <w:rPr>
                <w:rStyle w:val="CommentReference"/>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CommentReference"/>
                <w:i/>
              </w:rPr>
            </w:pPr>
            <w:r>
              <w:rPr>
                <w:rStyle w:val="CommentReference"/>
                <w:rFonts w:hint="eastAsia"/>
              </w:rPr>
              <w:t>4</w:t>
            </w:r>
          </w:p>
        </w:tc>
        <w:tc>
          <w:tcPr>
            <w:tcW w:w="2999" w:type="dxa"/>
          </w:tcPr>
          <w:p w14:paraId="76DDD6B2" w14:textId="77777777" w:rsidR="00CC1B0B" w:rsidRPr="00076C89" w:rsidRDefault="00CC1B0B" w:rsidP="00CC1B0B">
            <w:pPr>
              <w:rPr>
                <w:rStyle w:val="CommentReference"/>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CommentReference"/>
                <w:i/>
              </w:rPr>
            </w:pPr>
            <w:r>
              <w:rPr>
                <w:rStyle w:val="CommentReference"/>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CommentReference"/>
                <w:i/>
              </w:rPr>
            </w:pPr>
            <w:r>
              <w:rPr>
                <w:rStyle w:val="CommentReference"/>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CommentReference"/>
                <w:i/>
              </w:rPr>
            </w:pPr>
            <w:r>
              <w:rPr>
                <w:rStyle w:val="CommentReference"/>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CommentReference"/>
                <w:i/>
              </w:rPr>
            </w:pPr>
            <w:r>
              <w:rPr>
                <w:rStyle w:val="CommentReference"/>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CommentReference"/>
                <w:i/>
              </w:rPr>
            </w:pPr>
            <w:r>
              <w:rPr>
                <w:rStyle w:val="CommentReference"/>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CommentReference"/>
                <w:i/>
              </w:rPr>
            </w:pPr>
            <w:r>
              <w:rPr>
                <w:rStyle w:val="CommentReference"/>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CommentReference"/>
                <w:i/>
              </w:rPr>
            </w:pPr>
            <w:r>
              <w:rPr>
                <w:rStyle w:val="CommentReference"/>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CommentReference"/>
                <w:i/>
              </w:rPr>
            </w:pPr>
            <w:r>
              <w:rPr>
                <w:rStyle w:val="CommentReference"/>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CommentReference"/>
                <w:i/>
              </w:rPr>
            </w:pPr>
            <w:r>
              <w:rPr>
                <w:rStyle w:val="CommentReference"/>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CommentReference"/>
                <w:i/>
              </w:rPr>
            </w:pPr>
            <w:r>
              <w:rPr>
                <w:rStyle w:val="CommentReference"/>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CommentReference"/>
                <w:i/>
              </w:rPr>
            </w:pPr>
            <w:r w:rsidRPr="001273D7">
              <w:rPr>
                <w:rStyle w:val="CommentReference"/>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CommentReference"/>
                <w:i/>
              </w:rPr>
            </w:pPr>
            <w:r>
              <w:rPr>
                <w:rStyle w:val="CommentReference"/>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CommentReference"/>
                <w:i/>
              </w:rPr>
            </w:pPr>
            <w:r>
              <w:rPr>
                <w:rStyle w:val="CommentReference"/>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CommentReference"/>
                <w:i/>
              </w:rPr>
            </w:pPr>
            <w:r>
              <w:rPr>
                <w:rStyle w:val="CommentReference"/>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CommentReference"/>
                <w:i/>
              </w:rPr>
            </w:pPr>
            <w:r>
              <w:rPr>
                <w:rStyle w:val="CommentReference"/>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CommentReference"/>
                <w:i/>
              </w:rPr>
            </w:pPr>
            <w:r>
              <w:rPr>
                <w:rStyle w:val="CommentReference"/>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CommentReference"/>
                <w:i/>
              </w:rPr>
            </w:pPr>
            <w:r w:rsidRPr="00081145">
              <w:rPr>
                <w:rStyle w:val="CommentReference"/>
                <w:rFonts w:hint="eastAsia"/>
              </w:rPr>
              <w:t>修改圈子状态，用于关闭、删除圈子</w:t>
            </w:r>
          </w:p>
        </w:tc>
      </w:tr>
    </w:tbl>
    <w:p w14:paraId="31420205" w14:textId="1AA4BD4D" w:rsidR="00CC1B0B" w:rsidRDefault="00CC1B0B" w:rsidP="00CC1B0B"/>
    <w:p w14:paraId="3F8CA6A3" w14:textId="77777777" w:rsidR="00D112AC" w:rsidRDefault="00D112AC" w:rsidP="00626322">
      <w:pPr>
        <w:pStyle w:val="Heading2"/>
      </w:pPr>
      <w:bookmarkStart w:id="149" w:name="_Toc249866121"/>
      <w:bookmarkStart w:id="150" w:name="_Toc451011758"/>
      <w:r>
        <w:rPr>
          <w:rFonts w:hint="eastAsia"/>
        </w:rPr>
        <w:lastRenderedPageBreak/>
        <w:t>评论系统（</w:t>
      </w:r>
      <w:r>
        <w:rPr>
          <w:rFonts w:hint="eastAsia"/>
        </w:rPr>
        <w:t>Comment</w:t>
      </w:r>
      <w:r>
        <w:rPr>
          <w:rFonts w:hint="eastAsia"/>
        </w:rPr>
        <w:t>）模块</w:t>
      </w:r>
      <w:bookmarkEnd w:id="149"/>
      <w:bookmarkEnd w:id="150"/>
    </w:p>
    <w:p w14:paraId="11E1A0E5" w14:textId="77777777" w:rsidR="00D112AC" w:rsidRDefault="00D112AC" w:rsidP="00626322">
      <w:pPr>
        <w:pStyle w:val="Heading3"/>
      </w:pPr>
      <w:bookmarkStart w:id="151" w:name="_Toc451011759"/>
      <w:r>
        <w:rPr>
          <w:rFonts w:hint="eastAsia"/>
        </w:rPr>
        <w:t>评论系统模块概述</w:t>
      </w:r>
      <w:bookmarkEnd w:id="151"/>
    </w:p>
    <w:p w14:paraId="17E6375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14:paraId="353B2108" w14:textId="77777777" w:rsidR="00D112AC" w:rsidRDefault="00D112AC" w:rsidP="00626322">
      <w:pPr>
        <w:pStyle w:val="Heading3"/>
      </w:pPr>
      <w:bookmarkStart w:id="152" w:name="_Toc451011760"/>
      <w:r>
        <w:rPr>
          <w:rFonts w:hint="eastAsia"/>
        </w:rPr>
        <w:t>评论系统模块类图</w:t>
      </w:r>
      <w:bookmarkEnd w:id="152"/>
    </w:p>
    <w:p w14:paraId="386EFF42" w14:textId="77777777" w:rsidR="00D112AC" w:rsidRDefault="00D112AC" w:rsidP="00D112AC">
      <w:pPr>
        <w:jc w:val="center"/>
      </w:pPr>
      <w:r>
        <w:object w:dxaOrig="7457" w:dyaOrig="9493" w14:anchorId="1225647C">
          <v:shape id="_x0000_i1032" type="#_x0000_t75" style="width:371.85pt;height:474.85pt" o:ole="">
            <v:imagedata r:id="rId43" o:title=""/>
          </v:shape>
          <o:OLEObject Type="Embed" ProgID="Visio.Drawing.11" ShapeID="_x0000_i1032" DrawAspect="Content" ObjectID="_1525798703" r:id="rId44"/>
        </w:object>
      </w:r>
    </w:p>
    <w:p w14:paraId="1543482B" w14:textId="77777777" w:rsidR="00D112AC" w:rsidRPr="00592BE4" w:rsidRDefault="00D112AC" w:rsidP="00D112AC">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626322">
      <w:pPr>
        <w:pStyle w:val="Heading3"/>
      </w:pPr>
      <w:bookmarkStart w:id="153" w:name="_Toc451011761"/>
      <w:r>
        <w:rPr>
          <w:rFonts w:hint="eastAsia"/>
        </w:rPr>
        <w:t>JsonController</w:t>
      </w:r>
      <w:r>
        <w:rPr>
          <w:rFonts w:hint="eastAsia"/>
        </w:rPr>
        <w:t>类概述</w:t>
      </w:r>
      <w:bookmarkEnd w:id="153"/>
    </w:p>
    <w:p w14:paraId="5EA6C7F1" w14:textId="77777777" w:rsidR="00D112AC" w:rsidRPr="00D112AC" w:rsidRDefault="00D112AC" w:rsidP="00D112AC">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14:paraId="3F5154F9"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2E35A7EE" w14:textId="77777777" w:rsidR="00D112AC" w:rsidRPr="00557EE7" w:rsidRDefault="00D112AC" w:rsidP="00D112AC"/>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CommentReference"/>
                <w:b/>
                <w:i/>
              </w:rPr>
            </w:pPr>
            <w:r w:rsidRPr="00076C89">
              <w:rPr>
                <w:rStyle w:val="CommentReference"/>
                <w:rFonts w:hint="eastAsia"/>
              </w:rPr>
              <w:t>序号</w:t>
            </w:r>
          </w:p>
        </w:tc>
        <w:tc>
          <w:tcPr>
            <w:tcW w:w="2052" w:type="dxa"/>
            <w:shd w:val="clear" w:color="auto" w:fill="CCCCCC"/>
          </w:tcPr>
          <w:p w14:paraId="28FB59D7"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940" w:type="dxa"/>
            <w:shd w:val="clear" w:color="auto" w:fill="CCCCCC"/>
          </w:tcPr>
          <w:p w14:paraId="4DB261D9"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CommentReference"/>
                <w:i/>
              </w:rPr>
            </w:pPr>
            <w:r w:rsidRPr="00076C89">
              <w:rPr>
                <w:rStyle w:val="CommentReference"/>
                <w:rFonts w:hint="eastAsia"/>
              </w:rPr>
              <w:t>1</w:t>
            </w:r>
          </w:p>
        </w:tc>
        <w:tc>
          <w:tcPr>
            <w:tcW w:w="2052" w:type="dxa"/>
          </w:tcPr>
          <w:p w14:paraId="0C47008B" w14:textId="77777777" w:rsidR="00D112AC" w:rsidRPr="00076C89" w:rsidRDefault="00D112AC" w:rsidP="00F007AA">
            <w:pPr>
              <w:rPr>
                <w:rStyle w:val="CommentReference"/>
                <w:i/>
              </w:rPr>
            </w:pPr>
            <w:r w:rsidRPr="004A4A85">
              <w:rPr>
                <w:rStyle w:val="CommentReference"/>
              </w:rPr>
              <w:t>checkSig</w:t>
            </w:r>
          </w:p>
        </w:tc>
        <w:tc>
          <w:tcPr>
            <w:tcW w:w="5940" w:type="dxa"/>
          </w:tcPr>
          <w:p w14:paraId="1AEC832E" w14:textId="77777777" w:rsidR="00D112AC" w:rsidRPr="00076C89" w:rsidRDefault="00D112AC" w:rsidP="00F007AA">
            <w:pPr>
              <w:rPr>
                <w:rStyle w:val="CommentReference"/>
                <w:i/>
              </w:rPr>
            </w:pPr>
            <w:r>
              <w:rPr>
                <w:rStyle w:val="CommentReference"/>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CommentReference"/>
                <w:i/>
              </w:rPr>
            </w:pPr>
            <w:r w:rsidRPr="00076C89">
              <w:rPr>
                <w:rStyle w:val="CommentReference"/>
                <w:rFonts w:hint="eastAsia"/>
              </w:rPr>
              <w:t>2</w:t>
            </w:r>
          </w:p>
        </w:tc>
        <w:tc>
          <w:tcPr>
            <w:tcW w:w="2052" w:type="dxa"/>
          </w:tcPr>
          <w:p w14:paraId="122D5E90" w14:textId="77777777" w:rsidR="00D112AC" w:rsidRPr="00076C89" w:rsidRDefault="00D112AC" w:rsidP="00F007AA">
            <w:pPr>
              <w:rPr>
                <w:rStyle w:val="CommentReference"/>
                <w:i/>
              </w:rPr>
            </w:pPr>
            <w:r w:rsidRPr="004A4A85">
              <w:rPr>
                <w:rStyle w:val="CommentReference"/>
              </w:rPr>
              <w:t>checkImageNo</w:t>
            </w:r>
          </w:p>
        </w:tc>
        <w:tc>
          <w:tcPr>
            <w:tcW w:w="5940" w:type="dxa"/>
          </w:tcPr>
          <w:p w14:paraId="7191883C" w14:textId="77777777" w:rsidR="00D112AC" w:rsidRPr="00076C89" w:rsidRDefault="00D112AC" w:rsidP="00F007AA">
            <w:pPr>
              <w:rPr>
                <w:rStyle w:val="CommentReference"/>
                <w:i/>
              </w:rPr>
            </w:pPr>
            <w:r>
              <w:rPr>
                <w:rStyle w:val="CommentReference"/>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CommentReference"/>
                <w:i/>
              </w:rPr>
            </w:pPr>
            <w:r w:rsidRPr="00076C89">
              <w:rPr>
                <w:rStyle w:val="CommentReference"/>
                <w:rFonts w:hint="eastAsia"/>
              </w:rPr>
              <w:t>3</w:t>
            </w:r>
          </w:p>
        </w:tc>
        <w:tc>
          <w:tcPr>
            <w:tcW w:w="2052" w:type="dxa"/>
          </w:tcPr>
          <w:p w14:paraId="2D85A812" w14:textId="77777777" w:rsidR="00D112AC" w:rsidRPr="00076C89" w:rsidRDefault="00D112AC" w:rsidP="00F007AA">
            <w:pPr>
              <w:rPr>
                <w:rStyle w:val="CommentReference"/>
                <w:i/>
              </w:rPr>
            </w:pPr>
            <w:r w:rsidRPr="004A4A85">
              <w:rPr>
                <w:rStyle w:val="CommentReference"/>
              </w:rPr>
              <w:t>changeTokenRel</w:t>
            </w:r>
          </w:p>
        </w:tc>
        <w:tc>
          <w:tcPr>
            <w:tcW w:w="5940" w:type="dxa"/>
          </w:tcPr>
          <w:p w14:paraId="7B8D79A0" w14:textId="77777777" w:rsidR="00D112AC" w:rsidRPr="00076C89" w:rsidRDefault="00D112AC" w:rsidP="00F007AA">
            <w:pPr>
              <w:rPr>
                <w:rStyle w:val="CommentReference"/>
                <w:i/>
              </w:rPr>
            </w:pPr>
            <w:r>
              <w:rPr>
                <w:rStyle w:val="CommentReference"/>
              </w:rPr>
              <w:t>T</w:t>
            </w:r>
            <w:r>
              <w:rPr>
                <w:rStyle w:val="CommentReference"/>
                <w:rFonts w:hint="eastAsia"/>
              </w:rPr>
              <w:t>oken</w:t>
            </w:r>
            <w:r>
              <w:rPr>
                <w:rStyle w:val="CommentReference"/>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CommentReference"/>
                <w:i/>
              </w:rPr>
            </w:pPr>
          </w:p>
        </w:tc>
        <w:tc>
          <w:tcPr>
            <w:tcW w:w="2052" w:type="dxa"/>
          </w:tcPr>
          <w:p w14:paraId="1A66F10E" w14:textId="77777777" w:rsidR="00D112AC" w:rsidRPr="00076C89" w:rsidRDefault="00D112AC" w:rsidP="00F007AA">
            <w:pPr>
              <w:rPr>
                <w:rStyle w:val="CommentReference"/>
                <w:i/>
              </w:rPr>
            </w:pPr>
          </w:p>
        </w:tc>
        <w:tc>
          <w:tcPr>
            <w:tcW w:w="5940" w:type="dxa"/>
          </w:tcPr>
          <w:p w14:paraId="7A3A6BEA" w14:textId="77777777" w:rsidR="00D112AC" w:rsidRPr="00076C89" w:rsidRDefault="00D112AC" w:rsidP="00F007AA">
            <w:pPr>
              <w:rPr>
                <w:rStyle w:val="CommentReference"/>
                <w:i/>
              </w:rPr>
            </w:pPr>
          </w:p>
        </w:tc>
      </w:tr>
    </w:tbl>
    <w:p w14:paraId="0D97863A" w14:textId="77777777" w:rsidR="00D112AC" w:rsidRPr="00CF07BE" w:rsidRDefault="00D112AC" w:rsidP="00D112AC">
      <w:pPr>
        <w:rPr>
          <w:rStyle w:val="CommentReference"/>
          <w:i/>
        </w:rPr>
      </w:pPr>
    </w:p>
    <w:p w14:paraId="09051CF7" w14:textId="77777777" w:rsidR="00D112AC" w:rsidRDefault="00D112AC" w:rsidP="00626322">
      <w:pPr>
        <w:pStyle w:val="Heading3"/>
      </w:pPr>
      <w:bookmarkStart w:id="154" w:name="_Toc451011762"/>
      <w:r>
        <w:rPr>
          <w:rFonts w:hint="eastAsia"/>
        </w:rPr>
        <w:t>WebController</w:t>
      </w:r>
      <w:r>
        <w:rPr>
          <w:rFonts w:hint="eastAsia"/>
        </w:rPr>
        <w:t>类概述</w:t>
      </w:r>
      <w:bookmarkEnd w:id="154"/>
    </w:p>
    <w:p w14:paraId="2434E48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给PC浏览器访问提供的http接口 。</w:t>
      </w:r>
    </w:p>
    <w:p w14:paraId="1C30F79A"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1D978485" w14:textId="77777777" w:rsidR="00D112AC" w:rsidRPr="00557EE7" w:rsidRDefault="00D112AC" w:rsidP="00D112AC">
      <w:r>
        <w:rPr>
          <w:rStyle w:val="CommentReference"/>
          <w:rFonts w:hint="eastAsia"/>
        </w:rPr>
        <w:tab/>
      </w:r>
      <w:r>
        <w:rPr>
          <w:rFonts w:hint="eastAsia"/>
        </w:rPr>
        <w:t>表</w:t>
      </w:r>
      <w:r>
        <w:rPr>
          <w:rFonts w:hint="eastAsia"/>
        </w:rPr>
        <w:t>4-1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675B449B"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3363ED63"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71F7891D"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6B096FC7"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449DE9EE"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CommentReference"/>
                <w:i/>
              </w:rPr>
            </w:pPr>
            <w:r>
              <w:rPr>
                <w:rStyle w:val="CommentReference"/>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CommentReference"/>
                <w:i/>
              </w:rPr>
            </w:pPr>
            <w:r>
              <w:rPr>
                <w:rStyle w:val="CommentReference"/>
                <w:rFonts w:hint="eastAsia"/>
              </w:rPr>
              <w:t>4</w:t>
            </w:r>
          </w:p>
        </w:tc>
        <w:tc>
          <w:tcPr>
            <w:tcW w:w="2999" w:type="dxa"/>
          </w:tcPr>
          <w:p w14:paraId="34625BC4" w14:textId="77777777" w:rsidR="00D112AC" w:rsidRPr="00076C89" w:rsidRDefault="00D112AC" w:rsidP="00F007AA">
            <w:pPr>
              <w:rPr>
                <w:rStyle w:val="CommentReference"/>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CommentReference"/>
                <w:i/>
              </w:rPr>
            </w:pPr>
            <w:r w:rsidRPr="004F09C3">
              <w:rPr>
                <w:rStyle w:val="CommentReference"/>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CommentReference"/>
                <w:i/>
              </w:rPr>
            </w:pPr>
            <w:r>
              <w:rPr>
                <w:rStyle w:val="CommentReference"/>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CommentReference"/>
                <w:i/>
              </w:rPr>
            </w:pPr>
            <w:r w:rsidRPr="004F09C3">
              <w:rPr>
                <w:rStyle w:val="CommentReference"/>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CommentReference"/>
                <w:i/>
              </w:rPr>
            </w:pPr>
            <w:r>
              <w:rPr>
                <w:rStyle w:val="CommentReference"/>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CommentReference"/>
                <w:i/>
              </w:rPr>
            </w:pPr>
            <w:r>
              <w:rPr>
                <w:rStyle w:val="CommentReference"/>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CommentReference"/>
                <w:i/>
              </w:rPr>
            </w:pPr>
            <w:r>
              <w:rPr>
                <w:rStyle w:val="CommentReference"/>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CommentReference"/>
                <w:i/>
              </w:rPr>
            </w:pPr>
            <w:r w:rsidRPr="004F09C3">
              <w:rPr>
                <w:rStyle w:val="CommentReference"/>
                <w:rFonts w:hint="eastAsia"/>
              </w:rPr>
              <w:t>判断评论是否存在</w:t>
            </w:r>
          </w:p>
        </w:tc>
      </w:tr>
    </w:tbl>
    <w:p w14:paraId="5A58BD9C" w14:textId="77777777" w:rsidR="00D112AC" w:rsidRDefault="00D112AC" w:rsidP="00D112AC">
      <w:pPr>
        <w:rPr>
          <w:rStyle w:val="CommentReference"/>
          <w:i/>
        </w:rPr>
      </w:pPr>
    </w:p>
    <w:p w14:paraId="196EECCE" w14:textId="77777777" w:rsidR="00D112AC" w:rsidRPr="00CF07BE" w:rsidRDefault="00D112AC" w:rsidP="00D112AC">
      <w:pPr>
        <w:rPr>
          <w:rStyle w:val="CommentReference"/>
          <w:i/>
        </w:rPr>
      </w:pPr>
      <w:r>
        <w:rPr>
          <w:rStyle w:val="CommentReference"/>
        </w:rPr>
        <w:br w:type="page"/>
      </w:r>
    </w:p>
    <w:p w14:paraId="4F7F5A3A" w14:textId="77777777" w:rsidR="00D112AC" w:rsidRDefault="00D112AC" w:rsidP="00626322">
      <w:pPr>
        <w:pStyle w:val="Heading3"/>
      </w:pPr>
      <w:bookmarkStart w:id="155" w:name="_Toc451011763"/>
      <w:r>
        <w:rPr>
          <w:rFonts w:hint="eastAsia"/>
        </w:rPr>
        <w:lastRenderedPageBreak/>
        <w:t>RestController</w:t>
      </w:r>
      <w:r>
        <w:rPr>
          <w:rFonts w:hint="eastAsia"/>
        </w:rPr>
        <w:t>类概述</w:t>
      </w:r>
      <w:bookmarkEnd w:id="155"/>
    </w:p>
    <w:p w14:paraId="63B5302B"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给移动端提访问提供的http接口 。</w:t>
      </w:r>
    </w:p>
    <w:p w14:paraId="3905DE4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312E1367" w14:textId="77777777" w:rsidR="00D112AC" w:rsidRDefault="00D112AC" w:rsidP="00D112AC">
      <w:r>
        <w:rPr>
          <w:rStyle w:val="CommentReference"/>
          <w:rFonts w:hint="eastAsia"/>
        </w:rPr>
        <w:tab/>
      </w:r>
      <w:r>
        <w:rPr>
          <w:rFonts w:hint="eastAsia"/>
        </w:rPr>
        <w:t>表</w:t>
      </w:r>
      <w:r>
        <w:rPr>
          <w:rFonts w:hint="eastAsia"/>
        </w:rPr>
        <w:t>4-2</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759DC330"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4056069E"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44BB1154"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59024215"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69EF5A39"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CommentReference"/>
                <w:i/>
              </w:rPr>
            </w:pPr>
            <w:r w:rsidRPr="00381B07">
              <w:rPr>
                <w:rStyle w:val="CommentReference"/>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CommentReference"/>
                <w:i/>
              </w:rPr>
            </w:pPr>
            <w:r>
              <w:rPr>
                <w:rStyle w:val="CommentReference"/>
                <w:rFonts w:hint="eastAsia"/>
              </w:rPr>
              <w:t>4</w:t>
            </w:r>
          </w:p>
        </w:tc>
        <w:tc>
          <w:tcPr>
            <w:tcW w:w="2999" w:type="dxa"/>
          </w:tcPr>
          <w:p w14:paraId="6F22C92E" w14:textId="77777777" w:rsidR="00D112AC" w:rsidRPr="00076C89" w:rsidRDefault="00D112AC" w:rsidP="00F007AA">
            <w:pPr>
              <w:rPr>
                <w:rStyle w:val="CommentReference"/>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CommentReference"/>
                <w:i/>
              </w:rPr>
            </w:pPr>
            <w:r w:rsidRPr="004F09C3">
              <w:rPr>
                <w:rStyle w:val="CommentReference"/>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CommentReference"/>
                <w:i/>
              </w:rPr>
            </w:pPr>
            <w:r>
              <w:rPr>
                <w:rStyle w:val="CommentReference"/>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CommentReference"/>
                <w:i/>
              </w:rPr>
            </w:pPr>
            <w:r w:rsidRPr="002D7BDD">
              <w:rPr>
                <w:rStyle w:val="CommentReference"/>
                <w:rFonts w:hint="eastAsia"/>
              </w:rPr>
              <w:t>获取一个时间截之后的贴子的所有</w:t>
            </w:r>
            <w:r>
              <w:rPr>
                <w:rStyle w:val="CommentReference"/>
                <w:rFonts w:hint="eastAsia"/>
              </w:rPr>
              <w:t>分页</w:t>
            </w:r>
            <w:r w:rsidRPr="00381B07">
              <w:rPr>
                <w:rStyle w:val="CommentReference"/>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CommentReference"/>
                <w:i/>
              </w:rPr>
            </w:pPr>
            <w:r>
              <w:rPr>
                <w:rStyle w:val="CommentReference"/>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CommentReference"/>
                <w:i/>
              </w:rPr>
            </w:pPr>
            <w:r w:rsidRPr="002D7BDD">
              <w:rPr>
                <w:rStyle w:val="CommentReference"/>
                <w:rFonts w:hint="eastAsia"/>
              </w:rPr>
              <w:t>获取一个时间截之后的贴子的所有</w:t>
            </w:r>
            <w:r>
              <w:rPr>
                <w:rStyle w:val="CommentReference"/>
                <w:rFonts w:hint="eastAsia"/>
              </w:rPr>
              <w:t>分页</w:t>
            </w:r>
            <w:r w:rsidRPr="00381B07">
              <w:rPr>
                <w:rStyle w:val="CommentReference"/>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CommentReference"/>
                <w:i/>
              </w:rPr>
            </w:pPr>
            <w:r>
              <w:rPr>
                <w:rStyle w:val="CommentReference"/>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CommentReference"/>
                <w:i/>
              </w:rPr>
            </w:pPr>
            <w:r>
              <w:rPr>
                <w:rStyle w:val="CommentReference"/>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CommentReference"/>
                <w:i/>
              </w:rPr>
            </w:pPr>
            <w:r>
              <w:rPr>
                <w:rStyle w:val="CommentReference"/>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CommentReference"/>
                <w:i/>
              </w:rPr>
            </w:pPr>
            <w:r w:rsidRPr="004F09C3">
              <w:rPr>
                <w:rStyle w:val="CommentReference"/>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CommentReference"/>
                <w:i/>
              </w:rPr>
            </w:pPr>
            <w:r>
              <w:rPr>
                <w:rStyle w:val="CommentReference"/>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CommentReference"/>
                <w:i/>
              </w:rPr>
            </w:pPr>
            <w:r>
              <w:rPr>
                <w:rStyle w:val="CommentReference"/>
                <w:rFonts w:hint="eastAsia"/>
              </w:rPr>
              <w:t>新增一条请假的评论</w:t>
            </w:r>
          </w:p>
        </w:tc>
      </w:tr>
    </w:tbl>
    <w:p w14:paraId="6438EEB8" w14:textId="77777777" w:rsidR="00D112AC" w:rsidRPr="00557EE7" w:rsidRDefault="00D112AC" w:rsidP="00D112AC"/>
    <w:p w14:paraId="772AEF58" w14:textId="77777777" w:rsidR="00D112AC" w:rsidRDefault="00D112AC" w:rsidP="00626322">
      <w:pPr>
        <w:pStyle w:val="Heading3"/>
      </w:pPr>
      <w:bookmarkStart w:id="156" w:name="_Toc451011764"/>
      <w:r>
        <w:rPr>
          <w:rFonts w:hint="eastAsia"/>
        </w:rPr>
        <w:t>Client</w:t>
      </w:r>
      <w:r>
        <w:rPr>
          <w:rFonts w:hint="eastAsia"/>
        </w:rPr>
        <w:t>类概述</w:t>
      </w:r>
      <w:bookmarkEnd w:id="156"/>
    </w:p>
    <w:p w14:paraId="452CEF6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14:paraId="67E8A2D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62BD3328" w14:textId="77777777" w:rsidR="00D112AC" w:rsidRDefault="00D112AC" w:rsidP="00D112AC">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7F48D067"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27700CCF"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71DBFF48"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025DD913"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1F7DABAE"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CommentReference"/>
                <w:i/>
              </w:rPr>
            </w:pPr>
            <w:r w:rsidRPr="00381B07">
              <w:rPr>
                <w:rStyle w:val="CommentReference"/>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CommentReference"/>
                <w:i/>
              </w:rPr>
            </w:pPr>
            <w:r>
              <w:rPr>
                <w:rStyle w:val="CommentReference"/>
                <w:rFonts w:hint="eastAsia"/>
              </w:rPr>
              <w:t>4</w:t>
            </w:r>
          </w:p>
        </w:tc>
        <w:tc>
          <w:tcPr>
            <w:tcW w:w="2999" w:type="dxa"/>
          </w:tcPr>
          <w:p w14:paraId="1ACD5469" w14:textId="77777777" w:rsidR="00D112AC" w:rsidRPr="00076C89" w:rsidRDefault="00D112AC" w:rsidP="00F007AA">
            <w:pPr>
              <w:rPr>
                <w:rStyle w:val="CommentReference"/>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CommentReference"/>
                <w:i/>
              </w:rPr>
            </w:pPr>
            <w:r w:rsidRPr="00381B07">
              <w:rPr>
                <w:rStyle w:val="CommentReference"/>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CommentReference"/>
                <w:i/>
              </w:rPr>
            </w:pPr>
            <w:r>
              <w:rPr>
                <w:rStyle w:val="CommentReference"/>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CommentReference"/>
                <w:i/>
              </w:rPr>
            </w:pPr>
            <w:r w:rsidRPr="00381B07">
              <w:rPr>
                <w:rStyle w:val="CommentReference"/>
                <w:rFonts w:hint="eastAsia"/>
              </w:rPr>
              <w:t>获得一个主题下的</w:t>
            </w:r>
            <w:r>
              <w:rPr>
                <w:rStyle w:val="CommentReference"/>
                <w:rFonts w:hint="eastAsia"/>
              </w:rPr>
              <w:t>所有</w:t>
            </w:r>
            <w:r w:rsidRPr="00381B07">
              <w:rPr>
                <w:rStyle w:val="CommentReference"/>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CommentReference"/>
                <w:i/>
              </w:rPr>
            </w:pPr>
            <w:r>
              <w:rPr>
                <w:rStyle w:val="CommentReference"/>
                <w:rFonts w:hint="eastAsia"/>
              </w:rPr>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CommentReference"/>
                <w:i/>
              </w:rPr>
            </w:pPr>
            <w:r w:rsidRPr="00381B07">
              <w:rPr>
                <w:rStyle w:val="CommentReference"/>
                <w:rFonts w:hint="eastAsia"/>
              </w:rPr>
              <w:t>获得一个主题下的</w:t>
            </w:r>
            <w:r>
              <w:rPr>
                <w:rStyle w:val="CommentReference"/>
                <w:rFonts w:hint="eastAsia"/>
              </w:rPr>
              <w:t>分页</w:t>
            </w:r>
            <w:r w:rsidRPr="00381B07">
              <w:rPr>
                <w:rStyle w:val="CommentReference"/>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CommentReference"/>
                <w:i/>
              </w:rPr>
            </w:pPr>
            <w:r>
              <w:rPr>
                <w:rStyle w:val="CommentReference"/>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CommentReference"/>
                <w:i/>
              </w:rPr>
            </w:pPr>
            <w:r>
              <w:rPr>
                <w:rStyle w:val="CommentReference"/>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CommentReference"/>
                <w:i/>
              </w:rPr>
            </w:pPr>
            <w:r>
              <w:rPr>
                <w:rStyle w:val="CommentReference"/>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CommentReference"/>
                <w:i/>
              </w:rPr>
            </w:pPr>
            <w:r w:rsidRPr="004F09C3">
              <w:rPr>
                <w:rStyle w:val="CommentReference"/>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CommentReference"/>
                <w:i/>
              </w:rPr>
            </w:pPr>
            <w:r>
              <w:rPr>
                <w:rStyle w:val="CommentReference"/>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51DBD103" w14:textId="77777777" w:rsidTr="00F007AA">
        <w:tc>
          <w:tcPr>
            <w:tcW w:w="760" w:type="dxa"/>
          </w:tcPr>
          <w:p w14:paraId="1A950F42" w14:textId="77777777" w:rsidR="00D112AC" w:rsidRDefault="00D112AC" w:rsidP="00F007AA">
            <w:pPr>
              <w:rPr>
                <w:rStyle w:val="CommentReference"/>
                <w:i/>
              </w:rPr>
            </w:pPr>
            <w:r>
              <w:rPr>
                <w:rStyle w:val="CommentReference"/>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02F32920" w14:textId="77777777" w:rsidTr="00F007AA">
        <w:tc>
          <w:tcPr>
            <w:tcW w:w="760" w:type="dxa"/>
          </w:tcPr>
          <w:p w14:paraId="78EE4A2F" w14:textId="77777777" w:rsidR="00D112AC" w:rsidRDefault="00D112AC" w:rsidP="00F007AA">
            <w:pPr>
              <w:rPr>
                <w:rStyle w:val="CommentReference"/>
                <w:i/>
              </w:rPr>
            </w:pPr>
            <w:r>
              <w:rPr>
                <w:rStyle w:val="CommentReference"/>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CommentReference"/>
                <w:i/>
              </w:rPr>
            </w:pPr>
            <w:r w:rsidRPr="00381B07">
              <w:rPr>
                <w:rStyle w:val="CommentReference"/>
                <w:rFonts w:hint="eastAsia"/>
              </w:rPr>
              <w:t>获取一个时间截之后的贴子的删除</w:t>
            </w:r>
            <w:r w:rsidRPr="00381B07">
              <w:rPr>
                <w:rStyle w:val="CommentReference"/>
                <w:rFonts w:hint="eastAsia"/>
              </w:rPr>
              <w:t>ID</w:t>
            </w:r>
            <w:r w:rsidRPr="00381B07">
              <w:rPr>
                <w:rStyle w:val="CommentReference"/>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CommentReference"/>
                <w:i/>
              </w:rPr>
            </w:pPr>
            <w:r>
              <w:rPr>
                <w:rStyle w:val="CommentReference"/>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CommentReference"/>
                <w:i/>
              </w:rPr>
            </w:pPr>
            <w:r w:rsidRPr="00381B07">
              <w:rPr>
                <w:rStyle w:val="CommentReference"/>
                <w:rFonts w:hint="eastAsia"/>
              </w:rPr>
              <w:t>清洗数据，更新</w:t>
            </w:r>
            <w:r w:rsidRPr="00381B07">
              <w:rPr>
                <w:rStyle w:val="CommentReference"/>
                <w:rFonts w:hint="eastAsia"/>
              </w:rPr>
              <w:t>commentList</w:t>
            </w:r>
            <w:r w:rsidRPr="00381B07">
              <w:rPr>
                <w:rStyle w:val="CommentReference"/>
                <w:rFonts w:hint="eastAsia"/>
              </w:rPr>
              <w:t>的</w:t>
            </w:r>
            <w:r w:rsidRPr="00381B07">
              <w:rPr>
                <w:rStyle w:val="CommentReference"/>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CommentReference"/>
                <w:i/>
              </w:rPr>
            </w:pPr>
            <w:r>
              <w:rPr>
                <w:rStyle w:val="CommentReference"/>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CommentReference"/>
                <w:i/>
              </w:rPr>
            </w:pPr>
            <w:r w:rsidRPr="00381B07">
              <w:rPr>
                <w:rStyle w:val="CommentReference"/>
                <w:rFonts w:hint="eastAsia"/>
              </w:rPr>
              <w:t>批量获取评论</w:t>
            </w:r>
          </w:p>
        </w:tc>
      </w:tr>
    </w:tbl>
    <w:p w14:paraId="7EB97693" w14:textId="77777777" w:rsidR="00D112AC" w:rsidRPr="00557EE7" w:rsidRDefault="00D112AC" w:rsidP="00D112AC"/>
    <w:p w14:paraId="2C06D13A" w14:textId="77777777" w:rsidR="00D112AC" w:rsidRDefault="00D112AC" w:rsidP="00626322">
      <w:pPr>
        <w:pStyle w:val="Heading3"/>
      </w:pPr>
      <w:bookmarkStart w:id="157" w:name="_Toc451011765"/>
      <w:r>
        <w:rPr>
          <w:rFonts w:hint="eastAsia"/>
        </w:rPr>
        <w:t>CommentServiceImpl</w:t>
      </w:r>
      <w:r>
        <w:rPr>
          <w:rFonts w:hint="eastAsia"/>
        </w:rPr>
        <w:t>类概述</w:t>
      </w:r>
      <w:bookmarkEnd w:id="157"/>
    </w:p>
    <w:p w14:paraId="1C95603C"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14:paraId="2999A02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lastRenderedPageBreak/>
        <w:t>类功能定义</w:t>
      </w:r>
    </w:p>
    <w:p w14:paraId="05A3025F" w14:textId="77777777" w:rsidR="00D112AC" w:rsidRDefault="00D112AC" w:rsidP="00D112AC">
      <w:pPr>
        <w:rPr>
          <w:rStyle w:val="CommentReference"/>
        </w:rPr>
      </w:pPr>
      <w:r>
        <w:rPr>
          <w:rStyle w:val="CommentReference"/>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CommentReference"/>
                <w:b/>
                <w:i/>
              </w:rPr>
            </w:pPr>
            <w:r w:rsidRPr="00076C89">
              <w:rPr>
                <w:rStyle w:val="CommentReference"/>
                <w:rFonts w:hint="eastAsia"/>
              </w:rPr>
              <w:t>序号</w:t>
            </w:r>
          </w:p>
        </w:tc>
        <w:tc>
          <w:tcPr>
            <w:tcW w:w="2999" w:type="dxa"/>
            <w:shd w:val="clear" w:color="auto" w:fill="CCCCCC"/>
          </w:tcPr>
          <w:p w14:paraId="34B01A52"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5061" w:type="dxa"/>
            <w:shd w:val="clear" w:color="auto" w:fill="CCCCCC"/>
          </w:tcPr>
          <w:p w14:paraId="62EE7D46"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CommentReference"/>
                <w:i/>
              </w:rPr>
            </w:pPr>
            <w:r w:rsidRPr="00076C89">
              <w:rPr>
                <w:rStyle w:val="CommentReference"/>
                <w:rFonts w:hint="eastAsia"/>
              </w:rPr>
              <w:t>1</w:t>
            </w:r>
          </w:p>
        </w:tc>
        <w:tc>
          <w:tcPr>
            <w:tcW w:w="2999" w:type="dxa"/>
          </w:tcPr>
          <w:p w14:paraId="598D1DD8" w14:textId="77777777" w:rsidR="00D112AC" w:rsidRPr="00076C89" w:rsidRDefault="00D112AC" w:rsidP="00F007AA">
            <w:pPr>
              <w:rPr>
                <w:rStyle w:val="CommentReference"/>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CommentReference"/>
                <w:i/>
              </w:rPr>
            </w:pPr>
            <w:r w:rsidRPr="004F09C3">
              <w:rPr>
                <w:rStyle w:val="CommentReference"/>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CommentReference"/>
                <w:i/>
              </w:rPr>
            </w:pPr>
            <w:r w:rsidRPr="00076C89">
              <w:rPr>
                <w:rStyle w:val="CommentReference"/>
                <w:rFonts w:hint="eastAsia"/>
              </w:rPr>
              <w:t>2</w:t>
            </w:r>
          </w:p>
        </w:tc>
        <w:tc>
          <w:tcPr>
            <w:tcW w:w="2999" w:type="dxa"/>
          </w:tcPr>
          <w:p w14:paraId="6994EACE" w14:textId="77777777" w:rsidR="00D112AC" w:rsidRPr="00076C89" w:rsidRDefault="00D112AC" w:rsidP="00F007AA">
            <w:pPr>
              <w:rPr>
                <w:rStyle w:val="CommentReference"/>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CommentReference"/>
                <w:i/>
              </w:rPr>
            </w:pPr>
            <w:r w:rsidRPr="004F09C3">
              <w:rPr>
                <w:rStyle w:val="CommentReference"/>
                <w:rFonts w:hint="eastAsia"/>
              </w:rPr>
              <w:t>新增一条</w:t>
            </w:r>
            <w:r>
              <w:rPr>
                <w:rStyle w:val="CommentReference"/>
                <w:rFonts w:hint="eastAsia"/>
              </w:rPr>
              <w:t>轻应用</w:t>
            </w:r>
            <w:r w:rsidRPr="004F09C3">
              <w:rPr>
                <w:rStyle w:val="CommentReference"/>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CommentReference"/>
                <w:i/>
              </w:rPr>
            </w:pPr>
            <w:r w:rsidRPr="00076C89">
              <w:rPr>
                <w:rStyle w:val="CommentReference"/>
                <w:rFonts w:hint="eastAsia"/>
              </w:rPr>
              <w:t>3</w:t>
            </w:r>
          </w:p>
        </w:tc>
        <w:tc>
          <w:tcPr>
            <w:tcW w:w="2999" w:type="dxa"/>
          </w:tcPr>
          <w:p w14:paraId="2D6F876F" w14:textId="77777777" w:rsidR="00D112AC" w:rsidRPr="00076C89" w:rsidRDefault="00D112AC" w:rsidP="00F007AA">
            <w:pPr>
              <w:rPr>
                <w:rStyle w:val="CommentReference"/>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CommentReference"/>
                <w:i/>
              </w:rPr>
            </w:pPr>
            <w:r w:rsidRPr="00381B07">
              <w:rPr>
                <w:rStyle w:val="CommentReference"/>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CommentReference"/>
                <w:i/>
              </w:rPr>
            </w:pPr>
            <w:r>
              <w:rPr>
                <w:rStyle w:val="CommentReference"/>
                <w:rFonts w:hint="eastAsia"/>
              </w:rPr>
              <w:t>4</w:t>
            </w:r>
          </w:p>
        </w:tc>
        <w:tc>
          <w:tcPr>
            <w:tcW w:w="2999" w:type="dxa"/>
          </w:tcPr>
          <w:p w14:paraId="52F6ECEA" w14:textId="77777777" w:rsidR="00D112AC" w:rsidRPr="00076C89" w:rsidRDefault="00D112AC" w:rsidP="00F007AA">
            <w:pPr>
              <w:rPr>
                <w:rStyle w:val="CommentReference"/>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CommentReference"/>
                <w:i/>
              </w:rPr>
            </w:pPr>
            <w:r w:rsidRPr="00381B07">
              <w:rPr>
                <w:rStyle w:val="CommentReference"/>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CommentReference"/>
                <w:i/>
              </w:rPr>
            </w:pPr>
            <w:r>
              <w:rPr>
                <w:rStyle w:val="CommentReference"/>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CommentReference"/>
                <w:i/>
              </w:rPr>
            </w:pPr>
            <w:r w:rsidRPr="00381B07">
              <w:rPr>
                <w:rStyle w:val="CommentReference"/>
                <w:rFonts w:hint="eastAsia"/>
              </w:rPr>
              <w:t>获得一个主题下的</w:t>
            </w:r>
            <w:r>
              <w:rPr>
                <w:rStyle w:val="CommentReference"/>
                <w:rFonts w:hint="eastAsia"/>
              </w:rPr>
              <w:t>所有</w:t>
            </w:r>
            <w:r w:rsidRPr="00381B07">
              <w:rPr>
                <w:rStyle w:val="CommentReference"/>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CommentReference"/>
                <w:i/>
              </w:rPr>
            </w:pPr>
            <w:r>
              <w:rPr>
                <w:rStyle w:val="CommentReference"/>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CommentReference"/>
                <w:i/>
              </w:rPr>
            </w:pPr>
            <w:r w:rsidRPr="00381B07">
              <w:rPr>
                <w:rStyle w:val="CommentReference"/>
                <w:rFonts w:hint="eastAsia"/>
              </w:rPr>
              <w:t>获得一个主题下的</w:t>
            </w:r>
            <w:r>
              <w:rPr>
                <w:rStyle w:val="CommentReference"/>
                <w:rFonts w:hint="eastAsia"/>
              </w:rPr>
              <w:t>分页</w:t>
            </w:r>
            <w:r w:rsidRPr="00381B07">
              <w:rPr>
                <w:rStyle w:val="CommentReference"/>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CommentReference"/>
                <w:i/>
              </w:rPr>
            </w:pPr>
            <w:r>
              <w:rPr>
                <w:rStyle w:val="CommentReference"/>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CommentReference"/>
                <w:i/>
              </w:rPr>
            </w:pPr>
            <w:r w:rsidRPr="004F09C3">
              <w:rPr>
                <w:rStyle w:val="CommentReference"/>
                <w:rFonts w:hint="eastAsia"/>
              </w:rPr>
              <w:t>获取贴子回复数量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CommentReference"/>
                <w:i/>
              </w:rPr>
            </w:pPr>
            <w:r>
              <w:rPr>
                <w:rStyle w:val="CommentReference"/>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CommentReference"/>
                <w:i/>
              </w:rPr>
            </w:pPr>
            <w:r w:rsidRPr="004F09C3">
              <w:rPr>
                <w:rStyle w:val="CommentReference"/>
                <w:rFonts w:hint="eastAsia"/>
              </w:rPr>
              <w:t>获取一组贴子回复数量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CommentReference"/>
                <w:i/>
              </w:rPr>
            </w:pPr>
            <w:r>
              <w:rPr>
                <w:rStyle w:val="CommentReference"/>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CommentReference"/>
                <w:i/>
              </w:rPr>
            </w:pPr>
            <w:r w:rsidRPr="004F09C3">
              <w:rPr>
                <w:rStyle w:val="CommentReference"/>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CommentReference"/>
                <w:i/>
              </w:rPr>
            </w:pPr>
            <w:r>
              <w:rPr>
                <w:rStyle w:val="CommentReference"/>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49F4F8A1" w14:textId="77777777" w:rsidTr="00F007AA">
        <w:tc>
          <w:tcPr>
            <w:tcW w:w="760" w:type="dxa"/>
          </w:tcPr>
          <w:p w14:paraId="5BB4F960" w14:textId="77777777" w:rsidR="00D112AC" w:rsidRDefault="00D112AC" w:rsidP="00F007AA">
            <w:pPr>
              <w:rPr>
                <w:rStyle w:val="CommentReference"/>
                <w:i/>
              </w:rPr>
            </w:pPr>
            <w:r>
              <w:rPr>
                <w:rStyle w:val="CommentReference"/>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CommentReference"/>
                <w:i/>
              </w:rPr>
            </w:pPr>
            <w:r w:rsidRPr="00381B07">
              <w:rPr>
                <w:rStyle w:val="CommentReference"/>
                <w:rFonts w:hint="eastAsia"/>
              </w:rPr>
              <w:t>获取一个时间截之后的贴子的所有评论列表</w:t>
            </w:r>
          </w:p>
        </w:tc>
      </w:tr>
      <w:tr w:rsidR="00D112AC" w:rsidRPr="00076C89" w14:paraId="143E405F" w14:textId="77777777" w:rsidTr="00F007AA">
        <w:tc>
          <w:tcPr>
            <w:tcW w:w="760" w:type="dxa"/>
          </w:tcPr>
          <w:p w14:paraId="55F32762" w14:textId="77777777" w:rsidR="00D112AC" w:rsidRDefault="00D112AC" w:rsidP="00F007AA">
            <w:pPr>
              <w:rPr>
                <w:rStyle w:val="CommentReference"/>
                <w:i/>
              </w:rPr>
            </w:pPr>
            <w:r>
              <w:rPr>
                <w:rStyle w:val="CommentReference"/>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CommentReference"/>
                <w:i/>
              </w:rPr>
            </w:pPr>
            <w:r w:rsidRPr="00381B07">
              <w:rPr>
                <w:rStyle w:val="CommentReference"/>
                <w:rFonts w:hint="eastAsia"/>
              </w:rPr>
              <w:t>获取一个时间截之后的贴子的删除</w:t>
            </w:r>
            <w:r w:rsidRPr="00381B07">
              <w:rPr>
                <w:rStyle w:val="CommentReference"/>
                <w:rFonts w:hint="eastAsia"/>
              </w:rPr>
              <w:t>ID</w:t>
            </w:r>
            <w:r w:rsidRPr="00381B07">
              <w:rPr>
                <w:rStyle w:val="CommentReference"/>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CommentReference"/>
                <w:i/>
              </w:rPr>
            </w:pPr>
            <w:r>
              <w:rPr>
                <w:rStyle w:val="CommentReference"/>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CommentReference"/>
                <w:i/>
              </w:rPr>
            </w:pPr>
            <w:r w:rsidRPr="00381B07">
              <w:rPr>
                <w:rStyle w:val="CommentReference"/>
                <w:rFonts w:hint="eastAsia"/>
              </w:rPr>
              <w:t>清洗数据，更新</w:t>
            </w:r>
            <w:r w:rsidRPr="00381B07">
              <w:rPr>
                <w:rStyle w:val="CommentReference"/>
                <w:rFonts w:hint="eastAsia"/>
              </w:rPr>
              <w:t>commentList</w:t>
            </w:r>
            <w:r w:rsidRPr="00381B07">
              <w:rPr>
                <w:rStyle w:val="CommentReference"/>
                <w:rFonts w:hint="eastAsia"/>
              </w:rPr>
              <w:t>的</w:t>
            </w:r>
            <w:r w:rsidRPr="00381B07">
              <w:rPr>
                <w:rStyle w:val="CommentReference"/>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CommentReference"/>
                <w:i/>
              </w:rPr>
            </w:pPr>
            <w:r>
              <w:rPr>
                <w:rStyle w:val="CommentReference"/>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CommentReference"/>
                <w:i/>
              </w:rPr>
            </w:pPr>
            <w:r w:rsidRPr="00381B07">
              <w:rPr>
                <w:rStyle w:val="CommentReference"/>
                <w:rFonts w:hint="eastAsia"/>
              </w:rPr>
              <w:t>批量获取评论</w:t>
            </w:r>
          </w:p>
        </w:tc>
      </w:tr>
    </w:tbl>
    <w:p w14:paraId="2112EA03" w14:textId="77777777" w:rsidR="00D112AC" w:rsidRPr="00557EE7" w:rsidRDefault="00D112AC" w:rsidP="00D112AC"/>
    <w:p w14:paraId="6DA83F31" w14:textId="77777777" w:rsidR="00D112AC" w:rsidRPr="00A20667" w:rsidRDefault="00D112AC" w:rsidP="00A20667">
      <w:pPr>
        <w:pStyle w:val="Heading3"/>
      </w:pPr>
      <w:r w:rsidRPr="00A20667">
        <w:t>CommentAsyncService</w:t>
      </w:r>
      <w:r w:rsidRPr="00A20667">
        <w:rPr>
          <w:rFonts w:hint="eastAsia"/>
        </w:rPr>
        <w:t>类概述</w:t>
      </w:r>
    </w:p>
    <w:p w14:paraId="6A8D2D4A"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14:paraId="450F5EB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79B0EBAA"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2C04ED11"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54075CEC"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59374A6B" w14:textId="77777777" w:rsidR="00D112AC" w:rsidRPr="00076C89" w:rsidRDefault="00D112AC" w:rsidP="00F007AA">
            <w:pPr>
              <w:rPr>
                <w:rStyle w:val="CommentReference"/>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CommentReference"/>
                <w:i/>
              </w:rPr>
            </w:pPr>
            <w:r w:rsidRPr="00915DD6">
              <w:rPr>
                <w:rStyle w:val="CommentReference"/>
                <w:rFonts w:hint="eastAsia"/>
              </w:rPr>
              <w:t>增加评论的时候，发送评论通知</w:t>
            </w:r>
            <w:r w:rsidRPr="00915DD6">
              <w:rPr>
                <w:rStyle w:val="CommentReference"/>
                <w:rFonts w:hint="eastAsia"/>
              </w:rPr>
              <w:t xml:space="preserve"> </w:t>
            </w:r>
            <w:r w:rsidRPr="00915DD6">
              <w:rPr>
                <w:rStyle w:val="CommentReference"/>
                <w:rFonts w:hint="eastAsia"/>
              </w:rPr>
              <w:t>和</w:t>
            </w:r>
            <w:r w:rsidRPr="00915DD6">
              <w:rPr>
                <w:rStyle w:val="CommentReference"/>
                <w:rFonts w:hint="eastAsia"/>
              </w:rPr>
              <w:t xml:space="preserve"> </w:t>
            </w:r>
            <w:r w:rsidRPr="00915DD6">
              <w:rPr>
                <w:rStyle w:val="CommentReference"/>
                <w:rFonts w:hint="eastAsia"/>
              </w:rPr>
              <w:t>智能平台调用</w:t>
            </w:r>
            <w:r w:rsidRPr="00915DD6">
              <w:rPr>
                <w:rStyle w:val="CommentReference"/>
                <w:rFonts w:hint="eastAsia"/>
              </w:rPr>
              <w:t xml:space="preserve"> </w:t>
            </w:r>
            <w:r w:rsidRPr="00915DD6">
              <w:rPr>
                <w:rStyle w:val="CommentReference"/>
                <w:rFonts w:hint="eastAsia"/>
              </w:rPr>
              <w:t>（</w:t>
            </w:r>
            <w:r w:rsidRPr="00915DD6">
              <w:rPr>
                <w:rStyle w:val="CommentReference"/>
                <w:rFonts w:hint="eastAsia"/>
              </w:rPr>
              <w:t xml:space="preserve">spring </w:t>
            </w:r>
            <w:r w:rsidRPr="00915DD6">
              <w:rPr>
                <w:rStyle w:val="CommentReference"/>
                <w:rFonts w:hint="eastAsia"/>
              </w:rPr>
              <w:t>异步）</w:t>
            </w:r>
          </w:p>
        </w:tc>
      </w:tr>
    </w:tbl>
    <w:p w14:paraId="62F4295B" w14:textId="77777777" w:rsidR="00D112AC" w:rsidRDefault="00D112AC" w:rsidP="00D112AC">
      <w:pPr>
        <w:pStyle w:val="NormalIndent"/>
      </w:pPr>
    </w:p>
    <w:p w14:paraId="4BE37CB9" w14:textId="77777777" w:rsidR="00D112AC" w:rsidRDefault="00D112AC" w:rsidP="00626322">
      <w:pPr>
        <w:pStyle w:val="Heading3"/>
      </w:pPr>
      <w:bookmarkStart w:id="158" w:name="_Toc451011766"/>
      <w:r w:rsidRPr="00915DD6">
        <w:t>ICommentCache</w:t>
      </w:r>
      <w:r>
        <w:rPr>
          <w:rFonts w:hint="eastAsia"/>
        </w:rPr>
        <w:t>类概述</w:t>
      </w:r>
      <w:bookmarkEnd w:id="158"/>
    </w:p>
    <w:p w14:paraId="713497E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14:paraId="09B54D52"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0B63FDC3"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385E7955"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1B617F35"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361C6455" w14:textId="77777777" w:rsidR="00D112AC" w:rsidRPr="00076C89" w:rsidRDefault="00D112AC" w:rsidP="00F007AA">
            <w:pPr>
              <w:rPr>
                <w:rStyle w:val="CommentReference"/>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CommentReference"/>
                <w:i/>
              </w:rPr>
            </w:pPr>
            <w:r w:rsidRPr="00915DD6">
              <w:rPr>
                <w:rStyle w:val="CommentReference"/>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CommentReference"/>
                <w:i/>
              </w:rPr>
            </w:pPr>
            <w:r w:rsidRPr="00076C89">
              <w:rPr>
                <w:rStyle w:val="CommentReference"/>
                <w:rFonts w:hint="eastAsia"/>
              </w:rPr>
              <w:t>2</w:t>
            </w:r>
          </w:p>
        </w:tc>
        <w:tc>
          <w:tcPr>
            <w:tcW w:w="3966" w:type="dxa"/>
          </w:tcPr>
          <w:p w14:paraId="0FD77D37" w14:textId="77777777" w:rsidR="00D112AC" w:rsidRPr="00076C89" w:rsidRDefault="00D112AC" w:rsidP="00F007AA">
            <w:pPr>
              <w:rPr>
                <w:rStyle w:val="CommentReference"/>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CommentReference"/>
                <w:i/>
              </w:rPr>
            </w:pPr>
            <w:r w:rsidRPr="00915DD6">
              <w:rPr>
                <w:rStyle w:val="CommentReference"/>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CommentReference"/>
                <w:i/>
              </w:rPr>
            </w:pPr>
            <w:r w:rsidRPr="00076C89">
              <w:rPr>
                <w:rStyle w:val="CommentReference"/>
                <w:rFonts w:hint="eastAsia"/>
              </w:rPr>
              <w:t>3</w:t>
            </w:r>
          </w:p>
        </w:tc>
        <w:tc>
          <w:tcPr>
            <w:tcW w:w="3966" w:type="dxa"/>
          </w:tcPr>
          <w:p w14:paraId="4303A3DE" w14:textId="77777777" w:rsidR="00D112AC" w:rsidRPr="00076C89" w:rsidRDefault="00D112AC" w:rsidP="00F007AA">
            <w:pPr>
              <w:rPr>
                <w:rStyle w:val="CommentReference"/>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CommentReference"/>
                <w:i/>
              </w:rPr>
            </w:pPr>
            <w:r w:rsidRPr="00915DD6">
              <w:rPr>
                <w:rStyle w:val="CommentReference"/>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CommentReference"/>
                <w:i/>
              </w:rPr>
            </w:pPr>
            <w:r>
              <w:rPr>
                <w:rStyle w:val="CommentReference"/>
                <w:rFonts w:hint="eastAsia"/>
              </w:rPr>
              <w:t>4</w:t>
            </w:r>
          </w:p>
        </w:tc>
        <w:tc>
          <w:tcPr>
            <w:tcW w:w="3966" w:type="dxa"/>
          </w:tcPr>
          <w:p w14:paraId="341BEB65" w14:textId="77777777" w:rsidR="00D112AC" w:rsidRPr="00076C89" w:rsidRDefault="00D112AC" w:rsidP="00F007AA">
            <w:pPr>
              <w:rPr>
                <w:rStyle w:val="CommentReference"/>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CommentReference"/>
                <w:i/>
              </w:rPr>
            </w:pPr>
            <w:r w:rsidRPr="00915DD6">
              <w:rPr>
                <w:rStyle w:val="CommentReference"/>
                <w:rFonts w:hint="eastAsia"/>
              </w:rPr>
              <w:t>清洗数据，更新</w:t>
            </w:r>
            <w:r w:rsidRPr="00915DD6">
              <w:rPr>
                <w:rStyle w:val="CommentReference"/>
                <w:rFonts w:hint="eastAsia"/>
              </w:rPr>
              <w:t>commentList</w:t>
            </w:r>
            <w:r w:rsidRPr="00915DD6">
              <w:rPr>
                <w:rStyle w:val="CommentReference"/>
                <w:rFonts w:hint="eastAsia"/>
              </w:rPr>
              <w:t>的</w:t>
            </w:r>
            <w:r w:rsidRPr="00915DD6">
              <w:rPr>
                <w:rStyle w:val="CommentReference"/>
                <w:rFonts w:hint="eastAsia"/>
              </w:rPr>
              <w:t>replytouser</w:t>
            </w:r>
          </w:p>
        </w:tc>
      </w:tr>
    </w:tbl>
    <w:p w14:paraId="362E6EAC" w14:textId="77777777" w:rsidR="00D112AC" w:rsidRDefault="00D112AC" w:rsidP="00D112AC">
      <w:pPr>
        <w:pStyle w:val="NormalIndent"/>
      </w:pPr>
    </w:p>
    <w:p w14:paraId="2E589B1F" w14:textId="77777777" w:rsidR="00D112AC" w:rsidRDefault="00D112AC" w:rsidP="00626322">
      <w:pPr>
        <w:pStyle w:val="Heading3"/>
      </w:pPr>
      <w:bookmarkStart w:id="159" w:name="_Toc451011767"/>
      <w:r w:rsidRPr="00915DD6">
        <w:t>ICommentSortCache</w:t>
      </w:r>
      <w:r>
        <w:rPr>
          <w:rFonts w:hint="eastAsia"/>
        </w:rPr>
        <w:t>类概述</w:t>
      </w:r>
      <w:bookmarkEnd w:id="159"/>
    </w:p>
    <w:p w14:paraId="1843B78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14:paraId="78E5540B"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lastRenderedPageBreak/>
        <w:t>类功能定义</w:t>
      </w:r>
    </w:p>
    <w:p w14:paraId="10D61034"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2CBECDDC"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2EEC3063"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14FDC20A" w14:textId="77777777" w:rsidR="00D112AC" w:rsidRPr="00076C89" w:rsidRDefault="00D112AC" w:rsidP="00F007AA">
            <w:pPr>
              <w:rPr>
                <w:rStyle w:val="CommentReference"/>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CommentReference"/>
                <w:i/>
              </w:rPr>
            </w:pPr>
            <w:r>
              <w:rPr>
                <w:rStyle w:val="CommentReference"/>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CommentReference"/>
                <w:i/>
              </w:rPr>
            </w:pPr>
            <w:r w:rsidRPr="00076C89">
              <w:rPr>
                <w:rStyle w:val="CommentReference"/>
                <w:rFonts w:hint="eastAsia"/>
              </w:rPr>
              <w:t>2</w:t>
            </w:r>
          </w:p>
        </w:tc>
        <w:tc>
          <w:tcPr>
            <w:tcW w:w="3966" w:type="dxa"/>
          </w:tcPr>
          <w:p w14:paraId="0556B779" w14:textId="77777777" w:rsidR="00D112AC" w:rsidRPr="00076C89" w:rsidRDefault="00D112AC" w:rsidP="00F007AA">
            <w:pPr>
              <w:rPr>
                <w:rStyle w:val="CommentReference"/>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CommentReference"/>
                <w:i/>
              </w:rPr>
            </w:pPr>
            <w:r>
              <w:rPr>
                <w:rStyle w:val="CommentReference"/>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CommentReference"/>
                <w:i/>
              </w:rPr>
            </w:pPr>
            <w:r w:rsidRPr="00076C89">
              <w:rPr>
                <w:rStyle w:val="CommentReference"/>
                <w:rFonts w:hint="eastAsia"/>
              </w:rPr>
              <w:t>3</w:t>
            </w:r>
          </w:p>
        </w:tc>
        <w:tc>
          <w:tcPr>
            <w:tcW w:w="3966" w:type="dxa"/>
          </w:tcPr>
          <w:p w14:paraId="0975DA9A" w14:textId="77777777" w:rsidR="00D112AC" w:rsidRPr="00076C89" w:rsidRDefault="00D112AC" w:rsidP="00F007AA">
            <w:pPr>
              <w:rPr>
                <w:rStyle w:val="CommentReference"/>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CommentReference"/>
                <w:i/>
              </w:rPr>
            </w:pPr>
            <w:r>
              <w:rPr>
                <w:rStyle w:val="CommentReference"/>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CommentReference"/>
                <w:i/>
              </w:rPr>
            </w:pPr>
            <w:r>
              <w:rPr>
                <w:rStyle w:val="CommentReference"/>
                <w:rFonts w:hint="eastAsia"/>
              </w:rPr>
              <w:t>4</w:t>
            </w:r>
          </w:p>
        </w:tc>
        <w:tc>
          <w:tcPr>
            <w:tcW w:w="3966" w:type="dxa"/>
          </w:tcPr>
          <w:p w14:paraId="49F0CD54" w14:textId="77777777" w:rsidR="00D112AC" w:rsidRPr="00076C89" w:rsidRDefault="00D112AC" w:rsidP="00F007AA">
            <w:pPr>
              <w:rPr>
                <w:rStyle w:val="CommentReference"/>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CommentReference"/>
                <w:i/>
              </w:rPr>
            </w:pPr>
            <w:r>
              <w:rPr>
                <w:rStyle w:val="CommentReference"/>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CommentReference"/>
                <w:i/>
              </w:rPr>
            </w:pPr>
            <w:r>
              <w:rPr>
                <w:rStyle w:val="CommentReference"/>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CommentReference"/>
                <w:i/>
              </w:rPr>
            </w:pPr>
            <w:r>
              <w:rPr>
                <w:rStyle w:val="CommentReference"/>
                <w:rFonts w:hint="eastAsia"/>
              </w:rPr>
              <w:t>通过评论</w:t>
            </w:r>
            <w:r>
              <w:rPr>
                <w:rStyle w:val="CommentReference"/>
                <w:rFonts w:hint="eastAsia"/>
              </w:rPr>
              <w:t>ID</w:t>
            </w:r>
            <w:r>
              <w:rPr>
                <w:rStyle w:val="CommentReference"/>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CommentReference"/>
                <w:i/>
              </w:rPr>
            </w:pPr>
            <w:r>
              <w:rPr>
                <w:rStyle w:val="CommentReference"/>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CommentReference"/>
                <w:i/>
              </w:rPr>
            </w:pPr>
            <w:r>
              <w:rPr>
                <w:rStyle w:val="CommentReference"/>
                <w:rFonts w:hint="eastAsia"/>
              </w:rPr>
              <w:t>获取所有被删除的评论</w:t>
            </w:r>
          </w:p>
        </w:tc>
      </w:tr>
    </w:tbl>
    <w:p w14:paraId="1B11FCD6" w14:textId="77777777" w:rsidR="00D112AC" w:rsidRDefault="00D112AC" w:rsidP="00D112AC">
      <w:pPr>
        <w:pStyle w:val="NormalIndent"/>
      </w:pPr>
    </w:p>
    <w:p w14:paraId="1C1D6A3F" w14:textId="77777777" w:rsidR="00D112AC" w:rsidRDefault="00D112AC" w:rsidP="00626322">
      <w:pPr>
        <w:pStyle w:val="Heading3"/>
      </w:pPr>
      <w:bookmarkStart w:id="160" w:name="_Toc451011768"/>
      <w:r w:rsidRPr="00BD6880">
        <w:t>CommentDao</w:t>
      </w:r>
      <w:r>
        <w:rPr>
          <w:rFonts w:hint="eastAsia"/>
        </w:rPr>
        <w:t>类概述</w:t>
      </w:r>
      <w:bookmarkEnd w:id="160"/>
    </w:p>
    <w:p w14:paraId="2F81B7D2"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14:paraId="1E75D15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类功能定义</w:t>
      </w:r>
    </w:p>
    <w:p w14:paraId="28EC356B" w14:textId="77777777" w:rsidR="00D112AC" w:rsidRPr="00557EE7" w:rsidRDefault="00D112AC" w:rsidP="00D112AC">
      <w:r>
        <w:rPr>
          <w:rStyle w:val="CommentReference"/>
          <w:rFonts w:hint="eastAsia"/>
        </w:rPr>
        <w:tab/>
      </w:r>
      <w:r>
        <w:rPr>
          <w:rFonts w:hint="eastAsia"/>
        </w:rPr>
        <w:t>表</w:t>
      </w:r>
      <w:r>
        <w:rPr>
          <w:rFonts w:hint="eastAsia"/>
        </w:rPr>
        <w:t>3-1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CommentReference"/>
                <w:b/>
                <w:i/>
              </w:rPr>
            </w:pPr>
            <w:r w:rsidRPr="00076C89">
              <w:rPr>
                <w:rStyle w:val="CommentReference"/>
                <w:rFonts w:hint="eastAsia"/>
              </w:rPr>
              <w:t>序号</w:t>
            </w:r>
          </w:p>
        </w:tc>
        <w:tc>
          <w:tcPr>
            <w:tcW w:w="3966" w:type="dxa"/>
            <w:shd w:val="clear" w:color="auto" w:fill="CCCCCC"/>
          </w:tcPr>
          <w:p w14:paraId="4DA09099" w14:textId="77777777" w:rsidR="00D112AC" w:rsidRPr="00076C89" w:rsidRDefault="00D112AC" w:rsidP="00F007AA">
            <w:pPr>
              <w:jc w:val="center"/>
              <w:rPr>
                <w:rStyle w:val="CommentReference"/>
                <w:b/>
                <w:i/>
              </w:rPr>
            </w:pPr>
            <w:r w:rsidRPr="00076C89">
              <w:rPr>
                <w:rStyle w:val="CommentReference"/>
                <w:rFonts w:hint="eastAsia"/>
              </w:rPr>
              <w:t>功能点</w:t>
            </w:r>
          </w:p>
        </w:tc>
        <w:tc>
          <w:tcPr>
            <w:tcW w:w="4163" w:type="dxa"/>
            <w:shd w:val="clear" w:color="auto" w:fill="CCCCCC"/>
          </w:tcPr>
          <w:p w14:paraId="23D82A4E" w14:textId="77777777" w:rsidR="00D112AC" w:rsidRPr="00076C89" w:rsidRDefault="00D112AC" w:rsidP="00F007AA">
            <w:pPr>
              <w:jc w:val="center"/>
              <w:rPr>
                <w:rStyle w:val="CommentReference"/>
                <w:b/>
                <w:i/>
              </w:rPr>
            </w:pPr>
            <w:r w:rsidRPr="00076C89">
              <w:rPr>
                <w:rStyle w:val="CommentReference"/>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CommentReference"/>
                <w:i/>
              </w:rPr>
            </w:pPr>
            <w:r w:rsidRPr="00076C89">
              <w:rPr>
                <w:rStyle w:val="CommentReference"/>
                <w:rFonts w:hint="eastAsia"/>
              </w:rPr>
              <w:t>1</w:t>
            </w:r>
          </w:p>
        </w:tc>
        <w:tc>
          <w:tcPr>
            <w:tcW w:w="3966" w:type="dxa"/>
          </w:tcPr>
          <w:p w14:paraId="78D503CE" w14:textId="77777777" w:rsidR="00D112AC" w:rsidRPr="00076C89" w:rsidRDefault="00D112AC" w:rsidP="00F007AA">
            <w:pPr>
              <w:rPr>
                <w:rStyle w:val="CommentReference"/>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CommentReference"/>
                <w:i/>
              </w:rPr>
            </w:pPr>
            <w:r w:rsidRPr="00BD6880">
              <w:rPr>
                <w:rStyle w:val="CommentReference"/>
                <w:rFonts w:hint="eastAsia"/>
              </w:rPr>
              <w:t>添加</w:t>
            </w:r>
            <w:r w:rsidRPr="00BD6880">
              <w:rPr>
                <w:rStyle w:val="CommentReference"/>
                <w:rFonts w:hint="eastAsia"/>
              </w:rPr>
              <w:t>/</w:t>
            </w:r>
            <w:r w:rsidRPr="00BD6880">
              <w:rPr>
                <w:rStyle w:val="CommentReference"/>
                <w:rFonts w:hint="eastAsia"/>
              </w:rPr>
              <w:t>更新一个贴子的评论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CommentReference"/>
                <w:i/>
              </w:rPr>
            </w:pPr>
            <w:r w:rsidRPr="00076C89">
              <w:rPr>
                <w:rStyle w:val="CommentReference"/>
                <w:rFonts w:hint="eastAsia"/>
              </w:rPr>
              <w:t>2</w:t>
            </w:r>
          </w:p>
        </w:tc>
        <w:tc>
          <w:tcPr>
            <w:tcW w:w="3966" w:type="dxa"/>
          </w:tcPr>
          <w:p w14:paraId="4D990FC7" w14:textId="77777777" w:rsidR="00D112AC" w:rsidRPr="00076C89" w:rsidRDefault="00D112AC" w:rsidP="00F007AA">
            <w:pPr>
              <w:rPr>
                <w:rStyle w:val="CommentReference"/>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CommentReference"/>
                <w:i/>
              </w:rPr>
            </w:pPr>
            <w:r w:rsidRPr="00BD6880">
              <w:rPr>
                <w:rStyle w:val="CommentReference"/>
                <w:rFonts w:hint="eastAsia"/>
              </w:rPr>
              <w:t>贴子的评论列表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CommentReference"/>
                <w:i/>
              </w:rPr>
            </w:pPr>
            <w:r w:rsidRPr="00076C89">
              <w:rPr>
                <w:rStyle w:val="CommentReference"/>
                <w:rFonts w:hint="eastAsia"/>
              </w:rPr>
              <w:t>3</w:t>
            </w:r>
          </w:p>
        </w:tc>
        <w:tc>
          <w:tcPr>
            <w:tcW w:w="3966" w:type="dxa"/>
          </w:tcPr>
          <w:p w14:paraId="6C444637" w14:textId="77777777" w:rsidR="00D112AC" w:rsidRPr="00076C89" w:rsidRDefault="00D112AC" w:rsidP="00F007AA">
            <w:pPr>
              <w:rPr>
                <w:rStyle w:val="CommentReference"/>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CommentReference"/>
                <w:i/>
              </w:rPr>
            </w:pPr>
            <w:r w:rsidRPr="00BD6880">
              <w:rPr>
                <w:rStyle w:val="CommentReference"/>
                <w:rFonts w:hint="eastAsia"/>
              </w:rPr>
              <w:t>贴子的已删队评论列表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CommentReference"/>
                <w:i/>
              </w:rPr>
            </w:pPr>
            <w:r>
              <w:rPr>
                <w:rStyle w:val="CommentReference"/>
                <w:rFonts w:hint="eastAsia"/>
              </w:rPr>
              <w:t>4</w:t>
            </w:r>
          </w:p>
        </w:tc>
        <w:tc>
          <w:tcPr>
            <w:tcW w:w="3966" w:type="dxa"/>
          </w:tcPr>
          <w:p w14:paraId="3CC00B1A" w14:textId="77777777" w:rsidR="00D112AC" w:rsidRPr="00076C89" w:rsidRDefault="00D112AC" w:rsidP="00F007AA">
            <w:pPr>
              <w:rPr>
                <w:rStyle w:val="CommentReference"/>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CommentReference"/>
                <w:i/>
              </w:rPr>
            </w:pPr>
            <w:r w:rsidRPr="00BD6880">
              <w:rPr>
                <w:rStyle w:val="CommentReference"/>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CommentReference"/>
                <w:i/>
              </w:rPr>
            </w:pPr>
            <w:r>
              <w:rPr>
                <w:rStyle w:val="CommentReference"/>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CommentReference"/>
                <w:i/>
              </w:rPr>
            </w:pPr>
            <w:r w:rsidRPr="00BD6880">
              <w:rPr>
                <w:rStyle w:val="CommentReference"/>
                <w:rFonts w:hint="eastAsia"/>
              </w:rPr>
              <w:t>通过一个评论的</w:t>
            </w:r>
            <w:r w:rsidRPr="00BD6880">
              <w:rPr>
                <w:rStyle w:val="CommentReference"/>
                <w:rFonts w:hint="eastAsia"/>
              </w:rPr>
              <w:t>ID</w:t>
            </w:r>
            <w:r w:rsidRPr="00BD6880">
              <w:rPr>
                <w:rStyle w:val="CommentReference"/>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CommentReference"/>
                <w:i/>
              </w:rPr>
            </w:pPr>
            <w:r>
              <w:rPr>
                <w:rStyle w:val="CommentReference"/>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CommentReference"/>
                <w:i/>
              </w:rPr>
            </w:pPr>
            <w:r w:rsidRPr="00BD6880">
              <w:rPr>
                <w:rStyle w:val="CommentReference"/>
                <w:rFonts w:hint="eastAsia"/>
              </w:rPr>
              <w:t>通过一个评论的</w:t>
            </w:r>
            <w:r w:rsidRPr="00BD6880">
              <w:rPr>
                <w:rStyle w:val="CommentReference"/>
                <w:rFonts w:hint="eastAsia"/>
              </w:rPr>
              <w:t>ID</w:t>
            </w:r>
            <w:r w:rsidRPr="00BD6880">
              <w:rPr>
                <w:rStyle w:val="CommentReference"/>
                <w:rFonts w:hint="eastAsia"/>
              </w:rPr>
              <w:t>，查询有效评论</w:t>
            </w:r>
          </w:p>
        </w:tc>
      </w:tr>
    </w:tbl>
    <w:p w14:paraId="3CFEEF37" w14:textId="77777777" w:rsidR="00D112AC" w:rsidRDefault="00D112AC" w:rsidP="00CC1B0B"/>
    <w:p w14:paraId="354F7682" w14:textId="77777777" w:rsidR="00CC1B0B" w:rsidRDefault="00CC1B0B" w:rsidP="003A0D42"/>
    <w:p w14:paraId="3D6C500F" w14:textId="77777777" w:rsidR="00DD6799" w:rsidRPr="003B358C" w:rsidRDefault="00DD6799" w:rsidP="003A0D42"/>
    <w:p w14:paraId="1F1581AD" w14:textId="6A5CAC4E" w:rsidR="007C2508" w:rsidRDefault="007C2508">
      <w:pPr>
        <w:pStyle w:val="a"/>
        <w:adjustRightInd/>
        <w:snapToGrid/>
        <w:spacing w:before="0" w:after="0" w:line="400" w:lineRule="exact"/>
        <w:ind w:firstLine="482"/>
        <w:jc w:val="both"/>
        <w:rPr>
          <w:rFonts w:ascii="黑体"/>
          <w:sz w:val="24"/>
        </w:rPr>
      </w:pPr>
    </w:p>
    <w:p w14:paraId="004B0CC6" w14:textId="29A62D35" w:rsidR="007C2508" w:rsidRDefault="007C2508">
      <w:pPr>
        <w:widowControl/>
        <w:jc w:val="left"/>
        <w:rPr>
          <w:rFonts w:ascii="黑体"/>
          <w:sz w:val="24"/>
        </w:rPr>
      </w:pPr>
      <w:r>
        <w:rPr>
          <w:rFonts w:ascii="黑体"/>
          <w:sz w:val="24"/>
        </w:rPr>
        <w:br w:type="page"/>
      </w:r>
    </w:p>
    <w:p w14:paraId="43B355B8" w14:textId="6A2D482D" w:rsidR="00911ECC" w:rsidRDefault="00911ECC" w:rsidP="00A9185D">
      <w:pPr>
        <w:pStyle w:val="Heading1"/>
        <w:numPr>
          <w:ilvl w:val="0"/>
          <w:numId w:val="0"/>
        </w:numPr>
        <w:ind w:left="432"/>
        <w:jc w:val="center"/>
        <w:rPr>
          <w:rFonts w:eastAsia="黑体"/>
          <w:sz w:val="32"/>
        </w:rPr>
      </w:pPr>
      <w:bookmarkStart w:id="161" w:name="_Toc451011769"/>
      <w:r>
        <w:rPr>
          <w:rFonts w:eastAsia="黑体" w:hint="eastAsia"/>
          <w:sz w:val="32"/>
        </w:rPr>
        <w:lastRenderedPageBreak/>
        <w:t>第</w:t>
      </w:r>
      <w:r w:rsidR="00A9185D">
        <w:rPr>
          <w:rFonts w:eastAsia="黑体" w:hint="eastAsia"/>
          <w:sz w:val="32"/>
          <w:lang w:eastAsia="zh-CN"/>
        </w:rPr>
        <w:t>七</w:t>
      </w:r>
      <w:r>
        <w:rPr>
          <w:rFonts w:eastAsia="黑体" w:hint="eastAsia"/>
          <w:sz w:val="32"/>
        </w:rPr>
        <w:t>章</w:t>
      </w:r>
      <w:r>
        <w:rPr>
          <w:rFonts w:eastAsia="黑体" w:hint="eastAsia"/>
          <w:sz w:val="32"/>
        </w:rPr>
        <w:t xml:space="preserve"> </w:t>
      </w:r>
      <w:r>
        <w:rPr>
          <w:rFonts w:eastAsia="黑体" w:hint="eastAsia"/>
          <w:sz w:val="32"/>
        </w:rPr>
        <w:t>结束语</w:t>
      </w:r>
      <w:bookmarkEnd w:id="161"/>
    </w:p>
    <w:p w14:paraId="2B5AEA9C" w14:textId="77777777" w:rsidR="00A9185D" w:rsidRPr="00A9185D" w:rsidRDefault="00A9185D" w:rsidP="00A9185D">
      <w:pPr>
        <w:pStyle w:val="ListParagraph"/>
        <w:keepNext/>
        <w:keepLines/>
        <w:numPr>
          <w:ilvl w:val="0"/>
          <w:numId w:val="3"/>
        </w:numPr>
        <w:spacing w:before="340" w:after="330" w:line="578" w:lineRule="auto"/>
        <w:ind w:firstLineChars="0"/>
        <w:outlineLvl w:val="0"/>
        <w:rPr>
          <w:b/>
          <w:bCs/>
          <w:vanish/>
          <w:kern w:val="44"/>
          <w:sz w:val="44"/>
          <w:szCs w:val="44"/>
          <w:lang w:val="x-none" w:eastAsia="x-none"/>
        </w:rPr>
      </w:pPr>
      <w:bookmarkStart w:id="162" w:name="_Toc451011770"/>
    </w:p>
    <w:p w14:paraId="51EC3A93" w14:textId="21072D20" w:rsidR="00911ECC" w:rsidRPr="00A9185D" w:rsidRDefault="00911ECC" w:rsidP="00A9185D">
      <w:pPr>
        <w:pStyle w:val="Heading2"/>
      </w:pPr>
      <w:r w:rsidRPr="00A9185D">
        <w:rPr>
          <w:rFonts w:hint="eastAsia"/>
        </w:rPr>
        <w:t>论文工作总结</w:t>
      </w:r>
      <w:bookmarkEnd w:id="162"/>
    </w:p>
    <w:p w14:paraId="112C8D23" w14:textId="198757A9"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给出了这个框发布式计算核心的服务注册中心，服务横向扩展以及数据分片算法的实现等。这些模块既可以组合在一起成为一个完整的分布式服务框架，同时也可以独立出来为其它的一些服务系统提供解决方案。</w:t>
      </w:r>
    </w:p>
    <w:p w14:paraId="752F2F02" w14:textId="77777777"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14:paraId="2E2B61E1" w14:textId="77777777" w:rsidR="003E4B5F" w:rsidRPr="003E4B5F" w:rsidRDefault="003E4B5F" w:rsidP="003E4B5F">
      <w:pPr>
        <w:pStyle w:val="ListParagraph"/>
        <w:numPr>
          <w:ilvl w:val="0"/>
          <w:numId w:val="47"/>
        </w:numPr>
        <w:spacing w:line="400" w:lineRule="exact"/>
        <w:ind w:firstLineChars="0"/>
        <w:jc w:val="left"/>
        <w:rPr>
          <w:rFonts w:ascii="宋体" w:hAnsi="宋体"/>
          <w:sz w:val="24"/>
        </w:rPr>
      </w:pPr>
      <w:r w:rsidRPr="003E4B5F">
        <w:rPr>
          <w:rFonts w:ascii="宋体" w:hAnsi="宋体"/>
          <w:sz w:val="24"/>
        </w:rPr>
        <w:t>阐述了分布式思想</w:t>
      </w:r>
    </w:p>
    <w:p w14:paraId="5156BBD8" w14:textId="77777777" w:rsidR="003E4B5F" w:rsidRPr="003E4B5F" w:rsidRDefault="003E4B5F" w:rsidP="003E4B5F">
      <w:pPr>
        <w:pStyle w:val="ListParagraph"/>
        <w:numPr>
          <w:ilvl w:val="0"/>
          <w:numId w:val="47"/>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14:paraId="67E2C72B" w14:textId="1762C686" w:rsidR="00911ECC" w:rsidRPr="003E4B5F" w:rsidRDefault="003E4B5F" w:rsidP="003E4B5F">
      <w:pPr>
        <w:pStyle w:val="ListParagraph"/>
        <w:numPr>
          <w:ilvl w:val="0"/>
          <w:numId w:val="47"/>
        </w:numPr>
        <w:spacing w:line="400" w:lineRule="exact"/>
        <w:ind w:firstLineChars="0"/>
        <w:jc w:val="left"/>
        <w:rPr>
          <w:rFonts w:ascii="宋体" w:hAnsi="宋体"/>
          <w:sz w:val="24"/>
        </w:rPr>
      </w:pPr>
      <w:r w:rsidRPr="003E4B5F">
        <w:rPr>
          <w:rFonts w:ascii="宋体" w:hAnsi="宋体"/>
          <w:sz w:val="24"/>
        </w:rPr>
        <w:t>以分布式服务框架为基础，完成了一个基于移动互联网的企业协同办公软件服务</w:t>
      </w:r>
    </w:p>
    <w:p w14:paraId="01FFB0C4" w14:textId="1EA25364" w:rsidR="00911ECC" w:rsidRDefault="00911ECC" w:rsidP="00626322">
      <w:pPr>
        <w:pStyle w:val="Heading2"/>
        <w:rPr>
          <w:rFonts w:ascii="黑体"/>
          <w:sz w:val="28"/>
        </w:rPr>
      </w:pPr>
      <w:bookmarkStart w:id="163" w:name="_Toc451011771"/>
      <w:r>
        <w:rPr>
          <w:rFonts w:ascii="黑体" w:hint="eastAsia"/>
          <w:sz w:val="28"/>
        </w:rPr>
        <w:t>问题和展望</w:t>
      </w:r>
      <w:bookmarkEnd w:id="163"/>
    </w:p>
    <w:p w14:paraId="4366C0DF" w14:textId="77777777" w:rsidR="003E4B5F" w:rsidRPr="0038282C" w:rsidRDefault="003E4B5F" w:rsidP="0038282C">
      <w:pPr>
        <w:spacing w:line="400" w:lineRule="exact"/>
        <w:ind w:firstLine="432"/>
        <w:jc w:val="left"/>
        <w:rPr>
          <w:rFonts w:ascii="宋体" w:hAnsi="宋体"/>
          <w:sz w:val="24"/>
        </w:rPr>
      </w:pPr>
      <w:r w:rsidRPr="0038282C">
        <w:rPr>
          <w:rFonts w:ascii="宋体" w:hAnsi="宋体"/>
          <w:sz w:val="24"/>
        </w:rPr>
        <w:t>本文探讨的 这个分布式框架，有两个不太明显的性能瓶颈。说不太明显，是因为这两个问题是在两个数据量非常大的情况下会出现的。一个是分布式注册中心，当注册的服务非常之多的时候，它的性能会有问题。另一个是分布式数据索引服务，当业务数据量过大，而且没有很好的进行分片的时候会对这个服务有较大的影响。</w:t>
      </w:r>
    </w:p>
    <w:p w14:paraId="2F5FFD17" w14:textId="3D3E0DBE" w:rsidR="00EE7019" w:rsidRDefault="003E4B5F" w:rsidP="00EE7019">
      <w:pPr>
        <w:spacing w:line="400" w:lineRule="exact"/>
        <w:ind w:firstLine="432"/>
        <w:jc w:val="left"/>
        <w:rPr>
          <w:rFonts w:ascii="宋体" w:hAnsi="宋体"/>
          <w:sz w:val="24"/>
        </w:rPr>
      </w:pPr>
      <w:r w:rsidRPr="0038282C">
        <w:rPr>
          <w:rFonts w:ascii="宋体" w:hAnsi="宋体"/>
          <w:sz w:val="24"/>
        </w:rPr>
        <w:t>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14:paraId="10A20BDE" w14:textId="7BC77680"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2E1A10AD" w14:textId="60635E93"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14:paraId="4B4161D9" w14:textId="77777777" w:rsidR="00911ECC" w:rsidRDefault="00911ECC">
      <w:pPr>
        <w:pStyle w:val="a"/>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2653A0D8" w14:textId="77777777" w:rsidR="00911ECC" w:rsidRDefault="00911ECC">
      <w:pPr>
        <w:pStyle w:val="a"/>
        <w:adjustRightInd/>
        <w:snapToGrid/>
        <w:spacing w:before="0" w:after="0" w:line="240" w:lineRule="auto"/>
        <w:jc w:val="both"/>
        <w:rPr>
          <w:rFonts w:ascii="宋体" w:hAnsi="宋体"/>
        </w:rPr>
      </w:pPr>
    </w:p>
    <w:p w14:paraId="54A13849" w14:textId="21B8E482"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14:paraId="5E0C5AD5" w14:textId="5E872AAB"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14:paraId="31715575" w14:textId="0A097297" w:rsidR="00B72F57" w:rsidRDefault="00C65599" w:rsidP="00B72F57">
      <w:pPr>
        <w:spacing w:line="400" w:lineRule="exact"/>
        <w:ind w:firstLine="420"/>
        <w:rPr>
          <w:rFonts w:ascii="宋体" w:hAnsi="宋体" w:hint="eastAsia"/>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14:paraId="7EA08BA4" w14:textId="1D607288" w:rsidR="00C92B5B" w:rsidRDefault="00B72F57" w:rsidP="00C92B5B">
      <w:pPr>
        <w:spacing w:line="400" w:lineRule="exact"/>
        <w:ind w:firstLine="420"/>
        <w:rPr>
          <w:rFonts w:ascii="宋体" w:hAnsi="宋体" w:hint="eastAsia"/>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 xml:space="preserve">IBM developWorks </w:t>
      </w:r>
      <w:r>
        <w:rPr>
          <w:rFonts w:ascii="宋体" w:hAnsi="宋体" w:hint="eastAsia"/>
          <w:szCs w:val="21"/>
        </w:rPr>
        <w:t>2010</w:t>
      </w:r>
      <w:r>
        <w:rPr>
          <w:rFonts w:ascii="宋体" w:hAnsi="宋体" w:hint="eastAsia"/>
          <w:szCs w:val="21"/>
        </w:rPr>
        <w:t>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63E82645" w14:textId="32F2FB7E" w:rsidR="00B72F57" w:rsidRDefault="00C92B5B" w:rsidP="0075188A">
      <w:pPr>
        <w:tabs>
          <w:tab w:val="left" w:pos="3846"/>
        </w:tabs>
        <w:spacing w:line="400" w:lineRule="exact"/>
        <w:ind w:firstLine="420"/>
        <w:rPr>
          <w:rFonts w:ascii="宋体" w:hAnsi="宋体" w:hint="eastAsia"/>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429C6986" w14:textId="54372E22" w:rsidR="0075188A" w:rsidRDefault="0075188A" w:rsidP="00181929">
      <w:pPr>
        <w:spacing w:line="400" w:lineRule="exact"/>
        <w:ind w:firstLine="420"/>
        <w:rPr>
          <w:rFonts w:ascii="宋体" w:hAnsi="宋体" w:hint="eastAsia"/>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14:paraId="7E880BF3" w14:textId="4ABB2B55" w:rsidR="00181929" w:rsidRDefault="0075188A" w:rsidP="00181929">
      <w:pPr>
        <w:spacing w:line="400" w:lineRule="exact"/>
        <w:ind w:firstLine="420"/>
        <w:rPr>
          <w:rFonts w:ascii="宋体" w:hAnsi="宋体" w:hint="eastAsia"/>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14:paraId="10C37B09" w14:textId="77777777"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43F66A2" w14:textId="4EBBAC07" w:rsidR="00181929" w:rsidRPr="00746483" w:rsidRDefault="00181929" w:rsidP="00B72F57">
      <w:pPr>
        <w:spacing w:line="400" w:lineRule="exact"/>
        <w:ind w:firstLine="420"/>
        <w:rPr>
          <w:rFonts w:ascii="宋体" w:hAnsi="宋体" w:hint="eastAsia"/>
          <w:szCs w:val="21"/>
        </w:rPr>
        <w:sectPr w:rsidR="00181929" w:rsidRPr="00746483">
          <w:headerReference w:type="default" r:id="rId45"/>
          <w:footerReference w:type="default" r:id="rId46"/>
          <w:pgSz w:w="11906" w:h="16838"/>
          <w:pgMar w:top="1440" w:right="1800" w:bottom="1440" w:left="1800" w:header="851" w:footer="992" w:gutter="0"/>
          <w:pgNumType w:start="1"/>
          <w:cols w:space="720"/>
          <w:docGrid w:type="lines" w:linePitch="312"/>
        </w:sectPr>
      </w:pPr>
      <w:bookmarkStart w:id="164" w:name="_GoBack"/>
      <w:bookmarkEnd w:id="164"/>
    </w:p>
    <w:p w14:paraId="1B058F59" w14:textId="77777777" w:rsidR="00911ECC" w:rsidRDefault="00911ECC">
      <w:pPr>
        <w:pStyle w:val="a"/>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3F59075F" w14:textId="77777777" w:rsidR="00911ECC" w:rsidRDefault="00911ECC">
      <w:pPr>
        <w:pStyle w:val="a"/>
        <w:adjustRightInd/>
        <w:snapToGrid/>
        <w:spacing w:before="0" w:after="0" w:line="240" w:lineRule="auto"/>
        <w:jc w:val="both"/>
        <w:rPr>
          <w:rFonts w:ascii="宋体" w:hAnsi="宋体"/>
        </w:rPr>
      </w:pPr>
    </w:p>
    <w:p w14:paraId="557CB0A3" w14:textId="77777777" w:rsidR="00911ECC" w:rsidRDefault="00911ECC">
      <w:pPr>
        <w:pStyle w:val="a"/>
        <w:adjustRightInd/>
        <w:snapToGrid/>
        <w:spacing w:before="0" w:after="0" w:line="240" w:lineRule="auto"/>
        <w:jc w:val="both"/>
        <w:rPr>
          <w:rFonts w:ascii="宋体" w:hAnsi="宋体"/>
        </w:rPr>
      </w:pPr>
    </w:p>
    <w:p w14:paraId="2B9130FC" w14:textId="77777777" w:rsidR="00911ECC" w:rsidRDefault="00911ECC">
      <w:pPr>
        <w:spacing w:line="400" w:lineRule="exact"/>
        <w:ind w:firstLine="420"/>
        <w:rPr>
          <w:rFonts w:ascii="宋体" w:hAnsi="宋体"/>
          <w:sz w:val="24"/>
        </w:rPr>
      </w:pPr>
      <w:r>
        <w:rPr>
          <w:rFonts w:ascii="宋体" w:hAnsi="宋体"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
        <w:adjustRightInd/>
        <w:snapToGrid/>
        <w:spacing w:before="0" w:after="0" w:line="240" w:lineRule="auto"/>
        <w:jc w:val="both"/>
        <w:rPr>
          <w:rFonts w:ascii="宋体" w:hAnsi="宋体"/>
        </w:rPr>
      </w:pPr>
    </w:p>
    <w:p w14:paraId="6863098B" w14:textId="59E050EB" w:rsidR="00911ECC" w:rsidRDefault="00911ECC" w:rsidP="003F6C1E">
      <w:pPr>
        <w:pStyle w:val="a"/>
        <w:adjustRightInd/>
        <w:snapToGrid/>
        <w:spacing w:before="0" w:after="0" w:line="360" w:lineRule="auto"/>
        <w:jc w:val="both"/>
        <w:rPr>
          <w:rFonts w:ascii="宋体" w:hAnsi="宋体"/>
          <w:sz w:val="24"/>
        </w:rPr>
      </w:pP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F431A" w14:textId="77777777" w:rsidR="0085716B" w:rsidRDefault="0085716B">
      <w:r>
        <w:separator/>
      </w:r>
    </w:p>
  </w:endnote>
  <w:endnote w:type="continuationSeparator" w:id="0">
    <w:p w14:paraId="6BEEEEBF" w14:textId="77777777" w:rsidR="0085716B" w:rsidRDefault="00857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onaco">
    <w:panose1 w:val="02000500000000000000"/>
    <w:charset w:val="00"/>
    <w:family w:val="auto"/>
    <w:pitch w:val="variable"/>
    <w:sig w:usb0="00000003" w:usb1="00000000" w:usb2="00000000" w:usb3="00000000" w:csb0="00000001" w:csb1="00000000"/>
  </w:font>
  <w:font w:name="华文细黑">
    <w:charset w:val="86"/>
    <w:family w:val="auto"/>
    <w:pitch w:val="variable"/>
    <w:sig w:usb0="00000287" w:usb1="080F0000" w:usb2="0000001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DFA8F" w14:textId="77777777" w:rsidR="00D35510" w:rsidRDefault="00D35510">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Pr>
        <w:rStyle w:val="PageNumber"/>
      </w:rPr>
      <w:t>2</w:t>
    </w:r>
    <w:r>
      <w:fldChar w:fldCharType="end"/>
    </w:r>
  </w:p>
  <w:p w14:paraId="63A226D4" w14:textId="77777777" w:rsidR="00D35510" w:rsidRDefault="00D3551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95FBF" w14:textId="77777777" w:rsidR="00D35510" w:rsidRDefault="00D35510">
    <w:pPr>
      <w:pStyle w:val="Footer"/>
      <w:framePr w:wrap="around" w:vAnchor="text" w:hAnchor="margin" w:xAlign="center" w:y="1"/>
      <w:rPr>
        <w:rStyle w:val="PageNumber"/>
      </w:rPr>
    </w:pPr>
  </w:p>
  <w:p w14:paraId="224B0C43" w14:textId="77777777" w:rsidR="00D35510" w:rsidRDefault="00D3551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ED04" w14:textId="77777777" w:rsidR="00D35510" w:rsidRDefault="00D35510">
    <w:pPr>
      <w:pStyle w:val="Footer"/>
      <w:framePr w:wrap="around" w:vAnchor="text" w:hAnchor="margin" w:xAlign="center" w:y="1"/>
      <w:rPr>
        <w:rStyle w:val="PageNumber"/>
      </w:rPr>
    </w:pPr>
  </w:p>
  <w:p w14:paraId="744A841F" w14:textId="77777777" w:rsidR="00D35510" w:rsidRDefault="00D3551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FCC0" w14:textId="77777777" w:rsidR="00D35510" w:rsidRDefault="00D35510">
    <w:pPr>
      <w:pStyle w:val="Footer"/>
      <w:framePr w:wrap="around" w:vAnchor="text" w:hAnchor="margin" w:xAlign="center" w:y="1"/>
      <w:rPr>
        <w:rStyle w:val="PageNumber"/>
        <w:rFonts w:ascii="宋体" w:hAnsi="宋体" w:cs="宋体"/>
      </w:rPr>
    </w:pPr>
    <w:r>
      <w:rPr>
        <w:rStyle w:val="PageNumber"/>
        <w:rFonts w:ascii="宋体" w:hAnsi="宋体" w:cs="宋体" w:hint="eastAsia"/>
      </w:rPr>
      <w:t>Ⅰ</w:t>
    </w:r>
  </w:p>
  <w:p w14:paraId="17924AD6" w14:textId="77777777" w:rsidR="00D35510" w:rsidRDefault="00D35510">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276D8" w14:textId="6B22E393" w:rsidR="00D35510" w:rsidRDefault="00D35510">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sidR="00181929">
      <w:rPr>
        <w:rStyle w:val="PageNumber"/>
        <w:noProof/>
      </w:rPr>
      <w:t>73</w:t>
    </w:r>
    <w:r>
      <w:fldChar w:fldCharType="end"/>
    </w:r>
  </w:p>
  <w:p w14:paraId="6DE62FC8" w14:textId="77777777" w:rsidR="00D35510" w:rsidRDefault="00D355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8B925" w14:textId="77777777" w:rsidR="0085716B" w:rsidRDefault="0085716B">
      <w:r>
        <w:separator/>
      </w:r>
    </w:p>
  </w:footnote>
  <w:footnote w:type="continuationSeparator" w:id="0">
    <w:p w14:paraId="4B2236CF" w14:textId="77777777" w:rsidR="0085716B" w:rsidRDefault="008571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2BDD6" w14:textId="77777777" w:rsidR="00D35510" w:rsidRDefault="00D35510">
    <w:pPr>
      <w:pStyle w:val="Header"/>
    </w:pPr>
    <w:r>
      <w:rPr>
        <w:rFonts w:hint="eastAsia"/>
      </w:rPr>
      <w:t>第一章引言</w:t>
    </w:r>
    <w:r>
      <w:rPr>
        <w:rFonts w:hint="eastAsia"/>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D"/>
    <w:multiLevelType w:val="multilevel"/>
    <w:tmpl w:val="0000000D"/>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A6256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9">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1">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361687"/>
    <w:multiLevelType w:val="hybridMultilevel"/>
    <w:tmpl w:val="F0325324"/>
    <w:lvl w:ilvl="0" w:tplc="AFCA853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7C505529"/>
    <w:multiLevelType w:val="hybridMultilevel"/>
    <w:tmpl w:val="B044AB24"/>
    <w:lvl w:ilvl="0" w:tplc="6EEA958C">
      <w:start w:val="1"/>
      <w:numFmt w:val="decimal"/>
      <w:lvlText w:val="%1."/>
      <w:lvlJc w:val="left"/>
      <w:pPr>
        <w:ind w:left="840" w:hanging="408"/>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
  </w:num>
  <w:num w:numId="2">
    <w:abstractNumId w:val="2"/>
  </w:num>
  <w:num w:numId="3">
    <w:abstractNumId w:val="7"/>
  </w:num>
  <w:num w:numId="4">
    <w:abstractNumId w:val="21"/>
  </w:num>
  <w:num w:numId="5">
    <w:abstractNumId w:val="28"/>
  </w:num>
  <w:num w:numId="6">
    <w:abstractNumId w:val="3"/>
  </w:num>
  <w:num w:numId="7">
    <w:abstractNumId w:val="20"/>
  </w:num>
  <w:num w:numId="8">
    <w:abstractNumId w:val="18"/>
  </w:num>
  <w:num w:numId="9">
    <w:abstractNumId w:val="16"/>
  </w:num>
  <w:num w:numId="10">
    <w:abstractNumId w:val="25"/>
  </w:num>
  <w:num w:numId="11">
    <w:abstractNumId w:val="9"/>
  </w:num>
  <w:num w:numId="12">
    <w:abstractNumId w:val="23"/>
  </w:num>
  <w:num w:numId="13">
    <w:abstractNumId w:val="10"/>
  </w:num>
  <w:num w:numId="14">
    <w:abstractNumId w:val="4"/>
  </w:num>
  <w:num w:numId="15">
    <w:abstractNumId w:val="26"/>
  </w:num>
  <w:num w:numId="16">
    <w:abstractNumId w:val="19"/>
  </w:num>
  <w:num w:numId="17">
    <w:abstractNumId w:val="27"/>
  </w:num>
  <w:num w:numId="18">
    <w:abstractNumId w:val="6"/>
  </w:num>
  <w:num w:numId="19">
    <w:abstractNumId w:val="11"/>
  </w:num>
  <w:num w:numId="20">
    <w:abstractNumId w:val="14"/>
  </w:num>
  <w:num w:numId="21">
    <w:abstractNumId w:val="29"/>
  </w:num>
  <w:num w:numId="22">
    <w:abstractNumId w:val="12"/>
  </w:num>
  <w:num w:numId="23">
    <w:abstractNumId w:val="5"/>
  </w:num>
  <w:num w:numId="24">
    <w:abstractNumId w:val="24"/>
  </w:num>
  <w:num w:numId="25">
    <w:abstractNumId w:val="15"/>
  </w:num>
  <w:num w:numId="26">
    <w:abstractNumId w:val="17"/>
  </w:num>
  <w:num w:numId="27">
    <w:abstractNumId w:val="22"/>
  </w:num>
  <w:num w:numId="28">
    <w:abstractNumId w:val="30"/>
  </w:num>
  <w:num w:numId="29">
    <w:abstractNumId w:val="13"/>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0"/>
  </w:num>
  <w:num w:numId="43">
    <w:abstractNumId w:val="7"/>
  </w:num>
  <w:num w:numId="44">
    <w:abstractNumId w:val="7"/>
  </w:num>
  <w:num w:numId="45">
    <w:abstractNumId w:val="7"/>
  </w:num>
  <w:num w:numId="46">
    <w:abstractNumId w:val="7"/>
  </w:num>
  <w:num w:numId="47">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000"/>
    <w:rsid w:val="000B5AA5"/>
    <w:rsid w:val="000C217C"/>
    <w:rsid w:val="000D05B2"/>
    <w:rsid w:val="0010084C"/>
    <w:rsid w:val="00102C0C"/>
    <w:rsid w:val="001133B9"/>
    <w:rsid w:val="0015003E"/>
    <w:rsid w:val="00172A27"/>
    <w:rsid w:val="00181929"/>
    <w:rsid w:val="00193FBA"/>
    <w:rsid w:val="001B014D"/>
    <w:rsid w:val="001B24BB"/>
    <w:rsid w:val="001C1E64"/>
    <w:rsid w:val="001C7BDA"/>
    <w:rsid w:val="001E0F0F"/>
    <w:rsid w:val="001E22D4"/>
    <w:rsid w:val="001E300E"/>
    <w:rsid w:val="001F618B"/>
    <w:rsid w:val="00242196"/>
    <w:rsid w:val="00246924"/>
    <w:rsid w:val="0026357C"/>
    <w:rsid w:val="00264144"/>
    <w:rsid w:val="00281974"/>
    <w:rsid w:val="00295DEE"/>
    <w:rsid w:val="0031444E"/>
    <w:rsid w:val="00323E05"/>
    <w:rsid w:val="00327D54"/>
    <w:rsid w:val="0033755D"/>
    <w:rsid w:val="003615B9"/>
    <w:rsid w:val="00366F8F"/>
    <w:rsid w:val="0038282C"/>
    <w:rsid w:val="003A0D42"/>
    <w:rsid w:val="003B319F"/>
    <w:rsid w:val="003C3DA4"/>
    <w:rsid w:val="003E4B5F"/>
    <w:rsid w:val="003F5661"/>
    <w:rsid w:val="003F6C1E"/>
    <w:rsid w:val="004029C9"/>
    <w:rsid w:val="0041204D"/>
    <w:rsid w:val="00412262"/>
    <w:rsid w:val="00412DB6"/>
    <w:rsid w:val="00417E82"/>
    <w:rsid w:val="004443DF"/>
    <w:rsid w:val="0045497D"/>
    <w:rsid w:val="00456055"/>
    <w:rsid w:val="00471A5A"/>
    <w:rsid w:val="00487283"/>
    <w:rsid w:val="004A3DC9"/>
    <w:rsid w:val="004B2754"/>
    <w:rsid w:val="004B32EF"/>
    <w:rsid w:val="004D01B4"/>
    <w:rsid w:val="00501918"/>
    <w:rsid w:val="0050278A"/>
    <w:rsid w:val="00505F0D"/>
    <w:rsid w:val="00516B3F"/>
    <w:rsid w:val="00525C77"/>
    <w:rsid w:val="00532AED"/>
    <w:rsid w:val="0054199E"/>
    <w:rsid w:val="005949C0"/>
    <w:rsid w:val="005B0838"/>
    <w:rsid w:val="005B30AA"/>
    <w:rsid w:val="005F6DA2"/>
    <w:rsid w:val="005F7C00"/>
    <w:rsid w:val="00620410"/>
    <w:rsid w:val="006205C5"/>
    <w:rsid w:val="00623563"/>
    <w:rsid w:val="00626322"/>
    <w:rsid w:val="006340F6"/>
    <w:rsid w:val="00642494"/>
    <w:rsid w:val="00667E3A"/>
    <w:rsid w:val="00683343"/>
    <w:rsid w:val="006A4B30"/>
    <w:rsid w:val="006B0DE0"/>
    <w:rsid w:val="006B62A7"/>
    <w:rsid w:val="006E438C"/>
    <w:rsid w:val="0072240F"/>
    <w:rsid w:val="00727D58"/>
    <w:rsid w:val="00733AE8"/>
    <w:rsid w:val="00746483"/>
    <w:rsid w:val="0075188A"/>
    <w:rsid w:val="00752CED"/>
    <w:rsid w:val="00757936"/>
    <w:rsid w:val="0076776F"/>
    <w:rsid w:val="007C2508"/>
    <w:rsid w:val="007C4F7B"/>
    <w:rsid w:val="007E14BE"/>
    <w:rsid w:val="007E2E39"/>
    <w:rsid w:val="007E2E3C"/>
    <w:rsid w:val="007E5FCD"/>
    <w:rsid w:val="008026C1"/>
    <w:rsid w:val="00813BC1"/>
    <w:rsid w:val="0081642F"/>
    <w:rsid w:val="00856853"/>
    <w:rsid w:val="0085716B"/>
    <w:rsid w:val="00862D67"/>
    <w:rsid w:val="008673AC"/>
    <w:rsid w:val="008723C7"/>
    <w:rsid w:val="008933E1"/>
    <w:rsid w:val="008B4900"/>
    <w:rsid w:val="00902DD0"/>
    <w:rsid w:val="00911ECC"/>
    <w:rsid w:val="00916FBB"/>
    <w:rsid w:val="00993F28"/>
    <w:rsid w:val="009A26C4"/>
    <w:rsid w:val="009A76FB"/>
    <w:rsid w:val="009B63AE"/>
    <w:rsid w:val="009C1A83"/>
    <w:rsid w:val="009C55D5"/>
    <w:rsid w:val="009D22A7"/>
    <w:rsid w:val="009D3DCD"/>
    <w:rsid w:val="009E2125"/>
    <w:rsid w:val="009E5E2F"/>
    <w:rsid w:val="009F1B4C"/>
    <w:rsid w:val="009F2E6F"/>
    <w:rsid w:val="009F7D67"/>
    <w:rsid w:val="00A20667"/>
    <w:rsid w:val="00A265F9"/>
    <w:rsid w:val="00A31853"/>
    <w:rsid w:val="00A3546B"/>
    <w:rsid w:val="00A370F6"/>
    <w:rsid w:val="00A60CEC"/>
    <w:rsid w:val="00A67151"/>
    <w:rsid w:val="00A80E2F"/>
    <w:rsid w:val="00A9185D"/>
    <w:rsid w:val="00AA1B19"/>
    <w:rsid w:val="00AB7529"/>
    <w:rsid w:val="00AB7F65"/>
    <w:rsid w:val="00AC4C8A"/>
    <w:rsid w:val="00AF3BF0"/>
    <w:rsid w:val="00B0057B"/>
    <w:rsid w:val="00B07EB8"/>
    <w:rsid w:val="00B3132A"/>
    <w:rsid w:val="00B72F57"/>
    <w:rsid w:val="00B947CC"/>
    <w:rsid w:val="00BD50DA"/>
    <w:rsid w:val="00BD5D8D"/>
    <w:rsid w:val="00BE025C"/>
    <w:rsid w:val="00BF5E3D"/>
    <w:rsid w:val="00C0148C"/>
    <w:rsid w:val="00C066C7"/>
    <w:rsid w:val="00C50DB7"/>
    <w:rsid w:val="00C62268"/>
    <w:rsid w:val="00C65599"/>
    <w:rsid w:val="00C92B5B"/>
    <w:rsid w:val="00CB45DC"/>
    <w:rsid w:val="00CB529C"/>
    <w:rsid w:val="00CC1B0B"/>
    <w:rsid w:val="00CE22E9"/>
    <w:rsid w:val="00CE460C"/>
    <w:rsid w:val="00CE558A"/>
    <w:rsid w:val="00D112AC"/>
    <w:rsid w:val="00D117A7"/>
    <w:rsid w:val="00D2780D"/>
    <w:rsid w:val="00D35510"/>
    <w:rsid w:val="00D704CC"/>
    <w:rsid w:val="00DA6E37"/>
    <w:rsid w:val="00DB7123"/>
    <w:rsid w:val="00DC243B"/>
    <w:rsid w:val="00DD6799"/>
    <w:rsid w:val="00DF1BBB"/>
    <w:rsid w:val="00DF2A92"/>
    <w:rsid w:val="00E55A10"/>
    <w:rsid w:val="00E71D6D"/>
    <w:rsid w:val="00E85E62"/>
    <w:rsid w:val="00E87E06"/>
    <w:rsid w:val="00EE7019"/>
    <w:rsid w:val="00F007AA"/>
    <w:rsid w:val="00F10FA1"/>
    <w:rsid w:val="00F12FE8"/>
    <w:rsid w:val="00F3282E"/>
    <w:rsid w:val="00F909BC"/>
    <w:rsid w:val="00F94575"/>
    <w:rsid w:val="00FB3FF6"/>
    <w:rsid w:val="00FC68CC"/>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rPr>
  </w:style>
  <w:style w:type="paragraph" w:styleId="Heading1">
    <w:name w:val="heading 1"/>
    <w:basedOn w:val="Normal"/>
    <w:next w:val="Normal"/>
    <w:link w:val="Heading1Char"/>
    <w:qFormat/>
    <w:pPr>
      <w:keepNext/>
      <w:keepLines/>
      <w:numPr>
        <w:numId w:val="3"/>
      </w:numPr>
      <w:spacing w:before="340" w:after="330" w:line="578" w:lineRule="auto"/>
      <w:outlineLvl w:val="0"/>
    </w:pPr>
    <w:rPr>
      <w:b/>
      <w:bCs/>
      <w:kern w:val="44"/>
      <w:sz w:val="44"/>
      <w:szCs w:val="44"/>
      <w:lang w:val="x-none" w:eastAsia="x-none"/>
    </w:rPr>
  </w:style>
  <w:style w:type="paragraph" w:styleId="Heading2">
    <w:name w:val="heading 2"/>
    <w:basedOn w:val="Normal"/>
    <w:next w:val="Normal"/>
    <w:link w:val="Heading2Char"/>
    <w:qFormat/>
    <w:pPr>
      <w:keepNext/>
      <w:keepLines/>
      <w:numPr>
        <w:ilvl w:val="1"/>
        <w:numId w:val="3"/>
      </w:numPr>
      <w:spacing w:before="260" w:after="260" w:line="416" w:lineRule="auto"/>
      <w:outlineLvl w:val="1"/>
    </w:pPr>
    <w:rPr>
      <w:rFonts w:ascii="Arial" w:eastAsia="黑体" w:hAnsi="Arial"/>
      <w:b/>
      <w:bCs/>
      <w:sz w:val="32"/>
      <w:szCs w:val="32"/>
      <w:lang w:val="x-none" w:eastAsia="x-none"/>
    </w:rPr>
  </w:style>
  <w:style w:type="paragraph" w:styleId="Heading3">
    <w:name w:val="heading 3"/>
    <w:basedOn w:val="Normal"/>
    <w:next w:val="NormalIndent"/>
    <w:link w:val="Heading3Char"/>
    <w:qFormat/>
    <w:pPr>
      <w:keepNext/>
      <w:keepLines/>
      <w:numPr>
        <w:ilvl w:val="2"/>
        <w:numId w:val="3"/>
      </w:numPr>
      <w:tabs>
        <w:tab w:val="left" w:pos="709"/>
      </w:tabs>
      <w:outlineLvl w:val="2"/>
    </w:pPr>
    <w:rPr>
      <w:rFonts w:ascii="Arial" w:eastAsia="黑体" w:hAnsi="Arial"/>
      <w:b/>
      <w:sz w:val="28"/>
      <w:lang w:val="x-none" w:eastAsia="x-none"/>
    </w:rPr>
  </w:style>
  <w:style w:type="paragraph" w:styleId="Heading4">
    <w:name w:val="heading 4"/>
    <w:basedOn w:val="Normal"/>
    <w:next w:val="Normal"/>
    <w:qFormat/>
    <w:pPr>
      <w:keepNext/>
      <w:keepLines/>
      <w:numPr>
        <w:ilvl w:val="3"/>
        <w:numId w:val="3"/>
      </w:numPr>
      <w:tabs>
        <w:tab w:val="left" w:pos="851"/>
      </w:tabs>
      <w:spacing w:before="280" w:after="290" w:line="376" w:lineRule="auto"/>
      <w:outlineLvl w:val="3"/>
    </w:pPr>
    <w:rPr>
      <w:b/>
      <w:bCs/>
      <w:sz w:val="28"/>
      <w:szCs w:val="28"/>
    </w:rPr>
  </w:style>
  <w:style w:type="paragraph" w:styleId="Heading5">
    <w:name w:val="heading 5"/>
    <w:basedOn w:val="Normal"/>
    <w:next w:val="Normal"/>
    <w:qFormat/>
    <w:pPr>
      <w:keepNext/>
      <w:keepLines/>
      <w:numPr>
        <w:ilvl w:val="4"/>
        <w:numId w:val="3"/>
      </w:numPr>
      <w:tabs>
        <w:tab w:val="left" w:pos="992"/>
      </w:tabs>
      <w:spacing w:before="280" w:after="290" w:line="376" w:lineRule="auto"/>
      <w:outlineLvl w:val="4"/>
    </w:pPr>
    <w:rPr>
      <w:b/>
      <w:bCs/>
      <w:sz w:val="24"/>
      <w:szCs w:val="28"/>
    </w:rPr>
  </w:style>
  <w:style w:type="paragraph" w:styleId="Heading6">
    <w:name w:val="heading 6"/>
    <w:basedOn w:val="Normal"/>
    <w:next w:val="Normal"/>
    <w:link w:val="Heading6Char"/>
    <w:uiPriority w:val="9"/>
    <w:semiHidden/>
    <w:unhideWhenUsed/>
    <w:qFormat/>
    <w:rsid w:val="0024692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692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6924"/>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46924"/>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黑体" w:hAnsi="Arial"/>
      <w:b/>
      <w:bCs/>
      <w:kern w:val="2"/>
      <w:sz w:val="32"/>
      <w:szCs w:val="32"/>
      <w:lang w:val="x-none" w:eastAsia="x-none"/>
    </w:rPr>
  </w:style>
  <w:style w:type="character" w:customStyle="1" w:styleId="CommentTextChar">
    <w:name w:val="Comment Text Char"/>
    <w:link w:val="CommentText"/>
    <w:uiPriority w:val="99"/>
    <w:rPr>
      <w:kern w:val="2"/>
      <w:sz w:val="21"/>
      <w:szCs w:val="24"/>
    </w:rPr>
  </w:style>
  <w:style w:type="character" w:styleId="Hyperlink">
    <w:name w:val="Hyperlink"/>
    <w:uiPriority w:val="99"/>
    <w:rPr>
      <w:color w:val="0000FF"/>
      <w:u w:val="single"/>
    </w:rPr>
  </w:style>
  <w:style w:type="character" w:styleId="CommentReference">
    <w:name w:val="annotation reference"/>
    <w:unhideWhenUsed/>
    <w:rPr>
      <w:sz w:val="21"/>
      <w:szCs w:val="21"/>
    </w:rPr>
  </w:style>
  <w:style w:type="character" w:styleId="PageNumber">
    <w:name w:val="page number"/>
    <w:basedOn w:val="DefaultParagraphFont"/>
  </w:style>
  <w:style w:type="character" w:customStyle="1" w:styleId="Heading1Char">
    <w:name w:val="Heading 1 Char"/>
    <w:link w:val="Heading1"/>
    <w:rPr>
      <w:b/>
      <w:bCs/>
      <w:kern w:val="44"/>
      <w:sz w:val="44"/>
      <w:szCs w:val="44"/>
      <w:lang w:val="x-none" w:eastAsia="x-none"/>
    </w:rPr>
  </w:style>
  <w:style w:type="character" w:customStyle="1" w:styleId="Heading3Char">
    <w:name w:val="Heading 3 Char"/>
    <w:link w:val="Heading3"/>
    <w:rPr>
      <w:rFonts w:ascii="Arial" w:eastAsia="黑体" w:hAnsi="Arial"/>
      <w:b/>
      <w:kern w:val="2"/>
      <w:sz w:val="28"/>
      <w:lang w:val="x-none" w:eastAsia="x-none"/>
    </w:rPr>
  </w:style>
  <w:style w:type="character" w:customStyle="1" w:styleId="CommentSubjectChar">
    <w:name w:val="Comment Subject Char"/>
    <w:basedOn w:val="CommentTextChar"/>
    <w:link w:val="CommentSubject"/>
    <w:rPr>
      <w:kern w:val="2"/>
      <w:sz w:val="21"/>
      <w:szCs w:val="24"/>
    </w:rPr>
  </w:style>
  <w:style w:type="paragraph" w:customStyle="1" w:styleId="p16">
    <w:name w:val="p16"/>
    <w:basedOn w:val="Normal"/>
    <w:pPr>
      <w:widowControl/>
    </w:pPr>
    <w:rPr>
      <w:kern w:val="0"/>
      <w:sz w:val="24"/>
    </w:rPr>
  </w:style>
  <w:style w:type="paragraph" w:styleId="TOC7">
    <w:name w:val="toc 7"/>
    <w:basedOn w:val="Normal"/>
    <w:next w:val="Normal"/>
    <w:uiPriority w:val="39"/>
    <w:pPr>
      <w:ind w:left="1260"/>
      <w:jc w:val="left"/>
    </w:pPr>
    <w:rPr>
      <w:szCs w:val="21"/>
    </w:rPr>
  </w:style>
  <w:style w:type="paragraph" w:styleId="CommentText">
    <w:name w:val="annotation text"/>
    <w:basedOn w:val="Normal"/>
    <w:link w:val="CommentTextChar"/>
    <w:unhideWhenUsed/>
    <w:pPr>
      <w:jc w:val="left"/>
    </w:pPr>
  </w:style>
  <w:style w:type="paragraph" w:styleId="TOC4">
    <w:name w:val="toc 4"/>
    <w:basedOn w:val="Normal"/>
    <w:next w:val="Normal"/>
    <w:uiPriority w:val="39"/>
    <w:pPr>
      <w:ind w:left="630"/>
      <w:jc w:val="left"/>
    </w:pPr>
    <w:rPr>
      <w:szCs w:val="21"/>
    </w:rPr>
  </w:style>
  <w:style w:type="paragraph" w:styleId="BodyTextIndent">
    <w:name w:val="Body Text Indent"/>
    <w:basedOn w:val="Normal"/>
    <w:pPr>
      <w:spacing w:line="360" w:lineRule="auto"/>
      <w:ind w:firstLine="420"/>
    </w:pPr>
    <w:rPr>
      <w:rFonts w:ascii="宋体" w:hAnsi="宋体"/>
    </w:rPr>
  </w:style>
  <w:style w:type="paragraph" w:styleId="CommentSubject">
    <w:name w:val="annotation subject"/>
    <w:basedOn w:val="CommentText"/>
    <w:next w:val="CommentText"/>
    <w:link w:val="CommentSubjectChar"/>
    <w:uiPriority w:val="99"/>
    <w:unhideWhenUsed/>
    <w:rPr>
      <w:b/>
      <w:bCs/>
    </w:rPr>
  </w:style>
  <w:style w:type="paragraph" w:styleId="BodyText">
    <w:name w:val="Body Text"/>
    <w:basedOn w:val="Normal"/>
    <w:pPr>
      <w:tabs>
        <w:tab w:val="left" w:pos="1245"/>
      </w:tabs>
      <w:spacing w:line="360" w:lineRule="auto"/>
      <w:jc w:val="left"/>
    </w:pPr>
    <w:rPr>
      <w:rFonts w:ascii="宋体" w:hAnsi="宋体"/>
      <w:szCs w:val="21"/>
    </w:rPr>
  </w:style>
  <w:style w:type="paragraph" w:customStyle="1" w:styleId="p0">
    <w:name w:val="p0"/>
    <w:basedOn w:val="Normal"/>
    <w:pPr>
      <w:widowControl/>
    </w:pPr>
    <w:rPr>
      <w:kern w:val="0"/>
      <w:szCs w:val="21"/>
    </w:rPr>
  </w:style>
  <w:style w:type="paragraph" w:styleId="NormalIndent">
    <w:name w:val="Normal Indent"/>
    <w:basedOn w:val="Normal"/>
    <w:pPr>
      <w:ind w:firstLineChars="200" w:firstLine="420"/>
    </w:pPr>
  </w:style>
  <w:style w:type="paragraph" w:styleId="BalloonText">
    <w:name w:val="Balloon Text"/>
    <w:basedOn w:val="Normal"/>
    <w:rPr>
      <w:sz w:val="18"/>
      <w:szCs w:val="18"/>
    </w:rPr>
  </w:style>
  <w:style w:type="paragraph" w:styleId="TOC5">
    <w:name w:val="toc 5"/>
    <w:basedOn w:val="Normal"/>
    <w:next w:val="Normal"/>
    <w:uiPriority w:val="39"/>
    <w:pPr>
      <w:ind w:left="840"/>
      <w:jc w:val="left"/>
    </w:pPr>
    <w:rPr>
      <w:szCs w:val="21"/>
    </w:rPr>
  </w:style>
  <w:style w:type="paragraph" w:styleId="DocumentMap">
    <w:name w:val="Document Map"/>
    <w:basedOn w:val="Normal"/>
    <w:pPr>
      <w:shd w:val="clear" w:color="auto" w:fill="000080"/>
    </w:pPr>
  </w:style>
  <w:style w:type="paragraph" w:styleId="Caption">
    <w:name w:val="caption"/>
    <w:basedOn w:val="Normal"/>
    <w:next w:val="Normal"/>
    <w:qFormat/>
    <w:pPr>
      <w:spacing w:line="440" w:lineRule="exact"/>
    </w:pPr>
    <w:rPr>
      <w:rFonts w:ascii="Cambria" w:eastAsia="黑体" w:hAnsi="Cambria"/>
      <w:sz w:val="20"/>
      <w:szCs w:val="20"/>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OC3">
    <w:name w:val="toc 3"/>
    <w:basedOn w:val="Normal"/>
    <w:next w:val="Normal"/>
    <w:uiPriority w:val="39"/>
    <w:pPr>
      <w:ind w:left="420"/>
      <w:jc w:val="left"/>
    </w:pPr>
    <w:rPr>
      <w:i/>
      <w:iCs/>
    </w:rPr>
  </w:style>
  <w:style w:type="paragraph" w:styleId="Footer">
    <w:name w:val="footer"/>
    <w:basedOn w:val="Normal"/>
    <w:pPr>
      <w:tabs>
        <w:tab w:val="center" w:pos="4153"/>
        <w:tab w:val="right" w:pos="8306"/>
      </w:tabs>
      <w:snapToGrid w:val="0"/>
      <w:jc w:val="left"/>
    </w:pPr>
    <w:rPr>
      <w:sz w:val="18"/>
      <w:szCs w:val="18"/>
    </w:rPr>
  </w:style>
  <w:style w:type="paragraph" w:styleId="TOC8">
    <w:name w:val="toc 8"/>
    <w:basedOn w:val="Normal"/>
    <w:next w:val="Normal"/>
    <w:uiPriority w:val="39"/>
    <w:pPr>
      <w:ind w:left="1470"/>
      <w:jc w:val="left"/>
    </w:pPr>
    <w:rPr>
      <w:szCs w:val="21"/>
    </w:rPr>
  </w:style>
  <w:style w:type="paragraph" w:styleId="ListParagraph">
    <w:name w:val="List Paragraph"/>
    <w:basedOn w:val="Normal"/>
    <w:link w:val="ListParagraphChar"/>
    <w:uiPriority w:val="34"/>
    <w:qFormat/>
    <w:pPr>
      <w:spacing w:line="440" w:lineRule="exact"/>
      <w:ind w:firstLineChars="200" w:firstLine="420"/>
    </w:pPr>
  </w:style>
  <w:style w:type="paragraph" w:styleId="TOC6">
    <w:name w:val="toc 6"/>
    <w:basedOn w:val="Normal"/>
    <w:next w:val="Normal"/>
    <w:uiPriority w:val="39"/>
    <w:pPr>
      <w:ind w:left="1050"/>
      <w:jc w:val="left"/>
    </w:pPr>
    <w:rPr>
      <w:szCs w:val="21"/>
    </w:rPr>
  </w:style>
  <w:style w:type="paragraph" w:styleId="BodyTextIndent2">
    <w:name w:val="Body Text Indent 2"/>
    <w:basedOn w:val="Normal"/>
    <w:pPr>
      <w:spacing w:line="360" w:lineRule="auto"/>
      <w:ind w:left="420" w:hangingChars="200" w:hanging="420"/>
    </w:pPr>
  </w:style>
  <w:style w:type="paragraph" w:styleId="TOC1">
    <w:name w:val="toc 1"/>
    <w:basedOn w:val="Normal"/>
    <w:next w:val="Normal"/>
    <w:uiPriority w:val="39"/>
    <w:pPr>
      <w:spacing w:before="120" w:after="120"/>
      <w:jc w:val="left"/>
    </w:pPr>
    <w:rPr>
      <w:b/>
      <w:bCs/>
      <w:caps/>
    </w:rPr>
  </w:style>
  <w:style w:type="paragraph" w:styleId="TOC9">
    <w:name w:val="toc 9"/>
    <w:basedOn w:val="Normal"/>
    <w:next w:val="Normal"/>
    <w:uiPriority w:val="39"/>
    <w:pPr>
      <w:ind w:left="1680"/>
      <w:jc w:val="left"/>
    </w:pPr>
    <w:rPr>
      <w:szCs w:val="21"/>
    </w:rPr>
  </w:style>
  <w:style w:type="paragraph" w:styleId="TOC2">
    <w:name w:val="toc 2"/>
    <w:basedOn w:val="Normal"/>
    <w:next w:val="Normal"/>
    <w:uiPriority w:val="39"/>
    <w:pPr>
      <w:ind w:left="210"/>
      <w:jc w:val="left"/>
    </w:pPr>
    <w:rPr>
      <w:smallCaps/>
    </w:rPr>
  </w:style>
  <w:style w:type="paragraph" w:customStyle="1" w:styleId="a">
    <w:name w:val="图"/>
    <w:basedOn w:val="Normal"/>
    <w:pPr>
      <w:adjustRightInd w:val="0"/>
      <w:snapToGrid w:val="0"/>
      <w:spacing w:before="200" w:after="40" w:line="320" w:lineRule="atLeast"/>
      <w:jc w:val="center"/>
    </w:pPr>
  </w:style>
  <w:style w:type="character" w:customStyle="1" w:styleId="Heading6Char">
    <w:name w:val="Heading 6 Char"/>
    <w:basedOn w:val="DefaultParagraphFont"/>
    <w:link w:val="Heading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Heading7Char">
    <w:name w:val="Heading 7 Char"/>
    <w:basedOn w:val="DefaultParagraphFont"/>
    <w:link w:val="Heading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Heading8Char">
    <w:name w:val="Heading 8 Char"/>
    <w:basedOn w:val="DefaultParagraphFont"/>
    <w:link w:val="Heading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Heading9Char">
    <w:name w:val="Heading 9 Char"/>
    <w:basedOn w:val="DefaultParagraphFont"/>
    <w:link w:val="Heading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ListParagraphChar">
    <w:name w:val="List Paragraph Char"/>
    <w:link w:val="ListParagraph"/>
    <w:uiPriority w:val="34"/>
    <w:rsid w:val="00DD6799"/>
    <w:rPr>
      <w:kern w:val="2"/>
      <w:sz w:val="21"/>
      <w:szCs w:val="24"/>
    </w:rPr>
  </w:style>
  <w:style w:type="paragraph" w:styleId="NormalWeb">
    <w:name w:val="Normal (Web)"/>
    <w:basedOn w:val="Normal"/>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5.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package" Target="embeddings/Microsoft_Visio_Drawing11111.vsdx"/><Relationship Id="rId22" Type="http://schemas.openxmlformats.org/officeDocument/2006/relationships/image" Target="media/image8.emf"/><Relationship Id="rId23" Type="http://schemas.openxmlformats.org/officeDocument/2006/relationships/package" Target="embeddings/Microsoft_Visio_Drawing122222.vsdx"/><Relationship Id="rId24" Type="http://schemas.openxmlformats.org/officeDocument/2006/relationships/image" Target="media/image9.emf"/><Relationship Id="rId25" Type="http://schemas.openxmlformats.org/officeDocument/2006/relationships/oleObject" Target="embeddings/Microsoft_Visio_2003-2010_Drawing122222.vsd"/><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emf"/><Relationship Id="rId32" Type="http://schemas.openxmlformats.org/officeDocument/2006/relationships/oleObject" Target="embeddings/Microsoft_Visio_2003-2010_Drawing233333.vsd"/><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3.jpeg"/><Relationship Id="rId15" Type="http://schemas.openxmlformats.org/officeDocument/2006/relationships/image" Target="media/image4.gif"/><Relationship Id="rId16" Type="http://schemas.openxmlformats.org/officeDocument/2006/relationships/image" Target="media/image5.emf"/><Relationship Id="rId17" Type="http://schemas.openxmlformats.org/officeDocument/2006/relationships/oleObject" Target="embeddings/oleObject1.bin"/><Relationship Id="rId18" Type="http://schemas.openxmlformats.org/officeDocument/2006/relationships/image" Target="media/image6.emf"/><Relationship Id="rId19" Type="http://schemas.openxmlformats.org/officeDocument/2006/relationships/oleObject" Target="embeddings/Microsoft_Visio_2003-2010_Drawing11111.vsd"/><Relationship Id="rId37" Type="http://schemas.openxmlformats.org/officeDocument/2006/relationships/image" Target="media/image20.png"/><Relationship Id="rId38" Type="http://schemas.openxmlformats.org/officeDocument/2006/relationships/hyperlink" Target="mailto:&#36755;&#20837;&#23436;&#25972;&#37038;&#31665;&#22320;&#22336;*@*.*&#65288;&#26368;&#38271;50" TargetMode="External"/><Relationship Id="rId39" Type="http://schemas.openxmlformats.org/officeDocument/2006/relationships/image" Target="media/image21.png"/><Relationship Id="rId40" Type="http://schemas.openxmlformats.org/officeDocument/2006/relationships/image" Target="media/image22.emf"/><Relationship Id="rId41" Type="http://schemas.openxmlformats.org/officeDocument/2006/relationships/image" Target="media/image23.emf"/><Relationship Id="rId42" Type="http://schemas.openxmlformats.org/officeDocument/2006/relationships/oleObject" Target="embeddings/Microsoft_Visio_2003-2010_Drawing344444.vsd"/><Relationship Id="rId43" Type="http://schemas.openxmlformats.org/officeDocument/2006/relationships/image" Target="media/image24.emf"/><Relationship Id="rId44" Type="http://schemas.openxmlformats.org/officeDocument/2006/relationships/oleObject" Target="embeddings/Microsoft_Visio_2003-2010_Drawing455555.vsd"/><Relationship Id="rId4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0F92-289E-6040-8200-2D9EEB8B3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83</Pages>
  <Words>8082</Words>
  <Characters>46074</Characters>
  <Application>Microsoft Macintosh Word</Application>
  <DocSecurity>0</DocSecurity>
  <PresentationFormat/>
  <Lines>383</Lines>
  <Paragraphs>108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Manager/>
  <Company>bupt</Company>
  <LinksUpToDate>false</LinksUpToDate>
  <CharactersWithSpaces>54048</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zw_bn赵炜</cp:lastModifiedBy>
  <cp:revision>17</cp:revision>
  <dcterms:created xsi:type="dcterms:W3CDTF">2016-05-21T07:00:00Z</dcterms:created>
  <dcterms:modified xsi:type="dcterms:W3CDTF">2016-05-26T12:11:00Z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
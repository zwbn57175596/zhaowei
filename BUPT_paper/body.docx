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0"/>
          <w:footerReference w:type="default" r:id="rId11"/>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2"/>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bookmarkStart w:id="0" w:name="_GoBack"/>
    <w:bookmarkEnd w:id="0"/>
    <w:p w:rsidR="00646462"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4575" w:history="1">
        <w:r w:rsidR="00646462" w:rsidRPr="00FC5420">
          <w:rPr>
            <w:rStyle w:val="a5"/>
            <w:rFonts w:eastAsia="黑体" w:hint="eastAsia"/>
            <w:noProof/>
          </w:rPr>
          <w:t>第一章</w:t>
        </w:r>
        <w:r w:rsidR="00646462" w:rsidRPr="00FC5420">
          <w:rPr>
            <w:rStyle w:val="a5"/>
            <w:rFonts w:eastAsia="黑体"/>
            <w:noProof/>
          </w:rPr>
          <w:t xml:space="preserve"> </w:t>
        </w:r>
        <w:r w:rsidR="00646462" w:rsidRPr="00FC5420">
          <w:rPr>
            <w:rStyle w:val="a5"/>
            <w:rFonts w:eastAsia="黑体" w:hint="eastAsia"/>
            <w:noProof/>
          </w:rPr>
          <w:t>引言</w:t>
        </w:r>
        <w:r w:rsidR="00646462">
          <w:rPr>
            <w:noProof/>
            <w:webHidden/>
          </w:rPr>
          <w:tab/>
        </w:r>
        <w:r w:rsidR="00646462">
          <w:rPr>
            <w:noProof/>
            <w:webHidden/>
          </w:rPr>
          <w:fldChar w:fldCharType="begin"/>
        </w:r>
        <w:r w:rsidR="00646462">
          <w:rPr>
            <w:noProof/>
            <w:webHidden/>
          </w:rPr>
          <w:instrText xml:space="preserve"> PAGEREF _Toc455224575 \h </w:instrText>
        </w:r>
        <w:r w:rsidR="00646462">
          <w:rPr>
            <w:noProof/>
            <w:webHidden/>
          </w:rPr>
        </w:r>
        <w:r w:rsidR="00646462">
          <w:rPr>
            <w:noProof/>
            <w:webHidden/>
          </w:rPr>
          <w:fldChar w:fldCharType="separate"/>
        </w:r>
        <w:r w:rsidR="00646462">
          <w:rPr>
            <w:noProof/>
            <w:webHidden/>
          </w:rPr>
          <w:t>1</w:t>
        </w:r>
        <w:r w:rsidR="00646462">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76" w:history="1">
        <w:r w:rsidRPr="00FC5420">
          <w:rPr>
            <w:rStyle w:val="a5"/>
            <w:rFonts w:ascii="黑体"/>
            <w:noProof/>
          </w:rPr>
          <w:t>1.1</w:t>
        </w:r>
        <w:r>
          <w:rPr>
            <w:rFonts w:asciiTheme="minorHAnsi" w:eastAsiaTheme="minorEastAsia" w:hAnsiTheme="minorHAnsi" w:cstheme="minorBidi"/>
            <w:smallCaps w:val="0"/>
            <w:noProof/>
            <w:szCs w:val="22"/>
          </w:rPr>
          <w:tab/>
        </w:r>
        <w:r w:rsidRPr="00FC5420">
          <w:rPr>
            <w:rStyle w:val="a5"/>
            <w:rFonts w:ascii="黑体" w:hint="eastAsia"/>
            <w:noProof/>
          </w:rPr>
          <w:t>背景</w:t>
        </w:r>
        <w:r>
          <w:rPr>
            <w:noProof/>
            <w:webHidden/>
          </w:rPr>
          <w:tab/>
        </w:r>
        <w:r>
          <w:rPr>
            <w:noProof/>
            <w:webHidden/>
          </w:rPr>
          <w:fldChar w:fldCharType="begin"/>
        </w:r>
        <w:r>
          <w:rPr>
            <w:noProof/>
            <w:webHidden/>
          </w:rPr>
          <w:instrText xml:space="preserve"> PAGEREF _Toc455224576 \h </w:instrText>
        </w:r>
        <w:r>
          <w:rPr>
            <w:noProof/>
            <w:webHidden/>
          </w:rPr>
        </w:r>
        <w:r>
          <w:rPr>
            <w:noProof/>
            <w:webHidden/>
          </w:rPr>
          <w:fldChar w:fldCharType="separate"/>
        </w:r>
        <w:r>
          <w:rPr>
            <w:noProof/>
            <w:webHidden/>
          </w:rPr>
          <w:t>1</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77" w:history="1">
        <w:r w:rsidRPr="00FC5420">
          <w:rPr>
            <w:rStyle w:val="a5"/>
            <w:rFonts w:ascii="黑体"/>
            <w:noProof/>
          </w:rPr>
          <w:t>1.2</w:t>
        </w:r>
        <w:r>
          <w:rPr>
            <w:rFonts w:asciiTheme="minorHAnsi" w:eastAsiaTheme="minorEastAsia" w:hAnsiTheme="minorHAnsi" w:cstheme="minorBidi"/>
            <w:smallCaps w:val="0"/>
            <w:noProof/>
            <w:szCs w:val="22"/>
          </w:rPr>
          <w:tab/>
        </w:r>
        <w:r w:rsidRPr="00FC5420">
          <w:rPr>
            <w:rStyle w:val="a5"/>
            <w:rFonts w:ascii="黑体" w:hint="eastAsia"/>
            <w:noProof/>
          </w:rPr>
          <w:t>课题任务</w:t>
        </w:r>
        <w:r>
          <w:rPr>
            <w:noProof/>
            <w:webHidden/>
          </w:rPr>
          <w:tab/>
        </w:r>
        <w:r>
          <w:rPr>
            <w:noProof/>
            <w:webHidden/>
          </w:rPr>
          <w:fldChar w:fldCharType="begin"/>
        </w:r>
        <w:r>
          <w:rPr>
            <w:noProof/>
            <w:webHidden/>
          </w:rPr>
          <w:instrText xml:space="preserve"> PAGEREF _Toc455224577 \h </w:instrText>
        </w:r>
        <w:r>
          <w:rPr>
            <w:noProof/>
            <w:webHidden/>
          </w:rPr>
        </w:r>
        <w:r>
          <w:rPr>
            <w:noProof/>
            <w:webHidden/>
          </w:rPr>
          <w:fldChar w:fldCharType="separate"/>
        </w:r>
        <w:r>
          <w:rPr>
            <w:noProof/>
            <w:webHidden/>
          </w:rPr>
          <w:t>2</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78" w:history="1">
        <w:r w:rsidRPr="00FC5420">
          <w:rPr>
            <w:rStyle w:val="a5"/>
            <w:noProof/>
          </w:rPr>
          <w:t>1.2.1</w:t>
        </w:r>
        <w:r>
          <w:rPr>
            <w:rFonts w:asciiTheme="minorHAnsi" w:eastAsiaTheme="minorEastAsia" w:hAnsiTheme="minorHAnsi" w:cstheme="minorBidi"/>
            <w:i w:val="0"/>
            <w:iCs w:val="0"/>
            <w:noProof/>
            <w:szCs w:val="22"/>
          </w:rPr>
          <w:tab/>
        </w:r>
        <w:r w:rsidRPr="00FC5420">
          <w:rPr>
            <w:rStyle w:val="a5"/>
            <w:rFonts w:hint="eastAsia"/>
            <w:noProof/>
          </w:rPr>
          <w:t>课题内容</w:t>
        </w:r>
        <w:r>
          <w:rPr>
            <w:noProof/>
            <w:webHidden/>
          </w:rPr>
          <w:tab/>
        </w:r>
        <w:r>
          <w:rPr>
            <w:noProof/>
            <w:webHidden/>
          </w:rPr>
          <w:fldChar w:fldCharType="begin"/>
        </w:r>
        <w:r>
          <w:rPr>
            <w:noProof/>
            <w:webHidden/>
          </w:rPr>
          <w:instrText xml:space="preserve"> PAGEREF _Toc455224578 \h </w:instrText>
        </w:r>
        <w:r>
          <w:rPr>
            <w:noProof/>
            <w:webHidden/>
          </w:rPr>
        </w:r>
        <w:r>
          <w:rPr>
            <w:noProof/>
            <w:webHidden/>
          </w:rPr>
          <w:fldChar w:fldCharType="separate"/>
        </w:r>
        <w:r>
          <w:rPr>
            <w:noProof/>
            <w:webHidden/>
          </w:rPr>
          <w:t>2</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79" w:history="1">
        <w:r w:rsidRPr="00FC5420">
          <w:rPr>
            <w:rStyle w:val="a5"/>
            <w:noProof/>
          </w:rPr>
          <w:t>1.2.2</w:t>
        </w:r>
        <w:r>
          <w:rPr>
            <w:rFonts w:asciiTheme="minorHAnsi" w:eastAsiaTheme="minorEastAsia" w:hAnsiTheme="minorHAnsi" w:cstheme="minorBidi"/>
            <w:i w:val="0"/>
            <w:iCs w:val="0"/>
            <w:noProof/>
            <w:szCs w:val="22"/>
          </w:rPr>
          <w:tab/>
        </w:r>
        <w:r w:rsidRPr="00FC5420">
          <w:rPr>
            <w:rStyle w:val="a5"/>
            <w:rFonts w:hint="eastAsia"/>
            <w:noProof/>
          </w:rPr>
          <w:t>本人承担任务</w:t>
        </w:r>
        <w:r>
          <w:rPr>
            <w:noProof/>
            <w:webHidden/>
          </w:rPr>
          <w:tab/>
        </w:r>
        <w:r>
          <w:rPr>
            <w:noProof/>
            <w:webHidden/>
          </w:rPr>
          <w:fldChar w:fldCharType="begin"/>
        </w:r>
        <w:r>
          <w:rPr>
            <w:noProof/>
            <w:webHidden/>
          </w:rPr>
          <w:instrText xml:space="preserve"> PAGEREF _Toc455224579 \h </w:instrText>
        </w:r>
        <w:r>
          <w:rPr>
            <w:noProof/>
            <w:webHidden/>
          </w:rPr>
        </w:r>
        <w:r>
          <w:rPr>
            <w:noProof/>
            <w:webHidden/>
          </w:rPr>
          <w:fldChar w:fldCharType="separate"/>
        </w:r>
        <w:r>
          <w:rPr>
            <w:noProof/>
            <w:webHidden/>
          </w:rPr>
          <w:t>3</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80" w:history="1">
        <w:r w:rsidRPr="00FC5420">
          <w:rPr>
            <w:rStyle w:val="a5"/>
            <w:rFonts w:ascii="黑体"/>
            <w:noProof/>
          </w:rPr>
          <w:t>1.3</w:t>
        </w:r>
        <w:r>
          <w:rPr>
            <w:rFonts w:asciiTheme="minorHAnsi" w:eastAsiaTheme="minorEastAsia" w:hAnsiTheme="minorHAnsi" w:cstheme="minorBidi"/>
            <w:smallCaps w:val="0"/>
            <w:noProof/>
            <w:szCs w:val="22"/>
          </w:rPr>
          <w:tab/>
        </w:r>
        <w:r w:rsidRPr="00FC5420">
          <w:rPr>
            <w:rStyle w:val="a5"/>
            <w:rFonts w:ascii="黑体" w:hint="eastAsia"/>
            <w:noProof/>
          </w:rPr>
          <w:t>论文结构</w:t>
        </w:r>
        <w:r>
          <w:rPr>
            <w:noProof/>
            <w:webHidden/>
          </w:rPr>
          <w:tab/>
        </w:r>
        <w:r>
          <w:rPr>
            <w:noProof/>
            <w:webHidden/>
          </w:rPr>
          <w:fldChar w:fldCharType="begin"/>
        </w:r>
        <w:r>
          <w:rPr>
            <w:noProof/>
            <w:webHidden/>
          </w:rPr>
          <w:instrText xml:space="preserve"> PAGEREF _Toc455224580 \h </w:instrText>
        </w:r>
        <w:r>
          <w:rPr>
            <w:noProof/>
            <w:webHidden/>
          </w:rPr>
        </w:r>
        <w:r>
          <w:rPr>
            <w:noProof/>
            <w:webHidden/>
          </w:rPr>
          <w:fldChar w:fldCharType="separate"/>
        </w:r>
        <w:r>
          <w:rPr>
            <w:noProof/>
            <w:webHidden/>
          </w:rPr>
          <w:t>3</w:t>
        </w:r>
        <w:r>
          <w:rPr>
            <w:noProof/>
            <w:webHidden/>
          </w:rPr>
          <w:fldChar w:fldCharType="end"/>
        </w:r>
      </w:hyperlink>
    </w:p>
    <w:p w:rsidR="00646462" w:rsidRDefault="00646462">
      <w:pPr>
        <w:pStyle w:val="10"/>
        <w:tabs>
          <w:tab w:val="right" w:leader="dot" w:pos="8296"/>
        </w:tabs>
        <w:rPr>
          <w:rFonts w:asciiTheme="minorHAnsi" w:eastAsiaTheme="minorEastAsia" w:hAnsiTheme="minorHAnsi" w:cstheme="minorBidi"/>
          <w:b w:val="0"/>
          <w:bCs w:val="0"/>
          <w:caps w:val="0"/>
          <w:noProof/>
          <w:szCs w:val="22"/>
        </w:rPr>
      </w:pPr>
      <w:hyperlink w:anchor="_Toc455224581" w:history="1">
        <w:r w:rsidRPr="00FC5420">
          <w:rPr>
            <w:rStyle w:val="a5"/>
            <w:rFonts w:ascii="黑体" w:eastAsia="黑体" w:hint="eastAsia"/>
            <w:noProof/>
          </w:rPr>
          <w:t>第二章</w:t>
        </w:r>
        <w:r w:rsidRPr="00FC5420">
          <w:rPr>
            <w:rStyle w:val="a5"/>
            <w:rFonts w:ascii="黑体" w:eastAsia="黑体"/>
            <w:noProof/>
          </w:rPr>
          <w:t xml:space="preserve"> </w:t>
        </w:r>
        <w:r w:rsidRPr="00FC5420">
          <w:rPr>
            <w:rStyle w:val="a5"/>
            <w:rFonts w:ascii="黑体" w:eastAsia="黑体" w:hint="eastAsia"/>
            <w:noProof/>
          </w:rPr>
          <w:t>关键技术介绍</w:t>
        </w:r>
        <w:r>
          <w:rPr>
            <w:noProof/>
            <w:webHidden/>
          </w:rPr>
          <w:tab/>
        </w:r>
        <w:r>
          <w:rPr>
            <w:noProof/>
            <w:webHidden/>
          </w:rPr>
          <w:fldChar w:fldCharType="begin"/>
        </w:r>
        <w:r>
          <w:rPr>
            <w:noProof/>
            <w:webHidden/>
          </w:rPr>
          <w:instrText xml:space="preserve"> PAGEREF _Toc455224581 \h </w:instrText>
        </w:r>
        <w:r>
          <w:rPr>
            <w:noProof/>
            <w:webHidden/>
          </w:rPr>
        </w:r>
        <w:r>
          <w:rPr>
            <w:noProof/>
            <w:webHidden/>
          </w:rPr>
          <w:fldChar w:fldCharType="separate"/>
        </w:r>
        <w:r>
          <w:rPr>
            <w:noProof/>
            <w:webHidden/>
          </w:rPr>
          <w:t>4</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82" w:history="1">
        <w:r w:rsidRPr="00FC5420">
          <w:rPr>
            <w:rStyle w:val="a5"/>
            <w:noProof/>
          </w:rPr>
          <w:t>2.1</w:t>
        </w:r>
        <w:r>
          <w:rPr>
            <w:rFonts w:asciiTheme="minorHAnsi" w:eastAsiaTheme="minorEastAsia" w:hAnsiTheme="minorHAnsi" w:cstheme="minorBidi"/>
            <w:smallCaps w:val="0"/>
            <w:noProof/>
            <w:szCs w:val="22"/>
          </w:rPr>
          <w:tab/>
        </w:r>
        <w:r w:rsidRPr="00FC5420">
          <w:rPr>
            <w:rStyle w:val="a5"/>
            <w:rFonts w:hint="eastAsia"/>
            <w:noProof/>
          </w:rPr>
          <w:t>分布式系统</w:t>
        </w:r>
        <w:r>
          <w:rPr>
            <w:noProof/>
            <w:webHidden/>
          </w:rPr>
          <w:tab/>
        </w:r>
        <w:r>
          <w:rPr>
            <w:noProof/>
            <w:webHidden/>
          </w:rPr>
          <w:fldChar w:fldCharType="begin"/>
        </w:r>
        <w:r>
          <w:rPr>
            <w:noProof/>
            <w:webHidden/>
          </w:rPr>
          <w:instrText xml:space="preserve"> PAGEREF _Toc455224582 \h </w:instrText>
        </w:r>
        <w:r>
          <w:rPr>
            <w:noProof/>
            <w:webHidden/>
          </w:rPr>
        </w:r>
        <w:r>
          <w:rPr>
            <w:noProof/>
            <w:webHidden/>
          </w:rPr>
          <w:fldChar w:fldCharType="separate"/>
        </w:r>
        <w:r>
          <w:rPr>
            <w:noProof/>
            <w:webHidden/>
          </w:rPr>
          <w:t>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3" w:history="1">
        <w:r w:rsidRPr="00FC5420">
          <w:rPr>
            <w:rStyle w:val="a5"/>
            <w:noProof/>
          </w:rPr>
          <w:t>2.1.1</w:t>
        </w:r>
        <w:r>
          <w:rPr>
            <w:rFonts w:asciiTheme="minorHAnsi" w:eastAsiaTheme="minorEastAsia" w:hAnsiTheme="minorHAnsi" w:cstheme="minorBidi"/>
            <w:i w:val="0"/>
            <w:iCs w:val="0"/>
            <w:noProof/>
            <w:szCs w:val="22"/>
          </w:rPr>
          <w:tab/>
        </w:r>
        <w:r w:rsidRPr="00FC5420">
          <w:rPr>
            <w:rStyle w:val="a5"/>
            <w:rFonts w:hint="eastAsia"/>
            <w:noProof/>
          </w:rPr>
          <w:t>分布式系统的定义</w:t>
        </w:r>
        <w:r>
          <w:rPr>
            <w:noProof/>
            <w:webHidden/>
          </w:rPr>
          <w:tab/>
        </w:r>
        <w:r>
          <w:rPr>
            <w:noProof/>
            <w:webHidden/>
          </w:rPr>
          <w:fldChar w:fldCharType="begin"/>
        </w:r>
        <w:r>
          <w:rPr>
            <w:noProof/>
            <w:webHidden/>
          </w:rPr>
          <w:instrText xml:space="preserve"> PAGEREF _Toc455224583 \h </w:instrText>
        </w:r>
        <w:r>
          <w:rPr>
            <w:noProof/>
            <w:webHidden/>
          </w:rPr>
        </w:r>
        <w:r>
          <w:rPr>
            <w:noProof/>
            <w:webHidden/>
          </w:rPr>
          <w:fldChar w:fldCharType="separate"/>
        </w:r>
        <w:r>
          <w:rPr>
            <w:noProof/>
            <w:webHidden/>
          </w:rPr>
          <w:t>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4" w:history="1">
        <w:r w:rsidRPr="00FC5420">
          <w:rPr>
            <w:rStyle w:val="a5"/>
            <w:noProof/>
          </w:rPr>
          <w:t>2.1.2</w:t>
        </w:r>
        <w:r>
          <w:rPr>
            <w:rFonts w:asciiTheme="minorHAnsi" w:eastAsiaTheme="minorEastAsia" w:hAnsiTheme="minorHAnsi" w:cstheme="minorBidi"/>
            <w:i w:val="0"/>
            <w:iCs w:val="0"/>
            <w:noProof/>
            <w:szCs w:val="22"/>
          </w:rPr>
          <w:tab/>
        </w:r>
        <w:r w:rsidRPr="00FC5420">
          <w:rPr>
            <w:rStyle w:val="a5"/>
            <w:noProof/>
          </w:rPr>
          <w:t>CAP</w:t>
        </w:r>
        <w:r w:rsidRPr="00FC5420">
          <w:rPr>
            <w:rStyle w:val="a5"/>
            <w:rFonts w:hint="eastAsia"/>
            <w:noProof/>
          </w:rPr>
          <w:t>定律</w:t>
        </w:r>
        <w:r>
          <w:rPr>
            <w:noProof/>
            <w:webHidden/>
          </w:rPr>
          <w:tab/>
        </w:r>
        <w:r>
          <w:rPr>
            <w:noProof/>
            <w:webHidden/>
          </w:rPr>
          <w:fldChar w:fldCharType="begin"/>
        </w:r>
        <w:r>
          <w:rPr>
            <w:noProof/>
            <w:webHidden/>
          </w:rPr>
          <w:instrText xml:space="preserve"> PAGEREF _Toc455224584 \h </w:instrText>
        </w:r>
        <w:r>
          <w:rPr>
            <w:noProof/>
            <w:webHidden/>
          </w:rPr>
        </w:r>
        <w:r>
          <w:rPr>
            <w:noProof/>
            <w:webHidden/>
          </w:rPr>
          <w:fldChar w:fldCharType="separate"/>
        </w:r>
        <w:r>
          <w:rPr>
            <w:noProof/>
            <w:webHidden/>
          </w:rPr>
          <w:t>5</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5" w:history="1">
        <w:r w:rsidRPr="00FC5420">
          <w:rPr>
            <w:rStyle w:val="a5"/>
            <w:noProof/>
          </w:rPr>
          <w:t>2.1.3</w:t>
        </w:r>
        <w:r>
          <w:rPr>
            <w:rFonts w:asciiTheme="minorHAnsi" w:eastAsiaTheme="minorEastAsia" w:hAnsiTheme="minorHAnsi" w:cstheme="minorBidi"/>
            <w:i w:val="0"/>
            <w:iCs w:val="0"/>
            <w:noProof/>
            <w:szCs w:val="22"/>
          </w:rPr>
          <w:tab/>
        </w:r>
        <w:r w:rsidRPr="00FC5420">
          <w:rPr>
            <w:rStyle w:val="a5"/>
            <w:rFonts w:hint="eastAsia"/>
            <w:noProof/>
          </w:rPr>
          <w:t>现代分布式系统的特点</w:t>
        </w:r>
        <w:r>
          <w:rPr>
            <w:noProof/>
            <w:webHidden/>
          </w:rPr>
          <w:tab/>
        </w:r>
        <w:r>
          <w:rPr>
            <w:noProof/>
            <w:webHidden/>
          </w:rPr>
          <w:fldChar w:fldCharType="begin"/>
        </w:r>
        <w:r>
          <w:rPr>
            <w:noProof/>
            <w:webHidden/>
          </w:rPr>
          <w:instrText xml:space="preserve"> PAGEREF _Toc455224585 \h </w:instrText>
        </w:r>
        <w:r>
          <w:rPr>
            <w:noProof/>
            <w:webHidden/>
          </w:rPr>
        </w:r>
        <w:r>
          <w:rPr>
            <w:noProof/>
            <w:webHidden/>
          </w:rPr>
          <w:fldChar w:fldCharType="separate"/>
        </w:r>
        <w:r>
          <w:rPr>
            <w:noProof/>
            <w:webHidden/>
          </w:rPr>
          <w:t>5</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86" w:history="1">
        <w:r w:rsidRPr="00FC5420">
          <w:rPr>
            <w:rStyle w:val="a5"/>
            <w:rFonts w:ascii="黑体"/>
            <w:noProof/>
          </w:rPr>
          <w:t>2.2</w:t>
        </w:r>
        <w:r>
          <w:rPr>
            <w:rFonts w:asciiTheme="minorHAnsi" w:eastAsiaTheme="minorEastAsia" w:hAnsiTheme="minorHAnsi" w:cstheme="minorBidi"/>
            <w:smallCaps w:val="0"/>
            <w:noProof/>
            <w:szCs w:val="22"/>
          </w:rPr>
          <w:tab/>
        </w:r>
        <w:r w:rsidRPr="00FC5420">
          <w:rPr>
            <w:rStyle w:val="a5"/>
            <w:rFonts w:ascii="黑体" w:hint="eastAsia"/>
            <w:noProof/>
          </w:rPr>
          <w:t>开源技术</w:t>
        </w:r>
        <w:r>
          <w:rPr>
            <w:noProof/>
            <w:webHidden/>
          </w:rPr>
          <w:tab/>
        </w:r>
        <w:r>
          <w:rPr>
            <w:noProof/>
            <w:webHidden/>
          </w:rPr>
          <w:fldChar w:fldCharType="begin"/>
        </w:r>
        <w:r>
          <w:rPr>
            <w:noProof/>
            <w:webHidden/>
          </w:rPr>
          <w:instrText xml:space="preserve"> PAGEREF _Toc455224586 \h </w:instrText>
        </w:r>
        <w:r>
          <w:rPr>
            <w:noProof/>
            <w:webHidden/>
          </w:rPr>
        </w:r>
        <w:r>
          <w:rPr>
            <w:noProof/>
            <w:webHidden/>
          </w:rPr>
          <w:fldChar w:fldCharType="separate"/>
        </w:r>
        <w:r>
          <w:rPr>
            <w:noProof/>
            <w:webHidden/>
          </w:rPr>
          <w:t>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7" w:history="1">
        <w:r w:rsidRPr="00FC5420">
          <w:rPr>
            <w:rStyle w:val="a5"/>
            <w:noProof/>
          </w:rPr>
          <w:t>2.2.1</w:t>
        </w:r>
        <w:r>
          <w:rPr>
            <w:rFonts w:asciiTheme="minorHAnsi" w:eastAsiaTheme="minorEastAsia" w:hAnsiTheme="minorHAnsi" w:cstheme="minorBidi"/>
            <w:i w:val="0"/>
            <w:iCs w:val="0"/>
            <w:noProof/>
            <w:szCs w:val="22"/>
          </w:rPr>
          <w:tab/>
        </w:r>
        <w:r w:rsidRPr="00FC5420">
          <w:rPr>
            <w:rStyle w:val="a5"/>
            <w:noProof/>
          </w:rPr>
          <w:t>Thrift — RPC Framework</w:t>
        </w:r>
        <w:r>
          <w:rPr>
            <w:noProof/>
            <w:webHidden/>
          </w:rPr>
          <w:tab/>
        </w:r>
        <w:r>
          <w:rPr>
            <w:noProof/>
            <w:webHidden/>
          </w:rPr>
          <w:fldChar w:fldCharType="begin"/>
        </w:r>
        <w:r>
          <w:rPr>
            <w:noProof/>
            <w:webHidden/>
          </w:rPr>
          <w:instrText xml:space="preserve"> PAGEREF _Toc455224587 \h </w:instrText>
        </w:r>
        <w:r>
          <w:rPr>
            <w:noProof/>
            <w:webHidden/>
          </w:rPr>
        </w:r>
        <w:r>
          <w:rPr>
            <w:noProof/>
            <w:webHidden/>
          </w:rPr>
          <w:fldChar w:fldCharType="separate"/>
        </w:r>
        <w:r>
          <w:rPr>
            <w:noProof/>
            <w:webHidden/>
          </w:rPr>
          <w:t>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8" w:history="1">
        <w:r w:rsidRPr="00FC5420">
          <w:rPr>
            <w:rStyle w:val="a5"/>
            <w:noProof/>
          </w:rPr>
          <w:t>2.2.2</w:t>
        </w:r>
        <w:r>
          <w:rPr>
            <w:rFonts w:asciiTheme="minorHAnsi" w:eastAsiaTheme="minorEastAsia" w:hAnsiTheme="minorHAnsi" w:cstheme="minorBidi"/>
            <w:i w:val="0"/>
            <w:iCs w:val="0"/>
            <w:noProof/>
            <w:szCs w:val="22"/>
          </w:rPr>
          <w:tab/>
        </w:r>
        <w:r w:rsidRPr="00FC5420">
          <w:rPr>
            <w:rStyle w:val="a5"/>
            <w:rFonts w:hint="eastAsia"/>
            <w:noProof/>
          </w:rPr>
          <w:t>分布式服务框架</w:t>
        </w:r>
        <w:r w:rsidRPr="00FC5420">
          <w:rPr>
            <w:rStyle w:val="a5"/>
            <w:noProof/>
          </w:rPr>
          <w:t xml:space="preserve"> Zookeeper</w:t>
        </w:r>
        <w:r>
          <w:rPr>
            <w:noProof/>
            <w:webHidden/>
          </w:rPr>
          <w:tab/>
        </w:r>
        <w:r>
          <w:rPr>
            <w:noProof/>
            <w:webHidden/>
          </w:rPr>
          <w:fldChar w:fldCharType="begin"/>
        </w:r>
        <w:r>
          <w:rPr>
            <w:noProof/>
            <w:webHidden/>
          </w:rPr>
          <w:instrText xml:space="preserve"> PAGEREF _Toc455224588 \h </w:instrText>
        </w:r>
        <w:r>
          <w:rPr>
            <w:noProof/>
            <w:webHidden/>
          </w:rPr>
        </w:r>
        <w:r>
          <w:rPr>
            <w:noProof/>
            <w:webHidden/>
          </w:rPr>
          <w:fldChar w:fldCharType="separate"/>
        </w:r>
        <w:r>
          <w:rPr>
            <w:noProof/>
            <w:webHidden/>
          </w:rPr>
          <w:t>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89" w:history="1">
        <w:r w:rsidRPr="00FC5420">
          <w:rPr>
            <w:rStyle w:val="a5"/>
            <w:noProof/>
          </w:rPr>
          <w:t>2.2.3</w:t>
        </w:r>
        <w:r>
          <w:rPr>
            <w:rFonts w:asciiTheme="minorHAnsi" w:eastAsiaTheme="minorEastAsia" w:hAnsiTheme="minorHAnsi" w:cstheme="minorBidi"/>
            <w:i w:val="0"/>
            <w:iCs w:val="0"/>
            <w:noProof/>
            <w:szCs w:val="22"/>
          </w:rPr>
          <w:tab/>
        </w:r>
        <w:r w:rsidRPr="00FC5420">
          <w:rPr>
            <w:rStyle w:val="a5"/>
            <w:rFonts w:hint="eastAsia"/>
            <w:noProof/>
          </w:rPr>
          <w:t>服务器缓存服务</w:t>
        </w:r>
        <w:r w:rsidRPr="00FC5420">
          <w:rPr>
            <w:rStyle w:val="a5"/>
            <w:noProof/>
          </w:rPr>
          <w:t xml:space="preserve">  Redis</w:t>
        </w:r>
        <w:r>
          <w:rPr>
            <w:noProof/>
            <w:webHidden/>
          </w:rPr>
          <w:tab/>
        </w:r>
        <w:r>
          <w:rPr>
            <w:noProof/>
            <w:webHidden/>
          </w:rPr>
          <w:fldChar w:fldCharType="begin"/>
        </w:r>
        <w:r>
          <w:rPr>
            <w:noProof/>
            <w:webHidden/>
          </w:rPr>
          <w:instrText xml:space="preserve"> PAGEREF _Toc455224589 \h </w:instrText>
        </w:r>
        <w:r>
          <w:rPr>
            <w:noProof/>
            <w:webHidden/>
          </w:rPr>
        </w:r>
        <w:r>
          <w:rPr>
            <w:noProof/>
            <w:webHidden/>
          </w:rPr>
          <w:fldChar w:fldCharType="separate"/>
        </w:r>
        <w:r>
          <w:rPr>
            <w:noProof/>
            <w:webHidden/>
          </w:rPr>
          <w:t>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0" w:history="1">
        <w:r w:rsidRPr="00FC5420">
          <w:rPr>
            <w:rStyle w:val="a5"/>
            <w:noProof/>
          </w:rPr>
          <w:t>2.2.4</w:t>
        </w:r>
        <w:r>
          <w:rPr>
            <w:rFonts w:asciiTheme="minorHAnsi" w:eastAsiaTheme="minorEastAsia" w:hAnsiTheme="minorHAnsi" w:cstheme="minorBidi"/>
            <w:i w:val="0"/>
            <w:iCs w:val="0"/>
            <w:noProof/>
            <w:szCs w:val="22"/>
          </w:rPr>
          <w:tab/>
        </w:r>
        <w:r w:rsidRPr="00FC5420">
          <w:rPr>
            <w:rStyle w:val="a5"/>
            <w:noProof/>
          </w:rPr>
          <w:t>NoSQL</w:t>
        </w:r>
        <w:r w:rsidRPr="00FC5420">
          <w:rPr>
            <w:rStyle w:val="a5"/>
            <w:rFonts w:hint="eastAsia"/>
            <w:noProof/>
          </w:rPr>
          <w:t>数据库</w:t>
        </w:r>
        <w:r w:rsidRPr="00FC5420">
          <w:rPr>
            <w:rStyle w:val="a5"/>
            <w:noProof/>
          </w:rPr>
          <w:t xml:space="preserve"> MongoDB</w:t>
        </w:r>
        <w:r>
          <w:rPr>
            <w:noProof/>
            <w:webHidden/>
          </w:rPr>
          <w:tab/>
        </w:r>
        <w:r>
          <w:rPr>
            <w:noProof/>
            <w:webHidden/>
          </w:rPr>
          <w:fldChar w:fldCharType="begin"/>
        </w:r>
        <w:r>
          <w:rPr>
            <w:noProof/>
            <w:webHidden/>
          </w:rPr>
          <w:instrText xml:space="preserve"> PAGEREF _Toc455224590 \h </w:instrText>
        </w:r>
        <w:r>
          <w:rPr>
            <w:noProof/>
            <w:webHidden/>
          </w:rPr>
        </w:r>
        <w:r>
          <w:rPr>
            <w:noProof/>
            <w:webHidden/>
          </w:rPr>
          <w:fldChar w:fldCharType="separate"/>
        </w:r>
        <w:r>
          <w:rPr>
            <w:noProof/>
            <w:webHidden/>
          </w:rPr>
          <w:t>9</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1" w:history="1">
        <w:r w:rsidRPr="00FC5420">
          <w:rPr>
            <w:rStyle w:val="a5"/>
            <w:noProof/>
          </w:rPr>
          <w:t>2.2.5</w:t>
        </w:r>
        <w:r>
          <w:rPr>
            <w:rFonts w:asciiTheme="minorHAnsi" w:eastAsiaTheme="minorEastAsia" w:hAnsiTheme="minorHAnsi" w:cstheme="minorBidi"/>
            <w:i w:val="0"/>
            <w:iCs w:val="0"/>
            <w:noProof/>
            <w:szCs w:val="22"/>
          </w:rPr>
          <w:tab/>
        </w:r>
        <w:r w:rsidRPr="00FC5420">
          <w:rPr>
            <w:rStyle w:val="a5"/>
            <w:rFonts w:hint="eastAsia"/>
            <w:noProof/>
          </w:rPr>
          <w:t>高性能</w:t>
        </w:r>
        <w:r w:rsidRPr="00FC5420">
          <w:rPr>
            <w:rStyle w:val="a5"/>
            <w:noProof/>
          </w:rPr>
          <w:t>HTTP</w:t>
        </w:r>
        <w:r w:rsidRPr="00FC5420">
          <w:rPr>
            <w:rStyle w:val="a5"/>
            <w:rFonts w:hint="eastAsia"/>
            <w:noProof/>
          </w:rPr>
          <w:t>服务器</w:t>
        </w:r>
        <w:r w:rsidRPr="00FC5420">
          <w:rPr>
            <w:rStyle w:val="a5"/>
            <w:noProof/>
          </w:rPr>
          <w:t>Nginx</w:t>
        </w:r>
        <w:r>
          <w:rPr>
            <w:noProof/>
            <w:webHidden/>
          </w:rPr>
          <w:tab/>
        </w:r>
        <w:r>
          <w:rPr>
            <w:noProof/>
            <w:webHidden/>
          </w:rPr>
          <w:fldChar w:fldCharType="begin"/>
        </w:r>
        <w:r>
          <w:rPr>
            <w:noProof/>
            <w:webHidden/>
          </w:rPr>
          <w:instrText xml:space="preserve"> PAGEREF _Toc455224591 \h </w:instrText>
        </w:r>
        <w:r>
          <w:rPr>
            <w:noProof/>
            <w:webHidden/>
          </w:rPr>
        </w:r>
        <w:r>
          <w:rPr>
            <w:noProof/>
            <w:webHidden/>
          </w:rPr>
          <w:fldChar w:fldCharType="separate"/>
        </w:r>
        <w:r>
          <w:rPr>
            <w:noProof/>
            <w:webHidden/>
          </w:rPr>
          <w:t>9</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92" w:history="1">
        <w:r w:rsidRPr="00FC5420">
          <w:rPr>
            <w:rStyle w:val="a5"/>
            <w:rFonts w:ascii="黑体"/>
            <w:noProof/>
          </w:rPr>
          <w:t>2.3</w:t>
        </w:r>
        <w:r>
          <w:rPr>
            <w:rFonts w:asciiTheme="minorHAnsi" w:eastAsiaTheme="minorEastAsia" w:hAnsiTheme="minorHAnsi" w:cstheme="minorBidi"/>
            <w:smallCaps w:val="0"/>
            <w:noProof/>
            <w:szCs w:val="22"/>
          </w:rPr>
          <w:tab/>
        </w:r>
        <w:r w:rsidRPr="00FC5420">
          <w:rPr>
            <w:rStyle w:val="a5"/>
            <w:rFonts w:ascii="黑体" w:hint="eastAsia"/>
            <w:noProof/>
          </w:rPr>
          <w:t>本章小结</w:t>
        </w:r>
        <w:r>
          <w:rPr>
            <w:noProof/>
            <w:webHidden/>
          </w:rPr>
          <w:tab/>
        </w:r>
        <w:r>
          <w:rPr>
            <w:noProof/>
            <w:webHidden/>
          </w:rPr>
          <w:fldChar w:fldCharType="begin"/>
        </w:r>
        <w:r>
          <w:rPr>
            <w:noProof/>
            <w:webHidden/>
          </w:rPr>
          <w:instrText xml:space="preserve"> PAGEREF _Toc455224592 \h </w:instrText>
        </w:r>
        <w:r>
          <w:rPr>
            <w:noProof/>
            <w:webHidden/>
          </w:rPr>
        </w:r>
        <w:r>
          <w:rPr>
            <w:noProof/>
            <w:webHidden/>
          </w:rPr>
          <w:fldChar w:fldCharType="separate"/>
        </w:r>
        <w:r>
          <w:rPr>
            <w:noProof/>
            <w:webHidden/>
          </w:rPr>
          <w:t>10</w:t>
        </w:r>
        <w:r>
          <w:rPr>
            <w:noProof/>
            <w:webHidden/>
          </w:rPr>
          <w:fldChar w:fldCharType="end"/>
        </w:r>
      </w:hyperlink>
    </w:p>
    <w:p w:rsidR="00646462" w:rsidRDefault="00646462">
      <w:pPr>
        <w:pStyle w:val="10"/>
        <w:tabs>
          <w:tab w:val="right" w:leader="dot" w:pos="8296"/>
        </w:tabs>
        <w:rPr>
          <w:rFonts w:asciiTheme="minorHAnsi" w:eastAsiaTheme="minorEastAsia" w:hAnsiTheme="minorHAnsi" w:cstheme="minorBidi"/>
          <w:b w:val="0"/>
          <w:bCs w:val="0"/>
          <w:caps w:val="0"/>
          <w:noProof/>
          <w:szCs w:val="22"/>
        </w:rPr>
      </w:pPr>
      <w:hyperlink w:anchor="_Toc455224593" w:history="1">
        <w:r w:rsidRPr="00FC5420">
          <w:rPr>
            <w:rStyle w:val="a5"/>
            <w:rFonts w:ascii="黑体" w:eastAsia="黑体" w:hint="eastAsia"/>
            <w:noProof/>
          </w:rPr>
          <w:t>第三章</w:t>
        </w:r>
        <w:r w:rsidRPr="00FC5420">
          <w:rPr>
            <w:rStyle w:val="a5"/>
            <w:rFonts w:ascii="黑体" w:eastAsia="黑体"/>
            <w:noProof/>
          </w:rPr>
          <w:t xml:space="preserve"> </w:t>
        </w:r>
        <w:r w:rsidRPr="00FC5420">
          <w:rPr>
            <w:rStyle w:val="a5"/>
            <w:rFonts w:ascii="黑体" w:eastAsia="黑体" w:hint="eastAsia"/>
            <w:noProof/>
          </w:rPr>
          <w:t>工作圈的需求分析</w:t>
        </w:r>
        <w:r>
          <w:rPr>
            <w:noProof/>
            <w:webHidden/>
          </w:rPr>
          <w:tab/>
        </w:r>
        <w:r>
          <w:rPr>
            <w:noProof/>
            <w:webHidden/>
          </w:rPr>
          <w:fldChar w:fldCharType="begin"/>
        </w:r>
        <w:r>
          <w:rPr>
            <w:noProof/>
            <w:webHidden/>
          </w:rPr>
          <w:instrText xml:space="preserve"> PAGEREF _Toc455224593 \h </w:instrText>
        </w:r>
        <w:r>
          <w:rPr>
            <w:noProof/>
            <w:webHidden/>
          </w:rPr>
        </w:r>
        <w:r>
          <w:rPr>
            <w:noProof/>
            <w:webHidden/>
          </w:rPr>
          <w:fldChar w:fldCharType="separate"/>
        </w:r>
        <w:r>
          <w:rPr>
            <w:noProof/>
            <w:webHidden/>
          </w:rPr>
          <w:t>11</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94" w:history="1">
        <w:r w:rsidRPr="00FC5420">
          <w:rPr>
            <w:rStyle w:val="a5"/>
            <w:rFonts w:ascii="黑体"/>
            <w:noProof/>
          </w:rPr>
          <w:t>3.1</w:t>
        </w:r>
        <w:r>
          <w:rPr>
            <w:rFonts w:asciiTheme="minorHAnsi" w:eastAsiaTheme="minorEastAsia" w:hAnsiTheme="minorHAnsi" w:cstheme="minorBidi"/>
            <w:smallCaps w:val="0"/>
            <w:noProof/>
            <w:szCs w:val="22"/>
          </w:rPr>
          <w:tab/>
        </w:r>
        <w:r w:rsidRPr="00FC5420">
          <w:rPr>
            <w:rStyle w:val="a5"/>
            <w:rFonts w:ascii="黑体" w:hint="eastAsia"/>
            <w:noProof/>
          </w:rPr>
          <w:t>系统用户角色分析</w:t>
        </w:r>
        <w:r>
          <w:rPr>
            <w:noProof/>
            <w:webHidden/>
          </w:rPr>
          <w:tab/>
        </w:r>
        <w:r>
          <w:rPr>
            <w:noProof/>
            <w:webHidden/>
          </w:rPr>
          <w:fldChar w:fldCharType="begin"/>
        </w:r>
        <w:r>
          <w:rPr>
            <w:noProof/>
            <w:webHidden/>
          </w:rPr>
          <w:instrText xml:space="preserve"> PAGEREF _Toc455224594 \h </w:instrText>
        </w:r>
        <w:r>
          <w:rPr>
            <w:noProof/>
            <w:webHidden/>
          </w:rPr>
        </w:r>
        <w:r>
          <w:rPr>
            <w:noProof/>
            <w:webHidden/>
          </w:rPr>
          <w:fldChar w:fldCharType="separate"/>
        </w:r>
        <w:r>
          <w:rPr>
            <w:noProof/>
            <w:webHidden/>
          </w:rPr>
          <w:t>12</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595" w:history="1">
        <w:r w:rsidRPr="00FC5420">
          <w:rPr>
            <w:rStyle w:val="a5"/>
            <w:rFonts w:ascii="黑体"/>
            <w:noProof/>
          </w:rPr>
          <w:t>3.2</w:t>
        </w:r>
        <w:r>
          <w:rPr>
            <w:rFonts w:asciiTheme="minorHAnsi" w:eastAsiaTheme="minorEastAsia" w:hAnsiTheme="minorHAnsi" w:cstheme="minorBidi"/>
            <w:smallCaps w:val="0"/>
            <w:noProof/>
            <w:szCs w:val="22"/>
          </w:rPr>
          <w:tab/>
        </w:r>
        <w:r w:rsidRPr="00FC5420">
          <w:rPr>
            <w:rStyle w:val="a5"/>
            <w:rFonts w:ascii="黑体" w:hint="eastAsia"/>
            <w:noProof/>
          </w:rPr>
          <w:t>系统功能需求分析</w:t>
        </w:r>
        <w:r>
          <w:rPr>
            <w:noProof/>
            <w:webHidden/>
          </w:rPr>
          <w:tab/>
        </w:r>
        <w:r>
          <w:rPr>
            <w:noProof/>
            <w:webHidden/>
          </w:rPr>
          <w:fldChar w:fldCharType="begin"/>
        </w:r>
        <w:r>
          <w:rPr>
            <w:noProof/>
            <w:webHidden/>
          </w:rPr>
          <w:instrText xml:space="preserve"> PAGEREF _Toc455224595 \h </w:instrText>
        </w:r>
        <w:r>
          <w:rPr>
            <w:noProof/>
            <w:webHidden/>
          </w:rPr>
        </w:r>
        <w:r>
          <w:rPr>
            <w:noProof/>
            <w:webHidden/>
          </w:rPr>
          <w:fldChar w:fldCharType="separate"/>
        </w:r>
        <w:r>
          <w:rPr>
            <w:noProof/>
            <w:webHidden/>
          </w:rPr>
          <w:t>13</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6" w:history="1">
        <w:r w:rsidRPr="00FC5420">
          <w:rPr>
            <w:rStyle w:val="a5"/>
            <w:noProof/>
          </w:rPr>
          <w:t>3.2.1</w:t>
        </w:r>
        <w:r>
          <w:rPr>
            <w:rFonts w:asciiTheme="minorHAnsi" w:eastAsiaTheme="minorEastAsia" w:hAnsiTheme="minorHAnsi" w:cstheme="minorBidi"/>
            <w:i w:val="0"/>
            <w:iCs w:val="0"/>
            <w:noProof/>
            <w:szCs w:val="22"/>
          </w:rPr>
          <w:tab/>
        </w:r>
        <w:r w:rsidRPr="00FC5420">
          <w:rPr>
            <w:rStyle w:val="a5"/>
            <w:rFonts w:hint="eastAsia"/>
            <w:noProof/>
          </w:rPr>
          <w:t>用户账户管理与企业管理</w:t>
        </w:r>
        <w:r>
          <w:rPr>
            <w:noProof/>
            <w:webHidden/>
          </w:rPr>
          <w:tab/>
        </w:r>
        <w:r>
          <w:rPr>
            <w:noProof/>
            <w:webHidden/>
          </w:rPr>
          <w:fldChar w:fldCharType="begin"/>
        </w:r>
        <w:r>
          <w:rPr>
            <w:noProof/>
            <w:webHidden/>
          </w:rPr>
          <w:instrText xml:space="preserve"> PAGEREF _Toc455224596 \h </w:instrText>
        </w:r>
        <w:r>
          <w:rPr>
            <w:noProof/>
            <w:webHidden/>
          </w:rPr>
        </w:r>
        <w:r>
          <w:rPr>
            <w:noProof/>
            <w:webHidden/>
          </w:rPr>
          <w:fldChar w:fldCharType="separate"/>
        </w:r>
        <w:r>
          <w:rPr>
            <w:noProof/>
            <w:webHidden/>
          </w:rPr>
          <w:t>13</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7" w:history="1">
        <w:r w:rsidRPr="00FC5420">
          <w:rPr>
            <w:rStyle w:val="a5"/>
            <w:noProof/>
          </w:rPr>
          <w:t>3.2.2</w:t>
        </w:r>
        <w:r>
          <w:rPr>
            <w:rFonts w:asciiTheme="minorHAnsi" w:eastAsiaTheme="minorEastAsia" w:hAnsiTheme="minorHAnsi" w:cstheme="minorBidi"/>
            <w:i w:val="0"/>
            <w:iCs w:val="0"/>
            <w:noProof/>
            <w:szCs w:val="22"/>
          </w:rPr>
          <w:tab/>
        </w:r>
        <w:r w:rsidRPr="00FC5420">
          <w:rPr>
            <w:rStyle w:val="a5"/>
            <w:rFonts w:hint="eastAsia"/>
            <w:noProof/>
          </w:rPr>
          <w:t>圈子与帖子</w:t>
        </w:r>
        <w:r>
          <w:rPr>
            <w:noProof/>
            <w:webHidden/>
          </w:rPr>
          <w:tab/>
        </w:r>
        <w:r>
          <w:rPr>
            <w:noProof/>
            <w:webHidden/>
          </w:rPr>
          <w:fldChar w:fldCharType="begin"/>
        </w:r>
        <w:r>
          <w:rPr>
            <w:noProof/>
            <w:webHidden/>
          </w:rPr>
          <w:instrText xml:space="preserve"> PAGEREF _Toc455224597 \h </w:instrText>
        </w:r>
        <w:r>
          <w:rPr>
            <w:noProof/>
            <w:webHidden/>
          </w:rPr>
        </w:r>
        <w:r>
          <w:rPr>
            <w:noProof/>
            <w:webHidden/>
          </w:rPr>
          <w:fldChar w:fldCharType="separate"/>
        </w:r>
        <w:r>
          <w:rPr>
            <w:noProof/>
            <w:webHidden/>
          </w:rPr>
          <w:t>14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8" w:history="1">
        <w:r w:rsidRPr="00FC5420">
          <w:rPr>
            <w:rStyle w:val="a5"/>
            <w:noProof/>
          </w:rPr>
          <w:t>3.2.3</w:t>
        </w:r>
        <w:r>
          <w:rPr>
            <w:rFonts w:asciiTheme="minorHAnsi" w:eastAsiaTheme="minorEastAsia" w:hAnsiTheme="minorHAnsi" w:cstheme="minorBidi"/>
            <w:i w:val="0"/>
            <w:iCs w:val="0"/>
            <w:noProof/>
            <w:szCs w:val="22"/>
          </w:rPr>
          <w:tab/>
        </w:r>
        <w:r w:rsidRPr="00FC5420">
          <w:rPr>
            <w:rStyle w:val="a5"/>
            <w:rFonts w:hint="eastAsia"/>
            <w:noProof/>
          </w:rPr>
          <w:t>评论</w:t>
        </w:r>
        <w:r>
          <w:rPr>
            <w:noProof/>
            <w:webHidden/>
          </w:rPr>
          <w:tab/>
        </w:r>
        <w:r>
          <w:rPr>
            <w:noProof/>
            <w:webHidden/>
          </w:rPr>
          <w:fldChar w:fldCharType="begin"/>
        </w:r>
        <w:r>
          <w:rPr>
            <w:noProof/>
            <w:webHidden/>
          </w:rPr>
          <w:instrText xml:space="preserve"> PAGEREF _Toc455224598 \h </w:instrText>
        </w:r>
        <w:r>
          <w:rPr>
            <w:noProof/>
            <w:webHidden/>
          </w:rPr>
        </w:r>
        <w:r>
          <w:rPr>
            <w:noProof/>
            <w:webHidden/>
          </w:rPr>
          <w:fldChar w:fldCharType="separate"/>
        </w:r>
        <w:r>
          <w:rPr>
            <w:noProof/>
            <w:webHidden/>
          </w:rPr>
          <w:t>15</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599" w:history="1">
        <w:r w:rsidRPr="00FC5420">
          <w:rPr>
            <w:rStyle w:val="a5"/>
            <w:noProof/>
          </w:rPr>
          <w:t>3.2.4</w:t>
        </w:r>
        <w:r>
          <w:rPr>
            <w:rFonts w:asciiTheme="minorHAnsi" w:eastAsiaTheme="minorEastAsia" w:hAnsiTheme="minorHAnsi" w:cstheme="minorBidi"/>
            <w:i w:val="0"/>
            <w:iCs w:val="0"/>
            <w:noProof/>
            <w:szCs w:val="22"/>
          </w:rPr>
          <w:tab/>
        </w:r>
        <w:r w:rsidRPr="00FC5420">
          <w:rPr>
            <w:rStyle w:val="a5"/>
            <w:rFonts w:hint="eastAsia"/>
            <w:noProof/>
          </w:rPr>
          <w:t>赞</w:t>
        </w:r>
        <w:r>
          <w:rPr>
            <w:noProof/>
            <w:webHidden/>
          </w:rPr>
          <w:tab/>
        </w:r>
        <w:r>
          <w:rPr>
            <w:noProof/>
            <w:webHidden/>
          </w:rPr>
          <w:fldChar w:fldCharType="begin"/>
        </w:r>
        <w:r>
          <w:rPr>
            <w:noProof/>
            <w:webHidden/>
          </w:rPr>
          <w:instrText xml:space="preserve"> PAGEREF _Toc455224599 \h </w:instrText>
        </w:r>
        <w:r>
          <w:rPr>
            <w:noProof/>
            <w:webHidden/>
          </w:rPr>
        </w:r>
        <w:r>
          <w:rPr>
            <w:noProof/>
            <w:webHidden/>
          </w:rPr>
          <w:fldChar w:fldCharType="separate"/>
        </w:r>
        <w:r>
          <w:rPr>
            <w:noProof/>
            <w:webHidden/>
          </w:rPr>
          <w:t>15</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0" w:history="1">
        <w:r w:rsidRPr="00FC5420">
          <w:rPr>
            <w:rStyle w:val="a5"/>
            <w:noProof/>
          </w:rPr>
          <w:t>3.2.5</w:t>
        </w:r>
        <w:r>
          <w:rPr>
            <w:rFonts w:asciiTheme="minorHAnsi" w:eastAsiaTheme="minorEastAsia" w:hAnsiTheme="minorHAnsi" w:cstheme="minorBidi"/>
            <w:i w:val="0"/>
            <w:iCs w:val="0"/>
            <w:noProof/>
            <w:szCs w:val="22"/>
          </w:rPr>
          <w:tab/>
        </w:r>
        <w:r w:rsidRPr="00FC5420">
          <w:rPr>
            <w:rStyle w:val="a5"/>
            <w:rFonts w:hint="eastAsia"/>
            <w:noProof/>
          </w:rPr>
          <w:t>工作功能</w:t>
        </w:r>
        <w:r>
          <w:rPr>
            <w:noProof/>
            <w:webHidden/>
          </w:rPr>
          <w:tab/>
        </w:r>
        <w:r>
          <w:rPr>
            <w:noProof/>
            <w:webHidden/>
          </w:rPr>
          <w:fldChar w:fldCharType="begin"/>
        </w:r>
        <w:r>
          <w:rPr>
            <w:noProof/>
            <w:webHidden/>
          </w:rPr>
          <w:instrText xml:space="preserve"> PAGEREF _Toc455224600 \h </w:instrText>
        </w:r>
        <w:r>
          <w:rPr>
            <w:noProof/>
            <w:webHidden/>
          </w:rPr>
        </w:r>
        <w:r>
          <w:rPr>
            <w:noProof/>
            <w:webHidden/>
          </w:rPr>
          <w:fldChar w:fldCharType="separate"/>
        </w:r>
        <w:r>
          <w:rPr>
            <w:noProof/>
            <w:webHidden/>
          </w:rPr>
          <w:t>16</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1" w:history="1">
        <w:r w:rsidRPr="00FC5420">
          <w:rPr>
            <w:rStyle w:val="a5"/>
            <w:noProof/>
          </w:rPr>
          <w:t>3.2.6</w:t>
        </w:r>
        <w:r>
          <w:rPr>
            <w:rFonts w:asciiTheme="minorHAnsi" w:eastAsiaTheme="minorEastAsia" w:hAnsiTheme="minorHAnsi" w:cstheme="minorBidi"/>
            <w:i w:val="0"/>
            <w:iCs w:val="0"/>
            <w:noProof/>
            <w:szCs w:val="22"/>
          </w:rPr>
          <w:tab/>
        </w:r>
        <w:r w:rsidRPr="00FC5420">
          <w:rPr>
            <w:rStyle w:val="a5"/>
            <w:rFonts w:hint="eastAsia"/>
            <w:noProof/>
          </w:rPr>
          <w:t>工作流引擎</w:t>
        </w:r>
        <w:r>
          <w:rPr>
            <w:noProof/>
            <w:webHidden/>
          </w:rPr>
          <w:tab/>
        </w:r>
        <w:r>
          <w:rPr>
            <w:noProof/>
            <w:webHidden/>
          </w:rPr>
          <w:fldChar w:fldCharType="begin"/>
        </w:r>
        <w:r>
          <w:rPr>
            <w:noProof/>
            <w:webHidden/>
          </w:rPr>
          <w:instrText xml:space="preserve"> PAGEREF _Toc455224601 \h </w:instrText>
        </w:r>
        <w:r>
          <w:rPr>
            <w:noProof/>
            <w:webHidden/>
          </w:rPr>
        </w:r>
        <w:r>
          <w:rPr>
            <w:noProof/>
            <w:webHidden/>
          </w:rPr>
          <w:fldChar w:fldCharType="separate"/>
        </w:r>
        <w:r>
          <w:rPr>
            <w:noProof/>
            <w:webHidden/>
          </w:rPr>
          <w:t>17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2" w:history="1">
        <w:r w:rsidRPr="00FC5420">
          <w:rPr>
            <w:rStyle w:val="a5"/>
            <w:noProof/>
          </w:rPr>
          <w:t>3.2.7</w:t>
        </w:r>
        <w:r>
          <w:rPr>
            <w:rFonts w:asciiTheme="minorHAnsi" w:eastAsiaTheme="minorEastAsia" w:hAnsiTheme="minorHAnsi" w:cstheme="minorBidi"/>
            <w:i w:val="0"/>
            <w:iCs w:val="0"/>
            <w:noProof/>
            <w:szCs w:val="22"/>
          </w:rPr>
          <w:tab/>
        </w:r>
        <w:r w:rsidRPr="00FC5420">
          <w:rPr>
            <w:rStyle w:val="a5"/>
            <w:rFonts w:hint="eastAsia"/>
            <w:noProof/>
          </w:rPr>
          <w:t>即时通信（</w:t>
        </w:r>
        <w:r w:rsidRPr="00FC5420">
          <w:rPr>
            <w:rStyle w:val="a5"/>
            <w:noProof/>
          </w:rPr>
          <w:t>IM</w:t>
        </w:r>
        <w:r w:rsidRPr="00FC5420">
          <w:rPr>
            <w:rStyle w:val="a5"/>
            <w:rFonts w:hint="eastAsia"/>
            <w:noProof/>
          </w:rPr>
          <w:t>）</w:t>
        </w:r>
        <w:r>
          <w:rPr>
            <w:noProof/>
            <w:webHidden/>
          </w:rPr>
          <w:tab/>
        </w:r>
        <w:r>
          <w:rPr>
            <w:noProof/>
            <w:webHidden/>
          </w:rPr>
          <w:fldChar w:fldCharType="begin"/>
        </w:r>
        <w:r>
          <w:rPr>
            <w:noProof/>
            <w:webHidden/>
          </w:rPr>
          <w:instrText xml:space="preserve"> PAGEREF _Toc455224602 \h </w:instrText>
        </w:r>
        <w:r>
          <w:rPr>
            <w:noProof/>
            <w:webHidden/>
          </w:rPr>
        </w:r>
        <w:r>
          <w:rPr>
            <w:noProof/>
            <w:webHidden/>
          </w:rPr>
          <w:fldChar w:fldCharType="separate"/>
        </w:r>
        <w:r>
          <w:rPr>
            <w:noProof/>
            <w:webHidden/>
          </w:rPr>
          <w:t>17</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03" w:history="1">
        <w:r w:rsidRPr="00FC5420">
          <w:rPr>
            <w:rStyle w:val="a5"/>
            <w:rFonts w:ascii="黑体"/>
            <w:noProof/>
          </w:rPr>
          <w:t>3.3</w:t>
        </w:r>
        <w:r>
          <w:rPr>
            <w:rFonts w:asciiTheme="minorHAnsi" w:eastAsiaTheme="minorEastAsia" w:hAnsiTheme="minorHAnsi" w:cstheme="minorBidi"/>
            <w:smallCaps w:val="0"/>
            <w:noProof/>
            <w:szCs w:val="22"/>
          </w:rPr>
          <w:tab/>
        </w:r>
        <w:r w:rsidRPr="00FC5420">
          <w:rPr>
            <w:rStyle w:val="a5"/>
            <w:rFonts w:ascii="黑体" w:hint="eastAsia"/>
            <w:noProof/>
          </w:rPr>
          <w:t>系统的非功能需求分析</w:t>
        </w:r>
        <w:r>
          <w:rPr>
            <w:noProof/>
            <w:webHidden/>
          </w:rPr>
          <w:tab/>
        </w:r>
        <w:r>
          <w:rPr>
            <w:noProof/>
            <w:webHidden/>
          </w:rPr>
          <w:fldChar w:fldCharType="begin"/>
        </w:r>
        <w:r>
          <w:rPr>
            <w:noProof/>
            <w:webHidden/>
          </w:rPr>
          <w:instrText xml:space="preserve"> PAGEREF _Toc455224603 \h </w:instrText>
        </w:r>
        <w:r>
          <w:rPr>
            <w:noProof/>
            <w:webHidden/>
          </w:rPr>
        </w:r>
        <w:r>
          <w:rPr>
            <w:noProof/>
            <w:webHidden/>
          </w:rPr>
          <w:fldChar w:fldCharType="separate"/>
        </w:r>
        <w:r>
          <w:rPr>
            <w:noProof/>
            <w:webHidden/>
          </w:rPr>
          <w:t>17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4" w:history="1">
        <w:r w:rsidRPr="00FC5420">
          <w:rPr>
            <w:rStyle w:val="a5"/>
            <w:noProof/>
          </w:rPr>
          <w:t>3.3.1</w:t>
        </w:r>
        <w:r>
          <w:rPr>
            <w:rFonts w:asciiTheme="minorHAnsi" w:eastAsiaTheme="minorEastAsia" w:hAnsiTheme="minorHAnsi" w:cstheme="minorBidi"/>
            <w:i w:val="0"/>
            <w:iCs w:val="0"/>
            <w:noProof/>
            <w:szCs w:val="22"/>
          </w:rPr>
          <w:tab/>
        </w:r>
        <w:r w:rsidRPr="00FC5420">
          <w:rPr>
            <w:rStyle w:val="a5"/>
            <w:rFonts w:hint="eastAsia"/>
            <w:noProof/>
          </w:rPr>
          <w:t>数据存储持久性</w:t>
        </w:r>
        <w:r>
          <w:rPr>
            <w:noProof/>
            <w:webHidden/>
          </w:rPr>
          <w:tab/>
        </w:r>
        <w:r>
          <w:rPr>
            <w:noProof/>
            <w:webHidden/>
          </w:rPr>
          <w:fldChar w:fldCharType="begin"/>
        </w:r>
        <w:r>
          <w:rPr>
            <w:noProof/>
            <w:webHidden/>
          </w:rPr>
          <w:instrText xml:space="preserve"> PAGEREF _Toc455224604 \h </w:instrText>
        </w:r>
        <w:r>
          <w:rPr>
            <w:noProof/>
            <w:webHidden/>
          </w:rPr>
        </w:r>
        <w:r>
          <w:rPr>
            <w:noProof/>
            <w:webHidden/>
          </w:rPr>
          <w:fldChar w:fldCharType="separate"/>
        </w:r>
        <w:r>
          <w:rPr>
            <w:noProof/>
            <w:webHidden/>
          </w:rPr>
          <w:t>17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5" w:history="1">
        <w:r w:rsidRPr="00FC5420">
          <w:rPr>
            <w:rStyle w:val="a5"/>
            <w:noProof/>
          </w:rPr>
          <w:t>3.3.2</w:t>
        </w:r>
        <w:r>
          <w:rPr>
            <w:rFonts w:asciiTheme="minorHAnsi" w:eastAsiaTheme="minorEastAsia" w:hAnsiTheme="minorHAnsi" w:cstheme="minorBidi"/>
            <w:i w:val="0"/>
            <w:iCs w:val="0"/>
            <w:noProof/>
            <w:szCs w:val="22"/>
          </w:rPr>
          <w:tab/>
        </w:r>
        <w:r w:rsidRPr="00FC5420">
          <w:rPr>
            <w:rStyle w:val="a5"/>
            <w:rFonts w:hint="eastAsia"/>
            <w:noProof/>
          </w:rPr>
          <w:t>数据可迁移性</w:t>
        </w:r>
        <w:r>
          <w:rPr>
            <w:noProof/>
            <w:webHidden/>
          </w:rPr>
          <w:tab/>
        </w:r>
        <w:r>
          <w:rPr>
            <w:noProof/>
            <w:webHidden/>
          </w:rPr>
          <w:fldChar w:fldCharType="begin"/>
        </w:r>
        <w:r>
          <w:rPr>
            <w:noProof/>
            <w:webHidden/>
          </w:rPr>
          <w:instrText xml:space="preserve"> PAGEREF _Toc455224605 \h </w:instrText>
        </w:r>
        <w:r>
          <w:rPr>
            <w:noProof/>
            <w:webHidden/>
          </w:rPr>
        </w:r>
        <w:r>
          <w:rPr>
            <w:noProof/>
            <w:webHidden/>
          </w:rPr>
          <w:fldChar w:fldCharType="separate"/>
        </w:r>
        <w:r>
          <w:rPr>
            <w:noProof/>
            <w:webHidden/>
          </w:rPr>
          <w:t>18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6" w:history="1">
        <w:r w:rsidRPr="00FC5420">
          <w:rPr>
            <w:rStyle w:val="a5"/>
            <w:noProof/>
          </w:rPr>
          <w:t>3.3.3</w:t>
        </w:r>
        <w:r>
          <w:rPr>
            <w:rFonts w:asciiTheme="minorHAnsi" w:eastAsiaTheme="minorEastAsia" w:hAnsiTheme="minorHAnsi" w:cstheme="minorBidi"/>
            <w:i w:val="0"/>
            <w:iCs w:val="0"/>
            <w:noProof/>
            <w:szCs w:val="22"/>
          </w:rPr>
          <w:tab/>
        </w:r>
        <w:r w:rsidRPr="00FC5420">
          <w:rPr>
            <w:rStyle w:val="a5"/>
            <w:rFonts w:hint="eastAsia"/>
            <w:noProof/>
          </w:rPr>
          <w:t>数据私密性</w:t>
        </w:r>
        <w:r>
          <w:rPr>
            <w:noProof/>
            <w:webHidden/>
          </w:rPr>
          <w:tab/>
        </w:r>
        <w:r>
          <w:rPr>
            <w:noProof/>
            <w:webHidden/>
          </w:rPr>
          <w:fldChar w:fldCharType="begin"/>
        </w:r>
        <w:r>
          <w:rPr>
            <w:noProof/>
            <w:webHidden/>
          </w:rPr>
          <w:instrText xml:space="preserve"> PAGEREF _Toc455224606 \h </w:instrText>
        </w:r>
        <w:r>
          <w:rPr>
            <w:noProof/>
            <w:webHidden/>
          </w:rPr>
        </w:r>
        <w:r>
          <w:rPr>
            <w:noProof/>
            <w:webHidden/>
          </w:rPr>
          <w:fldChar w:fldCharType="separate"/>
        </w:r>
        <w:r>
          <w:rPr>
            <w:noProof/>
            <w:webHidden/>
          </w:rPr>
          <w:t>18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7" w:history="1">
        <w:r w:rsidRPr="00FC5420">
          <w:rPr>
            <w:rStyle w:val="a5"/>
            <w:noProof/>
          </w:rPr>
          <w:t>3.3.4</w:t>
        </w:r>
        <w:r>
          <w:rPr>
            <w:rFonts w:asciiTheme="minorHAnsi" w:eastAsiaTheme="minorEastAsia" w:hAnsiTheme="minorHAnsi" w:cstheme="minorBidi"/>
            <w:i w:val="0"/>
            <w:iCs w:val="0"/>
            <w:noProof/>
            <w:szCs w:val="22"/>
          </w:rPr>
          <w:tab/>
        </w:r>
        <w:r w:rsidRPr="00FC5420">
          <w:rPr>
            <w:rStyle w:val="a5"/>
            <w:rFonts w:hint="eastAsia"/>
            <w:noProof/>
          </w:rPr>
          <w:t>服务可用性</w:t>
        </w:r>
        <w:r>
          <w:rPr>
            <w:noProof/>
            <w:webHidden/>
          </w:rPr>
          <w:tab/>
        </w:r>
        <w:r>
          <w:rPr>
            <w:noProof/>
            <w:webHidden/>
          </w:rPr>
          <w:fldChar w:fldCharType="begin"/>
        </w:r>
        <w:r>
          <w:rPr>
            <w:noProof/>
            <w:webHidden/>
          </w:rPr>
          <w:instrText xml:space="preserve"> PAGEREF _Toc455224607 \h </w:instrText>
        </w:r>
        <w:r>
          <w:rPr>
            <w:noProof/>
            <w:webHidden/>
          </w:rPr>
        </w:r>
        <w:r>
          <w:rPr>
            <w:noProof/>
            <w:webHidden/>
          </w:rPr>
          <w:fldChar w:fldCharType="separate"/>
        </w:r>
        <w:r>
          <w:rPr>
            <w:noProof/>
            <w:webHidden/>
          </w:rPr>
          <w:t>18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08" w:history="1">
        <w:r w:rsidRPr="00FC5420">
          <w:rPr>
            <w:rStyle w:val="a5"/>
            <w:noProof/>
          </w:rPr>
          <w:t>3.3.5</w:t>
        </w:r>
        <w:r>
          <w:rPr>
            <w:rFonts w:asciiTheme="minorHAnsi" w:eastAsiaTheme="minorEastAsia" w:hAnsiTheme="minorHAnsi" w:cstheme="minorBidi"/>
            <w:i w:val="0"/>
            <w:iCs w:val="0"/>
            <w:noProof/>
            <w:szCs w:val="22"/>
          </w:rPr>
          <w:tab/>
        </w:r>
        <w:r w:rsidRPr="00FC5420">
          <w:rPr>
            <w:rStyle w:val="a5"/>
            <w:rFonts w:hint="eastAsia"/>
            <w:noProof/>
          </w:rPr>
          <w:t>故障恢复能力</w:t>
        </w:r>
        <w:r>
          <w:rPr>
            <w:noProof/>
            <w:webHidden/>
          </w:rPr>
          <w:tab/>
        </w:r>
        <w:r>
          <w:rPr>
            <w:noProof/>
            <w:webHidden/>
          </w:rPr>
          <w:fldChar w:fldCharType="begin"/>
        </w:r>
        <w:r>
          <w:rPr>
            <w:noProof/>
            <w:webHidden/>
          </w:rPr>
          <w:instrText xml:space="preserve"> PAGEREF _Toc455224608 \h </w:instrText>
        </w:r>
        <w:r>
          <w:rPr>
            <w:noProof/>
            <w:webHidden/>
          </w:rPr>
        </w:r>
        <w:r>
          <w:rPr>
            <w:noProof/>
            <w:webHidden/>
          </w:rPr>
          <w:fldChar w:fldCharType="separate"/>
        </w:r>
        <w:r>
          <w:rPr>
            <w:noProof/>
            <w:webHidden/>
          </w:rPr>
          <w:t>19</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09" w:history="1">
        <w:r w:rsidRPr="00FC5420">
          <w:rPr>
            <w:rStyle w:val="a5"/>
            <w:rFonts w:ascii="黑体"/>
            <w:noProof/>
          </w:rPr>
          <w:t>3.4</w:t>
        </w:r>
        <w:r>
          <w:rPr>
            <w:rFonts w:asciiTheme="minorHAnsi" w:eastAsiaTheme="minorEastAsia" w:hAnsiTheme="minorHAnsi" w:cstheme="minorBidi"/>
            <w:smallCaps w:val="0"/>
            <w:noProof/>
            <w:szCs w:val="22"/>
          </w:rPr>
          <w:tab/>
        </w:r>
        <w:r w:rsidRPr="00FC5420">
          <w:rPr>
            <w:rStyle w:val="a5"/>
            <w:rFonts w:ascii="黑体" w:hint="eastAsia"/>
            <w:noProof/>
          </w:rPr>
          <w:t>本章小结</w:t>
        </w:r>
        <w:r>
          <w:rPr>
            <w:noProof/>
            <w:webHidden/>
          </w:rPr>
          <w:tab/>
        </w:r>
        <w:r>
          <w:rPr>
            <w:noProof/>
            <w:webHidden/>
          </w:rPr>
          <w:fldChar w:fldCharType="begin"/>
        </w:r>
        <w:r>
          <w:rPr>
            <w:noProof/>
            <w:webHidden/>
          </w:rPr>
          <w:instrText xml:space="preserve"> PAGEREF _Toc455224609 \h </w:instrText>
        </w:r>
        <w:r>
          <w:rPr>
            <w:noProof/>
            <w:webHidden/>
          </w:rPr>
        </w:r>
        <w:r>
          <w:rPr>
            <w:noProof/>
            <w:webHidden/>
          </w:rPr>
          <w:fldChar w:fldCharType="separate"/>
        </w:r>
        <w:r>
          <w:rPr>
            <w:noProof/>
            <w:webHidden/>
          </w:rPr>
          <w:t>19</w:t>
        </w:r>
        <w:r>
          <w:rPr>
            <w:noProof/>
            <w:webHidden/>
          </w:rPr>
          <w:fldChar w:fldCharType="end"/>
        </w:r>
      </w:hyperlink>
    </w:p>
    <w:p w:rsidR="00646462" w:rsidRDefault="00646462">
      <w:pPr>
        <w:pStyle w:val="10"/>
        <w:tabs>
          <w:tab w:val="right" w:leader="dot" w:pos="8296"/>
        </w:tabs>
        <w:rPr>
          <w:rFonts w:asciiTheme="minorHAnsi" w:eastAsiaTheme="minorEastAsia" w:hAnsiTheme="minorHAnsi" w:cstheme="minorBidi"/>
          <w:b w:val="0"/>
          <w:bCs w:val="0"/>
          <w:caps w:val="0"/>
          <w:noProof/>
          <w:szCs w:val="22"/>
        </w:rPr>
      </w:pPr>
      <w:hyperlink w:anchor="_Toc455224610" w:history="1">
        <w:r w:rsidRPr="00FC5420">
          <w:rPr>
            <w:rStyle w:val="a5"/>
            <w:rFonts w:eastAsia="黑体" w:hint="eastAsia"/>
            <w:noProof/>
          </w:rPr>
          <w:t>第四章</w:t>
        </w:r>
        <w:r w:rsidRPr="00FC5420">
          <w:rPr>
            <w:rStyle w:val="a5"/>
            <w:rFonts w:eastAsia="黑体"/>
            <w:noProof/>
          </w:rPr>
          <w:t xml:space="preserve"> </w:t>
        </w:r>
        <w:r w:rsidRPr="00FC5420">
          <w:rPr>
            <w:rStyle w:val="a5"/>
            <w:rFonts w:eastAsia="黑体" w:hint="eastAsia"/>
            <w:noProof/>
          </w:rPr>
          <w:t>工作圈的总体设计</w:t>
        </w:r>
        <w:r>
          <w:rPr>
            <w:noProof/>
            <w:webHidden/>
          </w:rPr>
          <w:tab/>
        </w:r>
        <w:r>
          <w:rPr>
            <w:noProof/>
            <w:webHidden/>
          </w:rPr>
          <w:fldChar w:fldCharType="begin"/>
        </w:r>
        <w:r>
          <w:rPr>
            <w:noProof/>
            <w:webHidden/>
          </w:rPr>
          <w:instrText xml:space="preserve"> PAGEREF _Toc455224610 \h </w:instrText>
        </w:r>
        <w:r>
          <w:rPr>
            <w:noProof/>
            <w:webHidden/>
          </w:rPr>
        </w:r>
        <w:r>
          <w:rPr>
            <w:noProof/>
            <w:webHidden/>
          </w:rPr>
          <w:fldChar w:fldCharType="separate"/>
        </w:r>
        <w:r>
          <w:rPr>
            <w:noProof/>
            <w:webHidden/>
          </w:rPr>
          <w:t>20</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11" w:history="1">
        <w:r w:rsidRPr="00FC5420">
          <w:rPr>
            <w:rStyle w:val="a5"/>
            <w:rFonts w:ascii="黑体"/>
            <w:noProof/>
          </w:rPr>
          <w:t>4.1</w:t>
        </w:r>
        <w:r>
          <w:rPr>
            <w:rFonts w:asciiTheme="minorHAnsi" w:eastAsiaTheme="minorEastAsia" w:hAnsiTheme="minorHAnsi" w:cstheme="minorBidi"/>
            <w:smallCaps w:val="0"/>
            <w:noProof/>
            <w:szCs w:val="22"/>
          </w:rPr>
          <w:tab/>
        </w:r>
        <w:r w:rsidRPr="00FC5420">
          <w:rPr>
            <w:rStyle w:val="a5"/>
            <w:rFonts w:ascii="黑体" w:hint="eastAsia"/>
            <w:noProof/>
          </w:rPr>
          <w:t>工作圈的设计目标</w:t>
        </w:r>
        <w:r>
          <w:rPr>
            <w:noProof/>
            <w:webHidden/>
          </w:rPr>
          <w:tab/>
        </w:r>
        <w:r>
          <w:rPr>
            <w:noProof/>
            <w:webHidden/>
          </w:rPr>
          <w:fldChar w:fldCharType="begin"/>
        </w:r>
        <w:r>
          <w:rPr>
            <w:noProof/>
            <w:webHidden/>
          </w:rPr>
          <w:instrText xml:space="preserve"> PAGEREF _Toc455224611 \h </w:instrText>
        </w:r>
        <w:r>
          <w:rPr>
            <w:noProof/>
            <w:webHidden/>
          </w:rPr>
        </w:r>
        <w:r>
          <w:rPr>
            <w:noProof/>
            <w:webHidden/>
          </w:rPr>
          <w:fldChar w:fldCharType="separate"/>
        </w:r>
        <w:r>
          <w:rPr>
            <w:noProof/>
            <w:webHidden/>
          </w:rPr>
          <w:t>20</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12" w:history="1">
        <w:r w:rsidRPr="00FC5420">
          <w:rPr>
            <w:rStyle w:val="a5"/>
            <w:rFonts w:ascii="黑体"/>
            <w:noProof/>
          </w:rPr>
          <w:t>4.2</w:t>
        </w:r>
        <w:r>
          <w:rPr>
            <w:rFonts w:asciiTheme="minorHAnsi" w:eastAsiaTheme="minorEastAsia" w:hAnsiTheme="minorHAnsi" w:cstheme="minorBidi"/>
            <w:smallCaps w:val="0"/>
            <w:noProof/>
            <w:szCs w:val="22"/>
          </w:rPr>
          <w:tab/>
        </w:r>
        <w:r w:rsidRPr="00FC5420">
          <w:rPr>
            <w:rStyle w:val="a5"/>
            <w:rFonts w:ascii="黑体" w:hint="eastAsia"/>
            <w:noProof/>
          </w:rPr>
          <w:t>工作圈功能模块设计</w:t>
        </w:r>
        <w:r>
          <w:rPr>
            <w:noProof/>
            <w:webHidden/>
          </w:rPr>
          <w:tab/>
        </w:r>
        <w:r>
          <w:rPr>
            <w:noProof/>
            <w:webHidden/>
          </w:rPr>
          <w:fldChar w:fldCharType="begin"/>
        </w:r>
        <w:r>
          <w:rPr>
            <w:noProof/>
            <w:webHidden/>
          </w:rPr>
          <w:instrText xml:space="preserve"> PAGEREF _Toc455224612 \h </w:instrText>
        </w:r>
        <w:r>
          <w:rPr>
            <w:noProof/>
            <w:webHidden/>
          </w:rPr>
        </w:r>
        <w:r>
          <w:rPr>
            <w:noProof/>
            <w:webHidden/>
          </w:rPr>
          <w:fldChar w:fldCharType="separate"/>
        </w:r>
        <w:r>
          <w:rPr>
            <w:noProof/>
            <w:webHidden/>
          </w:rPr>
          <w:t>20</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3" w:history="1">
        <w:r w:rsidRPr="00FC5420">
          <w:rPr>
            <w:rStyle w:val="a5"/>
            <w:noProof/>
          </w:rPr>
          <w:t>4.2.1</w:t>
        </w:r>
        <w:r>
          <w:rPr>
            <w:rFonts w:asciiTheme="minorHAnsi" w:eastAsiaTheme="minorEastAsia" w:hAnsiTheme="minorHAnsi" w:cstheme="minorBidi"/>
            <w:i w:val="0"/>
            <w:iCs w:val="0"/>
            <w:noProof/>
            <w:szCs w:val="22"/>
          </w:rPr>
          <w:tab/>
        </w:r>
        <w:r w:rsidRPr="00FC5420">
          <w:rPr>
            <w:rStyle w:val="a5"/>
            <w:rFonts w:hint="eastAsia"/>
            <w:noProof/>
          </w:rPr>
          <w:t>功能总体划分</w:t>
        </w:r>
        <w:r>
          <w:rPr>
            <w:noProof/>
            <w:webHidden/>
          </w:rPr>
          <w:tab/>
        </w:r>
        <w:r>
          <w:rPr>
            <w:noProof/>
            <w:webHidden/>
          </w:rPr>
          <w:fldChar w:fldCharType="begin"/>
        </w:r>
        <w:r>
          <w:rPr>
            <w:noProof/>
            <w:webHidden/>
          </w:rPr>
          <w:instrText xml:space="preserve"> PAGEREF _Toc455224613 \h </w:instrText>
        </w:r>
        <w:r>
          <w:rPr>
            <w:noProof/>
            <w:webHidden/>
          </w:rPr>
        </w:r>
        <w:r>
          <w:rPr>
            <w:noProof/>
            <w:webHidden/>
          </w:rPr>
          <w:fldChar w:fldCharType="separate"/>
        </w:r>
        <w:r>
          <w:rPr>
            <w:noProof/>
            <w:webHidden/>
          </w:rPr>
          <w:t>20</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4" w:history="1">
        <w:r w:rsidRPr="00FC5420">
          <w:rPr>
            <w:rStyle w:val="a5"/>
            <w:noProof/>
          </w:rPr>
          <w:t>4.2.2</w:t>
        </w:r>
        <w:r>
          <w:rPr>
            <w:rFonts w:asciiTheme="minorHAnsi" w:eastAsiaTheme="minorEastAsia" w:hAnsiTheme="minorHAnsi" w:cstheme="minorBidi"/>
            <w:i w:val="0"/>
            <w:iCs w:val="0"/>
            <w:noProof/>
            <w:szCs w:val="22"/>
          </w:rPr>
          <w:tab/>
        </w:r>
        <w:r w:rsidRPr="00FC5420">
          <w:rPr>
            <w:rStyle w:val="a5"/>
            <w:rFonts w:hint="eastAsia"/>
            <w:noProof/>
          </w:rPr>
          <w:t>用户账户模块</w:t>
        </w:r>
        <w:r>
          <w:rPr>
            <w:noProof/>
            <w:webHidden/>
          </w:rPr>
          <w:tab/>
        </w:r>
        <w:r>
          <w:rPr>
            <w:noProof/>
            <w:webHidden/>
          </w:rPr>
          <w:fldChar w:fldCharType="begin"/>
        </w:r>
        <w:r>
          <w:rPr>
            <w:noProof/>
            <w:webHidden/>
          </w:rPr>
          <w:instrText xml:space="preserve"> PAGEREF _Toc455224614 \h </w:instrText>
        </w:r>
        <w:r>
          <w:rPr>
            <w:noProof/>
            <w:webHidden/>
          </w:rPr>
        </w:r>
        <w:r>
          <w:rPr>
            <w:noProof/>
            <w:webHidden/>
          </w:rPr>
          <w:fldChar w:fldCharType="separate"/>
        </w:r>
        <w:r>
          <w:rPr>
            <w:noProof/>
            <w:webHidden/>
          </w:rPr>
          <w:t>23</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5" w:history="1">
        <w:r w:rsidRPr="00FC5420">
          <w:rPr>
            <w:rStyle w:val="a5"/>
            <w:noProof/>
          </w:rPr>
          <w:t>4.2.3</w:t>
        </w:r>
        <w:r>
          <w:rPr>
            <w:rFonts w:asciiTheme="minorHAnsi" w:eastAsiaTheme="minorEastAsia" w:hAnsiTheme="minorHAnsi" w:cstheme="minorBidi"/>
            <w:i w:val="0"/>
            <w:iCs w:val="0"/>
            <w:noProof/>
            <w:szCs w:val="22"/>
          </w:rPr>
          <w:tab/>
        </w:r>
        <w:r w:rsidRPr="00FC5420">
          <w:rPr>
            <w:rStyle w:val="a5"/>
            <w:rFonts w:hint="eastAsia"/>
            <w:noProof/>
          </w:rPr>
          <w:t>圈子与帖子</w:t>
        </w:r>
        <w:r>
          <w:rPr>
            <w:noProof/>
            <w:webHidden/>
          </w:rPr>
          <w:tab/>
        </w:r>
        <w:r>
          <w:rPr>
            <w:noProof/>
            <w:webHidden/>
          </w:rPr>
          <w:fldChar w:fldCharType="begin"/>
        </w:r>
        <w:r>
          <w:rPr>
            <w:noProof/>
            <w:webHidden/>
          </w:rPr>
          <w:instrText xml:space="preserve"> PAGEREF _Toc455224615 \h </w:instrText>
        </w:r>
        <w:r>
          <w:rPr>
            <w:noProof/>
            <w:webHidden/>
          </w:rPr>
        </w:r>
        <w:r>
          <w:rPr>
            <w:noProof/>
            <w:webHidden/>
          </w:rPr>
          <w:fldChar w:fldCharType="separate"/>
        </w:r>
        <w:r>
          <w:rPr>
            <w:noProof/>
            <w:webHidden/>
          </w:rPr>
          <w:t>23</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6" w:history="1">
        <w:r w:rsidRPr="00FC5420">
          <w:rPr>
            <w:rStyle w:val="a5"/>
            <w:noProof/>
          </w:rPr>
          <w:t>4.2.4</w:t>
        </w:r>
        <w:r>
          <w:rPr>
            <w:rFonts w:asciiTheme="minorHAnsi" w:eastAsiaTheme="minorEastAsia" w:hAnsiTheme="minorHAnsi" w:cstheme="minorBidi"/>
            <w:i w:val="0"/>
            <w:iCs w:val="0"/>
            <w:noProof/>
            <w:szCs w:val="22"/>
          </w:rPr>
          <w:tab/>
        </w:r>
        <w:r w:rsidRPr="00FC5420">
          <w:rPr>
            <w:rStyle w:val="a5"/>
            <w:rFonts w:hint="eastAsia"/>
            <w:noProof/>
          </w:rPr>
          <w:t>评论</w:t>
        </w:r>
        <w:r>
          <w:rPr>
            <w:noProof/>
            <w:webHidden/>
          </w:rPr>
          <w:tab/>
        </w:r>
        <w:r>
          <w:rPr>
            <w:noProof/>
            <w:webHidden/>
          </w:rPr>
          <w:fldChar w:fldCharType="begin"/>
        </w:r>
        <w:r>
          <w:rPr>
            <w:noProof/>
            <w:webHidden/>
          </w:rPr>
          <w:instrText xml:space="preserve"> PAGEREF _Toc455224616 \h </w:instrText>
        </w:r>
        <w:r>
          <w:rPr>
            <w:noProof/>
            <w:webHidden/>
          </w:rPr>
        </w:r>
        <w:r>
          <w:rPr>
            <w:noProof/>
            <w:webHidden/>
          </w:rPr>
          <w:fldChar w:fldCharType="separate"/>
        </w:r>
        <w:r>
          <w:rPr>
            <w:noProof/>
            <w:webHidden/>
          </w:rPr>
          <w:t>24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7" w:history="1">
        <w:r w:rsidRPr="00FC5420">
          <w:rPr>
            <w:rStyle w:val="a5"/>
            <w:noProof/>
          </w:rPr>
          <w:t>4.2.5</w:t>
        </w:r>
        <w:r>
          <w:rPr>
            <w:rFonts w:asciiTheme="minorHAnsi" w:eastAsiaTheme="minorEastAsia" w:hAnsiTheme="minorHAnsi" w:cstheme="minorBidi"/>
            <w:i w:val="0"/>
            <w:iCs w:val="0"/>
            <w:noProof/>
            <w:szCs w:val="22"/>
          </w:rPr>
          <w:tab/>
        </w:r>
        <w:r w:rsidRPr="00FC5420">
          <w:rPr>
            <w:rStyle w:val="a5"/>
            <w:rFonts w:hint="eastAsia"/>
            <w:noProof/>
          </w:rPr>
          <w:t>赞</w:t>
        </w:r>
        <w:r>
          <w:rPr>
            <w:noProof/>
            <w:webHidden/>
          </w:rPr>
          <w:tab/>
        </w:r>
        <w:r>
          <w:rPr>
            <w:noProof/>
            <w:webHidden/>
          </w:rPr>
          <w:fldChar w:fldCharType="begin"/>
        </w:r>
        <w:r>
          <w:rPr>
            <w:noProof/>
            <w:webHidden/>
          </w:rPr>
          <w:instrText xml:space="preserve"> PAGEREF _Toc455224617 \h </w:instrText>
        </w:r>
        <w:r>
          <w:rPr>
            <w:noProof/>
            <w:webHidden/>
          </w:rPr>
        </w:r>
        <w:r>
          <w:rPr>
            <w:noProof/>
            <w:webHidden/>
          </w:rPr>
          <w:fldChar w:fldCharType="separate"/>
        </w:r>
        <w:r>
          <w:rPr>
            <w:noProof/>
            <w:webHidden/>
          </w:rPr>
          <w:t>24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8" w:history="1">
        <w:r w:rsidRPr="00FC5420">
          <w:rPr>
            <w:rStyle w:val="a5"/>
            <w:noProof/>
          </w:rPr>
          <w:t>4.2.6</w:t>
        </w:r>
        <w:r>
          <w:rPr>
            <w:rFonts w:asciiTheme="minorHAnsi" w:eastAsiaTheme="minorEastAsia" w:hAnsiTheme="minorHAnsi" w:cstheme="minorBidi"/>
            <w:i w:val="0"/>
            <w:iCs w:val="0"/>
            <w:noProof/>
            <w:szCs w:val="22"/>
          </w:rPr>
          <w:tab/>
        </w:r>
        <w:r w:rsidRPr="00FC5420">
          <w:rPr>
            <w:rStyle w:val="a5"/>
            <w:rFonts w:hint="eastAsia"/>
            <w:noProof/>
          </w:rPr>
          <w:t>工作应用</w:t>
        </w:r>
        <w:r>
          <w:rPr>
            <w:noProof/>
            <w:webHidden/>
          </w:rPr>
          <w:tab/>
        </w:r>
        <w:r>
          <w:rPr>
            <w:noProof/>
            <w:webHidden/>
          </w:rPr>
          <w:fldChar w:fldCharType="begin"/>
        </w:r>
        <w:r>
          <w:rPr>
            <w:noProof/>
            <w:webHidden/>
          </w:rPr>
          <w:instrText xml:space="preserve"> PAGEREF _Toc455224618 \h </w:instrText>
        </w:r>
        <w:r>
          <w:rPr>
            <w:noProof/>
            <w:webHidden/>
          </w:rPr>
        </w:r>
        <w:r>
          <w:rPr>
            <w:noProof/>
            <w:webHidden/>
          </w:rPr>
          <w:fldChar w:fldCharType="separate"/>
        </w:r>
        <w:r>
          <w:rPr>
            <w:noProof/>
            <w:webHidden/>
          </w:rPr>
          <w:t>24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19" w:history="1">
        <w:r w:rsidRPr="00FC5420">
          <w:rPr>
            <w:rStyle w:val="a5"/>
            <w:noProof/>
          </w:rPr>
          <w:t>4.2.7</w:t>
        </w:r>
        <w:r>
          <w:rPr>
            <w:rFonts w:asciiTheme="minorHAnsi" w:eastAsiaTheme="minorEastAsia" w:hAnsiTheme="minorHAnsi" w:cstheme="minorBidi"/>
            <w:i w:val="0"/>
            <w:iCs w:val="0"/>
            <w:noProof/>
            <w:szCs w:val="22"/>
          </w:rPr>
          <w:tab/>
        </w:r>
        <w:r w:rsidRPr="00FC5420">
          <w:rPr>
            <w:rStyle w:val="a5"/>
            <w:rFonts w:hint="eastAsia"/>
            <w:noProof/>
          </w:rPr>
          <w:t>工作流引擎</w:t>
        </w:r>
        <w:r>
          <w:rPr>
            <w:noProof/>
            <w:webHidden/>
          </w:rPr>
          <w:tab/>
        </w:r>
        <w:r>
          <w:rPr>
            <w:noProof/>
            <w:webHidden/>
          </w:rPr>
          <w:fldChar w:fldCharType="begin"/>
        </w:r>
        <w:r>
          <w:rPr>
            <w:noProof/>
            <w:webHidden/>
          </w:rPr>
          <w:instrText xml:space="preserve"> PAGEREF _Toc455224619 \h </w:instrText>
        </w:r>
        <w:r>
          <w:rPr>
            <w:noProof/>
            <w:webHidden/>
          </w:rPr>
        </w:r>
        <w:r>
          <w:rPr>
            <w:noProof/>
            <w:webHidden/>
          </w:rPr>
          <w:fldChar w:fldCharType="separate"/>
        </w:r>
        <w:r>
          <w:rPr>
            <w:noProof/>
            <w:webHidden/>
          </w:rPr>
          <w:t>25</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20" w:history="1">
        <w:r w:rsidRPr="00FC5420">
          <w:rPr>
            <w:rStyle w:val="a5"/>
            <w:rFonts w:ascii="黑体"/>
            <w:noProof/>
          </w:rPr>
          <w:t>4.3</w:t>
        </w:r>
        <w:r>
          <w:rPr>
            <w:rFonts w:asciiTheme="minorHAnsi" w:eastAsiaTheme="minorEastAsia" w:hAnsiTheme="minorHAnsi" w:cstheme="minorBidi"/>
            <w:smallCaps w:val="0"/>
            <w:noProof/>
            <w:szCs w:val="22"/>
          </w:rPr>
          <w:tab/>
        </w:r>
        <w:r w:rsidRPr="00FC5420">
          <w:rPr>
            <w:rStyle w:val="a5"/>
            <w:rFonts w:ascii="黑体" w:hint="eastAsia"/>
            <w:noProof/>
          </w:rPr>
          <w:t>数据库设计</w:t>
        </w:r>
        <w:r>
          <w:rPr>
            <w:noProof/>
            <w:webHidden/>
          </w:rPr>
          <w:tab/>
        </w:r>
        <w:r>
          <w:rPr>
            <w:noProof/>
            <w:webHidden/>
          </w:rPr>
          <w:fldChar w:fldCharType="begin"/>
        </w:r>
        <w:r>
          <w:rPr>
            <w:noProof/>
            <w:webHidden/>
          </w:rPr>
          <w:instrText xml:space="preserve"> PAGEREF _Toc455224620 \h </w:instrText>
        </w:r>
        <w:r>
          <w:rPr>
            <w:noProof/>
            <w:webHidden/>
          </w:rPr>
        </w:r>
        <w:r>
          <w:rPr>
            <w:noProof/>
            <w:webHidden/>
          </w:rPr>
          <w:fldChar w:fldCharType="separate"/>
        </w:r>
        <w:r>
          <w:rPr>
            <w:noProof/>
            <w:webHidden/>
          </w:rPr>
          <w:t>25</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1" w:history="1">
        <w:r w:rsidRPr="00FC5420">
          <w:rPr>
            <w:rStyle w:val="a5"/>
            <w:noProof/>
          </w:rPr>
          <w:t>4.3.1</w:t>
        </w:r>
        <w:r>
          <w:rPr>
            <w:rFonts w:asciiTheme="minorHAnsi" w:eastAsiaTheme="minorEastAsia" w:hAnsiTheme="minorHAnsi" w:cstheme="minorBidi"/>
            <w:i w:val="0"/>
            <w:iCs w:val="0"/>
            <w:noProof/>
            <w:szCs w:val="22"/>
          </w:rPr>
          <w:tab/>
        </w:r>
        <w:r w:rsidRPr="00FC5420">
          <w:rPr>
            <w:rStyle w:val="a5"/>
            <w:rFonts w:hint="eastAsia"/>
            <w:noProof/>
          </w:rPr>
          <w:t>用户账户模块数据设计</w:t>
        </w:r>
        <w:r>
          <w:rPr>
            <w:noProof/>
            <w:webHidden/>
          </w:rPr>
          <w:tab/>
        </w:r>
        <w:r>
          <w:rPr>
            <w:noProof/>
            <w:webHidden/>
          </w:rPr>
          <w:fldChar w:fldCharType="begin"/>
        </w:r>
        <w:r>
          <w:rPr>
            <w:noProof/>
            <w:webHidden/>
          </w:rPr>
          <w:instrText xml:space="preserve"> PAGEREF _Toc455224621 \h </w:instrText>
        </w:r>
        <w:r>
          <w:rPr>
            <w:noProof/>
            <w:webHidden/>
          </w:rPr>
        </w:r>
        <w:r>
          <w:rPr>
            <w:noProof/>
            <w:webHidden/>
          </w:rPr>
          <w:fldChar w:fldCharType="separate"/>
        </w:r>
        <w:r>
          <w:rPr>
            <w:noProof/>
            <w:webHidden/>
          </w:rPr>
          <w:t>26</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2" w:history="1">
        <w:r w:rsidRPr="00FC5420">
          <w:rPr>
            <w:rStyle w:val="a5"/>
            <w:noProof/>
          </w:rPr>
          <w:t>4.3.2</w:t>
        </w:r>
        <w:r>
          <w:rPr>
            <w:rFonts w:asciiTheme="minorHAnsi" w:eastAsiaTheme="minorEastAsia" w:hAnsiTheme="minorHAnsi" w:cstheme="minorBidi"/>
            <w:i w:val="0"/>
            <w:iCs w:val="0"/>
            <w:noProof/>
            <w:szCs w:val="22"/>
          </w:rPr>
          <w:tab/>
        </w:r>
        <w:r w:rsidRPr="00FC5420">
          <w:rPr>
            <w:rStyle w:val="a5"/>
            <w:rFonts w:hint="eastAsia"/>
            <w:noProof/>
          </w:rPr>
          <w:t>圈子帖子模块数据设计</w:t>
        </w:r>
        <w:r>
          <w:rPr>
            <w:noProof/>
            <w:webHidden/>
          </w:rPr>
          <w:tab/>
        </w:r>
        <w:r>
          <w:rPr>
            <w:noProof/>
            <w:webHidden/>
          </w:rPr>
          <w:fldChar w:fldCharType="begin"/>
        </w:r>
        <w:r>
          <w:rPr>
            <w:noProof/>
            <w:webHidden/>
          </w:rPr>
          <w:instrText xml:space="preserve"> PAGEREF _Toc455224622 \h </w:instrText>
        </w:r>
        <w:r>
          <w:rPr>
            <w:noProof/>
            <w:webHidden/>
          </w:rPr>
        </w:r>
        <w:r>
          <w:rPr>
            <w:noProof/>
            <w:webHidden/>
          </w:rPr>
          <w:fldChar w:fldCharType="separate"/>
        </w:r>
        <w:r>
          <w:rPr>
            <w:noProof/>
            <w:webHidden/>
          </w:rPr>
          <w:t>26</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3" w:history="1">
        <w:r w:rsidRPr="00FC5420">
          <w:rPr>
            <w:rStyle w:val="a5"/>
            <w:noProof/>
          </w:rPr>
          <w:t>4.3.3</w:t>
        </w:r>
        <w:r>
          <w:rPr>
            <w:rFonts w:asciiTheme="minorHAnsi" w:eastAsiaTheme="minorEastAsia" w:hAnsiTheme="minorHAnsi" w:cstheme="minorBidi"/>
            <w:i w:val="0"/>
            <w:iCs w:val="0"/>
            <w:noProof/>
            <w:szCs w:val="22"/>
          </w:rPr>
          <w:tab/>
        </w:r>
        <w:r w:rsidRPr="00FC5420">
          <w:rPr>
            <w:rStyle w:val="a5"/>
            <w:rFonts w:hint="eastAsia"/>
            <w:noProof/>
          </w:rPr>
          <w:t>评论模块数据设计</w:t>
        </w:r>
        <w:r>
          <w:rPr>
            <w:noProof/>
            <w:webHidden/>
          </w:rPr>
          <w:tab/>
        </w:r>
        <w:r>
          <w:rPr>
            <w:noProof/>
            <w:webHidden/>
          </w:rPr>
          <w:fldChar w:fldCharType="begin"/>
        </w:r>
        <w:r>
          <w:rPr>
            <w:noProof/>
            <w:webHidden/>
          </w:rPr>
          <w:instrText xml:space="preserve"> PAGEREF _Toc455224623 \h </w:instrText>
        </w:r>
        <w:r>
          <w:rPr>
            <w:noProof/>
            <w:webHidden/>
          </w:rPr>
        </w:r>
        <w:r>
          <w:rPr>
            <w:noProof/>
            <w:webHidden/>
          </w:rPr>
          <w:fldChar w:fldCharType="separate"/>
        </w:r>
        <w:r>
          <w:rPr>
            <w:noProof/>
            <w:webHidden/>
          </w:rPr>
          <w:t>27</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4" w:history="1">
        <w:r w:rsidRPr="00FC5420">
          <w:rPr>
            <w:rStyle w:val="a5"/>
            <w:noProof/>
          </w:rPr>
          <w:t>4.3.4</w:t>
        </w:r>
        <w:r>
          <w:rPr>
            <w:rFonts w:asciiTheme="minorHAnsi" w:eastAsiaTheme="minorEastAsia" w:hAnsiTheme="minorHAnsi" w:cstheme="minorBidi"/>
            <w:i w:val="0"/>
            <w:iCs w:val="0"/>
            <w:noProof/>
            <w:szCs w:val="22"/>
          </w:rPr>
          <w:tab/>
        </w:r>
        <w:r w:rsidRPr="00FC5420">
          <w:rPr>
            <w:rStyle w:val="a5"/>
            <w:rFonts w:hint="eastAsia"/>
            <w:noProof/>
          </w:rPr>
          <w:t>赞模块数据设计</w:t>
        </w:r>
        <w:r>
          <w:rPr>
            <w:noProof/>
            <w:webHidden/>
          </w:rPr>
          <w:tab/>
        </w:r>
        <w:r>
          <w:rPr>
            <w:noProof/>
            <w:webHidden/>
          </w:rPr>
          <w:fldChar w:fldCharType="begin"/>
        </w:r>
        <w:r>
          <w:rPr>
            <w:noProof/>
            <w:webHidden/>
          </w:rPr>
          <w:instrText xml:space="preserve"> PAGEREF _Toc455224624 \h </w:instrText>
        </w:r>
        <w:r>
          <w:rPr>
            <w:noProof/>
            <w:webHidden/>
          </w:rPr>
        </w:r>
        <w:r>
          <w:rPr>
            <w:noProof/>
            <w:webHidden/>
          </w:rPr>
          <w:fldChar w:fldCharType="separate"/>
        </w:r>
        <w:r>
          <w:rPr>
            <w:noProof/>
            <w:webHidden/>
          </w:rPr>
          <w:t>28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5" w:history="1">
        <w:r w:rsidRPr="00FC5420">
          <w:rPr>
            <w:rStyle w:val="a5"/>
            <w:noProof/>
          </w:rPr>
          <w:t>4.3.5</w:t>
        </w:r>
        <w:r>
          <w:rPr>
            <w:rFonts w:asciiTheme="minorHAnsi" w:eastAsiaTheme="minorEastAsia" w:hAnsiTheme="minorHAnsi" w:cstheme="minorBidi"/>
            <w:i w:val="0"/>
            <w:iCs w:val="0"/>
            <w:noProof/>
            <w:szCs w:val="22"/>
          </w:rPr>
          <w:tab/>
        </w:r>
        <w:r w:rsidRPr="00FC5420">
          <w:rPr>
            <w:rStyle w:val="a5"/>
            <w:rFonts w:hint="eastAsia"/>
            <w:noProof/>
          </w:rPr>
          <w:t>工作应用模块数据设计</w:t>
        </w:r>
        <w:r>
          <w:rPr>
            <w:noProof/>
            <w:webHidden/>
          </w:rPr>
          <w:tab/>
        </w:r>
        <w:r>
          <w:rPr>
            <w:noProof/>
            <w:webHidden/>
          </w:rPr>
          <w:fldChar w:fldCharType="begin"/>
        </w:r>
        <w:r>
          <w:rPr>
            <w:noProof/>
            <w:webHidden/>
          </w:rPr>
          <w:instrText xml:space="preserve"> PAGEREF _Toc455224625 \h </w:instrText>
        </w:r>
        <w:r>
          <w:rPr>
            <w:noProof/>
            <w:webHidden/>
          </w:rPr>
        </w:r>
        <w:r>
          <w:rPr>
            <w:noProof/>
            <w:webHidden/>
          </w:rPr>
          <w:fldChar w:fldCharType="separate"/>
        </w:r>
        <w:r>
          <w:rPr>
            <w:noProof/>
            <w:webHidden/>
          </w:rPr>
          <w:t>28</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6" w:history="1">
        <w:r w:rsidRPr="00FC5420">
          <w:rPr>
            <w:rStyle w:val="a5"/>
            <w:noProof/>
          </w:rPr>
          <w:t>4.3.6</w:t>
        </w:r>
        <w:r>
          <w:rPr>
            <w:rFonts w:asciiTheme="minorHAnsi" w:eastAsiaTheme="minorEastAsia" w:hAnsiTheme="minorHAnsi" w:cstheme="minorBidi"/>
            <w:i w:val="0"/>
            <w:iCs w:val="0"/>
            <w:noProof/>
            <w:szCs w:val="22"/>
          </w:rPr>
          <w:tab/>
        </w:r>
        <w:r w:rsidRPr="00FC5420">
          <w:rPr>
            <w:rStyle w:val="a5"/>
            <w:rFonts w:hint="eastAsia"/>
            <w:noProof/>
          </w:rPr>
          <w:t>工作流引擎</w:t>
        </w:r>
        <w:r>
          <w:rPr>
            <w:noProof/>
            <w:webHidden/>
          </w:rPr>
          <w:tab/>
        </w:r>
        <w:r>
          <w:rPr>
            <w:noProof/>
            <w:webHidden/>
          </w:rPr>
          <w:fldChar w:fldCharType="begin"/>
        </w:r>
        <w:r>
          <w:rPr>
            <w:noProof/>
            <w:webHidden/>
          </w:rPr>
          <w:instrText xml:space="preserve"> PAGEREF _Toc455224626 \h </w:instrText>
        </w:r>
        <w:r>
          <w:rPr>
            <w:noProof/>
            <w:webHidden/>
          </w:rPr>
        </w:r>
        <w:r>
          <w:rPr>
            <w:noProof/>
            <w:webHidden/>
          </w:rPr>
          <w:fldChar w:fldCharType="separate"/>
        </w:r>
        <w:r>
          <w:rPr>
            <w:noProof/>
            <w:webHidden/>
          </w:rPr>
          <w:t>29</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27" w:history="1">
        <w:r w:rsidRPr="00FC5420">
          <w:rPr>
            <w:rStyle w:val="a5"/>
            <w:rFonts w:ascii="黑体"/>
            <w:noProof/>
          </w:rPr>
          <w:t>4.4</w:t>
        </w:r>
        <w:r>
          <w:rPr>
            <w:rFonts w:asciiTheme="minorHAnsi" w:eastAsiaTheme="minorEastAsia" w:hAnsiTheme="minorHAnsi" w:cstheme="minorBidi"/>
            <w:smallCaps w:val="0"/>
            <w:noProof/>
            <w:szCs w:val="22"/>
          </w:rPr>
          <w:tab/>
        </w:r>
        <w:r w:rsidRPr="00FC5420">
          <w:rPr>
            <w:rStyle w:val="a5"/>
            <w:rFonts w:ascii="黑体" w:hint="eastAsia"/>
            <w:noProof/>
          </w:rPr>
          <w:t>工作圈技术框架设计</w:t>
        </w:r>
        <w:r>
          <w:rPr>
            <w:noProof/>
            <w:webHidden/>
          </w:rPr>
          <w:tab/>
        </w:r>
        <w:r>
          <w:rPr>
            <w:noProof/>
            <w:webHidden/>
          </w:rPr>
          <w:fldChar w:fldCharType="begin"/>
        </w:r>
        <w:r>
          <w:rPr>
            <w:noProof/>
            <w:webHidden/>
          </w:rPr>
          <w:instrText xml:space="preserve"> PAGEREF _Toc455224627 \h </w:instrText>
        </w:r>
        <w:r>
          <w:rPr>
            <w:noProof/>
            <w:webHidden/>
          </w:rPr>
        </w:r>
        <w:r>
          <w:rPr>
            <w:noProof/>
            <w:webHidden/>
          </w:rPr>
          <w:fldChar w:fldCharType="separate"/>
        </w:r>
        <w:r>
          <w:rPr>
            <w:noProof/>
            <w:webHidden/>
          </w:rPr>
          <w:t>30</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8" w:history="1">
        <w:r w:rsidRPr="00FC5420">
          <w:rPr>
            <w:rStyle w:val="a5"/>
            <w:noProof/>
          </w:rPr>
          <w:t>4.4.1</w:t>
        </w:r>
        <w:r>
          <w:rPr>
            <w:rFonts w:asciiTheme="minorHAnsi" w:eastAsiaTheme="minorEastAsia" w:hAnsiTheme="minorHAnsi" w:cstheme="minorBidi"/>
            <w:i w:val="0"/>
            <w:iCs w:val="0"/>
            <w:noProof/>
            <w:szCs w:val="22"/>
          </w:rPr>
          <w:tab/>
        </w:r>
        <w:r w:rsidRPr="00FC5420">
          <w:rPr>
            <w:rStyle w:val="a5"/>
            <w:rFonts w:hint="eastAsia"/>
            <w:noProof/>
          </w:rPr>
          <w:t>工作圈整体技术架构图</w:t>
        </w:r>
        <w:r>
          <w:rPr>
            <w:noProof/>
            <w:webHidden/>
          </w:rPr>
          <w:tab/>
        </w:r>
        <w:r>
          <w:rPr>
            <w:noProof/>
            <w:webHidden/>
          </w:rPr>
          <w:fldChar w:fldCharType="begin"/>
        </w:r>
        <w:r>
          <w:rPr>
            <w:noProof/>
            <w:webHidden/>
          </w:rPr>
          <w:instrText xml:space="preserve"> PAGEREF _Toc455224628 \h </w:instrText>
        </w:r>
        <w:r>
          <w:rPr>
            <w:noProof/>
            <w:webHidden/>
          </w:rPr>
        </w:r>
        <w:r>
          <w:rPr>
            <w:noProof/>
            <w:webHidden/>
          </w:rPr>
          <w:fldChar w:fldCharType="separate"/>
        </w:r>
        <w:r>
          <w:rPr>
            <w:noProof/>
            <w:webHidden/>
          </w:rPr>
          <w:t>30</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29" w:history="1">
        <w:r w:rsidRPr="00FC5420">
          <w:rPr>
            <w:rStyle w:val="a5"/>
            <w:noProof/>
          </w:rPr>
          <w:t>4.4.2</w:t>
        </w:r>
        <w:r>
          <w:rPr>
            <w:rFonts w:asciiTheme="minorHAnsi" w:eastAsiaTheme="minorEastAsia" w:hAnsiTheme="minorHAnsi" w:cstheme="minorBidi"/>
            <w:i w:val="0"/>
            <w:iCs w:val="0"/>
            <w:noProof/>
            <w:szCs w:val="22"/>
          </w:rPr>
          <w:tab/>
        </w:r>
        <w:r w:rsidRPr="00FC5420">
          <w:rPr>
            <w:rStyle w:val="a5"/>
            <w:rFonts w:hint="eastAsia"/>
            <w:noProof/>
          </w:rPr>
          <w:t>工作圈</w:t>
        </w:r>
        <w:r w:rsidRPr="00FC5420">
          <w:rPr>
            <w:rStyle w:val="a5"/>
            <w:noProof/>
          </w:rPr>
          <w:t>Rest</w:t>
        </w:r>
        <w:r w:rsidRPr="00FC5420">
          <w:rPr>
            <w:rStyle w:val="a5"/>
            <w:rFonts w:hint="eastAsia"/>
            <w:noProof/>
          </w:rPr>
          <w:t>设计</w:t>
        </w:r>
        <w:r>
          <w:rPr>
            <w:noProof/>
            <w:webHidden/>
          </w:rPr>
          <w:tab/>
        </w:r>
        <w:r>
          <w:rPr>
            <w:noProof/>
            <w:webHidden/>
          </w:rPr>
          <w:fldChar w:fldCharType="begin"/>
        </w:r>
        <w:r>
          <w:rPr>
            <w:noProof/>
            <w:webHidden/>
          </w:rPr>
          <w:instrText xml:space="preserve"> PAGEREF _Toc455224629 \h </w:instrText>
        </w:r>
        <w:r>
          <w:rPr>
            <w:noProof/>
            <w:webHidden/>
          </w:rPr>
        </w:r>
        <w:r>
          <w:rPr>
            <w:noProof/>
            <w:webHidden/>
          </w:rPr>
          <w:fldChar w:fldCharType="separate"/>
        </w:r>
        <w:r>
          <w:rPr>
            <w:noProof/>
            <w:webHidden/>
          </w:rPr>
          <w:t>30</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0" w:history="1">
        <w:r w:rsidRPr="00FC5420">
          <w:rPr>
            <w:rStyle w:val="a5"/>
            <w:noProof/>
          </w:rPr>
          <w:t>4.4.3</w:t>
        </w:r>
        <w:r>
          <w:rPr>
            <w:rFonts w:asciiTheme="minorHAnsi" w:eastAsiaTheme="minorEastAsia" w:hAnsiTheme="minorHAnsi" w:cstheme="minorBidi"/>
            <w:i w:val="0"/>
            <w:iCs w:val="0"/>
            <w:noProof/>
            <w:szCs w:val="22"/>
          </w:rPr>
          <w:tab/>
        </w:r>
        <w:r w:rsidRPr="00FC5420">
          <w:rPr>
            <w:rStyle w:val="a5"/>
            <w:rFonts w:hint="eastAsia"/>
            <w:noProof/>
          </w:rPr>
          <w:t>分布式服务与自动化配置中心</w:t>
        </w:r>
        <w:r>
          <w:rPr>
            <w:noProof/>
            <w:webHidden/>
          </w:rPr>
          <w:tab/>
        </w:r>
        <w:r>
          <w:rPr>
            <w:noProof/>
            <w:webHidden/>
          </w:rPr>
          <w:fldChar w:fldCharType="begin"/>
        </w:r>
        <w:r>
          <w:rPr>
            <w:noProof/>
            <w:webHidden/>
          </w:rPr>
          <w:instrText xml:space="preserve"> PAGEREF _Toc455224630 \h </w:instrText>
        </w:r>
        <w:r>
          <w:rPr>
            <w:noProof/>
            <w:webHidden/>
          </w:rPr>
        </w:r>
        <w:r>
          <w:rPr>
            <w:noProof/>
            <w:webHidden/>
          </w:rPr>
          <w:fldChar w:fldCharType="separate"/>
        </w:r>
        <w:r>
          <w:rPr>
            <w:noProof/>
            <w:webHidden/>
          </w:rPr>
          <w:t>32</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1" w:history="1">
        <w:r w:rsidRPr="00FC5420">
          <w:rPr>
            <w:rStyle w:val="a5"/>
            <w:noProof/>
          </w:rPr>
          <w:t>4.4.4</w:t>
        </w:r>
        <w:r>
          <w:rPr>
            <w:rFonts w:asciiTheme="minorHAnsi" w:eastAsiaTheme="minorEastAsia" w:hAnsiTheme="minorHAnsi" w:cstheme="minorBidi"/>
            <w:i w:val="0"/>
            <w:iCs w:val="0"/>
            <w:noProof/>
            <w:szCs w:val="22"/>
          </w:rPr>
          <w:tab/>
        </w:r>
        <w:r w:rsidRPr="00FC5420">
          <w:rPr>
            <w:rStyle w:val="a5"/>
            <w:rFonts w:hint="eastAsia"/>
            <w:noProof/>
          </w:rPr>
          <w:t>数据分片</w:t>
        </w:r>
        <w:r w:rsidRPr="00FC5420">
          <w:rPr>
            <w:rStyle w:val="a5"/>
            <w:noProof/>
          </w:rPr>
          <w:t>(Data Sharding)</w:t>
        </w:r>
        <w:r w:rsidRPr="00FC5420">
          <w:rPr>
            <w:rStyle w:val="a5"/>
            <w:rFonts w:hint="eastAsia"/>
            <w:noProof/>
          </w:rPr>
          <w:t>与数据索引中心</w:t>
        </w:r>
        <w:r>
          <w:rPr>
            <w:noProof/>
            <w:webHidden/>
          </w:rPr>
          <w:tab/>
        </w:r>
        <w:r>
          <w:rPr>
            <w:noProof/>
            <w:webHidden/>
          </w:rPr>
          <w:fldChar w:fldCharType="begin"/>
        </w:r>
        <w:r>
          <w:rPr>
            <w:noProof/>
            <w:webHidden/>
          </w:rPr>
          <w:instrText xml:space="preserve"> PAGEREF _Toc455224631 \h </w:instrText>
        </w:r>
        <w:r>
          <w:rPr>
            <w:noProof/>
            <w:webHidden/>
          </w:rPr>
        </w:r>
        <w:r>
          <w:rPr>
            <w:noProof/>
            <w:webHidden/>
          </w:rPr>
          <w:fldChar w:fldCharType="separate"/>
        </w:r>
        <w:r>
          <w:rPr>
            <w:noProof/>
            <w:webHidden/>
          </w:rPr>
          <w:t>35</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2" w:history="1">
        <w:r w:rsidRPr="00FC5420">
          <w:rPr>
            <w:rStyle w:val="a5"/>
            <w:noProof/>
          </w:rPr>
          <w:t>4.4.5</w:t>
        </w:r>
        <w:r>
          <w:rPr>
            <w:rFonts w:asciiTheme="minorHAnsi" w:eastAsiaTheme="minorEastAsia" w:hAnsiTheme="minorHAnsi" w:cstheme="minorBidi"/>
            <w:i w:val="0"/>
            <w:iCs w:val="0"/>
            <w:noProof/>
            <w:szCs w:val="22"/>
          </w:rPr>
          <w:tab/>
        </w:r>
        <w:r w:rsidRPr="00FC5420">
          <w:rPr>
            <w:rStyle w:val="a5"/>
            <w:rFonts w:hint="eastAsia"/>
            <w:noProof/>
          </w:rPr>
          <w:t>工作圈部署架构</w:t>
        </w:r>
        <w:r>
          <w:rPr>
            <w:noProof/>
            <w:webHidden/>
          </w:rPr>
          <w:tab/>
        </w:r>
        <w:r>
          <w:rPr>
            <w:noProof/>
            <w:webHidden/>
          </w:rPr>
          <w:fldChar w:fldCharType="begin"/>
        </w:r>
        <w:r>
          <w:rPr>
            <w:noProof/>
            <w:webHidden/>
          </w:rPr>
          <w:instrText xml:space="preserve"> PAGEREF _Toc455224632 \h </w:instrText>
        </w:r>
        <w:r>
          <w:rPr>
            <w:noProof/>
            <w:webHidden/>
          </w:rPr>
        </w:r>
        <w:r>
          <w:rPr>
            <w:noProof/>
            <w:webHidden/>
          </w:rPr>
          <w:fldChar w:fldCharType="separate"/>
        </w:r>
        <w:r>
          <w:rPr>
            <w:noProof/>
            <w:webHidden/>
          </w:rPr>
          <w:t>37</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33" w:history="1">
        <w:r w:rsidRPr="00FC5420">
          <w:rPr>
            <w:rStyle w:val="a5"/>
            <w:rFonts w:ascii="黑体"/>
            <w:noProof/>
          </w:rPr>
          <w:t>4.5</w:t>
        </w:r>
        <w:r>
          <w:rPr>
            <w:rFonts w:asciiTheme="minorHAnsi" w:eastAsiaTheme="minorEastAsia" w:hAnsiTheme="minorHAnsi" w:cstheme="minorBidi"/>
            <w:smallCaps w:val="0"/>
            <w:noProof/>
            <w:szCs w:val="22"/>
          </w:rPr>
          <w:tab/>
        </w:r>
        <w:r w:rsidRPr="00FC5420">
          <w:rPr>
            <w:rStyle w:val="a5"/>
            <w:rFonts w:ascii="黑体" w:hint="eastAsia"/>
            <w:noProof/>
          </w:rPr>
          <w:t>本章小节</w:t>
        </w:r>
        <w:r>
          <w:rPr>
            <w:noProof/>
            <w:webHidden/>
          </w:rPr>
          <w:tab/>
        </w:r>
        <w:r>
          <w:rPr>
            <w:noProof/>
            <w:webHidden/>
          </w:rPr>
          <w:fldChar w:fldCharType="begin"/>
        </w:r>
        <w:r>
          <w:rPr>
            <w:noProof/>
            <w:webHidden/>
          </w:rPr>
          <w:instrText xml:space="preserve"> PAGEREF _Toc455224633 \h </w:instrText>
        </w:r>
        <w:r>
          <w:rPr>
            <w:noProof/>
            <w:webHidden/>
          </w:rPr>
        </w:r>
        <w:r>
          <w:rPr>
            <w:noProof/>
            <w:webHidden/>
          </w:rPr>
          <w:fldChar w:fldCharType="separate"/>
        </w:r>
        <w:r>
          <w:rPr>
            <w:noProof/>
            <w:webHidden/>
          </w:rPr>
          <w:t>37</w:t>
        </w:r>
        <w:r>
          <w:rPr>
            <w:noProof/>
            <w:webHidden/>
          </w:rPr>
          <w:fldChar w:fldCharType="end"/>
        </w:r>
      </w:hyperlink>
    </w:p>
    <w:p w:rsidR="00646462" w:rsidRDefault="00646462">
      <w:pPr>
        <w:pStyle w:val="10"/>
        <w:tabs>
          <w:tab w:val="right" w:leader="dot" w:pos="8296"/>
        </w:tabs>
        <w:rPr>
          <w:rFonts w:asciiTheme="minorHAnsi" w:eastAsiaTheme="minorEastAsia" w:hAnsiTheme="minorHAnsi" w:cstheme="minorBidi"/>
          <w:b w:val="0"/>
          <w:bCs w:val="0"/>
          <w:caps w:val="0"/>
          <w:noProof/>
          <w:szCs w:val="22"/>
        </w:rPr>
      </w:pPr>
      <w:hyperlink w:anchor="_Toc455224634" w:history="1">
        <w:r w:rsidRPr="00FC5420">
          <w:rPr>
            <w:rStyle w:val="a5"/>
            <w:rFonts w:eastAsia="黑体" w:hint="eastAsia"/>
            <w:noProof/>
          </w:rPr>
          <w:t>第五章</w:t>
        </w:r>
        <w:r w:rsidRPr="00FC5420">
          <w:rPr>
            <w:rStyle w:val="a5"/>
            <w:rFonts w:eastAsia="黑体"/>
            <w:noProof/>
          </w:rPr>
          <w:t xml:space="preserve"> </w:t>
        </w:r>
        <w:r w:rsidRPr="00FC5420">
          <w:rPr>
            <w:rStyle w:val="a5"/>
            <w:rFonts w:eastAsia="黑体" w:hint="eastAsia"/>
            <w:noProof/>
          </w:rPr>
          <w:t>工作圈功能模块的设计与实现</w:t>
        </w:r>
        <w:r>
          <w:rPr>
            <w:noProof/>
            <w:webHidden/>
          </w:rPr>
          <w:tab/>
        </w:r>
        <w:r>
          <w:rPr>
            <w:noProof/>
            <w:webHidden/>
          </w:rPr>
          <w:fldChar w:fldCharType="begin"/>
        </w:r>
        <w:r>
          <w:rPr>
            <w:noProof/>
            <w:webHidden/>
          </w:rPr>
          <w:instrText xml:space="preserve"> PAGEREF _Toc455224634 \h </w:instrText>
        </w:r>
        <w:r>
          <w:rPr>
            <w:noProof/>
            <w:webHidden/>
          </w:rPr>
        </w:r>
        <w:r>
          <w:rPr>
            <w:noProof/>
            <w:webHidden/>
          </w:rPr>
          <w:fldChar w:fldCharType="separate"/>
        </w:r>
        <w:r>
          <w:rPr>
            <w:noProof/>
            <w:webHidden/>
          </w:rPr>
          <w:t>39</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35" w:history="1">
        <w:r w:rsidRPr="00FC5420">
          <w:rPr>
            <w:rStyle w:val="a5"/>
            <w:rFonts w:ascii="黑体"/>
            <w:noProof/>
          </w:rPr>
          <w:t>5.1</w:t>
        </w:r>
        <w:r>
          <w:rPr>
            <w:rFonts w:asciiTheme="minorHAnsi" w:eastAsiaTheme="minorEastAsia" w:hAnsiTheme="minorHAnsi" w:cstheme="minorBidi"/>
            <w:smallCaps w:val="0"/>
            <w:noProof/>
            <w:szCs w:val="22"/>
          </w:rPr>
          <w:tab/>
        </w:r>
        <w:r w:rsidRPr="00FC5420">
          <w:rPr>
            <w:rStyle w:val="a5"/>
            <w:rFonts w:ascii="黑体" w:hint="eastAsia"/>
            <w:noProof/>
          </w:rPr>
          <w:t>客户端界面设计</w:t>
        </w:r>
        <w:r>
          <w:rPr>
            <w:noProof/>
            <w:webHidden/>
          </w:rPr>
          <w:tab/>
        </w:r>
        <w:r>
          <w:rPr>
            <w:noProof/>
            <w:webHidden/>
          </w:rPr>
          <w:fldChar w:fldCharType="begin"/>
        </w:r>
        <w:r>
          <w:rPr>
            <w:noProof/>
            <w:webHidden/>
          </w:rPr>
          <w:instrText xml:space="preserve"> PAGEREF _Toc455224635 \h </w:instrText>
        </w:r>
        <w:r>
          <w:rPr>
            <w:noProof/>
            <w:webHidden/>
          </w:rPr>
        </w:r>
        <w:r>
          <w:rPr>
            <w:noProof/>
            <w:webHidden/>
          </w:rPr>
          <w:fldChar w:fldCharType="separate"/>
        </w:r>
        <w:r>
          <w:rPr>
            <w:noProof/>
            <w:webHidden/>
          </w:rPr>
          <w:t>39</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6" w:history="1">
        <w:r w:rsidRPr="00FC5420">
          <w:rPr>
            <w:rStyle w:val="a5"/>
            <w:noProof/>
          </w:rPr>
          <w:t>5.1.1</w:t>
        </w:r>
        <w:r>
          <w:rPr>
            <w:rFonts w:asciiTheme="minorHAnsi" w:eastAsiaTheme="minorEastAsia" w:hAnsiTheme="minorHAnsi" w:cstheme="minorBidi"/>
            <w:i w:val="0"/>
            <w:iCs w:val="0"/>
            <w:noProof/>
            <w:szCs w:val="22"/>
          </w:rPr>
          <w:tab/>
        </w:r>
        <w:r w:rsidRPr="00FC5420">
          <w:rPr>
            <w:rStyle w:val="a5"/>
            <w:rFonts w:hint="eastAsia"/>
            <w:noProof/>
          </w:rPr>
          <w:t>用户账户界面设计</w:t>
        </w:r>
        <w:r>
          <w:rPr>
            <w:noProof/>
            <w:webHidden/>
          </w:rPr>
          <w:tab/>
        </w:r>
        <w:r>
          <w:rPr>
            <w:noProof/>
            <w:webHidden/>
          </w:rPr>
          <w:fldChar w:fldCharType="begin"/>
        </w:r>
        <w:r>
          <w:rPr>
            <w:noProof/>
            <w:webHidden/>
          </w:rPr>
          <w:instrText xml:space="preserve"> PAGEREF _Toc455224636 \h </w:instrText>
        </w:r>
        <w:r>
          <w:rPr>
            <w:noProof/>
            <w:webHidden/>
          </w:rPr>
        </w:r>
        <w:r>
          <w:rPr>
            <w:noProof/>
            <w:webHidden/>
          </w:rPr>
          <w:fldChar w:fldCharType="separate"/>
        </w:r>
        <w:r>
          <w:rPr>
            <w:noProof/>
            <w:webHidden/>
          </w:rPr>
          <w:t>39</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7" w:history="1">
        <w:r w:rsidRPr="00FC5420">
          <w:rPr>
            <w:rStyle w:val="a5"/>
            <w:noProof/>
          </w:rPr>
          <w:t>5.1.2</w:t>
        </w:r>
        <w:r>
          <w:rPr>
            <w:rFonts w:asciiTheme="minorHAnsi" w:eastAsiaTheme="minorEastAsia" w:hAnsiTheme="minorHAnsi" w:cstheme="minorBidi"/>
            <w:i w:val="0"/>
            <w:iCs w:val="0"/>
            <w:noProof/>
            <w:szCs w:val="22"/>
          </w:rPr>
          <w:tab/>
        </w:r>
        <w:r w:rsidRPr="00FC5420">
          <w:rPr>
            <w:rStyle w:val="a5"/>
            <w:rFonts w:hint="eastAsia"/>
            <w:noProof/>
          </w:rPr>
          <w:t>圈子与帖子界面设计</w:t>
        </w:r>
        <w:r>
          <w:rPr>
            <w:noProof/>
            <w:webHidden/>
          </w:rPr>
          <w:tab/>
        </w:r>
        <w:r>
          <w:rPr>
            <w:noProof/>
            <w:webHidden/>
          </w:rPr>
          <w:fldChar w:fldCharType="begin"/>
        </w:r>
        <w:r>
          <w:rPr>
            <w:noProof/>
            <w:webHidden/>
          </w:rPr>
          <w:instrText xml:space="preserve"> PAGEREF _Toc455224637 \h </w:instrText>
        </w:r>
        <w:r>
          <w:rPr>
            <w:noProof/>
            <w:webHidden/>
          </w:rPr>
        </w:r>
        <w:r>
          <w:rPr>
            <w:noProof/>
            <w:webHidden/>
          </w:rPr>
          <w:fldChar w:fldCharType="separate"/>
        </w:r>
        <w:r>
          <w:rPr>
            <w:noProof/>
            <w:webHidden/>
          </w:rPr>
          <w:t>40</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38" w:history="1">
        <w:r w:rsidRPr="00FC5420">
          <w:rPr>
            <w:rStyle w:val="a5"/>
            <w:rFonts w:ascii="黑体"/>
            <w:noProof/>
          </w:rPr>
          <w:t>5.2</w:t>
        </w:r>
        <w:r>
          <w:rPr>
            <w:rFonts w:asciiTheme="minorHAnsi" w:eastAsiaTheme="minorEastAsia" w:hAnsiTheme="minorHAnsi" w:cstheme="minorBidi"/>
            <w:smallCaps w:val="0"/>
            <w:noProof/>
            <w:szCs w:val="22"/>
          </w:rPr>
          <w:tab/>
        </w:r>
        <w:r w:rsidRPr="00FC5420">
          <w:rPr>
            <w:rStyle w:val="a5"/>
            <w:rFonts w:ascii="黑体" w:hint="eastAsia"/>
            <w:noProof/>
          </w:rPr>
          <w:t>服务详细功能设计</w:t>
        </w:r>
        <w:r>
          <w:rPr>
            <w:noProof/>
            <w:webHidden/>
          </w:rPr>
          <w:tab/>
        </w:r>
        <w:r>
          <w:rPr>
            <w:noProof/>
            <w:webHidden/>
          </w:rPr>
          <w:fldChar w:fldCharType="begin"/>
        </w:r>
        <w:r>
          <w:rPr>
            <w:noProof/>
            <w:webHidden/>
          </w:rPr>
          <w:instrText xml:space="preserve"> PAGEREF _Toc455224638 \h </w:instrText>
        </w:r>
        <w:r>
          <w:rPr>
            <w:noProof/>
            <w:webHidden/>
          </w:rPr>
        </w:r>
        <w:r>
          <w:rPr>
            <w:noProof/>
            <w:webHidden/>
          </w:rPr>
          <w:fldChar w:fldCharType="separate"/>
        </w:r>
        <w:r>
          <w:rPr>
            <w:noProof/>
            <w:webHidden/>
          </w:rPr>
          <w:t>41</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39" w:history="1">
        <w:r w:rsidRPr="00FC5420">
          <w:rPr>
            <w:rStyle w:val="a5"/>
            <w:noProof/>
          </w:rPr>
          <w:t>5.2.1</w:t>
        </w:r>
        <w:r>
          <w:rPr>
            <w:rFonts w:asciiTheme="minorHAnsi" w:eastAsiaTheme="minorEastAsia" w:hAnsiTheme="minorHAnsi" w:cstheme="minorBidi"/>
            <w:i w:val="0"/>
            <w:iCs w:val="0"/>
            <w:noProof/>
            <w:szCs w:val="22"/>
          </w:rPr>
          <w:tab/>
        </w:r>
        <w:r w:rsidRPr="00FC5420">
          <w:rPr>
            <w:rStyle w:val="a5"/>
            <w:rFonts w:hint="eastAsia"/>
            <w:noProof/>
          </w:rPr>
          <w:t>用户账户模块详细功能设计</w:t>
        </w:r>
        <w:r>
          <w:rPr>
            <w:noProof/>
            <w:webHidden/>
          </w:rPr>
          <w:tab/>
        </w:r>
        <w:r>
          <w:rPr>
            <w:noProof/>
            <w:webHidden/>
          </w:rPr>
          <w:fldChar w:fldCharType="begin"/>
        </w:r>
        <w:r>
          <w:rPr>
            <w:noProof/>
            <w:webHidden/>
          </w:rPr>
          <w:instrText xml:space="preserve"> PAGEREF _Toc455224639 \h </w:instrText>
        </w:r>
        <w:r>
          <w:rPr>
            <w:noProof/>
            <w:webHidden/>
          </w:rPr>
        </w:r>
        <w:r>
          <w:rPr>
            <w:noProof/>
            <w:webHidden/>
          </w:rPr>
          <w:fldChar w:fldCharType="separate"/>
        </w:r>
        <w:r>
          <w:rPr>
            <w:noProof/>
            <w:webHidden/>
          </w:rPr>
          <w:t>41</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40" w:history="1">
        <w:r w:rsidRPr="00FC5420">
          <w:rPr>
            <w:rStyle w:val="a5"/>
            <w:noProof/>
          </w:rPr>
          <w:t>5.2.2</w:t>
        </w:r>
        <w:r>
          <w:rPr>
            <w:rFonts w:asciiTheme="minorHAnsi" w:eastAsiaTheme="minorEastAsia" w:hAnsiTheme="minorHAnsi" w:cstheme="minorBidi"/>
            <w:i w:val="0"/>
            <w:iCs w:val="0"/>
            <w:noProof/>
            <w:szCs w:val="22"/>
          </w:rPr>
          <w:tab/>
        </w:r>
        <w:r w:rsidRPr="00FC5420">
          <w:rPr>
            <w:rStyle w:val="a5"/>
            <w:rFonts w:hint="eastAsia"/>
            <w:noProof/>
          </w:rPr>
          <w:t>圈子帖子模块详细功能设计</w:t>
        </w:r>
        <w:r>
          <w:rPr>
            <w:noProof/>
            <w:webHidden/>
          </w:rPr>
          <w:tab/>
        </w:r>
        <w:r>
          <w:rPr>
            <w:noProof/>
            <w:webHidden/>
          </w:rPr>
          <w:fldChar w:fldCharType="begin"/>
        </w:r>
        <w:r>
          <w:rPr>
            <w:noProof/>
            <w:webHidden/>
          </w:rPr>
          <w:instrText xml:space="preserve"> PAGEREF _Toc455224640 \h </w:instrText>
        </w:r>
        <w:r>
          <w:rPr>
            <w:noProof/>
            <w:webHidden/>
          </w:rPr>
        </w:r>
        <w:r>
          <w:rPr>
            <w:noProof/>
            <w:webHidden/>
          </w:rPr>
          <w:fldChar w:fldCharType="separate"/>
        </w:r>
        <w:r>
          <w:rPr>
            <w:noProof/>
            <w:webHidden/>
          </w:rPr>
          <w:t>43</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41" w:history="1">
        <w:r w:rsidRPr="00FC5420">
          <w:rPr>
            <w:rStyle w:val="a5"/>
            <w:noProof/>
          </w:rPr>
          <w:t>5.2.3</w:t>
        </w:r>
        <w:r>
          <w:rPr>
            <w:rFonts w:asciiTheme="minorHAnsi" w:eastAsiaTheme="minorEastAsia" w:hAnsiTheme="minorHAnsi" w:cstheme="minorBidi"/>
            <w:i w:val="0"/>
            <w:iCs w:val="0"/>
            <w:noProof/>
            <w:szCs w:val="22"/>
          </w:rPr>
          <w:tab/>
        </w:r>
        <w:r w:rsidRPr="00FC5420">
          <w:rPr>
            <w:rStyle w:val="a5"/>
            <w:rFonts w:hint="eastAsia"/>
            <w:noProof/>
          </w:rPr>
          <w:t>评论模块详细功能设计</w:t>
        </w:r>
        <w:r>
          <w:rPr>
            <w:noProof/>
            <w:webHidden/>
          </w:rPr>
          <w:tab/>
        </w:r>
        <w:r>
          <w:rPr>
            <w:noProof/>
            <w:webHidden/>
          </w:rPr>
          <w:fldChar w:fldCharType="begin"/>
        </w:r>
        <w:r>
          <w:rPr>
            <w:noProof/>
            <w:webHidden/>
          </w:rPr>
          <w:instrText xml:space="preserve"> PAGEREF _Toc455224641 \h </w:instrText>
        </w:r>
        <w:r>
          <w:rPr>
            <w:noProof/>
            <w:webHidden/>
          </w:rPr>
        </w:r>
        <w:r>
          <w:rPr>
            <w:noProof/>
            <w:webHidden/>
          </w:rPr>
          <w:fldChar w:fldCharType="separate"/>
        </w:r>
        <w:r>
          <w:rPr>
            <w:noProof/>
            <w:webHidden/>
          </w:rPr>
          <w:t>44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42" w:history="1">
        <w:r w:rsidRPr="00FC5420">
          <w:rPr>
            <w:rStyle w:val="a5"/>
            <w:noProof/>
          </w:rPr>
          <w:t>5.2.4</w:t>
        </w:r>
        <w:r>
          <w:rPr>
            <w:rFonts w:asciiTheme="minorHAnsi" w:eastAsiaTheme="minorEastAsia" w:hAnsiTheme="minorHAnsi" w:cstheme="minorBidi"/>
            <w:i w:val="0"/>
            <w:iCs w:val="0"/>
            <w:noProof/>
            <w:szCs w:val="22"/>
          </w:rPr>
          <w:tab/>
        </w:r>
        <w:r w:rsidRPr="00FC5420">
          <w:rPr>
            <w:rStyle w:val="a5"/>
            <w:rFonts w:hint="eastAsia"/>
            <w:noProof/>
          </w:rPr>
          <w:t>赞系统模块概述</w:t>
        </w:r>
        <w:r>
          <w:rPr>
            <w:noProof/>
            <w:webHidden/>
          </w:rPr>
          <w:tab/>
        </w:r>
        <w:r>
          <w:rPr>
            <w:noProof/>
            <w:webHidden/>
          </w:rPr>
          <w:fldChar w:fldCharType="begin"/>
        </w:r>
        <w:r>
          <w:rPr>
            <w:noProof/>
            <w:webHidden/>
          </w:rPr>
          <w:instrText xml:space="preserve"> PAGEREF _Toc455224642 \h </w:instrText>
        </w:r>
        <w:r>
          <w:rPr>
            <w:noProof/>
            <w:webHidden/>
          </w:rPr>
        </w:r>
        <w:r>
          <w:rPr>
            <w:noProof/>
            <w:webHidden/>
          </w:rPr>
          <w:fldChar w:fldCharType="separate"/>
        </w:r>
        <w:r>
          <w:rPr>
            <w:noProof/>
            <w:webHidden/>
          </w:rPr>
          <w:t>44</w:t>
        </w:r>
        <w:r>
          <w:rPr>
            <w:noProof/>
            <w:webHidden/>
          </w:rPr>
          <w:fldChar w:fldCharType="end"/>
        </w:r>
      </w:hyperlink>
    </w:p>
    <w:p w:rsidR="00646462" w:rsidRDefault="00646462">
      <w:pPr>
        <w:pStyle w:val="30"/>
        <w:tabs>
          <w:tab w:val="left" w:pos="1260"/>
          <w:tab w:val="right" w:leader="dot" w:pos="8296"/>
        </w:tabs>
        <w:rPr>
          <w:rFonts w:asciiTheme="minorHAnsi" w:eastAsiaTheme="minorEastAsia" w:hAnsiTheme="minorHAnsi" w:cstheme="minorBidi"/>
          <w:i w:val="0"/>
          <w:iCs w:val="0"/>
          <w:noProof/>
          <w:szCs w:val="22"/>
        </w:rPr>
      </w:pPr>
      <w:hyperlink w:anchor="_Toc455224643" w:history="1">
        <w:r w:rsidRPr="00FC5420">
          <w:rPr>
            <w:rStyle w:val="a5"/>
            <w:noProof/>
          </w:rPr>
          <w:t>5.2.5</w:t>
        </w:r>
        <w:r>
          <w:rPr>
            <w:rFonts w:asciiTheme="minorHAnsi" w:eastAsiaTheme="minorEastAsia" w:hAnsiTheme="minorHAnsi" w:cstheme="minorBidi"/>
            <w:i w:val="0"/>
            <w:iCs w:val="0"/>
            <w:noProof/>
            <w:szCs w:val="22"/>
          </w:rPr>
          <w:tab/>
        </w:r>
        <w:r w:rsidRPr="00FC5420">
          <w:rPr>
            <w:rStyle w:val="a5"/>
            <w:rFonts w:hint="eastAsia"/>
            <w:noProof/>
          </w:rPr>
          <w:t>工作流引擎模块概述</w:t>
        </w:r>
        <w:r>
          <w:rPr>
            <w:noProof/>
            <w:webHidden/>
          </w:rPr>
          <w:tab/>
        </w:r>
        <w:r>
          <w:rPr>
            <w:noProof/>
            <w:webHidden/>
          </w:rPr>
          <w:fldChar w:fldCharType="begin"/>
        </w:r>
        <w:r>
          <w:rPr>
            <w:noProof/>
            <w:webHidden/>
          </w:rPr>
          <w:instrText xml:space="preserve"> PAGEREF _Toc455224643 \h </w:instrText>
        </w:r>
        <w:r>
          <w:rPr>
            <w:noProof/>
            <w:webHidden/>
          </w:rPr>
        </w:r>
        <w:r>
          <w:rPr>
            <w:noProof/>
            <w:webHidden/>
          </w:rPr>
          <w:fldChar w:fldCharType="separate"/>
        </w:r>
        <w:r>
          <w:rPr>
            <w:noProof/>
            <w:webHidden/>
          </w:rPr>
          <w:t>44</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44" w:history="1">
        <w:r w:rsidRPr="00FC5420">
          <w:rPr>
            <w:rStyle w:val="a5"/>
            <w:rFonts w:ascii="黑体"/>
            <w:noProof/>
          </w:rPr>
          <w:t>5.3</w:t>
        </w:r>
        <w:r>
          <w:rPr>
            <w:rFonts w:asciiTheme="minorHAnsi" w:eastAsiaTheme="minorEastAsia" w:hAnsiTheme="minorHAnsi" w:cstheme="minorBidi"/>
            <w:smallCaps w:val="0"/>
            <w:noProof/>
            <w:szCs w:val="22"/>
          </w:rPr>
          <w:tab/>
        </w:r>
        <w:r w:rsidRPr="00FC5420">
          <w:rPr>
            <w:rStyle w:val="a5"/>
            <w:rFonts w:ascii="黑体" w:hint="eastAsia"/>
            <w:noProof/>
          </w:rPr>
          <w:t>本章小结</w:t>
        </w:r>
        <w:r>
          <w:rPr>
            <w:noProof/>
            <w:webHidden/>
          </w:rPr>
          <w:tab/>
        </w:r>
        <w:r>
          <w:rPr>
            <w:noProof/>
            <w:webHidden/>
          </w:rPr>
          <w:fldChar w:fldCharType="begin"/>
        </w:r>
        <w:r>
          <w:rPr>
            <w:noProof/>
            <w:webHidden/>
          </w:rPr>
          <w:instrText xml:space="preserve"> PAGEREF _Toc455224644 \h </w:instrText>
        </w:r>
        <w:r>
          <w:rPr>
            <w:noProof/>
            <w:webHidden/>
          </w:rPr>
        </w:r>
        <w:r>
          <w:rPr>
            <w:noProof/>
            <w:webHidden/>
          </w:rPr>
          <w:fldChar w:fldCharType="separate"/>
        </w:r>
        <w:r>
          <w:rPr>
            <w:noProof/>
            <w:webHidden/>
          </w:rPr>
          <w:t>45</w:t>
        </w:r>
        <w:r>
          <w:rPr>
            <w:noProof/>
            <w:webHidden/>
          </w:rPr>
          <w:fldChar w:fldCharType="end"/>
        </w:r>
      </w:hyperlink>
    </w:p>
    <w:p w:rsidR="00646462" w:rsidRDefault="00646462">
      <w:pPr>
        <w:pStyle w:val="10"/>
        <w:tabs>
          <w:tab w:val="right" w:leader="dot" w:pos="8296"/>
        </w:tabs>
        <w:rPr>
          <w:rFonts w:asciiTheme="minorHAnsi" w:eastAsiaTheme="minorEastAsia" w:hAnsiTheme="minorHAnsi" w:cstheme="minorBidi"/>
          <w:b w:val="0"/>
          <w:bCs w:val="0"/>
          <w:caps w:val="0"/>
          <w:noProof/>
          <w:szCs w:val="22"/>
        </w:rPr>
      </w:pPr>
      <w:hyperlink w:anchor="_Toc455224645" w:history="1">
        <w:r w:rsidRPr="00FC5420">
          <w:rPr>
            <w:rStyle w:val="a5"/>
            <w:rFonts w:eastAsia="黑体" w:hint="eastAsia"/>
            <w:noProof/>
          </w:rPr>
          <w:t>第六章</w:t>
        </w:r>
        <w:r w:rsidRPr="00FC5420">
          <w:rPr>
            <w:rStyle w:val="a5"/>
            <w:rFonts w:eastAsia="黑体"/>
            <w:noProof/>
          </w:rPr>
          <w:t xml:space="preserve"> </w:t>
        </w:r>
        <w:r w:rsidRPr="00FC5420">
          <w:rPr>
            <w:rStyle w:val="a5"/>
            <w:rFonts w:eastAsia="黑体" w:hint="eastAsia"/>
            <w:noProof/>
          </w:rPr>
          <w:t>结束语</w:t>
        </w:r>
        <w:r>
          <w:rPr>
            <w:noProof/>
            <w:webHidden/>
          </w:rPr>
          <w:tab/>
        </w:r>
        <w:r>
          <w:rPr>
            <w:noProof/>
            <w:webHidden/>
          </w:rPr>
          <w:fldChar w:fldCharType="begin"/>
        </w:r>
        <w:r>
          <w:rPr>
            <w:noProof/>
            <w:webHidden/>
          </w:rPr>
          <w:instrText xml:space="preserve"> PAGEREF _Toc455224645 \h </w:instrText>
        </w:r>
        <w:r>
          <w:rPr>
            <w:noProof/>
            <w:webHidden/>
          </w:rPr>
        </w:r>
        <w:r>
          <w:rPr>
            <w:noProof/>
            <w:webHidden/>
          </w:rPr>
          <w:fldChar w:fldCharType="separate"/>
        </w:r>
        <w:r>
          <w:rPr>
            <w:noProof/>
            <w:webHidden/>
          </w:rPr>
          <w:t>46</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46" w:history="1">
        <w:r w:rsidRPr="00FC5420">
          <w:rPr>
            <w:rStyle w:val="a5"/>
            <w:rFonts w:ascii="黑体"/>
            <w:noProof/>
          </w:rPr>
          <w:t>6.1</w:t>
        </w:r>
        <w:r>
          <w:rPr>
            <w:rFonts w:asciiTheme="minorHAnsi" w:eastAsiaTheme="minorEastAsia" w:hAnsiTheme="minorHAnsi" w:cstheme="minorBidi"/>
            <w:smallCaps w:val="0"/>
            <w:noProof/>
            <w:szCs w:val="22"/>
          </w:rPr>
          <w:tab/>
        </w:r>
        <w:r w:rsidRPr="00FC5420">
          <w:rPr>
            <w:rStyle w:val="a5"/>
            <w:rFonts w:ascii="黑体" w:hint="eastAsia"/>
            <w:noProof/>
          </w:rPr>
          <w:t>论文工作总结</w:t>
        </w:r>
        <w:r>
          <w:rPr>
            <w:noProof/>
            <w:webHidden/>
          </w:rPr>
          <w:tab/>
        </w:r>
        <w:r>
          <w:rPr>
            <w:noProof/>
            <w:webHidden/>
          </w:rPr>
          <w:fldChar w:fldCharType="begin"/>
        </w:r>
        <w:r>
          <w:rPr>
            <w:noProof/>
            <w:webHidden/>
          </w:rPr>
          <w:instrText xml:space="preserve"> PAGEREF _Toc455224646 \h </w:instrText>
        </w:r>
        <w:r>
          <w:rPr>
            <w:noProof/>
            <w:webHidden/>
          </w:rPr>
        </w:r>
        <w:r>
          <w:rPr>
            <w:noProof/>
            <w:webHidden/>
          </w:rPr>
          <w:fldChar w:fldCharType="separate"/>
        </w:r>
        <w:r>
          <w:rPr>
            <w:noProof/>
            <w:webHidden/>
          </w:rPr>
          <w:t>46</w:t>
        </w:r>
        <w:r>
          <w:rPr>
            <w:noProof/>
            <w:webHidden/>
          </w:rPr>
          <w:fldChar w:fldCharType="end"/>
        </w:r>
      </w:hyperlink>
    </w:p>
    <w:p w:rsidR="00646462" w:rsidRDefault="00646462">
      <w:pPr>
        <w:pStyle w:val="21"/>
        <w:tabs>
          <w:tab w:val="left" w:pos="840"/>
          <w:tab w:val="right" w:leader="dot" w:pos="8296"/>
        </w:tabs>
        <w:rPr>
          <w:rFonts w:asciiTheme="minorHAnsi" w:eastAsiaTheme="minorEastAsia" w:hAnsiTheme="minorHAnsi" w:cstheme="minorBidi"/>
          <w:smallCaps w:val="0"/>
          <w:noProof/>
          <w:szCs w:val="22"/>
        </w:rPr>
      </w:pPr>
      <w:hyperlink w:anchor="_Toc455224647" w:history="1">
        <w:r w:rsidRPr="00FC5420">
          <w:rPr>
            <w:rStyle w:val="a5"/>
            <w:rFonts w:ascii="黑体"/>
            <w:noProof/>
          </w:rPr>
          <w:t>6.2</w:t>
        </w:r>
        <w:r>
          <w:rPr>
            <w:rFonts w:asciiTheme="minorHAnsi" w:eastAsiaTheme="minorEastAsia" w:hAnsiTheme="minorHAnsi" w:cstheme="minorBidi"/>
            <w:smallCaps w:val="0"/>
            <w:noProof/>
            <w:szCs w:val="22"/>
          </w:rPr>
          <w:tab/>
        </w:r>
        <w:r w:rsidRPr="00FC5420">
          <w:rPr>
            <w:rStyle w:val="a5"/>
            <w:rFonts w:ascii="黑体" w:hint="eastAsia"/>
            <w:noProof/>
          </w:rPr>
          <w:t>问题和展望</w:t>
        </w:r>
        <w:r>
          <w:rPr>
            <w:noProof/>
            <w:webHidden/>
          </w:rPr>
          <w:tab/>
        </w:r>
        <w:r>
          <w:rPr>
            <w:noProof/>
            <w:webHidden/>
          </w:rPr>
          <w:fldChar w:fldCharType="begin"/>
        </w:r>
        <w:r>
          <w:rPr>
            <w:noProof/>
            <w:webHidden/>
          </w:rPr>
          <w:instrText xml:space="preserve"> PAGEREF _Toc455224647 \h </w:instrText>
        </w:r>
        <w:r>
          <w:rPr>
            <w:noProof/>
            <w:webHidden/>
          </w:rPr>
        </w:r>
        <w:r>
          <w:rPr>
            <w:noProof/>
            <w:webHidden/>
          </w:rPr>
          <w:fldChar w:fldCharType="separate"/>
        </w:r>
        <w:r>
          <w:rPr>
            <w:noProof/>
            <w:webHidden/>
          </w:rPr>
          <w:t>46</w:t>
        </w:r>
        <w:r>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3"/>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1" w:name="_Toc455224575"/>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rsidR="00911ECC" w:rsidRDefault="00911ECC" w:rsidP="00626322">
      <w:pPr>
        <w:pStyle w:val="2"/>
        <w:rPr>
          <w:rFonts w:ascii="黑体"/>
          <w:sz w:val="28"/>
          <w:szCs w:val="28"/>
        </w:rPr>
      </w:pPr>
      <w:bookmarkStart w:id="2" w:name="_Toc455224576"/>
      <w:r>
        <w:rPr>
          <w:rFonts w:ascii="黑体" w:hint="eastAsia"/>
          <w:sz w:val="28"/>
          <w:szCs w:val="28"/>
        </w:rPr>
        <w:t>背景</w:t>
      </w:r>
      <w:bookmarkEnd w:id="2"/>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2"/>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3" w:name="_Toc455224577"/>
      <w:r>
        <w:rPr>
          <w:rFonts w:ascii="黑体" w:hint="eastAsia"/>
          <w:sz w:val="28"/>
        </w:rPr>
        <w:t>课题任务</w:t>
      </w:r>
      <w:bookmarkEnd w:id="3"/>
    </w:p>
    <w:p w:rsidR="00911ECC" w:rsidRPr="00CA246A" w:rsidRDefault="00911ECC" w:rsidP="00B55083">
      <w:pPr>
        <w:pStyle w:val="3"/>
        <w:spacing w:line="400" w:lineRule="exact"/>
        <w:ind w:left="826" w:hangingChars="343" w:hanging="826"/>
        <w:rPr>
          <w:sz w:val="24"/>
        </w:rPr>
      </w:pPr>
      <w:bookmarkStart w:id="4" w:name="_Toc455224578"/>
      <w:r w:rsidRPr="00CA246A">
        <w:rPr>
          <w:rFonts w:hint="eastAsia"/>
          <w:sz w:val="24"/>
        </w:rPr>
        <w:t>课题内容</w:t>
      </w:r>
      <w:bookmarkEnd w:id="4"/>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5" w:name="_Toc455224579"/>
      <w:r w:rsidRPr="00CA246A">
        <w:rPr>
          <w:rFonts w:hint="eastAsia"/>
          <w:sz w:val="24"/>
        </w:rPr>
        <w:t>本人承担任务</w:t>
      </w:r>
      <w:bookmarkEnd w:id="5"/>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6" w:name="_Toc455224580"/>
      <w:r>
        <w:rPr>
          <w:rFonts w:ascii="黑体" w:hint="eastAsia"/>
          <w:sz w:val="28"/>
        </w:rPr>
        <w:t>论文结构</w:t>
      </w:r>
      <w:bookmarkEnd w:id="6"/>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7" w:name="_Toc455224581"/>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8" w:name="_Toc455224582"/>
      <w:r w:rsidRPr="00B31567">
        <w:rPr>
          <w:rFonts w:hint="eastAsia"/>
          <w:sz w:val="28"/>
          <w:szCs w:val="28"/>
        </w:rPr>
        <w:t>分布式系统</w:t>
      </w:r>
      <w:bookmarkEnd w:id="8"/>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式系统正真普及与出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proofErr w:type="gramStart"/>
      <w:r w:rsidR="00F242D1">
        <w:rPr>
          <w:rFonts w:ascii="宋体" w:hAnsi="宋体" w:hint="eastAsia"/>
          <w:kern w:val="0"/>
          <w:sz w:val="24"/>
        </w:rPr>
        <w:t>谷歌的</w:t>
      </w:r>
      <w:proofErr w:type="gramEnd"/>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Pr="005C6AF8">
        <w:rPr>
          <w:rFonts w:ascii="宋体" w:hAnsi="宋体" w:hint="eastAsia"/>
          <w:kern w:val="0"/>
          <w:sz w:val="24"/>
        </w:rPr>
        <w:t>，让更多企业客户体会到了分布式系统的便利。</w:t>
      </w:r>
    </w:p>
    <w:p w:rsidR="005C6AF8" w:rsidRPr="00B31567" w:rsidRDefault="005C6AF8" w:rsidP="00B55083">
      <w:pPr>
        <w:pStyle w:val="3"/>
        <w:spacing w:line="400" w:lineRule="exact"/>
        <w:ind w:left="826" w:hangingChars="343" w:hanging="826"/>
        <w:rPr>
          <w:sz w:val="24"/>
        </w:rPr>
      </w:pPr>
      <w:bookmarkStart w:id="9" w:name="_Toc455224583"/>
      <w:r w:rsidRPr="00B31567">
        <w:rPr>
          <w:rFonts w:hint="eastAsia"/>
          <w:sz w:val="24"/>
        </w:rPr>
        <w:t>分布式系统的定义</w:t>
      </w:r>
      <w:bookmarkEnd w:id="9"/>
    </w:p>
    <w:p w:rsidR="005C6AF8" w:rsidRPr="00CB529C" w:rsidRDefault="00BB34F7" w:rsidP="005C6AF8">
      <w:pPr>
        <w:pStyle w:val="af1"/>
        <w:spacing w:line="400" w:lineRule="exact"/>
        <w:ind w:firstLine="480"/>
        <w:jc w:val="left"/>
        <w:rPr>
          <w:rFonts w:ascii="宋体" w:hAnsi="宋体"/>
          <w:sz w:val="24"/>
        </w:rPr>
      </w:pPr>
      <w:r>
        <w:rPr>
          <w:rFonts w:ascii="宋体" w:hAnsi="宋体" w:hint="eastAsia"/>
          <w:sz w:val="24"/>
        </w:rPr>
        <w:t>本文</w:t>
      </w:r>
      <w:r>
        <w:rPr>
          <w:rFonts w:ascii="宋体" w:hAnsi="宋体"/>
          <w:sz w:val="24"/>
        </w:rPr>
        <w:t>中</w:t>
      </w:r>
      <w:r w:rsidR="005C6AF8" w:rsidRPr="00CB529C">
        <w:rPr>
          <w:rFonts w:ascii="宋体" w:hAnsi="宋体" w:hint="eastAsia"/>
          <w:sz w:val="24"/>
        </w:rPr>
        <w:t>把分布式系统定义成一</w:t>
      </w:r>
      <w:proofErr w:type="gramStart"/>
      <w:r w:rsidR="005C6AF8" w:rsidRPr="00CB529C">
        <w:rPr>
          <w:rFonts w:ascii="宋体" w:hAnsi="宋体" w:hint="eastAsia"/>
          <w:sz w:val="24"/>
        </w:rPr>
        <w:t>个</w:t>
      </w:r>
      <w:proofErr w:type="gramEnd"/>
      <w:r w:rsidR="005C6AF8" w:rsidRPr="00CB529C">
        <w:rPr>
          <w:rFonts w:ascii="宋体" w:hAnsi="宋体" w:hint="eastAsia"/>
          <w:sz w:val="24"/>
        </w:rPr>
        <w:t>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Pr="00CB529C">
        <w:rPr>
          <w:rFonts w:ascii="宋体" w:hAnsi="宋体" w:hint="eastAsia"/>
          <w:sz w:val="24"/>
        </w:rPr>
        <w:t>定义的分布式系统有如下显著特征：</w:t>
      </w:r>
    </w:p>
    <w:p w:rsidR="00F144F2" w:rsidRPr="00CB529C" w:rsidRDefault="00F144F2" w:rsidP="005C6AF8">
      <w:pPr>
        <w:pStyle w:val="af1"/>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代的软件编写中，多线程处理执行并是是很常见的方式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2143A4">
        <w:rPr>
          <w:rFonts w:ascii="宋体" w:hAnsi="宋体"/>
          <w:sz w:val="24"/>
        </w:rPr>
        <w:t>心处越来越多，为了能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1"/>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Pr>
          <w:rFonts w:ascii="宋体" w:hAnsi="宋体"/>
          <w:sz w:val="24"/>
        </w:rPr>
        <w:t>间的协作是通过消息来过时行的。</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有效的全局时钟来保证服务器之间的同步状态。</w:t>
      </w:r>
    </w:p>
    <w:p w:rsidR="00086611" w:rsidRPr="00CB529C" w:rsidRDefault="00086611" w:rsidP="005C6AF8">
      <w:pPr>
        <w:pStyle w:val="af1"/>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Pr>
          <w:rFonts w:ascii="宋体" w:hAnsi="宋体"/>
          <w:sz w:val="24"/>
        </w:rPr>
        <w:t>种各格的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w:t>
      </w:r>
      <w:r>
        <w:rPr>
          <w:rFonts w:ascii="宋体" w:hAnsi="宋体"/>
          <w:sz w:val="24"/>
        </w:rPr>
        <w:lastRenderedPageBreak/>
        <w:t>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10" w:name="_Toc455224584"/>
      <w:r w:rsidRPr="005C6AF8">
        <w:rPr>
          <w:rFonts w:hint="eastAsia"/>
          <w:sz w:val="24"/>
        </w:rPr>
        <w:t>CAP</w:t>
      </w:r>
      <w:r w:rsidRPr="005C6AF8">
        <w:rPr>
          <w:rFonts w:hint="eastAsia"/>
          <w:sz w:val="24"/>
        </w:rPr>
        <w:t>定律</w:t>
      </w:r>
      <w:bookmarkEnd w:id="10"/>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1" w:name="_Toc455224585"/>
      <w:r w:rsidRPr="005C6AF8">
        <w:rPr>
          <w:rFonts w:hint="eastAsia"/>
          <w:sz w:val="24"/>
        </w:rPr>
        <w:t>现代分布式系统的特点</w:t>
      </w:r>
      <w:bookmarkEnd w:id="11"/>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 </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w:t>
      </w:r>
      <w:proofErr w:type="gramStart"/>
      <w:r w:rsidR="0027760F">
        <w:rPr>
          <w:rFonts w:ascii="宋体" w:hAnsi="宋体"/>
          <w:sz w:val="24"/>
        </w:rPr>
        <w:t>做保</w:t>
      </w:r>
      <w:proofErr w:type="gramEnd"/>
      <w:r w:rsidR="0027760F">
        <w:rPr>
          <w:rFonts w:ascii="宋体" w:hAnsi="宋体"/>
          <w:sz w:val="24"/>
        </w:rPr>
        <w:t>证。</w:t>
      </w:r>
    </w:p>
    <w:p w:rsidR="004C0D24"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 xml:space="preserve">• </w:t>
      </w:r>
      <w:r w:rsidR="004C0D24">
        <w:rPr>
          <w:rFonts w:ascii="宋体" w:hAnsi="宋体" w:hint="eastAsia"/>
          <w:sz w:val="24"/>
        </w:rPr>
        <w:t>允</w:t>
      </w:r>
      <w:r w:rsidR="004C0D24">
        <w:rPr>
          <w:rFonts w:ascii="宋体" w:hAnsi="宋体"/>
          <w:sz w:val="24"/>
        </w:rPr>
        <w:t>许使用</w:t>
      </w:r>
      <w:r w:rsidR="004C0D24">
        <w:rPr>
          <w:rFonts w:ascii="宋体" w:hAnsi="宋体" w:hint="eastAsia"/>
          <w:sz w:val="24"/>
        </w:rPr>
        <w:t>低</w:t>
      </w:r>
      <w:r w:rsidR="004C0D24">
        <w:rPr>
          <w:rFonts w:ascii="宋体" w:hAnsi="宋体"/>
          <w:sz w:val="24"/>
        </w:rPr>
        <w:t>配置，低性能的服务</w:t>
      </w:r>
      <w:r w:rsidR="004C0D24">
        <w:rPr>
          <w:rFonts w:ascii="宋体" w:hAnsi="宋体" w:hint="eastAsia"/>
          <w:sz w:val="24"/>
        </w:rPr>
        <w:t>器</w:t>
      </w:r>
      <w:r w:rsidR="004C0D24">
        <w:rPr>
          <w:rFonts w:ascii="宋体" w:hAnsi="宋体"/>
          <w:sz w:val="24"/>
        </w:rPr>
        <w:t>来</w:t>
      </w:r>
      <w:r w:rsidR="004C0D24">
        <w:rPr>
          <w:rFonts w:ascii="宋体" w:hAnsi="宋体" w:hint="eastAsia"/>
          <w:sz w:val="24"/>
        </w:rPr>
        <w:t>部</w:t>
      </w:r>
      <w:r w:rsidR="004C0D24">
        <w:rPr>
          <w:rFonts w:ascii="宋体" w:hAnsi="宋体"/>
          <w:sz w:val="24"/>
        </w:rPr>
        <w:t>署分布式的</w:t>
      </w:r>
      <w:r w:rsidR="004C0D24">
        <w:rPr>
          <w:rFonts w:ascii="宋体" w:hAnsi="宋体" w:hint="eastAsia"/>
          <w:sz w:val="24"/>
        </w:rPr>
        <w:t>系</w:t>
      </w:r>
      <w:r w:rsidR="004C0D24">
        <w:rPr>
          <w:rFonts w:ascii="宋体" w:hAnsi="宋体"/>
          <w:sz w:val="24"/>
        </w:rPr>
        <w:t>统。现</w:t>
      </w:r>
      <w:r w:rsidR="004C0D24">
        <w:rPr>
          <w:rFonts w:ascii="宋体" w:hAnsi="宋体" w:hint="eastAsia"/>
          <w:sz w:val="24"/>
        </w:rPr>
        <w:t>代</w:t>
      </w:r>
      <w:r w:rsidR="004C0D24">
        <w:rPr>
          <w:rFonts w:ascii="宋体" w:hAnsi="宋体"/>
          <w:sz w:val="24"/>
        </w:rPr>
        <w:t>服务器的性能已经是非常高了，</w:t>
      </w:r>
      <w:r w:rsidR="004C0D24">
        <w:rPr>
          <w:rFonts w:ascii="宋体" w:hAnsi="宋体" w:hint="eastAsia"/>
          <w:sz w:val="24"/>
        </w:rPr>
        <w:t>但</w:t>
      </w:r>
      <w:r w:rsidR="004C0D24">
        <w:rPr>
          <w:rFonts w:ascii="宋体" w:hAnsi="宋体"/>
          <w:sz w:val="24"/>
        </w:rPr>
        <w:t>是有限的网络带宽在制约者分布式系统的性能</w:t>
      </w:r>
      <w:r w:rsidR="004C0D24">
        <w:rPr>
          <w:rFonts w:ascii="宋体" w:hAnsi="宋体" w:hint="eastAsia"/>
          <w:sz w:val="24"/>
        </w:rPr>
        <w:t>，</w:t>
      </w:r>
      <w:r w:rsidR="00DE6A0E">
        <w:rPr>
          <w:rFonts w:ascii="宋体" w:hAnsi="宋体"/>
          <w:sz w:val="24"/>
        </w:rPr>
        <w:t>再快的服务器也需要等网络</w:t>
      </w:r>
      <w:r w:rsidR="004C0D24">
        <w:rPr>
          <w:rFonts w:ascii="宋体" w:hAnsi="宋体"/>
          <w:sz w:val="24"/>
        </w:rPr>
        <w:t>IO</w:t>
      </w:r>
      <w:r w:rsidR="004C0D24">
        <w:rPr>
          <w:rFonts w:ascii="宋体" w:hAnsi="宋体" w:hint="eastAsia"/>
          <w:sz w:val="24"/>
        </w:rPr>
        <w:t>。</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924C8F">
        <w:rPr>
          <w:rFonts w:ascii="宋体" w:hAnsi="宋体"/>
          <w:sz w:val="24"/>
        </w:rPr>
        <w:t>多的是受制于网络与磁盘。</w:t>
      </w:r>
      <w:proofErr w:type="gramStart"/>
      <w:r w:rsidR="00924C8F">
        <w:rPr>
          <w:rFonts w:ascii="宋体" w:hAnsi="宋体"/>
          <w:sz w:val="24"/>
        </w:rPr>
        <w:t>所</w:t>
      </w:r>
      <w:r w:rsidR="00924C8F">
        <w:rPr>
          <w:rFonts w:ascii="宋体" w:hAnsi="宋体" w:hint="eastAsia"/>
          <w:sz w:val="24"/>
        </w:rPr>
        <w:t>以</w:t>
      </w:r>
      <w:r w:rsidR="00924C8F">
        <w:rPr>
          <w:rFonts w:ascii="宋体" w:hAnsi="宋体"/>
          <w:sz w:val="24"/>
        </w:rPr>
        <w:t>模向扩展</w:t>
      </w:r>
      <w:proofErr w:type="gramEnd"/>
      <w:r w:rsidR="00924C8F">
        <w:rPr>
          <w:rFonts w:ascii="宋体" w:hAnsi="宋体"/>
          <w:sz w:val="24"/>
        </w:rPr>
        <w:t>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924C8F">
        <w:rPr>
          <w:rFonts w:ascii="宋体" w:hAnsi="宋体"/>
          <w:sz w:val="24"/>
        </w:rPr>
        <w:t>少。</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1"/>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w:t>
      </w:r>
      <w:proofErr w:type="gramStart"/>
      <w:r>
        <w:rPr>
          <w:rFonts w:ascii="宋体" w:hAnsi="宋体"/>
          <w:sz w:val="24"/>
        </w:rPr>
        <w:t>宕</w:t>
      </w:r>
      <w:proofErr w:type="gramEnd"/>
      <w:r>
        <w:rPr>
          <w:rFonts w:ascii="宋体" w:hAnsi="宋体"/>
          <w:sz w:val="24"/>
        </w:rPr>
        <w:t>机导致的</w:t>
      </w:r>
      <w:r>
        <w:rPr>
          <w:rFonts w:ascii="宋体" w:hAnsi="宋体" w:hint="eastAsia"/>
          <w:sz w:val="24"/>
        </w:rPr>
        <w:t>整</w:t>
      </w:r>
      <w:r>
        <w:rPr>
          <w:rFonts w:ascii="宋体" w:hAnsi="宋体"/>
          <w:sz w:val="24"/>
        </w:rPr>
        <w:t>个</w:t>
      </w:r>
      <w:r>
        <w:rPr>
          <w:rFonts w:ascii="宋体" w:hAnsi="宋体" w:hint="eastAsia"/>
          <w:sz w:val="24"/>
        </w:rPr>
        <w:t>服务</w:t>
      </w:r>
      <w:proofErr w:type="gramStart"/>
      <w:r>
        <w:rPr>
          <w:rFonts w:ascii="宋体" w:hAnsi="宋体"/>
          <w:sz w:val="24"/>
        </w:rPr>
        <w:t>不</w:t>
      </w:r>
      <w:proofErr w:type="gramEnd"/>
      <w:r>
        <w:rPr>
          <w:rFonts w:ascii="宋体" w:hAnsi="宋体"/>
          <w:sz w:val="24"/>
        </w:rPr>
        <w:t>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Pr="00A3546B" w:rsidRDefault="00B92E64" w:rsidP="005C6AF8">
      <w:pPr>
        <w:pStyle w:val="af1"/>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而且服务</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053AB0" w:rsidRPr="00A3546B" w:rsidRDefault="005C6AF8" w:rsidP="00053AB0">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4.</w:t>
      </w:r>
      <w:r w:rsidR="005C6AF8" w:rsidRPr="00A3546B">
        <w:rPr>
          <w:rFonts w:ascii="宋体" w:hAnsi="宋体" w:hint="eastAsia"/>
          <w:sz w:val="24"/>
        </w:rPr>
        <w:t>分布式系统尽可能减少节点间通讯开销</w:t>
      </w:r>
    </w:p>
    <w:p w:rsidR="00053AB0" w:rsidRPr="00A3546B" w:rsidRDefault="00053AB0"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w:t>
      </w:r>
      <w:r>
        <w:rPr>
          <w:rFonts w:ascii="宋体" w:hAnsi="宋体" w:hint="eastAsia"/>
          <w:sz w:val="24"/>
        </w:rPr>
        <w:t>所</w:t>
      </w:r>
      <w:r>
        <w:rPr>
          <w:rFonts w:ascii="宋体" w:hAnsi="宋体"/>
          <w:sz w:val="24"/>
        </w:rPr>
        <w:t>以尽量</w:t>
      </w:r>
      <w:r>
        <w:rPr>
          <w:rFonts w:ascii="宋体" w:hAnsi="宋体" w:hint="eastAsia"/>
          <w:sz w:val="24"/>
        </w:rPr>
        <w:t>让</w:t>
      </w:r>
      <w:r>
        <w:rPr>
          <w:rFonts w:ascii="宋体" w:hAnsi="宋体"/>
          <w:sz w:val="24"/>
        </w:rPr>
        <w:t>服务调用</w:t>
      </w:r>
      <w:r>
        <w:rPr>
          <w:rFonts w:ascii="宋体" w:hAnsi="宋体" w:hint="eastAsia"/>
          <w:sz w:val="24"/>
        </w:rPr>
        <w:t>本</w:t>
      </w:r>
      <w:r>
        <w:rPr>
          <w:rFonts w:ascii="宋体" w:hAnsi="宋体"/>
          <w:sz w:val="24"/>
        </w:rPr>
        <w:t>地的数据</w:t>
      </w:r>
      <w:r>
        <w:rPr>
          <w:rFonts w:ascii="宋体" w:hAnsi="宋体" w:hint="eastAsia"/>
          <w:sz w:val="24"/>
        </w:rPr>
        <w:t>减</w:t>
      </w:r>
      <w:r>
        <w:rPr>
          <w:rFonts w:ascii="宋体" w:hAnsi="宋体"/>
          <w:sz w:val="24"/>
        </w:rPr>
        <w:t>少网络开销，能显著提高服务的整体性能。</w:t>
      </w:r>
      <w:r>
        <w:rPr>
          <w:rFonts w:ascii="宋体" w:hAnsi="宋体" w:hint="eastAsia"/>
          <w:sz w:val="24"/>
        </w:rPr>
        <w:t>Hadoop</w:t>
      </w:r>
      <w:r>
        <w:rPr>
          <w:rFonts w:ascii="宋体" w:hAnsi="宋体"/>
          <w:sz w:val="24"/>
        </w:rPr>
        <w:t>的</w:t>
      </w:r>
      <w:r>
        <w:rPr>
          <w:rFonts w:ascii="宋体" w:hAnsi="宋体" w:hint="eastAsia"/>
          <w:sz w:val="24"/>
        </w:rPr>
        <w:t>Map</w:t>
      </w:r>
      <w:r>
        <w:rPr>
          <w:rFonts w:ascii="宋体" w:hAnsi="宋体"/>
          <w:sz w:val="24"/>
        </w:rPr>
        <w:t>Reduce</w:t>
      </w:r>
      <w:r>
        <w:rPr>
          <w:rFonts w:ascii="宋体" w:hAnsi="宋体" w:hint="eastAsia"/>
          <w:sz w:val="24"/>
        </w:rPr>
        <w:t>就</w:t>
      </w:r>
      <w:r>
        <w:rPr>
          <w:rFonts w:ascii="宋体" w:hAnsi="宋体"/>
          <w:sz w:val="24"/>
        </w:rPr>
        <w:t>是一个很好的</w:t>
      </w:r>
      <w:r>
        <w:rPr>
          <w:rFonts w:ascii="宋体" w:hAnsi="宋体" w:hint="eastAsia"/>
          <w:sz w:val="24"/>
        </w:rPr>
        <w:t>例</w:t>
      </w:r>
      <w:r>
        <w:rPr>
          <w:rFonts w:ascii="宋体" w:hAnsi="宋体"/>
          <w:sz w:val="24"/>
        </w:rPr>
        <w:t>子。</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Default="005C6AF8" w:rsidP="005C6AF8">
      <w:pPr>
        <w:pStyle w:val="af1"/>
        <w:spacing w:line="400" w:lineRule="exact"/>
        <w:ind w:firstLine="480"/>
        <w:jc w:val="left"/>
        <w:rPr>
          <w:rFonts w:ascii="宋体" w:hAnsi="宋体"/>
          <w:sz w:val="24"/>
          <w:vertAlign w:val="superscript"/>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w:t>
      </w:r>
      <w:r w:rsidRPr="00A3546B">
        <w:rPr>
          <w:rFonts w:ascii="宋体" w:hAnsi="宋体" w:hint="eastAsia"/>
          <w:sz w:val="24"/>
        </w:rPr>
        <w:lastRenderedPageBreak/>
        <w:t>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A123CD" w:rsidRPr="00A3546B" w:rsidRDefault="00A123CD" w:rsidP="00A123CD">
      <w:pPr>
        <w:pStyle w:val="af1"/>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2" w:name="_Toc455224586"/>
      <w:r>
        <w:rPr>
          <w:rFonts w:ascii="黑体" w:hint="eastAsia"/>
          <w:sz w:val="28"/>
        </w:rPr>
        <w:t>开源技术</w:t>
      </w:r>
      <w:bookmarkEnd w:id="12"/>
    </w:p>
    <w:p w:rsidR="00911ECC" w:rsidRDefault="006B62A7">
      <w:pPr>
        <w:pStyle w:val="af1"/>
        <w:numPr>
          <w:ins w:id="13"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4" w:name="_Toc455224587"/>
      <w:r w:rsidRPr="00B31567">
        <w:rPr>
          <w:sz w:val="24"/>
        </w:rPr>
        <w:t>Thrift — RPC Framework</w:t>
      </w:r>
      <w:bookmarkEnd w:id="14"/>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5" w:name="_Toc455224588"/>
      <w:r w:rsidRPr="00B31567">
        <w:rPr>
          <w:rFonts w:hint="eastAsia"/>
          <w:sz w:val="24"/>
        </w:rPr>
        <w:t>分布式服务框架</w:t>
      </w:r>
      <w:r w:rsidRPr="00B31567">
        <w:rPr>
          <w:rFonts w:hint="eastAsia"/>
          <w:sz w:val="24"/>
        </w:rPr>
        <w:t xml:space="preserve"> Zookeepe</w:t>
      </w:r>
      <w:r w:rsidRPr="00B31567">
        <w:rPr>
          <w:sz w:val="24"/>
        </w:rPr>
        <w:t>r</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1"/>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6" w:name="_Toc455224589"/>
      <w:r w:rsidRPr="00B31567">
        <w:rPr>
          <w:rFonts w:hint="eastAsia"/>
          <w:sz w:val="24"/>
        </w:rPr>
        <w:t>服务器缓存服务</w:t>
      </w:r>
      <w:r w:rsidRPr="00B31567">
        <w:rPr>
          <w:rFonts w:hint="eastAsia"/>
          <w:sz w:val="24"/>
        </w:rPr>
        <w:t xml:space="preserve">  Redis</w:t>
      </w:r>
      <w:bookmarkEnd w:id="16"/>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7" w:name="_Toc455224590"/>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7"/>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是一个开源文档数据库，提供高性能、高可用性和弹性扩展。</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w:t>
      </w:r>
      <w:proofErr w:type="gramStart"/>
      <w:r w:rsidRPr="00FC05CD">
        <w:rPr>
          <w:rFonts w:ascii="宋体" w:hAnsi="宋体" w:hint="eastAsia"/>
          <w:sz w:val="24"/>
        </w:rPr>
        <w:t>个</w:t>
      </w:r>
      <w:proofErr w:type="gramEnd"/>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1"/>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Pr="00FC05CD">
        <w:rPr>
          <w:rFonts w:ascii="宋体" w:hAnsi="宋体" w:hint="eastAsia"/>
          <w:sz w:val="24"/>
        </w:rPr>
        <w:t>功能，称为副本集</w:t>
      </w:r>
      <w:r w:rsidRPr="00FC05CD">
        <w:rPr>
          <w:rFonts w:ascii="宋体" w:hAnsi="宋体"/>
          <w:sz w:val="24"/>
        </w:rPr>
        <w:t>,</w:t>
      </w:r>
      <w:r w:rsidRPr="00FC05CD">
        <w:rPr>
          <w:rFonts w:ascii="宋体" w:hAnsi="宋体" w:hint="eastAsia"/>
          <w:sz w:val="24"/>
        </w:rPr>
        <w:t>提供：自动故障转移和数据冗余。</w:t>
      </w:r>
    </w:p>
    <w:p w:rsidR="00246924" w:rsidRPr="00FC05CD" w:rsidRDefault="00FC05CD" w:rsidP="00FC05CD">
      <w:pPr>
        <w:pStyle w:val="af1"/>
        <w:spacing w:line="400" w:lineRule="exact"/>
        <w:ind w:firstLine="480"/>
        <w:jc w:val="left"/>
        <w:rPr>
          <w:rFonts w:ascii="宋体" w:hAnsi="宋体"/>
          <w:sz w:val="24"/>
        </w:rPr>
      </w:pPr>
      <w:r w:rsidRPr="00FC05CD">
        <w:rPr>
          <w:rFonts w:ascii="宋体" w:hAnsi="宋体" w:hint="eastAsia"/>
          <w:sz w:val="24"/>
        </w:rPr>
        <w:t>水平可伸缩性。</w:t>
      </w:r>
      <w:r w:rsidRPr="00FC05CD">
        <w:rPr>
          <w:rFonts w:ascii="宋体" w:hAnsi="宋体"/>
          <w:sz w:val="24"/>
        </w:rPr>
        <w:t>MongoDB</w:t>
      </w:r>
      <w:r w:rsidRPr="00FC05CD">
        <w:rPr>
          <w:rFonts w:ascii="宋体" w:hAnsi="宋体" w:hint="eastAsia"/>
          <w:sz w:val="24"/>
        </w:rPr>
        <w:t>提供水平可伸缩性的核心功能</w:t>
      </w:r>
      <w:r w:rsidRPr="00FC05CD">
        <w:rPr>
          <w:rFonts w:ascii="宋体" w:hAnsi="宋体"/>
          <w:sz w:val="24"/>
        </w:rPr>
        <w:t>:</w:t>
      </w:r>
      <w:r w:rsidRPr="00FC05CD">
        <w:rPr>
          <w:rFonts w:ascii="宋体" w:hAnsi="宋体" w:hint="eastAsia"/>
          <w:sz w:val="24"/>
        </w:rPr>
        <w:t>分片跨一组机器分布数据、标记清楚分片允许数据引导到特定的分片</w:t>
      </w:r>
      <w:r w:rsidRPr="00FC05CD">
        <w:rPr>
          <w:rFonts w:ascii="宋体" w:hAnsi="宋体"/>
          <w:sz w:val="24"/>
        </w:rPr>
        <w:t>,</w:t>
      </w:r>
      <w:r w:rsidRPr="00FC05CD">
        <w:rPr>
          <w:rFonts w:ascii="宋体" w:hAnsi="宋体" w:hint="eastAsia"/>
          <w:sz w:val="24"/>
        </w:rPr>
        <w:t>如考虑地理分布的碎片、支持多种存储引擎。</w:t>
      </w:r>
      <w:r w:rsidRPr="00FC05CD">
        <w:rPr>
          <w:rFonts w:ascii="宋体" w:hAnsi="宋体"/>
          <w:sz w:val="24"/>
        </w:rPr>
        <w:t>MongoDB</w:t>
      </w:r>
      <w:r w:rsidRPr="00FC05CD">
        <w:rPr>
          <w:rFonts w:ascii="宋体" w:hAnsi="宋体" w:hint="eastAsia"/>
          <w:sz w:val="24"/>
        </w:rPr>
        <w:t>支持多个存储引擎，如</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w:t>
      </w:r>
      <w:proofErr w:type="gramStart"/>
      <w:r w:rsidRPr="00FC05CD">
        <w:rPr>
          <w:rFonts w:ascii="宋体" w:hAnsi="宋体" w:hint="eastAsia"/>
          <w:sz w:val="24"/>
        </w:rPr>
        <w:t>方制定</w:t>
      </w:r>
      <w:proofErr w:type="gramEnd"/>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8" w:name="_Toc455224591"/>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8"/>
    </w:p>
    <w:p w:rsidR="005D2F41" w:rsidRPr="005949C0" w:rsidRDefault="0088267F" w:rsidP="004029C9">
      <w:pPr>
        <w:pStyle w:val="af1"/>
        <w:spacing w:line="400" w:lineRule="exact"/>
        <w:ind w:firstLine="480"/>
        <w:jc w:val="left"/>
        <w:rPr>
          <w:rFonts w:ascii="宋体" w:hAnsi="宋体"/>
          <w:sz w:val="24"/>
        </w:rPr>
      </w:pPr>
      <w:r>
        <w:rPr>
          <w:rFonts w:ascii="宋体" w:hAnsi="宋体" w:hint="eastAsia"/>
          <w:sz w:val="24"/>
        </w:rPr>
        <w:t>Nginx</w:t>
      </w:r>
      <w:r w:rsidR="005D2F41" w:rsidRPr="005D2F41">
        <w:rPr>
          <w:rFonts w:ascii="宋体" w:hAnsi="宋体" w:hint="eastAsia"/>
          <w:sz w:val="24"/>
        </w:rPr>
        <w:t>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w:t>
      </w:r>
      <w:proofErr w:type="gramStart"/>
      <w:r w:rsidR="005D2F41" w:rsidRPr="005D2F41">
        <w:rPr>
          <w:rFonts w:ascii="宋体" w:hAnsi="宋体" w:hint="eastAsia"/>
          <w:sz w:val="24"/>
        </w:rPr>
        <w:t>低系统</w:t>
      </w:r>
      <w:proofErr w:type="gramEnd"/>
      <w:r w:rsidR="005D2F41" w:rsidRPr="005D2F41">
        <w:rPr>
          <w:rFonts w:ascii="宋体" w:hAnsi="宋体" w:hint="eastAsia"/>
          <w:sz w:val="24"/>
        </w:rPr>
        <w:t>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9" w:name="_Toc455224592"/>
      <w:r w:rsidRPr="00CA246A">
        <w:rPr>
          <w:rFonts w:ascii="黑体" w:hint="eastAsia"/>
          <w:sz w:val="28"/>
        </w:rPr>
        <w:lastRenderedPageBreak/>
        <w:t>本章小结</w:t>
      </w:r>
      <w:bookmarkEnd w:id="19"/>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20" w:name="_Toc455224593"/>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20"/>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w:t>
      </w:r>
      <w:proofErr w:type="gramStart"/>
      <w:r w:rsidRPr="002D13D8">
        <w:rPr>
          <w:rFonts w:ascii="宋体" w:hAnsi="宋体" w:hint="eastAsia"/>
          <w:sz w:val="24"/>
        </w:rPr>
        <w:t>想召开</w:t>
      </w:r>
      <w:proofErr w:type="gramEnd"/>
      <w:r w:rsidRPr="002D13D8">
        <w:rPr>
          <w:rFonts w:ascii="宋体" w:hAnsi="宋体" w:hint="eastAsia"/>
          <w:sz w:val="24"/>
        </w:rPr>
        <w:t>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1" w:name="_Toc455224594"/>
      <w:r w:rsidRPr="00CA246A">
        <w:rPr>
          <w:rFonts w:ascii="黑体" w:hint="eastAsia"/>
          <w:sz w:val="28"/>
        </w:rPr>
        <w:t>系统用户角色分析</w:t>
      </w:r>
      <w:bookmarkEnd w:id="21"/>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15" o:title=""/>
          </v:shape>
          <o:OLEObject Type="Embed" ProgID="Visio.Drawing.11" ShapeID="_x0000_i1025" DrawAspect="Content" ObjectID="_1528966455" r:id="rId16"/>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2" w:name="_Toc455224595"/>
      <w:r w:rsidRPr="00CA246A">
        <w:rPr>
          <w:rFonts w:ascii="黑体" w:hint="eastAsia"/>
          <w:sz w:val="28"/>
        </w:rPr>
        <w:t>系统功能需求分析</w:t>
      </w:r>
      <w:bookmarkEnd w:id="22"/>
    </w:p>
    <w:p w:rsidR="00E37E58" w:rsidRDefault="00E37E58" w:rsidP="00B55083">
      <w:pPr>
        <w:pStyle w:val="3"/>
        <w:spacing w:line="400" w:lineRule="exact"/>
        <w:ind w:left="826" w:hangingChars="343" w:hanging="826"/>
        <w:rPr>
          <w:sz w:val="24"/>
        </w:rPr>
      </w:pPr>
      <w:bookmarkStart w:id="23" w:name="_Toc455224596"/>
      <w:r>
        <w:rPr>
          <w:rFonts w:hint="eastAsia"/>
          <w:sz w:val="24"/>
        </w:rPr>
        <w:t>用户账户管理</w:t>
      </w:r>
      <w:r w:rsidR="005032EC">
        <w:rPr>
          <w:rFonts w:hint="eastAsia"/>
          <w:sz w:val="24"/>
        </w:rPr>
        <w:t>与企业管理</w:t>
      </w:r>
      <w:bookmarkEnd w:id="23"/>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gramEnd"/>
      <w:r w:rsidR="005032EC">
        <w:rPr>
          <w:rFonts w:ascii="宋体" w:hAnsi="宋体" w:hint="eastAsia"/>
          <w:sz w:val="24"/>
        </w:rPr>
        <w:t>userId，可以在不同的系统，不同的业务功能中以userId识别用户信息。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FB29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4" w:name="_Toc455224597"/>
      <w:r w:rsidRPr="00453740">
        <w:rPr>
          <w:rFonts w:hint="eastAsia"/>
          <w:sz w:val="24"/>
        </w:rPr>
        <w:t>圈子</w:t>
      </w:r>
      <w:r w:rsidR="00506070">
        <w:rPr>
          <w:rFonts w:hint="eastAsia"/>
          <w:sz w:val="24"/>
        </w:rPr>
        <w:t>与帖子</w:t>
      </w:r>
      <w:bookmarkEnd w:id="24"/>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w:t>
      </w:r>
      <w:r w:rsidR="008F2B4E">
        <w:rPr>
          <w:rFonts w:ascii="宋体" w:hAnsi="宋体" w:hint="eastAsia"/>
          <w:sz w:val="24"/>
        </w:rPr>
        <w:lastRenderedPageBreak/>
        <w:t>同办公中承担着一个不可或缺的作用。下面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5" w:name="_Toc455224598"/>
      <w:r w:rsidRPr="005032EC">
        <w:rPr>
          <w:rFonts w:hint="eastAsia"/>
          <w:sz w:val="24"/>
        </w:rPr>
        <w:t>评论</w:t>
      </w:r>
      <w:bookmarkEnd w:id="25"/>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6" w:name="_Toc455224599"/>
      <w:r w:rsidRPr="005032EC">
        <w:rPr>
          <w:rFonts w:hint="eastAsia"/>
          <w:sz w:val="24"/>
        </w:rPr>
        <w:t>赞</w:t>
      </w:r>
      <w:bookmarkEnd w:id="26"/>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7" w:name="_Toc455224600"/>
      <w:r w:rsidRPr="005032EC">
        <w:rPr>
          <w:rFonts w:hint="eastAsia"/>
          <w:sz w:val="24"/>
        </w:rPr>
        <w:lastRenderedPageBreak/>
        <w:t>工作功能</w:t>
      </w:r>
      <w:bookmarkEnd w:id="27"/>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w:t>
      </w:r>
      <w:r>
        <w:rPr>
          <w:rFonts w:ascii="宋体" w:hAnsi="宋体" w:hint="eastAsia"/>
          <w:sz w:val="24"/>
        </w:rPr>
        <w:lastRenderedPageBreak/>
        <w:t>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8" w:name="_Toc455224601"/>
      <w:r>
        <w:rPr>
          <w:rFonts w:hint="eastAsia"/>
          <w:sz w:val="24"/>
        </w:rPr>
        <w:t>工作流引擎</w:t>
      </w:r>
      <w:bookmarkEnd w:id="28"/>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76247B">
        <w:rPr>
          <w:rFonts w:ascii="宋体" w:hAnsi="宋体" w:hint="eastAsia"/>
          <w:sz w:val="24"/>
        </w:rPr>
        <w:t>度出发工作流管理的系统曾经也催生了一个很大的业务市场。然而现在</w:t>
      </w:r>
      <w:proofErr w:type="gramStart"/>
      <w:r w:rsidR="00F433EB">
        <w:rPr>
          <w:rFonts w:ascii="宋体" w:hAnsi="宋体" w:hint="eastAsia"/>
          <w:sz w:val="24"/>
        </w:rPr>
        <w:t>服务云化的</w:t>
      </w:r>
      <w:proofErr w:type="gramEnd"/>
      <w:r w:rsidR="00F433EB">
        <w:rPr>
          <w:rFonts w:ascii="宋体" w:hAnsi="宋体" w:hint="eastAsia"/>
          <w:sz w:val="24"/>
        </w:rPr>
        <w:t>背景下，大批量的企业入驻协同办公云服务以后，为一个一个企业单独定制工作流将变的不现实，需要的是一个尽可能通用的服务。于是工作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9" w:name="_Toc455224602"/>
      <w:r w:rsidRPr="005032EC">
        <w:rPr>
          <w:rFonts w:hint="eastAsia"/>
          <w:sz w:val="24"/>
        </w:rPr>
        <w:t>即时通信（</w:t>
      </w:r>
      <w:r w:rsidRPr="005032EC">
        <w:rPr>
          <w:rFonts w:hint="eastAsia"/>
          <w:sz w:val="24"/>
        </w:rPr>
        <w:t>IM</w:t>
      </w:r>
      <w:r w:rsidRPr="005032EC">
        <w:rPr>
          <w:rFonts w:hint="eastAsia"/>
          <w:sz w:val="24"/>
        </w:rPr>
        <w:t>）</w:t>
      </w:r>
      <w:bookmarkEnd w:id="29"/>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30" w:name="_Toc455224603"/>
      <w:r w:rsidRPr="00CA246A">
        <w:rPr>
          <w:rFonts w:ascii="黑体" w:hint="eastAsia"/>
          <w:sz w:val="28"/>
        </w:rPr>
        <w:t>系统的非功能需求分析</w:t>
      </w:r>
      <w:bookmarkEnd w:id="30"/>
    </w:p>
    <w:p w:rsidR="007E14BE" w:rsidRPr="005032EC" w:rsidRDefault="007E14BE" w:rsidP="00B55083">
      <w:pPr>
        <w:pStyle w:val="3"/>
        <w:spacing w:line="400" w:lineRule="exact"/>
        <w:ind w:left="826" w:hangingChars="343" w:hanging="826"/>
        <w:rPr>
          <w:sz w:val="24"/>
        </w:rPr>
      </w:pPr>
      <w:bookmarkStart w:id="31" w:name="_Toc455224604"/>
      <w:r w:rsidRPr="005032EC">
        <w:rPr>
          <w:rFonts w:hint="eastAsia"/>
          <w:sz w:val="24"/>
        </w:rPr>
        <w:t>数据存储持久性</w:t>
      </w:r>
      <w:bookmarkEnd w:id="31"/>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2" w:name="_Toc455224605"/>
      <w:r w:rsidRPr="005032EC">
        <w:rPr>
          <w:rFonts w:hint="eastAsia"/>
          <w:sz w:val="24"/>
        </w:rPr>
        <w:t>数据可迁移性</w:t>
      </w:r>
      <w:bookmarkEnd w:id="32"/>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3" w:name="_Toc455224606"/>
      <w:r w:rsidRPr="005032EC">
        <w:rPr>
          <w:rFonts w:hint="eastAsia"/>
          <w:sz w:val="24"/>
        </w:rPr>
        <w:t>数据私密性</w:t>
      </w:r>
      <w:bookmarkEnd w:id="33"/>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w:t>
      </w:r>
      <w:proofErr w:type="gramStart"/>
      <w:r w:rsidR="00295DEE" w:rsidRPr="00295DEE">
        <w:rPr>
          <w:rFonts w:ascii="宋体" w:hAnsi="宋体" w:hint="eastAsia"/>
          <w:sz w:val="24"/>
        </w:rPr>
        <w:t>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4" w:name="_Toc455224607"/>
      <w:r w:rsidRPr="005032EC">
        <w:rPr>
          <w:rFonts w:hint="eastAsia"/>
          <w:sz w:val="24"/>
        </w:rPr>
        <w:t>服务可用性</w:t>
      </w:r>
      <w:bookmarkEnd w:id="34"/>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w:t>
      </w:r>
      <w:r w:rsidRPr="007E14BE">
        <w:rPr>
          <w:rFonts w:ascii="宋体" w:hAnsi="宋体" w:hint="eastAsia"/>
          <w:sz w:val="24"/>
        </w:rPr>
        <w:lastRenderedPageBreak/>
        <w:t>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5" w:name="_Toc455224608"/>
      <w:r w:rsidRPr="005032EC">
        <w:rPr>
          <w:rFonts w:hint="eastAsia"/>
          <w:sz w:val="24"/>
        </w:rPr>
        <w:t>故障恢复能力</w:t>
      </w:r>
      <w:bookmarkEnd w:id="35"/>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6" w:name="_Toc455224609"/>
      <w:r w:rsidRPr="00CA246A">
        <w:rPr>
          <w:rFonts w:ascii="黑体" w:hint="eastAsia"/>
          <w:sz w:val="28"/>
        </w:rPr>
        <w:t>本章小结</w:t>
      </w:r>
      <w:bookmarkEnd w:id="36"/>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7" w:name="_Toc455224610"/>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7"/>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8" w:name="_Toc455224611"/>
      <w:r>
        <w:rPr>
          <w:rFonts w:ascii="黑体" w:hint="eastAsia"/>
          <w:sz w:val="28"/>
        </w:rPr>
        <w:t>工作圈的设计目标</w:t>
      </w:r>
      <w:bookmarkEnd w:id="38"/>
    </w:p>
    <w:p w:rsidR="0074406A" w:rsidRDefault="00BB34F7" w:rsidP="0074406A">
      <w:pPr>
        <w:pStyle w:val="af1"/>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9" w:name="_Toc455224612"/>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9"/>
    </w:p>
    <w:p w:rsidR="00386507" w:rsidRPr="00386507" w:rsidRDefault="00386507" w:rsidP="00386507">
      <w:pPr>
        <w:pStyle w:val="3"/>
        <w:spacing w:line="400" w:lineRule="exact"/>
        <w:ind w:left="826" w:hangingChars="343" w:hanging="826"/>
        <w:rPr>
          <w:sz w:val="24"/>
        </w:rPr>
      </w:pPr>
      <w:bookmarkStart w:id="40" w:name="_Toc455224613"/>
      <w:r w:rsidRPr="00386507">
        <w:rPr>
          <w:rFonts w:hint="eastAsia"/>
          <w:sz w:val="24"/>
        </w:rPr>
        <w:t>功能总体</w:t>
      </w:r>
      <w:r>
        <w:rPr>
          <w:rFonts w:hint="eastAsia"/>
          <w:sz w:val="24"/>
        </w:rPr>
        <w:t>划分</w:t>
      </w:r>
      <w:bookmarkEnd w:id="40"/>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1"/>
        <w:spacing w:line="400" w:lineRule="exact"/>
        <w:ind w:firstLine="480"/>
        <w:jc w:val="left"/>
        <w:rPr>
          <w:rFonts w:ascii="宋体" w:hAnsi="宋体"/>
          <w:sz w:val="24"/>
        </w:rPr>
      </w:pPr>
    </w:p>
    <w:p w:rsidR="007F6ADE" w:rsidRPr="00592BE4" w:rsidRDefault="00252C8D" w:rsidP="007F6ADE">
      <w:pPr>
        <w:jc w:val="center"/>
      </w:pPr>
      <w:r>
        <w:rPr>
          <w:noProof/>
        </w:rPr>
        <w:object w:dxaOrig="1440" w:dyaOrig="1440">
          <v:shape id="_x0000_s1044" type="#_x0000_t75" style="position:absolute;left:0;text-align:left;margin-left:3.75pt;margin-top:2.15pt;width:414.75pt;height:186.75pt;z-index:251676672;mso-position-horizontal-relative:text;mso-position-vertical-relative:text;mso-width-relative:page;mso-height-relative:page">
            <v:imagedata r:id="rId17" o:title=""/>
            <w10:wrap type="topAndBottom"/>
          </v:shape>
          <o:OLEObject Type="Embed" ProgID="Visio.Drawing.11" ShapeID="_x0000_s1044" DrawAspect="Content" ObjectID="_1528966457" r:id="rId18"/>
        </w:object>
      </w:r>
      <w:r w:rsidR="007F6ADE">
        <w:rPr>
          <w:rFonts w:hint="eastAsia"/>
        </w:rPr>
        <w:t>图</w:t>
      </w:r>
      <w:r w:rsidR="007F6ADE">
        <w:rPr>
          <w:rFonts w:hint="eastAsia"/>
        </w:rPr>
        <w:t xml:space="preserve">4.2  </w:t>
      </w:r>
      <w:r w:rsidR="007F6ADE">
        <w:rPr>
          <w:rFonts w:hint="eastAsia"/>
        </w:rPr>
        <w:t>工作</w:t>
      </w:r>
      <w:proofErr w:type="gramStart"/>
      <w:r w:rsidR="007F6ADE">
        <w:rPr>
          <w:rFonts w:hint="eastAsia"/>
        </w:rPr>
        <w:t>圈功能</w:t>
      </w:r>
      <w:proofErr w:type="gramEnd"/>
      <w:r w:rsidR="007F6ADE">
        <w:rPr>
          <w:rFonts w:hint="eastAsia"/>
        </w:rPr>
        <w:t>模块图</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1"/>
        <w:spacing w:line="400" w:lineRule="exact"/>
        <w:ind w:firstLine="480"/>
        <w:jc w:val="left"/>
      </w:pPr>
      <w:r w:rsidRPr="00BD50DA">
        <w:rPr>
          <w:rFonts w:ascii="宋体" w:hAnsi="宋体" w:hint="eastAsia"/>
          <w:sz w:val="24"/>
        </w:rPr>
        <w:t>gongzuoquan-app，工作应用服务</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E703A6" w:rsidRPr="00E703A6" w:rsidRDefault="00E703A6" w:rsidP="00E703A6"/>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5224614"/>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5224615"/>
      <w:r w:rsidRPr="00686BE9">
        <w:rPr>
          <w:rFonts w:hint="eastAsia"/>
          <w:sz w:val="24"/>
        </w:rPr>
        <w:t>圈子与</w:t>
      </w:r>
      <w:r w:rsidR="0076247B" w:rsidRPr="00686BE9">
        <w:rPr>
          <w:rFonts w:hint="eastAsia"/>
          <w:sz w:val="24"/>
        </w:rPr>
        <w:t>帖子</w:t>
      </w:r>
      <w:bookmarkEnd w:id="42"/>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w:t>
      </w:r>
      <w:r w:rsidR="00044531">
        <w:rPr>
          <w:rFonts w:ascii="宋体" w:hAnsi="宋体" w:hint="eastAsia"/>
          <w:sz w:val="24"/>
        </w:rPr>
        <w:lastRenderedPageBreak/>
        <w:t>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w:t>
      </w:r>
      <w:proofErr w:type="gramStart"/>
      <w:r w:rsidR="0076247B">
        <w:rPr>
          <w:rFonts w:ascii="宋体" w:hAnsi="宋体" w:hint="eastAsia"/>
          <w:sz w:val="24"/>
        </w:rPr>
        <w:t>他人点赞等</w:t>
      </w:r>
      <w:proofErr w:type="gramEnd"/>
      <w:r w:rsidR="0076247B">
        <w:rPr>
          <w:rFonts w:ascii="宋体" w:hAnsi="宋体" w:hint="eastAsia"/>
          <w:sz w:val="24"/>
        </w:rPr>
        <w:t>。同样的，当一个用户</w:t>
      </w:r>
      <w:proofErr w:type="gramStart"/>
      <w:r w:rsidR="0076247B">
        <w:rPr>
          <w:rFonts w:ascii="宋体" w:hAnsi="宋体" w:hint="eastAsia"/>
          <w:sz w:val="24"/>
        </w:rPr>
        <w:t>发帖</w:t>
      </w:r>
      <w:r w:rsidR="00CC49B9">
        <w:rPr>
          <w:rFonts w:ascii="宋体" w:hAnsi="宋体" w:hint="eastAsia"/>
          <w:sz w:val="24"/>
        </w:rPr>
        <w:t>了之后</w:t>
      </w:r>
      <w:proofErr w:type="gramEnd"/>
      <w:r w:rsidR="00CC49B9">
        <w:rPr>
          <w:rFonts w:ascii="宋体" w:hAnsi="宋体" w:hint="eastAsia"/>
          <w:sz w:val="24"/>
        </w:rPr>
        <w:t>，另一个用户可不可以查看、评论、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5224616"/>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5224617"/>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5224618"/>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lastRenderedPageBreak/>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5224619"/>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7" w:name="_Toc455224620"/>
      <w:r>
        <w:rPr>
          <w:rFonts w:ascii="黑体" w:hint="eastAsia"/>
          <w:sz w:val="28"/>
        </w:rPr>
        <w:t>数据库设计</w:t>
      </w:r>
      <w:bookmarkEnd w:id="47"/>
    </w:p>
    <w:p w:rsidR="00945FEE" w:rsidRDefault="008A3854" w:rsidP="00945FEE">
      <w:pPr>
        <w:pStyle w:val="af1"/>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w:t>
      </w:r>
      <w:proofErr w:type="gramStart"/>
      <w:r w:rsidR="002A5AC6">
        <w:rPr>
          <w:rFonts w:ascii="宋体" w:hAnsi="宋体" w:hint="eastAsia"/>
          <w:sz w:val="24"/>
        </w:rPr>
        <w:t>关系外键的</w:t>
      </w:r>
      <w:proofErr w:type="gramEnd"/>
      <w:r w:rsidR="002A5AC6">
        <w:rPr>
          <w:rFonts w:ascii="宋体" w:hAnsi="宋体" w:hint="eastAsia"/>
          <w:sz w:val="24"/>
        </w:rPr>
        <w:t>连接，也就是表与表之间的关系是通过</w:t>
      </w:r>
      <w:proofErr w:type="gramStart"/>
      <w:r w:rsidR="002A5AC6">
        <w:rPr>
          <w:rFonts w:ascii="宋体" w:hAnsi="宋体" w:hint="eastAsia"/>
          <w:sz w:val="24"/>
        </w:rPr>
        <w:t>关系外键的</w:t>
      </w:r>
      <w:proofErr w:type="gramEnd"/>
      <w:r w:rsidR="002A5AC6">
        <w:rPr>
          <w:rFonts w:ascii="宋体" w:hAnsi="宋体" w:hint="eastAsia"/>
          <w:sz w:val="24"/>
        </w:rPr>
        <w:t>连接来维护的。系统在做高并发的查询时，</w:t>
      </w:r>
      <w:proofErr w:type="gramStart"/>
      <w:r w:rsidR="002A5AC6">
        <w:rPr>
          <w:rFonts w:ascii="宋体" w:hAnsi="宋体" w:hint="eastAsia"/>
          <w:sz w:val="24"/>
        </w:rPr>
        <w:t>外键连接</w:t>
      </w:r>
      <w:proofErr w:type="gramEnd"/>
      <w:r w:rsidR="002A5AC6">
        <w:rPr>
          <w:rFonts w:ascii="宋体" w:hAnsi="宋体" w:hint="eastAsia"/>
          <w:sz w:val="24"/>
        </w:rPr>
        <w:t>对数据库的性能损耗是比较客观的。</w:t>
      </w:r>
      <w:r w:rsidR="000C1307">
        <w:rPr>
          <w:rFonts w:ascii="宋体" w:hAnsi="宋体" w:hint="eastAsia"/>
          <w:sz w:val="24"/>
        </w:rPr>
        <w:t>同时在扩展需求的时候，表结构会经常变动，程序底层的数据模型也不易扩展。</w:t>
      </w:r>
      <w:r w:rsidR="001363DF">
        <w:rPr>
          <w:rFonts w:ascii="宋体" w:hAnsi="宋体" w:hint="eastAsia"/>
          <w:sz w:val="24"/>
        </w:rPr>
        <w:t>以上的两个未必是关系型数据库的缺点，但是在面对互联网的海量用户与快速迭代的开发者，这两点特性并不友好。MongoDB作为一个NoSQL中的优秀产品，解决了这两个用户与开发者的痛点。</w:t>
      </w:r>
    </w:p>
    <w:p w:rsidR="0088267F" w:rsidRDefault="0088267F" w:rsidP="00945FEE">
      <w:pPr>
        <w:pStyle w:val="af1"/>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1"/>
        <w:numPr>
          <w:ilvl w:val="0"/>
          <w:numId w:val="22"/>
        </w:numPr>
        <w:spacing w:line="400" w:lineRule="exact"/>
        <w:jc w:val="left"/>
        <w:rPr>
          <w:rFonts w:ascii="宋体" w:hAnsi="宋体"/>
          <w:sz w:val="24"/>
        </w:rPr>
      </w:pPr>
      <w:r>
        <w:rPr>
          <w:rFonts w:ascii="宋体" w:hAnsi="宋体" w:hint="eastAsia"/>
          <w:sz w:val="24"/>
        </w:rPr>
        <w:lastRenderedPageBreak/>
        <w:t>BSON文档式的数据结构，形式上于JSON基本一致。因为工作圈的REST服务接口统一使用JSON数据格式，使用MongoDB就更容易理解与分析数据模型，并设计数据结构。</w:t>
      </w:r>
    </w:p>
    <w:p w:rsidR="0088267F" w:rsidRDefault="00BE0393" w:rsidP="0088267F">
      <w:pPr>
        <w:pStyle w:val="af1"/>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NoSQL数据库</w:t>
      </w:r>
      <w:proofErr w:type="gramStart"/>
      <w:r>
        <w:rPr>
          <w:rFonts w:ascii="宋体" w:hAnsi="宋体" w:hint="eastAsia"/>
          <w:sz w:val="24"/>
        </w:rPr>
        <w:t>没有外键的</w:t>
      </w:r>
      <w:proofErr w:type="gramEnd"/>
      <w:r>
        <w:rPr>
          <w:rFonts w:ascii="宋体" w:hAnsi="宋体" w:hint="eastAsia"/>
          <w:sz w:val="24"/>
        </w:rPr>
        <w:t>概念，没有关系的概念。进行查询的时候，响应速度快。</w:t>
      </w:r>
    </w:p>
    <w:p w:rsidR="00BE0393" w:rsidRDefault="00BE0393" w:rsidP="0088267F">
      <w:pPr>
        <w:pStyle w:val="af1"/>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af1"/>
        <w:spacing w:line="400" w:lineRule="exact"/>
        <w:ind w:firstLine="480"/>
        <w:jc w:val="left"/>
        <w:rPr>
          <w:rFonts w:ascii="宋体" w:hAnsi="宋体"/>
          <w:sz w:val="24"/>
        </w:rPr>
      </w:pPr>
      <w:r>
        <w:rPr>
          <w:rFonts w:ascii="宋体" w:hAnsi="宋体" w:hint="eastAsia"/>
          <w:sz w:val="24"/>
        </w:rPr>
        <w:t>下面介绍一下工作圈的功能模块的数据设计。</w:t>
      </w:r>
    </w:p>
    <w:p w:rsidR="00F1605C" w:rsidRDefault="00F1605C" w:rsidP="00F1605C">
      <w:pPr>
        <w:pStyle w:val="3"/>
        <w:spacing w:line="400" w:lineRule="exact"/>
        <w:ind w:left="826" w:hangingChars="343" w:hanging="826"/>
        <w:rPr>
          <w:sz w:val="24"/>
        </w:rPr>
      </w:pPr>
      <w:bookmarkStart w:id="48" w:name="_Toc455224621"/>
      <w:r>
        <w:rPr>
          <w:rFonts w:hint="eastAsia"/>
          <w:sz w:val="24"/>
        </w:rPr>
        <w:t>用户账户模块数据设计</w:t>
      </w:r>
      <w:bookmarkEnd w:id="48"/>
    </w:p>
    <w:p w:rsidR="00792440" w:rsidRDefault="00D502BE" w:rsidP="00792440">
      <w:pPr>
        <w:pStyle w:val="af1"/>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w:t>
      </w:r>
      <w:proofErr w:type="gramStart"/>
      <w:r>
        <w:rPr>
          <w:rFonts w:ascii="宋体" w:hAnsi="宋体" w:hint="eastAsia"/>
          <w:sz w:val="24"/>
        </w:rPr>
        <w:t>圈业务</w:t>
      </w:r>
      <w:proofErr w:type="gramEnd"/>
      <w:r>
        <w:rPr>
          <w:rFonts w:ascii="宋体" w:hAnsi="宋体" w:hint="eastAsia"/>
          <w:sz w:val="24"/>
        </w:rPr>
        <w:t>模块设计的重要数据。</w:t>
      </w:r>
    </w:p>
    <w:p w:rsidR="00F1605C" w:rsidRDefault="00F1605C" w:rsidP="00F1605C">
      <w:pPr>
        <w:pStyle w:val="3"/>
        <w:spacing w:line="400" w:lineRule="exact"/>
        <w:ind w:left="826" w:hangingChars="343" w:hanging="826"/>
        <w:rPr>
          <w:sz w:val="24"/>
        </w:rPr>
      </w:pPr>
      <w:bookmarkStart w:id="49" w:name="_Toc455224622"/>
      <w:r>
        <w:rPr>
          <w:rFonts w:hint="eastAsia"/>
          <w:sz w:val="24"/>
        </w:rPr>
        <w:t>圈子帖子模块数据设计</w:t>
      </w:r>
      <w:bookmarkEnd w:id="49"/>
    </w:p>
    <w:p w:rsidR="00792440" w:rsidRDefault="00792440" w:rsidP="00403028">
      <w:pPr>
        <w:pStyle w:val="af1"/>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1"/>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w:t>
      </w:r>
      <w:proofErr w:type="gramStart"/>
      <w:r>
        <w:rPr>
          <w:rFonts w:ascii="宋体" w:hAnsi="宋体" w:hint="eastAsia"/>
          <w:sz w:val="24"/>
        </w:rPr>
        <w:t>二维码图片</w:t>
      </w:r>
      <w:proofErr w:type="gramEnd"/>
      <w:r>
        <w:rPr>
          <w:rFonts w:ascii="宋体" w:hAnsi="宋体" w:hint="eastAsia"/>
          <w:sz w:val="24"/>
        </w:rPr>
        <w:t>（qrcodeurl）。</w:t>
      </w:r>
    </w:p>
    <w:p w:rsidR="00403028" w:rsidRDefault="008578E4" w:rsidP="00403028">
      <w:pPr>
        <w:pStyle w:val="af1"/>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w:t>
      </w:r>
      <w:proofErr w:type="gramStart"/>
      <w:r w:rsidR="0052641D">
        <w:rPr>
          <w:rFonts w:ascii="宋体" w:hAnsi="宋体" w:hint="eastAsia"/>
          <w:sz w:val="24"/>
        </w:rPr>
        <w:t>圈</w:t>
      </w:r>
      <w:r>
        <w:rPr>
          <w:rFonts w:ascii="宋体" w:hAnsi="宋体" w:hint="eastAsia"/>
          <w:sz w:val="24"/>
        </w:rPr>
        <w:t>所有</w:t>
      </w:r>
      <w:proofErr w:type="gramEnd"/>
      <w:r>
        <w:rPr>
          <w:rFonts w:ascii="宋体" w:hAnsi="宋体" w:hint="eastAsia"/>
          <w:sz w:val="24"/>
        </w:rPr>
        <w:t>的模块数据都要遵从这一规范。</w:t>
      </w:r>
      <w:r w:rsidR="0052641D">
        <w:rPr>
          <w:rFonts w:ascii="宋体" w:hAnsi="宋体" w:hint="eastAsia"/>
          <w:sz w:val="24"/>
        </w:rPr>
        <w:t>圈子创建的时候，创建人就是圈主，</w:t>
      </w:r>
      <w:proofErr w:type="gramStart"/>
      <w:r w:rsidR="0052641D">
        <w:rPr>
          <w:rFonts w:ascii="宋体" w:hAnsi="宋体" w:hint="eastAsia"/>
          <w:sz w:val="24"/>
        </w:rPr>
        <w:t>但是圈主是</w:t>
      </w:r>
      <w:proofErr w:type="gramEnd"/>
      <w:r w:rsidR="0052641D">
        <w:rPr>
          <w:rFonts w:ascii="宋体" w:hAnsi="宋体" w:hint="eastAsia"/>
          <w:sz w:val="24"/>
        </w:rPr>
        <w:t>可以移交的，所以这里要分开来存。圈子的状态，是表示这个圈子是在用还是解散的状态。工作圈的数据不会物理删除，都是通过类似status的字段来表示逻辑删除的状态。邀请二</w:t>
      </w:r>
      <w:proofErr w:type="gramStart"/>
      <w:r w:rsidR="0052641D">
        <w:rPr>
          <w:rFonts w:ascii="宋体" w:hAnsi="宋体" w:hint="eastAsia"/>
          <w:sz w:val="24"/>
        </w:rPr>
        <w:t>维码图片</w:t>
      </w:r>
      <w:proofErr w:type="gramEnd"/>
      <w:r w:rsidR="0052641D">
        <w:rPr>
          <w:rFonts w:ascii="宋体" w:hAnsi="宋体" w:hint="eastAsia"/>
          <w:sz w:val="24"/>
        </w:rPr>
        <w:t>是通过邀请码生成的，方便用户通过</w:t>
      </w:r>
      <w:proofErr w:type="gramStart"/>
      <w:r w:rsidR="0052641D">
        <w:rPr>
          <w:rFonts w:ascii="宋体" w:hAnsi="宋体" w:hint="eastAsia"/>
          <w:sz w:val="24"/>
        </w:rPr>
        <w:t>扫码加入</w:t>
      </w:r>
      <w:proofErr w:type="gramEnd"/>
      <w:r w:rsidR="0052641D">
        <w:rPr>
          <w:rFonts w:ascii="宋体" w:hAnsi="宋体" w:hint="eastAsia"/>
          <w:sz w:val="24"/>
        </w:rPr>
        <w:t>这个圈子。</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lastRenderedPageBreak/>
        <w:t>帖子的数据结构设计如下：</w:t>
      </w:r>
    </w:p>
    <w:p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1"/>
        <w:spacing w:line="400" w:lineRule="exact"/>
        <w:ind w:firstLine="480"/>
        <w:jc w:val="left"/>
        <w:rPr>
          <w:rFonts w:ascii="宋体" w:hAnsi="宋体"/>
          <w:sz w:val="24"/>
        </w:rPr>
      </w:pPr>
      <w:r>
        <w:rPr>
          <w:rFonts w:ascii="宋体" w:hAnsi="宋体" w:hint="eastAsia"/>
          <w:sz w:val="24"/>
        </w:rPr>
        <w:t>帖子的数据有：唯一标识(_id)，发布的圈子（teamid），发布用户（userid），创建时间（createtime），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1"/>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_id是全局唯一标识，不多说了。帖子的特点就是根据用户需要可以分享发帖位置，通过GPS插件获取手机所在的经纬度，通过地图类API查询手机当前的位置，保存。帖子的内容中有几段特殊的文本：</w:t>
      </w:r>
      <w:r w:rsidRPr="009A7C3D">
        <w:rPr>
          <w:rFonts w:ascii="宋体" w:hAnsi="宋体" w:hint="eastAsia"/>
          <w:sz w:val="24"/>
        </w:rPr>
        <w:t>{@abc,60000001389}；</w:t>
      </w:r>
      <w:proofErr w:type="gramStart"/>
      <w:r w:rsidRPr="009A7C3D">
        <w:rPr>
          <w:rFonts w:ascii="宋体" w:hAnsi="宋体" w:hint="eastAsia"/>
          <w:sz w:val="24"/>
        </w:rPr>
        <w:t>{!lh</w:t>
      </w:r>
      <w:proofErr w:type="gramEnd"/>
      <w:r w:rsidRPr="009A7C3D">
        <w:rPr>
          <w:rFonts w:ascii="宋体" w:hAnsi="宋体" w:hint="eastAsia"/>
          <w:sz w:val="24"/>
        </w:rPr>
        <w:t>}。这两个是工作圈的两种功能性文本，前一个是@一个名为abc的用户，这样用户就能收到一条关于这个帖子的特殊信息；后一个就是工作圈的emoji表情了，会在端上解析成一</w:t>
      </w:r>
      <w:proofErr w:type="gramStart"/>
      <w:r w:rsidRPr="009A7C3D">
        <w:rPr>
          <w:rFonts w:ascii="宋体" w:hAnsi="宋体" w:hint="eastAsia"/>
          <w:sz w:val="24"/>
        </w:rPr>
        <w:t>个</w:t>
      </w:r>
      <w:proofErr w:type="gramEnd"/>
      <w:r w:rsidRPr="009A7C3D">
        <w:rPr>
          <w:rFonts w:ascii="宋体" w:hAnsi="宋体" w:hint="eastAsia"/>
          <w:sz w:val="24"/>
        </w:rPr>
        <w:t>流汗的emoji表情符号。</w:t>
      </w:r>
    </w:p>
    <w:p w:rsidR="00F1605C" w:rsidRDefault="00F1605C" w:rsidP="00F1605C">
      <w:pPr>
        <w:pStyle w:val="3"/>
        <w:spacing w:line="400" w:lineRule="exact"/>
        <w:ind w:left="826" w:hangingChars="343" w:hanging="826"/>
        <w:rPr>
          <w:sz w:val="24"/>
        </w:rPr>
      </w:pPr>
      <w:bookmarkStart w:id="50" w:name="_Toc455224623"/>
      <w:r>
        <w:rPr>
          <w:rFonts w:hint="eastAsia"/>
          <w:sz w:val="24"/>
        </w:rPr>
        <w:t>评论模块数据设计</w:t>
      </w:r>
      <w:bookmarkEnd w:id="50"/>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Default="00B40C17" w:rsidP="00B40C17">
      <w:pPr>
        <w:pStyle w:val="af1"/>
        <w:spacing w:line="400" w:lineRule="exact"/>
        <w:ind w:firstLine="480"/>
        <w:jc w:val="left"/>
        <w:rPr>
          <w:rFonts w:ascii="宋体" w:hAnsi="宋体"/>
          <w:sz w:val="24"/>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w:t>
      </w:r>
      <w:proofErr w:type="gramStart"/>
      <w:r w:rsidR="00141679">
        <w:rPr>
          <w:rFonts w:ascii="宋体" w:hAnsi="宋体" w:hint="eastAsia"/>
          <w:sz w:val="24"/>
        </w:rPr>
        <w:t>现在</w:t>
      </w:r>
      <w:r w:rsidR="00B2535B">
        <w:rPr>
          <w:rFonts w:ascii="宋体" w:hAnsi="宋体" w:hint="eastAsia"/>
          <w:sz w:val="24"/>
        </w:rPr>
        <w:t>帖</w:t>
      </w:r>
      <w:r w:rsidR="00141679">
        <w:rPr>
          <w:rFonts w:ascii="宋体" w:hAnsi="宋体" w:hint="eastAsia"/>
          <w:sz w:val="24"/>
        </w:rPr>
        <w:t>吧常用</w:t>
      </w:r>
      <w:proofErr w:type="gramEnd"/>
      <w:r w:rsidR="00141679">
        <w:rPr>
          <w:rFonts w:ascii="宋体" w:hAnsi="宋体" w:hint="eastAsia"/>
          <w:sz w:val="24"/>
        </w:rPr>
        <w:t>的盖楼模式。</w:t>
      </w:r>
    </w:p>
    <w:p w:rsidR="00B40C17" w:rsidRPr="00B40C17" w:rsidRDefault="00B40C17" w:rsidP="00B40C17">
      <w:pPr>
        <w:pStyle w:val="af1"/>
        <w:spacing w:line="400" w:lineRule="exact"/>
        <w:ind w:firstLine="480"/>
        <w:jc w:val="left"/>
        <w:rPr>
          <w:szCs w:val="21"/>
        </w:rPr>
      </w:pPr>
    </w:p>
    <w:p w:rsidR="00F1605C" w:rsidRDefault="00F1605C" w:rsidP="00F1605C">
      <w:pPr>
        <w:pStyle w:val="3"/>
        <w:spacing w:line="400" w:lineRule="exact"/>
        <w:ind w:left="826" w:hangingChars="343" w:hanging="826"/>
        <w:rPr>
          <w:sz w:val="24"/>
        </w:rPr>
      </w:pPr>
      <w:bookmarkStart w:id="51" w:name="_Toc455224624"/>
      <w:r>
        <w:rPr>
          <w:rFonts w:hint="eastAsia"/>
          <w:sz w:val="24"/>
        </w:rPr>
        <w:t>赞模块数据设计</w:t>
      </w:r>
      <w:bookmarkEnd w:id="51"/>
    </w:p>
    <w:p w:rsidR="00AE5F70" w:rsidRDefault="00AE5F70" w:rsidP="00AE5F70">
      <w:pPr>
        <w:pStyle w:val="af1"/>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1"/>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赞的设计同评论差不多，都是通用开放式的服务，抽象了resource的概念。这里不再赘述</w:t>
      </w:r>
    </w:p>
    <w:p w:rsidR="00F1605C" w:rsidRDefault="00F1605C" w:rsidP="00F1605C">
      <w:pPr>
        <w:pStyle w:val="3"/>
        <w:spacing w:line="400" w:lineRule="exact"/>
        <w:ind w:left="826" w:hangingChars="343" w:hanging="826"/>
        <w:rPr>
          <w:sz w:val="24"/>
        </w:rPr>
      </w:pPr>
      <w:bookmarkStart w:id="52" w:name="_Toc455224625"/>
      <w:r>
        <w:rPr>
          <w:rFonts w:hint="eastAsia"/>
          <w:sz w:val="24"/>
        </w:rPr>
        <w:t>工作应用模块数据设计</w:t>
      </w:r>
      <w:bookmarkEnd w:id="52"/>
    </w:p>
    <w:p w:rsidR="00F1605C" w:rsidRDefault="00AE5F70" w:rsidP="00F1605C">
      <w:pPr>
        <w:pStyle w:val="af1"/>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1"/>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1"/>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1"/>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1"/>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xml:space="preserve">" } ], </w:t>
      </w:r>
      <w:r w:rsidRPr="00477BEB">
        <w:rPr>
          <w:rFonts w:hint="eastAsia"/>
          <w:szCs w:val="21"/>
        </w:rPr>
        <w:lastRenderedPageBreak/>
        <w:t>"totalAmountForReimburses"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1"/>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1"/>
        <w:spacing w:line="400" w:lineRule="exact"/>
        <w:ind w:firstLine="480"/>
        <w:jc w:val="left"/>
        <w:rPr>
          <w:rFonts w:ascii="宋体" w:hAnsi="宋体"/>
          <w:sz w:val="24"/>
        </w:rPr>
      </w:pPr>
      <w:r>
        <w:rPr>
          <w:rFonts w:ascii="宋体" w:hAnsi="宋体" w:hint="eastAsia"/>
          <w:sz w:val="24"/>
        </w:rPr>
        <w:t>可以看出不同的审批业务，所需要的数据也略有不同。可以看出，这几</w:t>
      </w:r>
      <w:r w:rsidR="00D84DEE">
        <w:rPr>
          <w:rFonts w:ascii="宋体" w:hAnsi="宋体" w:hint="eastAsia"/>
          <w:sz w:val="24"/>
        </w:rPr>
        <w:t>个</w:t>
      </w:r>
      <w:r>
        <w:rPr>
          <w:rFonts w:ascii="宋体" w:hAnsi="宋体" w:hint="eastAsia"/>
          <w:sz w:val="24"/>
        </w:rPr>
        <w:t>类型都是互斥的，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3" w:name="_Toc455224626"/>
      <w:r w:rsidRPr="00686BE9">
        <w:rPr>
          <w:rFonts w:hint="eastAsia"/>
          <w:sz w:val="24"/>
        </w:rPr>
        <w:t>工作流引擎</w:t>
      </w:r>
      <w:bookmarkEnd w:id="53"/>
    </w:p>
    <w:p w:rsidR="00F1605C" w:rsidRDefault="003966E9" w:rsidP="003966E9">
      <w:pPr>
        <w:pStyle w:val="af1"/>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1"/>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1"/>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4" w:name="_Toc455224627"/>
      <w:r>
        <w:rPr>
          <w:rFonts w:ascii="黑体" w:hint="eastAsia"/>
          <w:sz w:val="28"/>
        </w:rPr>
        <w:lastRenderedPageBreak/>
        <w:t>工作圈技术</w:t>
      </w:r>
      <w:r w:rsidR="00352C60">
        <w:rPr>
          <w:rFonts w:ascii="黑体" w:hint="eastAsia"/>
          <w:sz w:val="28"/>
        </w:rPr>
        <w:t>框架设计</w:t>
      </w:r>
      <w:bookmarkEnd w:id="54"/>
    </w:p>
    <w:p w:rsidR="00AB46D8" w:rsidRDefault="00AB46D8" w:rsidP="00B55083">
      <w:pPr>
        <w:pStyle w:val="3"/>
        <w:spacing w:line="400" w:lineRule="exact"/>
        <w:ind w:left="826" w:hangingChars="343" w:hanging="826"/>
        <w:rPr>
          <w:sz w:val="24"/>
        </w:rPr>
      </w:pPr>
      <w:bookmarkStart w:id="55" w:name="_Toc455224628"/>
      <w:r>
        <w:rPr>
          <w:rFonts w:hint="eastAsia"/>
          <w:sz w:val="24"/>
        </w:rPr>
        <w:t>工作圈整体技术架构图</w:t>
      </w:r>
      <w:bookmarkEnd w:id="55"/>
    </w:p>
    <w:p w:rsidR="00AB46D8" w:rsidRDefault="000E4BE0" w:rsidP="00AB46D8">
      <w:pPr>
        <w:pStyle w:val="a0"/>
      </w:pPr>
      <w:r>
        <w:object w:dxaOrig="9657" w:dyaOrig="13366">
          <v:shape id="_x0000_i1026" type="#_x0000_t75" style="width:354.75pt;height:490.5pt" o:ole="">
            <v:imagedata r:id="rId19" o:title=""/>
          </v:shape>
          <o:OLEObject Type="Embed" ProgID="Visio.Drawing.11" ShapeID="_x0000_i1026" DrawAspect="Content" ObjectID="_1528966456" r:id="rId20"/>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8B492F" w:rsidRPr="00AB46D8" w:rsidRDefault="008B492F" w:rsidP="00BE579A"/>
    <w:p w:rsidR="009475C5" w:rsidRPr="001877B8" w:rsidRDefault="00167BE6" w:rsidP="00B55083">
      <w:pPr>
        <w:pStyle w:val="3"/>
        <w:spacing w:line="400" w:lineRule="exact"/>
        <w:ind w:left="826" w:hangingChars="343" w:hanging="826"/>
        <w:rPr>
          <w:sz w:val="24"/>
        </w:rPr>
      </w:pPr>
      <w:bookmarkStart w:id="56" w:name="_Toc455224629"/>
      <w:r>
        <w:rPr>
          <w:rFonts w:hint="eastAsia"/>
          <w:sz w:val="24"/>
        </w:rPr>
        <w:t>工作圈</w:t>
      </w:r>
      <w:r>
        <w:rPr>
          <w:rFonts w:hint="eastAsia"/>
          <w:sz w:val="24"/>
        </w:rPr>
        <w:t>Rest</w:t>
      </w:r>
      <w:r w:rsidR="009475C5" w:rsidRPr="001877B8">
        <w:rPr>
          <w:rFonts w:hint="eastAsia"/>
          <w:sz w:val="24"/>
        </w:rPr>
        <w:t>设计</w:t>
      </w:r>
      <w:bookmarkEnd w:id="56"/>
    </w:p>
    <w:p w:rsidR="000E4BE0" w:rsidRDefault="009475C5" w:rsidP="001877B8">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w:t>
      </w:r>
      <w:r w:rsidR="00EF322C">
        <w:rPr>
          <w:rFonts w:ascii="宋体" w:hAnsi="宋体" w:hint="eastAsia"/>
          <w:sz w:val="24"/>
        </w:rPr>
        <w:lastRenderedPageBreak/>
        <w:t>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w:t>
      </w:r>
      <w:r w:rsidR="00252C8D">
        <w:rPr>
          <w:noProof/>
        </w:rPr>
        <w:object w:dxaOrig="1440" w:dyaOrig="1440">
          <v:shape id="_x0000_s1027" type="#_x0000_t75" style="position:absolute;left:0;text-align:left;margin-left:95.25pt;margin-top:229.55pt;width:230.2pt;height:192.25pt;z-index:251667456;mso-position-horizontal-relative:margin;mso-position-vertical-relative:margin" o:allowoverlap="f">
            <v:imagedata r:id="rId21" o:title=""/>
            <w10:wrap type="topAndBottom" anchorx="margin" anchory="margin"/>
          </v:shape>
          <o:OLEObject Type="Embed" ProgID="Visio.Drawing.11" ShapeID="_x0000_s1027" DrawAspect="Content" ObjectID="_1528966458" r:id="rId22"/>
        </w:object>
      </w:r>
      <w:r w:rsidR="000F387D">
        <w:rPr>
          <w:rFonts w:ascii="宋体" w:hAnsi="宋体" w:hint="eastAsia"/>
          <w:sz w:val="24"/>
        </w:rPr>
        <w:t>端提供不同的服务。</w:t>
      </w:r>
    </w:p>
    <w:p w:rsidR="00422953" w:rsidRPr="00592BE4" w:rsidRDefault="00422953" w:rsidP="00422953">
      <w:pPr>
        <w:jc w:val="center"/>
      </w:pPr>
      <w:r>
        <w:rPr>
          <w:rFonts w:hint="eastAsia"/>
        </w:rPr>
        <w:t>图</w:t>
      </w:r>
      <w:r>
        <w:rPr>
          <w:rFonts w:hint="eastAsia"/>
        </w:rPr>
        <w:t xml:space="preserve">4.4.2  </w:t>
      </w:r>
      <w:r>
        <w:rPr>
          <w:rFonts w:hint="eastAsia"/>
        </w:rPr>
        <w:t>终端交互示意</w:t>
      </w:r>
      <w:r w:rsidRPr="00592BE4">
        <w:rPr>
          <w:rFonts w:hint="eastAsia"/>
        </w:rPr>
        <w:t>图</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p>
    <w:p w:rsidR="00433F75" w:rsidRPr="00516B3F" w:rsidRDefault="00FC1757" w:rsidP="00FC1757">
      <w:pPr>
        <w:pStyle w:val="af1"/>
        <w:spacing w:line="400" w:lineRule="exact"/>
        <w:ind w:firstLine="480"/>
        <w:rPr>
          <w:rFonts w:ascii="宋体" w:hAnsi="宋体"/>
          <w:sz w:val="24"/>
        </w:rPr>
      </w:pPr>
      <w:r>
        <w:rPr>
          <w:rFonts w:hint="eastAsia"/>
        </w:rPr>
        <w:lastRenderedPageBreak/>
        <w:t>图</w:t>
      </w:r>
      <w:r>
        <w:rPr>
          <w:rFonts w:hint="eastAsia"/>
        </w:rPr>
        <w:t>4.4.</w:t>
      </w:r>
      <w:r w:rsidR="008B492F">
        <w:rPr>
          <w:rFonts w:hint="eastAsia"/>
        </w:rPr>
        <w:t xml:space="preserve">3 </w:t>
      </w:r>
      <w:r>
        <w:rPr>
          <w:rFonts w:hint="eastAsia"/>
        </w:rPr>
        <w:t>Rest</w:t>
      </w:r>
      <w:r>
        <w:rPr>
          <w:rFonts w:hint="eastAsia"/>
        </w:rPr>
        <w:t>集群示意</w:t>
      </w:r>
      <w:r w:rsidRPr="00592BE4">
        <w:rPr>
          <w:rFonts w:hint="eastAsia"/>
        </w:rPr>
        <w:t>图</w:t>
      </w:r>
      <w:r w:rsidR="00252C8D">
        <w:rPr>
          <w:rFonts w:ascii="黑体" w:eastAsia="黑体" w:hAnsi="黑体"/>
          <w:b/>
          <w:noProof/>
          <w:sz w:val="24"/>
        </w:rPr>
        <w:object w:dxaOrig="1440" w:dyaOrig="1440">
          <v:shape id="_x0000_s1054" type="#_x0000_t75" style="position:absolute;left:0;text-align:left;margin-left:54.75pt;margin-top:4.5pt;width:302.25pt;height:194.7pt;z-index:-251638784;mso-position-horizontal-relative:text;mso-position-vertical-relative:text">
            <v:imagedata r:id="rId23" o:title=""/>
            <w10:wrap type="topAndBottom"/>
          </v:shape>
          <o:OLEObject Type="Embed" ProgID="Visio.Drawing.11" ShapeID="_x0000_s1054" DrawAspect="Content" ObjectID="_1528966459" r:id="rId24"/>
        </w:obje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7" w:name="_Toc455224630"/>
      <w:r w:rsidRPr="001877B8">
        <w:rPr>
          <w:rFonts w:hint="eastAsia"/>
          <w:sz w:val="24"/>
        </w:rPr>
        <w:t>分布式服务与自动化配置中心</w:t>
      </w:r>
      <w:bookmarkEnd w:id="57"/>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Pr="00021802" w:rsidRDefault="000203AB" w:rsidP="000203AB">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0203AB" w:rsidRDefault="000203AB" w:rsidP="000203AB">
      <w:pPr>
        <w:pStyle w:val="af1"/>
        <w:spacing w:line="400" w:lineRule="exact"/>
        <w:ind w:firstLine="480"/>
        <w:jc w:val="left"/>
        <w:rPr>
          <w:rFonts w:ascii="宋体" w:hAnsi="宋体"/>
          <w:sz w:val="24"/>
        </w:rPr>
      </w:pPr>
      <w:r w:rsidRPr="00021802">
        <w:rPr>
          <w:rFonts w:ascii="宋体" w:hAnsi="宋体" w:hint="eastAsia"/>
          <w:sz w:val="24"/>
        </w:rPr>
        <w:t>Client层封装Server层通过Thrift定义的RPC方法，将其暴露给其它的服务。需要使用模块的服务的时，引用相应的Client即可。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252C8D" w:rsidP="009E2125">
      <w:pPr>
        <w:pStyle w:val="af1"/>
        <w:spacing w:line="400" w:lineRule="exact"/>
        <w:ind w:firstLine="480"/>
        <w:jc w:val="left"/>
        <w:rPr>
          <w:rFonts w:ascii="楷体_GB2312" w:eastAsia="楷体_GB2312" w:hAnsi="宋体"/>
          <w:szCs w:val="21"/>
        </w:rPr>
      </w:pPr>
      <w:r>
        <w:rPr>
          <w:noProof/>
        </w:rPr>
        <w:object w:dxaOrig="1440" w:dyaOrig="1440">
          <v:shape id="_x0000_s1033" type="#_x0000_t75" style="position:absolute;left:0;text-align:left;margin-left:151.3pt;margin-top:10.5pt;width:99.25pt;height:195.05pt;z-index:251670528">
            <v:imagedata r:id="rId25" o:title=""/>
            <w10:wrap type="topAndBottom"/>
          </v:shape>
          <o:OLEObject Type="Embed" ProgID="Visio.Drawing.11" ShapeID="_x0000_s1033" DrawAspect="Content" ObjectID="_1528966460" r:id="rId26"/>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4.4.4 Server-Rest</w:t>
      </w:r>
      <w:r w:rsidR="008B492F">
        <w:rPr>
          <w:rFonts w:hint="eastAsia"/>
        </w:rPr>
        <w:t>通信示意</w:t>
      </w:r>
      <w:r w:rsidR="008B492F" w:rsidRPr="00592BE4">
        <w:rPr>
          <w:rFonts w:hint="eastAsia"/>
        </w:rPr>
        <w:t>图</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BB34F7" w:rsidP="009E2125">
      <w:pPr>
        <w:pStyle w:val="af1"/>
        <w:spacing w:line="400" w:lineRule="exact"/>
        <w:ind w:firstLine="480"/>
        <w:jc w:val="left"/>
        <w:rPr>
          <w:rFonts w:ascii="宋体" w:hAnsi="宋体"/>
          <w:sz w:val="24"/>
        </w:rPr>
      </w:pPr>
      <w:r>
        <w:rPr>
          <w:rFonts w:ascii="宋体" w:hAnsi="宋体" w:hint="eastAsia"/>
          <w:sz w:val="24"/>
        </w:rPr>
        <w:t>这时就</w:t>
      </w:r>
      <w:r w:rsidR="009E2125" w:rsidRPr="009E2125">
        <w:rPr>
          <w:rFonts w:ascii="宋体" w:hAnsi="宋体" w:hint="eastAsia"/>
          <w:sz w:val="24"/>
        </w:rPr>
        <w:t>需要一个自动化配置中心。在一个模块服务启动时，将启动的服务器在网络上的IP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252C8D" w:rsidP="009D390C">
      <w:pPr>
        <w:pStyle w:val="af1"/>
        <w:spacing w:line="400" w:lineRule="exact"/>
        <w:ind w:firstLine="480"/>
        <w:jc w:val="left"/>
        <w:rPr>
          <w:rFonts w:ascii="宋体" w:hAnsi="宋体"/>
          <w:sz w:val="24"/>
        </w:rPr>
      </w:pPr>
      <w:r>
        <w:rPr>
          <w:noProof/>
        </w:rPr>
        <w:object w:dxaOrig="1440" w:dyaOrig="1440">
          <v:shape id="_x0000_s1034" type="#_x0000_t75" style="position:absolute;left:0;text-align:left;margin-left:83.95pt;margin-top:74.55pt;width:235.4pt;height:253pt;z-index:251672576">
            <v:imagedata r:id="rId27" o:title=""/>
            <w10:wrap type="topAndBottom"/>
          </v:shape>
          <o:OLEObject Type="Embed" ProgID="Visio.Drawing.11" ShapeID="_x0000_s1034" DrawAspect="Content" ObjectID="_1528966461" r:id="rId28"/>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8B492F" w:rsidP="008B492F">
      <w:pPr>
        <w:pStyle w:val="af1"/>
        <w:spacing w:line="400" w:lineRule="exact"/>
        <w:ind w:firstLine="480"/>
        <w:rPr>
          <w:rFonts w:ascii="宋体" w:hAnsi="宋体"/>
          <w:sz w:val="24"/>
        </w:rPr>
      </w:pPr>
      <w:r>
        <w:rPr>
          <w:rFonts w:hint="eastAsia"/>
        </w:rPr>
        <w:t>图</w:t>
      </w:r>
      <w:r>
        <w:rPr>
          <w:rFonts w:hint="eastAsia"/>
        </w:rPr>
        <w:t xml:space="preserve">4.4.5  </w:t>
      </w:r>
      <w:r>
        <w:rPr>
          <w:rFonts w:hint="eastAsia"/>
        </w:rPr>
        <w:t>模块服务注册中心数据节点示意</w:t>
      </w:r>
      <w:r w:rsidRPr="00592BE4">
        <w:rPr>
          <w:rFonts w:hint="eastAsia"/>
        </w:rPr>
        <w:t>图</w:t>
      </w: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252C8D" w:rsidP="009E2125">
      <w:pPr>
        <w:pStyle w:val="af1"/>
        <w:spacing w:line="400" w:lineRule="exact"/>
        <w:ind w:firstLine="480"/>
        <w:jc w:val="left"/>
        <w:rPr>
          <w:rFonts w:ascii="宋体" w:hAnsi="宋体"/>
          <w:sz w:val="24"/>
        </w:rPr>
      </w:pPr>
      <w:r>
        <w:rPr>
          <w:noProof/>
        </w:rPr>
        <w:object w:dxaOrig="1440" w:dyaOrig="1440">
          <v:shape id="_x0000_s1035" type="#_x0000_t75" style="position:absolute;left:0;text-align:left;margin-left:50.65pt;margin-top:132pt;width:312.4pt;height:193.35pt;z-index:251674624">
            <v:imagedata r:id="rId29" o:title=""/>
            <w10:wrap type="topAndBottom"/>
          </v:shape>
          <o:OLEObject Type="Embed" ProgID="Visio.Drawing.11" ShapeID="_x0000_s1035" DrawAspect="Content" ObjectID="_1528966462" r:id="rId30"/>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1"/>
        <w:spacing w:line="400" w:lineRule="exact"/>
        <w:ind w:firstLine="480"/>
        <w:rPr>
          <w:rFonts w:ascii="宋体" w:hAnsi="宋体"/>
          <w:sz w:val="24"/>
        </w:rPr>
      </w:pPr>
      <w:r>
        <w:rPr>
          <w:rFonts w:hint="eastAsia"/>
        </w:rPr>
        <w:t>图</w:t>
      </w:r>
      <w:r>
        <w:rPr>
          <w:rFonts w:hint="eastAsia"/>
        </w:rPr>
        <w:t>4.4.6</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8" w:name="_Toc455224631"/>
      <w:r w:rsidRPr="001877B8">
        <w:rPr>
          <w:rFonts w:hint="eastAsia"/>
          <w:sz w:val="24"/>
        </w:rPr>
        <w:t>数据分片</w:t>
      </w:r>
      <w:r w:rsidRPr="001877B8">
        <w:rPr>
          <w:rFonts w:hint="eastAsia"/>
          <w:sz w:val="24"/>
        </w:rPr>
        <w:t>(Data Sharding)</w:t>
      </w:r>
      <w:r w:rsidRPr="001877B8">
        <w:rPr>
          <w:rFonts w:hint="eastAsia"/>
          <w:sz w:val="24"/>
        </w:rPr>
        <w:t>与数据索引中心</w:t>
      </w:r>
      <w:bookmarkEnd w:id="58"/>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w:t>
      </w:r>
      <w:r w:rsidR="0081664E">
        <w:rPr>
          <w:rFonts w:ascii="宋体" w:hAnsi="宋体" w:hint="eastAsia"/>
          <w:sz w:val="24"/>
        </w:rPr>
        <w:t>，如果服务</w:t>
      </w:r>
      <w:r w:rsidR="0081664E">
        <w:rPr>
          <w:rFonts w:ascii="宋体" w:hAnsi="宋体"/>
          <w:sz w:val="24"/>
        </w:rPr>
        <w:t>比较</w:t>
      </w:r>
      <w:r w:rsidRPr="00862D67">
        <w:rPr>
          <w:rFonts w:ascii="宋体" w:hAnsi="宋体" w:hint="eastAsia"/>
          <w:sz w:val="24"/>
        </w:rPr>
        <w:t>重视数据的完整性，那么跨数据分区的事务又立即变成了性能杀手。最后，如果有一些需要进行全局查找的业务，光有数据分片策略也很难对系统性能带来什么优势。</w:t>
      </w:r>
    </w:p>
    <w:p w:rsidR="00046CC5"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rsidR="00EE7FFE" w:rsidRPr="009E234B" w:rsidRDefault="009E234B" w:rsidP="00567A78">
      <w:pPr>
        <w:pStyle w:val="3"/>
        <w:spacing w:line="400" w:lineRule="exact"/>
        <w:ind w:left="826" w:hangingChars="343" w:hanging="826"/>
        <w:rPr>
          <w:sz w:val="24"/>
        </w:rPr>
      </w:pPr>
      <w:bookmarkStart w:id="59" w:name="_Toc455224632"/>
      <w:r>
        <w:rPr>
          <w:rFonts w:hint="eastAsia"/>
          <w:sz w:val="24"/>
        </w:rPr>
        <w:lastRenderedPageBreak/>
        <w:t>工作圈</w:t>
      </w:r>
      <w:r w:rsidR="00E065A3" w:rsidRPr="009E234B">
        <w:rPr>
          <w:rFonts w:hint="eastAsia"/>
          <w:sz w:val="24"/>
        </w:rPr>
        <w:t>部署架构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1"/>
        <w:spacing w:line="400" w:lineRule="exact"/>
        <w:ind w:firstLine="480"/>
        <w:rPr>
          <w:rFonts w:ascii="宋体" w:hAnsi="宋体"/>
          <w:sz w:val="24"/>
        </w:rPr>
      </w:pPr>
      <w:r>
        <w:rPr>
          <w:rFonts w:hint="eastAsia"/>
        </w:rPr>
        <w:t>图</w:t>
      </w:r>
      <w:r>
        <w:rPr>
          <w:rFonts w:hint="eastAsia"/>
        </w:rPr>
        <w:t>4.4.7</w:t>
      </w:r>
      <w:r>
        <w:rPr>
          <w:rFonts w:hint="eastAsia"/>
        </w:rPr>
        <w:t>工作圈部署网络拓扑</w:t>
      </w:r>
      <w:r w:rsidRPr="00592BE4">
        <w:rPr>
          <w:rFonts w:hint="eastAsia"/>
        </w:rPr>
        <w:t>图</w:t>
      </w:r>
    </w:p>
    <w:p w:rsidR="009E6E22" w:rsidRDefault="009E6E22" w:rsidP="009E6E22">
      <w:pPr>
        <w:pStyle w:val="af1"/>
        <w:spacing w:line="400" w:lineRule="exact"/>
        <w:ind w:firstLine="480"/>
        <w:jc w:val="left"/>
        <w:rPr>
          <w:rFonts w:ascii="宋体" w:hAnsi="宋体"/>
          <w:sz w:val="24"/>
        </w:rPr>
      </w:pPr>
      <w:r>
        <w:rPr>
          <w:rFonts w:ascii="宋体" w:hAnsi="宋体" w:hint="eastAsia"/>
          <w:sz w:val="24"/>
        </w:rPr>
        <w:t>工作圈完整的部署架构如图4.4.7所示。工作圈主体的服务是由Rest和Server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p>
    <w:p w:rsidR="009A7775" w:rsidRPr="009E6E22" w:rsidRDefault="009E6E22" w:rsidP="009E6E22">
      <w:pPr>
        <w:pStyle w:val="af1"/>
        <w:spacing w:line="400" w:lineRule="exact"/>
        <w:ind w:firstLine="480"/>
        <w:jc w:val="left"/>
        <w:rPr>
          <w:highlight w:val="yellow"/>
        </w:rPr>
      </w:pP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224633"/>
      <w:r>
        <w:rPr>
          <w:rFonts w:ascii="黑体" w:hint="eastAsia"/>
          <w:sz w:val="28"/>
        </w:rPr>
        <w:t>本章小节</w:t>
      </w:r>
      <w:bookmarkEnd w:id="60"/>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为Rest和Server层设计了负载均衡的解决方案。同时也对持久化的数据存储进行了数据</w:t>
      </w:r>
      <w:r w:rsidR="00CD4D1E">
        <w:rPr>
          <w:rFonts w:ascii="宋体" w:hAnsi="宋体" w:hint="eastAsia"/>
          <w:sz w:val="24"/>
        </w:rPr>
        <w:lastRenderedPageBreak/>
        <w:t>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61" w:name="_Toc455224634"/>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1"/>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18875567"/>
      <w:bookmarkStart w:id="64" w:name="_Toc455224635"/>
      <w:bookmarkEnd w:id="62"/>
      <w:r>
        <w:rPr>
          <w:rFonts w:ascii="黑体" w:hint="eastAsia"/>
          <w:sz w:val="28"/>
        </w:rPr>
        <w:t>客</w:t>
      </w:r>
      <w:r>
        <w:rPr>
          <w:rFonts w:ascii="黑体"/>
          <w:sz w:val="28"/>
        </w:rPr>
        <w:t>户端界面设计</w:t>
      </w:r>
      <w:bookmarkEnd w:id="64"/>
    </w:p>
    <w:p w:rsidR="00730BF5" w:rsidRDefault="008122A3" w:rsidP="008122A3">
      <w:pPr>
        <w:pStyle w:val="3"/>
        <w:spacing w:line="400" w:lineRule="exact"/>
        <w:ind w:left="964" w:hangingChars="343" w:hanging="964"/>
        <w:rPr>
          <w:sz w:val="24"/>
        </w:rPr>
      </w:pPr>
      <w:bookmarkStart w:id="65" w:name="_Toc455224636"/>
      <w:r>
        <w:rPr>
          <w:rFonts w:hint="eastAsia"/>
          <w:noProof/>
        </w:rPr>
        <w:drawing>
          <wp:anchor distT="0" distB="0" distL="114300" distR="114300" simplePos="0" relativeHeight="251685888" behindDoc="0" locked="0" layoutInCell="1" allowOverlap="1" wp14:anchorId="0264E622" wp14:editId="73DD473E">
            <wp:simplePos x="0" y="0"/>
            <wp:positionH relativeFrom="margin">
              <wp:posOffset>3895725</wp:posOffset>
            </wp:positionH>
            <wp:positionV relativeFrom="margin">
              <wp:posOffset>3769360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rFonts w:ascii="Times New Roman" w:hAnsi="Times New Roman"/>
          <w:noProof/>
          <w:sz w:val="21"/>
        </w:rPr>
        <w:drawing>
          <wp:anchor distT="0" distB="0" distL="114300" distR="114300" simplePos="0" relativeHeight="251682816" behindDoc="0" locked="0" layoutInCell="1" allowOverlap="1" wp14:anchorId="2FADF8A5" wp14:editId="40288C50">
            <wp:simplePos x="0" y="0"/>
            <wp:positionH relativeFrom="margin">
              <wp:posOffset>57150</wp:posOffset>
            </wp:positionH>
            <wp:positionV relativeFrom="margin">
              <wp:posOffset>3857625</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730BF5">
        <w:rPr>
          <w:rFonts w:hint="eastAsia"/>
          <w:sz w:val="24"/>
        </w:rPr>
        <w:t>用户账</w:t>
      </w:r>
      <w:r w:rsidR="00730BF5">
        <w:rPr>
          <w:sz w:val="24"/>
        </w:rPr>
        <w:t>户界面设计</w:t>
      </w:r>
      <w:bookmarkEnd w:id="65"/>
    </w:p>
    <w:p w:rsidR="007F0197" w:rsidRDefault="006F7B9D" w:rsidP="007F0197">
      <w:pPr>
        <w:pStyle w:val="af1"/>
        <w:spacing w:line="400" w:lineRule="exact"/>
        <w:ind w:firstLine="480"/>
        <w:jc w:val="left"/>
        <w:rPr>
          <w:rFonts w:ascii="宋体" w:hAnsi="宋体"/>
          <w:sz w:val="24"/>
        </w:rPr>
      </w:pPr>
      <w:r>
        <w:rPr>
          <w:rFonts w:ascii="宋体" w:hAnsi="宋体" w:hint="eastAsia"/>
          <w:sz w:val="24"/>
        </w:rPr>
        <w:t>用户</w:t>
      </w:r>
      <w:r>
        <w:rPr>
          <w:rFonts w:ascii="宋体" w:hAnsi="宋体"/>
          <w:sz w:val="24"/>
        </w:rPr>
        <w:t>账户的</w:t>
      </w:r>
      <w:r>
        <w:rPr>
          <w:rFonts w:ascii="宋体" w:hAnsi="宋体" w:hint="eastAsia"/>
          <w:sz w:val="24"/>
        </w:rPr>
        <w:t>主</w:t>
      </w:r>
      <w:r w:rsidR="00C409A4">
        <w:rPr>
          <w:rFonts w:ascii="宋体" w:hAnsi="宋体"/>
          <w:sz w:val="24"/>
        </w:rPr>
        <w:t>要功能</w:t>
      </w:r>
      <w:r w:rsidR="00C409A4">
        <w:rPr>
          <w:rFonts w:ascii="宋体" w:hAnsi="宋体" w:hint="eastAsia"/>
          <w:sz w:val="24"/>
        </w:rPr>
        <w:t>有</w:t>
      </w:r>
      <w:r>
        <w:rPr>
          <w:rFonts w:ascii="宋体" w:hAnsi="宋体" w:hint="eastAsia"/>
          <w:sz w:val="24"/>
        </w:rPr>
        <w:t>注册</w:t>
      </w:r>
      <w:r>
        <w:rPr>
          <w:rFonts w:ascii="宋体" w:hAnsi="宋体"/>
          <w:sz w:val="24"/>
        </w:rPr>
        <w:t>与登录工作圈</w:t>
      </w:r>
      <w:r w:rsidR="00C409A4">
        <w:rPr>
          <w:rFonts w:ascii="宋体" w:hAnsi="宋体" w:hint="eastAsia"/>
          <w:sz w:val="24"/>
        </w:rPr>
        <w:t>、浏览个管理企业通讯录等。</w:t>
      </w:r>
    </w:p>
    <w:p w:rsidR="006F7B9D" w:rsidRDefault="00310D45" w:rsidP="00310D45">
      <w:pPr>
        <w:pStyle w:val="af1"/>
        <w:spacing w:line="400" w:lineRule="exact"/>
        <w:ind w:firstLine="480"/>
      </w:pPr>
      <w:r w:rsidRPr="00310D45">
        <w:rPr>
          <w:rFonts w:hint="eastAsia"/>
        </w:rPr>
        <w:t>5.1.1</w:t>
      </w:r>
      <w:r w:rsidR="00260000">
        <w:rPr>
          <w:rFonts w:hint="eastAsia"/>
        </w:rPr>
        <w:t>.1</w:t>
      </w:r>
      <w:r w:rsidRPr="00310D45">
        <w:rPr>
          <w:rFonts w:hint="eastAsia"/>
        </w:rPr>
        <w:t xml:space="preserve"> </w:t>
      </w:r>
      <w:r w:rsidR="008122A3">
        <w:rPr>
          <w:rFonts w:hint="eastAsia"/>
        </w:rPr>
        <w:t>PC WEB</w:t>
      </w:r>
      <w:r w:rsidR="008122A3">
        <w:rPr>
          <w:rFonts w:hint="eastAsia"/>
        </w:rPr>
        <w:t>与手机</w:t>
      </w:r>
      <w:r w:rsidR="000A31E6">
        <w:rPr>
          <w:rFonts w:hint="eastAsia"/>
        </w:rPr>
        <w:t>的</w:t>
      </w:r>
      <w:r w:rsidRPr="00310D45">
        <w:rPr>
          <w:rFonts w:hint="eastAsia"/>
        </w:rPr>
        <w:t>登录界面</w:t>
      </w:r>
    </w:p>
    <w:p w:rsidR="00E022B8" w:rsidRDefault="00E022B8" w:rsidP="00127F2C">
      <w:pPr>
        <w:pStyle w:val="af1"/>
        <w:spacing w:line="400" w:lineRule="exact"/>
        <w:ind w:firstLine="480"/>
        <w:jc w:val="left"/>
        <w:rPr>
          <w:rFonts w:ascii="宋体" w:hAnsi="宋体"/>
          <w:sz w:val="24"/>
        </w:rPr>
      </w:pPr>
      <w:r w:rsidRPr="00C409A4">
        <w:rPr>
          <w:rFonts w:ascii="宋体" w:hAnsi="宋体" w:hint="eastAsia"/>
          <w:sz w:val="24"/>
        </w:rPr>
        <w:t>WEB端可以支持手机号和电子邮箱的注册，同时还支持通过QQ号绑定注册的快速通道。而手机端仅允许手机号注册。</w:t>
      </w:r>
    </w:p>
    <w:p w:rsidR="00260000" w:rsidRDefault="00260000" w:rsidP="00260000">
      <w:pPr>
        <w:pStyle w:val="af1"/>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1"/>
        <w:spacing w:line="400" w:lineRule="exact"/>
        <w:ind w:firstLine="480"/>
        <w:jc w:val="left"/>
        <w:rPr>
          <w:rFonts w:ascii="宋体" w:hAnsi="宋体"/>
          <w:sz w:val="24"/>
        </w:rPr>
      </w:pPr>
    </w:p>
    <w:p w:rsidR="00260000" w:rsidRDefault="00260000" w:rsidP="00260000">
      <w:pPr>
        <w:pStyle w:val="af1"/>
        <w:spacing w:line="400" w:lineRule="exact"/>
        <w:ind w:firstLine="480"/>
        <w:jc w:val="left"/>
        <w:rPr>
          <w:rFonts w:ascii="宋体" w:hAnsi="宋体"/>
          <w:sz w:val="24"/>
        </w:rPr>
      </w:pPr>
    </w:p>
    <w:p w:rsidR="00260000" w:rsidRPr="00260000" w:rsidRDefault="00260000" w:rsidP="00635694">
      <w:pPr>
        <w:pStyle w:val="af1"/>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87936"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6912"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224637"/>
      <w:r>
        <w:rPr>
          <w:rFonts w:hint="eastAsia"/>
          <w:sz w:val="24"/>
        </w:rPr>
        <w:t>圈子与</w:t>
      </w:r>
      <w:r>
        <w:rPr>
          <w:sz w:val="24"/>
        </w:rPr>
        <w:t>帖子界面</w:t>
      </w:r>
      <w:r>
        <w:rPr>
          <w:rFonts w:hint="eastAsia"/>
          <w:sz w:val="24"/>
        </w:rPr>
        <w:t>设计</w:t>
      </w:r>
      <w:bookmarkEnd w:id="66"/>
    </w:p>
    <w:p w:rsidR="007F0197" w:rsidRDefault="00D575C9"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89984"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88960"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1"/>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1"/>
        <w:spacing w:line="400" w:lineRule="exact"/>
        <w:ind w:firstLine="480"/>
        <w:jc w:val="left"/>
        <w:rPr>
          <w:rFonts w:ascii="宋体" w:hAnsi="宋体"/>
          <w:sz w:val="24"/>
        </w:rPr>
      </w:pPr>
      <w:r>
        <w:rPr>
          <w:rFonts w:ascii="宋体" w:hAnsi="宋体" w:hint="eastAsia"/>
          <w:sz w:val="24"/>
        </w:rPr>
        <w:t>WEB端可视化的窗口较大，展示的信息也全面，帖子列表、帖子内容、评论和点点赞的功能的交互都展示在了一个界面中。右图的手机端仅能展示一个圈子的列表，需要点击某一个圈子才能查看到这个圈子的帖子列表。如图5.1.2.2.</w:t>
      </w: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Default="00096E7D" w:rsidP="00096E7D">
      <w:pPr>
        <w:pStyle w:val="af1"/>
        <w:spacing w:line="400" w:lineRule="exact"/>
        <w:ind w:firstLine="480"/>
        <w:jc w:val="left"/>
        <w:rPr>
          <w:rFonts w:ascii="宋体" w:hAnsi="宋体"/>
          <w:sz w:val="24"/>
        </w:rPr>
      </w:pPr>
    </w:p>
    <w:p w:rsidR="00096E7D" w:rsidRPr="00897393" w:rsidRDefault="007E7F1A" w:rsidP="00096E7D">
      <w:pPr>
        <w:pStyle w:val="af1"/>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92032"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9408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096E7D">
        <w:rPr>
          <w:rFonts w:ascii="宋体" w:hAnsi="宋体" w:hint="eastAsia"/>
          <w:sz w:val="24"/>
        </w:rPr>
        <w:t>在每一个帖子中，都有点赞</w:t>
      </w:r>
      <w:r w:rsidR="00C12FDD">
        <w:rPr>
          <w:rFonts w:ascii="宋体" w:hAnsi="宋体" w:hint="eastAsia"/>
          <w:sz w:val="24"/>
        </w:rPr>
        <w:t>、评论和收藏的按钮。查看帖子详情，用户需要点击帖子列表中的某一个帖子。评论的列表会展示在帖子的详情中。</w:t>
      </w:r>
    </w:p>
    <w:p w:rsidR="0068167F" w:rsidRDefault="0068167F" w:rsidP="0068167F">
      <w:pPr>
        <w:pStyle w:val="af1"/>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7" w:name="_Toc455224638"/>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3"/>
      <w:bookmarkEnd w:id="67"/>
    </w:p>
    <w:p w:rsidR="00F65164" w:rsidRPr="00E22931" w:rsidRDefault="00B0593E" w:rsidP="00F6252A">
      <w:pPr>
        <w:pStyle w:val="3"/>
        <w:spacing w:line="400" w:lineRule="exact"/>
        <w:ind w:left="826" w:hangingChars="343" w:hanging="826"/>
        <w:rPr>
          <w:sz w:val="24"/>
        </w:rPr>
      </w:pPr>
      <w:bookmarkStart w:id="69" w:name="_Toc455224639"/>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1"/>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1"/>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FC6D59">
        <w:rPr>
          <w:rFonts w:ascii="宋体" w:hAnsi="宋体" w:hint="eastAsia"/>
          <w:sz w:val="24"/>
        </w:rPr>
        <w:t>5.1.1</w:t>
      </w:r>
    </w:p>
    <w:p w:rsidR="00375A5A" w:rsidRDefault="00252C8D" w:rsidP="007A666F">
      <w:pPr>
        <w:pStyle w:val="af1"/>
        <w:spacing w:line="400" w:lineRule="exact"/>
        <w:ind w:firstLine="480"/>
        <w:jc w:val="left"/>
        <w:rPr>
          <w:rFonts w:ascii="宋体" w:hAnsi="宋体"/>
          <w:sz w:val="24"/>
        </w:rPr>
      </w:pPr>
      <w:r>
        <w:rPr>
          <w:rFonts w:ascii="宋体" w:hAnsi="宋体"/>
          <w:noProof/>
          <w:sz w:val="24"/>
        </w:rPr>
        <w:object w:dxaOrig="1440" w:dyaOrig="1440">
          <v:shape id="_x0000_s1075" type="#_x0000_t75" style="position:absolute;left:0;text-align:left;margin-left:81.8pt;margin-top:371.45pt;width:268pt;height:200pt;z-index:251693056;mso-position-horizontal-relative:margin;mso-position-vertical-relative:margin;mso-width-relative:page;mso-height-relative:page" o:allowoverlap="f">
            <v:imagedata r:id="rId40" o:title=""/>
            <w10:wrap type="topAndBottom" anchorx="margin" anchory="margin"/>
          </v:shape>
          <o:OLEObject Type="Embed" ProgID="Visio.Drawing.11" ShapeID="_x0000_s1075" DrawAspect="Content" ObjectID="_1528966463" r:id="rId41"/>
        </w:object>
      </w:r>
      <w:r w:rsidR="002D1F01">
        <w:rPr>
          <w:rFonts w:ascii="宋体" w:hAnsi="宋体" w:hint="eastAsia"/>
          <w:sz w:val="24"/>
        </w:rPr>
        <w:t>既然</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2D1F01">
        <w:rPr>
          <w:rFonts w:ascii="宋体" w:hAnsi="宋体"/>
          <w:sz w:val="24"/>
        </w:rPr>
        <w:t>还是旧的</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1"/>
        <w:spacing w:line="400" w:lineRule="exact"/>
        <w:ind w:firstLine="480"/>
        <w:rPr>
          <w:rFonts w:ascii="宋体" w:hAnsi="宋体"/>
          <w:sz w:val="24"/>
        </w:rPr>
      </w:pPr>
      <w:r>
        <w:rPr>
          <w:rFonts w:hint="eastAsia"/>
        </w:rPr>
        <w:t>图</w:t>
      </w:r>
      <w:r>
        <w:rPr>
          <w:rFonts w:hint="eastAsia"/>
        </w:rPr>
        <w:t>5.1.1</w:t>
      </w:r>
      <w:r>
        <w:rPr>
          <w:rFonts w:hint="eastAsia"/>
        </w:rPr>
        <w:t>用户注册</w:t>
      </w:r>
      <w:r>
        <w:t>时序图</w:t>
      </w:r>
    </w:p>
    <w:p w:rsidR="00F6252A" w:rsidRDefault="00870907" w:rsidP="00F6252A">
      <w:pPr>
        <w:pStyle w:val="af1"/>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BC5C13" w:rsidRPr="0023701F">
        <w:rPr>
          <w:rFonts w:ascii="黑体"/>
          <w:sz w:val="28"/>
        </w:rPr>
        <w:t xml:space="preserve"> </w:t>
      </w:r>
    </w:p>
    <w:p w:rsidR="00F26CCB" w:rsidRDefault="00252C8D" w:rsidP="00F26CCB">
      <w:pPr>
        <w:pStyle w:val="af1"/>
        <w:spacing w:line="400" w:lineRule="exact"/>
        <w:ind w:firstLine="480"/>
      </w:pPr>
      <w:r>
        <w:rPr>
          <w:rFonts w:ascii="宋体" w:hAnsi="宋体"/>
          <w:noProof/>
          <w:sz w:val="24"/>
        </w:rPr>
        <w:lastRenderedPageBreak/>
        <w:object w:dxaOrig="1440" w:dyaOrig="1440">
          <v:shape id="_x0000_s1070" type="#_x0000_t75" style="position:absolute;left:0;text-align:left;margin-left:0;margin-top:0;width:229.8pt;height:236.6pt;z-index:251684864;mso-position-horizontal:center;mso-position-horizontal-relative:margin;mso-position-vertical:top;mso-position-vertical-relative:margin;mso-width-relative:page;mso-height-relative:page">
            <v:imagedata r:id="rId42" o:title=""/>
            <w10:wrap type="topAndBottom" anchorx="margin" anchory="margin"/>
          </v:shape>
          <o:OLEObject Type="Embed" ProgID="Visio.Drawing.11" ShapeID="_x0000_s1070" DrawAspect="Content" ObjectID="_1528966464" r:id="rId43"/>
        </w:object>
      </w:r>
      <w:r w:rsidR="00F26CCB">
        <w:rPr>
          <w:rFonts w:hint="eastAsia"/>
        </w:rPr>
        <w:t>图</w:t>
      </w:r>
      <w:r w:rsidR="00F26CCB">
        <w:rPr>
          <w:rFonts w:hint="eastAsia"/>
        </w:rPr>
        <w:t>5.1.</w:t>
      </w:r>
      <w:r w:rsidR="00F26CCB">
        <w:t>2</w:t>
      </w:r>
      <w:r w:rsidR="00F26CCB">
        <w:rPr>
          <w:rFonts w:hint="eastAsia"/>
        </w:rPr>
        <w:t>用户</w:t>
      </w:r>
      <w:r w:rsidR="00F26CCB">
        <w:t>登录状态校验流程</w:t>
      </w:r>
    </w:p>
    <w:p w:rsidR="00BC5C13" w:rsidRPr="009E2125" w:rsidRDefault="00BC5C13" w:rsidP="00F6252A">
      <w:pPr>
        <w:pStyle w:val="af1"/>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224640"/>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1"/>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58240"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774222">
        <w:rPr>
          <w:rFonts w:ascii="宋体" w:hAnsi="宋体" w:hint="eastAsia"/>
          <w:sz w:val="24"/>
        </w:rPr>
        <w:t>5.1.3所</w:t>
      </w:r>
      <w:r w:rsidR="00774222">
        <w:rPr>
          <w:rFonts w:ascii="宋体" w:hAnsi="宋体"/>
          <w:sz w:val="24"/>
        </w:rPr>
        <w:t>示。</w:t>
      </w:r>
    </w:p>
    <w:p w:rsidR="00117066" w:rsidRDefault="00117066" w:rsidP="00117066">
      <w:pPr>
        <w:pStyle w:val="af1"/>
        <w:spacing w:line="400" w:lineRule="exact"/>
        <w:ind w:firstLine="480"/>
      </w:pPr>
      <w:r>
        <w:rPr>
          <w:rFonts w:hint="eastAsia"/>
        </w:rPr>
        <w:t>图</w:t>
      </w:r>
      <w:r>
        <w:rPr>
          <w:rFonts w:hint="eastAsia"/>
        </w:rPr>
        <w:t xml:space="preserve">5.1.3  </w:t>
      </w:r>
      <w:r>
        <w:rPr>
          <w:rFonts w:hint="eastAsia"/>
        </w:rPr>
        <w:t>圈子创建编辑流程</w:t>
      </w:r>
      <w:r w:rsidRPr="00592BE4">
        <w:rPr>
          <w:rFonts w:hint="eastAsia"/>
        </w:rPr>
        <w:t>图</w:t>
      </w:r>
    </w:p>
    <w:p w:rsidR="00117066" w:rsidRPr="00162F82" w:rsidRDefault="006124D8" w:rsidP="00162F82">
      <w:pPr>
        <w:pStyle w:val="af1"/>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1"/>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4641"/>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4642"/>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224643"/>
      <w:r>
        <w:rPr>
          <w:rFonts w:hint="eastAsia"/>
          <w:sz w:val="24"/>
        </w:rPr>
        <w:t>工作流引擎</w:t>
      </w:r>
      <w:r w:rsidRPr="000C4EBC">
        <w:rPr>
          <w:rFonts w:hint="eastAsia"/>
          <w:sz w:val="24"/>
        </w:rPr>
        <w:t>模块概述</w:t>
      </w:r>
      <w:bookmarkEnd w:id="7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w:t>
      </w:r>
      <w:r>
        <w:rPr>
          <w:rFonts w:ascii="宋体" w:hAnsi="宋体" w:hint="eastAsia"/>
          <w:sz w:val="24"/>
        </w:rPr>
        <w:lastRenderedPageBreak/>
        <w:t>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4644"/>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911ECC" w:rsidRDefault="00911ECC" w:rsidP="00A9185D">
      <w:pPr>
        <w:pStyle w:val="1"/>
        <w:numPr>
          <w:ilvl w:val="0"/>
          <w:numId w:val="0"/>
        </w:numPr>
        <w:ind w:left="432"/>
        <w:jc w:val="center"/>
        <w:rPr>
          <w:rFonts w:eastAsia="黑体"/>
          <w:sz w:val="32"/>
        </w:rPr>
      </w:pPr>
      <w:bookmarkStart w:id="76" w:name="_Toc45522464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4646"/>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4647"/>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r w:rsidRPr="00F56E4D">
        <w:rPr>
          <w:rFonts w:ascii="宋体" w:hAnsi="宋体" w:hint="eastAsia"/>
          <w:color w:val="000000" w:themeColor="text1"/>
        </w:rPr>
        <w:t>云计算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5"/>
          <w:footerReference w:type="default" r:id="rId46"/>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C8D" w:rsidRDefault="00252C8D">
      <w:r>
        <w:separator/>
      </w:r>
    </w:p>
  </w:endnote>
  <w:endnote w:type="continuationSeparator" w:id="0">
    <w:p w:rsidR="00252C8D" w:rsidRDefault="00252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FB2902" w:rsidRDefault="00FB2902">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p>
  <w:p w:rsidR="00FB2902" w:rsidRDefault="00FB2902">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p>
  <w:p w:rsidR="00FB2902" w:rsidRDefault="00FB2902">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Fonts w:ascii="宋体" w:hAnsi="宋体" w:cs="宋体"/>
      </w:rPr>
    </w:pPr>
    <w:r>
      <w:rPr>
        <w:rStyle w:val="a7"/>
        <w:rFonts w:ascii="宋体" w:hAnsi="宋体" w:cs="宋体" w:hint="eastAsia"/>
      </w:rPr>
      <w:t>Ⅰ</w:t>
    </w:r>
  </w:p>
  <w:p w:rsidR="00FB2902" w:rsidRDefault="00FB2902">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f"/>
      <w:framePr w:wrap="around" w:vAnchor="text" w:hAnchor="margin" w:xAlign="center" w:y="1"/>
      <w:rPr>
        <w:rStyle w:val="a7"/>
      </w:rPr>
    </w:pPr>
    <w:r>
      <w:fldChar w:fldCharType="begin"/>
    </w:r>
    <w:r>
      <w:rPr>
        <w:rStyle w:val="a7"/>
      </w:rPr>
      <w:instrText xml:space="preserve">PAGE  </w:instrText>
    </w:r>
    <w:r>
      <w:fldChar w:fldCharType="separate"/>
    </w:r>
    <w:r w:rsidR="00646462">
      <w:rPr>
        <w:rStyle w:val="a7"/>
        <w:noProof/>
      </w:rPr>
      <w:t>14</w:t>
    </w:r>
    <w:r>
      <w:fldChar w:fldCharType="end"/>
    </w:r>
  </w:p>
  <w:p w:rsidR="00FB2902" w:rsidRDefault="00FB2902">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C8D" w:rsidRDefault="00252C8D">
      <w:r>
        <w:separator/>
      </w:r>
    </w:p>
  </w:footnote>
  <w:footnote w:type="continuationSeparator" w:id="0">
    <w:p w:rsidR="00252C8D" w:rsidRDefault="00252C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902" w:rsidRDefault="00FB2902">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7"/>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8"/>
  </w:num>
  <w:num w:numId="17">
    <w:abstractNumId w:val="6"/>
  </w:num>
  <w:num w:numId="18">
    <w:abstractNumId w:val="5"/>
  </w:num>
  <w:num w:numId="19">
    <w:abstractNumId w:val="3"/>
  </w:num>
  <w:num w:numId="20">
    <w:abstractNumId w:val="3"/>
  </w:num>
  <w:num w:numId="21">
    <w:abstractNumId w:val="9"/>
  </w:num>
  <w:num w:numId="22">
    <w:abstractNumId w:val="1"/>
  </w:num>
  <w:num w:numId="2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5D4B"/>
    <w:rsid w:val="00016A9C"/>
    <w:rsid w:val="000203AB"/>
    <w:rsid w:val="00021802"/>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614AC"/>
    <w:rsid w:val="0006519F"/>
    <w:rsid w:val="0007088D"/>
    <w:rsid w:val="00082F9B"/>
    <w:rsid w:val="00083A81"/>
    <w:rsid w:val="00086611"/>
    <w:rsid w:val="00090C32"/>
    <w:rsid w:val="00092E02"/>
    <w:rsid w:val="0009486F"/>
    <w:rsid w:val="00094A65"/>
    <w:rsid w:val="00094C1C"/>
    <w:rsid w:val="00096E7D"/>
    <w:rsid w:val="000A31E6"/>
    <w:rsid w:val="000A62F1"/>
    <w:rsid w:val="000A6838"/>
    <w:rsid w:val="000B14D9"/>
    <w:rsid w:val="000B557E"/>
    <w:rsid w:val="000B5AA5"/>
    <w:rsid w:val="000B685D"/>
    <w:rsid w:val="000B694B"/>
    <w:rsid w:val="000C018A"/>
    <w:rsid w:val="000C0CB1"/>
    <w:rsid w:val="000C1307"/>
    <w:rsid w:val="000C217C"/>
    <w:rsid w:val="000C3821"/>
    <w:rsid w:val="000C46FB"/>
    <w:rsid w:val="000C4EBC"/>
    <w:rsid w:val="000D05B2"/>
    <w:rsid w:val="000D3EF1"/>
    <w:rsid w:val="000D3FEC"/>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7F2C"/>
    <w:rsid w:val="0013056E"/>
    <w:rsid w:val="001358B5"/>
    <w:rsid w:val="001363DF"/>
    <w:rsid w:val="0014064D"/>
    <w:rsid w:val="00141679"/>
    <w:rsid w:val="0014292E"/>
    <w:rsid w:val="001465D8"/>
    <w:rsid w:val="00146E1D"/>
    <w:rsid w:val="0015003E"/>
    <w:rsid w:val="00151D20"/>
    <w:rsid w:val="00154A12"/>
    <w:rsid w:val="00156BAE"/>
    <w:rsid w:val="00157426"/>
    <w:rsid w:val="001624DE"/>
    <w:rsid w:val="00162563"/>
    <w:rsid w:val="00162F82"/>
    <w:rsid w:val="00167BE6"/>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52C8D"/>
    <w:rsid w:val="00260000"/>
    <w:rsid w:val="0026357C"/>
    <w:rsid w:val="00263A25"/>
    <w:rsid w:val="00264144"/>
    <w:rsid w:val="00264C46"/>
    <w:rsid w:val="0027760F"/>
    <w:rsid w:val="00277CF0"/>
    <w:rsid w:val="0028164A"/>
    <w:rsid w:val="00281974"/>
    <w:rsid w:val="00281981"/>
    <w:rsid w:val="002825BF"/>
    <w:rsid w:val="002863D9"/>
    <w:rsid w:val="00286853"/>
    <w:rsid w:val="00287707"/>
    <w:rsid w:val="00295DEE"/>
    <w:rsid w:val="002A5AC6"/>
    <w:rsid w:val="002A7D31"/>
    <w:rsid w:val="002B0939"/>
    <w:rsid w:val="002B3260"/>
    <w:rsid w:val="002B6ED4"/>
    <w:rsid w:val="002C2BC9"/>
    <w:rsid w:val="002C69C5"/>
    <w:rsid w:val="002D13D8"/>
    <w:rsid w:val="002D1F01"/>
    <w:rsid w:val="002D3B7E"/>
    <w:rsid w:val="002D6ED9"/>
    <w:rsid w:val="002E0264"/>
    <w:rsid w:val="002E28AD"/>
    <w:rsid w:val="002E5B15"/>
    <w:rsid w:val="002E786C"/>
    <w:rsid w:val="003020B2"/>
    <w:rsid w:val="00304D52"/>
    <w:rsid w:val="003054DD"/>
    <w:rsid w:val="00305FF9"/>
    <w:rsid w:val="0030640A"/>
    <w:rsid w:val="00310D45"/>
    <w:rsid w:val="0031444E"/>
    <w:rsid w:val="00322892"/>
    <w:rsid w:val="00323E05"/>
    <w:rsid w:val="00324E90"/>
    <w:rsid w:val="00327D54"/>
    <w:rsid w:val="00332BAC"/>
    <w:rsid w:val="003366A9"/>
    <w:rsid w:val="0033755D"/>
    <w:rsid w:val="00343C84"/>
    <w:rsid w:val="00344B19"/>
    <w:rsid w:val="00352C60"/>
    <w:rsid w:val="00352F49"/>
    <w:rsid w:val="003615B9"/>
    <w:rsid w:val="00362BB6"/>
    <w:rsid w:val="003667D7"/>
    <w:rsid w:val="00366F8F"/>
    <w:rsid w:val="0037298A"/>
    <w:rsid w:val="00375A5A"/>
    <w:rsid w:val="0038282C"/>
    <w:rsid w:val="00385365"/>
    <w:rsid w:val="00386507"/>
    <w:rsid w:val="00390F6A"/>
    <w:rsid w:val="0039472F"/>
    <w:rsid w:val="003966E9"/>
    <w:rsid w:val="003A07ED"/>
    <w:rsid w:val="003A0D42"/>
    <w:rsid w:val="003A550A"/>
    <w:rsid w:val="003A5F8C"/>
    <w:rsid w:val="003A7472"/>
    <w:rsid w:val="003B1D36"/>
    <w:rsid w:val="003B319F"/>
    <w:rsid w:val="003C3DA4"/>
    <w:rsid w:val="003E243E"/>
    <w:rsid w:val="003E4B5F"/>
    <w:rsid w:val="003E52C8"/>
    <w:rsid w:val="003F1998"/>
    <w:rsid w:val="003F5661"/>
    <w:rsid w:val="003F6C1E"/>
    <w:rsid w:val="0040115E"/>
    <w:rsid w:val="004029C9"/>
    <w:rsid w:val="00402E8B"/>
    <w:rsid w:val="00403028"/>
    <w:rsid w:val="004034B1"/>
    <w:rsid w:val="00403C58"/>
    <w:rsid w:val="0041204D"/>
    <w:rsid w:val="00412262"/>
    <w:rsid w:val="00412DB6"/>
    <w:rsid w:val="00417E82"/>
    <w:rsid w:val="00422953"/>
    <w:rsid w:val="00424FB1"/>
    <w:rsid w:val="00425B3B"/>
    <w:rsid w:val="00430BE5"/>
    <w:rsid w:val="0043186D"/>
    <w:rsid w:val="00432D48"/>
    <w:rsid w:val="00433F75"/>
    <w:rsid w:val="004443DF"/>
    <w:rsid w:val="00453740"/>
    <w:rsid w:val="0045497D"/>
    <w:rsid w:val="00454CE7"/>
    <w:rsid w:val="004556B9"/>
    <w:rsid w:val="00456055"/>
    <w:rsid w:val="0045719A"/>
    <w:rsid w:val="00457D5A"/>
    <w:rsid w:val="004629CD"/>
    <w:rsid w:val="00467D7E"/>
    <w:rsid w:val="00471A5A"/>
    <w:rsid w:val="00477AF3"/>
    <w:rsid w:val="00477BEB"/>
    <w:rsid w:val="00482391"/>
    <w:rsid w:val="00486D5B"/>
    <w:rsid w:val="00487283"/>
    <w:rsid w:val="0049130D"/>
    <w:rsid w:val="004914F7"/>
    <w:rsid w:val="004A3DC9"/>
    <w:rsid w:val="004A5409"/>
    <w:rsid w:val="004A6C77"/>
    <w:rsid w:val="004A7FDF"/>
    <w:rsid w:val="004B23CD"/>
    <w:rsid w:val="004B2754"/>
    <w:rsid w:val="004B2ACE"/>
    <w:rsid w:val="004B32EF"/>
    <w:rsid w:val="004B660F"/>
    <w:rsid w:val="004C0D24"/>
    <w:rsid w:val="004C240C"/>
    <w:rsid w:val="004C5EE7"/>
    <w:rsid w:val="004C717D"/>
    <w:rsid w:val="004D01B4"/>
    <w:rsid w:val="004D4435"/>
    <w:rsid w:val="004D69F6"/>
    <w:rsid w:val="004E0714"/>
    <w:rsid w:val="004E34DB"/>
    <w:rsid w:val="004F036D"/>
    <w:rsid w:val="004F3F10"/>
    <w:rsid w:val="004F47FA"/>
    <w:rsid w:val="004F5EAD"/>
    <w:rsid w:val="0050004A"/>
    <w:rsid w:val="005014D4"/>
    <w:rsid w:val="00501918"/>
    <w:rsid w:val="0050278A"/>
    <w:rsid w:val="005032EC"/>
    <w:rsid w:val="00505F0D"/>
    <w:rsid w:val="00506070"/>
    <w:rsid w:val="00516B3F"/>
    <w:rsid w:val="00520FE9"/>
    <w:rsid w:val="0052218B"/>
    <w:rsid w:val="00522875"/>
    <w:rsid w:val="00522E58"/>
    <w:rsid w:val="00525C77"/>
    <w:rsid w:val="0052641D"/>
    <w:rsid w:val="00530729"/>
    <w:rsid w:val="00532AED"/>
    <w:rsid w:val="00534DFA"/>
    <w:rsid w:val="0054199E"/>
    <w:rsid w:val="00542A1B"/>
    <w:rsid w:val="00545E6B"/>
    <w:rsid w:val="00552076"/>
    <w:rsid w:val="0055647D"/>
    <w:rsid w:val="00557105"/>
    <w:rsid w:val="00562739"/>
    <w:rsid w:val="00565D78"/>
    <w:rsid w:val="00567A78"/>
    <w:rsid w:val="00567D0F"/>
    <w:rsid w:val="00574370"/>
    <w:rsid w:val="00574FB9"/>
    <w:rsid w:val="005760B3"/>
    <w:rsid w:val="005801E4"/>
    <w:rsid w:val="00586D8D"/>
    <w:rsid w:val="005877FF"/>
    <w:rsid w:val="005949C0"/>
    <w:rsid w:val="0059592F"/>
    <w:rsid w:val="00597750"/>
    <w:rsid w:val="005A59A1"/>
    <w:rsid w:val="005B0838"/>
    <w:rsid w:val="005B30AA"/>
    <w:rsid w:val="005B475E"/>
    <w:rsid w:val="005C2232"/>
    <w:rsid w:val="005C4CC3"/>
    <w:rsid w:val="005C6AF8"/>
    <w:rsid w:val="005C6B57"/>
    <w:rsid w:val="005D2271"/>
    <w:rsid w:val="005D2F41"/>
    <w:rsid w:val="005D5821"/>
    <w:rsid w:val="005D5EB9"/>
    <w:rsid w:val="005E47B0"/>
    <w:rsid w:val="005E65B4"/>
    <w:rsid w:val="005E7588"/>
    <w:rsid w:val="005F2EA4"/>
    <w:rsid w:val="005F5BA8"/>
    <w:rsid w:val="005F6DA2"/>
    <w:rsid w:val="005F7C00"/>
    <w:rsid w:val="00604948"/>
    <w:rsid w:val="00606FD5"/>
    <w:rsid w:val="0060764D"/>
    <w:rsid w:val="00610F9A"/>
    <w:rsid w:val="00611AB0"/>
    <w:rsid w:val="006124D8"/>
    <w:rsid w:val="006140E1"/>
    <w:rsid w:val="00614537"/>
    <w:rsid w:val="00620410"/>
    <w:rsid w:val="006205C5"/>
    <w:rsid w:val="00623563"/>
    <w:rsid w:val="00626322"/>
    <w:rsid w:val="006340F6"/>
    <w:rsid w:val="00634E64"/>
    <w:rsid w:val="00635694"/>
    <w:rsid w:val="00635877"/>
    <w:rsid w:val="00636CE0"/>
    <w:rsid w:val="00640B9E"/>
    <w:rsid w:val="00642494"/>
    <w:rsid w:val="00646462"/>
    <w:rsid w:val="00660B14"/>
    <w:rsid w:val="00662A6C"/>
    <w:rsid w:val="00665986"/>
    <w:rsid w:val="00665BC8"/>
    <w:rsid w:val="00667E3A"/>
    <w:rsid w:val="00670F45"/>
    <w:rsid w:val="006724CD"/>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E3401"/>
    <w:rsid w:val="006E438C"/>
    <w:rsid w:val="006E6897"/>
    <w:rsid w:val="006E6B35"/>
    <w:rsid w:val="006F21CA"/>
    <w:rsid w:val="006F7B9D"/>
    <w:rsid w:val="00701501"/>
    <w:rsid w:val="007168FD"/>
    <w:rsid w:val="0072240F"/>
    <w:rsid w:val="00722E97"/>
    <w:rsid w:val="0072724A"/>
    <w:rsid w:val="00727D58"/>
    <w:rsid w:val="00730BF5"/>
    <w:rsid w:val="00733AE8"/>
    <w:rsid w:val="00735293"/>
    <w:rsid w:val="00740C30"/>
    <w:rsid w:val="0074406A"/>
    <w:rsid w:val="0074633D"/>
    <w:rsid w:val="00746483"/>
    <w:rsid w:val="0075188A"/>
    <w:rsid w:val="00752CED"/>
    <w:rsid w:val="00754755"/>
    <w:rsid w:val="00757936"/>
    <w:rsid w:val="0076247B"/>
    <w:rsid w:val="00765856"/>
    <w:rsid w:val="0076776F"/>
    <w:rsid w:val="00774222"/>
    <w:rsid w:val="007757D2"/>
    <w:rsid w:val="00780455"/>
    <w:rsid w:val="007838C8"/>
    <w:rsid w:val="00783CDB"/>
    <w:rsid w:val="007851F5"/>
    <w:rsid w:val="00792440"/>
    <w:rsid w:val="00793B8D"/>
    <w:rsid w:val="007A666F"/>
    <w:rsid w:val="007B660E"/>
    <w:rsid w:val="007C2508"/>
    <w:rsid w:val="007C48DF"/>
    <w:rsid w:val="007C4F7B"/>
    <w:rsid w:val="007C71F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3301"/>
    <w:rsid w:val="00813BC1"/>
    <w:rsid w:val="00815ABF"/>
    <w:rsid w:val="0081642F"/>
    <w:rsid w:val="0081664E"/>
    <w:rsid w:val="0081728D"/>
    <w:rsid w:val="00824DAA"/>
    <w:rsid w:val="008263BD"/>
    <w:rsid w:val="008314C6"/>
    <w:rsid w:val="0083579A"/>
    <w:rsid w:val="0084085E"/>
    <w:rsid w:val="00841847"/>
    <w:rsid w:val="00841BF8"/>
    <w:rsid w:val="0085246F"/>
    <w:rsid w:val="00854513"/>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33E1"/>
    <w:rsid w:val="00897393"/>
    <w:rsid w:val="008A0799"/>
    <w:rsid w:val="008A3854"/>
    <w:rsid w:val="008A4A5D"/>
    <w:rsid w:val="008A781C"/>
    <w:rsid w:val="008A7F4E"/>
    <w:rsid w:val="008B4900"/>
    <w:rsid w:val="008B492F"/>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4C8F"/>
    <w:rsid w:val="00926300"/>
    <w:rsid w:val="0092712D"/>
    <w:rsid w:val="00927B2D"/>
    <w:rsid w:val="009330B6"/>
    <w:rsid w:val="00937E93"/>
    <w:rsid w:val="00945FEE"/>
    <w:rsid w:val="009475C5"/>
    <w:rsid w:val="0095050A"/>
    <w:rsid w:val="00953927"/>
    <w:rsid w:val="00953E69"/>
    <w:rsid w:val="0095440A"/>
    <w:rsid w:val="0095765C"/>
    <w:rsid w:val="00961B3B"/>
    <w:rsid w:val="00963185"/>
    <w:rsid w:val="009665D9"/>
    <w:rsid w:val="00967AB5"/>
    <w:rsid w:val="009738C8"/>
    <w:rsid w:val="009824BF"/>
    <w:rsid w:val="00990D02"/>
    <w:rsid w:val="009922FA"/>
    <w:rsid w:val="00993F28"/>
    <w:rsid w:val="009A1986"/>
    <w:rsid w:val="009A26C4"/>
    <w:rsid w:val="009A437D"/>
    <w:rsid w:val="009A6099"/>
    <w:rsid w:val="009A76FB"/>
    <w:rsid w:val="009A7775"/>
    <w:rsid w:val="009A7C08"/>
    <w:rsid w:val="009A7C3D"/>
    <w:rsid w:val="009B1906"/>
    <w:rsid w:val="009B376A"/>
    <w:rsid w:val="009B63AE"/>
    <w:rsid w:val="009C1A83"/>
    <w:rsid w:val="009C22B2"/>
    <w:rsid w:val="009C55D5"/>
    <w:rsid w:val="009D06E0"/>
    <w:rsid w:val="009D22A7"/>
    <w:rsid w:val="009D390C"/>
    <w:rsid w:val="009D3CF6"/>
    <w:rsid w:val="009D3DCD"/>
    <w:rsid w:val="009D4589"/>
    <w:rsid w:val="009D70B0"/>
    <w:rsid w:val="009E1E9A"/>
    <w:rsid w:val="009E2125"/>
    <w:rsid w:val="009E234B"/>
    <w:rsid w:val="009E5E2F"/>
    <w:rsid w:val="009E6500"/>
    <w:rsid w:val="009E6E22"/>
    <w:rsid w:val="009F1B4C"/>
    <w:rsid w:val="009F2E6F"/>
    <w:rsid w:val="009F4FEC"/>
    <w:rsid w:val="009F5044"/>
    <w:rsid w:val="009F5CD7"/>
    <w:rsid w:val="009F7D67"/>
    <w:rsid w:val="00A009D8"/>
    <w:rsid w:val="00A02415"/>
    <w:rsid w:val="00A02BE8"/>
    <w:rsid w:val="00A03E34"/>
    <w:rsid w:val="00A04982"/>
    <w:rsid w:val="00A05F0B"/>
    <w:rsid w:val="00A123CD"/>
    <w:rsid w:val="00A13224"/>
    <w:rsid w:val="00A203F9"/>
    <w:rsid w:val="00A20667"/>
    <w:rsid w:val="00A215CD"/>
    <w:rsid w:val="00A265F9"/>
    <w:rsid w:val="00A2676A"/>
    <w:rsid w:val="00A27CBB"/>
    <w:rsid w:val="00A31853"/>
    <w:rsid w:val="00A326EE"/>
    <w:rsid w:val="00A3546B"/>
    <w:rsid w:val="00A370F6"/>
    <w:rsid w:val="00A41381"/>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87AD5"/>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39E8"/>
    <w:rsid w:val="00AD72DE"/>
    <w:rsid w:val="00AE3157"/>
    <w:rsid w:val="00AE5F70"/>
    <w:rsid w:val="00AF0C5E"/>
    <w:rsid w:val="00AF3BF0"/>
    <w:rsid w:val="00AF6D02"/>
    <w:rsid w:val="00B0057B"/>
    <w:rsid w:val="00B0593E"/>
    <w:rsid w:val="00B07BA7"/>
    <w:rsid w:val="00B07EB8"/>
    <w:rsid w:val="00B10027"/>
    <w:rsid w:val="00B10FDC"/>
    <w:rsid w:val="00B14E64"/>
    <w:rsid w:val="00B15C73"/>
    <w:rsid w:val="00B16D00"/>
    <w:rsid w:val="00B22AB0"/>
    <w:rsid w:val="00B23C7E"/>
    <w:rsid w:val="00B2535B"/>
    <w:rsid w:val="00B27EE4"/>
    <w:rsid w:val="00B3132A"/>
    <w:rsid w:val="00B31567"/>
    <w:rsid w:val="00B33A72"/>
    <w:rsid w:val="00B349D1"/>
    <w:rsid w:val="00B37939"/>
    <w:rsid w:val="00B40C17"/>
    <w:rsid w:val="00B44A68"/>
    <w:rsid w:val="00B51D96"/>
    <w:rsid w:val="00B55083"/>
    <w:rsid w:val="00B55C45"/>
    <w:rsid w:val="00B617EC"/>
    <w:rsid w:val="00B63A9C"/>
    <w:rsid w:val="00B651CC"/>
    <w:rsid w:val="00B65354"/>
    <w:rsid w:val="00B72F57"/>
    <w:rsid w:val="00B7599D"/>
    <w:rsid w:val="00B75FFC"/>
    <w:rsid w:val="00B76EBD"/>
    <w:rsid w:val="00B7760E"/>
    <w:rsid w:val="00B92E64"/>
    <w:rsid w:val="00B9337E"/>
    <w:rsid w:val="00B947CC"/>
    <w:rsid w:val="00B97DA8"/>
    <w:rsid w:val="00BA0A74"/>
    <w:rsid w:val="00BA3ACB"/>
    <w:rsid w:val="00BB0E36"/>
    <w:rsid w:val="00BB34F7"/>
    <w:rsid w:val="00BB3D24"/>
    <w:rsid w:val="00BB5CE8"/>
    <w:rsid w:val="00BC4F4F"/>
    <w:rsid w:val="00BC5C13"/>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5E3D"/>
    <w:rsid w:val="00C0148C"/>
    <w:rsid w:val="00C02B97"/>
    <w:rsid w:val="00C066C7"/>
    <w:rsid w:val="00C12868"/>
    <w:rsid w:val="00C12FDD"/>
    <w:rsid w:val="00C1304E"/>
    <w:rsid w:val="00C136D9"/>
    <w:rsid w:val="00C13D10"/>
    <w:rsid w:val="00C140D3"/>
    <w:rsid w:val="00C14FA0"/>
    <w:rsid w:val="00C2199A"/>
    <w:rsid w:val="00C254EA"/>
    <w:rsid w:val="00C26A2A"/>
    <w:rsid w:val="00C27B18"/>
    <w:rsid w:val="00C409A4"/>
    <w:rsid w:val="00C47010"/>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8C1"/>
    <w:rsid w:val="00C8528D"/>
    <w:rsid w:val="00C92B5B"/>
    <w:rsid w:val="00C97C3F"/>
    <w:rsid w:val="00CA201D"/>
    <w:rsid w:val="00CA246A"/>
    <w:rsid w:val="00CA4B00"/>
    <w:rsid w:val="00CA7306"/>
    <w:rsid w:val="00CB172D"/>
    <w:rsid w:val="00CB45A3"/>
    <w:rsid w:val="00CB45DC"/>
    <w:rsid w:val="00CB529C"/>
    <w:rsid w:val="00CC1B0B"/>
    <w:rsid w:val="00CC49B9"/>
    <w:rsid w:val="00CC4CF6"/>
    <w:rsid w:val="00CC7173"/>
    <w:rsid w:val="00CC7E70"/>
    <w:rsid w:val="00CD4D1E"/>
    <w:rsid w:val="00CE22E9"/>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4CFD"/>
    <w:rsid w:val="00D35510"/>
    <w:rsid w:val="00D36414"/>
    <w:rsid w:val="00D36474"/>
    <w:rsid w:val="00D43AEF"/>
    <w:rsid w:val="00D46A46"/>
    <w:rsid w:val="00D502BE"/>
    <w:rsid w:val="00D5214D"/>
    <w:rsid w:val="00D526D2"/>
    <w:rsid w:val="00D5296B"/>
    <w:rsid w:val="00D5335C"/>
    <w:rsid w:val="00D575C9"/>
    <w:rsid w:val="00D62300"/>
    <w:rsid w:val="00D65737"/>
    <w:rsid w:val="00D704CC"/>
    <w:rsid w:val="00D71A9E"/>
    <w:rsid w:val="00D84DEE"/>
    <w:rsid w:val="00D87B08"/>
    <w:rsid w:val="00D92AC6"/>
    <w:rsid w:val="00D96058"/>
    <w:rsid w:val="00D979D6"/>
    <w:rsid w:val="00DA6E37"/>
    <w:rsid w:val="00DB169C"/>
    <w:rsid w:val="00DB7123"/>
    <w:rsid w:val="00DB76EC"/>
    <w:rsid w:val="00DC102F"/>
    <w:rsid w:val="00DC243B"/>
    <w:rsid w:val="00DC7DC6"/>
    <w:rsid w:val="00DD6799"/>
    <w:rsid w:val="00DE0EC5"/>
    <w:rsid w:val="00DE1DAA"/>
    <w:rsid w:val="00DE6A0E"/>
    <w:rsid w:val="00DE743C"/>
    <w:rsid w:val="00DF1BBB"/>
    <w:rsid w:val="00DF2A92"/>
    <w:rsid w:val="00DF49D1"/>
    <w:rsid w:val="00E00198"/>
    <w:rsid w:val="00E022B8"/>
    <w:rsid w:val="00E065A3"/>
    <w:rsid w:val="00E07273"/>
    <w:rsid w:val="00E102A7"/>
    <w:rsid w:val="00E1438E"/>
    <w:rsid w:val="00E2125A"/>
    <w:rsid w:val="00E22343"/>
    <w:rsid w:val="00E22931"/>
    <w:rsid w:val="00E3229A"/>
    <w:rsid w:val="00E3489E"/>
    <w:rsid w:val="00E36D80"/>
    <w:rsid w:val="00E37E58"/>
    <w:rsid w:val="00E47B9E"/>
    <w:rsid w:val="00E50728"/>
    <w:rsid w:val="00E5356B"/>
    <w:rsid w:val="00E55A10"/>
    <w:rsid w:val="00E5615F"/>
    <w:rsid w:val="00E56198"/>
    <w:rsid w:val="00E60A53"/>
    <w:rsid w:val="00E610C1"/>
    <w:rsid w:val="00E61659"/>
    <w:rsid w:val="00E65501"/>
    <w:rsid w:val="00E703A6"/>
    <w:rsid w:val="00E70E2D"/>
    <w:rsid w:val="00E71D6D"/>
    <w:rsid w:val="00E82E95"/>
    <w:rsid w:val="00E8301F"/>
    <w:rsid w:val="00E85E62"/>
    <w:rsid w:val="00E87E06"/>
    <w:rsid w:val="00E95A65"/>
    <w:rsid w:val="00E95D11"/>
    <w:rsid w:val="00EA46AE"/>
    <w:rsid w:val="00EA749F"/>
    <w:rsid w:val="00EA7F47"/>
    <w:rsid w:val="00EB7C61"/>
    <w:rsid w:val="00EC00C7"/>
    <w:rsid w:val="00EC206C"/>
    <w:rsid w:val="00EC4032"/>
    <w:rsid w:val="00ED007A"/>
    <w:rsid w:val="00ED1A64"/>
    <w:rsid w:val="00ED33B6"/>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10FA1"/>
    <w:rsid w:val="00F12FE8"/>
    <w:rsid w:val="00F144F2"/>
    <w:rsid w:val="00F14A55"/>
    <w:rsid w:val="00F1605C"/>
    <w:rsid w:val="00F17EC9"/>
    <w:rsid w:val="00F21DCC"/>
    <w:rsid w:val="00F242D1"/>
    <w:rsid w:val="00F26CCB"/>
    <w:rsid w:val="00F26FCB"/>
    <w:rsid w:val="00F3254A"/>
    <w:rsid w:val="00F3282E"/>
    <w:rsid w:val="00F34386"/>
    <w:rsid w:val="00F35A6F"/>
    <w:rsid w:val="00F370BE"/>
    <w:rsid w:val="00F433EB"/>
    <w:rsid w:val="00F44C1A"/>
    <w:rsid w:val="00F50900"/>
    <w:rsid w:val="00F52DA3"/>
    <w:rsid w:val="00F535F4"/>
    <w:rsid w:val="00F53B74"/>
    <w:rsid w:val="00F6252A"/>
    <w:rsid w:val="00F64F28"/>
    <w:rsid w:val="00F65164"/>
    <w:rsid w:val="00F6557C"/>
    <w:rsid w:val="00F6714D"/>
    <w:rsid w:val="00F75F47"/>
    <w:rsid w:val="00F80736"/>
    <w:rsid w:val="00F814CA"/>
    <w:rsid w:val="00F81FE8"/>
    <w:rsid w:val="00F84F98"/>
    <w:rsid w:val="00F862C9"/>
    <w:rsid w:val="00F909BC"/>
    <w:rsid w:val="00F91E79"/>
    <w:rsid w:val="00F9260B"/>
    <w:rsid w:val="00F937CF"/>
    <w:rsid w:val="00F94575"/>
    <w:rsid w:val="00F97B02"/>
    <w:rsid w:val="00FA2DD5"/>
    <w:rsid w:val="00FA5A92"/>
    <w:rsid w:val="00FB2902"/>
    <w:rsid w:val="00FB3FF6"/>
    <w:rsid w:val="00FC05CD"/>
    <w:rsid w:val="00FC11B2"/>
    <w:rsid w:val="00FC1757"/>
    <w:rsid w:val="00FC2397"/>
    <w:rsid w:val="00FC67A4"/>
    <w:rsid w:val="00FC68CC"/>
    <w:rsid w:val="00FC6D59"/>
    <w:rsid w:val="00FD11DB"/>
    <w:rsid w:val="00FD6CCB"/>
    <w:rsid w:val="00FE36C2"/>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png"/><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7.bin"/><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oleObject" Target="embeddings/oleObject8.bin"/><Relationship Id="rId35" Type="http://schemas.openxmlformats.org/officeDocument/2006/relationships/image" Target="media/image16.png"/><Relationship Id="rId43" Type="http://schemas.openxmlformats.org/officeDocument/2006/relationships/oleObject" Target="embeddings/oleObject10.bin"/><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oleObject" Target="embeddings/oleObject3.bin"/><Relationship Id="rId41"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B83E-C500-4122-9C07-CCB2C17C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1</Pages>
  <Words>6786</Words>
  <Characters>38685</Characters>
  <Application>Microsoft Office Word</Application>
  <DocSecurity>0</DocSecurity>
  <PresentationFormat/>
  <Lines>322</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45381</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zhaoweih</cp:lastModifiedBy>
  <cp:revision>353</cp:revision>
  <dcterms:created xsi:type="dcterms:W3CDTF">2016-06-19T06:36:00Z</dcterms:created>
  <dcterms:modified xsi:type="dcterms:W3CDTF">2016-07-02T04:07:00Z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
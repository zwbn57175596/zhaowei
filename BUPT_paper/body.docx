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SimHei" w:eastAsia="SimHei"/>
          <w:b/>
          <w:sz w:val="64"/>
          <w:szCs w:val="52"/>
        </w:rPr>
      </w:pPr>
      <w:r>
        <w:rPr>
          <w:rFonts w:ascii="SimHei" w:eastAsia="SimHei"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SimHei" w:eastAsia="SimHei"/>
          <w:b/>
          <w:sz w:val="52"/>
          <w:szCs w:val="52"/>
        </w:rPr>
      </w:pPr>
      <w:r>
        <w:rPr>
          <w:rFonts w:ascii="SimHei" w:eastAsia="SimHei" w:hint="eastAsia"/>
          <w:b/>
          <w:sz w:val="52"/>
          <w:szCs w:val="52"/>
        </w:rPr>
        <w:t xml:space="preserve">  </w:t>
      </w:r>
    </w:p>
    <w:p w14:paraId="2F42B0E7" w14:textId="77777777" w:rsidR="00911ECC" w:rsidRDefault="00911ECC"/>
    <w:p w14:paraId="2C896A88" w14:textId="76C41C27" w:rsidR="00911ECC" w:rsidRDefault="00911ECC">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p>
    <w:p w14:paraId="2EC8AA5D" w14:textId="4884D85E" w:rsidR="00911ECC" w:rsidRDefault="00911ECC">
      <w:pPr>
        <w:ind w:firstLineChars="495" w:firstLine="1789"/>
        <w:rPr>
          <w:b/>
          <w:sz w:val="32"/>
          <w:szCs w:val="32"/>
          <w:u w:val="single"/>
        </w:rPr>
      </w:pPr>
      <w:r>
        <w:rPr>
          <w:rFonts w:hint="eastAsia"/>
          <w:b/>
          <w:sz w:val="36"/>
          <w:szCs w:val="32"/>
          <w:u w:val="single"/>
        </w:rPr>
        <w:t xml:space="preserve"> </w:t>
      </w:r>
    </w:p>
    <w:p w14:paraId="633C8C26" w14:textId="77777777" w:rsidR="00911ECC" w:rsidRDefault="00911ECC"/>
    <w:p w14:paraId="24D969E5" w14:textId="1943E218" w:rsidR="00911ECC" w:rsidRDefault="00911ECC">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pPr>
        <w:ind w:firstLineChars="890" w:firstLine="2502"/>
        <w:rPr>
          <w:b/>
          <w:sz w:val="28"/>
          <w:szCs w:val="28"/>
          <w:u w:val="single"/>
        </w:rPr>
      </w:pPr>
    </w:p>
    <w:p w14:paraId="2A6E9BDD" w14:textId="300F0075" w:rsidR="00911ECC" w:rsidRDefault="00911ECC">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SimSun" w:hAnsi="SimSun"/>
          <w:sz w:val="24"/>
          <w:szCs w:val="24"/>
        </w:rPr>
      </w:pPr>
      <w:r>
        <w:rPr>
          <w:rFonts w:ascii="SimSun" w:hAnsi="SimSun" w:hint="eastAsia"/>
          <w:sz w:val="24"/>
          <w:szCs w:val="24"/>
        </w:rPr>
        <w:lastRenderedPageBreak/>
        <w:t>独创性（或创新性）声明</w:t>
      </w:r>
    </w:p>
    <w:p w14:paraId="6909B605" w14:textId="77777777" w:rsidR="00911ECC" w:rsidRDefault="00911ECC">
      <w:pPr>
        <w:pStyle w:val="p0"/>
        <w:spacing w:line="400" w:lineRule="atLeast"/>
        <w:jc w:val="center"/>
        <w:rPr>
          <w:rFonts w:ascii="SimSun" w:hAnsi="SimSun"/>
          <w:sz w:val="24"/>
          <w:szCs w:val="24"/>
        </w:rPr>
      </w:pPr>
    </w:p>
    <w:p w14:paraId="3498DD6C" w14:textId="77777777" w:rsidR="00911ECC" w:rsidRDefault="00911ECC">
      <w:pPr>
        <w:pStyle w:val="p16"/>
        <w:spacing w:line="400" w:lineRule="atLeast"/>
        <w:ind w:firstLine="420"/>
        <w:rPr>
          <w:rFonts w:ascii="SimSun" w:hAnsi="SimSun"/>
        </w:rPr>
      </w:pPr>
      <w:r>
        <w:rPr>
          <w:rFonts w:ascii="SimSun" w:hAnsi="SimSun"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SimSun" w:hAnsi="SimSun"/>
          <w:sz w:val="24"/>
          <w:szCs w:val="24"/>
        </w:rPr>
      </w:pPr>
      <w:r>
        <w:rPr>
          <w:rFonts w:ascii="SimSun" w:hAnsi="SimSun"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SimSun" w:hAnsi="SimSun"/>
          <w:sz w:val="24"/>
          <w:szCs w:val="24"/>
        </w:rPr>
      </w:pPr>
    </w:p>
    <w:p w14:paraId="6A59F813" w14:textId="01CE0A6F" w:rsidR="00911ECC" w:rsidRDefault="00911ECC">
      <w:pPr>
        <w:pStyle w:val="p0"/>
        <w:spacing w:line="400" w:lineRule="atLeast"/>
        <w:ind w:firstLine="480"/>
        <w:rPr>
          <w:rFonts w:ascii="SimSun" w:hAnsi="SimSun"/>
          <w:sz w:val="24"/>
          <w:szCs w:val="24"/>
        </w:rPr>
      </w:pPr>
      <w:r>
        <w:rPr>
          <w:rFonts w:ascii="SimSun" w:hAnsi="SimSun"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77777777" w:rsidR="00911ECC" w:rsidRDefault="00911ECC">
      <w:pPr>
        <w:spacing w:line="520" w:lineRule="exact"/>
        <w:jc w:val="center"/>
        <w:rPr>
          <w:bCs/>
          <w:sz w:val="32"/>
          <w:szCs w:val="36"/>
        </w:rPr>
      </w:pPr>
      <w:r>
        <w:rPr>
          <w:rFonts w:eastAsia="SimHei" w:hint="eastAsia"/>
          <w:bCs/>
          <w:sz w:val="32"/>
          <w:szCs w:val="36"/>
        </w:rPr>
        <w:lastRenderedPageBreak/>
        <w:t>论文题目</w:t>
      </w:r>
    </w:p>
    <w:p w14:paraId="711A34E4" w14:textId="77777777" w:rsidR="00911ECC" w:rsidRDefault="00993F28">
      <w:pPr>
        <w:pStyle w:val="ab"/>
        <w:ind w:left="420" w:firstLine="0"/>
      </w:pPr>
      <w:r>
        <w:rPr>
          <w:noProof/>
          <w:sz w:val="20"/>
        </w:rPr>
        <mc:AlternateContent>
          <mc:Choice Requires="wps">
            <w:drawing>
              <wp:anchor distT="0" distB="0" distL="114300" distR="114300" simplePos="0" relativeHeight="251649536" behindDoc="0" locked="0" layoutInCell="1" allowOverlap="1" wp14:anchorId="5D860028" wp14:editId="78C0D78B">
                <wp:simplePos x="0" y="0"/>
                <wp:positionH relativeFrom="column">
                  <wp:posOffset>228600</wp:posOffset>
                </wp:positionH>
                <wp:positionV relativeFrom="paragraph">
                  <wp:posOffset>66040</wp:posOffset>
                </wp:positionV>
                <wp:extent cx="1485900" cy="396240"/>
                <wp:effectExtent l="9525" t="177165" r="828675" b="7620"/>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96240"/>
                        </a:xfrm>
                        <a:prstGeom prst="wedgeRoundRectCallout">
                          <a:avLst>
                            <a:gd name="adj1" fmla="val 99829"/>
                            <a:gd name="adj2" fmla="val -86218"/>
                            <a:gd name="adj3" fmla="val 16667"/>
                          </a:avLst>
                        </a:prstGeom>
                        <a:solidFill>
                          <a:srgbClr val="FFFFFF"/>
                        </a:solidFill>
                        <a:ln w="9525">
                          <a:solidFill>
                            <a:srgbClr val="000000"/>
                          </a:solidFill>
                          <a:miter lim="800000"/>
                          <a:headEnd/>
                          <a:tailEnd/>
                        </a:ln>
                      </wps:spPr>
                      <wps:txbx>
                        <w:txbxContent>
                          <w:p w14:paraId="3596A7D3" w14:textId="77777777" w:rsidR="00CC1B0B" w:rsidRDefault="00CC1B0B">
                            <w:r>
                              <w:rPr>
                                <w:rFonts w:hint="eastAsia"/>
                              </w:rPr>
                              <w:t>与封面题目一致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600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 o:spid="_x0000_s1026" type="#_x0000_t62" style="position:absolute;left:0;text-align:left;margin-left:18pt;margin-top:5.2pt;width:117pt;height:3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" adj="32363,-7823">
                <v:textbox>
                  <w:txbxContent>
                    <w:p w14:paraId="3596A7D3" w14:textId="77777777" w:rsidR="00CC1B0B" w:rsidRDefault="00CC1B0B">
                      <w:r>
                        <w:rPr>
                          <w:rFonts w:hint="eastAsia"/>
                        </w:rPr>
                        <w:t>与封面题目一致</w:t>
                      </w:r>
                    </w:p>
                  </w:txbxContent>
                </v:textbox>
              </v:shape>
            </w:pict>
          </mc:Fallback>
        </mc:AlternateContent>
      </w:r>
    </w:p>
    <w:p w14:paraId="156C14BA" w14:textId="77777777" w:rsidR="00911ECC" w:rsidRDefault="00911ECC">
      <w:pPr>
        <w:pStyle w:val="ab"/>
        <w:ind w:firstLine="0"/>
        <w:jc w:val="center"/>
        <w:rPr>
          <w:rFonts w:ascii="SimHei" w:eastAsia="SimHei"/>
          <w:sz w:val="30"/>
        </w:rPr>
      </w:pPr>
      <w:r>
        <w:rPr>
          <w:rFonts w:ascii="SimHei" w:eastAsia="SimHei" w:hint="eastAsia"/>
          <w:sz w:val="30"/>
        </w:rPr>
        <w:t>摘 要</w:t>
      </w:r>
    </w:p>
    <w:p w14:paraId="6E63EDD2" w14:textId="77777777" w:rsidR="00911ECC" w:rsidRDefault="00911ECC">
      <w:pPr>
        <w:pStyle w:val="ab"/>
        <w:ind w:left="420" w:firstLine="0"/>
      </w:pPr>
    </w:p>
    <w:p w14:paraId="0AA791B8" w14:textId="77777777" w:rsidR="00911ECC" w:rsidRDefault="00911ECC">
      <w:pPr>
        <w:pStyle w:val="ab"/>
        <w:spacing w:line="400" w:lineRule="exact"/>
        <w:ind w:firstLine="573"/>
        <w:rPr>
          <w:sz w:val="28"/>
        </w:rPr>
      </w:pPr>
      <w:r>
        <w:rPr>
          <w:rFonts w:hint="eastAsia"/>
          <w:sz w:val="28"/>
        </w:rPr>
        <w:t>（采用四号宋体写摘要内容，要求500字以上。）</w:t>
      </w:r>
    </w:p>
    <w:p w14:paraId="598E0035" w14:textId="77777777" w:rsidR="00911ECC" w:rsidRDefault="00911ECC">
      <w:pPr>
        <w:pStyle w:val="ab"/>
        <w:spacing w:line="400" w:lineRule="exact"/>
        <w:ind w:firstLine="573"/>
        <w:rPr>
          <w:sz w:val="28"/>
          <w:szCs w:val="28"/>
        </w:rPr>
      </w:pPr>
      <w:r>
        <w:rPr>
          <w:rFonts w:hint="eastAsia"/>
          <w:sz w:val="28"/>
          <w:szCs w:val="28"/>
        </w:rPr>
        <w:t>（重点说明本项课题的目的和意义、研究方法、研究（开发）成果、结论，注意突出本人所做工作的部分。摘要中不要出现第一人称，用“本文分析了</w:t>
      </w:r>
      <w:r>
        <w:rPr>
          <w:sz w:val="28"/>
          <w:szCs w:val="28"/>
        </w:rPr>
        <w:t>…</w:t>
      </w:r>
      <w:r>
        <w:rPr>
          <w:rFonts w:hint="eastAsia"/>
          <w:sz w:val="28"/>
          <w:szCs w:val="28"/>
        </w:rPr>
        <w:t>”等用语。另外，论文摘要部分至少有一主要段落是对论文的综述，不能写成项目的综述。）</w:t>
      </w:r>
    </w:p>
    <w:p w14:paraId="37AACC38" w14:textId="77777777" w:rsidR="00911ECC" w:rsidRDefault="00911ECC">
      <w:pPr>
        <w:pStyle w:val="ab"/>
        <w:spacing w:line="400" w:lineRule="exact"/>
        <w:ind w:firstLine="573"/>
        <w:rPr>
          <w:sz w:val="28"/>
          <w:szCs w:val="28"/>
        </w:rPr>
      </w:pPr>
    </w:p>
    <w:p w14:paraId="2E694774" w14:textId="77777777" w:rsidR="00911ECC" w:rsidRDefault="00993F28">
      <w:pPr>
        <w:pStyle w:val="ab"/>
        <w:spacing w:line="400" w:lineRule="exact"/>
        <w:ind w:firstLine="0"/>
        <w:rPr>
          <w:sz w:val="28"/>
          <w:szCs w:val="28"/>
        </w:rPr>
      </w:pPr>
      <w:r>
        <w:rPr>
          <w:rFonts w:ascii="SimHei" w:eastAsia="SimHei" w:hint="eastAsia"/>
          <w:b/>
          <w:noProof/>
          <w:sz w:val="28"/>
          <w:szCs w:val="28"/>
        </w:rPr>
        <mc:AlternateContent>
          <mc:Choice Requires="wps">
            <w:drawing>
              <wp:anchor distT="0" distB="0" distL="114300" distR="114300" simplePos="0" relativeHeight="251639296" behindDoc="0" locked="0" layoutInCell="1" allowOverlap="1" wp14:anchorId="1919E79C" wp14:editId="11D705BF">
                <wp:simplePos x="0" y="0"/>
                <wp:positionH relativeFrom="column">
                  <wp:posOffset>3429000</wp:posOffset>
                </wp:positionH>
                <wp:positionV relativeFrom="paragraph">
                  <wp:posOffset>337820</wp:posOffset>
                </wp:positionV>
                <wp:extent cx="2286000" cy="990600"/>
                <wp:effectExtent l="704850" t="10795" r="9525" b="825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990600"/>
                        </a:xfrm>
                        <a:prstGeom prst="wedgeRoundRectCallout">
                          <a:avLst>
                            <a:gd name="adj1" fmla="val -79056"/>
                            <a:gd name="adj2" fmla="val -48588"/>
                            <a:gd name="adj3" fmla="val 16667"/>
                          </a:avLst>
                        </a:prstGeom>
                        <a:solidFill>
                          <a:srgbClr val="FFFFFF"/>
                        </a:solidFill>
                        <a:ln w="9525">
                          <a:solidFill>
                            <a:srgbClr val="000000"/>
                          </a:solidFill>
                          <a:miter lim="800000"/>
                          <a:headEnd/>
                          <a:tailEnd/>
                        </a:ln>
                      </wps:spPr>
                      <wps:txbx>
                        <w:txbxContent>
                          <w:p w14:paraId="7ADC1CBC" w14:textId="77777777" w:rsidR="00CC1B0B" w:rsidRDefault="00CC1B0B">
                            <w:r>
                              <w:rPr>
                                <w:rFonts w:hint="eastAsia"/>
                              </w:rPr>
                              <w:t>选择</w:t>
                            </w:r>
                            <w:r>
                              <w:rPr>
                                <w:rFonts w:hint="eastAsia"/>
                              </w:rPr>
                              <w:t>4</w:t>
                            </w:r>
                            <w:r>
                              <w:rPr>
                                <w:rFonts w:hint="eastAsia"/>
                              </w:rPr>
                              <w:t>—</w:t>
                            </w:r>
                            <w:r>
                              <w:rPr>
                                <w:rFonts w:hint="eastAsia"/>
                              </w:rPr>
                              <w:t>6</w:t>
                            </w:r>
                            <w:r>
                              <w:rPr>
                                <w:rFonts w:hint="eastAsia"/>
                              </w:rPr>
                              <w:t>个体现本文主题内容的术语，最好是中文词，关键词之间用空格隔开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9E79C" id="AutoShape 3" o:spid="_x0000_s1027" type="#_x0000_t62" style="position:absolute;left:0;text-align:left;margin-left:270pt;margin-top:26.6pt;width:180pt;height: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" adj="-6276,305">
                <v:textbox>
                  <w:txbxContent>
                    <w:p w14:paraId="7ADC1CBC" w14:textId="77777777" w:rsidR="00CC1B0B" w:rsidRDefault="00CC1B0B">
                      <w:r>
                        <w:rPr>
                          <w:rFonts w:hint="eastAsia"/>
                        </w:rPr>
                        <w:t>选择</w:t>
                      </w:r>
                      <w:r>
                        <w:rPr>
                          <w:rFonts w:hint="eastAsia"/>
                        </w:rPr>
                        <w:t>4</w:t>
                      </w:r>
                      <w:r>
                        <w:rPr>
                          <w:rFonts w:hint="eastAsia"/>
                        </w:rPr>
                        <w:t>—</w:t>
                      </w:r>
                      <w:r>
                        <w:rPr>
                          <w:rFonts w:hint="eastAsia"/>
                        </w:rPr>
                        <w:t>6</w:t>
                      </w:r>
                      <w:r>
                        <w:rPr>
                          <w:rFonts w:hint="eastAsia"/>
                        </w:rPr>
                        <w:t>个体现本文主题内容的术语，最好是中文词，关键词之间用空格隔开</w:t>
                      </w:r>
                    </w:p>
                  </w:txbxContent>
                </v:textbox>
              </v:shape>
            </w:pict>
          </mc:Fallback>
        </mc:AlternateContent>
      </w:r>
      <w:r w:rsidR="00911ECC">
        <w:rPr>
          <w:rFonts w:ascii="SimHei" w:eastAsia="SimHei" w:hint="eastAsia"/>
          <w:b/>
          <w:sz w:val="28"/>
          <w:szCs w:val="28"/>
        </w:rPr>
        <w:t>关键词</w:t>
      </w:r>
      <w:r w:rsidR="00911ECC">
        <w:rPr>
          <w:rFonts w:hint="eastAsia"/>
          <w:sz w:val="28"/>
          <w:szCs w:val="28"/>
        </w:rPr>
        <w:t>：关键词一  关键词二  关键词三  关键词四</w:t>
      </w:r>
    </w:p>
    <w:p w14:paraId="17E6EF15" w14:textId="77777777" w:rsidR="00911ECC" w:rsidRDefault="00911ECC">
      <w:pPr>
        <w:pStyle w:val="ab"/>
        <w:ind w:firstLine="0"/>
        <w:jc w:val="center"/>
        <w:rPr>
          <w:rFonts w:ascii="Times New Roman" w:hAnsi="Times New Roman"/>
          <w:sz w:val="32"/>
        </w:rPr>
      </w:pPr>
      <w:r>
        <w:rPr>
          <w:sz w:val="28"/>
        </w:rPr>
        <w:br w:type="page"/>
      </w:r>
      <w:r>
        <w:rPr>
          <w:rFonts w:ascii="Times New Roman" w:hAnsi="Times New Roman" w:hint="eastAsia"/>
          <w:sz w:val="32"/>
        </w:rPr>
        <w:lastRenderedPageBreak/>
        <w:t>ENGLISH TITLE</w:t>
      </w:r>
    </w:p>
    <w:p w14:paraId="116EA61D" w14:textId="77777777" w:rsidR="00911ECC" w:rsidRDefault="00911ECC">
      <w:pPr>
        <w:pStyle w:val="ab"/>
        <w:ind w:firstLine="0"/>
        <w:jc w:val="center"/>
        <w:rPr>
          <w:sz w:val="32"/>
        </w:rPr>
      </w:pPr>
    </w:p>
    <w:p w14:paraId="5CE763D3" w14:textId="77777777" w:rsidR="00911ECC" w:rsidRDefault="00993F28">
      <w:pPr>
        <w:pStyle w:val="ab"/>
        <w:spacing w:line="240" w:lineRule="auto"/>
        <w:ind w:firstLine="0"/>
        <w:jc w:val="center"/>
        <w:rPr>
          <w:rFonts w:ascii="Times New Roman" w:hAnsi="Times New Roman"/>
          <w:sz w:val="30"/>
        </w:rPr>
      </w:pPr>
      <w:r>
        <w:rPr>
          <w:noProof/>
          <w:sz w:val="20"/>
        </w:rPr>
        <mc:AlternateContent>
          <mc:Choice Requires="wps">
            <w:drawing>
              <wp:anchor distT="0" distB="0" distL="114300" distR="114300" simplePos="0" relativeHeight="251640320" behindDoc="0" locked="0" layoutInCell="1" allowOverlap="1" wp14:anchorId="01041B1A" wp14:editId="15905617">
                <wp:simplePos x="0" y="0"/>
                <wp:positionH relativeFrom="column">
                  <wp:posOffset>3543300</wp:posOffset>
                </wp:positionH>
                <wp:positionV relativeFrom="paragraph">
                  <wp:posOffset>0</wp:posOffset>
                </wp:positionV>
                <wp:extent cx="1600200" cy="792480"/>
                <wp:effectExtent l="638175" t="125730" r="9525" b="5715"/>
                <wp:wrapNone/>
                <wp:docPr id="3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792480"/>
                        </a:xfrm>
                        <a:prstGeom prst="wedgeRoundRectCallout">
                          <a:avLst>
                            <a:gd name="adj1" fmla="val -87181"/>
                            <a:gd name="adj2" fmla="val -62741"/>
                            <a:gd name="adj3" fmla="val 16667"/>
                          </a:avLst>
                        </a:prstGeom>
                        <a:solidFill>
                          <a:srgbClr val="FFFFFF"/>
                        </a:solidFill>
                        <a:ln w="9525">
                          <a:solidFill>
                            <a:srgbClr val="000000"/>
                          </a:solidFill>
                          <a:miter lim="800000"/>
                          <a:headEnd/>
                          <a:tailEnd/>
                        </a:ln>
                      </wps:spPr>
                      <wps:txbx>
                        <w:txbxContent>
                          <w:p w14:paraId="6ED092A0" w14:textId="77777777" w:rsidR="00CC1B0B" w:rsidRDefault="00CC1B0B">
                            <w:r>
                              <w:rPr>
                                <w:rFonts w:hint="eastAsia"/>
                              </w:rPr>
                              <w:t>论文英文题目，全部大写，</w:t>
                            </w:r>
                            <w:r>
                              <w:rPr>
                                <w:rFonts w:ascii="SimSun" w:hAnsi="SimSun" w:hint="eastAsia"/>
                              </w:rPr>
                              <w:t>采用“</w:t>
                            </w:r>
                            <w:r>
                              <w:rPr>
                                <w:rFonts w:hint="eastAsia"/>
                              </w:rPr>
                              <w:t>Times New Roman</w:t>
                            </w:r>
                            <w:r>
                              <w:rPr>
                                <w:rFonts w:ascii="SimSun" w:hAnsi="SimSun"/>
                              </w:rPr>
                              <w:t>”</w:t>
                            </w:r>
                            <w:r>
                              <w:rPr>
                                <w:rFonts w:ascii="SimSun" w:hAnsi="SimSun" w:hint="eastAsia"/>
                              </w:rPr>
                              <w:t>三号字体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41B1A" id="AutoShape 4" o:spid="_x0000_s1028" type="#_x0000_t62" style="position:absolute;left:0;text-align:left;margin-left:279pt;margin-top:0;width:126pt;height:6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" adj="-8031,-2752">
                <v:textbox>
                  <w:txbxContent>
                    <w:p w14:paraId="6ED092A0" w14:textId="77777777" w:rsidR="00CC1B0B" w:rsidRDefault="00CC1B0B">
                      <w:r>
                        <w:rPr>
                          <w:rFonts w:hint="eastAsia"/>
                        </w:rPr>
                        <w:t>论文英文题目，全部大写，</w:t>
                      </w:r>
                      <w:r>
                        <w:rPr>
                          <w:rFonts w:ascii="SimSun" w:hAnsi="SimSun" w:hint="eastAsia"/>
                        </w:rPr>
                        <w:t>采用“</w:t>
                      </w:r>
                      <w:r>
                        <w:rPr>
                          <w:rFonts w:hint="eastAsia"/>
                        </w:rPr>
                        <w:t>Times New Roman</w:t>
                      </w:r>
                      <w:r>
                        <w:rPr>
                          <w:rFonts w:ascii="SimSun" w:hAnsi="SimSun"/>
                        </w:rPr>
                        <w:t>”</w:t>
                      </w:r>
                      <w:r>
                        <w:rPr>
                          <w:rFonts w:ascii="SimSun" w:hAnsi="SimSun" w:hint="eastAsia"/>
                        </w:rPr>
                        <w:t>三号字体</w:t>
                      </w:r>
                    </w:p>
                  </w:txbxContent>
                </v:textbox>
              </v:shape>
            </w:pict>
          </mc:Fallback>
        </mc:AlternateContent>
      </w:r>
      <w:r w:rsidR="00911ECC">
        <w:rPr>
          <w:rFonts w:ascii="Times New Roman" w:hAnsi="Times New Roman" w:hint="eastAsia"/>
          <w:sz w:val="30"/>
        </w:rPr>
        <w:t>ABSTRACT</w:t>
      </w:r>
    </w:p>
    <w:p w14:paraId="33ED85D2" w14:textId="77777777" w:rsidR="00911ECC" w:rsidRDefault="00911ECC">
      <w:pPr>
        <w:pStyle w:val="ab"/>
        <w:spacing w:line="240" w:lineRule="auto"/>
        <w:ind w:firstLine="0"/>
        <w:jc w:val="center"/>
        <w:rPr>
          <w:rFonts w:ascii="Times New Roman" w:hAnsi="Times New Roman"/>
          <w:sz w:val="30"/>
        </w:rPr>
      </w:pPr>
    </w:p>
    <w:p w14:paraId="3A339FE8" w14:textId="77777777" w:rsidR="00911ECC" w:rsidRDefault="00993F28">
      <w:pPr>
        <w:pStyle w:val="ab"/>
        <w:spacing w:line="240" w:lineRule="auto"/>
        <w:rPr>
          <w:sz w:val="24"/>
        </w:rPr>
      </w:pPr>
      <w:r>
        <w:rPr>
          <w:noProof/>
          <w:sz w:val="24"/>
        </w:rPr>
        <mc:AlternateContent>
          <mc:Choice Requires="wps">
            <w:drawing>
              <wp:anchor distT="0" distB="0" distL="114300" distR="114300" simplePos="0" relativeHeight="251641344" behindDoc="0" locked="0" layoutInCell="1" allowOverlap="1" wp14:anchorId="5D43792F" wp14:editId="008CFAB3">
                <wp:simplePos x="0" y="0"/>
                <wp:positionH relativeFrom="column">
                  <wp:posOffset>1943100</wp:posOffset>
                </wp:positionH>
                <wp:positionV relativeFrom="paragraph">
                  <wp:posOffset>99060</wp:posOffset>
                </wp:positionV>
                <wp:extent cx="1600200" cy="693420"/>
                <wp:effectExtent l="514350" t="7620" r="9525" b="13335"/>
                <wp:wrapNone/>
                <wp:docPr id="3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93420"/>
                        </a:xfrm>
                        <a:prstGeom prst="wedgeRoundRectCallout">
                          <a:avLst>
                            <a:gd name="adj1" fmla="val -79602"/>
                            <a:gd name="adj2" fmla="val -41208"/>
                            <a:gd name="adj3" fmla="val 16667"/>
                          </a:avLst>
                        </a:prstGeom>
                        <a:solidFill>
                          <a:srgbClr val="FFFFFF"/>
                        </a:solidFill>
                        <a:ln w="9525">
                          <a:solidFill>
                            <a:srgbClr val="000000"/>
                          </a:solidFill>
                          <a:miter lim="800000"/>
                          <a:headEnd/>
                          <a:tailEnd/>
                        </a:ln>
                      </wps:spPr>
                      <wps:txbx>
                        <w:txbxContent>
                          <w:p w14:paraId="60AC76C6" w14:textId="77777777" w:rsidR="00CC1B0B" w:rsidRDefault="00CC1B0B">
                            <w:r>
                              <w:rPr>
                                <w:rFonts w:ascii="SimSun" w:hAnsi="SimSun" w:hint="eastAsia"/>
                              </w:rPr>
                              <w:t>英文摘要段落应与中文摘要相对应，内容要意译,小四字号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3792F" id="AutoShape 5" o:spid="_x0000_s1029" type="#_x0000_t62" style="position:absolute;left:0;text-align:left;margin-left:153pt;margin-top:7.8pt;width:126pt;height:54.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" adj="-6394,1899">
                <v:textbox>
                  <w:txbxContent>
                    <w:p w14:paraId="60AC76C6" w14:textId="77777777" w:rsidR="00CC1B0B" w:rsidRDefault="00CC1B0B">
                      <w:r>
                        <w:rPr>
                          <w:rFonts w:ascii="SimSun" w:hAnsi="SimSun" w:hint="eastAsia"/>
                        </w:rPr>
                        <w:t>英文摘要段落应与中文摘要相对应，内容要意译,小四字号</w:t>
                      </w:r>
                    </w:p>
                  </w:txbxContent>
                </v:textbox>
              </v:shape>
            </w:pict>
          </mc:Fallback>
        </mc:AlternateContent>
      </w:r>
      <w:r w:rsidR="00911ECC">
        <w:rPr>
          <w:rFonts w:hint="eastAsia"/>
          <w:sz w:val="24"/>
        </w:rPr>
        <w:t>（</w:t>
      </w:r>
      <w:r w:rsidR="00911ECC">
        <w:rPr>
          <w:rFonts w:ascii="Times New Roman" w:hAnsi="Times New Roman" w:hint="eastAsia"/>
          <w:sz w:val="24"/>
        </w:rPr>
        <w:t>English abstract</w:t>
      </w:r>
      <w:r w:rsidR="00911ECC">
        <w:rPr>
          <w:rFonts w:hint="eastAsia"/>
          <w:sz w:val="24"/>
        </w:rPr>
        <w:t>）</w:t>
      </w:r>
    </w:p>
    <w:p w14:paraId="698A6038" w14:textId="77777777" w:rsidR="00911ECC" w:rsidRDefault="00911ECC">
      <w:pPr>
        <w:pStyle w:val="ab"/>
        <w:spacing w:line="240" w:lineRule="auto"/>
      </w:pPr>
    </w:p>
    <w:p w14:paraId="7C9A357B" w14:textId="77777777" w:rsidR="00911ECC" w:rsidRDefault="00911ECC">
      <w:pPr>
        <w:pStyle w:val="ab"/>
        <w:spacing w:line="240" w:lineRule="auto"/>
      </w:pPr>
    </w:p>
    <w:p w14:paraId="4302BA87" w14:textId="77777777" w:rsidR="00911ECC" w:rsidRDefault="00911ECC">
      <w:pPr>
        <w:pStyle w:val="ab"/>
        <w:spacing w:line="240" w:lineRule="auto"/>
      </w:pPr>
    </w:p>
    <w:p w14:paraId="5ABA96D9" w14:textId="77777777" w:rsidR="00911ECC" w:rsidRDefault="00911ECC">
      <w:pPr>
        <w:pStyle w:val="ab"/>
        <w:spacing w:line="240" w:lineRule="auto"/>
      </w:pPr>
    </w:p>
    <w:p w14:paraId="4339D973" w14:textId="77777777" w:rsidR="00911ECC" w:rsidRDefault="00911ECC">
      <w:pPr>
        <w:rPr>
          <w:sz w:val="24"/>
        </w:rPr>
      </w:pPr>
      <w:r>
        <w:rPr>
          <w:rFonts w:hint="eastAsia"/>
          <w:sz w:val="24"/>
        </w:rPr>
        <w:t>英文题目和摘要的要求：</w:t>
      </w:r>
    </w:p>
    <w:p w14:paraId="1D57E9B8" w14:textId="77777777" w:rsidR="00911ECC" w:rsidRDefault="00911ECC" w:rsidP="00DE31FC">
      <w:pPr>
        <w:numPr>
          <w:ilvl w:val="0"/>
          <w:numId w:val="1"/>
        </w:numPr>
        <w:rPr>
          <w:sz w:val="24"/>
        </w:rPr>
      </w:pPr>
      <w:r>
        <w:rPr>
          <w:rFonts w:hint="eastAsia"/>
          <w:sz w:val="24"/>
        </w:rPr>
        <w:t>题目全部用大写。</w:t>
      </w:r>
    </w:p>
    <w:p w14:paraId="50AE029F" w14:textId="77777777" w:rsidR="00911ECC" w:rsidRDefault="00911ECC" w:rsidP="00DE31FC">
      <w:pPr>
        <w:numPr>
          <w:ilvl w:val="0"/>
          <w:numId w:val="1"/>
        </w:numPr>
        <w:rPr>
          <w:sz w:val="24"/>
        </w:rPr>
      </w:pPr>
      <w:r>
        <w:rPr>
          <w:rFonts w:hint="eastAsia"/>
          <w:sz w:val="24"/>
        </w:rPr>
        <w:t>字体用“</w:t>
      </w:r>
      <w:r>
        <w:rPr>
          <w:rFonts w:hint="eastAsia"/>
          <w:sz w:val="24"/>
        </w:rPr>
        <w:t>Times New Roman</w:t>
      </w:r>
      <w:r>
        <w:rPr>
          <w:rFonts w:hint="eastAsia"/>
          <w:sz w:val="24"/>
        </w:rPr>
        <w:t>”。</w:t>
      </w:r>
    </w:p>
    <w:p w14:paraId="3EA7723E" w14:textId="77777777" w:rsidR="00911ECC" w:rsidRDefault="00911ECC" w:rsidP="00DE31FC">
      <w:pPr>
        <w:numPr>
          <w:ilvl w:val="0"/>
          <w:numId w:val="1"/>
        </w:numPr>
        <w:rPr>
          <w:sz w:val="24"/>
        </w:rPr>
      </w:pPr>
      <w:r>
        <w:rPr>
          <w:rFonts w:hint="eastAsia"/>
          <w:sz w:val="24"/>
        </w:rPr>
        <w:t>摘要内容用“小四”字号。</w:t>
      </w:r>
    </w:p>
    <w:p w14:paraId="38D67E41" w14:textId="77777777" w:rsidR="00911ECC" w:rsidRDefault="00911ECC" w:rsidP="00DE31FC">
      <w:pPr>
        <w:numPr>
          <w:ilvl w:val="0"/>
          <w:numId w:val="1"/>
        </w:numPr>
        <w:rPr>
          <w:sz w:val="24"/>
        </w:rPr>
      </w:pPr>
      <w:r>
        <w:rPr>
          <w:rFonts w:hint="eastAsia"/>
          <w:sz w:val="24"/>
        </w:rPr>
        <w:t>避免使用第一人称，尽量用被动语态。</w:t>
      </w:r>
    </w:p>
    <w:p w14:paraId="17B65344" w14:textId="77777777" w:rsidR="00911ECC" w:rsidRDefault="00911ECC" w:rsidP="00DE31FC">
      <w:pPr>
        <w:numPr>
          <w:ilvl w:val="0"/>
          <w:numId w:val="1"/>
        </w:numPr>
        <w:rPr>
          <w:sz w:val="24"/>
        </w:rPr>
      </w:pPr>
      <w:r>
        <w:rPr>
          <w:rFonts w:hint="eastAsia"/>
          <w:sz w:val="24"/>
        </w:rPr>
        <w:t>要意译不要直译。</w:t>
      </w:r>
    </w:p>
    <w:p w14:paraId="48A50E67" w14:textId="77777777" w:rsidR="00911ECC" w:rsidRDefault="00911ECC" w:rsidP="00DE31FC">
      <w:pPr>
        <w:numPr>
          <w:ilvl w:val="0"/>
          <w:numId w:val="1"/>
        </w:numPr>
        <w:rPr>
          <w:sz w:val="24"/>
        </w:rPr>
      </w:pPr>
      <w:r>
        <w:rPr>
          <w:rFonts w:hint="eastAsia"/>
          <w:sz w:val="24"/>
        </w:rPr>
        <w:t>用</w:t>
      </w:r>
      <w:r>
        <w:rPr>
          <w:rFonts w:hint="eastAsia"/>
          <w:sz w:val="24"/>
        </w:rPr>
        <w:t>word</w:t>
      </w:r>
      <w:r>
        <w:rPr>
          <w:rFonts w:hint="eastAsia"/>
          <w:sz w:val="24"/>
        </w:rPr>
        <w:t>工具中的“拼写和语法”检查，避免拼写和语法错误。</w:t>
      </w:r>
    </w:p>
    <w:p w14:paraId="7F264FD1" w14:textId="77777777" w:rsidR="00911ECC" w:rsidRDefault="00911ECC" w:rsidP="00DE31FC">
      <w:pPr>
        <w:numPr>
          <w:ilvl w:val="0"/>
          <w:numId w:val="1"/>
        </w:numPr>
        <w:rPr>
          <w:sz w:val="24"/>
        </w:rPr>
      </w:pPr>
      <w:r>
        <w:rPr>
          <w:rFonts w:hint="eastAsia"/>
          <w:sz w:val="24"/>
        </w:rPr>
        <w:t>英文关键字用逗号隔开。</w:t>
      </w:r>
    </w:p>
    <w:p w14:paraId="7BD11349" w14:textId="77777777" w:rsidR="00911ECC" w:rsidRDefault="00911ECC">
      <w:pPr>
        <w:pStyle w:val="ab"/>
        <w:spacing w:line="240" w:lineRule="auto"/>
      </w:pPr>
    </w:p>
    <w:p w14:paraId="1EDDDC38" w14:textId="77777777" w:rsidR="00911ECC" w:rsidRDefault="00911ECC">
      <w:pPr>
        <w:pStyle w:val="ab"/>
        <w:spacing w:line="240" w:lineRule="auto"/>
      </w:pPr>
    </w:p>
    <w:p w14:paraId="40561E32" w14:textId="77777777" w:rsidR="00911ECC" w:rsidRDefault="00911ECC">
      <w:pPr>
        <w:pStyle w:val="ab"/>
        <w:spacing w:line="240" w:lineRule="auto"/>
      </w:pPr>
    </w:p>
    <w:p w14:paraId="42D13370" w14:textId="77777777" w:rsidR="00911ECC" w:rsidRDefault="00911ECC">
      <w:pPr>
        <w:pStyle w:val="ab"/>
        <w:spacing w:line="240" w:lineRule="auto"/>
      </w:pPr>
    </w:p>
    <w:p w14:paraId="6EAF3044" w14:textId="77777777" w:rsidR="00911ECC" w:rsidRDefault="00911ECC">
      <w:pPr>
        <w:pStyle w:val="ab"/>
        <w:spacing w:line="240" w:lineRule="auto"/>
      </w:pPr>
    </w:p>
    <w:p w14:paraId="51DBA613" w14:textId="77777777" w:rsidR="00911ECC" w:rsidRDefault="00911ECC">
      <w:pPr>
        <w:pStyle w:val="ab"/>
        <w:spacing w:line="240" w:lineRule="auto"/>
      </w:pPr>
    </w:p>
    <w:p w14:paraId="727F0D07" w14:textId="77777777" w:rsidR="00911ECC" w:rsidRDefault="00911ECC">
      <w:pPr>
        <w:pStyle w:val="ab"/>
        <w:spacing w:line="240" w:lineRule="auto"/>
      </w:pPr>
    </w:p>
    <w:p w14:paraId="0F23B57D" w14:textId="77777777" w:rsidR="00911ECC" w:rsidRDefault="00911ECC">
      <w:pPr>
        <w:pStyle w:val="ab"/>
        <w:spacing w:line="240" w:lineRule="auto"/>
      </w:pPr>
    </w:p>
    <w:p w14:paraId="67F63E45" w14:textId="77777777" w:rsidR="00911ECC" w:rsidRDefault="00911ECC">
      <w:pPr>
        <w:pStyle w:val="ab"/>
        <w:spacing w:line="240" w:lineRule="auto"/>
      </w:pPr>
    </w:p>
    <w:p w14:paraId="6CBFD04E" w14:textId="77777777" w:rsidR="00911ECC" w:rsidRDefault="00993F28">
      <w:pPr>
        <w:pStyle w:val="ab"/>
        <w:spacing w:line="240" w:lineRule="auto"/>
      </w:pPr>
      <w:r>
        <w:rPr>
          <w:noProof/>
          <w:sz w:val="20"/>
        </w:rPr>
        <mc:AlternateContent>
          <mc:Choice Requires="wps">
            <w:drawing>
              <wp:anchor distT="0" distB="0" distL="114300" distR="114300" simplePos="0" relativeHeight="251642368" behindDoc="0" locked="0" layoutInCell="1" allowOverlap="1" wp14:anchorId="3B7A4F23" wp14:editId="5E3ACEB3">
                <wp:simplePos x="0" y="0"/>
                <wp:positionH relativeFrom="column">
                  <wp:posOffset>2743200</wp:posOffset>
                </wp:positionH>
                <wp:positionV relativeFrom="paragraph">
                  <wp:posOffset>0</wp:posOffset>
                </wp:positionV>
                <wp:extent cx="1600200" cy="693420"/>
                <wp:effectExtent l="657225" t="9525" r="9525" b="401955"/>
                <wp:wrapNone/>
                <wp:docPr id="3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93420"/>
                        </a:xfrm>
                        <a:prstGeom prst="wedgeRoundRectCallout">
                          <a:avLst>
                            <a:gd name="adj1" fmla="val -90319"/>
                            <a:gd name="adj2" fmla="val 102745"/>
                            <a:gd name="adj3" fmla="val 16667"/>
                          </a:avLst>
                        </a:prstGeom>
                        <a:solidFill>
                          <a:srgbClr val="FFFFFF"/>
                        </a:solidFill>
                        <a:ln w="9525">
                          <a:solidFill>
                            <a:srgbClr val="000000"/>
                          </a:solidFill>
                          <a:miter lim="800000"/>
                          <a:headEnd/>
                          <a:tailEnd/>
                        </a:ln>
                      </wps:spPr>
                      <wps:txbx>
                        <w:txbxContent>
                          <w:p w14:paraId="12173DBF" w14:textId="77777777" w:rsidR="00CC1B0B" w:rsidRDefault="00CC1B0B">
                            <w:r>
                              <w:rPr>
                                <w:rFonts w:ascii="SimSun" w:hAnsi="SimSun" w:hint="eastAsia"/>
                              </w:rPr>
                              <w:t>与中文关键词对应，关键词之间用逗号隔开，首字母大写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4F23" id="AutoShape 6" o:spid="_x0000_s1030" type="#_x0000_t62" style="position:absolute;left:0;text-align:left;margin-left:3in;margin-top:0;width:126pt;height:54.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" adj="-8709,32993">
                <v:textbox>
                  <w:txbxContent>
                    <w:p w14:paraId="12173DBF" w14:textId="77777777" w:rsidR="00CC1B0B" w:rsidRDefault="00CC1B0B">
                      <w:r>
                        <w:rPr>
                          <w:rFonts w:ascii="SimSun" w:hAnsi="SimSun" w:hint="eastAsia"/>
                        </w:rPr>
                        <w:t>与中文关键词对应，关键词之间用逗号隔开，首字母大写</w:t>
                      </w:r>
                    </w:p>
                  </w:txbxContent>
                </v:textbox>
              </v:shape>
            </w:pict>
          </mc:Fallback>
        </mc:AlternateContent>
      </w:r>
    </w:p>
    <w:p w14:paraId="15A7281D" w14:textId="77777777" w:rsidR="00911ECC" w:rsidRDefault="00911ECC">
      <w:pPr>
        <w:pStyle w:val="ab"/>
        <w:spacing w:line="240" w:lineRule="auto"/>
      </w:pPr>
    </w:p>
    <w:p w14:paraId="48BAAA0A" w14:textId="77777777" w:rsidR="00911ECC" w:rsidRDefault="00911ECC">
      <w:pPr>
        <w:pStyle w:val="ab"/>
        <w:spacing w:line="240" w:lineRule="auto"/>
      </w:pPr>
    </w:p>
    <w:p w14:paraId="3C1A22BE" w14:textId="77777777" w:rsidR="00911ECC" w:rsidRDefault="00911ECC">
      <w:pPr>
        <w:pStyle w:val="ab"/>
        <w:spacing w:line="240" w:lineRule="auto"/>
      </w:pPr>
    </w:p>
    <w:p w14:paraId="51B39615" w14:textId="77777777" w:rsidR="00911ECC" w:rsidRDefault="00911ECC">
      <w:pPr>
        <w:pStyle w:val="ab"/>
        <w:spacing w:line="240" w:lineRule="auto"/>
      </w:pPr>
    </w:p>
    <w:p w14:paraId="71919345" w14:textId="77777777" w:rsidR="00911ECC" w:rsidRDefault="00911ECC">
      <w:pPr>
        <w:pStyle w:val="ab"/>
        <w:spacing w:line="240" w:lineRule="auto"/>
        <w:ind w:firstLine="0"/>
        <w:rPr>
          <w:rFonts w:ascii="Times New Roman" w:hAnsi="Times New Roman"/>
          <w:sz w:val="24"/>
        </w:rPr>
      </w:pPr>
      <w:r>
        <w:rPr>
          <w:rFonts w:ascii="Times New Roman" w:hAnsi="Times New Roman" w:hint="eastAsia"/>
          <w:b/>
          <w:sz w:val="24"/>
        </w:rPr>
        <w:t>KEY WORDS</w:t>
      </w:r>
      <w:r>
        <w:rPr>
          <w:rFonts w:ascii="Times New Roman" w:hAnsi="Times New Roman" w:hint="eastAsia"/>
          <w:sz w:val="24"/>
        </w:rPr>
        <w:t>：</w:t>
      </w:r>
      <w:r>
        <w:rPr>
          <w:rFonts w:ascii="Times New Roman" w:hAnsi="Times New Roman" w:hint="eastAsia"/>
          <w:sz w:val="24"/>
        </w:rPr>
        <w:t>Key-word-1,  Key-word-2,  Key-word-3,  Key-word-4</w:t>
      </w:r>
    </w:p>
    <w:p w14:paraId="78CBB0A1" w14:textId="77777777" w:rsidR="00911ECC" w:rsidRDefault="00911ECC">
      <w:pPr>
        <w:pStyle w:val="ab"/>
        <w:spacing w:line="240" w:lineRule="auto"/>
        <w:rPr>
          <w:sz w:val="24"/>
        </w:rPr>
        <w:sectPr w:rsidR="00911ECC">
          <w:footerReference w:type="default" r:id="rId12"/>
          <w:pgSz w:w="11906" w:h="16838"/>
          <w:pgMar w:top="1440" w:right="1800" w:bottom="1440" w:left="1800" w:header="851" w:footer="992" w:gutter="0"/>
          <w:cols w:space="720"/>
          <w:docGrid w:type="lines" w:linePitch="312"/>
        </w:sectPr>
      </w:pPr>
    </w:p>
    <w:p w14:paraId="3944065A" w14:textId="77777777" w:rsidR="00911ECC" w:rsidRDefault="00911ECC">
      <w:pPr>
        <w:pStyle w:val="ab"/>
        <w:spacing w:line="240" w:lineRule="auto"/>
        <w:ind w:firstLine="0"/>
        <w:jc w:val="center"/>
        <w:rPr>
          <w:rFonts w:ascii="SimHei" w:eastAsia="SimHei"/>
          <w:sz w:val="32"/>
        </w:rPr>
      </w:pPr>
      <w:r>
        <w:rPr>
          <w:rFonts w:ascii="SimHei" w:eastAsia="SimHei" w:hint="eastAsia"/>
          <w:sz w:val="32"/>
        </w:rPr>
        <w:lastRenderedPageBreak/>
        <w:t>目  录</w:t>
      </w:r>
    </w:p>
    <w:p w14:paraId="01B479E6" w14:textId="77777777" w:rsidR="00911ECC" w:rsidRDefault="00993F28">
      <w:pPr>
        <w:ind w:left="420"/>
        <w:rPr>
          <w:rFonts w:ascii="SimSun" w:hAnsi="SimSun"/>
        </w:rPr>
      </w:pPr>
      <w:r>
        <w:rPr>
          <w:rFonts w:ascii="SimSun" w:hAnsi="SimSun"/>
          <w:noProof/>
          <w:sz w:val="20"/>
        </w:rPr>
        <mc:AlternateContent>
          <mc:Choice Requires="wps">
            <w:drawing>
              <wp:anchor distT="0" distB="0" distL="114300" distR="114300" simplePos="0" relativeHeight="251648512" behindDoc="0" locked="0" layoutInCell="1" allowOverlap="1" wp14:anchorId="11189E4B" wp14:editId="787D60FC">
                <wp:simplePos x="0" y="0"/>
                <wp:positionH relativeFrom="column">
                  <wp:posOffset>2857500</wp:posOffset>
                </wp:positionH>
                <wp:positionV relativeFrom="paragraph">
                  <wp:posOffset>0</wp:posOffset>
                </wp:positionV>
                <wp:extent cx="2057400" cy="1188720"/>
                <wp:effectExtent l="1314450" t="5715" r="9525" b="571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188720"/>
                        </a:xfrm>
                        <a:prstGeom prst="wedgeRoundRectCallout">
                          <a:avLst>
                            <a:gd name="adj1" fmla="val -111574"/>
                            <a:gd name="adj2" fmla="val 5611"/>
                            <a:gd name="adj3" fmla="val 16667"/>
                          </a:avLst>
                        </a:prstGeom>
                        <a:solidFill>
                          <a:srgbClr val="FFFFFF"/>
                        </a:solidFill>
                        <a:ln w="9525">
                          <a:solidFill>
                            <a:srgbClr val="000000"/>
                          </a:solidFill>
                          <a:miter lim="800000"/>
                          <a:headEnd/>
                          <a:tailEnd/>
                        </a:ln>
                      </wps:spPr>
                      <wps:txbx>
                        <w:txbxContent>
                          <w:p w14:paraId="78F2927B" w14:textId="77777777" w:rsidR="00CC1B0B" w:rsidRDefault="00CC1B0B">
                            <w:r>
                              <w:rPr>
                                <w:rFonts w:hint="eastAsia"/>
                              </w:rPr>
                              <w:t>论文正文完成后，选中目录，点鼠标右键，选择更新域，更新目录。把字体统一为小四宋体，取消斜体（点两次倾斜键）。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89E4B" id="AutoShape 7" o:spid="_x0000_s1031" type="#_x0000_t62" style="position:absolute;left:0;text-align:left;margin-left:225pt;margin-top:0;width:162pt;height:93.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" adj="-13300,12012">
                <v:textbox>
                  <w:txbxContent>
                    <w:p w14:paraId="78F2927B" w14:textId="77777777" w:rsidR="00CC1B0B" w:rsidRDefault="00CC1B0B">
                      <w:r>
                        <w:rPr>
                          <w:rFonts w:hint="eastAsia"/>
                        </w:rPr>
                        <w:t>论文正文完成后，选中目录，点鼠标右键，选择更新域，更新目录。把字体统一为小四宋体，取消斜体（点两次倾斜键）。</w:t>
                      </w:r>
                    </w:p>
                  </w:txbxContent>
                </v:textbox>
              </v:shape>
            </w:pict>
          </mc:Fallback>
        </mc:AlternateContent>
      </w:r>
    </w:p>
    <w:p w14:paraId="03B51FCF" w14:textId="77777777" w:rsidR="00911ECC" w:rsidRDefault="00911ECC">
      <w:pPr>
        <w:ind w:left="420"/>
        <w:rPr>
          <w:rFonts w:ascii="SimSun" w:hAnsi="SimSun"/>
        </w:rPr>
      </w:pPr>
    </w:p>
    <w:p w14:paraId="569204F8" w14:textId="77777777" w:rsidR="00911ECC" w:rsidRDefault="00911ECC">
      <w:pPr>
        <w:pStyle w:val="11"/>
        <w:tabs>
          <w:tab w:val="right" w:leader="dot" w:pos="8296"/>
        </w:tabs>
        <w:spacing w:line="400" w:lineRule="exact"/>
        <w:rPr>
          <w:rFonts w:ascii="SimSun" w:hAnsi="SimSun"/>
          <w:b w:val="0"/>
          <w:bCs w:val="0"/>
          <w:caps w:val="0"/>
          <w:sz w:val="24"/>
        </w:rPr>
      </w:pPr>
      <w:r>
        <w:rPr>
          <w:rFonts w:ascii="SimSun" w:hAnsi="SimSun"/>
          <w:b w:val="0"/>
          <w:bCs w:val="0"/>
          <w:caps w:val="0"/>
          <w:sz w:val="24"/>
        </w:rPr>
        <w:fldChar w:fldCharType="begin"/>
      </w:r>
      <w:r>
        <w:rPr>
          <w:rFonts w:ascii="SimSun" w:hAnsi="SimSun"/>
          <w:b w:val="0"/>
          <w:bCs w:val="0"/>
          <w:caps w:val="0"/>
          <w:sz w:val="24"/>
        </w:rPr>
        <w:instrText xml:space="preserve"> TOC \o "1-3" \h \z </w:instrText>
      </w:r>
      <w:r>
        <w:rPr>
          <w:rFonts w:ascii="SimSun" w:hAnsi="SimSun"/>
          <w:b w:val="0"/>
          <w:bCs w:val="0"/>
          <w:caps w:val="0"/>
          <w:sz w:val="24"/>
        </w:rPr>
        <w:fldChar w:fldCharType="separate"/>
      </w:r>
      <w:hyperlink w:anchor="_Toc263248515" w:history="1">
        <w:r>
          <w:rPr>
            <w:rStyle w:val="a6"/>
            <w:rFonts w:ascii="SimSun" w:hAnsi="SimSun" w:hint="eastAsia"/>
            <w:sz w:val="24"/>
          </w:rPr>
          <w:t>第一章</w:t>
        </w:r>
        <w:r>
          <w:rPr>
            <w:rStyle w:val="a6"/>
            <w:rFonts w:ascii="SimSun" w:hAnsi="SimSun"/>
            <w:sz w:val="24"/>
          </w:rPr>
          <w:t xml:space="preserve"> </w:t>
        </w:r>
        <w:r>
          <w:rPr>
            <w:rStyle w:val="a6"/>
            <w:rFonts w:ascii="SimSun" w:hAnsi="SimSun" w:hint="eastAsia"/>
            <w:sz w:val="24"/>
          </w:rPr>
          <w:t>引言</w:t>
        </w:r>
        <w:r>
          <w:rPr>
            <w:rFonts w:ascii="SimSun" w:hAnsi="SimSun"/>
            <w:sz w:val="24"/>
          </w:rPr>
          <w:tab/>
        </w:r>
        <w:r>
          <w:rPr>
            <w:rFonts w:ascii="SimSun" w:hAnsi="SimSun"/>
            <w:sz w:val="24"/>
          </w:rPr>
          <w:fldChar w:fldCharType="begin"/>
        </w:r>
        <w:r>
          <w:rPr>
            <w:rFonts w:ascii="SimSun" w:hAnsi="SimSun"/>
            <w:sz w:val="24"/>
          </w:rPr>
          <w:instrText xml:space="preserve"> PAGEREF _Toc263248515 \h </w:instrText>
        </w:r>
        <w:r>
          <w:rPr>
            <w:rFonts w:ascii="SimSun" w:hAnsi="SimSun"/>
            <w:sz w:val="24"/>
          </w:rPr>
        </w:r>
        <w:r>
          <w:rPr>
            <w:rFonts w:ascii="SimSun" w:hAnsi="SimSun"/>
            <w:sz w:val="24"/>
          </w:rPr>
          <w:fldChar w:fldCharType="separate"/>
        </w:r>
        <w:r>
          <w:rPr>
            <w:rFonts w:ascii="SimSun" w:hAnsi="SimSun"/>
            <w:sz w:val="24"/>
          </w:rPr>
          <w:t>1</w:t>
        </w:r>
        <w:r>
          <w:rPr>
            <w:rFonts w:ascii="SimSun" w:hAnsi="SimSun"/>
            <w:sz w:val="24"/>
          </w:rPr>
          <w:fldChar w:fldCharType="end"/>
        </w:r>
      </w:hyperlink>
    </w:p>
    <w:p w14:paraId="3AD5747A" w14:textId="77777777" w:rsidR="00911ECC" w:rsidRDefault="001F618B">
      <w:pPr>
        <w:pStyle w:val="22"/>
        <w:tabs>
          <w:tab w:val="right" w:leader="dot" w:pos="8296"/>
        </w:tabs>
        <w:spacing w:line="400" w:lineRule="exact"/>
        <w:rPr>
          <w:rFonts w:ascii="SimSun" w:hAnsi="SimSun"/>
          <w:smallCaps w:val="0"/>
          <w:sz w:val="24"/>
        </w:rPr>
      </w:pPr>
      <w:hyperlink w:anchor="_Toc263248516" w:history="1">
        <w:r w:rsidR="00911ECC">
          <w:rPr>
            <w:rStyle w:val="a6"/>
            <w:rFonts w:ascii="SimSun" w:hAnsi="SimSun"/>
            <w:sz w:val="24"/>
          </w:rPr>
          <w:t>1</w:t>
        </w:r>
        <w:r w:rsidR="00911ECC">
          <w:rPr>
            <w:rStyle w:val="a6"/>
            <w:rFonts w:ascii="SimSun" w:hAnsi="SimSun" w:hint="eastAsia"/>
            <w:sz w:val="24"/>
          </w:rPr>
          <w:t>．</w:t>
        </w:r>
        <w:r w:rsidR="00911ECC">
          <w:rPr>
            <w:rStyle w:val="a6"/>
            <w:rFonts w:ascii="SimSun" w:hAnsi="SimSun"/>
            <w:sz w:val="24"/>
          </w:rPr>
          <w:t xml:space="preserve">1 </w:t>
        </w:r>
        <w:r w:rsidR="00911ECC">
          <w:rPr>
            <w:rStyle w:val="a6"/>
            <w:rFonts w:ascii="SimSun" w:hAnsi="SimSun" w:hint="eastAsia"/>
            <w:sz w:val="24"/>
          </w:rPr>
          <w:t>课题背景</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_Toc263248516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29E2476F" w14:textId="77777777" w:rsidR="00911ECC" w:rsidRDefault="001F618B">
      <w:pPr>
        <w:pStyle w:val="22"/>
        <w:tabs>
          <w:tab w:val="right" w:leader="dot" w:pos="8296"/>
        </w:tabs>
        <w:spacing w:line="400" w:lineRule="exact"/>
        <w:rPr>
          <w:rFonts w:ascii="SimSun" w:hAnsi="SimSun"/>
          <w:smallCaps w:val="0"/>
          <w:sz w:val="24"/>
        </w:rPr>
      </w:pPr>
      <w:hyperlink w:anchor="_Toc263248517" w:history="1">
        <w:r w:rsidR="00911ECC">
          <w:rPr>
            <w:rStyle w:val="a6"/>
            <w:rFonts w:ascii="SimSun" w:hAnsi="SimSun"/>
            <w:sz w:val="24"/>
          </w:rPr>
          <w:t>1</w:t>
        </w:r>
        <w:r w:rsidR="00911ECC">
          <w:rPr>
            <w:rStyle w:val="a6"/>
            <w:rFonts w:ascii="SimSun" w:hAnsi="SimSun" w:hint="eastAsia"/>
            <w:sz w:val="24"/>
          </w:rPr>
          <w:t>．</w:t>
        </w:r>
        <w:r w:rsidR="00911ECC">
          <w:rPr>
            <w:rStyle w:val="a6"/>
            <w:rFonts w:ascii="SimSun" w:hAnsi="SimSun"/>
            <w:sz w:val="24"/>
          </w:rPr>
          <w:t xml:space="preserve">2 </w:t>
        </w:r>
        <w:r w:rsidR="00911ECC">
          <w:rPr>
            <w:rStyle w:val="a6"/>
            <w:rFonts w:ascii="SimSun" w:hAnsi="SimSun" w:hint="eastAsia"/>
            <w:sz w:val="24"/>
          </w:rPr>
          <w:t>课题任务</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_Toc263248517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68DB425E" w14:textId="77777777" w:rsidR="00911ECC" w:rsidRDefault="001F618B">
      <w:pPr>
        <w:pStyle w:val="31"/>
        <w:tabs>
          <w:tab w:val="right" w:leader="dot" w:pos="8296"/>
        </w:tabs>
        <w:spacing w:line="400" w:lineRule="exact"/>
        <w:rPr>
          <w:rFonts w:ascii="SimSun" w:hAnsi="SimSun"/>
          <w:i w:val="0"/>
          <w:iCs w:val="0"/>
          <w:sz w:val="24"/>
        </w:rPr>
      </w:pPr>
      <w:hyperlink w:anchor="_Toc263248518" w:history="1">
        <w:r w:rsidR="00911ECC">
          <w:rPr>
            <w:rStyle w:val="a6"/>
            <w:rFonts w:ascii="SimSun" w:hAnsi="SimSun"/>
            <w:i w:val="0"/>
            <w:sz w:val="24"/>
          </w:rPr>
          <w:t xml:space="preserve">1.2.1 </w:t>
        </w:r>
        <w:r w:rsidR="00911ECC">
          <w:rPr>
            <w:rStyle w:val="a6"/>
            <w:rFonts w:ascii="SimSun" w:hAnsi="SimSun" w:hint="eastAsia"/>
            <w:i w:val="0"/>
            <w:sz w:val="24"/>
          </w:rPr>
          <w:t>课题内容</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_Toc263248518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1</w:t>
        </w:r>
        <w:r w:rsidR="00911ECC">
          <w:rPr>
            <w:rFonts w:ascii="SimSun" w:hAnsi="SimSun"/>
            <w:i w:val="0"/>
            <w:sz w:val="24"/>
          </w:rPr>
          <w:fldChar w:fldCharType="end"/>
        </w:r>
      </w:hyperlink>
    </w:p>
    <w:p w14:paraId="3E8DF035" w14:textId="77777777" w:rsidR="00911ECC" w:rsidRDefault="001F618B">
      <w:pPr>
        <w:pStyle w:val="31"/>
        <w:tabs>
          <w:tab w:val="right" w:leader="dot" w:pos="8296"/>
        </w:tabs>
        <w:spacing w:line="400" w:lineRule="exact"/>
        <w:rPr>
          <w:rFonts w:ascii="SimSun" w:hAnsi="SimSun"/>
          <w:i w:val="0"/>
          <w:iCs w:val="0"/>
          <w:sz w:val="24"/>
        </w:rPr>
      </w:pPr>
      <w:hyperlink w:anchor="_Toc263248519" w:history="1">
        <w:r w:rsidR="00911ECC">
          <w:rPr>
            <w:rStyle w:val="a6"/>
            <w:rFonts w:ascii="SimSun" w:hAnsi="SimSun"/>
            <w:i w:val="0"/>
            <w:sz w:val="24"/>
          </w:rPr>
          <w:t xml:space="preserve">1.2.2 </w:t>
        </w:r>
        <w:r w:rsidR="00911ECC">
          <w:rPr>
            <w:rStyle w:val="a6"/>
            <w:rFonts w:ascii="SimSun" w:hAnsi="SimSun" w:hint="eastAsia"/>
            <w:i w:val="0"/>
            <w:sz w:val="24"/>
          </w:rPr>
          <w:t>本人承担任务</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_Toc263248519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1</w:t>
        </w:r>
        <w:r w:rsidR="00911ECC">
          <w:rPr>
            <w:rFonts w:ascii="SimSun" w:hAnsi="SimSun"/>
            <w:i w:val="0"/>
            <w:sz w:val="24"/>
          </w:rPr>
          <w:fldChar w:fldCharType="end"/>
        </w:r>
      </w:hyperlink>
    </w:p>
    <w:p w14:paraId="6644F5D9" w14:textId="77777777" w:rsidR="00911ECC" w:rsidRDefault="001F618B">
      <w:pPr>
        <w:pStyle w:val="22"/>
        <w:tabs>
          <w:tab w:val="right" w:leader="dot" w:pos="8296"/>
        </w:tabs>
        <w:spacing w:line="400" w:lineRule="exact"/>
        <w:rPr>
          <w:rFonts w:ascii="SimSun" w:hAnsi="SimSun"/>
          <w:smallCaps w:val="0"/>
          <w:sz w:val="24"/>
        </w:rPr>
      </w:pPr>
      <w:hyperlink w:anchor="_Toc263248520" w:history="1">
        <w:r w:rsidR="00911ECC">
          <w:rPr>
            <w:rStyle w:val="a6"/>
            <w:rFonts w:ascii="SimSun" w:hAnsi="SimSun"/>
            <w:sz w:val="24"/>
          </w:rPr>
          <w:t>1</w:t>
        </w:r>
        <w:r w:rsidR="00911ECC">
          <w:rPr>
            <w:rStyle w:val="a6"/>
            <w:rFonts w:ascii="SimSun" w:hAnsi="SimSun" w:hint="eastAsia"/>
            <w:sz w:val="24"/>
          </w:rPr>
          <w:t>．</w:t>
        </w:r>
        <w:r w:rsidR="00911ECC">
          <w:rPr>
            <w:rStyle w:val="a6"/>
            <w:rFonts w:ascii="SimSun" w:hAnsi="SimSun"/>
            <w:sz w:val="24"/>
          </w:rPr>
          <w:t xml:space="preserve">3 </w:t>
        </w:r>
        <w:r w:rsidR="00911ECC">
          <w:rPr>
            <w:rStyle w:val="a6"/>
            <w:rFonts w:ascii="SimSun" w:hAnsi="SimSun" w:hint="eastAsia"/>
            <w:sz w:val="24"/>
          </w:rPr>
          <w:t>论文结构</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_Toc263248520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7E986271" w14:textId="77777777" w:rsidR="00911ECC" w:rsidRDefault="001F618B">
      <w:pPr>
        <w:pStyle w:val="11"/>
        <w:tabs>
          <w:tab w:val="right" w:leader="dot" w:pos="8296"/>
        </w:tabs>
        <w:spacing w:line="400" w:lineRule="exact"/>
        <w:rPr>
          <w:rFonts w:ascii="SimSun" w:hAnsi="SimSun"/>
          <w:b w:val="0"/>
          <w:bCs w:val="0"/>
          <w:caps w:val="0"/>
          <w:sz w:val="24"/>
        </w:rPr>
      </w:pPr>
      <w:hyperlink w:anchor="_Toc263248521" w:history="1">
        <w:r w:rsidR="00911ECC">
          <w:rPr>
            <w:rStyle w:val="a6"/>
            <w:rFonts w:ascii="SimSun" w:hAnsi="SimSun" w:hint="eastAsia"/>
            <w:sz w:val="24"/>
          </w:rPr>
          <w:t>第二章</w:t>
        </w:r>
        <w:r w:rsidR="00911ECC">
          <w:rPr>
            <w:rStyle w:val="a6"/>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_Toc263248521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3705765F" w14:textId="77777777" w:rsidR="00911ECC" w:rsidRDefault="001F618B">
      <w:pPr>
        <w:pStyle w:val="22"/>
        <w:tabs>
          <w:tab w:val="right" w:leader="dot" w:pos="8296"/>
        </w:tabs>
        <w:spacing w:line="400" w:lineRule="exact"/>
        <w:rPr>
          <w:rFonts w:ascii="SimSun" w:hAnsi="SimSun"/>
          <w:smallCaps w:val="0"/>
          <w:sz w:val="24"/>
        </w:rPr>
      </w:pPr>
      <w:hyperlink w:anchor="_Toc263248522" w:history="1">
        <w:r w:rsidR="00911ECC">
          <w:rPr>
            <w:rStyle w:val="a6"/>
            <w:rFonts w:ascii="SimSun" w:hAnsi="SimSun"/>
            <w:sz w:val="24"/>
          </w:rPr>
          <w:t>2</w:t>
        </w:r>
        <w:r w:rsidR="00911ECC">
          <w:rPr>
            <w:rStyle w:val="a6"/>
            <w:rFonts w:ascii="SimSun" w:hAnsi="SimSun" w:hint="eastAsia"/>
            <w:sz w:val="24"/>
          </w:rPr>
          <w:t>．</w:t>
        </w:r>
        <w:r w:rsidR="00911ECC">
          <w:rPr>
            <w:rStyle w:val="a6"/>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_Toc263248522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679AF4F3" w14:textId="77777777" w:rsidR="00911ECC" w:rsidRDefault="001F618B">
      <w:pPr>
        <w:pStyle w:val="31"/>
        <w:tabs>
          <w:tab w:val="right" w:leader="dot" w:pos="8296"/>
        </w:tabs>
        <w:spacing w:line="400" w:lineRule="exact"/>
        <w:rPr>
          <w:rFonts w:ascii="SimSun" w:hAnsi="SimSun"/>
          <w:i w:val="0"/>
          <w:iCs w:val="0"/>
          <w:sz w:val="24"/>
        </w:rPr>
      </w:pPr>
      <w:hyperlink w:anchor="_Toc263248523" w:history="1">
        <w:r w:rsidR="00911ECC">
          <w:rPr>
            <w:rStyle w:val="a6"/>
            <w:rFonts w:ascii="SimSun" w:hAnsi="SimSun"/>
            <w:i w:val="0"/>
            <w:sz w:val="24"/>
          </w:rPr>
          <w:t>2</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1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_Toc263248523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2</w:t>
        </w:r>
        <w:r w:rsidR="00911ECC">
          <w:rPr>
            <w:rFonts w:ascii="SimSun" w:hAnsi="SimSun"/>
            <w:i w:val="0"/>
            <w:sz w:val="24"/>
          </w:rPr>
          <w:fldChar w:fldCharType="end"/>
        </w:r>
      </w:hyperlink>
    </w:p>
    <w:p w14:paraId="3EB3F155" w14:textId="77777777" w:rsidR="00911ECC" w:rsidRDefault="001F618B">
      <w:pPr>
        <w:pStyle w:val="31"/>
        <w:tabs>
          <w:tab w:val="right" w:leader="dot" w:pos="8296"/>
        </w:tabs>
        <w:spacing w:line="400" w:lineRule="exact"/>
        <w:rPr>
          <w:rFonts w:ascii="SimSun" w:hAnsi="SimSun"/>
          <w:i w:val="0"/>
          <w:iCs w:val="0"/>
          <w:sz w:val="24"/>
        </w:rPr>
      </w:pPr>
      <w:hyperlink w:anchor="_Toc263248524" w:history="1">
        <w:r w:rsidR="00911ECC">
          <w:rPr>
            <w:rStyle w:val="a6"/>
            <w:rFonts w:ascii="SimSun" w:hAnsi="SimSun"/>
            <w:i w:val="0"/>
            <w:sz w:val="24"/>
          </w:rPr>
          <w:t>2</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2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_Toc263248524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2</w:t>
        </w:r>
        <w:r w:rsidR="00911ECC">
          <w:rPr>
            <w:rFonts w:ascii="SimSun" w:hAnsi="SimSun"/>
            <w:i w:val="0"/>
            <w:sz w:val="24"/>
          </w:rPr>
          <w:fldChar w:fldCharType="end"/>
        </w:r>
      </w:hyperlink>
    </w:p>
    <w:p w14:paraId="183E28AA" w14:textId="77777777" w:rsidR="00911ECC" w:rsidRDefault="001F618B">
      <w:pPr>
        <w:pStyle w:val="22"/>
        <w:tabs>
          <w:tab w:val="right" w:leader="dot" w:pos="8296"/>
        </w:tabs>
        <w:spacing w:line="400" w:lineRule="exact"/>
        <w:rPr>
          <w:rFonts w:ascii="SimSun" w:hAnsi="SimSun"/>
          <w:smallCaps w:val="0"/>
          <w:sz w:val="24"/>
        </w:rPr>
      </w:pPr>
      <w:hyperlink w:anchor="_Toc263248525" w:history="1">
        <w:r w:rsidR="00911ECC">
          <w:rPr>
            <w:rStyle w:val="a6"/>
            <w:rFonts w:ascii="SimSun" w:hAnsi="SimSun"/>
            <w:sz w:val="24"/>
          </w:rPr>
          <w:t>2</w:t>
        </w:r>
        <w:r w:rsidR="00911ECC">
          <w:rPr>
            <w:rStyle w:val="a6"/>
            <w:rFonts w:ascii="SimSun" w:hAnsi="SimSun" w:hint="eastAsia"/>
            <w:sz w:val="24"/>
          </w:rPr>
          <w:t>．</w:t>
        </w:r>
        <w:r w:rsidR="00911ECC">
          <w:rPr>
            <w:rStyle w:val="a6"/>
            <w:rFonts w:ascii="SimSun" w:hAnsi="SimSun"/>
            <w:sz w:val="24"/>
          </w:rPr>
          <w:t xml:space="preserve">n </w:t>
        </w:r>
        <w:r w:rsidR="00911ECC">
          <w:rPr>
            <w:rStyle w:val="a6"/>
            <w:rFonts w:ascii="SimSun" w:hAnsi="SimSun" w:hint="eastAsia"/>
            <w:sz w:val="24"/>
          </w:rPr>
          <w:t>本章小结</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_Toc263248525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23AAD2FB" w14:textId="77777777" w:rsidR="00911ECC" w:rsidRDefault="001F618B">
      <w:pPr>
        <w:pStyle w:val="11"/>
        <w:tabs>
          <w:tab w:val="right" w:leader="dot" w:pos="8296"/>
        </w:tabs>
        <w:spacing w:line="400" w:lineRule="exact"/>
        <w:rPr>
          <w:rFonts w:ascii="SimSun" w:hAnsi="SimSun"/>
          <w:b w:val="0"/>
          <w:bCs w:val="0"/>
          <w:caps w:val="0"/>
          <w:sz w:val="24"/>
        </w:rPr>
      </w:pPr>
      <w:hyperlink w:anchor="_Toc263248526" w:history="1">
        <w:r w:rsidR="00911ECC">
          <w:rPr>
            <w:rStyle w:val="a6"/>
            <w:rFonts w:ascii="SimSun" w:hAnsi="SimSun" w:hint="eastAsia"/>
            <w:sz w:val="24"/>
          </w:rPr>
          <w:t>第三章</w:t>
        </w:r>
        <w:r w:rsidR="00911ECC">
          <w:rPr>
            <w:rStyle w:val="a6"/>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_Toc263248526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6B6CBD20" w14:textId="77777777" w:rsidR="00911ECC" w:rsidRDefault="001F618B">
      <w:pPr>
        <w:pStyle w:val="22"/>
        <w:tabs>
          <w:tab w:val="right" w:leader="dot" w:pos="8296"/>
        </w:tabs>
        <w:spacing w:line="400" w:lineRule="exact"/>
        <w:rPr>
          <w:rFonts w:ascii="SimSun" w:hAnsi="SimSun"/>
          <w:smallCaps w:val="0"/>
          <w:sz w:val="24"/>
        </w:rPr>
      </w:pPr>
      <w:hyperlink w:anchor="_Toc263248527" w:history="1">
        <w:r w:rsidR="00911ECC">
          <w:rPr>
            <w:rStyle w:val="a6"/>
            <w:rFonts w:ascii="SimSun" w:hAnsi="SimSun"/>
            <w:sz w:val="24"/>
          </w:rPr>
          <w:t>3</w:t>
        </w:r>
        <w:r w:rsidR="00911ECC">
          <w:rPr>
            <w:rStyle w:val="a6"/>
            <w:rFonts w:ascii="SimSun" w:hAnsi="SimSun" w:hint="eastAsia"/>
            <w:sz w:val="24"/>
          </w:rPr>
          <w:t>．</w:t>
        </w:r>
        <w:r w:rsidR="00911ECC">
          <w:rPr>
            <w:rStyle w:val="a6"/>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_Toc263248527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45A05B94" w14:textId="77777777" w:rsidR="00911ECC" w:rsidRDefault="001F618B">
      <w:pPr>
        <w:pStyle w:val="31"/>
        <w:tabs>
          <w:tab w:val="right" w:leader="dot" w:pos="8296"/>
        </w:tabs>
        <w:spacing w:line="400" w:lineRule="exact"/>
        <w:rPr>
          <w:rFonts w:ascii="SimSun" w:hAnsi="SimSun"/>
          <w:i w:val="0"/>
          <w:iCs w:val="0"/>
          <w:sz w:val="24"/>
        </w:rPr>
      </w:pPr>
      <w:hyperlink w:anchor="_Toc263248528" w:history="1">
        <w:r w:rsidR="00911ECC">
          <w:rPr>
            <w:rStyle w:val="a6"/>
            <w:rFonts w:ascii="SimSun" w:hAnsi="SimSun"/>
            <w:i w:val="0"/>
            <w:sz w:val="24"/>
          </w:rPr>
          <w:t>3</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1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_Toc263248528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3</w:t>
        </w:r>
        <w:r w:rsidR="00911ECC">
          <w:rPr>
            <w:rFonts w:ascii="SimSun" w:hAnsi="SimSun"/>
            <w:i w:val="0"/>
            <w:sz w:val="24"/>
          </w:rPr>
          <w:fldChar w:fldCharType="end"/>
        </w:r>
      </w:hyperlink>
    </w:p>
    <w:p w14:paraId="33E6066C" w14:textId="77777777" w:rsidR="00911ECC" w:rsidRDefault="001F618B">
      <w:pPr>
        <w:pStyle w:val="31"/>
        <w:tabs>
          <w:tab w:val="right" w:leader="dot" w:pos="8296"/>
        </w:tabs>
        <w:spacing w:line="400" w:lineRule="exact"/>
        <w:rPr>
          <w:rFonts w:ascii="SimSun" w:hAnsi="SimSun"/>
          <w:i w:val="0"/>
          <w:iCs w:val="0"/>
          <w:sz w:val="24"/>
        </w:rPr>
      </w:pPr>
      <w:hyperlink w:anchor="_Toc263248529" w:history="1">
        <w:r w:rsidR="00911ECC">
          <w:rPr>
            <w:rStyle w:val="a6"/>
            <w:rFonts w:ascii="SimSun" w:hAnsi="SimSun"/>
            <w:i w:val="0"/>
            <w:sz w:val="24"/>
          </w:rPr>
          <w:t>3</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2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_Toc263248529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3</w:t>
        </w:r>
        <w:r w:rsidR="00911ECC">
          <w:rPr>
            <w:rFonts w:ascii="SimSun" w:hAnsi="SimSun"/>
            <w:i w:val="0"/>
            <w:sz w:val="24"/>
          </w:rPr>
          <w:fldChar w:fldCharType="end"/>
        </w:r>
      </w:hyperlink>
    </w:p>
    <w:p w14:paraId="1A9125EB" w14:textId="77777777" w:rsidR="00911ECC" w:rsidRDefault="001F618B">
      <w:pPr>
        <w:pStyle w:val="22"/>
        <w:tabs>
          <w:tab w:val="right" w:leader="dot" w:pos="8296"/>
        </w:tabs>
        <w:spacing w:line="400" w:lineRule="exact"/>
        <w:rPr>
          <w:rFonts w:ascii="SimSun" w:hAnsi="SimSun"/>
          <w:smallCaps w:val="0"/>
          <w:sz w:val="24"/>
        </w:rPr>
      </w:pPr>
      <w:hyperlink w:anchor="_Toc263248530" w:history="1">
        <w:r w:rsidR="00911ECC">
          <w:rPr>
            <w:rStyle w:val="a6"/>
            <w:rFonts w:ascii="SimSun" w:hAnsi="SimSun"/>
            <w:sz w:val="24"/>
          </w:rPr>
          <w:t>3</w:t>
        </w:r>
        <w:r w:rsidR="00911ECC">
          <w:rPr>
            <w:rStyle w:val="a6"/>
            <w:rFonts w:ascii="SimSun" w:hAnsi="SimSun" w:hint="eastAsia"/>
            <w:sz w:val="24"/>
          </w:rPr>
          <w:t>．</w:t>
        </w:r>
        <w:r w:rsidR="00911ECC">
          <w:rPr>
            <w:rStyle w:val="a6"/>
            <w:rFonts w:ascii="SimSun" w:hAnsi="SimSun"/>
            <w:sz w:val="24"/>
          </w:rPr>
          <w:t>2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_Toc263248530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4D686330" w14:textId="77777777" w:rsidR="00911ECC" w:rsidRDefault="001F618B">
      <w:pPr>
        <w:pStyle w:val="11"/>
        <w:tabs>
          <w:tab w:val="right" w:leader="dot" w:pos="8296"/>
        </w:tabs>
        <w:spacing w:line="400" w:lineRule="exact"/>
        <w:rPr>
          <w:rFonts w:ascii="SimSun" w:hAnsi="SimSun"/>
          <w:b w:val="0"/>
          <w:bCs w:val="0"/>
          <w:caps w:val="0"/>
          <w:sz w:val="24"/>
        </w:rPr>
      </w:pPr>
      <w:hyperlink w:anchor="_Toc263248531" w:history="1">
        <w:r w:rsidR="00911ECC">
          <w:rPr>
            <w:rStyle w:val="a6"/>
            <w:rFonts w:ascii="SimSun" w:hAnsi="SimSun" w:hint="eastAsia"/>
            <w:sz w:val="24"/>
          </w:rPr>
          <w:t>第四章</w:t>
        </w:r>
        <w:r w:rsidR="00911ECC">
          <w:rPr>
            <w:rStyle w:val="a6"/>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_Toc263248531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38B218D5" w14:textId="77777777" w:rsidR="00911ECC" w:rsidRDefault="001F618B">
      <w:pPr>
        <w:pStyle w:val="22"/>
        <w:tabs>
          <w:tab w:val="right" w:leader="dot" w:pos="8296"/>
        </w:tabs>
        <w:spacing w:line="400" w:lineRule="exact"/>
        <w:rPr>
          <w:rFonts w:ascii="SimSun" w:hAnsi="SimSun"/>
          <w:smallCaps w:val="0"/>
          <w:sz w:val="24"/>
        </w:rPr>
      </w:pPr>
      <w:hyperlink w:anchor="_Toc263248532" w:history="1">
        <w:r w:rsidR="00911ECC">
          <w:rPr>
            <w:rStyle w:val="a6"/>
            <w:rFonts w:ascii="SimSun" w:hAnsi="SimSun"/>
            <w:sz w:val="24"/>
          </w:rPr>
          <w:t>4</w:t>
        </w:r>
        <w:r w:rsidR="00911ECC">
          <w:rPr>
            <w:rStyle w:val="a6"/>
            <w:rFonts w:ascii="SimSun" w:hAnsi="SimSun" w:hint="eastAsia"/>
            <w:sz w:val="24"/>
          </w:rPr>
          <w:t>．</w:t>
        </w:r>
        <w:r w:rsidR="00911ECC">
          <w:rPr>
            <w:rStyle w:val="a6"/>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_Toc263248532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236F688A" w14:textId="77777777" w:rsidR="00911ECC" w:rsidRDefault="001F618B">
      <w:pPr>
        <w:pStyle w:val="22"/>
        <w:tabs>
          <w:tab w:val="right" w:leader="dot" w:pos="8296"/>
        </w:tabs>
        <w:spacing w:line="400" w:lineRule="exact"/>
        <w:rPr>
          <w:rFonts w:ascii="SimSun" w:hAnsi="SimSun"/>
          <w:smallCaps w:val="0"/>
          <w:sz w:val="24"/>
        </w:rPr>
      </w:pPr>
      <w:hyperlink w:anchor="_Toc263248533" w:history="1">
        <w:r w:rsidR="00911ECC">
          <w:rPr>
            <w:rStyle w:val="a6"/>
            <w:rFonts w:ascii="SimSun" w:hAnsi="SimSun"/>
            <w:sz w:val="24"/>
          </w:rPr>
          <w:t>4</w:t>
        </w:r>
        <w:r w:rsidR="00911ECC">
          <w:rPr>
            <w:rStyle w:val="a6"/>
            <w:rFonts w:ascii="SimSun" w:hAnsi="SimSun" w:hint="eastAsia"/>
            <w:sz w:val="24"/>
          </w:rPr>
          <w:t>．</w:t>
        </w:r>
        <w:r w:rsidR="00911ECC">
          <w:rPr>
            <w:rStyle w:val="a6"/>
            <w:rFonts w:ascii="SimSun" w:hAnsi="SimSun"/>
            <w:sz w:val="24"/>
          </w:rPr>
          <w:t>2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_Toc263248533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040A42B7" w14:textId="77777777" w:rsidR="00911ECC" w:rsidRDefault="001F618B">
      <w:pPr>
        <w:pStyle w:val="11"/>
        <w:tabs>
          <w:tab w:val="right" w:leader="dot" w:pos="8296"/>
        </w:tabs>
        <w:spacing w:line="400" w:lineRule="exact"/>
        <w:rPr>
          <w:rFonts w:ascii="SimSun" w:hAnsi="SimSun"/>
          <w:b w:val="0"/>
          <w:bCs w:val="0"/>
          <w:caps w:val="0"/>
          <w:sz w:val="24"/>
        </w:rPr>
      </w:pPr>
      <w:hyperlink w:anchor="_Toc263248534" w:history="1">
        <w:r w:rsidR="00911ECC">
          <w:rPr>
            <w:rStyle w:val="a6"/>
            <w:rFonts w:ascii="SimSun" w:hAnsi="SimSun" w:hint="eastAsia"/>
            <w:sz w:val="24"/>
          </w:rPr>
          <w:t>第</w:t>
        </w:r>
        <w:r w:rsidR="00911ECC">
          <w:rPr>
            <w:rStyle w:val="a6"/>
            <w:rFonts w:ascii="SimSun" w:hAnsi="SimSun"/>
            <w:sz w:val="24"/>
          </w:rPr>
          <w:t>N</w:t>
        </w:r>
        <w:r w:rsidR="00911ECC">
          <w:rPr>
            <w:rStyle w:val="a6"/>
            <w:rFonts w:ascii="SimSun" w:hAnsi="SimSun" w:hint="eastAsia"/>
            <w:sz w:val="24"/>
          </w:rPr>
          <w:t>章</w:t>
        </w:r>
        <w:r w:rsidR="00911ECC">
          <w:rPr>
            <w:rStyle w:val="a6"/>
            <w:rFonts w:ascii="SimSun" w:hAnsi="SimSun"/>
            <w:sz w:val="24"/>
          </w:rPr>
          <w:t xml:space="preserve"> </w:t>
        </w:r>
        <w:r w:rsidR="00911ECC">
          <w:rPr>
            <w:rStyle w:val="a6"/>
            <w:rFonts w:ascii="SimSun" w:hAnsi="SimSun" w:hint="eastAsia"/>
            <w:sz w:val="24"/>
          </w:rPr>
          <w:t>结束语</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_Toc263248534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18AE0C06" w14:textId="77777777" w:rsidR="00911ECC" w:rsidRDefault="001F618B">
      <w:pPr>
        <w:pStyle w:val="22"/>
        <w:tabs>
          <w:tab w:val="right" w:leader="dot" w:pos="8296"/>
        </w:tabs>
        <w:spacing w:line="400" w:lineRule="exact"/>
        <w:rPr>
          <w:rFonts w:ascii="SimSun" w:hAnsi="SimSun"/>
          <w:smallCaps w:val="0"/>
          <w:sz w:val="24"/>
        </w:rPr>
      </w:pPr>
      <w:hyperlink w:anchor="_Toc263248535" w:history="1">
        <w:r w:rsidR="00911ECC">
          <w:rPr>
            <w:rStyle w:val="a6"/>
            <w:rFonts w:ascii="SimSun" w:hAnsi="SimSun"/>
            <w:sz w:val="24"/>
          </w:rPr>
          <w:t>N</w:t>
        </w:r>
        <w:r w:rsidR="00911ECC">
          <w:rPr>
            <w:rStyle w:val="a6"/>
            <w:rFonts w:ascii="SimSun" w:hAnsi="SimSun" w:hint="eastAsia"/>
            <w:sz w:val="24"/>
          </w:rPr>
          <w:t>．</w:t>
        </w:r>
        <w:r w:rsidR="00911ECC">
          <w:rPr>
            <w:rStyle w:val="a6"/>
            <w:rFonts w:ascii="SimSun" w:hAnsi="SimSun"/>
            <w:sz w:val="24"/>
          </w:rPr>
          <w:t xml:space="preserve">1 </w:t>
        </w:r>
        <w:r w:rsidR="00911ECC">
          <w:rPr>
            <w:rStyle w:val="a6"/>
            <w:rFonts w:ascii="SimSun" w:hAnsi="SimSun" w:hint="eastAsia"/>
            <w:sz w:val="24"/>
          </w:rPr>
          <w:t>论文工作总结</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_Toc263248535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680FF5BA" w14:textId="77777777" w:rsidR="00911ECC" w:rsidRDefault="001F618B">
      <w:pPr>
        <w:pStyle w:val="22"/>
        <w:tabs>
          <w:tab w:val="right" w:leader="dot" w:pos="8296"/>
        </w:tabs>
        <w:spacing w:line="400" w:lineRule="exact"/>
        <w:rPr>
          <w:rFonts w:ascii="SimSun" w:hAnsi="SimSun"/>
          <w:smallCaps w:val="0"/>
          <w:sz w:val="24"/>
        </w:rPr>
      </w:pPr>
      <w:hyperlink w:anchor="_Toc263248536" w:history="1">
        <w:r w:rsidR="00911ECC">
          <w:rPr>
            <w:rStyle w:val="a6"/>
            <w:rFonts w:ascii="SimSun" w:hAnsi="SimSun"/>
            <w:sz w:val="24"/>
          </w:rPr>
          <w:t>N</w:t>
        </w:r>
        <w:r w:rsidR="00911ECC">
          <w:rPr>
            <w:rStyle w:val="a6"/>
            <w:rFonts w:ascii="SimSun" w:hAnsi="SimSun" w:hint="eastAsia"/>
            <w:sz w:val="24"/>
          </w:rPr>
          <w:t>．</w:t>
        </w:r>
        <w:r w:rsidR="00911ECC">
          <w:rPr>
            <w:rStyle w:val="a6"/>
            <w:rFonts w:ascii="SimSun" w:hAnsi="SimSun"/>
            <w:sz w:val="24"/>
          </w:rPr>
          <w:t xml:space="preserve">2 </w:t>
        </w:r>
        <w:r w:rsidR="00911ECC">
          <w:rPr>
            <w:rStyle w:val="a6"/>
            <w:rFonts w:ascii="SimSun" w:hAnsi="SimSun" w:hint="eastAsia"/>
            <w:sz w:val="24"/>
          </w:rPr>
          <w:t>问题和展望</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_Toc263248536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4752DF93" w14:textId="77777777" w:rsidR="00911ECC" w:rsidRDefault="001F618B">
      <w:pPr>
        <w:pStyle w:val="11"/>
        <w:tabs>
          <w:tab w:val="right" w:leader="dot" w:pos="8296"/>
        </w:tabs>
        <w:spacing w:line="400" w:lineRule="exact"/>
        <w:rPr>
          <w:rFonts w:ascii="SimSun" w:hAnsi="SimSun"/>
          <w:b w:val="0"/>
          <w:bCs w:val="0"/>
          <w:caps w:val="0"/>
          <w:sz w:val="24"/>
        </w:rPr>
      </w:pPr>
      <w:hyperlink w:anchor="_Toc263248537" w:history="1">
        <w:r w:rsidR="00911ECC">
          <w:rPr>
            <w:rStyle w:val="a6"/>
            <w:rFonts w:ascii="SimSun" w:hAnsi="SimSun" w:hint="eastAsia"/>
            <w:sz w:val="24"/>
          </w:rPr>
          <w:t>附录</w:t>
        </w:r>
        <w:r w:rsidR="00911ECC">
          <w:rPr>
            <w:rStyle w:val="a6"/>
            <w:rFonts w:ascii="SimSun" w:hAnsi="SimSun"/>
            <w:sz w:val="24"/>
          </w:rPr>
          <w:t>1</w:t>
        </w:r>
        <w:r w:rsidR="00911ECC">
          <w:rPr>
            <w:rStyle w:val="a6"/>
            <w:rFonts w:ascii="SimSun" w:hAnsi="SimSun" w:hint="eastAsia"/>
            <w:sz w:val="24"/>
          </w:rPr>
          <w:t>：</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_Toc263248537 \h </w:instrText>
        </w:r>
        <w:r w:rsidR="00911ECC">
          <w:rPr>
            <w:rFonts w:ascii="SimSun" w:hAnsi="SimSun"/>
            <w:sz w:val="24"/>
          </w:rPr>
        </w:r>
        <w:r w:rsidR="00911ECC">
          <w:rPr>
            <w:rFonts w:ascii="SimSun" w:hAnsi="SimSun"/>
            <w:sz w:val="24"/>
          </w:rPr>
          <w:fldChar w:fldCharType="separate"/>
        </w:r>
        <w:r w:rsidR="00911ECC">
          <w:rPr>
            <w:rFonts w:ascii="SimSun" w:hAnsi="SimSun"/>
            <w:sz w:val="24"/>
          </w:rPr>
          <w:t>7</w:t>
        </w:r>
        <w:r w:rsidR="00911ECC">
          <w:rPr>
            <w:rFonts w:ascii="SimSun" w:hAnsi="SimSun"/>
            <w:sz w:val="24"/>
          </w:rPr>
          <w:fldChar w:fldCharType="end"/>
        </w:r>
      </w:hyperlink>
    </w:p>
    <w:p w14:paraId="5157DFAC" w14:textId="77777777" w:rsidR="00911ECC" w:rsidRDefault="00911ECC">
      <w:pPr>
        <w:spacing w:line="400" w:lineRule="exact"/>
        <w:rPr>
          <w:rFonts w:ascii="SimSun" w:hAnsi="SimSun"/>
        </w:rPr>
      </w:pPr>
      <w:r>
        <w:rPr>
          <w:rFonts w:ascii="SimSun" w:hAnsi="SimSun"/>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77777777" w:rsidR="00911ECC" w:rsidRDefault="00993F28" w:rsidP="00246924">
      <w:pPr>
        <w:pStyle w:val="1"/>
        <w:numPr>
          <w:ilvl w:val="0"/>
          <w:numId w:val="0"/>
        </w:numPr>
        <w:jc w:val="center"/>
        <w:rPr>
          <w:rFonts w:eastAsia="SimHei"/>
          <w:sz w:val="32"/>
        </w:rPr>
      </w:pPr>
      <w:bookmarkStart w:id="0" w:name="_Toc263248515"/>
      <w:r>
        <w:rPr>
          <w:rFonts w:ascii="SimHei" w:hint="eastAsia"/>
          <w:noProof/>
          <w:sz w:val="28"/>
          <w:szCs w:val="28"/>
          <w:lang w:val="en-US" w:eastAsia="zh-CN"/>
        </w:rPr>
        <w:lastRenderedPageBreak/>
        <mc:AlternateContent>
          <mc:Choice Requires="wps">
            <w:drawing>
              <wp:anchor distT="0" distB="0" distL="114300" distR="114300" simplePos="0" relativeHeight="251643392" behindDoc="0" locked="0" layoutInCell="1" allowOverlap="1" wp14:anchorId="7CFE9728" wp14:editId="4DF9E439">
                <wp:simplePos x="0" y="0"/>
                <wp:positionH relativeFrom="column">
                  <wp:posOffset>2743200</wp:posOffset>
                </wp:positionH>
                <wp:positionV relativeFrom="paragraph">
                  <wp:posOffset>594360</wp:posOffset>
                </wp:positionV>
                <wp:extent cx="1828800" cy="792480"/>
                <wp:effectExtent l="676275" t="13335" r="9525" b="22860"/>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wedgeRoundRectCallout">
                          <a:avLst>
                            <a:gd name="adj1" fmla="val -84759"/>
                            <a:gd name="adj2" fmla="val 49759"/>
                            <a:gd name="adj3" fmla="val 16667"/>
                          </a:avLst>
                        </a:prstGeom>
                        <a:solidFill>
                          <a:srgbClr val="FFFFFF"/>
                        </a:solidFill>
                        <a:ln w="9525">
                          <a:solidFill>
                            <a:srgbClr val="000000"/>
                          </a:solidFill>
                          <a:miter lim="800000"/>
                          <a:headEnd/>
                          <a:tailEnd/>
                        </a:ln>
                      </wps:spPr>
                      <wps:txbx>
                        <w:txbxContent>
                          <w:p w14:paraId="1B600074" w14:textId="77777777" w:rsidR="00CC1B0B" w:rsidRDefault="00CC1B0B">
                            <w:r>
                              <w:rPr>
                                <w:rFonts w:hint="eastAsia"/>
                              </w:rPr>
                              <w:t>分析与本课题有关的国内外技术发展现状，论述开展本课题工作的必要性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E9728" id="AutoShape 8" o:spid="_x0000_s1032" type="#_x0000_t62" style="position:absolute;left:0;text-align:left;margin-left:3in;margin-top:46.8pt;width:2in;height:6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" adj="-7508,21548">
                <v:textbox>
                  <w:txbxContent>
                    <w:p w14:paraId="1B600074" w14:textId="77777777" w:rsidR="00CC1B0B" w:rsidRDefault="00CC1B0B">
                      <w:r>
                        <w:rPr>
                          <w:rFonts w:hint="eastAsia"/>
                        </w:rPr>
                        <w:t>分析与本课题有关的国内外技术发展现状，论述开展本课题工作的必要性</w:t>
                      </w:r>
                    </w:p>
                  </w:txbxContent>
                </v:textbox>
              </v:shape>
            </w:pict>
          </mc:Fallback>
        </mc:AlternateContent>
      </w:r>
      <w:r w:rsidR="00911ECC">
        <w:rPr>
          <w:rFonts w:eastAsia="SimHei" w:hint="eastAsia"/>
          <w:sz w:val="32"/>
        </w:rPr>
        <w:t>第一章</w:t>
      </w:r>
      <w:r w:rsidR="00911ECC">
        <w:rPr>
          <w:rFonts w:eastAsia="SimHei" w:hint="eastAsia"/>
          <w:sz w:val="32"/>
        </w:rPr>
        <w:t xml:space="preserve"> </w:t>
      </w:r>
      <w:r w:rsidR="00911ECC">
        <w:rPr>
          <w:rFonts w:eastAsia="SimHei" w:hint="eastAsia"/>
          <w:sz w:val="32"/>
        </w:rPr>
        <w:t>引言</w:t>
      </w:r>
      <w:bookmarkEnd w:id="0"/>
      <w:r w:rsidR="00911ECC">
        <w:commentReference w:id="1"/>
      </w:r>
    </w:p>
    <w:p w14:paraId="55200471" w14:textId="73BB2A11" w:rsidR="00911ECC" w:rsidRDefault="00911ECC">
      <w:pPr>
        <w:pStyle w:val="2"/>
        <w:rPr>
          <w:rFonts w:ascii="SimHei"/>
          <w:sz w:val="28"/>
          <w:szCs w:val="28"/>
        </w:rPr>
      </w:pPr>
      <w:bookmarkStart w:id="2" w:name="_Toc263248516"/>
      <w:r>
        <w:rPr>
          <w:rFonts w:ascii="SimHei" w:hint="eastAsia"/>
          <w:sz w:val="28"/>
          <w:szCs w:val="28"/>
        </w:rPr>
        <w:t>课题背景</w:t>
      </w:r>
      <w:bookmarkEnd w:id="2"/>
    </w:p>
    <w:p w14:paraId="485745CE" w14:textId="50734AE7" w:rsidR="00911ECC" w:rsidRDefault="00911ECC">
      <w:pPr>
        <w:pStyle w:val="af4"/>
        <w:adjustRightInd/>
        <w:snapToGrid/>
        <w:spacing w:before="0" w:after="0" w:line="400" w:lineRule="exact"/>
        <w:jc w:val="both"/>
        <w:rPr>
          <w:sz w:val="24"/>
        </w:rPr>
      </w:pPr>
      <w:r>
        <w:rPr>
          <w:rFonts w:hint="eastAsia"/>
          <w:sz w:val="24"/>
        </w:rPr>
        <w:t>（论文正文内容，采用小四宋体</w:t>
      </w:r>
      <w:r>
        <w:rPr>
          <w:rFonts w:hint="eastAsia"/>
          <w:b/>
          <w:sz w:val="24"/>
        </w:rPr>
        <w:t>，行间距采用固定值</w:t>
      </w:r>
      <w:r>
        <w:rPr>
          <w:rFonts w:hint="eastAsia"/>
          <w:b/>
          <w:sz w:val="24"/>
        </w:rPr>
        <w:t>20</w:t>
      </w:r>
      <w:r>
        <w:rPr>
          <w:rFonts w:hint="eastAsia"/>
          <w:b/>
          <w:sz w:val="24"/>
        </w:rPr>
        <w:t>磅</w:t>
      </w:r>
      <w:r>
        <w:rPr>
          <w:rFonts w:hint="eastAsia"/>
          <w:sz w:val="24"/>
        </w:rPr>
        <w:t>）</w:t>
      </w:r>
    </w:p>
    <w:p w14:paraId="571DD91C" w14:textId="77777777" w:rsidR="00911ECC" w:rsidRDefault="00993F28">
      <w:pPr>
        <w:pStyle w:val="af4"/>
        <w:adjustRightInd/>
        <w:snapToGrid/>
        <w:spacing w:before="0" w:after="0" w:line="240" w:lineRule="auto"/>
      </w:pPr>
      <w:r>
        <w:rPr>
          <w:noProof/>
          <w:sz w:val="20"/>
        </w:rPr>
        <mc:AlternateContent>
          <mc:Choice Requires="wps">
            <w:drawing>
              <wp:anchor distT="0" distB="0" distL="114300" distR="114300" simplePos="0" relativeHeight="251644416" behindDoc="0" locked="0" layoutInCell="1" allowOverlap="1" wp14:anchorId="06B540F1" wp14:editId="7289160B">
                <wp:simplePos x="0" y="0"/>
                <wp:positionH relativeFrom="column">
                  <wp:posOffset>2057400</wp:posOffset>
                </wp:positionH>
                <wp:positionV relativeFrom="paragraph">
                  <wp:posOffset>65405</wp:posOffset>
                </wp:positionV>
                <wp:extent cx="1828800" cy="792480"/>
                <wp:effectExtent l="590550" t="11430" r="9525" b="571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wedgeRoundRectCallout">
                          <a:avLst>
                            <a:gd name="adj1" fmla="val -80069"/>
                            <a:gd name="adj2" fmla="val 22838"/>
                            <a:gd name="adj3" fmla="val 16667"/>
                          </a:avLst>
                        </a:prstGeom>
                        <a:solidFill>
                          <a:srgbClr val="FFFFFF"/>
                        </a:solidFill>
                        <a:ln w="9525">
                          <a:solidFill>
                            <a:srgbClr val="000000"/>
                          </a:solidFill>
                          <a:miter lim="800000"/>
                          <a:headEnd/>
                          <a:tailEnd/>
                        </a:ln>
                      </wps:spPr>
                      <wps:txbx>
                        <w:txbxContent>
                          <w:p w14:paraId="49BE4983" w14:textId="77777777" w:rsidR="00CC1B0B" w:rsidRDefault="00CC1B0B">
                            <w:r>
                              <w:rPr>
                                <w:rFonts w:hint="eastAsia"/>
                              </w:rPr>
                              <w:t>论述本课题的主要工作和作者本人将要承担的任务以及预计达到的目标。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540F1" id="AutoShape 9" o:spid="_x0000_s1033" type="#_x0000_t62" style="position:absolute;left:0;text-align:left;margin-left:162pt;margin-top:5.15pt;width:2in;height:6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" adj="-6495,15733">
                <v:textbox>
                  <w:txbxContent>
                    <w:p w14:paraId="49BE4983" w14:textId="77777777" w:rsidR="00CC1B0B" w:rsidRDefault="00CC1B0B">
                      <w:r>
                        <w:rPr>
                          <w:rFonts w:hint="eastAsia"/>
                        </w:rPr>
                        <w:t>论述本课题的主要工作和作者本人将要承担的任务以及预计达到的目标。</w:t>
                      </w:r>
                    </w:p>
                  </w:txbxContent>
                </v:textbox>
              </v:shape>
            </w:pict>
          </mc:Fallback>
        </mc:AlternateContent>
      </w:r>
    </w:p>
    <w:p w14:paraId="2F1EE8E1" w14:textId="251DA05C" w:rsidR="00911ECC" w:rsidRDefault="00911ECC">
      <w:pPr>
        <w:pStyle w:val="2"/>
        <w:rPr>
          <w:rFonts w:ascii="SimHei"/>
          <w:sz w:val="28"/>
        </w:rPr>
      </w:pPr>
      <w:bookmarkStart w:id="3" w:name="_Toc263248517"/>
      <w:r>
        <w:rPr>
          <w:rFonts w:ascii="SimHei" w:hint="eastAsia"/>
          <w:sz w:val="28"/>
        </w:rPr>
        <w:t>课题任务</w:t>
      </w:r>
      <w:bookmarkEnd w:id="3"/>
    </w:p>
    <w:p w14:paraId="4FD8D42F" w14:textId="77777777" w:rsidR="00911ECC" w:rsidRDefault="00911ECC">
      <w:pPr>
        <w:pStyle w:val="3"/>
        <w:numPr>
          <w:ilvl w:val="2"/>
          <w:numId w:val="0"/>
        </w:numPr>
        <w:rPr>
          <w:rFonts w:ascii="SimHei"/>
          <w:sz w:val="24"/>
        </w:rPr>
      </w:pPr>
      <w:bookmarkStart w:id="4" w:name="_Toc263248518"/>
      <w:r>
        <w:rPr>
          <w:rFonts w:ascii="SimHei" w:hint="eastAsia"/>
          <w:sz w:val="24"/>
        </w:rPr>
        <w:t>1.2.1 课题内容</w:t>
      </w:r>
      <w:bookmarkEnd w:id="4"/>
    </w:p>
    <w:p w14:paraId="4C50DDC0" w14:textId="77777777" w:rsidR="00911ECC" w:rsidRDefault="00911ECC">
      <w:pPr>
        <w:pStyle w:val="af4"/>
        <w:adjustRightInd/>
        <w:snapToGrid/>
        <w:spacing w:before="0" w:after="0" w:line="400" w:lineRule="exact"/>
        <w:ind w:firstLine="480"/>
        <w:jc w:val="both"/>
        <w:rPr>
          <w:sz w:val="24"/>
        </w:rPr>
      </w:pPr>
      <w:r>
        <w:rPr>
          <w:rFonts w:hint="eastAsia"/>
          <w:sz w:val="24"/>
        </w:rPr>
        <w:t>（介绍本课题的主要内容、课题目标等）</w:t>
      </w:r>
    </w:p>
    <w:p w14:paraId="5557DDF3" w14:textId="77777777" w:rsidR="00911ECC" w:rsidRDefault="00911ECC">
      <w:pPr>
        <w:pStyle w:val="af4"/>
        <w:adjustRightInd/>
        <w:snapToGrid/>
        <w:spacing w:before="0" w:after="0" w:line="400" w:lineRule="exact"/>
        <w:ind w:firstLine="480"/>
        <w:jc w:val="both"/>
        <w:rPr>
          <w:sz w:val="24"/>
        </w:rPr>
      </w:pPr>
    </w:p>
    <w:p w14:paraId="26EA8CE5" w14:textId="77777777" w:rsidR="00911ECC" w:rsidRDefault="00911ECC">
      <w:pPr>
        <w:pStyle w:val="3"/>
        <w:numPr>
          <w:ilvl w:val="2"/>
          <w:numId w:val="0"/>
        </w:numPr>
        <w:rPr>
          <w:rFonts w:ascii="SimHei"/>
          <w:sz w:val="24"/>
        </w:rPr>
      </w:pPr>
      <w:bookmarkStart w:id="5" w:name="_Toc263248519"/>
      <w:r>
        <w:rPr>
          <w:rFonts w:ascii="SimHei" w:hint="eastAsia"/>
          <w:sz w:val="24"/>
        </w:rPr>
        <w:t>1.2.2 本人承担任务</w:t>
      </w:r>
      <w:bookmarkEnd w:id="5"/>
    </w:p>
    <w:p w14:paraId="0F2BE9F6" w14:textId="77777777" w:rsidR="00911ECC" w:rsidRDefault="00911ECC">
      <w:pPr>
        <w:pStyle w:val="af4"/>
        <w:adjustRightInd/>
        <w:snapToGrid/>
        <w:spacing w:before="0" w:after="0" w:line="400" w:lineRule="exact"/>
        <w:ind w:firstLine="480"/>
        <w:jc w:val="both"/>
        <w:rPr>
          <w:sz w:val="24"/>
        </w:rPr>
      </w:pPr>
      <w:r>
        <w:rPr>
          <w:rFonts w:hint="eastAsia"/>
          <w:sz w:val="24"/>
        </w:rPr>
        <w:t>（介绍本人在本课题中将要承担的主要工作）</w:t>
      </w:r>
    </w:p>
    <w:p w14:paraId="22BB41C2" w14:textId="77777777" w:rsidR="00911ECC" w:rsidRDefault="00911ECC">
      <w:pPr>
        <w:pStyle w:val="af4"/>
        <w:adjustRightInd/>
        <w:snapToGrid/>
        <w:spacing w:before="0" w:after="0" w:line="240" w:lineRule="auto"/>
        <w:jc w:val="both"/>
      </w:pPr>
    </w:p>
    <w:p w14:paraId="04D67C95" w14:textId="5EB9EC1C" w:rsidR="00911ECC" w:rsidRDefault="00911ECC">
      <w:pPr>
        <w:pStyle w:val="2"/>
        <w:rPr>
          <w:rFonts w:ascii="SimHei"/>
          <w:sz w:val="28"/>
        </w:rPr>
      </w:pPr>
      <w:bookmarkStart w:id="6" w:name="_Toc263248520"/>
      <w:r>
        <w:rPr>
          <w:rFonts w:ascii="SimHei" w:hint="eastAsia"/>
          <w:sz w:val="28"/>
        </w:rPr>
        <w:t>论文结构</w:t>
      </w:r>
      <w:bookmarkEnd w:id="6"/>
    </w:p>
    <w:p w14:paraId="33761016"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本文共分N章，内容安排如下：</w:t>
      </w:r>
    </w:p>
    <w:p w14:paraId="5353D90F" w14:textId="77777777" w:rsidR="00911ECC" w:rsidRDefault="00911ECC">
      <w:pPr>
        <w:pStyle w:val="af4"/>
        <w:adjustRightInd/>
        <w:snapToGrid/>
        <w:spacing w:before="0" w:after="0" w:line="400" w:lineRule="exact"/>
        <w:ind w:firstLine="482"/>
        <w:jc w:val="both"/>
      </w:pPr>
      <w:r>
        <w:rPr>
          <w:rFonts w:ascii="SimSun" w:hAnsi="SimSun" w:hint="eastAsia"/>
          <w:sz w:val="24"/>
        </w:rPr>
        <w:t>第一章 引言，介绍本课题的意义、任务、预期目标等。</w:t>
      </w:r>
    </w:p>
    <w:p w14:paraId="52BAEFB6" w14:textId="77777777" w:rsidR="00911ECC" w:rsidRDefault="00911ECC">
      <w:pPr>
        <w:pStyle w:val="af4"/>
        <w:adjustRightInd/>
        <w:snapToGrid/>
        <w:spacing w:before="0" w:after="0" w:line="400" w:lineRule="exact"/>
        <w:ind w:firstLine="482"/>
        <w:jc w:val="both"/>
        <w:rPr>
          <w:rFonts w:ascii="SimSun" w:hAnsi="SimSun"/>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第三章 XXXX，XXXX</w:t>
      </w:r>
    </w:p>
    <w:p w14:paraId="36F622E6" w14:textId="77777777" w:rsidR="00911ECC" w:rsidRDefault="00911ECC">
      <w:pPr>
        <w:pStyle w:val="af4"/>
        <w:adjustRightInd/>
        <w:snapToGrid/>
        <w:spacing w:before="0" w:after="0" w:line="240" w:lineRule="auto"/>
        <w:ind w:left="480"/>
        <w:jc w:val="both"/>
        <w:rPr>
          <w:rFonts w:ascii="SimSun" w:hAnsi="SimSun"/>
          <w:sz w:val="24"/>
        </w:rPr>
      </w:pPr>
    </w:p>
    <w:p w14:paraId="1BA5A6E7" w14:textId="77777777" w:rsidR="00911ECC" w:rsidRDefault="00911ECC">
      <w:pPr>
        <w:pStyle w:val="af4"/>
        <w:adjustRightInd/>
        <w:snapToGrid/>
        <w:spacing w:before="0" w:after="0" w:line="400" w:lineRule="exact"/>
        <w:ind w:left="482"/>
        <w:jc w:val="both"/>
        <w:rPr>
          <w:rFonts w:ascii="SimSun" w:hAnsi="SimSun"/>
          <w:sz w:val="24"/>
        </w:rPr>
      </w:pPr>
      <w:r>
        <w:rPr>
          <w:rFonts w:ascii="SimSun" w:hAnsi="SimSun" w:hint="eastAsia"/>
          <w:sz w:val="24"/>
        </w:rPr>
        <w:t>第N章 结束语，对本文工作进行全面总结，给出本文所取得的成果，指出存在的不足和改进方向。</w:t>
      </w:r>
    </w:p>
    <w:p w14:paraId="3D009B20" w14:textId="77777777" w:rsidR="00911ECC" w:rsidRDefault="00911ECC">
      <w:pPr>
        <w:pStyle w:val="af4"/>
        <w:adjustRightInd/>
        <w:snapToGrid/>
        <w:spacing w:before="0" w:after="0" w:line="400" w:lineRule="exact"/>
        <w:ind w:left="482"/>
        <w:jc w:val="both"/>
        <w:rPr>
          <w:rFonts w:ascii="SimSun" w:hAnsi="SimSun"/>
          <w:sz w:val="24"/>
        </w:rPr>
      </w:pPr>
    </w:p>
    <w:p w14:paraId="5B4BDEBC" w14:textId="187292FA" w:rsidR="00911ECC" w:rsidRDefault="00911ECC" w:rsidP="00246924">
      <w:pPr>
        <w:pStyle w:val="1"/>
        <w:numPr>
          <w:ilvl w:val="0"/>
          <w:numId w:val="0"/>
        </w:numPr>
        <w:ind w:left="432"/>
        <w:jc w:val="center"/>
        <w:rPr>
          <w:rFonts w:ascii="SimHei" w:eastAsia="SimHei"/>
          <w:sz w:val="32"/>
        </w:rPr>
      </w:pPr>
      <w:r>
        <w:rPr>
          <w:rFonts w:ascii="SimSun" w:hAnsi="SimSun"/>
          <w:sz w:val="24"/>
        </w:rPr>
        <w:br w:type="page"/>
      </w:r>
      <w:bookmarkStart w:id="7" w:name="_Toc263248521"/>
      <w:r>
        <w:rPr>
          <w:rFonts w:ascii="SimHei" w:eastAsia="SimHei" w:hint="eastAsia"/>
          <w:sz w:val="32"/>
        </w:rPr>
        <w:lastRenderedPageBreak/>
        <w:t xml:space="preserve">第二章 </w:t>
      </w:r>
      <w:bookmarkEnd w:id="7"/>
      <w:r w:rsidR="005949C0" w:rsidRPr="005949C0">
        <w:rPr>
          <w:rFonts w:ascii="SimHei" w:eastAsia="SimHei" w:hint="eastAsia"/>
          <w:sz w:val="32"/>
        </w:rPr>
        <w:t>关键技术介绍</w:t>
      </w:r>
    </w:p>
    <w:p w14:paraId="08ACB069" w14:textId="0DBCB6D2" w:rsidR="00911ECC" w:rsidRDefault="00911ECC">
      <w:pPr>
        <w:pStyle w:val="af4"/>
        <w:numPr>
          <w:ins w:id="8" w:author="ibm" w:date="2008-11-09T09:52:00Z"/>
        </w:numPr>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2A6F8470" w14:textId="77777777" w:rsidR="00246924" w:rsidRPr="00246924" w:rsidRDefault="00246924" w:rsidP="00DE31FC">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246924">
      <w:pPr>
        <w:pStyle w:val="2"/>
      </w:pPr>
      <w:r w:rsidRPr="005949C0">
        <w:t>Thrift — RPC Framework</w:t>
      </w:r>
    </w:p>
    <w:p w14:paraId="7CFAD131" w14:textId="719BD5CB" w:rsidR="005949C0"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Apache Thrift 是 Facebook 实现的一种高效的、支持多种编程语言的远程服务调用的框架。</w:t>
      </w:r>
    </w:p>
    <w:p w14:paraId="3C3699E5" w14:textId="19070840" w:rsidR="00911ECC"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 Java, Python, PHP, Ruby, Erlang, Perl, Haskell, C#, Cocoa, 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f4"/>
        <w:spacing w:line="400" w:lineRule="exact"/>
        <w:ind w:firstLine="480"/>
        <w:jc w:val="left"/>
        <w:rPr>
          <w:rFonts w:ascii="SimSun" w:hAnsi="SimSun"/>
          <w:sz w:val="24"/>
        </w:rPr>
      </w:pPr>
    </w:p>
    <w:p w14:paraId="7BFA2EA7" w14:textId="0D13438B" w:rsidR="009C55D5" w:rsidRPr="009C55D5" w:rsidRDefault="009C55D5" w:rsidP="009C55D5">
      <w:pPr>
        <w:pStyle w:val="2"/>
        <w:rPr>
          <w:rFonts w:ascii="SimHei"/>
          <w:sz w:val="28"/>
          <w:szCs w:val="28"/>
          <w:lang w:val="en-US"/>
        </w:rPr>
      </w:pPr>
      <w:r w:rsidRPr="009C55D5">
        <w:rPr>
          <w:rFonts w:ascii="SimHei" w:hint="eastAsia"/>
          <w:sz w:val="28"/>
          <w:szCs w:val="28"/>
        </w:rPr>
        <w:t>分布式服务框架 Zookeepe</w:t>
      </w:r>
      <w:r>
        <w:rPr>
          <w:rFonts w:ascii="SimHei"/>
          <w:sz w:val="28"/>
          <w:szCs w:val="28"/>
          <w:lang w:val="en-US"/>
        </w:rPr>
        <w:t>r</w:t>
      </w:r>
    </w:p>
    <w:p w14:paraId="540D9D52"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数据模型</w:t>
      </w:r>
    </w:p>
    <w:p w14:paraId="5F0057EA"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会维护一个具有层次关系的数据结构，它非常类似于一个标准的文件系统，如图 1 所示：</w:t>
      </w:r>
    </w:p>
    <w:p w14:paraId="2B39997B"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图 1 Zookeeper 数据结构</w:t>
      </w:r>
    </w:p>
    <w:p w14:paraId="5BC1C59E"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图 1 Zookeeper 数据结构</w:t>
      </w:r>
    </w:p>
    <w:p w14:paraId="33C7389C"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这种数据结构有如下这些特点：</w:t>
      </w:r>
    </w:p>
    <w:p w14:paraId="7CD375F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lastRenderedPageBreak/>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的目录名可以自动编号，如 App1 已经存在，再创建的话，将会自动命名为 App2</w:t>
      </w:r>
    </w:p>
    <w:p w14:paraId="1E54A390" w14:textId="24839B5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246924">
      <w:pPr>
        <w:pStyle w:val="2"/>
        <w:rPr>
          <w:rFonts w:ascii="SimHei"/>
          <w:sz w:val="28"/>
          <w:szCs w:val="28"/>
          <w:lang w:val="en-US"/>
        </w:rPr>
      </w:pPr>
      <w:r w:rsidRPr="00246924">
        <w:rPr>
          <w:rFonts w:ascii="SimHei" w:hint="eastAsia"/>
          <w:sz w:val="28"/>
          <w:szCs w:val="28"/>
          <w:lang w:val="en-US"/>
        </w:rPr>
        <w:t>服务器缓存服务  Redis</w:t>
      </w:r>
    </w:p>
    <w:p w14:paraId="4CD0F7CA"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w:t>
      </w:r>
      <w:r w:rsidRPr="009C55D5">
        <w:rPr>
          <w:rFonts w:ascii="SimSun" w:hAnsi="SimSun" w:hint="eastAsia"/>
          <w:sz w:val="24"/>
        </w:rPr>
        <w:lastRenderedPageBreak/>
        <w:t>（Lua scripting），LRU驱动事件（LRU eviction），事务（transactions）和不同级别的磁盘持久化（persistence）， 并通过Redis哨兵（Sentinel）和自动分区（Cluster）提供高可用性（high availability）.</w:t>
      </w:r>
    </w:p>
    <w:p w14:paraId="07BED20F" w14:textId="0EEAEC90" w:rsidR="009C55D5" w:rsidRPr="009C55D5" w:rsidRDefault="007E2E39" w:rsidP="009C55D5">
      <w:pPr>
        <w:pStyle w:val="af4"/>
        <w:spacing w:line="400" w:lineRule="exact"/>
        <w:ind w:firstLine="480"/>
        <w:jc w:val="left"/>
        <w:rPr>
          <w:rFonts w:ascii="SimSun" w:hAnsi="SimSun"/>
          <w:sz w:val="24"/>
        </w:rPr>
      </w:pPr>
      <w:r>
        <w:rPr>
          <w:rFonts w:ascii="SimSun" w:hAnsi="SimSun" w:hint="eastAsia"/>
          <w:sz w:val="24"/>
        </w:rPr>
        <w:t>你可以对这些类型执行原子操作，例</w:t>
      </w:r>
      <w:r w:rsidR="009C55D5" w:rsidRPr="009C55D5">
        <w:rPr>
          <w:rFonts w:ascii="SimSun" w:hAnsi="SimSun"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3DDB9048"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为了实现其卓越的性能， Redis 采用运行在内存中的数据集工作方式. 根据您的使用情况， 您可以每隔一定时间将数据集导出到磁盘， 或者追加到命令日志中. 您也可以关闭持久化功能，将Redis作为一个高效的网络的缓存数据功能使用.Redis 同样支持主从复制（能自动重连和网络断开时自动重新同步），并且第一次同步是快速的非阻塞试的同步.</w:t>
      </w:r>
    </w:p>
    <w:p w14:paraId="2B3AE3AA" w14:textId="1D61E24B" w:rsidR="00246924" w:rsidRDefault="00246924" w:rsidP="009C55D5">
      <w:pPr>
        <w:pStyle w:val="af4"/>
        <w:spacing w:line="400" w:lineRule="exact"/>
        <w:ind w:firstLine="480"/>
        <w:jc w:val="left"/>
        <w:rPr>
          <w:rFonts w:ascii="SimSun" w:hAnsi="SimSun"/>
          <w:sz w:val="24"/>
        </w:rPr>
      </w:pPr>
    </w:p>
    <w:p w14:paraId="6BF57360" w14:textId="384E38E7" w:rsidR="004029C9" w:rsidRPr="004029C9" w:rsidRDefault="004029C9" w:rsidP="004029C9">
      <w:pPr>
        <w:pStyle w:val="2"/>
        <w:rPr>
          <w:sz w:val="28"/>
          <w:szCs w:val="28"/>
        </w:rPr>
      </w:pPr>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p>
    <w:p w14:paraId="4258083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Mongodb存储特点</w:t>
      </w:r>
    </w:p>
    <w:p w14:paraId="3CCA7C3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3、Mongodb有两种数据写入模式，</w:t>
      </w:r>
    </w:p>
    <w:p w14:paraId="3F0CC271"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4、Mongodb的日志功能。</w:t>
      </w:r>
    </w:p>
    <w:p w14:paraId="318F3BF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日志功能是帮助在系统Down机的时候恢复数据完整性做的，默认情</w:t>
      </w:r>
      <w:r w:rsidRPr="004029C9">
        <w:rPr>
          <w:rFonts w:ascii="SimSun" w:hAnsi="SimSun" w:hint="eastAsia"/>
          <w:sz w:val="24"/>
        </w:rPr>
        <w:lastRenderedPageBreak/>
        <w:t>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Mongodb的索引</w:t>
      </w:r>
    </w:p>
    <w:p w14:paraId="089DE9D9"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6、支持ad hoc queries用户自己可以定义自己的查询。</w:t>
      </w:r>
    </w:p>
    <w:p w14:paraId="5E7B4C87"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Mongodb的集群</w:t>
      </w:r>
    </w:p>
    <w:p w14:paraId="3B33C5D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Mongodb的可扩展性</w:t>
      </w:r>
    </w:p>
    <w:p w14:paraId="7AA319B4"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4"/>
        <w:spacing w:line="400" w:lineRule="exact"/>
        <w:ind w:firstLine="480"/>
        <w:jc w:val="left"/>
        <w:rPr>
          <w:rFonts w:ascii="SimSun" w:hAnsi="SimSun"/>
          <w:sz w:val="24"/>
        </w:rPr>
      </w:pPr>
      <w:r w:rsidRPr="004029C9">
        <w:rPr>
          <w:rFonts w:ascii="SimSun" w:hAnsi="SimSun" w:hint="eastAsia"/>
          <w:sz w:val="24"/>
        </w:rPr>
        <w:t>更好的数据处理性能。</w:t>
      </w:r>
    </w:p>
    <w:p w14:paraId="15BAB8EA" w14:textId="4E25324E" w:rsidR="00911ECC" w:rsidRDefault="00911ECC">
      <w:pPr>
        <w:pStyle w:val="2"/>
        <w:rPr>
          <w:sz w:val="28"/>
          <w:szCs w:val="28"/>
        </w:rPr>
      </w:pPr>
      <w:bookmarkStart w:id="9" w:name="_Toc263248525"/>
      <w:r>
        <w:rPr>
          <w:rFonts w:hint="eastAsia"/>
          <w:sz w:val="28"/>
          <w:szCs w:val="28"/>
        </w:rPr>
        <w:t>本章小结</w:t>
      </w:r>
      <w:bookmarkEnd w:id="9"/>
    </w:p>
    <w:p w14:paraId="3754B0DD"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（从第二章到结束语前，每章结束后要有一个小结，对本章的内容进行总结。）</w:t>
      </w:r>
    </w:p>
    <w:p w14:paraId="5797FA55" w14:textId="7F8E1F7D" w:rsidR="00CB529C" w:rsidRDefault="00911ECC" w:rsidP="00246924">
      <w:pPr>
        <w:pStyle w:val="1"/>
        <w:numPr>
          <w:ilvl w:val="0"/>
          <w:numId w:val="0"/>
        </w:numPr>
        <w:ind w:left="432"/>
        <w:jc w:val="center"/>
        <w:rPr>
          <w:rFonts w:ascii="SimHei" w:eastAsia="SimHei"/>
          <w:sz w:val="32"/>
        </w:rPr>
      </w:pPr>
      <w:r>
        <w:rPr>
          <w:rFonts w:ascii="SimSun" w:hAnsi="SimSun"/>
        </w:rPr>
        <w:br w:type="page"/>
      </w:r>
      <w:r>
        <w:rPr>
          <w:rFonts w:ascii="SimHei" w:eastAsia="SimHei" w:hint="eastAsia"/>
          <w:sz w:val="32"/>
        </w:rPr>
        <w:lastRenderedPageBreak/>
        <w:t xml:space="preserve">第三章 </w:t>
      </w:r>
      <w:r w:rsidR="00CB529C" w:rsidRPr="00CB529C">
        <w:rPr>
          <w:rFonts w:ascii="SimHei" w:eastAsia="SimHei" w:hint="eastAsia"/>
          <w:sz w:val="32"/>
        </w:rPr>
        <w:t>分布式系统介绍</w:t>
      </w:r>
    </w:p>
    <w:p w14:paraId="0A5AF0D4" w14:textId="6961E974" w:rsidR="00CB529C" w:rsidRPr="00CB529C" w:rsidRDefault="00CB529C" w:rsidP="00CB529C">
      <w:pPr>
        <w:pStyle w:val="af4"/>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5771A3C2" w14:textId="77777777" w:rsidR="00CB529C" w:rsidRPr="00CB529C" w:rsidRDefault="00CB529C" w:rsidP="00DE31FC">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CB529C">
      <w:pPr>
        <w:pStyle w:val="2"/>
      </w:pPr>
      <w:r w:rsidRPr="00CB529C">
        <w:rPr>
          <w:rFonts w:hint="eastAsia"/>
        </w:rPr>
        <w:t>分布式系统的定义</w:t>
      </w:r>
    </w:p>
    <w:p w14:paraId="7BD14101" w14:textId="5BF6DC0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w:t>
      </w:r>
      <w:r w:rsidRPr="00CB529C">
        <w:rPr>
          <w:rFonts w:ascii="SimSun" w:hAnsi="SimSun" w:hint="eastAsia"/>
          <w:sz w:val="24"/>
        </w:rPr>
        <w:lastRenderedPageBreak/>
        <w:t>对象，由其他客户对象访问。</w:t>
      </w:r>
    </w:p>
    <w:p w14:paraId="7E77E260" w14:textId="32AC83E1"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CB529C">
      <w:pPr>
        <w:pStyle w:val="2"/>
      </w:pPr>
      <w:r w:rsidRPr="00CB529C">
        <w:rPr>
          <w:rFonts w:hint="eastAsia"/>
        </w:rPr>
        <w:t>CAP</w:t>
      </w:r>
      <w:r w:rsidRPr="00CB529C">
        <w:rPr>
          <w:rFonts w:hint="eastAsia"/>
        </w:rPr>
        <w:t>定律</w:t>
      </w:r>
    </w:p>
    <w:p w14:paraId="68111C79" w14:textId="259C6373"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一致性（Consistence) (等同于所有节点访问同一份最新的数据副本）</w:t>
      </w:r>
    </w:p>
    <w:p w14:paraId="4EA356E9"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可用性（Availability）（对数据更新具备高可用性）</w:t>
      </w:r>
    </w:p>
    <w:p w14:paraId="6B4A18F6"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A3546B">
      <w:pPr>
        <w:pStyle w:val="2"/>
      </w:pPr>
      <w:r w:rsidRPr="00A3546B">
        <w:rPr>
          <w:rFonts w:hint="eastAsia"/>
        </w:rPr>
        <w:t>现代分布式系统的特点</w:t>
      </w:r>
    </w:p>
    <w:p w14:paraId="5AB0C320"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1. 对服务器硬件要求低</w:t>
      </w:r>
    </w:p>
    <w:p w14:paraId="4A3A7858"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2. 强调横向可扩展性</w:t>
      </w:r>
    </w:p>
    <w:p w14:paraId="4AD23351" w14:textId="72C3185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3. 不允许单点失效（No Single Point Failure）</w:t>
      </w:r>
    </w:p>
    <w:p w14:paraId="2746F566"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4. 分布式系统尽可能减少节点间通讯开销</w:t>
      </w:r>
    </w:p>
    <w:p w14:paraId="0062855C" w14:textId="20F093F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5. 分布式系统应用服务最好做成无状态的</w:t>
      </w:r>
    </w:p>
    <w:p w14:paraId="28850DE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6C7BF210" w14:textId="64BE0818" w:rsid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SimSun" w:hAnsi="SimSun"/>
          <w:sz w:val="24"/>
        </w:rPr>
      </w:pPr>
      <w:r>
        <w:rPr>
          <w:rFonts w:ascii="SimSun" w:hAnsi="SimSun"/>
          <w:sz w:val="24"/>
        </w:rPr>
        <w:br w:type="page"/>
      </w:r>
    </w:p>
    <w:p w14:paraId="505E612C" w14:textId="6138B5F4" w:rsidR="00911ECC" w:rsidRDefault="00CB529C" w:rsidP="00246924">
      <w:pPr>
        <w:pStyle w:val="1"/>
        <w:numPr>
          <w:ilvl w:val="0"/>
          <w:numId w:val="0"/>
        </w:numPr>
        <w:ind w:left="432"/>
        <w:jc w:val="center"/>
        <w:rPr>
          <w:rFonts w:ascii="SimHei" w:eastAsia="SimHei"/>
          <w:sz w:val="32"/>
        </w:rPr>
      </w:pPr>
      <w:r>
        <w:rPr>
          <w:rFonts w:ascii="SimHei" w:eastAsia="SimHei" w:hint="eastAsia"/>
          <w:sz w:val="32"/>
        </w:rPr>
        <w:lastRenderedPageBreak/>
        <w:t>第</w:t>
      </w:r>
      <w:r>
        <w:rPr>
          <w:rFonts w:ascii="SimHei" w:eastAsia="SimHei" w:hint="eastAsia"/>
          <w:sz w:val="32"/>
          <w:lang w:eastAsia="zh-CN"/>
        </w:rPr>
        <w:t>四</w:t>
      </w:r>
      <w:r>
        <w:rPr>
          <w:rFonts w:ascii="SimHei" w:eastAsia="SimHei" w:hint="eastAsia"/>
          <w:sz w:val="32"/>
        </w:rPr>
        <w:t>章</w:t>
      </w:r>
      <w:r w:rsidR="004B2754">
        <w:rPr>
          <w:rFonts w:ascii="SimHei" w:eastAsia="SimHei" w:hint="eastAsia"/>
          <w:sz w:val="32"/>
          <w:lang w:eastAsia="zh-CN"/>
        </w:rPr>
        <w:t xml:space="preserve"> 工作圈</w:t>
      </w:r>
      <w:r w:rsidR="00911ECC">
        <w:rPr>
          <w:rFonts w:ascii="SimHei" w:eastAsia="SimHei" w:hint="eastAsia"/>
          <w:sz w:val="32"/>
        </w:rPr>
        <w:t>的需求分析</w:t>
      </w:r>
    </w:p>
    <w:p w14:paraId="4FC2C84C" w14:textId="6FE69152" w:rsidR="00911ECC" w:rsidRDefault="00911ECC">
      <w:pPr>
        <w:pStyle w:val="af4"/>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3219ABD7" w14:textId="77777777" w:rsidR="004029C9" w:rsidRPr="004029C9" w:rsidRDefault="004029C9" w:rsidP="00DE31FC">
      <w:pPr>
        <w:pStyle w:val="af2"/>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4029C9">
      <w:pPr>
        <w:pStyle w:val="2"/>
      </w:pPr>
      <w:r>
        <w:rPr>
          <w:rFonts w:hint="eastAsia"/>
        </w:rPr>
        <w:t>系统用户角色分析</w:t>
      </w:r>
    </w:p>
    <w:p w14:paraId="53D8F304" w14:textId="7777777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工作圈重点是依托于目前的智能手机平台，为企业用户提供一站全能式办公协同功能。企业用户可以通过即时消</w:t>
      </w:r>
      <w:bookmarkStart w:id="10" w:name="_GoBack"/>
      <w:bookmarkEnd w:id="10"/>
      <w:r w:rsidRPr="006B0DE0">
        <w:rPr>
          <w:rFonts w:ascii="SimSun" w:hAnsi="SimSun" w:hint="eastAsia"/>
          <w:sz w:val="24"/>
        </w:rPr>
        <w:t>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pPr>
        <w:pStyle w:val="2"/>
      </w:pPr>
      <w:r w:rsidRPr="00A60CEC">
        <w:rPr>
          <w:rFonts w:hint="eastAsia"/>
        </w:rPr>
        <w:t>系统功能需求分析</w:t>
      </w:r>
    </w:p>
    <w:p w14:paraId="3B46DDF7" w14:textId="062F45F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企业通讯录</w:t>
      </w:r>
    </w:p>
    <w:p w14:paraId="28BE17A9" w14:textId="704A075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企业管理员可以新增，删除员工，调整部门组织结构。</w:t>
      </w:r>
    </w:p>
    <w:p w14:paraId="094F1F77" w14:textId="159E763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圈子</w:t>
      </w:r>
    </w:p>
    <w:p w14:paraId="3B76DFCA" w14:textId="0D16E44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lastRenderedPageBreak/>
        <w:t>圈子中的角色有圈子管理员与圈子成员。</w:t>
      </w:r>
    </w:p>
    <w:p w14:paraId="3140F9B0" w14:textId="16D6780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可以邀请他人加入圈子。</w:t>
      </w:r>
    </w:p>
    <w:p w14:paraId="31C7E75C" w14:textId="7627C41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w:t>
      </w:r>
    </w:p>
    <w:p w14:paraId="5D03827F" w14:textId="3A4E064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贴子是发表在圈子中文章。可以被圈子中的用户浏览。</w:t>
      </w:r>
    </w:p>
    <w:p w14:paraId="6AB22650" w14:textId="0DBACA4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贴子可以发表500字的文章，可以上传图片，附件。可以被评论，可以被点赞。</w:t>
      </w:r>
    </w:p>
    <w:p w14:paraId="4F74C5A5" w14:textId="6E0A92A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在贴子中可以@圈子中的用户，被@到的用户会收到一条关于这篇贴子的提醒。</w:t>
      </w:r>
    </w:p>
    <w:p w14:paraId="1FB45378" w14:textId="2BADDB3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w:t>
      </w:r>
    </w:p>
    <w:p w14:paraId="63F2D4B8" w14:textId="0A83179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可以对圈子中的贴子发表评论。评论中也可以上传图片或是附件。</w:t>
      </w:r>
    </w:p>
    <w:p w14:paraId="75D78489" w14:textId="0919CA1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评论也可以用来回复他人的评论</w:t>
      </w:r>
    </w:p>
    <w:p w14:paraId="680478F9" w14:textId="042612E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评论中可以@圈子中的用户。被@到的用户会收到一条关于这条评论的提醒。</w:t>
      </w:r>
    </w:p>
    <w:p w14:paraId="23B3113F" w14:textId="7A94FAF1"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赞</w:t>
      </w:r>
    </w:p>
    <w:p w14:paraId="27A95D81" w14:textId="24C27CC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可以对贴子点赞。</w:t>
      </w:r>
    </w:p>
    <w:p w14:paraId="48C91A2E" w14:textId="24645F7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w:t>
      </w:r>
    </w:p>
    <w:p w14:paraId="65FE3B43" w14:textId="73B074C8"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工作功能是建立在企业通讯录之上，为企业员工用户提供协同办公功能的服务。</w:t>
      </w:r>
    </w:p>
    <w:p w14:paraId="65347066" w14:textId="7B8CB55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公告：发布公告，提示员工有新的未读公告。公告发布范围可以限定是部门内或是全公司。</w:t>
      </w:r>
    </w:p>
    <w:p w14:paraId="27C8EAF3" w14:textId="7C41FAC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签到：读取员工的地理位置信息，生成一条签到记录提交给相关的领导知</w:t>
      </w:r>
      <w:r w:rsidRPr="006B0DE0">
        <w:rPr>
          <w:rFonts w:ascii="SimSun" w:hAnsi="SimSun" w:hint="eastAsia"/>
          <w:sz w:val="24"/>
        </w:rPr>
        <w:lastRenderedPageBreak/>
        <w:t>会。</w:t>
      </w:r>
    </w:p>
    <w:p w14:paraId="6E5AFA93" w14:textId="4458ADE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文件柜：接入的第三方开发商(ISV)为工作圈企业用户提供的企业网盘功能。</w:t>
      </w:r>
    </w:p>
    <w:p w14:paraId="334BD329" w14:textId="4A03FBF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电话会议：第三方电信运营商为工作圈企业用户提供的付费语音电话会议服务。</w:t>
      </w:r>
    </w:p>
    <w:p w14:paraId="720A23D8" w14:textId="7EC109F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即时通信（IM）</w:t>
      </w:r>
    </w:p>
    <w:p w14:paraId="0A0E0C15" w14:textId="0BE8E0F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工作圈的@人与评论帖子的通知也是通过即时通讯完成的。</w:t>
      </w:r>
    </w:p>
    <w:p w14:paraId="05057ACA" w14:textId="271804FB"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即时通信服务还可以为工作功能提供相关的消息推送服务。比如发布公告，提交审批等等。</w:t>
      </w:r>
    </w:p>
    <w:p w14:paraId="72989BB2" w14:textId="6F11F94F" w:rsidR="00911ECC" w:rsidRDefault="00911ECC" w:rsidP="006B0DE0">
      <w:pPr>
        <w:pStyle w:val="af4"/>
        <w:spacing w:line="400" w:lineRule="exact"/>
        <w:ind w:firstLine="480"/>
        <w:jc w:val="left"/>
        <w:rPr>
          <w:rFonts w:ascii="SimSun" w:hAnsi="SimSun"/>
          <w:sz w:val="24"/>
        </w:rPr>
      </w:pPr>
    </w:p>
    <w:p w14:paraId="639A02C2" w14:textId="3A3C093A" w:rsidR="00911ECC" w:rsidRPr="00A60CEC" w:rsidRDefault="00911ECC">
      <w:pPr>
        <w:pStyle w:val="2"/>
      </w:pPr>
      <w:r w:rsidRPr="00A60CEC">
        <w:rPr>
          <w:rFonts w:hint="eastAsia"/>
        </w:rPr>
        <w:t>系统功能的</w:t>
      </w:r>
      <w:r w:rsidRPr="00A60CEC">
        <w:rPr>
          <w:rFonts w:hint="eastAsia"/>
        </w:rPr>
        <w:t>UML</w:t>
      </w:r>
      <w:r w:rsidRPr="00A60CEC">
        <w:rPr>
          <w:rFonts w:hint="eastAsia"/>
        </w:rPr>
        <w:t>用例图（可选部分）</w:t>
      </w:r>
    </w:p>
    <w:p w14:paraId="332E126C" w14:textId="77777777" w:rsidR="003C3DA4" w:rsidRPr="003C3DA4" w:rsidRDefault="00911ECC" w:rsidP="003C3DA4">
      <w:pPr>
        <w:pStyle w:val="af4"/>
        <w:adjustRightInd/>
        <w:snapToGrid/>
        <w:spacing w:before="0" w:after="0" w:line="240" w:lineRule="auto"/>
        <w:ind w:left="480" w:hanging="480"/>
        <w:jc w:val="both"/>
        <w:rPr>
          <w:sz w:val="24"/>
        </w:rPr>
      </w:pPr>
      <w:r w:rsidRPr="003C3DA4">
        <w:rPr>
          <w:rFonts w:hint="eastAsia"/>
          <w:sz w:val="24"/>
        </w:rPr>
        <w:t>（正文内容，采用小四宋体）</w:t>
      </w:r>
    </w:p>
    <w:p w14:paraId="1AA121FE" w14:textId="0C585128" w:rsidR="00911ECC" w:rsidRPr="003C3DA4" w:rsidRDefault="00911ECC" w:rsidP="003C3DA4">
      <w:pPr>
        <w:pStyle w:val="2"/>
      </w:pPr>
      <w:r w:rsidRPr="003C3DA4">
        <w:rPr>
          <w:rFonts w:hint="eastAsia"/>
        </w:rPr>
        <w:t>系统的非功能需求分析</w:t>
      </w:r>
    </w:p>
    <w:p w14:paraId="32A1D37B" w14:textId="77777777" w:rsidR="00911ECC" w:rsidRDefault="00911ECC">
      <w:pPr>
        <w:pStyle w:val="af4"/>
        <w:adjustRightInd/>
        <w:snapToGrid/>
        <w:spacing w:before="0" w:after="0" w:line="240" w:lineRule="auto"/>
        <w:ind w:left="480" w:hanging="480"/>
        <w:jc w:val="both"/>
        <w:rPr>
          <w:sz w:val="24"/>
        </w:rPr>
      </w:pPr>
      <w:r>
        <w:rPr>
          <w:rFonts w:hint="eastAsia"/>
          <w:sz w:val="24"/>
        </w:rPr>
        <w:t>（正文内容，采用小四宋体）</w:t>
      </w:r>
    </w:p>
    <w:p w14:paraId="053AF718" w14:textId="77777777" w:rsidR="00911ECC" w:rsidRDefault="00911ECC">
      <w:pPr>
        <w:pStyle w:val="af4"/>
        <w:adjustRightInd/>
        <w:snapToGrid/>
        <w:spacing w:before="0" w:after="0" w:line="240" w:lineRule="auto"/>
        <w:ind w:left="480" w:hanging="480"/>
        <w:jc w:val="both"/>
        <w:rPr>
          <w:sz w:val="24"/>
        </w:rPr>
      </w:pPr>
    </w:p>
    <w:p w14:paraId="42260C4A" w14:textId="77777777" w:rsidR="00911ECC" w:rsidRDefault="00911ECC">
      <w:pPr>
        <w:pStyle w:val="af4"/>
        <w:adjustRightInd/>
        <w:snapToGrid/>
        <w:spacing w:before="0" w:after="0" w:line="240" w:lineRule="auto"/>
        <w:ind w:left="480" w:hanging="480"/>
        <w:jc w:val="both"/>
        <w:rPr>
          <w:rFonts w:ascii="SimSun" w:hAnsi="SimSun"/>
          <w:b/>
          <w:sz w:val="24"/>
        </w:rPr>
      </w:pPr>
      <w:r>
        <w:rPr>
          <w:rFonts w:hint="eastAsia"/>
          <w:sz w:val="24"/>
        </w:rPr>
        <w:t>。。。。。。。。。</w:t>
      </w:r>
    </w:p>
    <w:p w14:paraId="48B2520B" w14:textId="3BCB8BD5" w:rsidR="00911ECC" w:rsidRPr="00A60CEC" w:rsidRDefault="00911ECC">
      <w:pPr>
        <w:pStyle w:val="2"/>
      </w:pPr>
      <w:r w:rsidRPr="00A60CEC">
        <w:rPr>
          <w:rFonts w:hint="eastAsia"/>
        </w:rPr>
        <w:t>本章小结</w:t>
      </w:r>
    </w:p>
    <w:p w14:paraId="7C023DB2" w14:textId="77777777" w:rsidR="00911ECC" w:rsidRDefault="00911ECC">
      <w:pPr>
        <w:pStyle w:val="af4"/>
        <w:adjustRightInd/>
        <w:snapToGrid/>
        <w:spacing w:before="0" w:after="0" w:line="400" w:lineRule="exact"/>
        <w:ind w:left="480" w:hanging="480"/>
        <w:jc w:val="both"/>
        <w:rPr>
          <w:rFonts w:ascii="SimSun" w:hAnsi="SimSun"/>
          <w:sz w:val="24"/>
        </w:rPr>
      </w:pPr>
      <w:r>
        <w:rPr>
          <w:rFonts w:ascii="SimSun" w:hAnsi="SimSun" w:hint="eastAsia"/>
          <w:sz w:val="24"/>
        </w:rPr>
        <w:t xml:space="preserve"> </w:t>
      </w:r>
    </w:p>
    <w:p w14:paraId="7D05BD5D" w14:textId="77777777" w:rsidR="00911ECC" w:rsidRDefault="00911ECC">
      <w:pPr>
        <w:pStyle w:val="af4"/>
        <w:adjustRightInd/>
        <w:snapToGrid/>
        <w:spacing w:before="0" w:after="0" w:line="360" w:lineRule="auto"/>
        <w:jc w:val="both"/>
        <w:rPr>
          <w:rFonts w:ascii="SimSun" w:hAnsi="SimSun"/>
        </w:rPr>
      </w:pPr>
    </w:p>
    <w:p w14:paraId="603E819C" w14:textId="2F246480" w:rsidR="00911ECC" w:rsidRDefault="00911ECC" w:rsidP="00BD50DA">
      <w:pPr>
        <w:pStyle w:val="1"/>
        <w:numPr>
          <w:ilvl w:val="0"/>
          <w:numId w:val="0"/>
        </w:numPr>
        <w:ind w:left="432"/>
        <w:jc w:val="center"/>
        <w:rPr>
          <w:rFonts w:eastAsia="SimHei"/>
          <w:sz w:val="32"/>
          <w:lang w:eastAsia="zh-CN"/>
        </w:rPr>
      </w:pPr>
      <w:r>
        <w:rPr>
          <w:rFonts w:ascii="SimSun" w:hAnsi="SimSun"/>
        </w:rPr>
        <w:br w:type="page"/>
      </w:r>
      <w:bookmarkStart w:id="11" w:name="_Toc263248526"/>
      <w:r w:rsidR="006340F6">
        <w:rPr>
          <w:rFonts w:eastAsia="SimHei" w:hint="eastAsia"/>
          <w:sz w:val="32"/>
        </w:rPr>
        <w:lastRenderedPageBreak/>
        <w:t>第</w:t>
      </w:r>
      <w:r w:rsidR="006340F6">
        <w:rPr>
          <w:rFonts w:eastAsia="SimHei" w:hint="eastAsia"/>
          <w:sz w:val="32"/>
          <w:lang w:eastAsia="zh-CN"/>
        </w:rPr>
        <w:t>五</w:t>
      </w:r>
      <w:r>
        <w:rPr>
          <w:rFonts w:eastAsia="SimHei" w:hint="eastAsia"/>
          <w:sz w:val="32"/>
        </w:rPr>
        <w:t>章</w:t>
      </w:r>
      <w:r>
        <w:rPr>
          <w:rFonts w:eastAsia="SimHei" w:hint="eastAsia"/>
          <w:sz w:val="32"/>
        </w:rPr>
        <w:t xml:space="preserve"> </w:t>
      </w:r>
      <w:bookmarkEnd w:id="11"/>
      <w:r w:rsidR="00BD50DA">
        <w:rPr>
          <w:rFonts w:eastAsia="SimHei" w:hint="eastAsia"/>
          <w:sz w:val="32"/>
          <w:lang w:eastAsia="zh-CN"/>
        </w:rPr>
        <w:t>工作圈</w:t>
      </w:r>
      <w:r w:rsidR="00BD50DA" w:rsidRPr="00BD50DA">
        <w:rPr>
          <w:rFonts w:eastAsia="SimHei" w:hint="eastAsia"/>
          <w:sz w:val="32"/>
          <w:lang w:eastAsia="zh-CN"/>
        </w:rPr>
        <w:t>分布式系统的设计</w:t>
      </w:r>
    </w:p>
    <w:p w14:paraId="6275267E" w14:textId="77777777" w:rsidR="00BD50DA" w:rsidRPr="00BD50DA" w:rsidRDefault="00BD50DA" w:rsidP="00DE31FC">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BD50DA">
      <w:pPr>
        <w:pStyle w:val="2"/>
      </w:pPr>
      <w:r w:rsidRPr="00BD50DA">
        <w:rPr>
          <w:rFonts w:hint="eastAsia"/>
        </w:rPr>
        <w:t>服务模块化的设计</w:t>
      </w:r>
    </w:p>
    <w:p w14:paraId="3D08F624" w14:textId="735111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在进行模块划分设计需要考虑的要点：</w:t>
      </w:r>
    </w:p>
    <w:p w14:paraId="6147B802" w14:textId="02DBA34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1.高内聚，低耦合。模块之前要相互独立，仅数据耦合。</w:t>
      </w:r>
    </w:p>
    <w:p w14:paraId="176B212F" w14:textId="3F138401"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2.提取功能相同的代码到一个公共服务包进封装。减少开发代码量。</w:t>
      </w:r>
    </w:p>
    <w:p w14:paraId="03E4D69A" w14:textId="6ABBF07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3.模块服务要是无状态的，便于模块服务的模向扩容，同时也为restful服务打基础</w:t>
      </w:r>
    </w:p>
    <w:p w14:paraId="73613A1C" w14:textId="47049E0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最终模块划分如下：</w:t>
      </w:r>
    </w:p>
    <w:p w14:paraId="73FF26B3" w14:textId="172F777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公共模块：</w:t>
      </w:r>
    </w:p>
    <w:p w14:paraId="1E7C9BD6" w14:textId="1306F2E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gongzuoquan-mongo，提供数据库接入操作的封装。</w:t>
      </w:r>
    </w:p>
    <w:p w14:paraId="2D732F7E" w14:textId="0CA1B6F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gongzuoquan-cache，提供对缓存服务的接入操作。</w:t>
      </w:r>
    </w:p>
    <w:p w14:paraId="36F1CAF1" w14:textId="32F46E1B"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gongzuoquan-configcenter，提供自动化配置中的管理操作。</w:t>
      </w:r>
    </w:p>
    <w:p w14:paraId="7503550B" w14:textId="6630D5E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lastRenderedPageBreak/>
        <w:t>gongzuoquan-util，提供一些公共的工具类方法</w:t>
      </w:r>
    </w:p>
    <w:p w14:paraId="581C92BB" w14:textId="7A89EAEE"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核心业务服务</w:t>
      </w:r>
    </w:p>
    <w:p w14:paraId="5B35EECB" w14:textId="1806B6A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gongzuoquan-idcenter，提供全局主键生成服务。</w:t>
      </w:r>
    </w:p>
    <w:p w14:paraId="3F16B9F0" w14:textId="5499163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gongzuoquan-idlist，提供数据主键索引中心。</w:t>
      </w:r>
    </w:p>
    <w:p w14:paraId="65E7FE02" w14:textId="0FF6A3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gongzuoquan-setting，提供用户个性化设置配置服务。</w:t>
      </w:r>
    </w:p>
    <w:p w14:paraId="303F3112" w14:textId="03F715E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业务服务</w:t>
      </w:r>
    </w:p>
    <w:p w14:paraId="034A4C0B" w14:textId="390F8F9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gongzuoquan-account，用户账户服务</w:t>
      </w:r>
    </w:p>
    <w:p w14:paraId="545406EE" w14:textId="250368F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gongzuoquan-quan，圈子、贴子服务</w:t>
      </w:r>
    </w:p>
    <w:p w14:paraId="369AB680" w14:textId="0EDDD96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gongzuoquan-comment，评论服务</w:t>
      </w:r>
    </w:p>
    <w:p w14:paraId="68581567" w14:textId="6FE9A41F"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gongzuoquan-favorite，赞服务</w:t>
      </w:r>
    </w:p>
    <w:p w14:paraId="0127723C" w14:textId="714A2E72" w:rsidR="00BD50DA" w:rsidRPr="006B0DE0"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gongzuoquan-app，工作应用服务</w:t>
      </w:r>
    </w:p>
    <w:p w14:paraId="22304770" w14:textId="4E314162" w:rsidR="00BD50DA" w:rsidRDefault="00BD50DA" w:rsidP="00BD50DA"/>
    <w:p w14:paraId="05AD31DB" w14:textId="7DB06EC0" w:rsidR="009E2125" w:rsidRDefault="009E2125" w:rsidP="009E2125">
      <w:pPr>
        <w:pStyle w:val="2"/>
      </w:pPr>
      <w:r w:rsidRPr="009E2125">
        <w:rPr>
          <w:rFonts w:hint="eastAsia"/>
        </w:rPr>
        <w:t>分布式服务与自动化配置中心</w:t>
      </w:r>
    </w:p>
    <w:p w14:paraId="063C0C7D" w14:textId="720D6E96"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w:t>
      </w:r>
      <w:r w:rsidRPr="009E2125">
        <w:rPr>
          <w:rFonts w:ascii="SimSun" w:hAnsi="SimSun" w:hint="eastAsia"/>
          <w:sz w:val="24"/>
        </w:rPr>
        <w:lastRenderedPageBreak/>
        <w:t>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4"/>
        <w:spacing w:line="400" w:lineRule="exact"/>
        <w:ind w:firstLine="480"/>
        <w:jc w:val="left"/>
        <w:rPr>
          <w:rFonts w:ascii="SimSun" w:hAnsi="SimSun"/>
          <w:sz w:val="24"/>
        </w:rPr>
      </w:pPr>
      <w:r w:rsidRPr="009E2125">
        <w:rPr>
          <w:rFonts w:ascii="SimSun" w:hAnsi="SimSun"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862D67">
      <w:pPr>
        <w:pStyle w:val="2"/>
      </w:pPr>
      <w:r w:rsidRPr="00862D67">
        <w:rPr>
          <w:rFonts w:hint="eastAsia"/>
        </w:rPr>
        <w:t>数据分片</w:t>
      </w:r>
      <w:r w:rsidRPr="00862D67">
        <w:rPr>
          <w:rFonts w:hint="eastAsia"/>
        </w:rPr>
        <w:t>(Data Sharding)</w:t>
      </w:r>
      <w:r w:rsidRPr="00862D67">
        <w:rPr>
          <w:rFonts w:hint="eastAsia"/>
        </w:rPr>
        <w:t>与数据索引中心</w:t>
      </w:r>
    </w:p>
    <w:p w14:paraId="518D07EB" w14:textId="5F3BAE5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2A75A2FE" w14:textId="77777777" w:rsidR="00862D67" w:rsidRPr="00862D67" w:rsidRDefault="00862D67" w:rsidP="00862D67">
      <w:pPr>
        <w:pStyle w:val="af4"/>
        <w:spacing w:line="400" w:lineRule="exact"/>
        <w:ind w:firstLine="480"/>
        <w:jc w:val="left"/>
        <w:rPr>
          <w:rFonts w:ascii="SimSun" w:hAnsi="SimSun"/>
          <w:sz w:val="24"/>
        </w:rPr>
      </w:pPr>
    </w:p>
    <w:p w14:paraId="7DFAB98B" w14:textId="0C630152"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lastRenderedPageBreak/>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基于检索表：根据ID先去一个表内找到它所在的分区，然后再去目标分区进行查找。</w:t>
      </w:r>
    </w:p>
    <w:p w14:paraId="7238463F" w14:textId="155FBCC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4D01B4">
      <w:pPr>
        <w:pStyle w:val="2"/>
      </w:pPr>
      <w:r w:rsidRPr="004D01B4">
        <w:rPr>
          <w:rFonts w:hint="eastAsia"/>
        </w:rPr>
        <w:t>Rest server</w:t>
      </w:r>
      <w:r w:rsidRPr="004D01B4">
        <w:rPr>
          <w:rFonts w:hint="eastAsia"/>
        </w:rPr>
        <w:t>设计</w:t>
      </w:r>
    </w:p>
    <w:p w14:paraId="6ED3A193" w14:textId="4C3AB29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Rest server是整个工作圈服务的表现层，是和工作圈移动端或是WEB端通信的一层。工作圈终端借由Rest Server这一层提供的Rest api，来和工作圈服务进行数据的交换。</w:t>
      </w:r>
    </w:p>
    <w:p w14:paraId="47EA7073" w14:textId="77777777" w:rsidR="00516B3F" w:rsidRPr="00516B3F" w:rsidRDefault="00516B3F" w:rsidP="00516B3F">
      <w:pPr>
        <w:pStyle w:val="af4"/>
        <w:spacing w:line="400" w:lineRule="exact"/>
        <w:ind w:firstLine="480"/>
        <w:jc w:val="left"/>
        <w:rPr>
          <w:rFonts w:ascii="SimSun" w:hAnsi="SimSun"/>
          <w:sz w:val="24"/>
        </w:rPr>
      </w:pPr>
    </w:p>
    <w:p w14:paraId="07E8C2EC" w14:textId="02E26D2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w:t>
      </w:r>
    </w:p>
    <w:p w14:paraId="078A94BB" w14:textId="4382354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1.Nginx负载均衡</w:t>
      </w:r>
    </w:p>
    <w:p w14:paraId="6A7877DD" w14:textId="7542C2E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A9B4063" w14:textId="77777777" w:rsidR="00516B3F" w:rsidRPr="00516B3F" w:rsidRDefault="00516B3F" w:rsidP="00516B3F">
      <w:pPr>
        <w:pStyle w:val="af4"/>
        <w:spacing w:line="400" w:lineRule="exact"/>
        <w:ind w:firstLine="480"/>
        <w:jc w:val="left"/>
        <w:rPr>
          <w:rFonts w:ascii="SimSun" w:hAnsi="SimSun"/>
          <w:sz w:val="24"/>
        </w:rPr>
      </w:pPr>
    </w:p>
    <w:p w14:paraId="2101ED69" w14:textId="1D3C0E28"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2.无状态的服务设计</w:t>
      </w:r>
    </w:p>
    <w:p w14:paraId="61FD87A5" w14:textId="23F7E04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02AEAA7D" w14:textId="77641C7E" w:rsidR="004D01B4" w:rsidRPr="00862D67" w:rsidRDefault="00516B3F" w:rsidP="00516B3F">
      <w:pPr>
        <w:pStyle w:val="af4"/>
        <w:spacing w:line="400" w:lineRule="exact"/>
        <w:ind w:firstLine="480"/>
        <w:jc w:val="left"/>
        <w:rPr>
          <w:rFonts w:ascii="SimSun" w:hAnsi="SimSun"/>
          <w:sz w:val="24"/>
        </w:rPr>
      </w:pPr>
      <w:r w:rsidRPr="00516B3F">
        <w:rPr>
          <w:rFonts w:ascii="SimSun" w:hAnsi="SimSun"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139226ED" w14:textId="77777777" w:rsidR="004D01B4" w:rsidRPr="009E2125" w:rsidRDefault="004D01B4" w:rsidP="00862D67">
      <w:pPr>
        <w:pStyle w:val="af4"/>
        <w:spacing w:line="400" w:lineRule="exact"/>
        <w:ind w:firstLine="480"/>
        <w:jc w:val="left"/>
        <w:rPr>
          <w:rFonts w:ascii="SimSun" w:hAnsi="SimSun"/>
          <w:sz w:val="24"/>
        </w:rPr>
      </w:pPr>
    </w:p>
    <w:p w14:paraId="3AF62392" w14:textId="3281E31C" w:rsidR="009E2125" w:rsidRDefault="009E2125" w:rsidP="00BD50DA"/>
    <w:p w14:paraId="3BF2846F" w14:textId="77777777" w:rsidR="009E2125" w:rsidRDefault="009E2125" w:rsidP="00BD50DA"/>
    <w:p w14:paraId="36AAABB0" w14:textId="09EEDD71" w:rsidR="00BD50DA" w:rsidRDefault="00BD50DA" w:rsidP="00BD50DA"/>
    <w:p w14:paraId="2BB1EBC1" w14:textId="6F5718E9" w:rsidR="00BD50DA" w:rsidRDefault="00BD50DA">
      <w:pPr>
        <w:widowControl/>
        <w:jc w:val="left"/>
      </w:pPr>
      <w:r>
        <w:br w:type="page"/>
      </w:r>
    </w:p>
    <w:p w14:paraId="475E558C" w14:textId="54199FF5" w:rsidR="00911ECC" w:rsidRDefault="00911ECC" w:rsidP="00BD50DA">
      <w:pPr>
        <w:pStyle w:val="1"/>
        <w:numPr>
          <w:ilvl w:val="0"/>
          <w:numId w:val="0"/>
        </w:numPr>
        <w:ind w:left="432"/>
        <w:jc w:val="center"/>
        <w:rPr>
          <w:rFonts w:eastAsia="SimHei"/>
          <w:sz w:val="32"/>
        </w:rPr>
      </w:pPr>
      <w:bookmarkStart w:id="12" w:name="_Toc263248534"/>
      <w:r>
        <w:rPr>
          <w:rFonts w:eastAsia="SimHei" w:hint="eastAsia"/>
          <w:sz w:val="32"/>
        </w:rPr>
        <w:lastRenderedPageBreak/>
        <w:t>第六章</w:t>
      </w:r>
      <w:r>
        <w:rPr>
          <w:rFonts w:eastAsia="SimHei" w:hint="eastAsia"/>
          <w:sz w:val="32"/>
        </w:rPr>
        <w:t xml:space="preserve"> </w:t>
      </w:r>
      <w:r w:rsidR="003A0D42" w:rsidRPr="003A0D42">
        <w:rPr>
          <w:rFonts w:eastAsia="SimHei" w:hint="eastAsia"/>
          <w:sz w:val="32"/>
        </w:rPr>
        <w:t>系统概要设计</w:t>
      </w:r>
    </w:p>
    <w:p w14:paraId="0904B28E" w14:textId="47DBA73A" w:rsidR="00911ECC" w:rsidRDefault="00911ECC">
      <w:pPr>
        <w:pStyle w:val="af4"/>
        <w:adjustRightInd/>
        <w:snapToGrid/>
        <w:spacing w:before="0" w:after="0" w:line="400" w:lineRule="exact"/>
        <w:ind w:firstLine="482"/>
        <w:jc w:val="both"/>
        <w:rPr>
          <w:rFonts w:ascii="SimHei"/>
          <w:sz w:val="24"/>
        </w:rPr>
      </w:pPr>
    </w:p>
    <w:p w14:paraId="1442AB22" w14:textId="18D0D8AF" w:rsidR="00911ECC" w:rsidRDefault="00911ECC">
      <w:pPr>
        <w:pStyle w:val="af4"/>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764A64E3" w14:textId="77777777" w:rsidR="003A0D42" w:rsidRPr="003A0D42" w:rsidRDefault="003A0D42" w:rsidP="00DE31FC">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3A0D42">
      <w:pPr>
        <w:pStyle w:val="2"/>
      </w:pPr>
      <w:bookmarkStart w:id="13" w:name="_Toc249866128"/>
      <w:r>
        <w:rPr>
          <w:rFonts w:hint="eastAsia"/>
        </w:rPr>
        <w:t>自动化配置管理中心模块（</w:t>
      </w:r>
      <w:r>
        <w:t>configcenter</w:t>
      </w:r>
      <w:r>
        <w:rPr>
          <w:rFonts w:hint="eastAsia"/>
        </w:rPr>
        <w:t>）</w:t>
      </w:r>
    </w:p>
    <w:p w14:paraId="5D31CF9C" w14:textId="77777777" w:rsidR="003A0D42" w:rsidRDefault="003A0D42" w:rsidP="003A0D42">
      <w:pPr>
        <w:pStyle w:val="3"/>
      </w:pPr>
      <w:r w:rsidRPr="00566BA1">
        <w:rPr>
          <w:rFonts w:hint="eastAsia"/>
        </w:rPr>
        <w:t>自动化配置管理中心模块</w:t>
      </w:r>
      <w:r>
        <w:rPr>
          <w:rFonts w:hint="eastAsia"/>
        </w:rPr>
        <w:t>概述</w:t>
      </w:r>
    </w:p>
    <w:p w14:paraId="5AF6782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3C6C39E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工作圈中的所有的服务都依赖于这个模块。</w:t>
      </w:r>
    </w:p>
    <w:p w14:paraId="1EF5FC35" w14:textId="77777777" w:rsidR="003A0D42" w:rsidRPr="00D40EC0" w:rsidRDefault="003A0D42" w:rsidP="003A0D42">
      <w:pPr>
        <w:pStyle w:val="a5"/>
        <w:rPr>
          <w:i/>
        </w:rPr>
      </w:pPr>
    </w:p>
    <w:p w14:paraId="5DD933F3" w14:textId="77777777" w:rsidR="003A0D42" w:rsidRDefault="003A0D42" w:rsidP="009F1B4C">
      <w:pPr>
        <w:pStyle w:val="3"/>
      </w:pPr>
      <w:r>
        <w:rPr>
          <w:rFonts w:hint="eastAsia"/>
        </w:rPr>
        <w:lastRenderedPageBreak/>
        <w:t>自动化配置管理中心模块类图</w:t>
      </w:r>
    </w:p>
    <w:p w14:paraId="70AAE20B" w14:textId="77777777" w:rsidR="003A0D42" w:rsidRDefault="003A0D42" w:rsidP="003A0D42">
      <w:pPr>
        <w:jc w:val="center"/>
      </w:pPr>
      <w:r>
        <w:object w:dxaOrig="7440" w:dyaOrig="9480" w14:anchorId="2B30F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474.6pt" o:ole="">
            <v:imagedata r:id="rId16" o:title=""/>
          </v:shape>
          <o:OLEObject Type="Embed" ProgID="Visio.Drawing.11" ShapeID="_x0000_i1025" DrawAspect="Content" ObjectID="_1524210567" r:id="rId17"/>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9F1B4C">
      <w:pPr>
        <w:pStyle w:val="3"/>
      </w:pPr>
      <w:r>
        <w:t>Env</w:t>
      </w:r>
      <w:r>
        <w:rPr>
          <w:rFonts w:hint="eastAsia"/>
        </w:rPr>
        <w:t>类概述</w:t>
      </w:r>
    </w:p>
    <w:p w14:paraId="027EA31B"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sz w:val="24"/>
        </w:rPr>
        <w:t>Env</w:t>
      </w:r>
      <w:r w:rsidRPr="003A0D42">
        <w:rPr>
          <w:rFonts w:ascii="SimSun" w:hAnsi="SimSun"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f4"/>
        <w:spacing w:line="400" w:lineRule="exact"/>
        <w:ind w:firstLine="480"/>
        <w:jc w:val="left"/>
        <w:rPr>
          <w:rFonts w:ascii="SimSun" w:hAnsi="SimSun"/>
          <w:sz w:val="24"/>
        </w:rPr>
      </w:pPr>
      <w:r w:rsidRPr="001E22D4">
        <w:rPr>
          <w:rFonts w:ascii="SimSun" w:hAnsi="SimSun"/>
          <w:sz w:val="24"/>
        </w:rPr>
        <w:tab/>
      </w:r>
      <w:r w:rsidR="003A0D42" w:rsidRPr="001E22D4">
        <w:rPr>
          <w:rFonts w:ascii="SimSun" w:hAnsi="SimSun" w:hint="eastAsia"/>
          <w:sz w:val="24"/>
        </w:rPr>
        <w:t>类功能定义</w:t>
      </w:r>
    </w:p>
    <w:p w14:paraId="625DE256"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7"/>
                <w:b/>
                <w:i/>
              </w:rPr>
            </w:pPr>
            <w:r w:rsidRPr="00DF2A92">
              <w:rPr>
                <w:rStyle w:val="a7"/>
                <w:rFonts w:hint="eastAsia"/>
                <w:b/>
              </w:rPr>
              <w:lastRenderedPageBreak/>
              <w:t>序号</w:t>
            </w:r>
          </w:p>
        </w:tc>
        <w:tc>
          <w:tcPr>
            <w:tcW w:w="3845" w:type="dxa"/>
            <w:shd w:val="clear" w:color="auto" w:fill="CCCCCC"/>
          </w:tcPr>
          <w:p w14:paraId="7415981A" w14:textId="77777777" w:rsidR="003A0D42" w:rsidRPr="00DF2A92" w:rsidRDefault="003A0D42" w:rsidP="001F618B">
            <w:pPr>
              <w:jc w:val="center"/>
              <w:rPr>
                <w:rStyle w:val="a7"/>
                <w:b/>
                <w:i/>
              </w:rPr>
            </w:pPr>
            <w:r w:rsidRPr="00DF2A92">
              <w:rPr>
                <w:rStyle w:val="a7"/>
                <w:rFonts w:hint="eastAsia"/>
                <w:b/>
              </w:rPr>
              <w:t>功能点</w:t>
            </w:r>
          </w:p>
        </w:tc>
        <w:tc>
          <w:tcPr>
            <w:tcW w:w="4280" w:type="dxa"/>
            <w:shd w:val="clear" w:color="auto" w:fill="CCCCCC"/>
          </w:tcPr>
          <w:p w14:paraId="7B791028" w14:textId="77777777" w:rsidR="003A0D42" w:rsidRPr="00DF2A92" w:rsidRDefault="003A0D42" w:rsidP="001F618B">
            <w:pPr>
              <w:jc w:val="center"/>
              <w:rPr>
                <w:rStyle w:val="a7"/>
                <w:b/>
                <w:i/>
              </w:rPr>
            </w:pPr>
            <w:r w:rsidRPr="00DF2A92">
              <w:rPr>
                <w:rStyle w:val="a7"/>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7"/>
                <w:i/>
              </w:rPr>
            </w:pPr>
            <w:r w:rsidRPr="00076C89">
              <w:rPr>
                <w:rStyle w:val="a7"/>
                <w:rFonts w:hint="eastAsia"/>
              </w:rPr>
              <w:t>1</w:t>
            </w:r>
          </w:p>
        </w:tc>
        <w:tc>
          <w:tcPr>
            <w:tcW w:w="3845" w:type="dxa"/>
          </w:tcPr>
          <w:p w14:paraId="3327652F"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getSystemConfigType</w:t>
            </w:r>
          </w:p>
        </w:tc>
        <w:tc>
          <w:tcPr>
            <w:tcW w:w="4280" w:type="dxa"/>
          </w:tcPr>
          <w:p w14:paraId="096178C5" w14:textId="77777777" w:rsidR="003A0D42" w:rsidRPr="00417E82" w:rsidRDefault="003A0D42" w:rsidP="00DF2A92">
            <w:pPr>
              <w:jc w:val="left"/>
              <w:rPr>
                <w:rStyle w:val="a7"/>
                <w:rFonts w:ascii="SimSun" w:hAnsi="SimSun"/>
                <w:i/>
              </w:rPr>
            </w:pPr>
            <w:r w:rsidRPr="00417E82">
              <w:rPr>
                <w:rStyle w:val="a7"/>
                <w:rFonts w:ascii="SimSun" w:hAnsi="SimSun" w:hint="eastAsia"/>
              </w:rPr>
              <w:t>获取当前系统运行的E</w:t>
            </w:r>
            <w:r w:rsidRPr="00417E82">
              <w:rPr>
                <w:rStyle w:val="a7"/>
                <w:rFonts w:ascii="SimSun" w:hAnsi="SimSun"/>
              </w:rPr>
              <w:t>nv</w:t>
            </w:r>
            <w:r w:rsidRPr="00417E82">
              <w:rPr>
                <w:rStyle w:val="a7"/>
                <w:rFonts w:ascii="SimSun" w:hAnsi="SimSun"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7"/>
                <w:i/>
              </w:rPr>
            </w:pPr>
            <w:r w:rsidRPr="00076C89">
              <w:rPr>
                <w:rStyle w:val="a7"/>
                <w:rFonts w:hint="eastAsia"/>
              </w:rPr>
              <w:t>2</w:t>
            </w:r>
          </w:p>
        </w:tc>
        <w:tc>
          <w:tcPr>
            <w:tcW w:w="3845" w:type="dxa"/>
          </w:tcPr>
          <w:p w14:paraId="471C1A4B"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checkEnvIsProd</w:t>
            </w:r>
          </w:p>
        </w:tc>
        <w:tc>
          <w:tcPr>
            <w:tcW w:w="4280" w:type="dxa"/>
          </w:tcPr>
          <w:p w14:paraId="1C299633"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7"/>
                <w:i/>
              </w:rPr>
            </w:pPr>
            <w:r w:rsidRPr="00076C89">
              <w:rPr>
                <w:rStyle w:val="a7"/>
                <w:rFonts w:hint="eastAsia"/>
              </w:rPr>
              <w:t>3</w:t>
            </w:r>
          </w:p>
        </w:tc>
        <w:tc>
          <w:tcPr>
            <w:tcW w:w="3845" w:type="dxa"/>
          </w:tcPr>
          <w:p w14:paraId="1C62EC85"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isInte</w:t>
            </w:r>
          </w:p>
        </w:tc>
        <w:tc>
          <w:tcPr>
            <w:tcW w:w="4280" w:type="dxa"/>
          </w:tcPr>
          <w:p w14:paraId="1A18643D"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7"/>
                <w:i/>
              </w:rPr>
            </w:pPr>
            <w:r>
              <w:rPr>
                <w:rStyle w:val="a7"/>
                <w:rFonts w:hint="eastAsia"/>
              </w:rPr>
              <w:t>4</w:t>
            </w:r>
          </w:p>
        </w:tc>
        <w:tc>
          <w:tcPr>
            <w:tcW w:w="3845" w:type="dxa"/>
          </w:tcPr>
          <w:p w14:paraId="4FE19A01"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isDev</w:t>
            </w:r>
          </w:p>
        </w:tc>
        <w:tc>
          <w:tcPr>
            <w:tcW w:w="4280" w:type="dxa"/>
          </w:tcPr>
          <w:p w14:paraId="1CDDE82A"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7"/>
                <w:i/>
              </w:rPr>
            </w:pPr>
            <w:r>
              <w:rPr>
                <w:rStyle w:val="a7"/>
                <w:rFonts w:hint="eastAsia"/>
              </w:rPr>
              <w:t>5</w:t>
            </w:r>
          </w:p>
        </w:tc>
        <w:tc>
          <w:tcPr>
            <w:tcW w:w="3845" w:type="dxa"/>
          </w:tcPr>
          <w:p w14:paraId="22A59B72" w14:textId="77777777" w:rsidR="003A0D42" w:rsidRPr="00456055" w:rsidRDefault="003A0D42" w:rsidP="00DF2A92">
            <w:pPr>
              <w:jc w:val="left"/>
              <w:rPr>
                <w:rFonts w:ascii="SimSun" w:hAnsi="SimSun" w:cs="Consolas"/>
                <w:color w:val="000000"/>
                <w:kern w:val="0"/>
                <w:szCs w:val="21"/>
                <w:highlight w:val="lightGray"/>
              </w:rPr>
            </w:pPr>
            <w:r w:rsidRPr="00456055">
              <w:rPr>
                <w:rFonts w:ascii="SimSun" w:hAnsi="SimSun" w:cs="Consolas"/>
                <w:color w:val="000000"/>
                <w:kern w:val="0"/>
                <w:szCs w:val="21"/>
              </w:rPr>
              <w:t>isAli</w:t>
            </w:r>
          </w:p>
        </w:tc>
        <w:tc>
          <w:tcPr>
            <w:tcW w:w="4280" w:type="dxa"/>
          </w:tcPr>
          <w:p w14:paraId="46493BB5"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当前运行是否是阿里云环境</w:t>
            </w:r>
          </w:p>
        </w:tc>
      </w:tr>
    </w:tbl>
    <w:p w14:paraId="2A715AA1" w14:textId="77777777" w:rsidR="003A0D42" w:rsidRPr="00557EE7" w:rsidRDefault="003A0D42" w:rsidP="003A0D42"/>
    <w:p w14:paraId="59AE93FA" w14:textId="77777777" w:rsidR="003A0D42" w:rsidRDefault="003A0D42" w:rsidP="009F1B4C">
      <w:pPr>
        <w:pStyle w:val="3"/>
      </w:pPr>
      <w:r>
        <w:t>ZkHelper</w:t>
      </w:r>
      <w:r>
        <w:rPr>
          <w:rFonts w:hint="eastAsia"/>
        </w:rPr>
        <w:t>类概述</w:t>
      </w:r>
    </w:p>
    <w:p w14:paraId="196FC539"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4"/>
        <w:spacing w:line="400" w:lineRule="exact"/>
        <w:ind w:firstLine="480"/>
        <w:jc w:val="left"/>
        <w:rPr>
          <w:rFonts w:ascii="SimSun" w:hAnsi="SimSun"/>
          <w:sz w:val="24"/>
        </w:rPr>
      </w:pPr>
      <w:r w:rsidRPr="001E22D4">
        <w:rPr>
          <w:rFonts w:ascii="SimSun" w:hAnsi="SimSun"/>
          <w:sz w:val="24"/>
        </w:rPr>
        <w:t>ZkHelper</w:t>
      </w:r>
      <w:r w:rsidR="003A0D42" w:rsidRPr="001E22D4">
        <w:rPr>
          <w:rFonts w:ascii="SimSun" w:hAnsi="SimSun" w:hint="eastAsia"/>
          <w:sz w:val="24"/>
        </w:rPr>
        <w:t>类功能定义</w:t>
      </w:r>
    </w:p>
    <w:p w14:paraId="150363C7"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7"/>
                <w:b/>
              </w:rPr>
            </w:pPr>
            <w:r w:rsidRPr="00DF2A92">
              <w:rPr>
                <w:rStyle w:val="a7"/>
                <w:rFonts w:hint="eastAsia"/>
                <w:b/>
              </w:rPr>
              <w:t>序号</w:t>
            </w:r>
          </w:p>
        </w:tc>
        <w:tc>
          <w:tcPr>
            <w:tcW w:w="2999" w:type="dxa"/>
            <w:shd w:val="clear" w:color="auto" w:fill="CCCCCC"/>
          </w:tcPr>
          <w:p w14:paraId="28CC4434" w14:textId="77777777" w:rsidR="003A0D42" w:rsidRPr="00DF2A92" w:rsidRDefault="003A0D42" w:rsidP="001F618B">
            <w:pPr>
              <w:jc w:val="center"/>
              <w:rPr>
                <w:rStyle w:val="a7"/>
                <w:b/>
              </w:rPr>
            </w:pPr>
            <w:r w:rsidRPr="00DF2A92">
              <w:rPr>
                <w:rStyle w:val="a7"/>
                <w:rFonts w:hint="eastAsia"/>
                <w:b/>
              </w:rPr>
              <w:t>功能点</w:t>
            </w:r>
          </w:p>
        </w:tc>
        <w:tc>
          <w:tcPr>
            <w:tcW w:w="5061" w:type="dxa"/>
            <w:shd w:val="clear" w:color="auto" w:fill="CCCCCC"/>
          </w:tcPr>
          <w:p w14:paraId="3F613A4F" w14:textId="77777777" w:rsidR="003A0D42" w:rsidRPr="00DF2A92" w:rsidRDefault="003A0D42" w:rsidP="001F618B">
            <w:pPr>
              <w:jc w:val="center"/>
              <w:rPr>
                <w:rStyle w:val="a7"/>
                <w:b/>
              </w:rPr>
            </w:pPr>
            <w:r w:rsidRPr="00DF2A92">
              <w:rPr>
                <w:rStyle w:val="a7"/>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7"/>
              </w:rPr>
            </w:pPr>
            <w:r w:rsidRPr="00076C89">
              <w:rPr>
                <w:rStyle w:val="a7"/>
                <w:rFonts w:hint="eastAsia"/>
              </w:rPr>
              <w:t>1</w:t>
            </w:r>
          </w:p>
        </w:tc>
        <w:tc>
          <w:tcPr>
            <w:tcW w:w="2999" w:type="dxa"/>
          </w:tcPr>
          <w:p w14:paraId="4B7FDCEE"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getInstance</w:t>
            </w:r>
          </w:p>
        </w:tc>
        <w:tc>
          <w:tcPr>
            <w:tcW w:w="5061" w:type="dxa"/>
          </w:tcPr>
          <w:p w14:paraId="034B6CB5" w14:textId="77777777" w:rsidR="003A0D42" w:rsidRPr="00417E82" w:rsidRDefault="003A0D42" w:rsidP="00DF2A92">
            <w:pPr>
              <w:jc w:val="left"/>
              <w:rPr>
                <w:rStyle w:val="a7"/>
              </w:rPr>
            </w:pPr>
            <w:r w:rsidRPr="00417E82">
              <w:rPr>
                <w:rStyle w:val="a7"/>
                <w:rFonts w:hint="eastAsia"/>
              </w:rPr>
              <w:t>获取一个</w:t>
            </w:r>
            <w:r w:rsidRPr="00417E82">
              <w:rPr>
                <w:rStyle w:val="a7"/>
              </w:rPr>
              <w:t>ZkHelper</w:t>
            </w:r>
            <w:r w:rsidRPr="00417E82">
              <w:rPr>
                <w:rStyle w:val="a7"/>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7"/>
              </w:rPr>
            </w:pPr>
            <w:r w:rsidRPr="00076C89">
              <w:rPr>
                <w:rStyle w:val="a7"/>
                <w:rFonts w:hint="eastAsia"/>
              </w:rPr>
              <w:t>2</w:t>
            </w:r>
          </w:p>
        </w:tc>
        <w:tc>
          <w:tcPr>
            <w:tcW w:w="2999" w:type="dxa"/>
          </w:tcPr>
          <w:p w14:paraId="638AA25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rPr>
              <w:t>init</w:t>
            </w:r>
          </w:p>
        </w:tc>
        <w:tc>
          <w:tcPr>
            <w:tcW w:w="5061" w:type="dxa"/>
          </w:tcPr>
          <w:p w14:paraId="58840F25" w14:textId="77777777" w:rsidR="003A0D42" w:rsidRPr="00417E82" w:rsidRDefault="003A0D42" w:rsidP="00DF2A92">
            <w:pPr>
              <w:jc w:val="left"/>
              <w:rPr>
                <w:rStyle w:val="a7"/>
              </w:rPr>
            </w:pPr>
            <w:r w:rsidRPr="00417E82">
              <w:rPr>
                <w:rStyle w:val="a7"/>
                <w:rFonts w:hint="eastAsia"/>
              </w:rPr>
              <w:t>通过启动参数初始化</w:t>
            </w:r>
            <w:r w:rsidRPr="00417E82">
              <w:rPr>
                <w:rStyle w:val="a7"/>
                <w:rFonts w:hint="eastAsia"/>
              </w:rPr>
              <w:t>zookeeper</w:t>
            </w:r>
            <w:r w:rsidRPr="00417E82">
              <w:rPr>
                <w:rStyle w:val="a7"/>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7"/>
              </w:rPr>
            </w:pPr>
            <w:r w:rsidRPr="00076C89">
              <w:rPr>
                <w:rStyle w:val="a7"/>
                <w:rFonts w:hint="eastAsia"/>
              </w:rPr>
              <w:t>3</w:t>
            </w:r>
          </w:p>
        </w:tc>
        <w:tc>
          <w:tcPr>
            <w:tcW w:w="2999" w:type="dxa"/>
          </w:tcPr>
          <w:p w14:paraId="423A00B2"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checkEnv</w:t>
            </w:r>
          </w:p>
        </w:tc>
        <w:tc>
          <w:tcPr>
            <w:tcW w:w="5061" w:type="dxa"/>
          </w:tcPr>
          <w:p w14:paraId="463982D5" w14:textId="77777777" w:rsidR="003A0D42" w:rsidRPr="00417E82" w:rsidRDefault="003A0D42" w:rsidP="00DF2A92">
            <w:pPr>
              <w:jc w:val="left"/>
              <w:rPr>
                <w:rStyle w:val="a7"/>
              </w:rPr>
            </w:pPr>
            <w:r w:rsidRPr="00417E82">
              <w:rPr>
                <w:rStyle w:val="a7"/>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7"/>
              </w:rPr>
            </w:pPr>
            <w:r>
              <w:rPr>
                <w:rStyle w:val="a7"/>
                <w:rFonts w:hint="eastAsia"/>
              </w:rPr>
              <w:t>4</w:t>
            </w:r>
          </w:p>
        </w:tc>
        <w:tc>
          <w:tcPr>
            <w:tcW w:w="2999" w:type="dxa"/>
          </w:tcPr>
          <w:p w14:paraId="6D194A2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closeZk</w:t>
            </w:r>
          </w:p>
        </w:tc>
        <w:tc>
          <w:tcPr>
            <w:tcW w:w="5061" w:type="dxa"/>
          </w:tcPr>
          <w:p w14:paraId="7E3FCBEE" w14:textId="77777777" w:rsidR="003A0D42" w:rsidRPr="00417E82" w:rsidRDefault="003A0D42" w:rsidP="00DF2A92">
            <w:pPr>
              <w:jc w:val="left"/>
              <w:rPr>
                <w:rStyle w:val="a7"/>
              </w:rPr>
            </w:pPr>
            <w:r w:rsidRPr="00417E82">
              <w:rPr>
                <w:rStyle w:val="a7"/>
                <w:rFonts w:hint="eastAsia"/>
              </w:rPr>
              <w:t>关闭</w:t>
            </w:r>
            <w:r w:rsidRPr="00417E82">
              <w:rPr>
                <w:rStyle w:val="a7"/>
                <w:rFonts w:hint="eastAsia"/>
              </w:rPr>
              <w:t>zookeeper</w:t>
            </w:r>
            <w:r w:rsidRPr="00417E82">
              <w:rPr>
                <w:rStyle w:val="a7"/>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7"/>
              </w:rPr>
            </w:pPr>
            <w:r>
              <w:rPr>
                <w:rStyle w:val="a7"/>
                <w:rFonts w:hint="eastAsia"/>
              </w:rPr>
              <w:t>5</w:t>
            </w:r>
          </w:p>
        </w:tc>
        <w:tc>
          <w:tcPr>
            <w:tcW w:w="2999" w:type="dxa"/>
          </w:tcPr>
          <w:p w14:paraId="45399F7C"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delete</w:t>
            </w:r>
          </w:p>
        </w:tc>
        <w:tc>
          <w:tcPr>
            <w:tcW w:w="5061" w:type="dxa"/>
          </w:tcPr>
          <w:p w14:paraId="4EA821A0" w14:textId="77777777" w:rsidR="003A0D42" w:rsidRPr="00417E82" w:rsidRDefault="003A0D42" w:rsidP="00DF2A92">
            <w:pPr>
              <w:jc w:val="left"/>
              <w:rPr>
                <w:rStyle w:val="a7"/>
              </w:rPr>
            </w:pPr>
            <w:r w:rsidRPr="00417E82">
              <w:rPr>
                <w:rStyle w:val="a7"/>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7"/>
              </w:rPr>
            </w:pPr>
            <w:r>
              <w:rPr>
                <w:rStyle w:val="a7"/>
                <w:rFonts w:hint="eastAsia"/>
              </w:rPr>
              <w:t>6</w:t>
            </w:r>
          </w:p>
        </w:tc>
        <w:tc>
          <w:tcPr>
            <w:tcW w:w="2999" w:type="dxa"/>
          </w:tcPr>
          <w:p w14:paraId="3CD89109"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addNode</w:t>
            </w:r>
          </w:p>
        </w:tc>
        <w:tc>
          <w:tcPr>
            <w:tcW w:w="5061" w:type="dxa"/>
          </w:tcPr>
          <w:p w14:paraId="5B40CF06" w14:textId="77777777" w:rsidR="003A0D42" w:rsidRPr="00417E82" w:rsidRDefault="003A0D42" w:rsidP="00DF2A92">
            <w:pPr>
              <w:jc w:val="left"/>
              <w:rPr>
                <w:rStyle w:val="a7"/>
              </w:rPr>
            </w:pPr>
            <w:r w:rsidRPr="00417E82">
              <w:rPr>
                <w:rStyle w:val="a7"/>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7"/>
              </w:rPr>
            </w:pPr>
            <w:r>
              <w:rPr>
                <w:rStyle w:val="a7"/>
                <w:rFonts w:hint="eastAsia"/>
              </w:rPr>
              <w:t>7</w:t>
            </w:r>
          </w:p>
        </w:tc>
        <w:tc>
          <w:tcPr>
            <w:tcW w:w="2999" w:type="dxa"/>
          </w:tcPr>
          <w:p w14:paraId="64A40DEA"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subscribeDataChanges</w:t>
            </w:r>
          </w:p>
        </w:tc>
        <w:tc>
          <w:tcPr>
            <w:tcW w:w="5061" w:type="dxa"/>
          </w:tcPr>
          <w:p w14:paraId="04B6B96E" w14:textId="77777777" w:rsidR="003A0D42" w:rsidRPr="00417E82" w:rsidRDefault="003A0D42" w:rsidP="00DF2A92">
            <w:pPr>
              <w:jc w:val="left"/>
              <w:rPr>
                <w:rStyle w:val="a7"/>
              </w:rPr>
            </w:pPr>
            <w:r w:rsidRPr="00417E82">
              <w:rPr>
                <w:rStyle w:val="a7"/>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7"/>
              </w:rPr>
            </w:pPr>
            <w:r>
              <w:rPr>
                <w:rStyle w:val="a7"/>
                <w:rFonts w:hint="eastAsia"/>
              </w:rPr>
              <w:t>8</w:t>
            </w:r>
          </w:p>
        </w:tc>
        <w:tc>
          <w:tcPr>
            <w:tcW w:w="2999" w:type="dxa"/>
          </w:tcPr>
          <w:p w14:paraId="0B753150"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subscribeChildChanges</w:t>
            </w:r>
          </w:p>
        </w:tc>
        <w:tc>
          <w:tcPr>
            <w:tcW w:w="5061" w:type="dxa"/>
          </w:tcPr>
          <w:p w14:paraId="29F18C13" w14:textId="77777777" w:rsidR="003A0D42" w:rsidRPr="00417E82" w:rsidRDefault="003A0D42" w:rsidP="00DF2A92">
            <w:pPr>
              <w:jc w:val="left"/>
              <w:rPr>
                <w:rStyle w:val="a7"/>
              </w:rPr>
            </w:pPr>
            <w:r w:rsidRPr="00417E82">
              <w:rPr>
                <w:rStyle w:val="a7"/>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7"/>
              </w:rPr>
            </w:pPr>
            <w:r>
              <w:rPr>
                <w:rStyle w:val="a7"/>
                <w:rFonts w:hint="eastAsia"/>
              </w:rPr>
              <w:t>9</w:t>
            </w:r>
          </w:p>
        </w:tc>
        <w:tc>
          <w:tcPr>
            <w:tcW w:w="2999" w:type="dxa"/>
          </w:tcPr>
          <w:p w14:paraId="428B46A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getChildren</w:t>
            </w:r>
          </w:p>
        </w:tc>
        <w:tc>
          <w:tcPr>
            <w:tcW w:w="5061" w:type="dxa"/>
          </w:tcPr>
          <w:p w14:paraId="74218818" w14:textId="77777777" w:rsidR="003A0D42" w:rsidRPr="00417E82" w:rsidRDefault="003A0D42" w:rsidP="00DF2A92">
            <w:pPr>
              <w:jc w:val="left"/>
              <w:rPr>
                <w:rStyle w:val="a7"/>
              </w:rPr>
            </w:pPr>
            <w:r w:rsidRPr="00417E82">
              <w:rPr>
                <w:rStyle w:val="a7"/>
                <w:rFonts w:hint="eastAsia"/>
              </w:rPr>
              <w:t>获取</w:t>
            </w:r>
            <w:r w:rsidRPr="00417E82">
              <w:rPr>
                <w:rStyle w:val="a7"/>
                <w:rFonts w:hint="eastAsia"/>
              </w:rPr>
              <w:t>path</w:t>
            </w:r>
            <w:r w:rsidRPr="00417E82">
              <w:rPr>
                <w:rStyle w:val="a7"/>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7"/>
              </w:rPr>
            </w:pPr>
            <w:r>
              <w:rPr>
                <w:rStyle w:val="a7"/>
                <w:rFonts w:hint="eastAsia"/>
              </w:rPr>
              <w:t>10</w:t>
            </w:r>
          </w:p>
        </w:tc>
        <w:tc>
          <w:tcPr>
            <w:tcW w:w="2999" w:type="dxa"/>
          </w:tcPr>
          <w:p w14:paraId="17FC7AF5"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getValue</w:t>
            </w:r>
          </w:p>
        </w:tc>
        <w:tc>
          <w:tcPr>
            <w:tcW w:w="5061" w:type="dxa"/>
          </w:tcPr>
          <w:p w14:paraId="4C05CF83" w14:textId="77777777" w:rsidR="003A0D42" w:rsidRPr="00417E82" w:rsidRDefault="003A0D42" w:rsidP="00DF2A92">
            <w:pPr>
              <w:jc w:val="left"/>
              <w:rPr>
                <w:rStyle w:val="a7"/>
              </w:rPr>
            </w:pPr>
            <w:r w:rsidRPr="00417E82">
              <w:rPr>
                <w:rStyle w:val="a7"/>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7"/>
              </w:rPr>
            </w:pPr>
            <w:r>
              <w:rPr>
                <w:rStyle w:val="a7"/>
                <w:rFonts w:hint="eastAsia"/>
              </w:rPr>
              <w:t>11</w:t>
            </w:r>
          </w:p>
        </w:tc>
        <w:tc>
          <w:tcPr>
            <w:tcW w:w="2999" w:type="dxa"/>
          </w:tcPr>
          <w:p w14:paraId="30A2958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createEphemeral</w:t>
            </w:r>
          </w:p>
        </w:tc>
        <w:tc>
          <w:tcPr>
            <w:tcW w:w="5061" w:type="dxa"/>
          </w:tcPr>
          <w:p w14:paraId="684E5BD7" w14:textId="77777777" w:rsidR="003A0D42" w:rsidRPr="00417E82" w:rsidRDefault="003A0D42" w:rsidP="00DF2A92">
            <w:pPr>
              <w:jc w:val="left"/>
              <w:rPr>
                <w:rStyle w:val="a7"/>
              </w:rPr>
            </w:pPr>
            <w:r w:rsidRPr="00417E82">
              <w:rPr>
                <w:rStyle w:val="a7"/>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7"/>
              </w:rPr>
            </w:pPr>
            <w:r>
              <w:rPr>
                <w:rStyle w:val="a7"/>
                <w:rFonts w:hint="eastAsia"/>
              </w:rPr>
              <w:t>12</w:t>
            </w:r>
          </w:p>
        </w:tc>
        <w:tc>
          <w:tcPr>
            <w:tcW w:w="2999" w:type="dxa"/>
          </w:tcPr>
          <w:p w14:paraId="45A02AF7"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setPathData</w:t>
            </w:r>
          </w:p>
        </w:tc>
        <w:tc>
          <w:tcPr>
            <w:tcW w:w="5061" w:type="dxa"/>
          </w:tcPr>
          <w:p w14:paraId="2C9D166E" w14:textId="77777777" w:rsidR="003A0D42" w:rsidRPr="00417E82" w:rsidRDefault="003A0D42" w:rsidP="00DF2A92">
            <w:pPr>
              <w:jc w:val="left"/>
              <w:rPr>
                <w:rStyle w:val="a7"/>
              </w:rPr>
            </w:pPr>
            <w:r w:rsidRPr="00417E82">
              <w:rPr>
                <w:rStyle w:val="a7"/>
                <w:rFonts w:hint="eastAsia"/>
              </w:rPr>
              <w:t>节点设置值</w:t>
            </w:r>
          </w:p>
        </w:tc>
      </w:tr>
    </w:tbl>
    <w:p w14:paraId="3269CA32" w14:textId="77777777" w:rsidR="00DD6799" w:rsidRDefault="00DD6799" w:rsidP="00DD6799">
      <w:pPr>
        <w:pStyle w:val="2"/>
      </w:pPr>
      <w:r>
        <w:rPr>
          <w:rFonts w:hint="eastAsia"/>
        </w:rPr>
        <w:t>数据库操作模块（</w:t>
      </w:r>
      <w:r>
        <w:t>mongo</w:t>
      </w:r>
      <w:r>
        <w:rPr>
          <w:rFonts w:hint="eastAsia"/>
        </w:rPr>
        <w:t>）</w:t>
      </w:r>
    </w:p>
    <w:p w14:paraId="1F7EB37D" w14:textId="77777777" w:rsidR="00DD6799" w:rsidRDefault="00DD6799" w:rsidP="00DD6799">
      <w:pPr>
        <w:pStyle w:val="3"/>
      </w:pPr>
      <w:r>
        <w:rPr>
          <w:rFonts w:hint="eastAsia"/>
        </w:rPr>
        <w:t>数据库操作</w:t>
      </w:r>
      <w:r w:rsidRPr="00311C98">
        <w:rPr>
          <w:rFonts w:hint="eastAsia"/>
        </w:rPr>
        <w:t>模块</w:t>
      </w:r>
      <w:r>
        <w:rPr>
          <w:rFonts w:hint="eastAsia"/>
        </w:rPr>
        <w:t>概述</w:t>
      </w:r>
    </w:p>
    <w:p w14:paraId="5AB87549" w14:textId="01096ED5"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数据库操作模块为工作圈提供了一个对mongoDB数据库操作封装的工具。这样做的好处有以下几点</w:t>
      </w:r>
      <w:r>
        <w:rPr>
          <w:rFonts w:ascii="SimSun" w:hAnsi="SimSun" w:hint="eastAsia"/>
          <w:sz w:val="24"/>
        </w:rPr>
        <w:t>:</w:t>
      </w:r>
    </w:p>
    <w:p w14:paraId="7178582B" w14:textId="5E5F9A4E" w:rsidR="00DD6799" w:rsidRPr="00DD6799" w:rsidRDefault="00DD6799" w:rsidP="00DE31FC">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开发者关注更少的代码，不需要关注数据库的操作具体的实现。</w:t>
      </w:r>
    </w:p>
    <w:p w14:paraId="30DB63FB" w14:textId="77777777" w:rsidR="00DD6799" w:rsidRPr="00DD6799" w:rsidRDefault="00DD6799" w:rsidP="00DE31FC">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对数据库的资源进行统一管理，避免资源泄漏。</w:t>
      </w:r>
    </w:p>
    <w:p w14:paraId="6B975F7C" w14:textId="77777777" w:rsidR="00DD6799" w:rsidRPr="00DD6799" w:rsidRDefault="00DD6799" w:rsidP="00DE31FC">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方便维护。当数据库升级之后，只需要将这模块的实现升级，然后依赖</w:t>
      </w:r>
      <w:r w:rsidRPr="00DD6799">
        <w:rPr>
          <w:rFonts w:ascii="SimSun" w:hAnsi="SimSun" w:hint="eastAsia"/>
          <w:sz w:val="24"/>
        </w:rPr>
        <w:lastRenderedPageBreak/>
        <w:t>此模块的服务更新版本即可。</w:t>
      </w:r>
    </w:p>
    <w:p w14:paraId="293706F1" w14:textId="77777777"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工作圈中的所有需要持久化数据的服务都依赖于这个模块。</w:t>
      </w:r>
    </w:p>
    <w:p w14:paraId="3F121ECC" w14:textId="77777777" w:rsidR="00DD6799" w:rsidRPr="00D40EC0" w:rsidRDefault="00DD6799" w:rsidP="00DD6799">
      <w:pPr>
        <w:pStyle w:val="a5"/>
        <w:rPr>
          <w:i/>
        </w:rPr>
      </w:pPr>
    </w:p>
    <w:p w14:paraId="35344A62" w14:textId="77777777" w:rsidR="00DD6799" w:rsidRDefault="00DD6799" w:rsidP="001E22D4">
      <w:pPr>
        <w:pStyle w:val="3"/>
      </w:pPr>
      <w:r>
        <w:rPr>
          <w:rFonts w:hint="eastAsia"/>
        </w:rPr>
        <w:t>数据库操作</w:t>
      </w:r>
      <w:r w:rsidRPr="00311C98">
        <w:rPr>
          <w:rFonts w:hint="eastAsia"/>
        </w:rPr>
        <w:t>模块</w:t>
      </w:r>
      <w:r>
        <w:rPr>
          <w:rFonts w:hint="eastAsia"/>
        </w:rPr>
        <w:t>类图</w:t>
      </w:r>
    </w:p>
    <w:p w14:paraId="32165603" w14:textId="77777777" w:rsidR="00DD6799" w:rsidRDefault="00DD6799" w:rsidP="00DD6799">
      <w:pPr>
        <w:jc w:val="center"/>
      </w:pPr>
      <w:r>
        <w:object w:dxaOrig="7476" w:dyaOrig="9528" w14:anchorId="5E064AA0">
          <v:shape id="_x0000_i1026" type="#_x0000_t75" style="width:373.8pt;height:476.4pt" o:ole="">
            <v:imagedata r:id="rId18" o:title=""/>
          </v:shape>
          <o:OLEObject Type="Embed" ProgID="Visio.Drawing.15" ShapeID="_x0000_i1026" DrawAspect="Content" ObjectID="_1524210568" r:id="rId19"/>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1E22D4">
      <w:pPr>
        <w:pStyle w:val="3"/>
      </w:pPr>
      <w:r>
        <w:t>DbPool</w:t>
      </w:r>
      <w:r>
        <w:rPr>
          <w:rFonts w:hint="eastAsia"/>
        </w:rPr>
        <w:t>类概述</w:t>
      </w:r>
    </w:p>
    <w:p w14:paraId="60CBE16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sz w:val="24"/>
        </w:rPr>
        <w:t>M</w:t>
      </w:r>
      <w:r w:rsidRPr="001E22D4">
        <w:rPr>
          <w:rFonts w:ascii="SimSun" w:hAnsi="SimSun" w:hint="eastAsia"/>
          <w:sz w:val="24"/>
        </w:rPr>
        <w:t>ongoDB连接池的封装。通过zkHelper从注册中心监听某服务的MongoDB集测配置，初始化MongoDB集群的连接池。通过工作圈服务应用的数据分片</w:t>
      </w:r>
      <w:r w:rsidRPr="001E22D4">
        <w:rPr>
          <w:rFonts w:ascii="SimSun" w:hAnsi="SimSun" w:hint="eastAsia"/>
          <w:sz w:val="24"/>
        </w:rPr>
        <w:lastRenderedPageBreak/>
        <w:t>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4532168F"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7"/>
                <w:b/>
                <w:i/>
              </w:rPr>
            </w:pPr>
            <w:r w:rsidRPr="00076C89">
              <w:rPr>
                <w:rStyle w:val="a7"/>
                <w:rFonts w:hint="eastAsia"/>
              </w:rPr>
              <w:t>序号</w:t>
            </w:r>
          </w:p>
        </w:tc>
        <w:tc>
          <w:tcPr>
            <w:tcW w:w="3845" w:type="dxa"/>
            <w:shd w:val="clear" w:color="auto" w:fill="CCCCCC"/>
          </w:tcPr>
          <w:p w14:paraId="45894A41" w14:textId="77777777" w:rsidR="00DD6799" w:rsidRPr="00076C89" w:rsidRDefault="00DD6799" w:rsidP="001F618B">
            <w:pPr>
              <w:jc w:val="center"/>
              <w:rPr>
                <w:rStyle w:val="a7"/>
                <w:b/>
                <w:i/>
              </w:rPr>
            </w:pPr>
            <w:r w:rsidRPr="00076C89">
              <w:rPr>
                <w:rStyle w:val="a7"/>
                <w:rFonts w:hint="eastAsia"/>
              </w:rPr>
              <w:t>功能点</w:t>
            </w:r>
          </w:p>
        </w:tc>
        <w:tc>
          <w:tcPr>
            <w:tcW w:w="4280" w:type="dxa"/>
            <w:shd w:val="clear" w:color="auto" w:fill="CCCCCC"/>
          </w:tcPr>
          <w:p w14:paraId="3EF27256"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7"/>
                <w:i/>
              </w:rPr>
            </w:pPr>
            <w:r w:rsidRPr="00076C89">
              <w:rPr>
                <w:rStyle w:val="a7"/>
                <w:rFonts w:hint="eastAsia"/>
              </w:rPr>
              <w:t>1</w:t>
            </w:r>
          </w:p>
        </w:tc>
        <w:tc>
          <w:tcPr>
            <w:tcW w:w="3845" w:type="dxa"/>
          </w:tcPr>
          <w:p w14:paraId="511677C1" w14:textId="77777777" w:rsidR="00DD6799" w:rsidRPr="00076C89" w:rsidRDefault="00DD6799" w:rsidP="001F618B">
            <w:pPr>
              <w:rPr>
                <w:rStyle w:val="a7"/>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7"/>
                <w:i/>
              </w:rPr>
            </w:pPr>
            <w:r>
              <w:rPr>
                <w:rStyle w:val="a7"/>
                <w:rFonts w:hint="eastAsia"/>
              </w:rPr>
              <w:t>获取</w:t>
            </w:r>
            <w:r>
              <w:rPr>
                <w:rStyle w:val="a7"/>
                <w:rFonts w:hint="eastAsia"/>
              </w:rPr>
              <w:t>DbPool</w:t>
            </w:r>
            <w:r>
              <w:rPr>
                <w:rStyle w:val="a7"/>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7"/>
                <w:i/>
              </w:rPr>
            </w:pPr>
            <w:r w:rsidRPr="00076C89">
              <w:rPr>
                <w:rStyle w:val="a7"/>
                <w:rFonts w:hint="eastAsia"/>
              </w:rPr>
              <w:t>2</w:t>
            </w:r>
          </w:p>
        </w:tc>
        <w:tc>
          <w:tcPr>
            <w:tcW w:w="3845" w:type="dxa"/>
          </w:tcPr>
          <w:p w14:paraId="57BF72F7" w14:textId="77777777" w:rsidR="00DD6799" w:rsidRPr="00076C89" w:rsidRDefault="00DD6799" w:rsidP="001F618B">
            <w:pPr>
              <w:rPr>
                <w:rStyle w:val="a7"/>
                <w:i/>
              </w:rPr>
            </w:pPr>
            <w:r w:rsidRPr="00263417">
              <w:rPr>
                <w:rFonts w:ascii="Consolas" w:hAnsi="Consolas" w:cs="Consolas"/>
                <w:color w:val="000000"/>
                <w:kern w:val="0"/>
                <w:sz w:val="22"/>
                <w:szCs w:val="22"/>
              </w:rPr>
              <w:t>initialPoolByURI</w:t>
            </w:r>
          </w:p>
        </w:tc>
        <w:tc>
          <w:tcPr>
            <w:tcW w:w="4280" w:type="dxa"/>
          </w:tcPr>
          <w:p w14:paraId="66AA4565" w14:textId="77777777" w:rsidR="00DD6799" w:rsidRPr="00076C89" w:rsidRDefault="00DD6799" w:rsidP="001F618B">
            <w:pPr>
              <w:rPr>
                <w:rStyle w:val="a7"/>
                <w:i/>
              </w:rPr>
            </w:pPr>
            <w:r w:rsidRPr="00263417">
              <w:rPr>
                <w:rStyle w:val="a7"/>
                <w:rFonts w:hint="eastAsia"/>
              </w:rPr>
              <w:t>初始化连接池，设置参数。</w:t>
            </w:r>
            <w:r w:rsidRPr="00263417">
              <w:rPr>
                <w:rStyle w:val="a7"/>
                <w:rFonts w:hint="eastAsia"/>
              </w:rPr>
              <w:t xml:space="preserve"> </w:t>
            </w:r>
            <w:r w:rsidRPr="00263417">
              <w:rPr>
                <w:rStyle w:val="a7"/>
                <w:rFonts w:hint="eastAsia"/>
              </w:rPr>
              <w:t>读</w:t>
            </w:r>
            <w:r w:rsidRPr="00263417">
              <w:rPr>
                <w:rStyle w:val="a7"/>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7"/>
                <w:i/>
              </w:rPr>
            </w:pPr>
            <w:r w:rsidRPr="00076C89">
              <w:rPr>
                <w:rStyle w:val="a7"/>
                <w:rFonts w:hint="eastAsia"/>
              </w:rPr>
              <w:t>3</w:t>
            </w:r>
          </w:p>
        </w:tc>
        <w:tc>
          <w:tcPr>
            <w:tcW w:w="3845" w:type="dxa"/>
          </w:tcPr>
          <w:p w14:paraId="551B9B92" w14:textId="77777777" w:rsidR="00DD6799" w:rsidRPr="00076C89" w:rsidRDefault="00DD6799" w:rsidP="001F618B">
            <w:pPr>
              <w:rPr>
                <w:rStyle w:val="a7"/>
                <w:i/>
              </w:rPr>
            </w:pPr>
            <w:r w:rsidRPr="003931FA">
              <w:rPr>
                <w:rFonts w:ascii="Consolas" w:hAnsi="Consolas" w:cs="Consolas"/>
                <w:color w:val="000000"/>
                <w:kern w:val="0"/>
                <w:sz w:val="22"/>
                <w:szCs w:val="22"/>
              </w:rPr>
              <w:t>initialPool</w:t>
            </w:r>
          </w:p>
        </w:tc>
        <w:tc>
          <w:tcPr>
            <w:tcW w:w="4280" w:type="dxa"/>
          </w:tcPr>
          <w:p w14:paraId="1F2C1532" w14:textId="77777777" w:rsidR="00DD6799" w:rsidRPr="00076C89" w:rsidRDefault="00DD6799" w:rsidP="001F618B">
            <w:pPr>
              <w:rPr>
                <w:rStyle w:val="a7"/>
                <w:i/>
              </w:rPr>
            </w:pPr>
            <w:r w:rsidRPr="00263417">
              <w:rPr>
                <w:rStyle w:val="a7"/>
                <w:rFonts w:hint="eastAsia"/>
              </w:rPr>
              <w:t>初始化连接池，设置参数。</w:t>
            </w:r>
            <w:r w:rsidRPr="00263417">
              <w:rPr>
                <w:rStyle w:val="a7"/>
                <w:rFonts w:hint="eastAsia"/>
              </w:rPr>
              <w:t xml:space="preserve"> </w:t>
            </w:r>
            <w:r w:rsidRPr="00263417">
              <w:rPr>
                <w:rStyle w:val="a7"/>
                <w:rFonts w:hint="eastAsia"/>
              </w:rPr>
              <w:t>读</w:t>
            </w:r>
            <w:r w:rsidRPr="00263417">
              <w:rPr>
                <w:rStyle w:val="a7"/>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7"/>
                <w:i/>
              </w:rPr>
            </w:pPr>
            <w:r>
              <w:rPr>
                <w:rStyle w:val="a7"/>
                <w:rFonts w:hint="eastAsia"/>
              </w:rPr>
              <w:t>4</w:t>
            </w:r>
          </w:p>
        </w:tc>
        <w:tc>
          <w:tcPr>
            <w:tcW w:w="3845" w:type="dxa"/>
          </w:tcPr>
          <w:p w14:paraId="7C37839C" w14:textId="77777777" w:rsidR="00DD6799" w:rsidRPr="00076C89" w:rsidRDefault="00DD6799" w:rsidP="001F618B">
            <w:pPr>
              <w:rPr>
                <w:rStyle w:val="a7"/>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7"/>
                <w:i/>
              </w:rPr>
            </w:pPr>
            <w:r>
              <w:rPr>
                <w:rStyle w:val="a7"/>
                <w:rFonts w:hint="eastAsia"/>
              </w:rPr>
              <w:t>获取</w:t>
            </w:r>
            <w:r>
              <w:rPr>
                <w:rStyle w:val="a7"/>
                <w:rFonts w:hint="eastAsia"/>
              </w:rPr>
              <w:t>DB</w:t>
            </w:r>
            <w:r>
              <w:rPr>
                <w:rStyle w:val="a7"/>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7"/>
                <w:i/>
              </w:rPr>
            </w:pPr>
            <w:r>
              <w:rPr>
                <w:rStyle w:val="a7"/>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7"/>
                <w:i/>
              </w:rPr>
            </w:pPr>
            <w:r>
              <w:rPr>
                <w:rStyle w:val="a7"/>
                <w:rFonts w:hint="eastAsia"/>
              </w:rPr>
              <w:t>获取</w:t>
            </w:r>
            <w:r>
              <w:rPr>
                <w:rStyle w:val="a7"/>
                <w:rFonts w:hint="eastAsia"/>
              </w:rPr>
              <w:t>MongoDB</w:t>
            </w:r>
            <w:r>
              <w:rPr>
                <w:rStyle w:val="a7"/>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7"/>
                <w:i/>
              </w:rPr>
            </w:pPr>
            <w:r>
              <w:rPr>
                <w:rStyle w:val="a7"/>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7"/>
                <w:i/>
              </w:rPr>
            </w:pPr>
            <w:r>
              <w:rPr>
                <w:rStyle w:val="a7"/>
                <w:rFonts w:hint="eastAsia"/>
              </w:rPr>
              <w:t>释放资源</w:t>
            </w:r>
          </w:p>
        </w:tc>
      </w:tr>
    </w:tbl>
    <w:p w14:paraId="51AF66BE" w14:textId="77777777" w:rsidR="00DD6799" w:rsidRPr="00557EE7" w:rsidRDefault="00DD6799" w:rsidP="00DD6799"/>
    <w:p w14:paraId="51055B18" w14:textId="77777777" w:rsidR="00DD6799" w:rsidRDefault="00DD6799" w:rsidP="001E22D4">
      <w:pPr>
        <w:pStyle w:val="3"/>
      </w:pPr>
      <w:r>
        <w:t>TBaseDao</w:t>
      </w:r>
      <w:r>
        <w:rPr>
          <w:rFonts w:hint="eastAsia"/>
        </w:rPr>
        <w:t>类概述</w:t>
      </w:r>
    </w:p>
    <w:p w14:paraId="558479EA"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MongoDB某集合数据的操作类，封装了数据的增，删，改，查操作。</w:t>
      </w:r>
    </w:p>
    <w:p w14:paraId="5645E9D0"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5327A84D"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7"/>
                <w:b/>
                <w:i/>
              </w:rPr>
            </w:pPr>
            <w:r w:rsidRPr="00076C89">
              <w:rPr>
                <w:rStyle w:val="a7"/>
                <w:rFonts w:hint="eastAsia"/>
              </w:rPr>
              <w:t>序号</w:t>
            </w:r>
          </w:p>
        </w:tc>
        <w:tc>
          <w:tcPr>
            <w:tcW w:w="2999" w:type="dxa"/>
            <w:shd w:val="clear" w:color="auto" w:fill="CCCCCC"/>
          </w:tcPr>
          <w:p w14:paraId="7EECCDCE" w14:textId="77777777" w:rsidR="00DD6799" w:rsidRPr="00076C89" w:rsidRDefault="00DD6799" w:rsidP="001F618B">
            <w:pPr>
              <w:jc w:val="center"/>
              <w:rPr>
                <w:rStyle w:val="a7"/>
                <w:b/>
                <w:i/>
              </w:rPr>
            </w:pPr>
            <w:r w:rsidRPr="00076C89">
              <w:rPr>
                <w:rStyle w:val="a7"/>
                <w:rFonts w:hint="eastAsia"/>
              </w:rPr>
              <w:t>功能点</w:t>
            </w:r>
          </w:p>
        </w:tc>
        <w:tc>
          <w:tcPr>
            <w:tcW w:w="5061" w:type="dxa"/>
            <w:shd w:val="clear" w:color="auto" w:fill="CCCCCC"/>
          </w:tcPr>
          <w:p w14:paraId="5DA041EF"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7"/>
                <w:i/>
              </w:rPr>
            </w:pPr>
            <w:r w:rsidRPr="00076C89">
              <w:rPr>
                <w:rStyle w:val="a7"/>
                <w:rFonts w:hint="eastAsia"/>
              </w:rPr>
              <w:t>1</w:t>
            </w:r>
          </w:p>
        </w:tc>
        <w:tc>
          <w:tcPr>
            <w:tcW w:w="2999" w:type="dxa"/>
          </w:tcPr>
          <w:p w14:paraId="2A6457FB" w14:textId="77777777" w:rsidR="00DD6799" w:rsidRPr="00076C89" w:rsidRDefault="00DD6799" w:rsidP="001F618B">
            <w:pPr>
              <w:rPr>
                <w:rStyle w:val="a7"/>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7"/>
                <w:i/>
              </w:rPr>
            </w:pPr>
            <w:r w:rsidRPr="003B358C">
              <w:rPr>
                <w:rStyle w:val="a7"/>
                <w:rFonts w:hint="eastAsia"/>
              </w:rPr>
              <w:t>获取</w:t>
            </w:r>
            <w:r>
              <w:rPr>
                <w:rStyle w:val="a7"/>
                <w:rFonts w:hint="eastAsia"/>
              </w:rPr>
              <w:t>一个</w:t>
            </w:r>
            <w:r>
              <w:rPr>
                <w:rStyle w:val="a7"/>
                <w:rFonts w:hint="eastAsia"/>
              </w:rPr>
              <w:t>TBaseDao</w:t>
            </w:r>
            <w:r>
              <w:rPr>
                <w:rStyle w:val="a7"/>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7"/>
                <w:i/>
              </w:rPr>
            </w:pPr>
            <w:r w:rsidRPr="00076C89">
              <w:rPr>
                <w:rStyle w:val="a7"/>
                <w:rFonts w:hint="eastAsia"/>
              </w:rPr>
              <w:t>2</w:t>
            </w:r>
          </w:p>
        </w:tc>
        <w:tc>
          <w:tcPr>
            <w:tcW w:w="2999" w:type="dxa"/>
          </w:tcPr>
          <w:p w14:paraId="233237EA" w14:textId="77777777" w:rsidR="00DD6799" w:rsidRPr="00076C89" w:rsidRDefault="00DD6799" w:rsidP="001F618B">
            <w:pPr>
              <w:rPr>
                <w:rStyle w:val="a7"/>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7"/>
                <w:i/>
              </w:rPr>
            </w:pPr>
            <w:r>
              <w:rPr>
                <w:rStyle w:val="a7"/>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7"/>
                <w:i/>
              </w:rPr>
            </w:pPr>
            <w:r w:rsidRPr="00076C89">
              <w:rPr>
                <w:rStyle w:val="a7"/>
                <w:rFonts w:hint="eastAsia"/>
              </w:rPr>
              <w:t>3</w:t>
            </w:r>
          </w:p>
        </w:tc>
        <w:tc>
          <w:tcPr>
            <w:tcW w:w="2999" w:type="dxa"/>
          </w:tcPr>
          <w:p w14:paraId="1B9D8668"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7"/>
                <w:i/>
              </w:rPr>
            </w:pPr>
            <w:r>
              <w:rPr>
                <w:rStyle w:val="a7"/>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7"/>
                <w:i/>
              </w:rPr>
            </w:pPr>
            <w:r>
              <w:rPr>
                <w:rStyle w:val="a7"/>
                <w:rFonts w:hint="eastAsia"/>
              </w:rPr>
              <w:t>4</w:t>
            </w:r>
          </w:p>
        </w:tc>
        <w:tc>
          <w:tcPr>
            <w:tcW w:w="2999" w:type="dxa"/>
          </w:tcPr>
          <w:p w14:paraId="6684BB80"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7"/>
                <w:i/>
              </w:rPr>
            </w:pPr>
            <w:r>
              <w:rPr>
                <w:rStyle w:val="a7"/>
                <w:rFonts w:hint="eastAsia"/>
              </w:rPr>
              <w:t>复杂的条件查找（返回</w:t>
            </w:r>
            <w:r>
              <w:rPr>
                <w:rStyle w:val="a7"/>
                <w:rFonts w:hint="eastAsia"/>
              </w:rPr>
              <w:t>MongoDB</w:t>
            </w:r>
            <w:r>
              <w:rPr>
                <w:rStyle w:val="a7"/>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7"/>
                <w:i/>
              </w:rPr>
            </w:pPr>
            <w:r>
              <w:rPr>
                <w:rStyle w:val="a7"/>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增加</w:t>
            </w:r>
            <w:r w:rsidRPr="00950455">
              <w:rPr>
                <w:rStyle w:val="a7"/>
                <w:rFonts w:hint="eastAsia"/>
              </w:rPr>
              <w:t>limit</w:t>
            </w:r>
            <w:r w:rsidRPr="00950455">
              <w:rPr>
                <w:rStyle w:val="a7"/>
                <w:rFonts w:hint="eastAsia"/>
              </w:rPr>
              <w:t>和</w:t>
            </w:r>
            <w:r w:rsidRPr="00950455">
              <w:rPr>
                <w:rStyle w:val="a7"/>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7"/>
                <w:i/>
              </w:rPr>
            </w:pPr>
            <w:r>
              <w:rPr>
                <w:rStyle w:val="a7"/>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支持</w:t>
            </w:r>
            <w:r w:rsidRPr="00950455">
              <w:rPr>
                <w:rStyle w:val="a7"/>
                <w:rFonts w:hint="eastAsia"/>
              </w:rPr>
              <w:t>limit skip</w:t>
            </w:r>
            <w:r w:rsidRPr="00950455">
              <w:rPr>
                <w:rStyle w:val="a7"/>
                <w:rFonts w:hint="eastAsia"/>
              </w:rPr>
              <w:t>和</w:t>
            </w:r>
            <w:r w:rsidRPr="00950455">
              <w:rPr>
                <w:rStyle w:val="a7"/>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7"/>
                <w:i/>
              </w:rPr>
            </w:pPr>
            <w:r>
              <w:rPr>
                <w:rStyle w:val="a7"/>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7"/>
                <w:i/>
              </w:rPr>
            </w:pPr>
            <w:r w:rsidRPr="00950455">
              <w:rPr>
                <w:rStyle w:val="a7"/>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7"/>
                <w:i/>
              </w:rPr>
            </w:pPr>
            <w:r>
              <w:rPr>
                <w:rStyle w:val="a7"/>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7"/>
                <w:i/>
              </w:rPr>
            </w:pPr>
            <w:r w:rsidRPr="00950455">
              <w:rPr>
                <w:rStyle w:val="a7"/>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7"/>
                <w:i/>
              </w:rPr>
            </w:pPr>
            <w:r>
              <w:rPr>
                <w:rStyle w:val="a7"/>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7"/>
                <w:i/>
              </w:rPr>
            </w:pPr>
            <w:r w:rsidRPr="00950455">
              <w:rPr>
                <w:rStyle w:val="a7"/>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7"/>
                <w:i/>
              </w:rPr>
            </w:pPr>
            <w:r>
              <w:rPr>
                <w:rStyle w:val="a7"/>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7"/>
                <w:i/>
              </w:rPr>
            </w:pPr>
            <w:r w:rsidRPr="00950455">
              <w:rPr>
                <w:rStyle w:val="a7"/>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7"/>
                <w:i/>
              </w:rPr>
            </w:pPr>
            <w:r>
              <w:rPr>
                <w:rStyle w:val="a7"/>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7"/>
                <w:i/>
              </w:rPr>
            </w:pPr>
            <w:r>
              <w:rPr>
                <w:rStyle w:val="a7"/>
              </w:rPr>
              <w:t>D</w:t>
            </w:r>
            <w:r>
              <w:rPr>
                <w:rStyle w:val="a7"/>
                <w:rFonts w:hint="eastAsia"/>
              </w:rPr>
              <w:t>rop</w:t>
            </w:r>
            <w:r>
              <w:rPr>
                <w:rStyle w:val="a7"/>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7"/>
                <w:i/>
              </w:rPr>
            </w:pPr>
            <w:r>
              <w:rPr>
                <w:rStyle w:val="a7"/>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7"/>
                <w:i/>
              </w:rPr>
            </w:pPr>
            <w:r w:rsidRPr="00950455">
              <w:rPr>
                <w:rStyle w:val="a7"/>
                <w:rFonts w:hint="eastAsia"/>
              </w:rPr>
              <w:t>批量插入</w:t>
            </w:r>
            <w:r>
              <w:rPr>
                <w:rStyle w:val="a7"/>
                <w:rFonts w:hint="eastAsia"/>
              </w:rPr>
              <w:t>（</w:t>
            </w:r>
            <w:r w:rsidRPr="00950455">
              <w:rPr>
                <w:rStyle w:val="a7"/>
                <w:rFonts w:hint="eastAsia"/>
              </w:rPr>
              <w:t>这个慎用</w:t>
            </w:r>
            <w:r>
              <w:rPr>
                <w:rStyle w:val="a7"/>
                <w:rFonts w:hint="eastAsia"/>
              </w:rPr>
              <w:t>，</w:t>
            </w:r>
            <w:r w:rsidRPr="00950455">
              <w:rPr>
                <w:rStyle w:val="a7"/>
                <w:rFonts w:hint="eastAsia"/>
              </w:rPr>
              <w:t>因为一次插入是一个库和表</w:t>
            </w:r>
            <w:r>
              <w:rPr>
                <w:rStyle w:val="a7"/>
                <w:rFonts w:hint="eastAsia"/>
              </w:rPr>
              <w:t>，</w:t>
            </w:r>
            <w:r w:rsidRPr="00950455">
              <w:rPr>
                <w:rStyle w:val="a7"/>
                <w:rFonts w:hint="eastAsia"/>
              </w:rPr>
              <w:t>所以不能走分表逻辑</w:t>
            </w:r>
            <w:r>
              <w:rPr>
                <w:rStyle w:val="a7"/>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7"/>
                <w:i/>
              </w:rPr>
            </w:pPr>
            <w:r>
              <w:rPr>
                <w:rStyle w:val="a7"/>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7"/>
                <w:i/>
              </w:rPr>
            </w:pPr>
            <w:r w:rsidRPr="00950455">
              <w:rPr>
                <w:rStyle w:val="a7"/>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7"/>
                <w:i/>
              </w:rPr>
            </w:pPr>
            <w:r>
              <w:rPr>
                <w:rStyle w:val="a7"/>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7"/>
                <w:i/>
              </w:rPr>
            </w:pPr>
            <w:r w:rsidRPr="00950455">
              <w:rPr>
                <w:rStyle w:val="a7"/>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7"/>
                <w:i/>
              </w:rPr>
            </w:pPr>
            <w:r>
              <w:rPr>
                <w:rStyle w:val="a7"/>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7"/>
                <w:i/>
              </w:rPr>
            </w:pPr>
            <w:r w:rsidRPr="00950455">
              <w:rPr>
                <w:rStyle w:val="a7"/>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7"/>
                <w:i/>
              </w:rPr>
            </w:pPr>
            <w:r>
              <w:rPr>
                <w:rStyle w:val="a7"/>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7"/>
                <w:i/>
              </w:rPr>
            </w:pPr>
            <w:r>
              <w:rPr>
                <w:rStyle w:val="a7"/>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7"/>
                <w:i/>
              </w:rPr>
            </w:pPr>
            <w:r>
              <w:rPr>
                <w:rStyle w:val="a7"/>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7"/>
                <w:i/>
              </w:rPr>
            </w:pPr>
            <w:r w:rsidRPr="00950455">
              <w:rPr>
                <w:rStyle w:val="a7"/>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7"/>
                <w:i/>
              </w:rPr>
            </w:pPr>
            <w:r>
              <w:rPr>
                <w:rStyle w:val="a7"/>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7"/>
                <w:i/>
              </w:rPr>
            </w:pPr>
            <w:r>
              <w:rPr>
                <w:rStyle w:val="a7"/>
              </w:rPr>
              <w:t>MongoDB</w:t>
            </w:r>
            <w:r w:rsidRPr="003F7BC2">
              <w:rPr>
                <w:rStyle w:val="a7"/>
                <w:rFonts w:hint="eastAsia"/>
              </w:rPr>
              <w:t>对象转换成普通</w:t>
            </w:r>
            <w:r w:rsidRPr="003F7BC2">
              <w:rPr>
                <w:rStyle w:val="a7"/>
                <w:rFonts w:hint="eastAsia"/>
              </w:rPr>
              <w:t>java bean</w:t>
            </w:r>
            <w:r w:rsidRPr="003F7BC2">
              <w:rPr>
                <w:rStyle w:val="a7"/>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7"/>
                <w:i/>
              </w:rPr>
            </w:pPr>
            <w:r>
              <w:rPr>
                <w:rStyle w:val="a7"/>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7"/>
                <w:i/>
              </w:rPr>
            </w:pPr>
            <w:r w:rsidRPr="003F7BC2">
              <w:rPr>
                <w:rStyle w:val="a7"/>
                <w:rFonts w:hint="eastAsia"/>
              </w:rPr>
              <w:t>对象数据转为</w:t>
            </w:r>
            <w:r>
              <w:rPr>
                <w:rStyle w:val="a7"/>
              </w:rPr>
              <w:t>MongoDB</w:t>
            </w:r>
            <w:r w:rsidRPr="003F7BC2">
              <w:rPr>
                <w:rStyle w:val="a7"/>
                <w:rFonts w:hint="eastAsia"/>
              </w:rPr>
              <w:t>对象</w:t>
            </w:r>
          </w:p>
        </w:tc>
      </w:tr>
    </w:tbl>
    <w:p w14:paraId="4690E4CA" w14:textId="77777777" w:rsidR="00DD6799" w:rsidRDefault="00DD6799" w:rsidP="00DD6799"/>
    <w:p w14:paraId="41388B50" w14:textId="77777777" w:rsidR="00412262" w:rsidRDefault="00412262" w:rsidP="00412262">
      <w:pPr>
        <w:pStyle w:val="2"/>
      </w:pPr>
      <w:r>
        <w:rPr>
          <w:rFonts w:hint="eastAsia"/>
        </w:rPr>
        <w:t>缓存操作模块（</w:t>
      </w:r>
      <w:r>
        <w:t>cache</w:t>
      </w:r>
      <w:r>
        <w:rPr>
          <w:rFonts w:hint="eastAsia"/>
        </w:rPr>
        <w:t>）</w:t>
      </w:r>
    </w:p>
    <w:p w14:paraId="3145498A" w14:textId="77777777" w:rsidR="00412262" w:rsidRDefault="00412262" w:rsidP="00412262">
      <w:pPr>
        <w:pStyle w:val="3"/>
      </w:pPr>
      <w:r>
        <w:rPr>
          <w:rFonts w:hint="eastAsia"/>
        </w:rPr>
        <w:t>缓存操作</w:t>
      </w:r>
      <w:r w:rsidRPr="00311C98">
        <w:rPr>
          <w:rFonts w:hint="eastAsia"/>
        </w:rPr>
        <w:t>模块</w:t>
      </w:r>
      <w:r>
        <w:rPr>
          <w:rFonts w:hint="eastAsia"/>
        </w:rPr>
        <w:t>概述</w:t>
      </w:r>
    </w:p>
    <w:p w14:paraId="55115980" w14:textId="4C3E41F1" w:rsid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缓存操作模块为工作圈提供了一个对Redis缓存操作封装的工具。这样做的好处有以下几点</w:t>
      </w:r>
      <w:r>
        <w:rPr>
          <w:rFonts w:ascii="SimSun" w:hAnsi="SimSun" w:hint="eastAsia"/>
          <w:sz w:val="24"/>
        </w:rPr>
        <w:t>：</w:t>
      </w:r>
    </w:p>
    <w:p w14:paraId="3CA74A49" w14:textId="16C66B5C" w:rsidR="00412262" w:rsidRPr="00412262" w:rsidRDefault="00412262" w:rsidP="00DE31FC">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开发者关注更少的代码，不需要关注缓存的操作具体的实现。</w:t>
      </w:r>
    </w:p>
    <w:p w14:paraId="78D9AFA7" w14:textId="77777777" w:rsidR="00412262" w:rsidRPr="00412262" w:rsidRDefault="00412262" w:rsidP="00DE31FC">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对缓存的资源进行统一管理，避免资源泄漏。</w:t>
      </w:r>
    </w:p>
    <w:p w14:paraId="52349167" w14:textId="77777777" w:rsidR="00412262" w:rsidRPr="00412262" w:rsidRDefault="00412262" w:rsidP="00DE31FC">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工作圈中的需要对数据存取加速的服务都依赖于这个模块。</w:t>
      </w:r>
    </w:p>
    <w:p w14:paraId="320D0210" w14:textId="77777777" w:rsidR="00412262" w:rsidRPr="00D40EC0" w:rsidRDefault="00412262" w:rsidP="00412262">
      <w:pPr>
        <w:pStyle w:val="a5"/>
        <w:rPr>
          <w:i/>
        </w:rPr>
      </w:pPr>
    </w:p>
    <w:p w14:paraId="3814E1D3" w14:textId="77777777" w:rsidR="00412262" w:rsidRDefault="00412262" w:rsidP="00412262">
      <w:pPr>
        <w:pStyle w:val="3"/>
      </w:pPr>
      <w:r>
        <w:rPr>
          <w:rFonts w:hint="eastAsia"/>
        </w:rPr>
        <w:lastRenderedPageBreak/>
        <w:t>缓存操作</w:t>
      </w:r>
      <w:r w:rsidRPr="00311C98">
        <w:rPr>
          <w:rFonts w:hint="eastAsia"/>
        </w:rPr>
        <w:t>模块</w:t>
      </w:r>
      <w:r>
        <w:rPr>
          <w:rFonts w:hint="eastAsia"/>
        </w:rPr>
        <w:t>类图</w:t>
      </w:r>
    </w:p>
    <w:p w14:paraId="14283678" w14:textId="77777777" w:rsidR="00412262" w:rsidRDefault="00412262" w:rsidP="00412262">
      <w:pPr>
        <w:jc w:val="center"/>
      </w:pPr>
      <w:r>
        <w:object w:dxaOrig="7476" w:dyaOrig="9528" w14:anchorId="45329986">
          <v:shape id="_x0000_i1027" type="#_x0000_t75" style="width:373.8pt;height:476.4pt" o:ole="">
            <v:imagedata r:id="rId20" o:title=""/>
          </v:shape>
          <o:OLEObject Type="Embed" ProgID="Visio.Drawing.15" ShapeID="_x0000_i1027" DrawAspect="Content" ObjectID="_1524210569" r:id="rId21"/>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412262">
      <w:pPr>
        <w:pStyle w:val="3"/>
      </w:pPr>
      <w:r w:rsidRPr="003E4185">
        <w:t>NutcrackerCenter</w:t>
      </w:r>
      <w:r>
        <w:rPr>
          <w:rFonts w:hint="eastAsia"/>
        </w:rPr>
        <w:t>类概述</w:t>
      </w:r>
    </w:p>
    <w:p w14:paraId="14B36871" w14:textId="2BDE5035"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68A3ABE" w14:textId="77777777" w:rsidR="00412262" w:rsidRDefault="00412262" w:rsidP="00412262">
      <w:pPr>
        <w:rPr>
          <w:rStyle w:val="a7"/>
        </w:rPr>
      </w:pPr>
      <w:r>
        <w:rPr>
          <w:rStyle w:val="a7"/>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3096A561"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1E535A99"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7"/>
                <w:i/>
              </w:rPr>
            </w:pPr>
            <w:r w:rsidRPr="00076C89">
              <w:rPr>
                <w:rStyle w:val="a7"/>
                <w:rFonts w:hint="eastAsia"/>
              </w:rPr>
              <w:t>1</w:t>
            </w:r>
          </w:p>
        </w:tc>
        <w:tc>
          <w:tcPr>
            <w:tcW w:w="3845" w:type="dxa"/>
          </w:tcPr>
          <w:p w14:paraId="62E8C1A1"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7"/>
                <w:i/>
              </w:rPr>
            </w:pPr>
            <w:r w:rsidRPr="00AA41C2">
              <w:rPr>
                <w:rStyle w:val="a7"/>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7"/>
                <w:i/>
              </w:rPr>
            </w:pPr>
            <w:r w:rsidRPr="00076C89">
              <w:rPr>
                <w:rStyle w:val="a7"/>
                <w:rFonts w:hint="eastAsia"/>
              </w:rPr>
              <w:t>2</w:t>
            </w:r>
          </w:p>
        </w:tc>
        <w:tc>
          <w:tcPr>
            <w:tcW w:w="3845" w:type="dxa"/>
          </w:tcPr>
          <w:p w14:paraId="4E0C035B"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7"/>
                <w:i/>
              </w:rPr>
            </w:pPr>
            <w:r w:rsidRPr="00076C89">
              <w:rPr>
                <w:rStyle w:val="a7"/>
                <w:rFonts w:hint="eastAsia"/>
              </w:rPr>
              <w:t>3</w:t>
            </w:r>
          </w:p>
        </w:tc>
        <w:tc>
          <w:tcPr>
            <w:tcW w:w="3845" w:type="dxa"/>
          </w:tcPr>
          <w:p w14:paraId="58B698D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7"/>
                <w:i/>
              </w:rPr>
            </w:pPr>
            <w:r>
              <w:rPr>
                <w:rStyle w:val="a7"/>
                <w:rFonts w:hint="eastAsia"/>
              </w:rPr>
              <w:t>4</w:t>
            </w:r>
          </w:p>
        </w:tc>
        <w:tc>
          <w:tcPr>
            <w:tcW w:w="3845" w:type="dxa"/>
          </w:tcPr>
          <w:p w14:paraId="0BD62274"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7"/>
                <w:i/>
              </w:rPr>
            </w:pPr>
            <w:r>
              <w:rPr>
                <w:rStyle w:val="a7"/>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7"/>
                <w:i/>
              </w:rPr>
            </w:pPr>
            <w:r>
              <w:rPr>
                <w:rStyle w:val="a7"/>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7"/>
                <w:i/>
              </w:rPr>
            </w:pPr>
            <w:r>
              <w:rPr>
                <w:rStyle w:val="a7"/>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7"/>
                <w:i/>
              </w:rPr>
            </w:pPr>
            <w:r>
              <w:rPr>
                <w:rStyle w:val="a7"/>
                <w:rFonts w:hint="eastAsia"/>
              </w:rPr>
              <w:t>处理任务返回结果</w:t>
            </w:r>
          </w:p>
        </w:tc>
      </w:tr>
    </w:tbl>
    <w:p w14:paraId="4A6A969F" w14:textId="77777777" w:rsidR="00412262" w:rsidRPr="00557EE7" w:rsidRDefault="00412262" w:rsidP="00412262"/>
    <w:p w14:paraId="76213244" w14:textId="77777777" w:rsidR="00412262" w:rsidRDefault="00412262" w:rsidP="00412262">
      <w:pPr>
        <w:pStyle w:val="3"/>
      </w:pPr>
      <w:r w:rsidRPr="00D41079">
        <w:t>NutcrackerCenterAop</w:t>
      </w:r>
      <w:r>
        <w:rPr>
          <w:rFonts w:hint="eastAsia"/>
        </w:rPr>
        <w:t>类概述</w:t>
      </w:r>
    </w:p>
    <w:p w14:paraId="7292591B"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NutcrackerCenterAop</w:t>
      </w:r>
      <w:r w:rsidRPr="00E85E62">
        <w:rPr>
          <w:rFonts w:ascii="SimSun" w:hAnsi="SimSun"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5C2799"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6FE54736"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49E9C97E"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7"/>
                <w:i/>
              </w:rPr>
            </w:pPr>
            <w:r w:rsidRPr="00076C89">
              <w:rPr>
                <w:rStyle w:val="a7"/>
                <w:rFonts w:hint="eastAsia"/>
              </w:rPr>
              <w:t>1</w:t>
            </w:r>
          </w:p>
        </w:tc>
        <w:tc>
          <w:tcPr>
            <w:tcW w:w="4329" w:type="dxa"/>
          </w:tcPr>
          <w:p w14:paraId="5F8D3F0E"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7"/>
                <w:i/>
              </w:rPr>
            </w:pPr>
            <w:r w:rsidRPr="00076C89">
              <w:rPr>
                <w:rStyle w:val="a7"/>
                <w:rFonts w:hint="eastAsia"/>
              </w:rPr>
              <w:t>2</w:t>
            </w:r>
          </w:p>
        </w:tc>
        <w:tc>
          <w:tcPr>
            <w:tcW w:w="4329" w:type="dxa"/>
          </w:tcPr>
          <w:p w14:paraId="028106C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7"/>
                <w:i/>
              </w:rPr>
            </w:pPr>
            <w:r w:rsidRPr="00076C89">
              <w:rPr>
                <w:rStyle w:val="a7"/>
                <w:rFonts w:hint="eastAsia"/>
              </w:rPr>
              <w:t>3</w:t>
            </w:r>
          </w:p>
        </w:tc>
        <w:tc>
          <w:tcPr>
            <w:tcW w:w="4329" w:type="dxa"/>
          </w:tcPr>
          <w:p w14:paraId="5C1105C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A5A83DD" w14:textId="77777777" w:rsidR="00412262" w:rsidRDefault="00412262" w:rsidP="00412262"/>
    <w:p w14:paraId="0D81A3F5" w14:textId="77777777" w:rsidR="00412262" w:rsidRDefault="00412262" w:rsidP="00412262">
      <w:pPr>
        <w:pStyle w:val="3"/>
      </w:pPr>
      <w:r w:rsidRPr="003B2308">
        <w:t>ModRedisCenterAop</w:t>
      </w:r>
      <w:r>
        <w:rPr>
          <w:rFonts w:hint="eastAsia"/>
        </w:rPr>
        <w:t>类概述</w:t>
      </w:r>
    </w:p>
    <w:p w14:paraId="417BAC5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5DC51F9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E59E86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45ECAD4F"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3C193A8"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7"/>
                <w:i/>
              </w:rPr>
            </w:pPr>
            <w:r w:rsidRPr="00076C89">
              <w:rPr>
                <w:rStyle w:val="a7"/>
                <w:rFonts w:hint="eastAsia"/>
              </w:rPr>
              <w:t>1</w:t>
            </w:r>
          </w:p>
        </w:tc>
        <w:tc>
          <w:tcPr>
            <w:tcW w:w="3845" w:type="dxa"/>
          </w:tcPr>
          <w:p w14:paraId="4E6506AB"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7"/>
                <w:i/>
              </w:rPr>
            </w:pPr>
            <w:r w:rsidRPr="00AA41C2">
              <w:rPr>
                <w:rStyle w:val="a7"/>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7"/>
                <w:i/>
              </w:rPr>
            </w:pPr>
            <w:r w:rsidRPr="00076C89">
              <w:rPr>
                <w:rStyle w:val="a7"/>
                <w:rFonts w:hint="eastAsia"/>
              </w:rPr>
              <w:t>2</w:t>
            </w:r>
          </w:p>
        </w:tc>
        <w:tc>
          <w:tcPr>
            <w:tcW w:w="3845" w:type="dxa"/>
          </w:tcPr>
          <w:p w14:paraId="76863C58"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7"/>
                <w:i/>
              </w:rPr>
            </w:pPr>
            <w:r w:rsidRPr="00076C89">
              <w:rPr>
                <w:rStyle w:val="a7"/>
                <w:rFonts w:hint="eastAsia"/>
              </w:rPr>
              <w:t>3</w:t>
            </w:r>
          </w:p>
        </w:tc>
        <w:tc>
          <w:tcPr>
            <w:tcW w:w="3845" w:type="dxa"/>
          </w:tcPr>
          <w:p w14:paraId="6268C7E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7"/>
                <w:i/>
              </w:rPr>
            </w:pPr>
            <w:r>
              <w:rPr>
                <w:rStyle w:val="a7"/>
                <w:rFonts w:hint="eastAsia"/>
              </w:rPr>
              <w:lastRenderedPageBreak/>
              <w:t>4</w:t>
            </w:r>
          </w:p>
        </w:tc>
        <w:tc>
          <w:tcPr>
            <w:tcW w:w="3845" w:type="dxa"/>
          </w:tcPr>
          <w:p w14:paraId="19864E3E"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7"/>
                <w:i/>
              </w:rPr>
            </w:pPr>
            <w:r>
              <w:rPr>
                <w:rStyle w:val="a7"/>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7"/>
                <w:i/>
              </w:rPr>
            </w:pPr>
            <w:r>
              <w:rPr>
                <w:rStyle w:val="a7"/>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7"/>
                <w:i/>
              </w:rPr>
            </w:pPr>
            <w:r>
              <w:rPr>
                <w:rStyle w:val="a7"/>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7"/>
                <w:i/>
              </w:rPr>
            </w:pPr>
            <w:r>
              <w:rPr>
                <w:rStyle w:val="a7"/>
                <w:rFonts w:hint="eastAsia"/>
              </w:rPr>
              <w:t>处理任务返回结果</w:t>
            </w:r>
          </w:p>
        </w:tc>
      </w:tr>
    </w:tbl>
    <w:p w14:paraId="2814928A" w14:textId="77777777" w:rsidR="00412262" w:rsidRPr="00557EE7" w:rsidRDefault="00412262" w:rsidP="00412262"/>
    <w:p w14:paraId="38467127" w14:textId="77777777" w:rsidR="00412262" w:rsidRDefault="00412262" w:rsidP="00412262">
      <w:pPr>
        <w:pStyle w:val="3"/>
      </w:pPr>
      <w:r>
        <w:t>ModRedis</w:t>
      </w:r>
      <w:r w:rsidRPr="00D41079">
        <w:t>CenterAop</w:t>
      </w:r>
      <w:r>
        <w:rPr>
          <w:rFonts w:hint="eastAsia"/>
        </w:rPr>
        <w:t>类概述</w:t>
      </w:r>
    </w:p>
    <w:p w14:paraId="016FC7C7"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ModRedisCenterAop</w:t>
      </w:r>
      <w:r w:rsidRPr="00E85E62">
        <w:rPr>
          <w:rFonts w:ascii="SimSun" w:hAnsi="SimSun"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94264A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5CE347B7"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16431F2F"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7"/>
                <w:i/>
              </w:rPr>
            </w:pPr>
            <w:r w:rsidRPr="00076C89">
              <w:rPr>
                <w:rStyle w:val="a7"/>
                <w:rFonts w:hint="eastAsia"/>
              </w:rPr>
              <w:t>1</w:t>
            </w:r>
          </w:p>
        </w:tc>
        <w:tc>
          <w:tcPr>
            <w:tcW w:w="4329" w:type="dxa"/>
          </w:tcPr>
          <w:p w14:paraId="2BC097B7"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7"/>
                <w:i/>
              </w:rPr>
            </w:pPr>
            <w:r w:rsidRPr="00076C89">
              <w:rPr>
                <w:rStyle w:val="a7"/>
                <w:rFonts w:hint="eastAsia"/>
              </w:rPr>
              <w:t>2</w:t>
            </w:r>
          </w:p>
        </w:tc>
        <w:tc>
          <w:tcPr>
            <w:tcW w:w="4329" w:type="dxa"/>
          </w:tcPr>
          <w:p w14:paraId="691CDDE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7"/>
                <w:i/>
              </w:rPr>
            </w:pPr>
            <w:r w:rsidRPr="00076C89">
              <w:rPr>
                <w:rStyle w:val="a7"/>
                <w:rFonts w:hint="eastAsia"/>
              </w:rPr>
              <w:t>3</w:t>
            </w:r>
          </w:p>
        </w:tc>
        <w:tc>
          <w:tcPr>
            <w:tcW w:w="4329" w:type="dxa"/>
          </w:tcPr>
          <w:p w14:paraId="53824DE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412262">
      <w:pPr>
        <w:pStyle w:val="3"/>
      </w:pPr>
      <w:r w:rsidRPr="006021FF">
        <w:t>LockCache</w:t>
      </w:r>
      <w:r w:rsidRPr="003E4185">
        <w:t>Center</w:t>
      </w:r>
      <w:r>
        <w:rPr>
          <w:rFonts w:hint="eastAsia"/>
        </w:rPr>
        <w:t>类概述</w:t>
      </w:r>
    </w:p>
    <w:p w14:paraId="5DC8F28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43EC534D"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448CFC"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0302E53C"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120D0D1"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7"/>
                <w:i/>
              </w:rPr>
            </w:pPr>
            <w:r w:rsidRPr="00076C89">
              <w:rPr>
                <w:rStyle w:val="a7"/>
                <w:rFonts w:hint="eastAsia"/>
              </w:rPr>
              <w:t>1</w:t>
            </w:r>
          </w:p>
        </w:tc>
        <w:tc>
          <w:tcPr>
            <w:tcW w:w="3845" w:type="dxa"/>
          </w:tcPr>
          <w:p w14:paraId="7747D005"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7"/>
                <w:i/>
              </w:rPr>
            </w:pPr>
            <w:r w:rsidRPr="00AA41C2">
              <w:rPr>
                <w:rStyle w:val="a7"/>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7"/>
                <w:i/>
              </w:rPr>
            </w:pPr>
            <w:r w:rsidRPr="00076C89">
              <w:rPr>
                <w:rStyle w:val="a7"/>
                <w:rFonts w:hint="eastAsia"/>
              </w:rPr>
              <w:t>2</w:t>
            </w:r>
          </w:p>
        </w:tc>
        <w:tc>
          <w:tcPr>
            <w:tcW w:w="3845" w:type="dxa"/>
          </w:tcPr>
          <w:p w14:paraId="77EB18AF"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7"/>
                <w:i/>
              </w:rPr>
            </w:pPr>
            <w:r w:rsidRPr="00076C89">
              <w:rPr>
                <w:rStyle w:val="a7"/>
                <w:rFonts w:hint="eastAsia"/>
              </w:rPr>
              <w:t>3</w:t>
            </w:r>
          </w:p>
        </w:tc>
        <w:tc>
          <w:tcPr>
            <w:tcW w:w="3845" w:type="dxa"/>
          </w:tcPr>
          <w:p w14:paraId="05F8ECC0"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7"/>
                <w:i/>
              </w:rPr>
            </w:pPr>
            <w:r>
              <w:rPr>
                <w:rStyle w:val="a7"/>
                <w:rFonts w:hint="eastAsia"/>
              </w:rPr>
              <w:t>4</w:t>
            </w:r>
          </w:p>
        </w:tc>
        <w:tc>
          <w:tcPr>
            <w:tcW w:w="3845" w:type="dxa"/>
          </w:tcPr>
          <w:p w14:paraId="66A84CD9"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7"/>
                <w:i/>
              </w:rPr>
            </w:pPr>
            <w:r>
              <w:rPr>
                <w:rStyle w:val="a7"/>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7"/>
                <w:i/>
              </w:rPr>
            </w:pPr>
            <w:r>
              <w:rPr>
                <w:rStyle w:val="a7"/>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7"/>
                <w:i/>
              </w:rPr>
            </w:pPr>
            <w:r>
              <w:rPr>
                <w:rStyle w:val="a7"/>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7"/>
                <w:i/>
              </w:rPr>
            </w:pPr>
            <w:r>
              <w:rPr>
                <w:rStyle w:val="a7"/>
                <w:rFonts w:hint="eastAsia"/>
              </w:rPr>
              <w:t>处理任务返回结果</w:t>
            </w:r>
          </w:p>
        </w:tc>
      </w:tr>
    </w:tbl>
    <w:p w14:paraId="37C3499B" w14:textId="77777777" w:rsidR="00412262" w:rsidRPr="00557EE7" w:rsidRDefault="00412262" w:rsidP="00412262"/>
    <w:p w14:paraId="59EB8883" w14:textId="77777777" w:rsidR="00412262" w:rsidRDefault="00412262" w:rsidP="00412262">
      <w:pPr>
        <w:pStyle w:val="3"/>
      </w:pPr>
      <w:r w:rsidRPr="006021FF">
        <w:t>LockCache</w:t>
      </w:r>
      <w:r>
        <w:rPr>
          <w:rFonts w:hint="eastAsia"/>
        </w:rPr>
        <w:t>类概述</w:t>
      </w:r>
    </w:p>
    <w:p w14:paraId="3BE0F53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LockCache</w:t>
      </w:r>
      <w:r w:rsidRPr="00E85E62">
        <w:rPr>
          <w:rFonts w:ascii="SimSun" w:hAnsi="SimSun" w:hint="eastAsia"/>
          <w:sz w:val="24"/>
        </w:rPr>
        <w:t>是在</w:t>
      </w:r>
      <w:r w:rsidRPr="00E85E62">
        <w:rPr>
          <w:rFonts w:ascii="SimSun" w:hAnsi="SimSun"/>
          <w:sz w:val="24"/>
        </w:rPr>
        <w:t>LockCache</w:t>
      </w:r>
      <w:r w:rsidRPr="00E85E62">
        <w:rPr>
          <w:rFonts w:ascii="SimSun" w:hAnsi="SimSun" w:hint="eastAsia"/>
          <w:sz w:val="24"/>
        </w:rPr>
        <w:t>Center上实现的一分布式缓存锁的实现。</w:t>
      </w:r>
    </w:p>
    <w:p w14:paraId="4D915C54" w14:textId="38D376F5" w:rsidR="004122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3875DFC" w14:textId="77777777" w:rsidR="00E85E62" w:rsidRPr="00E85E62" w:rsidRDefault="00E85E62" w:rsidP="00E85E62">
      <w:pPr>
        <w:pStyle w:val="af4"/>
        <w:spacing w:line="400" w:lineRule="exact"/>
        <w:ind w:firstLine="480"/>
        <w:jc w:val="left"/>
        <w:rPr>
          <w:rFonts w:ascii="SimSun" w:hAnsi="SimSun"/>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16169FF5"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7D033AAA"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7"/>
                <w:i/>
              </w:rPr>
            </w:pPr>
            <w:r w:rsidRPr="00076C89">
              <w:rPr>
                <w:rStyle w:val="a7"/>
                <w:rFonts w:hint="eastAsia"/>
              </w:rPr>
              <w:t>1</w:t>
            </w:r>
          </w:p>
        </w:tc>
        <w:tc>
          <w:tcPr>
            <w:tcW w:w="4329" w:type="dxa"/>
          </w:tcPr>
          <w:p w14:paraId="47A31A81" w14:textId="77777777" w:rsidR="00412262" w:rsidRPr="00076C89" w:rsidRDefault="00412262" w:rsidP="001F618B">
            <w:pPr>
              <w:rPr>
                <w:rStyle w:val="a7"/>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7"/>
                <w:i/>
              </w:rPr>
            </w:pPr>
            <w:r>
              <w:rPr>
                <w:rStyle w:val="a7"/>
                <w:rFonts w:hint="eastAsia"/>
              </w:rPr>
              <w:t>获取</w:t>
            </w:r>
            <w:r w:rsidRPr="006021FF">
              <w:rPr>
                <w:rStyle w:val="a7"/>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7"/>
                <w:i/>
              </w:rPr>
            </w:pPr>
            <w:r w:rsidRPr="00076C89">
              <w:rPr>
                <w:rStyle w:val="a7"/>
                <w:rFonts w:hint="eastAsia"/>
              </w:rPr>
              <w:t>2</w:t>
            </w:r>
          </w:p>
        </w:tc>
        <w:tc>
          <w:tcPr>
            <w:tcW w:w="4329" w:type="dxa"/>
          </w:tcPr>
          <w:p w14:paraId="3C3C6D59" w14:textId="77777777" w:rsidR="00412262" w:rsidRPr="00076C89" w:rsidRDefault="00412262" w:rsidP="001F618B">
            <w:pPr>
              <w:rPr>
                <w:rStyle w:val="a7"/>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7"/>
                <w:i/>
              </w:rPr>
            </w:pPr>
            <w:r w:rsidRPr="006021FF">
              <w:rPr>
                <w:rStyle w:val="a7"/>
                <w:rFonts w:hint="eastAsia"/>
              </w:rPr>
              <w:t>释放锁资源</w:t>
            </w:r>
          </w:p>
        </w:tc>
      </w:tr>
    </w:tbl>
    <w:p w14:paraId="7F501D30" w14:textId="75D28A0A" w:rsidR="00412262" w:rsidRDefault="00412262" w:rsidP="00412262"/>
    <w:p w14:paraId="06942419" w14:textId="77777777" w:rsidR="001F618B" w:rsidRDefault="001F618B" w:rsidP="001F618B">
      <w:pPr>
        <w:pStyle w:val="2"/>
      </w:pPr>
      <w:r>
        <w:rPr>
          <w:rFonts w:hint="eastAsia"/>
        </w:rPr>
        <w:t>Id</w:t>
      </w:r>
      <w:r>
        <w:rPr>
          <w:rFonts w:hint="eastAsia"/>
        </w:rPr>
        <w:t>列表基础服务模块（</w:t>
      </w:r>
      <w:r>
        <w:rPr>
          <w:rFonts w:hint="eastAsia"/>
        </w:rPr>
        <w:t>IdList</w:t>
      </w:r>
      <w:r>
        <w:rPr>
          <w:rFonts w:hint="eastAsia"/>
        </w:rPr>
        <w:t>）</w:t>
      </w:r>
    </w:p>
    <w:p w14:paraId="7C39898D" w14:textId="77777777" w:rsidR="001F618B" w:rsidRDefault="001F618B" w:rsidP="001F618B">
      <w:pPr>
        <w:pStyle w:val="3"/>
      </w:pPr>
      <w:r w:rsidRPr="00311C98">
        <w:rPr>
          <w:rFonts w:hint="eastAsia"/>
        </w:rPr>
        <w:t>Id</w:t>
      </w:r>
      <w:r w:rsidRPr="00311C98">
        <w:rPr>
          <w:rFonts w:hint="eastAsia"/>
        </w:rPr>
        <w:t>列表基础服务模块</w:t>
      </w:r>
      <w:r>
        <w:rPr>
          <w:rFonts w:hint="eastAsia"/>
        </w:rPr>
        <w:t>概述</w:t>
      </w:r>
    </w:p>
    <w:p w14:paraId="465EF3F2"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工作圈的Id列表基础服务为工作圈提供了一个集中的ID维护服务。</w:t>
      </w:r>
    </w:p>
    <w:p w14:paraId="43C15FF5"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工作圈中的圈子模块，贴子模块，轻应用模块以及其它的一些基础模块都依赖于这个服务。</w:t>
      </w:r>
    </w:p>
    <w:p w14:paraId="2F73AC68" w14:textId="77777777" w:rsidR="001F618B" w:rsidRPr="00D40EC0" w:rsidRDefault="001F618B" w:rsidP="001F618B">
      <w:pPr>
        <w:pStyle w:val="a5"/>
        <w:rPr>
          <w:i/>
        </w:rPr>
      </w:pPr>
    </w:p>
    <w:p w14:paraId="03A9EE79" w14:textId="77777777" w:rsidR="001F618B" w:rsidRDefault="001F618B" w:rsidP="001F618B">
      <w:pPr>
        <w:pStyle w:val="3"/>
      </w:pPr>
      <w:r>
        <w:rPr>
          <w:rFonts w:hint="eastAsia"/>
        </w:rPr>
        <w:lastRenderedPageBreak/>
        <w:t>IdList</w:t>
      </w:r>
      <w:r>
        <w:rPr>
          <w:rFonts w:hint="eastAsia"/>
        </w:rPr>
        <w:t>系统模块类图</w:t>
      </w:r>
    </w:p>
    <w:p w14:paraId="292E3F85" w14:textId="77777777" w:rsidR="001F618B" w:rsidRDefault="001F618B" w:rsidP="001F618B">
      <w:pPr>
        <w:jc w:val="center"/>
      </w:pPr>
      <w:r>
        <w:object w:dxaOrig="7457" w:dyaOrig="9493" w14:anchorId="011E684E">
          <v:shape id="_x0000_i1034" type="#_x0000_t75" style="width:372.6pt;height:475.2pt" o:ole="">
            <v:imagedata r:id="rId22" o:title=""/>
          </v:shape>
          <o:OLEObject Type="Embed" ProgID="Visio.Drawing.11" ShapeID="_x0000_i1034" DrawAspect="Content" ObjectID="_1524210570" r:id="rId23"/>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r>
        <w:rPr>
          <w:rFonts w:hint="eastAsia"/>
        </w:rPr>
        <w:t>IdListClient</w:t>
      </w:r>
      <w:r>
        <w:rPr>
          <w:rFonts w:hint="eastAsia"/>
        </w:rPr>
        <w:tab/>
      </w:r>
      <w:r>
        <w:rPr>
          <w:rFonts w:hint="eastAsia"/>
        </w:rPr>
        <w:t>类概述</w:t>
      </w:r>
    </w:p>
    <w:p w14:paraId="4EF98964"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封装对Thrift接口的调用，基于zookeeper进行 多点分发和监控。</w:t>
      </w:r>
    </w:p>
    <w:p w14:paraId="5618946C"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0802DDF0"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7D7EA930"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F2D92BD"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7"/>
                <w:i/>
              </w:rPr>
            </w:pPr>
            <w:r w:rsidRPr="00076C89">
              <w:rPr>
                <w:rStyle w:val="a7"/>
                <w:rFonts w:hint="eastAsia"/>
              </w:rPr>
              <w:t>1</w:t>
            </w:r>
          </w:p>
        </w:tc>
        <w:tc>
          <w:tcPr>
            <w:tcW w:w="2999" w:type="dxa"/>
          </w:tcPr>
          <w:p w14:paraId="0BB64C06"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7"/>
                <w:i/>
              </w:rPr>
            </w:pPr>
            <w:r w:rsidRPr="00076C89">
              <w:rPr>
                <w:rStyle w:val="a7"/>
                <w:rFonts w:hint="eastAsia"/>
              </w:rPr>
              <w:lastRenderedPageBreak/>
              <w:t>2</w:t>
            </w:r>
          </w:p>
        </w:tc>
        <w:tc>
          <w:tcPr>
            <w:tcW w:w="2999" w:type="dxa"/>
          </w:tcPr>
          <w:p w14:paraId="747607FE"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7"/>
                <w:i/>
              </w:rPr>
            </w:pPr>
            <w:r w:rsidRPr="00076C89">
              <w:rPr>
                <w:rStyle w:val="a7"/>
                <w:rFonts w:hint="eastAsia"/>
              </w:rPr>
              <w:t>3</w:t>
            </w:r>
          </w:p>
        </w:tc>
        <w:tc>
          <w:tcPr>
            <w:tcW w:w="2999" w:type="dxa"/>
          </w:tcPr>
          <w:p w14:paraId="511BB10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7"/>
                <w:i/>
              </w:rPr>
            </w:pPr>
            <w:r>
              <w:rPr>
                <w:rStyle w:val="a7"/>
                <w:rFonts w:hint="eastAsia"/>
              </w:rPr>
              <w:t>4</w:t>
            </w:r>
          </w:p>
        </w:tc>
        <w:tc>
          <w:tcPr>
            <w:tcW w:w="2999" w:type="dxa"/>
          </w:tcPr>
          <w:p w14:paraId="1F4AE5C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7"/>
                <w:i/>
              </w:rPr>
            </w:pPr>
            <w:r>
              <w:rPr>
                <w:rStyle w:val="a7"/>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7"/>
                <w:i/>
              </w:rPr>
            </w:pPr>
            <w:r>
              <w:rPr>
                <w:rStyle w:val="a7"/>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7"/>
                <w:i/>
              </w:rPr>
            </w:pPr>
            <w:r>
              <w:rPr>
                <w:rStyle w:val="a7"/>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7"/>
                <w:i/>
              </w:rPr>
            </w:pPr>
            <w:r>
              <w:rPr>
                <w:rStyle w:val="a7"/>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7"/>
                <w:i/>
              </w:rPr>
            </w:pPr>
            <w:r>
              <w:rPr>
                <w:rStyle w:val="a7"/>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7"/>
                <w:i/>
              </w:rPr>
            </w:pPr>
            <w:r>
              <w:rPr>
                <w:rStyle w:val="a7"/>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7"/>
                <w:i/>
              </w:rPr>
            </w:pPr>
            <w:r>
              <w:rPr>
                <w:rStyle w:val="a7"/>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r w:rsidRPr="003B358C">
              <w:rPr>
                <w:rStyle w:val="a7"/>
                <w:rFonts w:hint="eastAsia"/>
              </w:rPr>
              <w:t>分页取</w:t>
            </w:r>
            <w:r w:rsidRPr="003B358C">
              <w:rPr>
                <w:rStyle w:val="a7"/>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7"/>
                <w:i/>
              </w:rPr>
            </w:pPr>
            <w:r>
              <w:rPr>
                <w:rStyle w:val="a7"/>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7"/>
                <w:i/>
              </w:rPr>
            </w:pPr>
            <w:r>
              <w:rPr>
                <w:rStyle w:val="a7"/>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7"/>
                <w:i/>
              </w:rPr>
            </w:pPr>
            <w:r>
              <w:rPr>
                <w:rStyle w:val="a7"/>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7"/>
                <w:i/>
              </w:rPr>
            </w:pPr>
            <w:r>
              <w:rPr>
                <w:rStyle w:val="a7"/>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7"/>
                <w:i/>
              </w:rPr>
            </w:pPr>
            <w:r>
              <w:rPr>
                <w:rStyle w:val="a7"/>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叉积的方式处理的</w:t>
            </w:r>
            <w:r w:rsidRPr="003B358C">
              <w:rPr>
                <w:rStyle w:val="a7"/>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7"/>
                <w:i/>
              </w:rPr>
            </w:pPr>
            <w:r>
              <w:rPr>
                <w:rStyle w:val="a7"/>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bl>
    <w:p w14:paraId="3FA3AF15" w14:textId="77777777" w:rsidR="001F618B" w:rsidRPr="00557EE7" w:rsidRDefault="001F618B" w:rsidP="001F618B"/>
    <w:p w14:paraId="05808476" w14:textId="77777777" w:rsidR="001F618B" w:rsidRDefault="001F618B" w:rsidP="001F618B">
      <w:pPr>
        <w:pStyle w:val="3"/>
      </w:pPr>
      <w:r w:rsidRPr="003B358C">
        <w:t>IdListServiceImpl</w:t>
      </w:r>
      <w:r>
        <w:rPr>
          <w:rFonts w:hint="eastAsia"/>
        </w:rPr>
        <w:tab/>
      </w:r>
      <w:r>
        <w:rPr>
          <w:rFonts w:hint="eastAsia"/>
        </w:rPr>
        <w:t>类概述</w:t>
      </w:r>
    </w:p>
    <w:p w14:paraId="2E664F73"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服务端的接口实现类，实现Thrift的Iface接口，Client通过Thrift远程调用。</w:t>
      </w:r>
    </w:p>
    <w:p w14:paraId="2602CB8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54474207"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03D0CE99"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C927914"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7"/>
                <w:i/>
              </w:rPr>
            </w:pPr>
            <w:r w:rsidRPr="00076C89">
              <w:rPr>
                <w:rStyle w:val="a7"/>
                <w:rFonts w:hint="eastAsia"/>
              </w:rPr>
              <w:t>1</w:t>
            </w:r>
          </w:p>
        </w:tc>
        <w:tc>
          <w:tcPr>
            <w:tcW w:w="2999" w:type="dxa"/>
          </w:tcPr>
          <w:p w14:paraId="60799C3D"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7"/>
                <w:i/>
              </w:rPr>
            </w:pPr>
            <w:r w:rsidRPr="00076C89">
              <w:rPr>
                <w:rStyle w:val="a7"/>
                <w:rFonts w:hint="eastAsia"/>
              </w:rPr>
              <w:t>2</w:t>
            </w:r>
          </w:p>
        </w:tc>
        <w:tc>
          <w:tcPr>
            <w:tcW w:w="2999" w:type="dxa"/>
          </w:tcPr>
          <w:p w14:paraId="663F1277"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7"/>
                <w:i/>
              </w:rPr>
            </w:pPr>
            <w:r w:rsidRPr="00076C89">
              <w:rPr>
                <w:rStyle w:val="a7"/>
                <w:rFonts w:hint="eastAsia"/>
              </w:rPr>
              <w:t>3</w:t>
            </w:r>
          </w:p>
        </w:tc>
        <w:tc>
          <w:tcPr>
            <w:tcW w:w="2999" w:type="dxa"/>
          </w:tcPr>
          <w:p w14:paraId="69B3558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7"/>
                <w:i/>
              </w:rPr>
            </w:pPr>
            <w:r>
              <w:rPr>
                <w:rStyle w:val="a7"/>
                <w:rFonts w:hint="eastAsia"/>
              </w:rPr>
              <w:t>4</w:t>
            </w:r>
          </w:p>
        </w:tc>
        <w:tc>
          <w:tcPr>
            <w:tcW w:w="2999" w:type="dxa"/>
          </w:tcPr>
          <w:p w14:paraId="3ECE04F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7"/>
                <w:i/>
              </w:rPr>
            </w:pPr>
            <w:r>
              <w:rPr>
                <w:rStyle w:val="a7"/>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7"/>
                <w:i/>
              </w:rPr>
            </w:pPr>
            <w:r>
              <w:rPr>
                <w:rStyle w:val="a7"/>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7"/>
                <w:i/>
              </w:rPr>
            </w:pPr>
            <w:r>
              <w:rPr>
                <w:rStyle w:val="a7"/>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7"/>
                <w:i/>
              </w:rPr>
            </w:pPr>
            <w:r>
              <w:rPr>
                <w:rStyle w:val="a7"/>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7"/>
                <w:i/>
              </w:rPr>
            </w:pPr>
            <w:r>
              <w:rPr>
                <w:rStyle w:val="a7"/>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7"/>
                <w:i/>
              </w:rPr>
            </w:pPr>
            <w:r>
              <w:rPr>
                <w:rStyle w:val="a7"/>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7"/>
                <w:i/>
              </w:rPr>
            </w:pPr>
            <w:r>
              <w:rPr>
                <w:rStyle w:val="a7"/>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r w:rsidRPr="003B358C">
              <w:rPr>
                <w:rStyle w:val="a7"/>
                <w:rFonts w:hint="eastAsia"/>
              </w:rPr>
              <w:t>分页取</w:t>
            </w:r>
            <w:r w:rsidRPr="003B358C">
              <w:rPr>
                <w:rStyle w:val="a7"/>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7"/>
                <w:i/>
              </w:rPr>
            </w:pPr>
            <w:r>
              <w:rPr>
                <w:rStyle w:val="a7"/>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7"/>
                <w:i/>
              </w:rPr>
            </w:pPr>
            <w:r>
              <w:rPr>
                <w:rStyle w:val="a7"/>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7"/>
                <w:i/>
              </w:rPr>
            </w:pPr>
            <w:r>
              <w:rPr>
                <w:rStyle w:val="a7"/>
                <w:rFonts w:hint="eastAsia"/>
              </w:rPr>
              <w:lastRenderedPageBreak/>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7"/>
                <w:i/>
              </w:rPr>
            </w:pPr>
            <w:r>
              <w:rPr>
                <w:rStyle w:val="a7"/>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7"/>
                <w:i/>
              </w:rPr>
            </w:pPr>
            <w:r>
              <w:rPr>
                <w:rStyle w:val="a7"/>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叉积的方式处理的</w:t>
            </w:r>
            <w:r w:rsidRPr="003B358C">
              <w:rPr>
                <w:rStyle w:val="a7"/>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7"/>
                <w:i/>
              </w:rPr>
            </w:pPr>
            <w:r>
              <w:rPr>
                <w:rStyle w:val="a7"/>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7"/>
                <w:i/>
              </w:rPr>
            </w:pPr>
            <w:r>
              <w:rPr>
                <w:rStyle w:val="a7"/>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7"/>
                <w:i/>
              </w:rPr>
            </w:pPr>
            <w:r w:rsidRPr="00A467EB">
              <w:rPr>
                <w:rStyle w:val="a7"/>
                <w:rFonts w:hint="eastAsia"/>
              </w:rPr>
              <w:t>重新构造</w:t>
            </w:r>
            <w:r w:rsidRPr="00A467EB">
              <w:rPr>
                <w:rStyle w:val="a7"/>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7"/>
                <w:i/>
              </w:rPr>
            </w:pPr>
            <w:r>
              <w:rPr>
                <w:rStyle w:val="a7"/>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7"/>
                <w:i/>
              </w:rPr>
            </w:pPr>
            <w:r w:rsidRPr="00A467EB">
              <w:rPr>
                <w:rStyle w:val="a7"/>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1F618B">
      <w:pPr>
        <w:pStyle w:val="3"/>
      </w:pPr>
      <w:r w:rsidRPr="00B41B81">
        <w:t>CommonCache</w:t>
      </w:r>
      <w:r>
        <w:rPr>
          <w:rFonts w:hint="eastAsia"/>
        </w:rPr>
        <w:t>类概述</w:t>
      </w:r>
    </w:p>
    <w:p w14:paraId="0E6D616D"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IdList数据库中的数据到Redis缓存的返序列化数据集合业务。</w:t>
      </w:r>
    </w:p>
    <w:p w14:paraId="153F5D2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AE57C3E"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7"/>
                <w:b/>
                <w:i/>
              </w:rPr>
            </w:pPr>
            <w:r w:rsidRPr="00076C89">
              <w:rPr>
                <w:rStyle w:val="a7"/>
                <w:rFonts w:hint="eastAsia"/>
              </w:rPr>
              <w:t>序号</w:t>
            </w:r>
          </w:p>
        </w:tc>
        <w:tc>
          <w:tcPr>
            <w:tcW w:w="3845" w:type="dxa"/>
            <w:shd w:val="clear" w:color="auto" w:fill="CCCCCC"/>
          </w:tcPr>
          <w:p w14:paraId="6BDA6EAD" w14:textId="77777777" w:rsidR="001F618B" w:rsidRPr="00076C89" w:rsidRDefault="001F618B" w:rsidP="001F618B">
            <w:pPr>
              <w:jc w:val="center"/>
              <w:rPr>
                <w:rStyle w:val="a7"/>
                <w:b/>
                <w:i/>
              </w:rPr>
            </w:pPr>
            <w:r w:rsidRPr="00076C89">
              <w:rPr>
                <w:rStyle w:val="a7"/>
                <w:rFonts w:hint="eastAsia"/>
              </w:rPr>
              <w:t>功能点</w:t>
            </w:r>
          </w:p>
        </w:tc>
        <w:tc>
          <w:tcPr>
            <w:tcW w:w="4280" w:type="dxa"/>
            <w:shd w:val="clear" w:color="auto" w:fill="CCCCCC"/>
          </w:tcPr>
          <w:p w14:paraId="35D4CDEC"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7"/>
                <w:i/>
              </w:rPr>
            </w:pPr>
            <w:r w:rsidRPr="00076C89">
              <w:rPr>
                <w:rStyle w:val="a7"/>
                <w:rFonts w:hint="eastAsia"/>
              </w:rPr>
              <w:t>1</w:t>
            </w:r>
          </w:p>
        </w:tc>
        <w:tc>
          <w:tcPr>
            <w:tcW w:w="3845" w:type="dxa"/>
          </w:tcPr>
          <w:p w14:paraId="40A4E391" w14:textId="77777777" w:rsidR="001F618B" w:rsidRPr="00076C89" w:rsidRDefault="001F618B" w:rsidP="001F618B">
            <w:pPr>
              <w:rPr>
                <w:rStyle w:val="a7"/>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7"/>
                <w:i/>
              </w:rPr>
            </w:pPr>
            <w:r w:rsidRPr="00DB7C74">
              <w:rPr>
                <w:rStyle w:val="a7"/>
                <w:rFonts w:hint="eastAsia"/>
              </w:rPr>
              <w:t>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7"/>
                <w:i/>
              </w:rPr>
            </w:pPr>
            <w:r w:rsidRPr="00076C89">
              <w:rPr>
                <w:rStyle w:val="a7"/>
                <w:rFonts w:hint="eastAsia"/>
              </w:rPr>
              <w:t>2</w:t>
            </w:r>
          </w:p>
        </w:tc>
        <w:tc>
          <w:tcPr>
            <w:tcW w:w="3845" w:type="dxa"/>
          </w:tcPr>
          <w:p w14:paraId="61146496" w14:textId="77777777" w:rsidR="001F618B" w:rsidRPr="00076C89" w:rsidRDefault="001F618B" w:rsidP="001F618B">
            <w:pPr>
              <w:rPr>
                <w:rStyle w:val="a7"/>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7"/>
                <w:i/>
              </w:rPr>
            </w:pPr>
            <w:r w:rsidRPr="00DB7C74">
              <w:rPr>
                <w:rStyle w:val="a7"/>
                <w:rFonts w:hint="eastAsia"/>
              </w:rPr>
              <w:t>批量获取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7"/>
                <w:i/>
              </w:rPr>
            </w:pPr>
            <w:r w:rsidRPr="00076C89">
              <w:rPr>
                <w:rStyle w:val="a7"/>
                <w:rFonts w:hint="eastAsia"/>
              </w:rPr>
              <w:t>3</w:t>
            </w:r>
          </w:p>
        </w:tc>
        <w:tc>
          <w:tcPr>
            <w:tcW w:w="3845" w:type="dxa"/>
          </w:tcPr>
          <w:p w14:paraId="7FC4950E" w14:textId="77777777" w:rsidR="001F618B" w:rsidRPr="00076C89" w:rsidRDefault="001F618B" w:rsidP="001F618B">
            <w:pPr>
              <w:rPr>
                <w:rStyle w:val="a7"/>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7"/>
                <w:i/>
              </w:rPr>
            </w:pPr>
            <w:r>
              <w:rPr>
                <w:rStyle w:val="a7"/>
                <w:rFonts w:hint="eastAsia"/>
              </w:rPr>
              <w:t>4</w:t>
            </w:r>
          </w:p>
        </w:tc>
        <w:tc>
          <w:tcPr>
            <w:tcW w:w="3845" w:type="dxa"/>
          </w:tcPr>
          <w:p w14:paraId="3E12B315" w14:textId="77777777" w:rsidR="001F618B" w:rsidRPr="00076C89" w:rsidRDefault="001F618B" w:rsidP="001F618B">
            <w:pPr>
              <w:rPr>
                <w:rStyle w:val="a7"/>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7"/>
                <w:i/>
              </w:rPr>
            </w:pPr>
            <w:r w:rsidRPr="0068190C">
              <w:rPr>
                <w:rStyle w:val="a7"/>
                <w:rFonts w:hint="eastAsia"/>
              </w:rPr>
              <w:t>batch set idlist key</w:t>
            </w:r>
            <w:r w:rsidRPr="0068190C">
              <w:rPr>
                <w:rStyle w:val="a7"/>
                <w:rFonts w:hint="eastAsia"/>
              </w:rPr>
              <w:t>的</w:t>
            </w:r>
            <w:r w:rsidRPr="0068190C">
              <w:rPr>
                <w:rStyle w:val="a7"/>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7"/>
                <w:i/>
              </w:rPr>
            </w:pPr>
            <w:r>
              <w:rPr>
                <w:rStyle w:val="a7"/>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7"/>
                <w:i/>
              </w:rPr>
            </w:pPr>
            <w:r w:rsidRPr="0068190C">
              <w:rPr>
                <w:rStyle w:val="a7"/>
              </w:rPr>
              <w:t>rm key</w:t>
            </w:r>
          </w:p>
        </w:tc>
      </w:tr>
    </w:tbl>
    <w:p w14:paraId="4789AC9F" w14:textId="77777777" w:rsidR="001F618B" w:rsidRDefault="001F618B" w:rsidP="001F618B">
      <w:pPr>
        <w:pStyle w:val="a0"/>
      </w:pPr>
    </w:p>
    <w:p w14:paraId="07B035F8" w14:textId="77777777" w:rsidR="001F618B" w:rsidRDefault="001F618B" w:rsidP="001F618B">
      <w:pPr>
        <w:pStyle w:val="3"/>
      </w:pPr>
      <w:r w:rsidRPr="00B41B81">
        <w:t>IdListCache</w:t>
      </w:r>
      <w:r>
        <w:rPr>
          <w:rFonts w:hint="eastAsia"/>
        </w:rPr>
        <w:t>类概述</w:t>
      </w:r>
    </w:p>
    <w:p w14:paraId="0E13154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IdList依赖使用Redis缓存服务进行Id的排序和计算业务。</w:t>
      </w:r>
    </w:p>
    <w:p w14:paraId="0D2428C0"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F3C0D11"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6494B023"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373611D9"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7"/>
                <w:i/>
              </w:rPr>
            </w:pPr>
            <w:r w:rsidRPr="00076C89">
              <w:rPr>
                <w:rStyle w:val="a7"/>
                <w:rFonts w:hint="eastAsia"/>
              </w:rPr>
              <w:t>1</w:t>
            </w:r>
          </w:p>
        </w:tc>
        <w:tc>
          <w:tcPr>
            <w:tcW w:w="3966" w:type="dxa"/>
          </w:tcPr>
          <w:p w14:paraId="6EEB2F84" w14:textId="77777777" w:rsidR="001F618B" w:rsidRPr="00076C89" w:rsidRDefault="001F618B" w:rsidP="001F618B">
            <w:pPr>
              <w:rPr>
                <w:rStyle w:val="a7"/>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7"/>
                <w:i/>
              </w:rPr>
            </w:pPr>
            <w:r w:rsidRPr="00B41B81">
              <w:rPr>
                <w:rStyle w:val="a7"/>
                <w:rFonts w:hint="eastAsia"/>
              </w:rPr>
              <w:t>idlist</w:t>
            </w:r>
            <w:r w:rsidRPr="00B41B81">
              <w:rPr>
                <w:rStyle w:val="a7"/>
                <w:rFonts w:hint="eastAsia"/>
              </w:rPr>
              <w:t>添加</w:t>
            </w:r>
            <w:r w:rsidRPr="00B41B81">
              <w:rPr>
                <w:rStyle w:val="a7"/>
                <w:rFonts w:hint="eastAsia"/>
              </w:rPr>
              <w:t xml:space="preserve">add  </w:t>
            </w:r>
            <w:r w:rsidRPr="00B41B81">
              <w:rPr>
                <w:rStyle w:val="a7"/>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7"/>
                <w:i/>
              </w:rPr>
            </w:pPr>
            <w:r>
              <w:rPr>
                <w:rStyle w:val="a7"/>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7"/>
                <w:i/>
              </w:rPr>
            </w:pPr>
            <w:r w:rsidRPr="00B41B81">
              <w:rPr>
                <w:rStyle w:val="a7"/>
                <w:rFonts w:hint="eastAsia"/>
              </w:rPr>
              <w:t>idlist</w:t>
            </w:r>
            <w:r w:rsidRPr="00B41B81">
              <w:rPr>
                <w:rStyle w:val="a7"/>
                <w:rFonts w:hint="eastAsia"/>
              </w:rPr>
              <w:t>添加多个</w:t>
            </w:r>
            <w:r w:rsidRPr="00B41B81">
              <w:rPr>
                <w:rStyle w:val="a7"/>
                <w:rFonts w:hint="eastAsia"/>
              </w:rPr>
              <w:t xml:space="preserve">id </w:t>
            </w:r>
            <w:r w:rsidRPr="00B41B81">
              <w:rPr>
                <w:rStyle w:val="a7"/>
                <w:rFonts w:hint="eastAsia"/>
              </w:rPr>
              <w:t>一次最多</w:t>
            </w:r>
            <w:r w:rsidRPr="00B41B81">
              <w:rPr>
                <w:rStyle w:val="a7"/>
                <w:rFonts w:hint="eastAsia"/>
              </w:rPr>
              <w:t>200</w:t>
            </w:r>
            <w:r w:rsidRPr="00B41B81">
              <w:rPr>
                <w:rStyle w:val="a7"/>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7"/>
                <w:i/>
              </w:rPr>
            </w:pPr>
            <w:r>
              <w:rPr>
                <w:rStyle w:val="a7"/>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一条</w:t>
            </w:r>
            <w:r w:rsidRPr="00B41B81">
              <w:rPr>
                <w:rStyle w:val="a7"/>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7"/>
                <w:i/>
              </w:rPr>
            </w:pPr>
            <w:r>
              <w:rPr>
                <w:rStyle w:val="a7"/>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7"/>
                <w:i/>
              </w:rPr>
            </w:pPr>
            <w:r w:rsidRPr="00B41B81">
              <w:rPr>
                <w:rStyle w:val="a7"/>
                <w:rFonts w:hint="eastAsia"/>
              </w:rPr>
              <w:t>删除</w:t>
            </w:r>
            <w:r w:rsidRPr="00B41B81">
              <w:rPr>
                <w:rStyle w:val="a7"/>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7"/>
                <w:i/>
              </w:rPr>
            </w:pPr>
            <w:r>
              <w:rPr>
                <w:rStyle w:val="a7"/>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7"/>
                <w:i/>
              </w:rPr>
            </w:pPr>
            <w:r>
              <w:rPr>
                <w:rStyle w:val="a7"/>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7"/>
                <w:i/>
              </w:rPr>
            </w:pPr>
            <w:r>
              <w:rPr>
                <w:rStyle w:val="a7"/>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7"/>
                <w:i/>
              </w:rPr>
            </w:pPr>
            <w:r w:rsidRPr="00B41B81">
              <w:rPr>
                <w:rStyle w:val="a7"/>
                <w:rFonts w:hint="eastAsia"/>
              </w:rPr>
              <w:t>批量删除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7"/>
                <w:i/>
              </w:rPr>
            </w:pPr>
            <w:r>
              <w:rPr>
                <w:rStyle w:val="a7"/>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对应的</w:t>
            </w:r>
            <w:r w:rsidRPr="00B41B81">
              <w:rPr>
                <w:rStyle w:val="a7"/>
                <w:rFonts w:hint="eastAsia"/>
              </w:rPr>
              <w:t>idlist -1</w:t>
            </w:r>
            <w:r w:rsidRPr="00B41B81">
              <w:rPr>
                <w:rStyle w:val="a7"/>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7"/>
                <w:i/>
              </w:rPr>
            </w:pPr>
            <w:r>
              <w:rPr>
                <w:rStyle w:val="a7"/>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w:t>
            </w:r>
            <w:r w:rsidRPr="00B41B81">
              <w:rPr>
                <w:rStyle w:val="a7"/>
                <w:rFonts w:hint="eastAsia"/>
              </w:rPr>
              <w:lastRenderedPageBreak/>
              <w:t>小到大</w:t>
            </w:r>
          </w:p>
        </w:tc>
      </w:tr>
      <w:tr w:rsidR="001F618B" w:rsidRPr="00076C89" w14:paraId="7649EFC7" w14:textId="77777777" w:rsidTr="001F618B">
        <w:tc>
          <w:tcPr>
            <w:tcW w:w="691" w:type="dxa"/>
          </w:tcPr>
          <w:p w14:paraId="5D612329" w14:textId="77777777" w:rsidR="001F618B" w:rsidRDefault="001F618B" w:rsidP="001F618B">
            <w:pPr>
              <w:rPr>
                <w:rStyle w:val="a7"/>
                <w:i/>
              </w:rPr>
            </w:pPr>
            <w:r>
              <w:rPr>
                <w:rStyle w:val="a7"/>
                <w:rFonts w:hint="eastAsia"/>
              </w:rPr>
              <w:lastRenderedPageBreak/>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7"/>
                <w:i/>
              </w:rPr>
            </w:pPr>
            <w:r>
              <w:rPr>
                <w:rStyle w:val="a7"/>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7"/>
                <w:i/>
              </w:rPr>
            </w:pPr>
            <w:r w:rsidRPr="00B41B81">
              <w:rPr>
                <w:rStyle w:val="a7"/>
                <w:rFonts w:hint="eastAsia"/>
              </w:rPr>
              <w:t>批量获取一个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7"/>
                <w:i/>
              </w:rPr>
            </w:pPr>
            <w:r>
              <w:rPr>
                <w:rStyle w:val="a7"/>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with score  </w:t>
            </w:r>
            <w:r w:rsidRPr="00B41B81">
              <w:rPr>
                <w:rStyle w:val="a7"/>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7"/>
                <w:i/>
              </w:rPr>
            </w:pPr>
            <w:r>
              <w:rPr>
                <w:rStyle w:val="a7"/>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7"/>
                <w:i/>
              </w:rPr>
            </w:pPr>
            <w:r w:rsidRPr="00B41B81">
              <w:rPr>
                <w:rStyle w:val="a7"/>
                <w:rFonts w:hint="eastAsia"/>
              </w:rPr>
              <w:t>获取某个</w:t>
            </w:r>
            <w:r w:rsidRPr="00B41B81">
              <w:rPr>
                <w:rStyle w:val="a7"/>
                <w:rFonts w:hint="eastAsia"/>
              </w:rPr>
              <w:t>key</w:t>
            </w:r>
            <w:r w:rsidRPr="00B41B81">
              <w:rPr>
                <w:rStyle w:val="a7"/>
                <w:rFonts w:hint="eastAsia"/>
              </w:rPr>
              <w:t>的总</w:t>
            </w:r>
            <w:r w:rsidRPr="00B41B81">
              <w:rPr>
                <w:rStyle w:val="a7"/>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7"/>
                <w:i/>
              </w:rPr>
            </w:pPr>
            <w:r>
              <w:rPr>
                <w:rStyle w:val="a7"/>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7"/>
                <w:i/>
              </w:rPr>
            </w:pPr>
            <w:r w:rsidRPr="00DB7C74">
              <w:rPr>
                <w:rStyle w:val="a7"/>
                <w:rFonts w:hint="eastAsia"/>
              </w:rPr>
              <w:t>获取</w:t>
            </w:r>
            <w:r w:rsidRPr="00DB7C74">
              <w:rPr>
                <w:rStyle w:val="a7"/>
                <w:rFonts w:hint="eastAsia"/>
              </w:rPr>
              <w:t>key</w:t>
            </w:r>
            <w:r w:rsidRPr="00DB7C74">
              <w:rPr>
                <w:rStyle w:val="a7"/>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7"/>
                <w:i/>
              </w:rPr>
            </w:pPr>
            <w:r>
              <w:rPr>
                <w:rStyle w:val="a7"/>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7"/>
                <w:i/>
              </w:rPr>
            </w:pPr>
            <w:r w:rsidRPr="00DB7C74">
              <w:rPr>
                <w:rStyle w:val="a7"/>
                <w:rFonts w:hint="eastAsia"/>
              </w:rPr>
              <w:t>set key</w:t>
            </w:r>
            <w:r w:rsidRPr="00DB7C74">
              <w:rPr>
                <w:rStyle w:val="a7"/>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7"/>
                <w:i/>
              </w:rPr>
            </w:pPr>
            <w:r>
              <w:rPr>
                <w:rStyle w:val="a7"/>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7"/>
                <w:i/>
              </w:rPr>
            </w:pPr>
            <w:r w:rsidRPr="00DB7C74">
              <w:rPr>
                <w:rStyle w:val="a7"/>
                <w:rFonts w:hint="eastAsia"/>
              </w:rPr>
              <w:t>idlist key</w:t>
            </w:r>
            <w:r w:rsidRPr="00DB7C74">
              <w:rPr>
                <w:rStyle w:val="a7"/>
                <w:rFonts w:hint="eastAsia"/>
              </w:rPr>
              <w:t>是否存在</w:t>
            </w:r>
            <w:r w:rsidRPr="00DB7C74">
              <w:rPr>
                <w:rStyle w:val="a7"/>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7"/>
                <w:i/>
              </w:rPr>
            </w:pPr>
            <w:r>
              <w:rPr>
                <w:rStyle w:val="a7"/>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7"/>
                <w:i/>
              </w:rPr>
            </w:pPr>
            <w:r w:rsidRPr="00DB7C74">
              <w:rPr>
                <w:rStyle w:val="a7"/>
                <w:rFonts w:hint="eastAsia"/>
              </w:rPr>
              <w:t>获取一批</w:t>
            </w:r>
            <w:r w:rsidRPr="00DB7C74">
              <w:rPr>
                <w:rStyle w:val="a7"/>
                <w:rFonts w:hint="eastAsia"/>
              </w:rPr>
              <w:t>ID</w:t>
            </w:r>
            <w:r w:rsidRPr="00DB7C74">
              <w:rPr>
                <w:rStyle w:val="a7"/>
                <w:rFonts w:hint="eastAsia"/>
              </w:rPr>
              <w:t>的</w:t>
            </w:r>
            <w:r w:rsidRPr="00DB7C74">
              <w:rPr>
                <w:rStyle w:val="a7"/>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7"/>
                <w:i/>
              </w:rPr>
            </w:pPr>
            <w:r>
              <w:rPr>
                <w:rStyle w:val="a7"/>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7"/>
                <w:i/>
              </w:rPr>
            </w:pPr>
            <w:r w:rsidRPr="00DB7C74">
              <w:rPr>
                <w:rStyle w:val="a7"/>
                <w:rFonts w:hint="eastAsia"/>
              </w:rPr>
              <w:t xml:space="preserve">idlist </w:t>
            </w:r>
            <w:r w:rsidRPr="00DB7C74">
              <w:rPr>
                <w:rStyle w:val="a7"/>
                <w:rFonts w:hint="eastAsia"/>
              </w:rPr>
              <w:t>是否存在这个</w:t>
            </w:r>
            <w:r w:rsidRPr="00DB7C74">
              <w:rPr>
                <w:rStyle w:val="a7"/>
                <w:rFonts w:hint="eastAsia"/>
              </w:rPr>
              <w:t>key</w:t>
            </w:r>
          </w:p>
        </w:tc>
      </w:tr>
    </w:tbl>
    <w:p w14:paraId="24172415" w14:textId="77777777" w:rsidR="001F618B" w:rsidRDefault="001F618B" w:rsidP="001F618B">
      <w:pPr>
        <w:pStyle w:val="a0"/>
      </w:pPr>
    </w:p>
    <w:p w14:paraId="26D0123B" w14:textId="77777777" w:rsidR="001F618B" w:rsidRDefault="001F618B" w:rsidP="004B32EF">
      <w:pPr>
        <w:pStyle w:val="3"/>
      </w:pPr>
      <w:r w:rsidRPr="00714C06">
        <w:t>IdListDao</w:t>
      </w:r>
      <w:r>
        <w:rPr>
          <w:rFonts w:hint="eastAsia"/>
        </w:rPr>
        <w:t>类概述</w:t>
      </w:r>
    </w:p>
    <w:p w14:paraId="17582F66"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封装工作圈IdList的数据持久化业务</w:t>
      </w:r>
    </w:p>
    <w:p w14:paraId="2D1F229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1E7F352B"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306084DD"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01D5D025"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7"/>
                <w:i/>
              </w:rPr>
            </w:pPr>
            <w:r w:rsidRPr="00076C89">
              <w:rPr>
                <w:rStyle w:val="a7"/>
                <w:rFonts w:hint="eastAsia"/>
              </w:rPr>
              <w:t>1</w:t>
            </w:r>
          </w:p>
        </w:tc>
        <w:tc>
          <w:tcPr>
            <w:tcW w:w="3966" w:type="dxa"/>
          </w:tcPr>
          <w:p w14:paraId="0E5CEB7E" w14:textId="77777777" w:rsidR="001F618B" w:rsidRPr="00076C89" w:rsidRDefault="001F618B" w:rsidP="001F618B">
            <w:pPr>
              <w:rPr>
                <w:rStyle w:val="a7"/>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7"/>
                <w:i/>
              </w:rPr>
            </w:pPr>
            <w:r w:rsidRPr="00714C06">
              <w:rPr>
                <w:rStyle w:val="a7"/>
                <w:rFonts w:hint="eastAsia"/>
              </w:rPr>
              <w:t>添加</w:t>
            </w:r>
            <w:r>
              <w:rPr>
                <w:rStyle w:val="a7"/>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7"/>
                <w:i/>
              </w:rPr>
            </w:pPr>
            <w:r w:rsidRPr="00076C89">
              <w:rPr>
                <w:rStyle w:val="a7"/>
                <w:rFonts w:hint="eastAsia"/>
              </w:rPr>
              <w:t>2</w:t>
            </w:r>
          </w:p>
        </w:tc>
        <w:tc>
          <w:tcPr>
            <w:tcW w:w="3966" w:type="dxa"/>
          </w:tcPr>
          <w:p w14:paraId="7AD58B12" w14:textId="77777777" w:rsidR="001F618B" w:rsidRPr="00076C89" w:rsidRDefault="001F618B" w:rsidP="001F618B">
            <w:pPr>
              <w:rPr>
                <w:rStyle w:val="a7"/>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7"/>
                <w:i/>
              </w:rPr>
            </w:pPr>
            <w:r w:rsidRPr="00714C06">
              <w:rPr>
                <w:rStyle w:val="a7"/>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7"/>
                <w:i/>
              </w:rPr>
            </w:pPr>
            <w:r w:rsidRPr="00076C89">
              <w:rPr>
                <w:rStyle w:val="a7"/>
                <w:rFonts w:hint="eastAsia"/>
              </w:rPr>
              <w:t>3</w:t>
            </w:r>
          </w:p>
        </w:tc>
        <w:tc>
          <w:tcPr>
            <w:tcW w:w="3966" w:type="dxa"/>
          </w:tcPr>
          <w:p w14:paraId="178F5A93" w14:textId="77777777" w:rsidR="001F618B" w:rsidRPr="00076C89" w:rsidRDefault="001F618B" w:rsidP="001F618B">
            <w:pPr>
              <w:rPr>
                <w:rStyle w:val="a7"/>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7"/>
                <w:i/>
              </w:rPr>
            </w:pPr>
            <w:r>
              <w:rPr>
                <w:rStyle w:val="a7"/>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7"/>
                <w:i/>
              </w:rPr>
            </w:pPr>
            <w:r>
              <w:rPr>
                <w:rStyle w:val="a7"/>
                <w:rFonts w:hint="eastAsia"/>
              </w:rPr>
              <w:t>4</w:t>
            </w:r>
          </w:p>
        </w:tc>
        <w:tc>
          <w:tcPr>
            <w:tcW w:w="3966" w:type="dxa"/>
          </w:tcPr>
          <w:p w14:paraId="41EA1453" w14:textId="77777777" w:rsidR="001F618B" w:rsidRPr="00076C89" w:rsidRDefault="001F618B" w:rsidP="001F618B">
            <w:pPr>
              <w:rPr>
                <w:rStyle w:val="a7"/>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7"/>
                <w:i/>
              </w:rPr>
            </w:pPr>
            <w:r w:rsidRPr="00714C06">
              <w:rPr>
                <w:rStyle w:val="a7"/>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7"/>
                <w:i/>
              </w:rPr>
            </w:pPr>
            <w:r>
              <w:rPr>
                <w:rStyle w:val="a7"/>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7"/>
                <w:i/>
              </w:rPr>
            </w:pPr>
            <w:r w:rsidRPr="00714C06">
              <w:rPr>
                <w:rStyle w:val="a7"/>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7"/>
                <w:i/>
              </w:rPr>
            </w:pPr>
            <w:r>
              <w:rPr>
                <w:rStyle w:val="a7"/>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7"/>
                <w:i/>
              </w:rPr>
            </w:pPr>
            <w:r>
              <w:rPr>
                <w:rStyle w:val="a7"/>
                <w:rFonts w:hint="eastAsia"/>
              </w:rPr>
              <w:t>获取所有被删除的评论</w:t>
            </w:r>
          </w:p>
        </w:tc>
      </w:tr>
    </w:tbl>
    <w:p w14:paraId="7FC99433" w14:textId="77777777" w:rsidR="001F618B" w:rsidRPr="00AA088E" w:rsidRDefault="001F618B" w:rsidP="001F618B">
      <w:pPr>
        <w:pStyle w:val="a0"/>
      </w:pPr>
    </w:p>
    <w:p w14:paraId="29069699" w14:textId="77777777" w:rsidR="001F618B" w:rsidRPr="003B358C" w:rsidRDefault="001F618B" w:rsidP="00412262"/>
    <w:p w14:paraId="37E0A9D9" w14:textId="77777777" w:rsidR="003A0D42" w:rsidRDefault="003A0D42" w:rsidP="003A0D42"/>
    <w:bookmarkEnd w:id="13"/>
    <w:p w14:paraId="40E0B0B7" w14:textId="7A2F887B" w:rsidR="003A0D42" w:rsidRDefault="003A0D42" w:rsidP="003A0D42"/>
    <w:p w14:paraId="695D9223" w14:textId="77777777" w:rsidR="00C62268" w:rsidRDefault="00C62268" w:rsidP="00C62268">
      <w:pPr>
        <w:pStyle w:val="2"/>
      </w:pPr>
      <w:bookmarkStart w:id="14" w:name="_Toc418875567"/>
      <w:r>
        <w:rPr>
          <w:rFonts w:hint="eastAsia"/>
        </w:rPr>
        <w:t>账户系统（</w:t>
      </w:r>
      <w:r>
        <w:rPr>
          <w:rFonts w:hint="eastAsia"/>
        </w:rPr>
        <w:t>Acount</w:t>
      </w:r>
      <w:r>
        <w:rPr>
          <w:rFonts w:hint="eastAsia"/>
        </w:rPr>
        <w:t>）模块</w:t>
      </w:r>
      <w:bookmarkEnd w:id="14"/>
    </w:p>
    <w:p w14:paraId="45BC3403" w14:textId="77777777" w:rsidR="00C62268" w:rsidRDefault="00C62268" w:rsidP="00C62268">
      <w:pPr>
        <w:pStyle w:val="3"/>
      </w:pPr>
      <w:bookmarkStart w:id="15" w:name="_Toc418875568"/>
      <w:r>
        <w:rPr>
          <w:rFonts w:hint="eastAsia"/>
        </w:rPr>
        <w:t>账户系统模块概述</w:t>
      </w:r>
      <w:bookmarkEnd w:id="15"/>
    </w:p>
    <w:p w14:paraId="60243520" w14:textId="417BD03C" w:rsidR="00C62268" w:rsidRPr="00C62268" w:rsidRDefault="00487283" w:rsidP="00C62268">
      <w:pPr>
        <w:pStyle w:val="af4"/>
        <w:spacing w:line="400" w:lineRule="exact"/>
        <w:ind w:firstLine="480"/>
        <w:jc w:val="left"/>
        <w:rPr>
          <w:rFonts w:ascii="SimSun" w:hAnsi="SimSun"/>
          <w:sz w:val="24"/>
        </w:rPr>
      </w:pPr>
      <w:r>
        <w:rPr>
          <w:rFonts w:ascii="SimSun" w:hAnsi="SimSun" w:hint="eastAsia"/>
          <w:sz w:val="24"/>
        </w:rPr>
        <w:t>工作圈的用户体系</w:t>
      </w:r>
      <w:r w:rsidR="00C62268" w:rsidRPr="00C62268">
        <w:rPr>
          <w:rFonts w:ascii="SimSun" w:hAnsi="SimSun" w:hint="eastAsia"/>
          <w:sz w:val="24"/>
        </w:rPr>
        <w:t>是畅捷通CIA</w:t>
      </w:r>
      <w:r>
        <w:rPr>
          <w:rFonts w:ascii="SimSun" w:hAnsi="SimSun" w:hint="eastAsia"/>
          <w:sz w:val="24"/>
        </w:rPr>
        <w:t>云平台用户管理的一个子集</w:t>
      </w:r>
      <w:r w:rsidR="00C62268" w:rsidRPr="00C62268">
        <w:rPr>
          <w:rFonts w:ascii="SimSun" w:hAnsi="SimSun"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工作圈账户系统，支撑工作圈各个端的单点登录、权限校验、注册、用户/</w:t>
      </w:r>
      <w:r w:rsidRPr="00C62268">
        <w:rPr>
          <w:rFonts w:ascii="SimSun" w:hAnsi="SimSun" w:hint="eastAsia"/>
          <w:sz w:val="24"/>
        </w:rPr>
        <w:lastRenderedPageBreak/>
        <w:t>企业信息查询和变更，并且基于畅捷通云平台的智能平台，为工作圈用户提供智能推荐、搜索服务。</w:t>
      </w:r>
    </w:p>
    <w:p w14:paraId="5157D79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移动端注册转化率： </w:t>
      </w:r>
    </w:p>
    <w:p w14:paraId="057F1FAC"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78EEAC1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774D382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成功的用户数</w:t>
      </w:r>
      <w:r w:rsidRPr="00C62268">
        <w:rPr>
          <w:rFonts w:ascii="SimSun" w:hAnsi="SimSun"/>
          <w:sz w:val="24"/>
        </w:rPr>
        <w:t xml:space="preserve"> </w:t>
      </w:r>
    </w:p>
    <w:p w14:paraId="686F76B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、启动</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17297EB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、进入注册页面（填手机号）的用户数</w:t>
      </w:r>
      <w:r w:rsidRPr="00C62268">
        <w:rPr>
          <w:rFonts w:ascii="SimSun" w:hAnsi="SimSun"/>
          <w:sz w:val="24"/>
        </w:rPr>
        <w:t xml:space="preserve"> </w:t>
      </w:r>
    </w:p>
    <w:p w14:paraId="2DEF8D4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、进入获取验证码页面的用户数</w:t>
      </w:r>
      <w:r w:rsidRPr="00C62268">
        <w:rPr>
          <w:rFonts w:ascii="SimSun" w:hAnsi="SimSun"/>
          <w:sz w:val="24"/>
        </w:rPr>
        <w:t xml:space="preserve"> </w:t>
      </w:r>
    </w:p>
    <w:p w14:paraId="5A0B78E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F</w:t>
      </w:r>
      <w:r w:rsidRPr="00C62268">
        <w:rPr>
          <w:rFonts w:ascii="SimSun" w:hAnsi="SimSun" w:hint="eastAsia"/>
          <w:sz w:val="24"/>
        </w:rPr>
        <w:t>、注册成功后首次进入工作圈首页的用户数</w:t>
      </w:r>
      <w:r w:rsidRPr="00C62268">
        <w:rPr>
          <w:rFonts w:ascii="SimSun" w:hAnsi="SimSun"/>
          <w:sz w:val="24"/>
        </w:rPr>
        <w:t xml:space="preserve"> </w:t>
      </w:r>
    </w:p>
    <w:p w14:paraId="0529A118"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2、按漏斗或数据表格形式依次统计注册环节的转化率： </w:t>
      </w:r>
    </w:p>
    <w:p w14:paraId="2915B62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A-&gt;B-&gt;C-&gt;D-&gt;E-&gt; F </w:t>
      </w:r>
      <w:r w:rsidRPr="00C62268">
        <w:rPr>
          <w:rFonts w:ascii="SimSun" w:hAnsi="SimSun" w:hint="eastAsia"/>
          <w:sz w:val="24"/>
        </w:rPr>
        <w:t xml:space="preserve"> </w:t>
      </w:r>
    </w:p>
    <w:p w14:paraId="40FA35A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Web 端邀请进圈子和邀请加入企业的注册转化率： </w:t>
      </w:r>
    </w:p>
    <w:p w14:paraId="59EA5E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0F47A61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、点击邀请链接进入</w:t>
      </w:r>
      <w:r w:rsidRPr="00C62268">
        <w:rPr>
          <w:rFonts w:ascii="SimSun" w:hAnsi="SimSun"/>
          <w:sz w:val="24"/>
        </w:rPr>
        <w:t xml:space="preserve"> HTML </w:t>
      </w:r>
      <w:r w:rsidRPr="00C62268">
        <w:rPr>
          <w:rFonts w:ascii="SimSun" w:hAnsi="SimSun" w:hint="eastAsia"/>
          <w:sz w:val="24"/>
        </w:rPr>
        <w:t>着陆页的用户数</w:t>
      </w:r>
      <w:r w:rsidRPr="00C62268">
        <w:rPr>
          <w:rFonts w:ascii="SimSun" w:hAnsi="SimSun"/>
          <w:sz w:val="24"/>
        </w:rPr>
        <w:t xml:space="preserve"> </w:t>
      </w:r>
    </w:p>
    <w:p w14:paraId="4ABAFEC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、注册</w:t>
      </w:r>
      <w:r w:rsidRPr="00C62268">
        <w:rPr>
          <w:rFonts w:ascii="SimSun" w:hAnsi="SimSun"/>
          <w:sz w:val="24"/>
        </w:rPr>
        <w:t>/</w:t>
      </w:r>
      <w:r w:rsidRPr="00C62268">
        <w:rPr>
          <w:rFonts w:ascii="SimSun" w:hAnsi="SimSun" w:hint="eastAsia"/>
          <w:sz w:val="24"/>
        </w:rPr>
        <w:t>加入成功的用户数</w:t>
      </w:r>
      <w:r w:rsidRPr="00C62268">
        <w:rPr>
          <w:rFonts w:ascii="SimSun" w:hAnsi="SimSun"/>
          <w:sz w:val="24"/>
        </w:rPr>
        <w:t xml:space="preserve"> </w:t>
      </w:r>
    </w:p>
    <w:p w14:paraId="02CD8E1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、点击使用已有帐号加入链接的用户数</w:t>
      </w:r>
      <w:r w:rsidRPr="00C62268">
        <w:rPr>
          <w:rFonts w:ascii="SimSun" w:hAnsi="SimSun"/>
          <w:sz w:val="24"/>
        </w:rPr>
        <w:t xml:space="preserve"> </w:t>
      </w:r>
    </w:p>
    <w:p w14:paraId="22CFA6E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、通过已有帐号加入成功的用户数</w:t>
      </w:r>
      <w:r w:rsidRPr="00C62268">
        <w:rPr>
          <w:rFonts w:ascii="SimSun" w:hAnsi="SimSun"/>
          <w:sz w:val="24"/>
        </w:rPr>
        <w:t xml:space="preserve"> </w:t>
      </w:r>
    </w:p>
    <w:p w14:paraId="13428A0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、通过已有帐号加入提示“已是本圈成员无需重复加入”的用户数</w:t>
      </w:r>
      <w:r w:rsidRPr="00C62268">
        <w:rPr>
          <w:rFonts w:ascii="SimSun" w:hAnsi="SimSun"/>
          <w:sz w:val="24"/>
        </w:rPr>
        <w:t xml:space="preserve"> </w:t>
      </w:r>
    </w:p>
    <w:p w14:paraId="7AB6933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2、按漏斗或数据表格形式依次统计邀请注册环节的转化率： </w:t>
      </w:r>
    </w:p>
    <w:p w14:paraId="493AD9A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A-&gt;B </w:t>
      </w:r>
    </w:p>
    <w:p w14:paraId="71BBF34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A-&gt;C-&gt;D </w:t>
      </w:r>
    </w:p>
    <w:p w14:paraId="52715D1C" w14:textId="2879342E"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lastRenderedPageBreak/>
        <w:t xml:space="preserve">  A-&gt;C-&gt;E </w:t>
      </w:r>
    </w:p>
    <w:p w14:paraId="4A2A094F" w14:textId="16168C67" w:rsidR="00C62268" w:rsidRPr="00C62268" w:rsidRDefault="00C62268" w:rsidP="00C62268">
      <w:pPr>
        <w:pStyle w:val="af4"/>
        <w:spacing w:line="400" w:lineRule="exact"/>
        <w:ind w:firstLine="480"/>
        <w:jc w:val="left"/>
        <w:rPr>
          <w:rFonts w:ascii="SimSun" w:hAnsi="SimSun"/>
          <w:sz w:val="24"/>
        </w:rPr>
      </w:pPr>
    </w:p>
    <w:p w14:paraId="49B4032D" w14:textId="07BFB454" w:rsidR="00C62268" w:rsidRPr="00C62268" w:rsidRDefault="004443DF" w:rsidP="00C62268">
      <w:pPr>
        <w:pStyle w:val="af4"/>
        <w:spacing w:line="400" w:lineRule="exact"/>
        <w:ind w:firstLine="480"/>
        <w:jc w:val="left"/>
        <w:rPr>
          <w:rFonts w:ascii="SimSun" w:hAnsi="SimSun"/>
          <w:sz w:val="24"/>
        </w:rPr>
      </w:pPr>
      <w:r w:rsidRPr="00C62268">
        <w:rPr>
          <w:rFonts w:ascii="SimSun" w:hAnsi="SimSun"/>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注册流程：</w:t>
      </w:r>
    </w:p>
    <w:p w14:paraId="19EAA945" w14:textId="55C87F12" w:rsidR="00C62268" w:rsidRPr="00C62268" w:rsidRDefault="00C62268" w:rsidP="00C62268">
      <w:pPr>
        <w:pStyle w:val="af4"/>
        <w:spacing w:line="400" w:lineRule="exact"/>
        <w:ind w:firstLine="480"/>
        <w:jc w:val="left"/>
        <w:rPr>
          <w:rFonts w:ascii="SimSun" w:hAnsi="SimSun"/>
          <w:sz w:val="24"/>
        </w:rPr>
      </w:pPr>
    </w:p>
    <w:p w14:paraId="5A6C805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F83DC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1、相对228版简化注册流程；</w:t>
      </w:r>
    </w:p>
    <w:p w14:paraId="50A36785" w14:textId="62BEA9F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2、取消注册环节的主动申请加入企业；</w:t>
      </w:r>
    </w:p>
    <w:p w14:paraId="27C72EBD" w14:textId="4004D2B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3、注册时填写的企业名仅仅用于个人名片中的工作单位，与用户真正的隶属企业无关；</w:t>
      </w:r>
    </w:p>
    <w:p w14:paraId="1F58BED6" w14:textId="731A825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用户需求：</w:t>
      </w:r>
    </w:p>
    <w:p w14:paraId="2A9DD7BC" w14:textId="7B020B8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4"/>
        <w:spacing w:line="400" w:lineRule="exact"/>
        <w:ind w:firstLine="480"/>
        <w:jc w:val="left"/>
        <w:rPr>
          <w:rFonts w:ascii="SimSun" w:hAnsi="SimSun"/>
          <w:sz w:val="24"/>
        </w:rPr>
      </w:pPr>
    </w:p>
    <w:p w14:paraId="37F6458F" w14:textId="26380A2A"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7DD73E1C" w14:textId="74D8EB2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w:t>
      </w:r>
      <w:r w:rsidR="004A3DC9">
        <w:rPr>
          <w:rFonts w:ascii="SimSun" w:hAnsi="SimSun" w:hint="eastAsia"/>
          <w:sz w:val="24"/>
        </w:rPr>
        <w:t>、密码</w:t>
      </w:r>
      <w:r w:rsidRPr="00C62268">
        <w:rPr>
          <w:rFonts w:ascii="SimSun" w:hAnsi="SimSun" w:hint="eastAsia"/>
          <w:sz w:val="24"/>
        </w:rPr>
        <w:t>至少6位， 字母数字及符号组成；</w:t>
      </w:r>
    </w:p>
    <w:p w14:paraId="4576BD18" w14:textId="767D844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2、验证码标准4位数字；</w:t>
      </w:r>
    </w:p>
    <w:p w14:paraId="7741248C" w14:textId="4FCA0F1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3、姓名和企业名必填；</w:t>
      </w:r>
    </w:p>
    <w:p w14:paraId="1923FF1B" w14:textId="1D10552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5、根据企业名及手机号/邮箱，智能推荐备选加入企业；</w:t>
      </w:r>
    </w:p>
    <w:p w14:paraId="7EA2D577" w14:textId="44602EB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6、有企业邀请的在前，关键字智能推荐的企业在后；</w:t>
      </w:r>
    </w:p>
    <w:p w14:paraId="47E41F81" w14:textId="6EE9C97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7、以上为业务流程，重点阐述业务关键内容，最后的程序实现要参考UE流程；</w:t>
      </w:r>
    </w:p>
    <w:p w14:paraId="159979A6" w14:textId="6AB2A27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8、注意手机端和Web端UE流程的不同；</w:t>
      </w:r>
    </w:p>
    <w:p w14:paraId="3BDC8A5B" w14:textId="4C6B6090" w:rsidR="00C62268" w:rsidRPr="00C62268" w:rsidRDefault="00C62268" w:rsidP="00C62268">
      <w:pPr>
        <w:pStyle w:val="af4"/>
        <w:spacing w:line="400" w:lineRule="exact"/>
        <w:ind w:firstLine="480"/>
        <w:jc w:val="left"/>
        <w:rPr>
          <w:rFonts w:ascii="SimSun" w:hAnsi="SimSun"/>
          <w:sz w:val="24"/>
        </w:rPr>
      </w:pPr>
    </w:p>
    <w:p w14:paraId="16B48F9D" w14:textId="0162F8BD"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修改密码流程：</w:t>
      </w:r>
    </w:p>
    <w:p w14:paraId="27F6499C" w14:textId="777DD25C" w:rsidR="00C62268" w:rsidRPr="00C62268" w:rsidRDefault="00C62268" w:rsidP="00C62268">
      <w:pPr>
        <w:pStyle w:val="af4"/>
        <w:spacing w:line="400" w:lineRule="exact"/>
        <w:ind w:firstLine="480"/>
        <w:jc w:val="left"/>
        <w:rPr>
          <w:rFonts w:ascii="SimSun" w:hAnsi="SimSun"/>
          <w:sz w:val="24"/>
        </w:rPr>
      </w:pPr>
    </w:p>
    <w:p w14:paraId="2E72BBC4" w14:textId="20C7036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29A1CBB" w14:textId="0144916E"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1、用户需要成功登录工作圈内才可以进行修改密码操作；</w:t>
      </w:r>
    </w:p>
    <w:p w14:paraId="6D4CF332" w14:textId="665A941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2、在设置新密码前需要输入原密码，密码验证通过后方可设置新密码；</w:t>
      </w:r>
    </w:p>
    <w:p w14:paraId="3C1AA706" w14:textId="472407B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3、新密码格式要求同注册；</w:t>
      </w:r>
    </w:p>
    <w:p w14:paraId="65866446" w14:textId="23470483" w:rsidR="00C62268" w:rsidRPr="00C62268" w:rsidRDefault="00C62268" w:rsidP="00C62268">
      <w:pPr>
        <w:pStyle w:val="af4"/>
        <w:spacing w:line="400" w:lineRule="exact"/>
        <w:ind w:firstLine="480"/>
        <w:jc w:val="left"/>
        <w:rPr>
          <w:rFonts w:ascii="SimSun" w:hAnsi="SimSun"/>
          <w:sz w:val="24"/>
        </w:rPr>
      </w:pPr>
    </w:p>
    <w:p w14:paraId="6FC1BC20" w14:textId="7B62695C"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添加同事：</w:t>
      </w:r>
    </w:p>
    <w:p w14:paraId="765B0AA3" w14:textId="3DCE3FB6"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4"/>
        <w:spacing w:line="400" w:lineRule="exact"/>
        <w:ind w:firstLine="480"/>
        <w:jc w:val="left"/>
        <w:rPr>
          <w:rFonts w:ascii="SimSun" w:hAnsi="SimSun"/>
          <w:sz w:val="24"/>
        </w:rPr>
      </w:pPr>
    </w:p>
    <w:p w14:paraId="1EB7D98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E2078D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企业圈同事列表等同于企业人员列表，包含以下几种状态：</w:t>
      </w:r>
    </w:p>
    <w:p w14:paraId="0EC7B7E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1、活跃：已注册并成功加入企业的用户；</w:t>
      </w:r>
    </w:p>
    <w:p w14:paraId="1EE7DC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2、邀请中：被添加的同事还未确认加入该企业时的状态；</w:t>
      </w:r>
    </w:p>
    <w:p w14:paraId="3FFB9B0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4、停用：企业管理员停用某企业内用户+某企业内用户成功加入别的企业时的状态；</w:t>
      </w:r>
    </w:p>
    <w:p w14:paraId="346A116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以上四种状态管理员可进行的操作（普通用户无权）：</w:t>
      </w:r>
    </w:p>
    <w:p w14:paraId="642AD63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1、活跃：[停用]操作，触发后变为停用状态；</w:t>
      </w:r>
    </w:p>
    <w:p w14:paraId="5A69CDF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2、邀请中：[删除]操作，发出的邀请失效，相应记录直接删掉；</w:t>
      </w:r>
    </w:p>
    <w:p w14:paraId="280FF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3、待审核：[同意]/[拒绝]操作，同意后变为邀请中状态或活跃状态；拒</w:t>
      </w:r>
      <w:r w:rsidRPr="00C62268">
        <w:rPr>
          <w:rFonts w:ascii="SimSun" w:hAnsi="SimSun" w:hint="eastAsia"/>
          <w:sz w:val="24"/>
        </w:rPr>
        <w:lastRenderedPageBreak/>
        <w:t>绝直接删掉本记录；</w:t>
      </w:r>
    </w:p>
    <w:p w14:paraId="08A86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以上同事列表要求显示内容：</w:t>
      </w:r>
    </w:p>
    <w:p w14:paraId="3214B34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1、企业内普通用户只需看到 活跃和邀请中 状态的同事；</w:t>
      </w:r>
    </w:p>
    <w:p w14:paraId="5F2DBA8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2、企业管理员能够看到四种状态的同事；</w:t>
      </w:r>
    </w:p>
    <w:p w14:paraId="785A89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外主动申请加入本企业的用户，显示为姓名）；</w:t>
      </w:r>
    </w:p>
    <w:p w14:paraId="34416F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215版对于有需要工作交接的停用状态用户必须显示；</w:t>
      </w:r>
    </w:p>
    <w:p w14:paraId="2F98D8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被邀请人收到通知:</w:t>
      </w:r>
    </w:p>
    <w:p w14:paraId="15AF3B7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1、如果是已注册用户，直接消息通知+短信/邮件；</w:t>
      </w:r>
    </w:p>
    <w:p w14:paraId="7E8A471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XXX（企业名）邀请您加入 </w:t>
      </w:r>
    </w:p>
    <w:p w14:paraId="20DE857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a. 手机号/邮箱（灰色不可修改）；</w:t>
      </w:r>
    </w:p>
    <w:p w14:paraId="13B2C7E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姓名*；</w:t>
      </w:r>
    </w:p>
    <w:p w14:paraId="4CAAA5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设置密码*/登录密码*</w:t>
      </w:r>
    </w:p>
    <w:p w14:paraId="4990AB02" w14:textId="77777777" w:rsidR="00C62268" w:rsidRPr="009F01FD" w:rsidRDefault="00C62268" w:rsidP="00C62268">
      <w:pPr>
        <w:pStyle w:val="a5"/>
        <w:rPr>
          <w:i/>
        </w:rPr>
      </w:pPr>
    </w:p>
    <w:p w14:paraId="4DFD53E0" w14:textId="77777777" w:rsidR="00C62268" w:rsidRDefault="00C62268" w:rsidP="00C62268">
      <w:pPr>
        <w:pStyle w:val="3"/>
      </w:pPr>
      <w:bookmarkStart w:id="16" w:name="_Toc418875569"/>
      <w:r>
        <w:rPr>
          <w:rFonts w:hint="eastAsia"/>
        </w:rPr>
        <w:lastRenderedPageBreak/>
        <w:t>账户系统模块类图</w:t>
      </w:r>
      <w:bookmarkEnd w:id="16"/>
    </w:p>
    <w:p w14:paraId="0A87A4A6" w14:textId="77777777" w:rsidR="00C62268" w:rsidRDefault="00C62268" w:rsidP="00C62268">
      <w:pPr>
        <w:jc w:val="center"/>
      </w:pPr>
      <w:r>
        <w:object w:dxaOrig="7457" w:dyaOrig="9494" w14:anchorId="3B2DDBFF">
          <v:shape id="_x0000_i1042" type="#_x0000_t75" style="width:372.6pt;height:475.2pt" o:ole="">
            <v:imagedata r:id="rId29" o:title=""/>
          </v:shape>
          <o:OLEObject Type="Embed" ProgID="Visio.Drawing.11" ShapeID="_x0000_i1042" DrawAspect="Content" ObjectID="_1524210571" r:id="rId30"/>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C62268">
      <w:pPr>
        <w:pStyle w:val="3"/>
      </w:pPr>
      <w:bookmarkStart w:id="17" w:name="_Toc418875570"/>
      <w:r>
        <w:rPr>
          <w:rFonts w:hint="eastAsia"/>
        </w:rPr>
        <w:t>JsonController</w:t>
      </w:r>
      <w:r>
        <w:rPr>
          <w:rFonts w:hint="eastAsia"/>
        </w:rPr>
        <w:t>类概述</w:t>
      </w:r>
      <w:bookmarkEnd w:id="17"/>
    </w:p>
    <w:p w14:paraId="37B8208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Controller</w:t>
      </w:r>
      <w:r w:rsidRPr="00C62268">
        <w:rPr>
          <w:rFonts w:ascii="SimSun" w:hAnsi="SimSun" w:hint="eastAsia"/>
          <w:sz w:val="24"/>
        </w:rPr>
        <w:t>的基类，封装统一较常用的方法，如参数校验、安全校验等。</w:t>
      </w:r>
    </w:p>
    <w:p w14:paraId="2DC5C360" w14:textId="77777777" w:rsidR="00C62268" w:rsidRPr="00C62268" w:rsidRDefault="00C62268" w:rsidP="00C62268">
      <w:pPr>
        <w:pStyle w:val="af4"/>
        <w:spacing w:line="400" w:lineRule="exact"/>
        <w:ind w:firstLine="480"/>
        <w:jc w:val="left"/>
        <w:rPr>
          <w:rFonts w:ascii="SimSun" w:hAnsi="SimSun"/>
          <w:sz w:val="24"/>
        </w:rPr>
      </w:pPr>
      <w:bookmarkStart w:id="18" w:name="_Toc418875571"/>
      <w:r w:rsidRPr="00C62268">
        <w:rPr>
          <w:rFonts w:ascii="SimSun" w:hAnsi="SimSun" w:hint="eastAsia"/>
          <w:sz w:val="24"/>
        </w:rPr>
        <w:t>类功能定义</w:t>
      </w:r>
      <w:bookmarkEnd w:id="18"/>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7"/>
                <w:b/>
                <w:i/>
              </w:rPr>
            </w:pPr>
            <w:r w:rsidRPr="00076C89">
              <w:rPr>
                <w:rStyle w:val="a7"/>
                <w:rFonts w:hint="eastAsia"/>
              </w:rPr>
              <w:t>序号</w:t>
            </w:r>
          </w:p>
        </w:tc>
        <w:tc>
          <w:tcPr>
            <w:tcW w:w="2052" w:type="dxa"/>
            <w:shd w:val="clear" w:color="auto" w:fill="CCCCCC"/>
          </w:tcPr>
          <w:p w14:paraId="18BE5001" w14:textId="77777777" w:rsidR="00C62268" w:rsidRPr="00076C89" w:rsidRDefault="00C62268" w:rsidP="00CC1B0B">
            <w:pPr>
              <w:jc w:val="center"/>
              <w:rPr>
                <w:rStyle w:val="a7"/>
                <w:b/>
                <w:i/>
              </w:rPr>
            </w:pPr>
            <w:r w:rsidRPr="00076C89">
              <w:rPr>
                <w:rStyle w:val="a7"/>
                <w:rFonts w:hint="eastAsia"/>
              </w:rPr>
              <w:t>功能点</w:t>
            </w:r>
          </w:p>
        </w:tc>
        <w:tc>
          <w:tcPr>
            <w:tcW w:w="5940" w:type="dxa"/>
            <w:shd w:val="clear" w:color="auto" w:fill="CCCCCC"/>
          </w:tcPr>
          <w:p w14:paraId="580FF34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7"/>
                <w:i/>
              </w:rPr>
            </w:pPr>
            <w:r w:rsidRPr="00076C89">
              <w:rPr>
                <w:rStyle w:val="a7"/>
                <w:rFonts w:hint="eastAsia"/>
              </w:rPr>
              <w:t>1</w:t>
            </w:r>
          </w:p>
        </w:tc>
        <w:tc>
          <w:tcPr>
            <w:tcW w:w="2052" w:type="dxa"/>
          </w:tcPr>
          <w:p w14:paraId="6CF13E6C" w14:textId="77777777" w:rsidR="00C62268" w:rsidRPr="00076C89" w:rsidRDefault="00C62268" w:rsidP="00CC1B0B">
            <w:pPr>
              <w:rPr>
                <w:rStyle w:val="a7"/>
                <w:i/>
              </w:rPr>
            </w:pPr>
            <w:r w:rsidRPr="004A4A85">
              <w:rPr>
                <w:rStyle w:val="a7"/>
              </w:rPr>
              <w:t>checkSig</w:t>
            </w:r>
          </w:p>
        </w:tc>
        <w:tc>
          <w:tcPr>
            <w:tcW w:w="5940" w:type="dxa"/>
          </w:tcPr>
          <w:p w14:paraId="7DF49896" w14:textId="77777777" w:rsidR="00C62268" w:rsidRPr="00076C89" w:rsidRDefault="00C62268" w:rsidP="00CC1B0B">
            <w:pPr>
              <w:rPr>
                <w:rStyle w:val="a7"/>
                <w:i/>
              </w:rPr>
            </w:pPr>
            <w:r>
              <w:rPr>
                <w:rStyle w:val="a7"/>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7"/>
                <w:i/>
              </w:rPr>
            </w:pPr>
            <w:r w:rsidRPr="00076C89">
              <w:rPr>
                <w:rStyle w:val="a7"/>
                <w:rFonts w:hint="eastAsia"/>
              </w:rPr>
              <w:t>2</w:t>
            </w:r>
          </w:p>
        </w:tc>
        <w:tc>
          <w:tcPr>
            <w:tcW w:w="2052" w:type="dxa"/>
          </w:tcPr>
          <w:p w14:paraId="2BCF5C60" w14:textId="77777777" w:rsidR="00C62268" w:rsidRPr="00076C89" w:rsidRDefault="00C62268" w:rsidP="00CC1B0B">
            <w:pPr>
              <w:rPr>
                <w:rStyle w:val="a7"/>
                <w:i/>
              </w:rPr>
            </w:pPr>
            <w:r w:rsidRPr="004A4A85">
              <w:rPr>
                <w:rStyle w:val="a7"/>
              </w:rPr>
              <w:t>checkImageNo</w:t>
            </w:r>
          </w:p>
        </w:tc>
        <w:tc>
          <w:tcPr>
            <w:tcW w:w="5940" w:type="dxa"/>
          </w:tcPr>
          <w:p w14:paraId="4D17A45E" w14:textId="77777777" w:rsidR="00C62268" w:rsidRPr="00076C89" w:rsidRDefault="00C62268" w:rsidP="00CC1B0B">
            <w:pPr>
              <w:rPr>
                <w:rStyle w:val="a7"/>
                <w:i/>
              </w:rPr>
            </w:pPr>
            <w:r>
              <w:rPr>
                <w:rStyle w:val="a7"/>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7"/>
                <w:i/>
              </w:rPr>
            </w:pPr>
            <w:r w:rsidRPr="00076C89">
              <w:rPr>
                <w:rStyle w:val="a7"/>
                <w:rFonts w:hint="eastAsia"/>
              </w:rPr>
              <w:lastRenderedPageBreak/>
              <w:t>3</w:t>
            </w:r>
          </w:p>
        </w:tc>
        <w:tc>
          <w:tcPr>
            <w:tcW w:w="2052" w:type="dxa"/>
          </w:tcPr>
          <w:p w14:paraId="36FD536A" w14:textId="77777777" w:rsidR="00C62268" w:rsidRPr="00076C89" w:rsidRDefault="00C62268" w:rsidP="00CC1B0B">
            <w:pPr>
              <w:rPr>
                <w:rStyle w:val="a7"/>
                <w:i/>
              </w:rPr>
            </w:pPr>
            <w:r w:rsidRPr="004A4A85">
              <w:rPr>
                <w:rStyle w:val="a7"/>
              </w:rPr>
              <w:t>changeTokenRel</w:t>
            </w:r>
          </w:p>
        </w:tc>
        <w:tc>
          <w:tcPr>
            <w:tcW w:w="5940" w:type="dxa"/>
          </w:tcPr>
          <w:p w14:paraId="2F75E1B3" w14:textId="77777777" w:rsidR="00C62268" w:rsidRPr="00076C89" w:rsidRDefault="00C62268" w:rsidP="00CC1B0B">
            <w:pPr>
              <w:rPr>
                <w:rStyle w:val="a7"/>
                <w:i/>
              </w:rPr>
            </w:pPr>
            <w:r>
              <w:rPr>
                <w:rStyle w:val="a7"/>
              </w:rPr>
              <w:t>T</w:t>
            </w:r>
            <w:r>
              <w:rPr>
                <w:rStyle w:val="a7"/>
                <w:rFonts w:hint="eastAsia"/>
              </w:rPr>
              <w:t>oken</w:t>
            </w:r>
            <w:r>
              <w:rPr>
                <w:rStyle w:val="a7"/>
                <w:rFonts w:hint="eastAsia"/>
              </w:rPr>
              <w:t>切换</w:t>
            </w:r>
          </w:p>
        </w:tc>
      </w:tr>
    </w:tbl>
    <w:p w14:paraId="0496A929" w14:textId="77777777" w:rsidR="00C62268" w:rsidRPr="00CF07BE" w:rsidRDefault="00C62268" w:rsidP="00C62268">
      <w:pPr>
        <w:rPr>
          <w:rStyle w:val="a7"/>
          <w:i/>
        </w:rPr>
      </w:pPr>
    </w:p>
    <w:p w14:paraId="22E44FE1" w14:textId="77777777" w:rsidR="00C62268" w:rsidRDefault="00C62268" w:rsidP="00A67151">
      <w:pPr>
        <w:pStyle w:val="3"/>
      </w:pPr>
      <w:bookmarkStart w:id="19" w:name="_Toc418875572"/>
      <w:r>
        <w:rPr>
          <w:rFonts w:hint="eastAsia"/>
        </w:rPr>
        <w:t>AccountWebController</w:t>
      </w:r>
      <w:r>
        <w:rPr>
          <w:rFonts w:hint="eastAsia"/>
        </w:rPr>
        <w:t>类概述</w:t>
      </w:r>
      <w:bookmarkEnd w:id="19"/>
    </w:p>
    <w:p w14:paraId="2BD9373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这个类是给PC浏览器访问提供的http接口，基于SpringMVC框架 。</w:t>
      </w:r>
    </w:p>
    <w:p w14:paraId="47290A75" w14:textId="77777777" w:rsidR="00C62268" w:rsidRPr="00C62268" w:rsidRDefault="00C62268" w:rsidP="00C62268">
      <w:pPr>
        <w:pStyle w:val="af4"/>
        <w:spacing w:line="400" w:lineRule="exact"/>
        <w:ind w:firstLine="480"/>
        <w:jc w:val="left"/>
        <w:rPr>
          <w:rFonts w:ascii="SimSun" w:hAnsi="SimSun"/>
          <w:sz w:val="24"/>
        </w:rPr>
      </w:pPr>
      <w:bookmarkStart w:id="20" w:name="_Toc418875573"/>
      <w:r w:rsidRPr="00C62268">
        <w:rPr>
          <w:rFonts w:ascii="SimSun" w:hAnsi="SimSun" w:hint="eastAsia"/>
          <w:sz w:val="24"/>
        </w:rPr>
        <w:t>类功能定义</w:t>
      </w:r>
      <w:bookmarkEnd w:id="2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9EB6E67"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77F717D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7"/>
                <w:i/>
              </w:rPr>
            </w:pPr>
            <w:r w:rsidRPr="00076C89">
              <w:rPr>
                <w:rStyle w:val="a7"/>
                <w:rFonts w:hint="eastAsia"/>
              </w:rPr>
              <w:t>1</w:t>
            </w:r>
          </w:p>
        </w:tc>
        <w:tc>
          <w:tcPr>
            <w:tcW w:w="2999" w:type="dxa"/>
          </w:tcPr>
          <w:p w14:paraId="4C063D3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7"/>
                <w:i/>
              </w:rPr>
            </w:pPr>
            <w:r>
              <w:rPr>
                <w:rStyle w:val="a7"/>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7"/>
                <w:i/>
              </w:rPr>
            </w:pPr>
            <w:r w:rsidRPr="00076C89">
              <w:rPr>
                <w:rStyle w:val="a7"/>
                <w:rFonts w:hint="eastAsia"/>
              </w:rPr>
              <w:t>2</w:t>
            </w:r>
          </w:p>
        </w:tc>
        <w:tc>
          <w:tcPr>
            <w:tcW w:w="2999" w:type="dxa"/>
          </w:tcPr>
          <w:p w14:paraId="7D210EBF"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7"/>
                <w:i/>
              </w:rPr>
            </w:pPr>
            <w:r>
              <w:rPr>
                <w:rStyle w:val="a7"/>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7"/>
                <w:i/>
              </w:rPr>
            </w:pPr>
            <w:r w:rsidRPr="00076C89">
              <w:rPr>
                <w:rStyle w:val="a7"/>
                <w:rFonts w:hint="eastAsia"/>
              </w:rPr>
              <w:t>3</w:t>
            </w:r>
          </w:p>
        </w:tc>
        <w:tc>
          <w:tcPr>
            <w:tcW w:w="2999" w:type="dxa"/>
          </w:tcPr>
          <w:p w14:paraId="515B3A17"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7"/>
                <w:i/>
              </w:rPr>
            </w:pPr>
            <w:r>
              <w:rPr>
                <w:rStyle w:val="a7"/>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7"/>
                <w:i/>
              </w:rPr>
            </w:pPr>
            <w:r>
              <w:rPr>
                <w:rStyle w:val="a7"/>
                <w:rFonts w:hint="eastAsia"/>
              </w:rPr>
              <w:t>4</w:t>
            </w:r>
          </w:p>
        </w:tc>
        <w:tc>
          <w:tcPr>
            <w:tcW w:w="2999" w:type="dxa"/>
          </w:tcPr>
          <w:p w14:paraId="0C97E855"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7"/>
                <w:i/>
              </w:rPr>
            </w:pPr>
            <w:r>
              <w:rPr>
                <w:rStyle w:val="a7"/>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7"/>
                <w:i/>
              </w:rPr>
            </w:pPr>
            <w:r>
              <w:rPr>
                <w:rStyle w:val="a7"/>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7"/>
                <w:i/>
              </w:rPr>
            </w:pPr>
            <w:r>
              <w:rPr>
                <w:rStyle w:val="a7"/>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7"/>
                <w:i/>
              </w:rPr>
            </w:pPr>
            <w:r>
              <w:rPr>
                <w:rStyle w:val="a7"/>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7"/>
                <w:i/>
              </w:rPr>
            </w:pPr>
            <w:r>
              <w:rPr>
                <w:rStyle w:val="a7"/>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7"/>
                <w:i/>
              </w:rPr>
            </w:pPr>
            <w:r>
              <w:rPr>
                <w:rStyle w:val="a7"/>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7"/>
                <w:i/>
              </w:rPr>
            </w:pPr>
            <w:r>
              <w:rPr>
                <w:rStyle w:val="a7"/>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7"/>
                <w:i/>
              </w:rPr>
            </w:pPr>
            <w:r>
              <w:rPr>
                <w:rStyle w:val="a7"/>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7"/>
                <w:i/>
              </w:rPr>
            </w:pPr>
            <w:r>
              <w:rPr>
                <w:rStyle w:val="a7"/>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7"/>
                <w:i/>
              </w:rPr>
            </w:pPr>
            <w:r>
              <w:rPr>
                <w:rStyle w:val="a7"/>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7"/>
                <w:i/>
              </w:rPr>
            </w:pPr>
            <w:r>
              <w:rPr>
                <w:rStyle w:val="a7"/>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7"/>
                <w:i/>
              </w:rPr>
            </w:pPr>
            <w:r>
              <w:rPr>
                <w:rStyle w:val="a7"/>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7"/>
                <w:i/>
              </w:rPr>
            </w:pPr>
            <w:r>
              <w:rPr>
                <w:rStyle w:val="a7"/>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7"/>
                <w:i/>
              </w:rPr>
            </w:pPr>
            <w:r>
              <w:rPr>
                <w:rStyle w:val="a7"/>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7"/>
                <w:i/>
              </w:rPr>
            </w:pPr>
            <w:r>
              <w:rPr>
                <w:rStyle w:val="a7"/>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7"/>
                <w:i/>
              </w:rPr>
            </w:pPr>
            <w:r>
              <w:rPr>
                <w:rStyle w:val="a7"/>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7"/>
                <w:i/>
              </w:rPr>
            </w:pPr>
            <w:r>
              <w:rPr>
                <w:rStyle w:val="a7"/>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7"/>
                <w:i/>
              </w:rPr>
            </w:pPr>
            <w:r>
              <w:rPr>
                <w:rStyle w:val="a7"/>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7"/>
                <w:i/>
              </w:rPr>
            </w:pPr>
            <w:r>
              <w:rPr>
                <w:rStyle w:val="a7"/>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7"/>
                <w:i/>
              </w:rPr>
            </w:pPr>
            <w:r>
              <w:rPr>
                <w:rStyle w:val="a7"/>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7"/>
                <w:i/>
              </w:rPr>
            </w:pPr>
            <w:r>
              <w:rPr>
                <w:rStyle w:val="a7"/>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7"/>
                <w:i/>
              </w:rPr>
            </w:pPr>
            <w:r>
              <w:rPr>
                <w:rStyle w:val="a7"/>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7"/>
                <w:i/>
              </w:rPr>
            </w:pPr>
            <w:r>
              <w:rPr>
                <w:rStyle w:val="a7"/>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bl>
    <w:p w14:paraId="786F43AD" w14:textId="77777777" w:rsidR="00C62268" w:rsidRDefault="00C62268" w:rsidP="00A67151">
      <w:pPr>
        <w:pStyle w:val="3"/>
      </w:pPr>
      <w:bookmarkStart w:id="21" w:name="_Toc418875574"/>
      <w:r>
        <w:rPr>
          <w:rFonts w:hint="eastAsia"/>
        </w:rPr>
        <w:t>AccountRestController</w:t>
      </w:r>
      <w:r>
        <w:rPr>
          <w:rFonts w:hint="eastAsia"/>
        </w:rPr>
        <w:t>类概述</w:t>
      </w:r>
      <w:bookmarkEnd w:id="21"/>
    </w:p>
    <w:p w14:paraId="5F8442B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给移动端提访问提供的http接口 。</w:t>
      </w:r>
    </w:p>
    <w:p w14:paraId="6FFFBACB" w14:textId="77777777" w:rsidR="00C62268" w:rsidRPr="00C62268" w:rsidRDefault="00C62268" w:rsidP="00C62268">
      <w:pPr>
        <w:pStyle w:val="af4"/>
        <w:spacing w:line="400" w:lineRule="exact"/>
        <w:ind w:firstLine="480"/>
        <w:jc w:val="left"/>
        <w:rPr>
          <w:rFonts w:ascii="SimSun" w:hAnsi="SimSun"/>
          <w:sz w:val="24"/>
        </w:rPr>
      </w:pPr>
      <w:bookmarkStart w:id="22" w:name="_Toc418875575"/>
      <w:r w:rsidRPr="00C62268">
        <w:rPr>
          <w:rFonts w:ascii="SimSun" w:hAnsi="SimSun" w:hint="eastAsia"/>
          <w:sz w:val="24"/>
        </w:rPr>
        <w:t>类功能定义</w:t>
      </w:r>
      <w:bookmarkEnd w:id="22"/>
    </w:p>
    <w:p w14:paraId="40AE01EB"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ECE43E0"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6A0EA43E"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7"/>
                <w:i/>
              </w:rPr>
            </w:pPr>
            <w:r w:rsidRPr="00076C89">
              <w:rPr>
                <w:rStyle w:val="a7"/>
                <w:rFonts w:hint="eastAsia"/>
              </w:rPr>
              <w:t>1</w:t>
            </w:r>
          </w:p>
        </w:tc>
        <w:tc>
          <w:tcPr>
            <w:tcW w:w="2999" w:type="dxa"/>
          </w:tcPr>
          <w:p w14:paraId="7049AD91"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7"/>
                <w:i/>
              </w:rPr>
            </w:pPr>
            <w:r>
              <w:rPr>
                <w:rStyle w:val="a7"/>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7"/>
                <w:i/>
              </w:rPr>
            </w:pPr>
            <w:r w:rsidRPr="00076C89">
              <w:rPr>
                <w:rStyle w:val="a7"/>
                <w:rFonts w:hint="eastAsia"/>
              </w:rPr>
              <w:t>2</w:t>
            </w:r>
          </w:p>
        </w:tc>
        <w:tc>
          <w:tcPr>
            <w:tcW w:w="2999" w:type="dxa"/>
          </w:tcPr>
          <w:p w14:paraId="2B5D4D92"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7"/>
                <w:i/>
              </w:rPr>
            </w:pPr>
            <w:r>
              <w:rPr>
                <w:rStyle w:val="a7"/>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7"/>
                <w:i/>
              </w:rPr>
            </w:pPr>
            <w:r w:rsidRPr="00076C89">
              <w:rPr>
                <w:rStyle w:val="a7"/>
                <w:rFonts w:hint="eastAsia"/>
              </w:rPr>
              <w:t>3</w:t>
            </w:r>
          </w:p>
        </w:tc>
        <w:tc>
          <w:tcPr>
            <w:tcW w:w="2999" w:type="dxa"/>
          </w:tcPr>
          <w:p w14:paraId="584F8BD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7"/>
                <w:i/>
              </w:rPr>
            </w:pPr>
            <w:r>
              <w:rPr>
                <w:rStyle w:val="a7"/>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7"/>
                <w:i/>
              </w:rPr>
            </w:pPr>
            <w:r>
              <w:rPr>
                <w:rStyle w:val="a7"/>
                <w:rFonts w:hint="eastAsia"/>
              </w:rPr>
              <w:t>4</w:t>
            </w:r>
          </w:p>
        </w:tc>
        <w:tc>
          <w:tcPr>
            <w:tcW w:w="2999" w:type="dxa"/>
          </w:tcPr>
          <w:p w14:paraId="20FF4DC8"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7"/>
                <w:i/>
              </w:rPr>
            </w:pPr>
            <w:r>
              <w:rPr>
                <w:rStyle w:val="a7"/>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7"/>
                <w:i/>
              </w:rPr>
            </w:pPr>
            <w:r>
              <w:rPr>
                <w:rStyle w:val="a7"/>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7"/>
                <w:i/>
              </w:rPr>
            </w:pPr>
            <w:r>
              <w:rPr>
                <w:rStyle w:val="a7"/>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7"/>
                <w:i/>
              </w:rPr>
            </w:pPr>
            <w:r>
              <w:rPr>
                <w:rStyle w:val="a7"/>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7"/>
                <w:i/>
              </w:rPr>
            </w:pPr>
            <w:r>
              <w:rPr>
                <w:rStyle w:val="a7"/>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7"/>
                <w:i/>
              </w:rPr>
            </w:pPr>
            <w:r>
              <w:rPr>
                <w:rStyle w:val="a7"/>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7"/>
                <w:i/>
              </w:rPr>
            </w:pPr>
            <w:r>
              <w:rPr>
                <w:rStyle w:val="a7"/>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7"/>
                <w:i/>
              </w:rPr>
            </w:pPr>
            <w:r>
              <w:rPr>
                <w:rStyle w:val="a7"/>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7"/>
                <w:i/>
              </w:rPr>
            </w:pPr>
            <w:r>
              <w:rPr>
                <w:rStyle w:val="a7"/>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7"/>
                <w:i/>
              </w:rPr>
            </w:pPr>
            <w:r>
              <w:rPr>
                <w:rStyle w:val="a7"/>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7"/>
                <w:i/>
              </w:rPr>
            </w:pPr>
            <w:r>
              <w:rPr>
                <w:rStyle w:val="a7"/>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7"/>
                <w:i/>
              </w:rPr>
            </w:pPr>
            <w:r>
              <w:rPr>
                <w:rStyle w:val="a7"/>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7"/>
                <w:i/>
              </w:rPr>
            </w:pPr>
            <w:r>
              <w:rPr>
                <w:rStyle w:val="a7"/>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7"/>
                <w:i/>
              </w:rPr>
            </w:pPr>
            <w:r>
              <w:rPr>
                <w:rStyle w:val="a7"/>
                <w:rFonts w:hint="eastAsia"/>
              </w:rPr>
              <w:lastRenderedPageBreak/>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7"/>
                <w:i/>
              </w:rPr>
            </w:pPr>
            <w:r>
              <w:rPr>
                <w:rStyle w:val="a7"/>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7"/>
                <w:i/>
              </w:rPr>
            </w:pPr>
            <w:r>
              <w:rPr>
                <w:rStyle w:val="a7"/>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7"/>
                <w:i/>
              </w:rPr>
            </w:pPr>
            <w:r>
              <w:rPr>
                <w:rStyle w:val="a7"/>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7"/>
                <w:i/>
              </w:rPr>
            </w:pPr>
            <w:r>
              <w:rPr>
                <w:rStyle w:val="a7"/>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7"/>
                <w:i/>
              </w:rPr>
            </w:pPr>
            <w:r>
              <w:rPr>
                <w:rStyle w:val="a7"/>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7"/>
                <w:i/>
              </w:rPr>
            </w:pPr>
            <w:r>
              <w:rPr>
                <w:rStyle w:val="a7"/>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7"/>
                <w:i/>
              </w:rPr>
            </w:pPr>
            <w:r>
              <w:rPr>
                <w:rStyle w:val="a7"/>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7"/>
                <w:i/>
              </w:rPr>
            </w:pPr>
            <w:r>
              <w:rPr>
                <w:rStyle w:val="a7"/>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7"/>
                <w:i/>
              </w:rPr>
            </w:pPr>
            <w:r>
              <w:rPr>
                <w:rStyle w:val="a7"/>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bl>
    <w:p w14:paraId="2F4A8F82" w14:textId="77777777" w:rsidR="00C62268" w:rsidRDefault="00C62268" w:rsidP="00A67151">
      <w:pPr>
        <w:pStyle w:val="3"/>
      </w:pPr>
      <w:bookmarkStart w:id="23" w:name="_Toc418875576"/>
      <w:r>
        <w:rPr>
          <w:rFonts w:hint="eastAsia"/>
        </w:rPr>
        <w:t>Client</w:t>
      </w:r>
      <w:r>
        <w:rPr>
          <w:rFonts w:hint="eastAsia"/>
        </w:rPr>
        <w:t>类概述</w:t>
      </w:r>
      <w:bookmarkEnd w:id="23"/>
    </w:p>
    <w:p w14:paraId="5A7045D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封装对Thrift接口的调用，基于zookeeper进行 多点分发和监控。</w:t>
      </w:r>
    </w:p>
    <w:p w14:paraId="203349BB" w14:textId="77777777" w:rsidR="00C62268" w:rsidRPr="00C62268" w:rsidRDefault="00C62268" w:rsidP="00C62268">
      <w:pPr>
        <w:pStyle w:val="af4"/>
        <w:spacing w:line="400" w:lineRule="exact"/>
        <w:ind w:firstLine="480"/>
        <w:jc w:val="left"/>
        <w:rPr>
          <w:rFonts w:ascii="SimSun" w:hAnsi="SimSun"/>
          <w:sz w:val="24"/>
        </w:rPr>
      </w:pPr>
      <w:bookmarkStart w:id="24" w:name="_Toc418875577"/>
      <w:r w:rsidRPr="00C62268">
        <w:rPr>
          <w:rFonts w:ascii="SimSun" w:hAnsi="SimSun" w:hint="eastAsia"/>
          <w:sz w:val="24"/>
        </w:rPr>
        <w:t>类功能定义</w:t>
      </w:r>
      <w:bookmarkEnd w:id="24"/>
    </w:p>
    <w:p w14:paraId="6AA04680"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7"/>
                <w:b/>
                <w:i/>
              </w:rPr>
            </w:pPr>
            <w:r w:rsidRPr="00076C89">
              <w:rPr>
                <w:rStyle w:val="a7"/>
                <w:rFonts w:hint="eastAsia"/>
              </w:rPr>
              <w:t>序号</w:t>
            </w:r>
          </w:p>
        </w:tc>
        <w:tc>
          <w:tcPr>
            <w:tcW w:w="3119" w:type="dxa"/>
            <w:shd w:val="clear" w:color="auto" w:fill="CCCCCC"/>
          </w:tcPr>
          <w:p w14:paraId="7EC4BE81" w14:textId="77777777" w:rsidR="00C62268" w:rsidRPr="00076C89" w:rsidRDefault="00C62268" w:rsidP="00CC1B0B">
            <w:pPr>
              <w:jc w:val="center"/>
              <w:rPr>
                <w:rStyle w:val="a7"/>
                <w:b/>
                <w:i/>
              </w:rPr>
            </w:pPr>
            <w:r w:rsidRPr="00076C89">
              <w:rPr>
                <w:rStyle w:val="a7"/>
                <w:rFonts w:hint="eastAsia"/>
              </w:rPr>
              <w:t>功能点</w:t>
            </w:r>
          </w:p>
        </w:tc>
        <w:tc>
          <w:tcPr>
            <w:tcW w:w="4950" w:type="dxa"/>
            <w:shd w:val="clear" w:color="auto" w:fill="CCCCCC"/>
          </w:tcPr>
          <w:p w14:paraId="5CCD518C"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7"/>
                <w:i/>
              </w:rPr>
            </w:pPr>
            <w:r w:rsidRPr="00076C89">
              <w:rPr>
                <w:rStyle w:val="a7"/>
                <w:rFonts w:hint="eastAsia"/>
              </w:rPr>
              <w:t>1</w:t>
            </w:r>
          </w:p>
        </w:tc>
        <w:tc>
          <w:tcPr>
            <w:tcW w:w="3119" w:type="dxa"/>
          </w:tcPr>
          <w:p w14:paraId="4D7C812E"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7"/>
                <w:i/>
              </w:rPr>
            </w:pPr>
            <w:r>
              <w:rPr>
                <w:rStyle w:val="a7"/>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7"/>
                <w:i/>
              </w:rPr>
            </w:pPr>
            <w:r w:rsidRPr="00076C89">
              <w:rPr>
                <w:rStyle w:val="a7"/>
                <w:rFonts w:hint="eastAsia"/>
              </w:rPr>
              <w:t>2</w:t>
            </w:r>
          </w:p>
        </w:tc>
        <w:tc>
          <w:tcPr>
            <w:tcW w:w="3119" w:type="dxa"/>
          </w:tcPr>
          <w:p w14:paraId="5A9C1B91"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7"/>
                <w:i/>
              </w:rPr>
            </w:pPr>
            <w:r>
              <w:rPr>
                <w:rStyle w:val="a7"/>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7"/>
                <w:i/>
              </w:rPr>
            </w:pPr>
            <w:r w:rsidRPr="00076C89">
              <w:rPr>
                <w:rStyle w:val="a7"/>
                <w:rFonts w:hint="eastAsia"/>
              </w:rPr>
              <w:t>3</w:t>
            </w:r>
          </w:p>
        </w:tc>
        <w:tc>
          <w:tcPr>
            <w:tcW w:w="3119" w:type="dxa"/>
          </w:tcPr>
          <w:p w14:paraId="5721188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7"/>
                <w:i/>
              </w:rPr>
            </w:pPr>
            <w:r>
              <w:rPr>
                <w:rStyle w:val="a7"/>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7"/>
                <w:i/>
              </w:rPr>
            </w:pPr>
            <w:r>
              <w:rPr>
                <w:rStyle w:val="a7"/>
                <w:rFonts w:hint="eastAsia"/>
              </w:rPr>
              <w:t>4</w:t>
            </w:r>
          </w:p>
        </w:tc>
        <w:tc>
          <w:tcPr>
            <w:tcW w:w="3119" w:type="dxa"/>
          </w:tcPr>
          <w:p w14:paraId="7D278A00"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7"/>
                <w:i/>
              </w:rPr>
            </w:pPr>
            <w:r>
              <w:rPr>
                <w:rStyle w:val="a7"/>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7"/>
                <w:i/>
              </w:rPr>
            </w:pPr>
            <w:r>
              <w:rPr>
                <w:rStyle w:val="a7"/>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7"/>
                <w:i/>
              </w:rPr>
            </w:pPr>
            <w:r>
              <w:rPr>
                <w:rStyle w:val="a7"/>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7"/>
                <w:i/>
              </w:rPr>
            </w:pPr>
            <w:r>
              <w:rPr>
                <w:rStyle w:val="a7"/>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7"/>
                <w:i/>
              </w:rPr>
            </w:pPr>
            <w:r>
              <w:rPr>
                <w:rStyle w:val="a7"/>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7"/>
                <w:i/>
              </w:rPr>
            </w:pPr>
            <w:r>
              <w:rPr>
                <w:rStyle w:val="a7"/>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7"/>
                <w:i/>
              </w:rPr>
            </w:pPr>
            <w:r>
              <w:rPr>
                <w:rStyle w:val="a7"/>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7"/>
                <w:i/>
              </w:rPr>
            </w:pPr>
            <w:r>
              <w:rPr>
                <w:rStyle w:val="a7"/>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7"/>
                <w:i/>
              </w:rPr>
            </w:pPr>
            <w:r>
              <w:rPr>
                <w:rStyle w:val="a7"/>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7"/>
                <w:i/>
              </w:rPr>
            </w:pPr>
            <w:r>
              <w:rPr>
                <w:rStyle w:val="a7"/>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7"/>
                <w:i/>
              </w:rPr>
            </w:pPr>
            <w:r>
              <w:rPr>
                <w:rStyle w:val="a7"/>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7"/>
                <w:i/>
              </w:rPr>
            </w:pPr>
            <w:r>
              <w:rPr>
                <w:rStyle w:val="a7"/>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7"/>
                <w:i/>
              </w:rPr>
            </w:pPr>
            <w:r>
              <w:rPr>
                <w:rStyle w:val="a7"/>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7"/>
                <w:i/>
              </w:rPr>
            </w:pPr>
            <w:r>
              <w:rPr>
                <w:rStyle w:val="a7"/>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7"/>
                <w:i/>
              </w:rPr>
            </w:pPr>
            <w:r>
              <w:rPr>
                <w:rStyle w:val="a7"/>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7"/>
                <w:i/>
              </w:rPr>
            </w:pPr>
            <w:r>
              <w:rPr>
                <w:rStyle w:val="a7"/>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7"/>
                <w:i/>
              </w:rPr>
            </w:pPr>
            <w:r>
              <w:rPr>
                <w:rStyle w:val="a7"/>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7"/>
                <w:i/>
              </w:rPr>
            </w:pPr>
            <w:r>
              <w:rPr>
                <w:rStyle w:val="a7"/>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7"/>
                <w:i/>
              </w:rPr>
            </w:pPr>
            <w:r>
              <w:rPr>
                <w:rStyle w:val="a7"/>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7"/>
                <w:i/>
              </w:rPr>
            </w:pPr>
            <w:r>
              <w:rPr>
                <w:rStyle w:val="a7"/>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7"/>
                <w:i/>
              </w:rPr>
            </w:pPr>
            <w:r>
              <w:rPr>
                <w:rStyle w:val="a7"/>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7"/>
                <w:i/>
              </w:rPr>
            </w:pPr>
            <w:r>
              <w:rPr>
                <w:rStyle w:val="a7"/>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7"/>
                <w:i/>
              </w:rPr>
            </w:pPr>
            <w:r>
              <w:rPr>
                <w:rStyle w:val="a7"/>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7"/>
                <w:i/>
              </w:rPr>
            </w:pPr>
            <w:r>
              <w:rPr>
                <w:rStyle w:val="a7"/>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7"/>
                <w:i/>
              </w:rPr>
            </w:pPr>
            <w:r>
              <w:rPr>
                <w:rStyle w:val="a7"/>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7"/>
                <w:i/>
              </w:rPr>
            </w:pPr>
            <w:r>
              <w:rPr>
                <w:rStyle w:val="a7"/>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7"/>
                <w:i/>
              </w:rPr>
            </w:pPr>
            <w:r>
              <w:rPr>
                <w:rStyle w:val="a7"/>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7"/>
                <w:i/>
              </w:rPr>
            </w:pPr>
            <w:r>
              <w:rPr>
                <w:rStyle w:val="a7"/>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7"/>
                <w:i/>
              </w:rPr>
            </w:pPr>
            <w:r>
              <w:rPr>
                <w:rStyle w:val="a7"/>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7"/>
                <w:i/>
              </w:rPr>
            </w:pPr>
            <w:r>
              <w:rPr>
                <w:rStyle w:val="a7"/>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7"/>
                <w:i/>
              </w:rPr>
            </w:pPr>
            <w:r>
              <w:rPr>
                <w:rStyle w:val="a7"/>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7"/>
                <w:i/>
              </w:rPr>
            </w:pPr>
            <w:r>
              <w:rPr>
                <w:rStyle w:val="a7"/>
                <w:rFonts w:hint="eastAsia"/>
              </w:rPr>
              <w:t>校验账号是否在某一终端类型第一次登录</w:t>
            </w:r>
          </w:p>
        </w:tc>
      </w:tr>
    </w:tbl>
    <w:p w14:paraId="5F47474F" w14:textId="77777777" w:rsidR="00C62268" w:rsidRDefault="00C62268" w:rsidP="00A67151">
      <w:pPr>
        <w:pStyle w:val="3"/>
      </w:pPr>
      <w:bookmarkStart w:id="25" w:name="_Toc418875578"/>
      <w:r>
        <w:rPr>
          <w:rFonts w:hint="eastAsia"/>
        </w:rPr>
        <w:t>AccountServiceImpl</w:t>
      </w:r>
      <w:r>
        <w:rPr>
          <w:rFonts w:hint="eastAsia"/>
        </w:rPr>
        <w:t>类概述</w:t>
      </w:r>
      <w:bookmarkEnd w:id="25"/>
    </w:p>
    <w:p w14:paraId="4C87873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服务端的接口实现类，实现Thrift的Iface接口，Client通过Thrift远程调用。</w:t>
      </w:r>
    </w:p>
    <w:p w14:paraId="065B9AA2" w14:textId="77777777" w:rsidR="00C62268" w:rsidRPr="00C62268" w:rsidRDefault="00C62268" w:rsidP="00C62268">
      <w:pPr>
        <w:pStyle w:val="af4"/>
        <w:spacing w:line="400" w:lineRule="exact"/>
        <w:ind w:firstLine="480"/>
        <w:jc w:val="left"/>
        <w:rPr>
          <w:rFonts w:ascii="SimSun" w:hAnsi="SimSun"/>
          <w:sz w:val="24"/>
        </w:rPr>
      </w:pPr>
      <w:bookmarkStart w:id="26" w:name="_Toc418875579"/>
      <w:r w:rsidRPr="00C62268">
        <w:rPr>
          <w:rFonts w:ascii="SimSun" w:hAnsi="SimSun" w:hint="eastAsia"/>
          <w:sz w:val="24"/>
        </w:rPr>
        <w:t>类功能定义</w:t>
      </w:r>
      <w:bookmarkEnd w:id="26"/>
    </w:p>
    <w:p w14:paraId="0347F52C"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7"/>
                <w:b/>
                <w:i/>
              </w:rPr>
            </w:pPr>
            <w:r w:rsidRPr="00076C89">
              <w:rPr>
                <w:rStyle w:val="a7"/>
                <w:rFonts w:hint="eastAsia"/>
              </w:rPr>
              <w:lastRenderedPageBreak/>
              <w:t>序号</w:t>
            </w:r>
          </w:p>
        </w:tc>
        <w:tc>
          <w:tcPr>
            <w:tcW w:w="2999" w:type="dxa"/>
            <w:shd w:val="clear" w:color="auto" w:fill="CCCCCC"/>
          </w:tcPr>
          <w:p w14:paraId="4DE7EDED"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559F882B"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7"/>
                <w:i/>
              </w:rPr>
            </w:pPr>
            <w:r w:rsidRPr="00076C89">
              <w:rPr>
                <w:rStyle w:val="a7"/>
                <w:rFonts w:hint="eastAsia"/>
              </w:rPr>
              <w:t>1</w:t>
            </w:r>
          </w:p>
        </w:tc>
        <w:tc>
          <w:tcPr>
            <w:tcW w:w="2999" w:type="dxa"/>
          </w:tcPr>
          <w:p w14:paraId="55961CE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7"/>
                <w:i/>
              </w:rPr>
            </w:pPr>
            <w:r>
              <w:rPr>
                <w:rStyle w:val="a7"/>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7"/>
                <w:i/>
              </w:rPr>
            </w:pPr>
            <w:r w:rsidRPr="00076C89">
              <w:rPr>
                <w:rStyle w:val="a7"/>
                <w:rFonts w:hint="eastAsia"/>
              </w:rPr>
              <w:t>2</w:t>
            </w:r>
          </w:p>
        </w:tc>
        <w:tc>
          <w:tcPr>
            <w:tcW w:w="2999" w:type="dxa"/>
          </w:tcPr>
          <w:p w14:paraId="6DCE5B68"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7"/>
                <w:i/>
              </w:rPr>
            </w:pPr>
            <w:r>
              <w:rPr>
                <w:rStyle w:val="a7"/>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7"/>
                <w:i/>
              </w:rPr>
            </w:pPr>
            <w:r w:rsidRPr="00076C89">
              <w:rPr>
                <w:rStyle w:val="a7"/>
                <w:rFonts w:hint="eastAsia"/>
              </w:rPr>
              <w:t>3</w:t>
            </w:r>
          </w:p>
        </w:tc>
        <w:tc>
          <w:tcPr>
            <w:tcW w:w="2999" w:type="dxa"/>
          </w:tcPr>
          <w:p w14:paraId="6E22CCE6"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7"/>
                <w:i/>
              </w:rPr>
            </w:pPr>
            <w:r>
              <w:rPr>
                <w:rStyle w:val="a7"/>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7"/>
                <w:i/>
              </w:rPr>
            </w:pPr>
            <w:r>
              <w:rPr>
                <w:rStyle w:val="a7"/>
                <w:rFonts w:hint="eastAsia"/>
              </w:rPr>
              <w:t>4</w:t>
            </w:r>
          </w:p>
        </w:tc>
        <w:tc>
          <w:tcPr>
            <w:tcW w:w="2999" w:type="dxa"/>
          </w:tcPr>
          <w:p w14:paraId="072482EE"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7"/>
                <w:i/>
              </w:rPr>
            </w:pPr>
            <w:r>
              <w:rPr>
                <w:rStyle w:val="a7"/>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7"/>
                <w:i/>
              </w:rPr>
            </w:pPr>
            <w:r>
              <w:rPr>
                <w:rStyle w:val="a7"/>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7"/>
                <w:i/>
              </w:rPr>
            </w:pPr>
            <w:r>
              <w:rPr>
                <w:rStyle w:val="a7"/>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7"/>
                <w:i/>
              </w:rPr>
            </w:pPr>
            <w:r>
              <w:rPr>
                <w:rStyle w:val="a7"/>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7"/>
                <w:i/>
              </w:rPr>
            </w:pPr>
            <w:r>
              <w:rPr>
                <w:rStyle w:val="a7"/>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7"/>
                <w:i/>
              </w:rPr>
            </w:pPr>
            <w:r>
              <w:rPr>
                <w:rStyle w:val="a7"/>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7"/>
                <w:i/>
              </w:rPr>
            </w:pPr>
            <w:r>
              <w:rPr>
                <w:rStyle w:val="a7"/>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7"/>
                <w:i/>
              </w:rPr>
            </w:pPr>
            <w:r>
              <w:rPr>
                <w:rStyle w:val="a7"/>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7"/>
                <w:i/>
              </w:rPr>
            </w:pPr>
            <w:r>
              <w:rPr>
                <w:rStyle w:val="a7"/>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7"/>
                <w:i/>
              </w:rPr>
            </w:pPr>
            <w:r>
              <w:rPr>
                <w:rStyle w:val="a7"/>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7"/>
                <w:i/>
              </w:rPr>
            </w:pPr>
            <w:r>
              <w:rPr>
                <w:rStyle w:val="a7"/>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7"/>
                <w:i/>
              </w:rPr>
            </w:pPr>
            <w:r>
              <w:rPr>
                <w:rStyle w:val="a7"/>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7"/>
                <w:i/>
              </w:rPr>
            </w:pPr>
            <w:r>
              <w:rPr>
                <w:rStyle w:val="a7"/>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7"/>
                <w:i/>
              </w:rPr>
            </w:pPr>
            <w:r>
              <w:rPr>
                <w:rStyle w:val="a7"/>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7"/>
                <w:i/>
              </w:rPr>
            </w:pPr>
            <w:r>
              <w:rPr>
                <w:rStyle w:val="a7"/>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7"/>
                <w:i/>
              </w:rPr>
            </w:pPr>
            <w:r>
              <w:rPr>
                <w:rStyle w:val="a7"/>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7"/>
                <w:i/>
              </w:rPr>
            </w:pPr>
            <w:r>
              <w:rPr>
                <w:rStyle w:val="a7"/>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7"/>
                <w:i/>
              </w:rPr>
            </w:pPr>
            <w:r>
              <w:rPr>
                <w:rStyle w:val="a7"/>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7"/>
                <w:i/>
              </w:rPr>
            </w:pPr>
            <w:r>
              <w:rPr>
                <w:rStyle w:val="a7"/>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7"/>
                <w:i/>
              </w:rPr>
            </w:pPr>
            <w:r>
              <w:rPr>
                <w:rStyle w:val="a7"/>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7"/>
                <w:i/>
              </w:rPr>
            </w:pPr>
            <w:r>
              <w:rPr>
                <w:rStyle w:val="a7"/>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7"/>
                <w:i/>
              </w:rPr>
            </w:pPr>
            <w:r>
              <w:rPr>
                <w:rStyle w:val="a7"/>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7"/>
                <w:i/>
              </w:rPr>
            </w:pPr>
            <w:r>
              <w:rPr>
                <w:rStyle w:val="a7"/>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7"/>
                <w:i/>
              </w:rPr>
            </w:pPr>
            <w:r>
              <w:rPr>
                <w:rStyle w:val="a7"/>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7"/>
                <w:i/>
              </w:rPr>
            </w:pPr>
            <w:r>
              <w:rPr>
                <w:rStyle w:val="a7"/>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7"/>
                <w:i/>
              </w:rPr>
            </w:pPr>
            <w:r>
              <w:rPr>
                <w:rStyle w:val="a7"/>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7"/>
                <w:i/>
              </w:rPr>
            </w:pPr>
            <w:r>
              <w:rPr>
                <w:rStyle w:val="a7"/>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7"/>
                <w:i/>
              </w:rPr>
            </w:pPr>
            <w:r>
              <w:rPr>
                <w:rStyle w:val="a7"/>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7"/>
                <w:i/>
              </w:rPr>
            </w:pPr>
            <w:r>
              <w:rPr>
                <w:rStyle w:val="a7"/>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7"/>
                <w:i/>
              </w:rPr>
            </w:pPr>
            <w:r>
              <w:rPr>
                <w:rStyle w:val="a7"/>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7"/>
                <w:i/>
              </w:rPr>
            </w:pPr>
            <w:r>
              <w:rPr>
                <w:rStyle w:val="a7"/>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7"/>
                <w:i/>
              </w:rPr>
            </w:pPr>
            <w:r>
              <w:rPr>
                <w:rStyle w:val="a7"/>
                <w:rFonts w:hint="eastAsia"/>
              </w:rPr>
              <w:t>校验账号是否在某一终端类型第一次登录</w:t>
            </w:r>
          </w:p>
        </w:tc>
      </w:tr>
    </w:tbl>
    <w:p w14:paraId="38F35947" w14:textId="77777777" w:rsidR="00C62268" w:rsidRDefault="00C62268" w:rsidP="00A67151">
      <w:pPr>
        <w:pStyle w:val="3"/>
      </w:pPr>
      <w:bookmarkStart w:id="27" w:name="_Toc418875580"/>
      <w:r>
        <w:rPr>
          <w:rFonts w:hint="eastAsia"/>
        </w:rPr>
        <w:t>CspService</w:t>
      </w:r>
      <w:r>
        <w:rPr>
          <w:rFonts w:hint="eastAsia"/>
        </w:rPr>
        <w:t>类概述</w:t>
      </w:r>
      <w:bookmarkEnd w:id="27"/>
    </w:p>
    <w:p w14:paraId="6AB4BD0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2C587C5" w14:textId="77777777" w:rsidR="00C62268" w:rsidRPr="00C62268" w:rsidRDefault="00C62268" w:rsidP="00C62268">
      <w:pPr>
        <w:pStyle w:val="af4"/>
        <w:spacing w:line="400" w:lineRule="exact"/>
        <w:ind w:firstLine="480"/>
        <w:jc w:val="left"/>
        <w:rPr>
          <w:rFonts w:ascii="SimSun" w:hAnsi="SimSun"/>
          <w:sz w:val="24"/>
        </w:rPr>
      </w:pPr>
      <w:bookmarkStart w:id="28" w:name="_Toc418875581"/>
      <w:r w:rsidRPr="00C62268">
        <w:rPr>
          <w:rFonts w:ascii="SimSun" w:hAnsi="SimSun" w:hint="eastAsia"/>
          <w:sz w:val="24"/>
        </w:rPr>
        <w:t>类功能定义</w:t>
      </w:r>
      <w:bookmarkEnd w:id="28"/>
    </w:p>
    <w:p w14:paraId="5EF6678E"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5F0128AF"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4A82A7ED"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7"/>
                <w:i/>
              </w:rPr>
            </w:pPr>
            <w:r w:rsidRPr="00076C89">
              <w:rPr>
                <w:rStyle w:val="a7"/>
                <w:rFonts w:hint="eastAsia"/>
              </w:rPr>
              <w:t>1</w:t>
            </w:r>
          </w:p>
        </w:tc>
        <w:tc>
          <w:tcPr>
            <w:tcW w:w="3966" w:type="dxa"/>
          </w:tcPr>
          <w:p w14:paraId="0B4B6689"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7"/>
                <w:i/>
              </w:rPr>
            </w:pPr>
            <w:r>
              <w:rPr>
                <w:rStyle w:val="a7"/>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7"/>
                <w:i/>
              </w:rPr>
            </w:pPr>
            <w:r w:rsidRPr="00076C89">
              <w:rPr>
                <w:rStyle w:val="a7"/>
                <w:rFonts w:hint="eastAsia"/>
              </w:rPr>
              <w:t>2</w:t>
            </w:r>
          </w:p>
        </w:tc>
        <w:tc>
          <w:tcPr>
            <w:tcW w:w="3966" w:type="dxa"/>
          </w:tcPr>
          <w:p w14:paraId="6AD6714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7"/>
                <w:i/>
              </w:rPr>
            </w:pPr>
            <w:r w:rsidRPr="00AA088E">
              <w:rPr>
                <w:rStyle w:val="a7"/>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7"/>
                <w:i/>
              </w:rPr>
            </w:pPr>
            <w:r w:rsidRPr="00076C89">
              <w:rPr>
                <w:rStyle w:val="a7"/>
                <w:rFonts w:hint="eastAsia"/>
              </w:rPr>
              <w:t>3</w:t>
            </w:r>
          </w:p>
        </w:tc>
        <w:tc>
          <w:tcPr>
            <w:tcW w:w="3966" w:type="dxa"/>
          </w:tcPr>
          <w:p w14:paraId="08F82771" w14:textId="77777777" w:rsidR="00C62268" w:rsidRPr="00076C89" w:rsidRDefault="00C62268" w:rsidP="00CC1B0B">
            <w:pPr>
              <w:rPr>
                <w:rStyle w:val="a7"/>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7"/>
                <w:i/>
              </w:rPr>
            </w:pPr>
            <w:r>
              <w:rPr>
                <w:rStyle w:val="a7"/>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7"/>
                <w:i/>
              </w:rPr>
            </w:pPr>
            <w:r>
              <w:rPr>
                <w:rStyle w:val="a7"/>
                <w:rFonts w:hint="eastAsia"/>
              </w:rPr>
              <w:t>4</w:t>
            </w:r>
          </w:p>
        </w:tc>
        <w:tc>
          <w:tcPr>
            <w:tcW w:w="3966" w:type="dxa"/>
          </w:tcPr>
          <w:p w14:paraId="09ECA2F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7"/>
                <w:i/>
              </w:rPr>
            </w:pPr>
            <w:r w:rsidRPr="00EA0ABC">
              <w:rPr>
                <w:rStyle w:val="a7"/>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7"/>
                <w:i/>
              </w:rPr>
            </w:pPr>
            <w:r>
              <w:rPr>
                <w:rStyle w:val="a7"/>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7"/>
                <w:i/>
              </w:rPr>
            </w:pPr>
            <w:r w:rsidRPr="00EA0ABC">
              <w:rPr>
                <w:rStyle w:val="a7"/>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7"/>
                <w:i/>
              </w:rPr>
            </w:pPr>
            <w:r>
              <w:rPr>
                <w:rStyle w:val="a7"/>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7"/>
                <w:i/>
              </w:rPr>
            </w:pPr>
            <w:r>
              <w:rPr>
                <w:rStyle w:val="a7"/>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7"/>
                <w:i/>
              </w:rPr>
            </w:pPr>
            <w:r>
              <w:rPr>
                <w:rStyle w:val="a7"/>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7"/>
                <w:i/>
              </w:rPr>
            </w:pPr>
            <w:r>
              <w:rPr>
                <w:rStyle w:val="a7"/>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7"/>
                <w:i/>
              </w:rPr>
            </w:pPr>
            <w:r>
              <w:rPr>
                <w:rStyle w:val="a7"/>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7"/>
                <w:i/>
              </w:rPr>
            </w:pPr>
            <w:r>
              <w:rPr>
                <w:rStyle w:val="a7"/>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7"/>
                <w:i/>
              </w:rPr>
            </w:pPr>
            <w:r>
              <w:rPr>
                <w:rStyle w:val="a7"/>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7"/>
                <w:i/>
              </w:rPr>
            </w:pPr>
            <w:r>
              <w:rPr>
                <w:rStyle w:val="a7"/>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7"/>
                <w:i/>
              </w:rPr>
            </w:pPr>
            <w:r>
              <w:rPr>
                <w:rStyle w:val="a7"/>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7"/>
                <w:i/>
              </w:rPr>
            </w:pPr>
            <w:r>
              <w:rPr>
                <w:rStyle w:val="a7"/>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7"/>
                <w:i/>
              </w:rPr>
            </w:pPr>
            <w:r>
              <w:rPr>
                <w:rStyle w:val="a7"/>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7"/>
                <w:i/>
              </w:rPr>
            </w:pPr>
            <w:r>
              <w:rPr>
                <w:rStyle w:val="a7"/>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7"/>
                <w:i/>
              </w:rPr>
            </w:pPr>
            <w:r>
              <w:rPr>
                <w:rStyle w:val="a7"/>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7"/>
                <w:i/>
              </w:rPr>
            </w:pPr>
            <w:r>
              <w:rPr>
                <w:rStyle w:val="a7"/>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7"/>
                <w:i/>
              </w:rPr>
            </w:pPr>
            <w:r>
              <w:rPr>
                <w:rStyle w:val="a7"/>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7"/>
                <w:i/>
              </w:rPr>
            </w:pPr>
            <w:r>
              <w:rPr>
                <w:rStyle w:val="a7"/>
                <w:rFonts w:hint="eastAsia"/>
              </w:rPr>
              <w:t>退出</w:t>
            </w:r>
          </w:p>
        </w:tc>
      </w:tr>
    </w:tbl>
    <w:p w14:paraId="0C61C3DC" w14:textId="77777777" w:rsidR="00C62268" w:rsidRDefault="00C62268" w:rsidP="00C62268">
      <w:pPr>
        <w:pStyle w:val="a0"/>
      </w:pPr>
    </w:p>
    <w:p w14:paraId="1DA37882" w14:textId="77777777" w:rsidR="00C62268" w:rsidRDefault="00C62268" w:rsidP="00A67151">
      <w:pPr>
        <w:pStyle w:val="3"/>
      </w:pPr>
      <w:bookmarkStart w:id="29" w:name="_Toc418875582"/>
      <w:r>
        <w:rPr>
          <w:rFonts w:hint="eastAsia"/>
        </w:rPr>
        <w:t>TokenCache</w:t>
      </w:r>
      <w:r>
        <w:rPr>
          <w:rFonts w:hint="eastAsia"/>
        </w:rPr>
        <w:t>类概述</w:t>
      </w:r>
      <w:bookmarkEnd w:id="29"/>
    </w:p>
    <w:p w14:paraId="2352E5C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E46A365" w14:textId="77777777" w:rsidR="00C62268" w:rsidRPr="00C62268" w:rsidRDefault="00C62268" w:rsidP="00C62268">
      <w:pPr>
        <w:pStyle w:val="af4"/>
        <w:spacing w:line="400" w:lineRule="exact"/>
        <w:ind w:firstLine="480"/>
        <w:jc w:val="left"/>
        <w:rPr>
          <w:rFonts w:ascii="SimSun" w:hAnsi="SimSun"/>
          <w:sz w:val="24"/>
        </w:rPr>
      </w:pPr>
      <w:bookmarkStart w:id="30" w:name="_Toc418875583"/>
      <w:r w:rsidRPr="00C62268">
        <w:rPr>
          <w:rFonts w:ascii="SimSun" w:hAnsi="SimSun" w:hint="eastAsia"/>
          <w:sz w:val="24"/>
        </w:rPr>
        <w:t>类功能定义</w:t>
      </w:r>
      <w:bookmarkEnd w:id="30"/>
    </w:p>
    <w:p w14:paraId="36F71CD4"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41815C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7B088FD1"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7"/>
                <w:i/>
              </w:rPr>
            </w:pPr>
            <w:r w:rsidRPr="00076C89">
              <w:rPr>
                <w:rStyle w:val="a7"/>
                <w:rFonts w:hint="eastAsia"/>
              </w:rPr>
              <w:t>1</w:t>
            </w:r>
          </w:p>
        </w:tc>
        <w:tc>
          <w:tcPr>
            <w:tcW w:w="3966" w:type="dxa"/>
          </w:tcPr>
          <w:p w14:paraId="5BEE21BA"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7"/>
                <w:i/>
              </w:rPr>
            </w:pPr>
            <w:r w:rsidRPr="00B47654">
              <w:rPr>
                <w:rStyle w:val="a7"/>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7"/>
                <w:i/>
              </w:rPr>
            </w:pPr>
            <w:r w:rsidRPr="00076C89">
              <w:rPr>
                <w:rStyle w:val="a7"/>
                <w:rFonts w:hint="eastAsia"/>
              </w:rPr>
              <w:t>2</w:t>
            </w:r>
          </w:p>
        </w:tc>
        <w:tc>
          <w:tcPr>
            <w:tcW w:w="3966" w:type="dxa"/>
          </w:tcPr>
          <w:p w14:paraId="78EB2CC1" w14:textId="77777777" w:rsidR="00C62268" w:rsidRPr="00076C89" w:rsidRDefault="00C62268" w:rsidP="00CC1B0B">
            <w:pPr>
              <w:rPr>
                <w:rStyle w:val="a7"/>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7"/>
                <w:i/>
              </w:rPr>
            </w:pPr>
            <w:r w:rsidRPr="00B47654">
              <w:rPr>
                <w:rStyle w:val="a7"/>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7"/>
                <w:i/>
              </w:rPr>
            </w:pPr>
            <w:r w:rsidRPr="00076C89">
              <w:rPr>
                <w:rStyle w:val="a7"/>
                <w:rFonts w:hint="eastAsia"/>
              </w:rPr>
              <w:t>3</w:t>
            </w:r>
          </w:p>
        </w:tc>
        <w:tc>
          <w:tcPr>
            <w:tcW w:w="3966" w:type="dxa"/>
          </w:tcPr>
          <w:p w14:paraId="5D667DCD" w14:textId="77777777" w:rsidR="00C62268" w:rsidRPr="00076C89" w:rsidRDefault="00C62268" w:rsidP="00CC1B0B">
            <w:pPr>
              <w:rPr>
                <w:rStyle w:val="a7"/>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7"/>
                <w:i/>
              </w:rPr>
            </w:pPr>
            <w:r w:rsidRPr="00B47654">
              <w:rPr>
                <w:rStyle w:val="a7"/>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7"/>
                <w:i/>
              </w:rPr>
            </w:pPr>
            <w:r>
              <w:rPr>
                <w:rStyle w:val="a7"/>
                <w:rFonts w:hint="eastAsia"/>
              </w:rPr>
              <w:t>4</w:t>
            </w:r>
          </w:p>
        </w:tc>
        <w:tc>
          <w:tcPr>
            <w:tcW w:w="3966" w:type="dxa"/>
          </w:tcPr>
          <w:p w14:paraId="59501C0D" w14:textId="77777777" w:rsidR="00C62268" w:rsidRPr="00076C89" w:rsidRDefault="00C62268" w:rsidP="00CC1B0B">
            <w:pPr>
              <w:rPr>
                <w:rStyle w:val="a7"/>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7"/>
                <w:i/>
              </w:rPr>
            </w:pPr>
            <w:r w:rsidRPr="00B47654">
              <w:rPr>
                <w:rStyle w:val="a7"/>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A67151">
      <w:pPr>
        <w:pStyle w:val="3"/>
      </w:pPr>
      <w:bookmarkStart w:id="31" w:name="_Toc418875584"/>
      <w:r>
        <w:rPr>
          <w:rFonts w:hint="eastAsia"/>
        </w:rPr>
        <w:t>UserMongoDao</w:t>
      </w:r>
      <w:r>
        <w:rPr>
          <w:rFonts w:hint="eastAsia"/>
        </w:rPr>
        <w:t>类概述</w:t>
      </w:r>
      <w:bookmarkEnd w:id="31"/>
    </w:p>
    <w:p w14:paraId="78013D9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账户系统对mongo的操作 。</w:t>
      </w:r>
    </w:p>
    <w:p w14:paraId="62A53833" w14:textId="77777777" w:rsidR="00C62268" w:rsidRPr="00C62268" w:rsidRDefault="00C62268" w:rsidP="00C62268">
      <w:pPr>
        <w:pStyle w:val="af4"/>
        <w:spacing w:line="400" w:lineRule="exact"/>
        <w:ind w:firstLine="480"/>
        <w:jc w:val="left"/>
        <w:rPr>
          <w:rFonts w:ascii="SimSun" w:hAnsi="SimSun"/>
          <w:sz w:val="24"/>
        </w:rPr>
      </w:pPr>
      <w:bookmarkStart w:id="32" w:name="_Toc418875585"/>
      <w:r w:rsidRPr="00C62268">
        <w:rPr>
          <w:rFonts w:ascii="SimSun" w:hAnsi="SimSun" w:hint="eastAsia"/>
          <w:sz w:val="24"/>
        </w:rPr>
        <w:t>类功能定义</w:t>
      </w:r>
      <w:bookmarkEnd w:id="32"/>
    </w:p>
    <w:p w14:paraId="7769F515"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E18D9D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3A6A4E92"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7"/>
                <w:i/>
              </w:rPr>
            </w:pPr>
            <w:r w:rsidRPr="00076C89">
              <w:rPr>
                <w:rStyle w:val="a7"/>
                <w:rFonts w:hint="eastAsia"/>
              </w:rPr>
              <w:t>1</w:t>
            </w:r>
          </w:p>
        </w:tc>
        <w:tc>
          <w:tcPr>
            <w:tcW w:w="3966" w:type="dxa"/>
          </w:tcPr>
          <w:p w14:paraId="396716C1"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7"/>
                <w:i/>
              </w:rPr>
            </w:pPr>
            <w:r>
              <w:rPr>
                <w:rStyle w:val="a7"/>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7"/>
                <w:i/>
              </w:rPr>
            </w:pPr>
            <w:r w:rsidRPr="00076C89">
              <w:rPr>
                <w:rStyle w:val="a7"/>
                <w:rFonts w:hint="eastAsia"/>
              </w:rPr>
              <w:t>2</w:t>
            </w:r>
          </w:p>
        </w:tc>
        <w:tc>
          <w:tcPr>
            <w:tcW w:w="3966" w:type="dxa"/>
          </w:tcPr>
          <w:p w14:paraId="0F93FDEA" w14:textId="77777777" w:rsidR="00C62268" w:rsidRPr="00076C89" w:rsidRDefault="00C62268" w:rsidP="00CC1B0B">
            <w:pPr>
              <w:rPr>
                <w:rStyle w:val="a7"/>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7"/>
                <w:i/>
              </w:rPr>
            </w:pPr>
            <w:r>
              <w:rPr>
                <w:rStyle w:val="a7"/>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7"/>
                <w:i/>
              </w:rPr>
            </w:pPr>
            <w:r w:rsidRPr="00076C89">
              <w:rPr>
                <w:rStyle w:val="a7"/>
                <w:rFonts w:hint="eastAsia"/>
              </w:rPr>
              <w:t>3</w:t>
            </w:r>
          </w:p>
        </w:tc>
        <w:tc>
          <w:tcPr>
            <w:tcW w:w="3966" w:type="dxa"/>
          </w:tcPr>
          <w:p w14:paraId="5FBE181C" w14:textId="77777777" w:rsidR="00C62268" w:rsidRPr="00076C89" w:rsidRDefault="00C62268" w:rsidP="00CC1B0B">
            <w:pPr>
              <w:rPr>
                <w:rStyle w:val="a7"/>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7"/>
                <w:i/>
              </w:rPr>
            </w:pPr>
            <w:r>
              <w:rPr>
                <w:rStyle w:val="a7"/>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7"/>
                <w:i/>
              </w:rPr>
            </w:pPr>
            <w:r>
              <w:rPr>
                <w:rStyle w:val="a7"/>
                <w:rFonts w:hint="eastAsia"/>
              </w:rPr>
              <w:t>4</w:t>
            </w:r>
          </w:p>
        </w:tc>
        <w:tc>
          <w:tcPr>
            <w:tcW w:w="3966" w:type="dxa"/>
          </w:tcPr>
          <w:p w14:paraId="691C5844" w14:textId="77777777" w:rsidR="00C62268" w:rsidRPr="00076C89" w:rsidRDefault="00C62268" w:rsidP="00CC1B0B">
            <w:pPr>
              <w:rPr>
                <w:rStyle w:val="a7"/>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7"/>
                <w:i/>
              </w:rPr>
            </w:pPr>
            <w:r>
              <w:rPr>
                <w:rStyle w:val="a7"/>
                <w:rFonts w:hint="eastAsia"/>
              </w:rPr>
              <w:t>校验用户是否第一次登录某终端类型</w:t>
            </w:r>
          </w:p>
        </w:tc>
      </w:tr>
    </w:tbl>
    <w:p w14:paraId="0B76DE91" w14:textId="38B59F90" w:rsidR="00DD6799" w:rsidRDefault="00DD6799" w:rsidP="003A0D42"/>
    <w:p w14:paraId="4DD49B2B" w14:textId="77777777" w:rsidR="007E5FCD" w:rsidRDefault="007E5FCD" w:rsidP="0045497D">
      <w:pPr>
        <w:pStyle w:val="2"/>
      </w:pPr>
      <w:bookmarkStart w:id="33" w:name="_Toc418875603"/>
      <w:r>
        <w:rPr>
          <w:rFonts w:hint="eastAsia"/>
        </w:rPr>
        <w:t>圈子系统（</w:t>
      </w:r>
      <w:r>
        <w:rPr>
          <w:rFonts w:hint="eastAsia"/>
        </w:rPr>
        <w:t>quan</w:t>
      </w:r>
      <w:r>
        <w:rPr>
          <w:rFonts w:hint="eastAsia"/>
        </w:rPr>
        <w:t>）模块</w:t>
      </w:r>
      <w:bookmarkEnd w:id="33"/>
    </w:p>
    <w:p w14:paraId="70518E78" w14:textId="77777777" w:rsidR="007E5FCD" w:rsidRDefault="007E5FCD" w:rsidP="0045497D">
      <w:pPr>
        <w:pStyle w:val="3"/>
      </w:pPr>
      <w:bookmarkStart w:id="34" w:name="_Toc418875604"/>
      <w:r>
        <w:rPr>
          <w:rFonts w:hint="eastAsia"/>
        </w:rPr>
        <w:t>圈子系统模块概述</w:t>
      </w:r>
      <w:bookmarkEnd w:id="34"/>
    </w:p>
    <w:p w14:paraId="03D3873C"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工作圈的圈子系统是创建编辑圈子和帖子，并邀请或申请加入圈子的模块。</w:t>
      </w:r>
    </w:p>
    <w:p w14:paraId="64F7C32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创建圈子时会默认创建一条帖子，告知用户已经创建了一个新圈子；获取圈子列表功能，</w:t>
      </w:r>
      <w:r w:rsidRPr="007E5FCD">
        <w:rPr>
          <w:rFonts w:ascii="SimSun" w:hAnsi="SimSun"/>
          <w:sz w:val="24"/>
        </w:rPr>
        <w:t>可以查看我所有的圈子列表,以便找到并进入我关心的圈子</w:t>
      </w:r>
      <w:r w:rsidRPr="007E5FCD">
        <w:rPr>
          <w:rFonts w:ascii="SimSun" w:hAnsi="SimSun" w:hint="eastAsia"/>
          <w:sz w:val="24"/>
        </w:rPr>
        <w:t>；解散圈子后用户看不到已解散圈子的所有信息；邀请和申请加入圈子功能实现了</w:t>
      </w:r>
      <w:r w:rsidRPr="007E5FCD">
        <w:rPr>
          <w:rFonts w:ascii="SimSun" w:hAnsi="SimSun" w:hint="eastAsia"/>
          <w:sz w:val="24"/>
        </w:rPr>
        <w:lastRenderedPageBreak/>
        <w:t>圈子添加成员的作用。</w:t>
      </w:r>
    </w:p>
    <w:p w14:paraId="79DF1BC6" w14:textId="77777777" w:rsidR="007E5FCD" w:rsidRPr="007E5FCD" w:rsidRDefault="007E5FCD" w:rsidP="007E5FCD">
      <w:pPr>
        <w:pStyle w:val="af4"/>
        <w:spacing w:line="400" w:lineRule="exact"/>
        <w:ind w:firstLine="480"/>
        <w:jc w:val="left"/>
        <w:rPr>
          <w:rFonts w:ascii="SimSun" w:hAnsi="SimSun"/>
          <w:sz w:val="24"/>
        </w:rPr>
      </w:pPr>
    </w:p>
    <w:p w14:paraId="7F396B9E" w14:textId="77777777" w:rsidR="007E5FCD" w:rsidRPr="00D40EC0" w:rsidRDefault="007E5FCD" w:rsidP="007E5FCD">
      <w:pPr>
        <w:pStyle w:val="a5"/>
        <w:rPr>
          <w:i/>
        </w:rPr>
      </w:pPr>
    </w:p>
    <w:p w14:paraId="58E293CB" w14:textId="77777777" w:rsidR="007E5FCD" w:rsidRPr="00D40EC0" w:rsidRDefault="007E5FCD" w:rsidP="007E5FCD">
      <w:pPr>
        <w:pStyle w:val="a5"/>
        <w:rPr>
          <w:i/>
        </w:rPr>
      </w:pPr>
    </w:p>
    <w:p w14:paraId="074CB548" w14:textId="77777777" w:rsidR="007E5FCD" w:rsidRDefault="007E5FCD" w:rsidP="0045497D">
      <w:pPr>
        <w:pStyle w:val="3"/>
      </w:pPr>
      <w:bookmarkStart w:id="35" w:name="_Toc418875605"/>
      <w:r>
        <w:rPr>
          <w:rFonts w:hint="eastAsia"/>
        </w:rPr>
        <w:t>圈子系统模块流程图</w:t>
      </w:r>
      <w:bookmarkEnd w:id="35"/>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45497D">
      <w:pPr>
        <w:pStyle w:val="3"/>
      </w:pPr>
      <w:bookmarkStart w:id="36" w:name="_Toc418875606"/>
      <w:r>
        <w:rPr>
          <w:rFonts w:hint="eastAsia"/>
        </w:rPr>
        <w:lastRenderedPageBreak/>
        <w:t>JsonController</w:t>
      </w:r>
      <w:r>
        <w:rPr>
          <w:rFonts w:hint="eastAsia"/>
        </w:rPr>
        <w:t>类概述</w:t>
      </w:r>
      <w:bookmarkEnd w:id="36"/>
    </w:p>
    <w:p w14:paraId="7096FAC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sz w:val="24"/>
        </w:rPr>
        <w:t>Controller</w:t>
      </w:r>
      <w:r w:rsidRPr="007E5FCD">
        <w:rPr>
          <w:rFonts w:ascii="SimSun" w:hAnsi="SimSun" w:hint="eastAsia"/>
          <w:sz w:val="24"/>
        </w:rPr>
        <w:t>的基类，封装统一较常用的方法，如参数校验、安全校验等。</w:t>
      </w:r>
    </w:p>
    <w:p w14:paraId="6B1FFF4E" w14:textId="77777777" w:rsidR="007E5FCD" w:rsidRPr="007E5FCD" w:rsidRDefault="007E5FCD" w:rsidP="007E5FCD">
      <w:pPr>
        <w:pStyle w:val="af4"/>
        <w:spacing w:line="400" w:lineRule="exact"/>
        <w:ind w:firstLine="480"/>
        <w:jc w:val="left"/>
        <w:rPr>
          <w:rFonts w:ascii="SimSun" w:hAnsi="SimSun"/>
          <w:sz w:val="24"/>
        </w:rPr>
      </w:pPr>
      <w:bookmarkStart w:id="37" w:name="_Toc418875607"/>
      <w:r w:rsidRPr="007E5FCD">
        <w:rPr>
          <w:rFonts w:ascii="SimSun" w:hAnsi="SimSun" w:hint="eastAsia"/>
          <w:sz w:val="24"/>
        </w:rPr>
        <w:t>类功能定义</w:t>
      </w:r>
      <w:bookmarkEnd w:id="37"/>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7"/>
                <w:b/>
                <w:i/>
              </w:rPr>
            </w:pPr>
            <w:r w:rsidRPr="00076C89">
              <w:rPr>
                <w:rStyle w:val="a7"/>
                <w:rFonts w:hint="eastAsia"/>
              </w:rPr>
              <w:t>序号</w:t>
            </w:r>
          </w:p>
        </w:tc>
        <w:tc>
          <w:tcPr>
            <w:tcW w:w="2052" w:type="dxa"/>
            <w:shd w:val="clear" w:color="auto" w:fill="CCCCCC"/>
          </w:tcPr>
          <w:p w14:paraId="3A90A998" w14:textId="77777777" w:rsidR="007E5FCD" w:rsidRPr="00076C89" w:rsidRDefault="007E5FCD" w:rsidP="00CC1B0B">
            <w:pPr>
              <w:jc w:val="center"/>
              <w:rPr>
                <w:rStyle w:val="a7"/>
                <w:b/>
                <w:i/>
              </w:rPr>
            </w:pPr>
            <w:r w:rsidRPr="00076C89">
              <w:rPr>
                <w:rStyle w:val="a7"/>
                <w:rFonts w:hint="eastAsia"/>
              </w:rPr>
              <w:t>功能点</w:t>
            </w:r>
          </w:p>
        </w:tc>
        <w:tc>
          <w:tcPr>
            <w:tcW w:w="5940" w:type="dxa"/>
            <w:shd w:val="clear" w:color="auto" w:fill="CCCCCC"/>
          </w:tcPr>
          <w:p w14:paraId="5AC710B2"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7"/>
                <w:i/>
              </w:rPr>
            </w:pPr>
            <w:r w:rsidRPr="00076C89">
              <w:rPr>
                <w:rStyle w:val="a7"/>
                <w:rFonts w:hint="eastAsia"/>
              </w:rPr>
              <w:t>1</w:t>
            </w:r>
          </w:p>
        </w:tc>
        <w:tc>
          <w:tcPr>
            <w:tcW w:w="2052" w:type="dxa"/>
          </w:tcPr>
          <w:p w14:paraId="1F7D8EB0" w14:textId="77777777" w:rsidR="007E5FCD" w:rsidRPr="00076C89" w:rsidRDefault="007E5FCD" w:rsidP="00CC1B0B">
            <w:pPr>
              <w:rPr>
                <w:rStyle w:val="a7"/>
                <w:i/>
              </w:rPr>
            </w:pPr>
            <w:r w:rsidRPr="004A4A85">
              <w:rPr>
                <w:rStyle w:val="a7"/>
              </w:rPr>
              <w:t>checkSig</w:t>
            </w:r>
          </w:p>
        </w:tc>
        <w:tc>
          <w:tcPr>
            <w:tcW w:w="5940" w:type="dxa"/>
          </w:tcPr>
          <w:p w14:paraId="2ED7C058" w14:textId="77777777" w:rsidR="007E5FCD" w:rsidRPr="00076C89" w:rsidRDefault="007E5FCD" w:rsidP="00CC1B0B">
            <w:pPr>
              <w:rPr>
                <w:rStyle w:val="a7"/>
                <w:i/>
              </w:rPr>
            </w:pPr>
            <w:r>
              <w:rPr>
                <w:rStyle w:val="a7"/>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7"/>
                <w:i/>
              </w:rPr>
            </w:pPr>
            <w:r w:rsidRPr="00076C89">
              <w:rPr>
                <w:rStyle w:val="a7"/>
                <w:rFonts w:hint="eastAsia"/>
              </w:rPr>
              <w:t>2</w:t>
            </w:r>
          </w:p>
        </w:tc>
        <w:tc>
          <w:tcPr>
            <w:tcW w:w="2052" w:type="dxa"/>
          </w:tcPr>
          <w:p w14:paraId="485438B7" w14:textId="77777777" w:rsidR="007E5FCD" w:rsidRPr="00076C89" w:rsidRDefault="007E5FCD" w:rsidP="00CC1B0B">
            <w:pPr>
              <w:rPr>
                <w:rStyle w:val="a7"/>
                <w:i/>
              </w:rPr>
            </w:pPr>
            <w:r w:rsidRPr="004A4A85">
              <w:rPr>
                <w:rStyle w:val="a7"/>
              </w:rPr>
              <w:t>checkImageNo</w:t>
            </w:r>
          </w:p>
        </w:tc>
        <w:tc>
          <w:tcPr>
            <w:tcW w:w="5940" w:type="dxa"/>
          </w:tcPr>
          <w:p w14:paraId="6210B326" w14:textId="77777777" w:rsidR="007E5FCD" w:rsidRPr="00076C89" w:rsidRDefault="007E5FCD" w:rsidP="00CC1B0B">
            <w:pPr>
              <w:rPr>
                <w:rStyle w:val="a7"/>
                <w:i/>
              </w:rPr>
            </w:pPr>
            <w:r>
              <w:rPr>
                <w:rStyle w:val="a7"/>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7"/>
                <w:i/>
              </w:rPr>
            </w:pPr>
            <w:r w:rsidRPr="00076C89">
              <w:rPr>
                <w:rStyle w:val="a7"/>
                <w:rFonts w:hint="eastAsia"/>
              </w:rPr>
              <w:t>3</w:t>
            </w:r>
          </w:p>
        </w:tc>
        <w:tc>
          <w:tcPr>
            <w:tcW w:w="2052" w:type="dxa"/>
          </w:tcPr>
          <w:p w14:paraId="26A57B93" w14:textId="77777777" w:rsidR="007E5FCD" w:rsidRPr="00076C89" w:rsidRDefault="007E5FCD" w:rsidP="00CC1B0B">
            <w:pPr>
              <w:rPr>
                <w:rStyle w:val="a7"/>
                <w:i/>
              </w:rPr>
            </w:pPr>
            <w:r w:rsidRPr="004A4A85">
              <w:rPr>
                <w:rStyle w:val="a7"/>
              </w:rPr>
              <w:t>changeTokenRel</w:t>
            </w:r>
          </w:p>
        </w:tc>
        <w:tc>
          <w:tcPr>
            <w:tcW w:w="5940" w:type="dxa"/>
          </w:tcPr>
          <w:p w14:paraId="35826E3A" w14:textId="77777777" w:rsidR="007E5FCD" w:rsidRPr="00076C89" w:rsidRDefault="007E5FCD" w:rsidP="00CC1B0B">
            <w:pPr>
              <w:rPr>
                <w:rStyle w:val="a7"/>
                <w:i/>
              </w:rPr>
            </w:pPr>
            <w:r>
              <w:rPr>
                <w:rStyle w:val="a7"/>
              </w:rPr>
              <w:t>T</w:t>
            </w:r>
            <w:r>
              <w:rPr>
                <w:rStyle w:val="a7"/>
                <w:rFonts w:hint="eastAsia"/>
              </w:rPr>
              <w:t>oken</w:t>
            </w:r>
            <w:r>
              <w:rPr>
                <w:rStyle w:val="a7"/>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7"/>
                <w:i/>
              </w:rPr>
            </w:pPr>
          </w:p>
        </w:tc>
        <w:tc>
          <w:tcPr>
            <w:tcW w:w="2052" w:type="dxa"/>
          </w:tcPr>
          <w:p w14:paraId="542E40C1" w14:textId="77777777" w:rsidR="007E5FCD" w:rsidRPr="00076C89" w:rsidRDefault="007E5FCD" w:rsidP="00CC1B0B">
            <w:pPr>
              <w:rPr>
                <w:rStyle w:val="a7"/>
                <w:i/>
              </w:rPr>
            </w:pPr>
          </w:p>
        </w:tc>
        <w:tc>
          <w:tcPr>
            <w:tcW w:w="5940" w:type="dxa"/>
          </w:tcPr>
          <w:p w14:paraId="0D7711CC" w14:textId="77777777" w:rsidR="007E5FCD" w:rsidRPr="00076C89" w:rsidRDefault="007E5FCD" w:rsidP="00CC1B0B">
            <w:pPr>
              <w:rPr>
                <w:rStyle w:val="a7"/>
                <w:i/>
              </w:rPr>
            </w:pPr>
          </w:p>
        </w:tc>
      </w:tr>
    </w:tbl>
    <w:p w14:paraId="0DE68465" w14:textId="77777777" w:rsidR="007E5FCD" w:rsidRPr="00CF07BE" w:rsidRDefault="007E5FCD" w:rsidP="007E5FCD">
      <w:pPr>
        <w:rPr>
          <w:rStyle w:val="a7"/>
          <w:i/>
        </w:rPr>
      </w:pPr>
    </w:p>
    <w:p w14:paraId="5F71C2AC" w14:textId="77777777" w:rsidR="007E5FCD" w:rsidRDefault="007E5FCD" w:rsidP="0045497D">
      <w:pPr>
        <w:pStyle w:val="3"/>
      </w:pPr>
      <w:bookmarkStart w:id="38" w:name="_Toc418875608"/>
      <w:r>
        <w:rPr>
          <w:rFonts w:hint="eastAsia"/>
        </w:rPr>
        <w:t>RestTeamController</w:t>
      </w:r>
      <w:r>
        <w:rPr>
          <w:rFonts w:hint="eastAsia"/>
        </w:rPr>
        <w:t>类概述</w:t>
      </w:r>
      <w:bookmarkEnd w:id="38"/>
    </w:p>
    <w:p w14:paraId="2A46323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给移动端提供的http接口 。</w:t>
      </w:r>
    </w:p>
    <w:p w14:paraId="6201AA91" w14:textId="77777777" w:rsidR="007E5FCD" w:rsidRPr="007E5FCD" w:rsidRDefault="007E5FCD" w:rsidP="007E5FCD">
      <w:pPr>
        <w:pStyle w:val="af4"/>
        <w:spacing w:line="400" w:lineRule="exact"/>
        <w:ind w:firstLine="480"/>
        <w:jc w:val="left"/>
        <w:rPr>
          <w:rFonts w:ascii="SimSun" w:hAnsi="SimSun"/>
          <w:sz w:val="24"/>
        </w:rPr>
      </w:pPr>
      <w:bookmarkStart w:id="39" w:name="_Toc418875609"/>
      <w:r w:rsidRPr="007E5FCD">
        <w:rPr>
          <w:rFonts w:ascii="SimSun" w:hAnsi="SimSun" w:hint="eastAsia"/>
          <w:sz w:val="24"/>
        </w:rPr>
        <w:t>类功能定义</w:t>
      </w:r>
      <w:bookmarkEnd w:id="39"/>
    </w:p>
    <w:p w14:paraId="74F97229" w14:textId="77777777" w:rsidR="007E5FCD" w:rsidRPr="00557EE7" w:rsidRDefault="007E5FCD" w:rsidP="007E5FCD">
      <w:r>
        <w:rPr>
          <w:rStyle w:val="a7"/>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673903E"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2A7186DF"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7"/>
                <w:i/>
              </w:rPr>
            </w:pPr>
            <w:r w:rsidRPr="00076C89">
              <w:rPr>
                <w:rStyle w:val="a7"/>
                <w:rFonts w:hint="eastAsia"/>
              </w:rPr>
              <w:t>1</w:t>
            </w:r>
          </w:p>
        </w:tc>
        <w:tc>
          <w:tcPr>
            <w:tcW w:w="3121" w:type="dxa"/>
          </w:tcPr>
          <w:p w14:paraId="40958B80"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7"/>
                <w:i/>
              </w:rPr>
            </w:pPr>
            <w:r>
              <w:rPr>
                <w:rStyle w:val="a7"/>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7"/>
                <w:i/>
              </w:rPr>
            </w:pPr>
            <w:r w:rsidRPr="00076C89">
              <w:rPr>
                <w:rStyle w:val="a7"/>
                <w:rFonts w:hint="eastAsia"/>
              </w:rPr>
              <w:t>2</w:t>
            </w:r>
          </w:p>
        </w:tc>
        <w:tc>
          <w:tcPr>
            <w:tcW w:w="3121" w:type="dxa"/>
          </w:tcPr>
          <w:p w14:paraId="5B13943E"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7"/>
                <w:i/>
              </w:rPr>
            </w:pPr>
            <w:r>
              <w:rPr>
                <w:rStyle w:val="a7"/>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7"/>
                <w:i/>
              </w:rPr>
            </w:pPr>
            <w:r w:rsidRPr="00076C89">
              <w:rPr>
                <w:rStyle w:val="a7"/>
                <w:rFonts w:hint="eastAsia"/>
              </w:rPr>
              <w:t>3</w:t>
            </w:r>
          </w:p>
        </w:tc>
        <w:tc>
          <w:tcPr>
            <w:tcW w:w="3121" w:type="dxa"/>
          </w:tcPr>
          <w:p w14:paraId="51BE9E14"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7"/>
                <w:i/>
              </w:rPr>
            </w:pPr>
            <w:r>
              <w:rPr>
                <w:rStyle w:val="a7"/>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7"/>
                <w:i/>
              </w:rPr>
            </w:pPr>
            <w:r>
              <w:rPr>
                <w:rStyle w:val="a7"/>
                <w:rFonts w:hint="eastAsia"/>
              </w:rPr>
              <w:t>4</w:t>
            </w:r>
          </w:p>
        </w:tc>
        <w:tc>
          <w:tcPr>
            <w:tcW w:w="3121" w:type="dxa"/>
          </w:tcPr>
          <w:p w14:paraId="1A5C0D95"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7"/>
                <w:i/>
              </w:rPr>
            </w:pPr>
            <w:r>
              <w:rPr>
                <w:rStyle w:val="a7"/>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7"/>
                <w:i/>
              </w:rPr>
            </w:pPr>
            <w:r>
              <w:rPr>
                <w:rStyle w:val="a7"/>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7"/>
                <w:i/>
              </w:rPr>
            </w:pPr>
            <w:r>
              <w:rPr>
                <w:rStyle w:val="a7"/>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7"/>
                <w:i/>
              </w:rPr>
            </w:pPr>
            <w:r>
              <w:rPr>
                <w:rStyle w:val="a7"/>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7"/>
                <w:i/>
              </w:rPr>
            </w:pPr>
            <w:r>
              <w:rPr>
                <w:rStyle w:val="a7"/>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7"/>
                <w:i/>
              </w:rPr>
            </w:pPr>
            <w:r>
              <w:rPr>
                <w:rStyle w:val="a7"/>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7"/>
                <w:i/>
              </w:rPr>
            </w:pPr>
            <w:r>
              <w:rPr>
                <w:rStyle w:val="a7"/>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7"/>
                <w:i/>
              </w:rPr>
            </w:pPr>
            <w:r>
              <w:rPr>
                <w:rStyle w:val="a7"/>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7"/>
                <w:i/>
              </w:rPr>
            </w:pPr>
            <w:r>
              <w:rPr>
                <w:rStyle w:val="a7"/>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7"/>
                <w:i/>
              </w:rPr>
            </w:pPr>
            <w:r>
              <w:rPr>
                <w:rStyle w:val="a7"/>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7"/>
                <w:i/>
              </w:rPr>
            </w:pPr>
            <w:r>
              <w:rPr>
                <w:rStyle w:val="a7"/>
                <w:rFonts w:hint="eastAsia"/>
              </w:rPr>
              <w:t>获取用户部门列表和企业用户数据</w:t>
            </w:r>
          </w:p>
        </w:tc>
      </w:tr>
    </w:tbl>
    <w:p w14:paraId="32CD674A" w14:textId="77777777" w:rsidR="007E5FCD" w:rsidRDefault="007E5FCD" w:rsidP="0045497D">
      <w:pPr>
        <w:pStyle w:val="3"/>
      </w:pPr>
      <w:bookmarkStart w:id="40" w:name="_Toc418875610"/>
      <w:r>
        <w:rPr>
          <w:rFonts w:hint="eastAsia"/>
        </w:rPr>
        <w:t>WebTeamController</w:t>
      </w:r>
      <w:r>
        <w:rPr>
          <w:rFonts w:hint="eastAsia"/>
        </w:rPr>
        <w:t>类概述</w:t>
      </w:r>
      <w:bookmarkEnd w:id="40"/>
    </w:p>
    <w:p w14:paraId="0D0062B2"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62D6EDDA" w14:textId="77777777" w:rsidR="007E5FCD" w:rsidRPr="007E5FCD" w:rsidRDefault="007E5FCD" w:rsidP="007E5FCD">
      <w:pPr>
        <w:pStyle w:val="af4"/>
        <w:spacing w:line="400" w:lineRule="exact"/>
        <w:ind w:firstLine="480"/>
        <w:jc w:val="left"/>
        <w:rPr>
          <w:rFonts w:ascii="SimSun" w:hAnsi="SimSun"/>
          <w:sz w:val="24"/>
        </w:rPr>
      </w:pPr>
      <w:bookmarkStart w:id="41" w:name="_Toc418875611"/>
      <w:r w:rsidRPr="007E5FCD">
        <w:rPr>
          <w:rFonts w:ascii="SimSun" w:hAnsi="SimSun" w:hint="eastAsia"/>
          <w:sz w:val="24"/>
        </w:rPr>
        <w:t>类功能定义</w:t>
      </w:r>
      <w:bookmarkEnd w:id="41"/>
    </w:p>
    <w:p w14:paraId="6A6F9DF5" w14:textId="77777777" w:rsidR="007E5FCD" w:rsidRPr="00557EE7" w:rsidRDefault="007E5FCD" w:rsidP="007E5FCD">
      <w:r>
        <w:rPr>
          <w:rStyle w:val="a7"/>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694DD0C"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7F10993"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7"/>
                <w:i/>
              </w:rPr>
            </w:pPr>
            <w:r w:rsidRPr="00076C89">
              <w:rPr>
                <w:rStyle w:val="a7"/>
                <w:rFonts w:hint="eastAsia"/>
              </w:rPr>
              <w:t>1</w:t>
            </w:r>
          </w:p>
        </w:tc>
        <w:tc>
          <w:tcPr>
            <w:tcW w:w="3121" w:type="dxa"/>
          </w:tcPr>
          <w:p w14:paraId="7AFF70DB"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7"/>
                <w:i/>
              </w:rPr>
            </w:pPr>
            <w:r>
              <w:rPr>
                <w:rStyle w:val="a7"/>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7"/>
                <w:i/>
              </w:rPr>
            </w:pPr>
            <w:r w:rsidRPr="00076C89">
              <w:rPr>
                <w:rStyle w:val="a7"/>
                <w:rFonts w:hint="eastAsia"/>
              </w:rPr>
              <w:t>2</w:t>
            </w:r>
          </w:p>
        </w:tc>
        <w:tc>
          <w:tcPr>
            <w:tcW w:w="3121" w:type="dxa"/>
          </w:tcPr>
          <w:p w14:paraId="0FA70EAF"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7"/>
                <w:i/>
              </w:rPr>
            </w:pPr>
            <w:r>
              <w:rPr>
                <w:rStyle w:val="a7"/>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7"/>
                <w:i/>
              </w:rPr>
            </w:pPr>
            <w:r w:rsidRPr="00076C89">
              <w:rPr>
                <w:rStyle w:val="a7"/>
                <w:rFonts w:hint="eastAsia"/>
              </w:rPr>
              <w:t>3</w:t>
            </w:r>
          </w:p>
        </w:tc>
        <w:tc>
          <w:tcPr>
            <w:tcW w:w="3121" w:type="dxa"/>
          </w:tcPr>
          <w:p w14:paraId="27F055A8"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7"/>
                <w:i/>
              </w:rPr>
            </w:pPr>
            <w:r>
              <w:rPr>
                <w:rStyle w:val="a7"/>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7"/>
                <w:i/>
              </w:rPr>
            </w:pPr>
            <w:r>
              <w:rPr>
                <w:rStyle w:val="a7"/>
                <w:rFonts w:hint="eastAsia"/>
              </w:rPr>
              <w:t>4</w:t>
            </w:r>
          </w:p>
        </w:tc>
        <w:tc>
          <w:tcPr>
            <w:tcW w:w="3121" w:type="dxa"/>
          </w:tcPr>
          <w:p w14:paraId="23D72B8C"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7"/>
                <w:i/>
              </w:rPr>
            </w:pPr>
            <w:r>
              <w:rPr>
                <w:rStyle w:val="a7"/>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7"/>
                <w:i/>
              </w:rPr>
            </w:pPr>
            <w:r>
              <w:rPr>
                <w:rStyle w:val="a7"/>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7"/>
                <w:i/>
              </w:rPr>
            </w:pPr>
            <w:r>
              <w:rPr>
                <w:rStyle w:val="a7"/>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7"/>
                <w:i/>
              </w:rPr>
            </w:pPr>
            <w:r>
              <w:rPr>
                <w:rStyle w:val="a7"/>
                <w:rFonts w:hint="eastAsia"/>
              </w:rPr>
              <w:lastRenderedPageBreak/>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7"/>
                <w:i/>
              </w:rPr>
            </w:pPr>
            <w:r>
              <w:rPr>
                <w:rStyle w:val="a7"/>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7"/>
                <w:i/>
              </w:rPr>
            </w:pPr>
            <w:r>
              <w:rPr>
                <w:rStyle w:val="a7"/>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7"/>
                <w:i/>
              </w:rPr>
            </w:pPr>
            <w:r>
              <w:rPr>
                <w:rStyle w:val="a7"/>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7"/>
                <w:i/>
              </w:rPr>
            </w:pPr>
            <w:r>
              <w:rPr>
                <w:rStyle w:val="a7"/>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7"/>
                <w:i/>
              </w:rPr>
            </w:pPr>
            <w:r>
              <w:rPr>
                <w:rStyle w:val="a7"/>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7"/>
                <w:i/>
              </w:rPr>
            </w:pPr>
            <w:r>
              <w:rPr>
                <w:rStyle w:val="a7"/>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7"/>
                <w:i/>
              </w:rPr>
            </w:pPr>
            <w:r>
              <w:rPr>
                <w:rStyle w:val="a7"/>
                <w:rFonts w:hint="eastAsia"/>
              </w:rPr>
              <w:t>上传圈子</w:t>
            </w:r>
            <w:r>
              <w:rPr>
                <w:rStyle w:val="a7"/>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7"/>
                <w:i/>
              </w:rPr>
            </w:pPr>
            <w:r>
              <w:rPr>
                <w:rStyle w:val="a7"/>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7"/>
                <w:i/>
              </w:rPr>
            </w:pPr>
            <w:r>
              <w:rPr>
                <w:rStyle w:val="a7"/>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7"/>
                <w:i/>
              </w:rPr>
            </w:pPr>
            <w:r>
              <w:rPr>
                <w:rStyle w:val="a7"/>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7"/>
                <w:i/>
              </w:rPr>
            </w:pPr>
            <w:r>
              <w:rPr>
                <w:rStyle w:val="a7"/>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7"/>
                <w:i/>
              </w:rPr>
            </w:pPr>
            <w:r>
              <w:rPr>
                <w:rStyle w:val="a7"/>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7"/>
                <w:i/>
              </w:rPr>
            </w:pPr>
            <w:r>
              <w:rPr>
                <w:rStyle w:val="a7"/>
                <w:rFonts w:hint="eastAsia"/>
              </w:rPr>
              <w:t>检查圈子成员</w:t>
            </w:r>
          </w:p>
        </w:tc>
      </w:tr>
    </w:tbl>
    <w:p w14:paraId="57DD51C6" w14:textId="77777777" w:rsidR="007E5FCD" w:rsidRDefault="007E5FCD" w:rsidP="0045497D">
      <w:pPr>
        <w:pStyle w:val="3"/>
      </w:pPr>
      <w:bookmarkStart w:id="42" w:name="_Toc418875612"/>
      <w:r>
        <w:rPr>
          <w:rFonts w:hint="eastAsia"/>
        </w:rPr>
        <w:t>RestTopicController</w:t>
      </w:r>
      <w:r>
        <w:rPr>
          <w:rFonts w:hint="eastAsia"/>
        </w:rPr>
        <w:t>类概述</w:t>
      </w:r>
      <w:bookmarkEnd w:id="42"/>
    </w:p>
    <w:p w14:paraId="6097085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给移动端访问提供的http接口。</w:t>
      </w:r>
    </w:p>
    <w:p w14:paraId="1D281BFF" w14:textId="77777777" w:rsidR="007E5FCD" w:rsidRPr="007E5FCD" w:rsidRDefault="007E5FCD" w:rsidP="007E5FCD">
      <w:pPr>
        <w:pStyle w:val="af4"/>
        <w:spacing w:line="400" w:lineRule="exact"/>
        <w:ind w:firstLine="480"/>
        <w:jc w:val="left"/>
        <w:rPr>
          <w:rFonts w:ascii="SimSun" w:hAnsi="SimSun"/>
          <w:sz w:val="24"/>
        </w:rPr>
      </w:pPr>
      <w:bookmarkStart w:id="43" w:name="_Toc418875613"/>
      <w:r w:rsidRPr="007E5FCD">
        <w:rPr>
          <w:rFonts w:ascii="SimSun" w:hAnsi="SimSun" w:hint="eastAsia"/>
          <w:sz w:val="24"/>
        </w:rPr>
        <w:t>类功能定义</w:t>
      </w:r>
      <w:bookmarkEnd w:id="43"/>
    </w:p>
    <w:p w14:paraId="26C6BB10" w14:textId="77777777" w:rsidR="007E5FCD" w:rsidRPr="00557EE7" w:rsidRDefault="007E5FCD" w:rsidP="007E5FCD">
      <w:r>
        <w:rPr>
          <w:rStyle w:val="a7"/>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7"/>
                <w:b/>
                <w:i/>
              </w:rPr>
            </w:pPr>
            <w:r w:rsidRPr="00076C89">
              <w:rPr>
                <w:rStyle w:val="a7"/>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7"/>
                <w:b/>
                <w:i/>
              </w:rPr>
            </w:pPr>
            <w:r w:rsidRPr="00076C89">
              <w:rPr>
                <w:rStyle w:val="a7"/>
                <w:rFonts w:hint="eastAsia"/>
              </w:rPr>
              <w:t>功能点</w:t>
            </w:r>
          </w:p>
        </w:tc>
        <w:tc>
          <w:tcPr>
            <w:tcW w:w="4700" w:type="dxa"/>
            <w:shd w:val="clear" w:color="auto" w:fill="CCCCCC"/>
          </w:tcPr>
          <w:p w14:paraId="1D54A671"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7"/>
                <w:i/>
              </w:rPr>
            </w:pPr>
            <w:r w:rsidRPr="00076C89">
              <w:rPr>
                <w:rStyle w:val="a7"/>
                <w:rFonts w:hint="eastAsia"/>
              </w:rPr>
              <w:t>1</w:t>
            </w:r>
          </w:p>
        </w:tc>
        <w:tc>
          <w:tcPr>
            <w:tcW w:w="3385" w:type="dxa"/>
            <w:gridSpan w:val="2"/>
          </w:tcPr>
          <w:p w14:paraId="33CF3018"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7"/>
                <w:i/>
              </w:rPr>
            </w:pPr>
            <w:r>
              <w:rPr>
                <w:rStyle w:val="a7"/>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7"/>
                <w:i/>
              </w:rPr>
            </w:pPr>
            <w:r>
              <w:rPr>
                <w:rStyle w:val="a7"/>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7"/>
                <w:i/>
              </w:rPr>
            </w:pPr>
            <w:r>
              <w:rPr>
                <w:rStyle w:val="a7"/>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7"/>
                <w:i/>
              </w:rPr>
            </w:pPr>
            <w:r>
              <w:rPr>
                <w:rStyle w:val="a7"/>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7"/>
                <w:i/>
              </w:rPr>
            </w:pPr>
            <w:r>
              <w:rPr>
                <w:rStyle w:val="a7"/>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7"/>
                <w:i/>
              </w:rPr>
            </w:pPr>
            <w:r>
              <w:rPr>
                <w:rStyle w:val="a7"/>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7"/>
                <w:i/>
              </w:rPr>
            </w:pPr>
            <w:r>
              <w:rPr>
                <w:rStyle w:val="a7"/>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7"/>
                <w:i/>
              </w:rPr>
            </w:pPr>
            <w:r>
              <w:rPr>
                <w:rStyle w:val="a7"/>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7"/>
                <w:i/>
              </w:rPr>
            </w:pPr>
            <w:r>
              <w:rPr>
                <w:rStyle w:val="a7"/>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7"/>
                <w:i/>
              </w:rPr>
            </w:pPr>
            <w:r>
              <w:rPr>
                <w:rStyle w:val="a7"/>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7"/>
                <w:i/>
              </w:rPr>
            </w:pPr>
            <w:r>
              <w:rPr>
                <w:rStyle w:val="a7"/>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7"/>
                <w:i/>
              </w:rPr>
            </w:pPr>
            <w:r>
              <w:rPr>
                <w:rStyle w:val="a7"/>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7"/>
                <w:i/>
              </w:rPr>
            </w:pPr>
            <w:r>
              <w:rPr>
                <w:rStyle w:val="a7"/>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7"/>
                <w:i/>
              </w:rPr>
            </w:pPr>
            <w:r>
              <w:rPr>
                <w:rStyle w:val="a7"/>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7"/>
                <w:i/>
              </w:rPr>
            </w:pPr>
            <w:r>
              <w:rPr>
                <w:rStyle w:val="a7"/>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7"/>
                <w:i/>
              </w:rPr>
            </w:pPr>
            <w:r>
              <w:rPr>
                <w:rStyle w:val="a7"/>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7"/>
                <w:i/>
              </w:rPr>
            </w:pPr>
            <w:r>
              <w:rPr>
                <w:rStyle w:val="a7"/>
                <w:rFonts w:hint="eastAsia"/>
              </w:rPr>
              <w:t>取消收藏</w:t>
            </w:r>
            <w:r>
              <w:rPr>
                <w:rStyle w:val="a7"/>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7"/>
                <w:i/>
              </w:rPr>
            </w:pPr>
            <w:r>
              <w:rPr>
                <w:rStyle w:val="a7"/>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7"/>
                <w:i/>
              </w:rPr>
            </w:pPr>
            <w:r>
              <w:rPr>
                <w:rStyle w:val="a7"/>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7"/>
                <w:i/>
              </w:rPr>
            </w:pPr>
            <w:r>
              <w:rPr>
                <w:rStyle w:val="a7"/>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7"/>
                <w:i/>
              </w:rPr>
            </w:pPr>
            <w:r>
              <w:rPr>
                <w:rStyle w:val="a7"/>
                <w:rFonts w:hint="eastAsia"/>
              </w:rPr>
              <w:t>检查圈子成员</w:t>
            </w:r>
          </w:p>
        </w:tc>
      </w:tr>
    </w:tbl>
    <w:p w14:paraId="57823E6A" w14:textId="77777777" w:rsidR="007E5FCD" w:rsidRDefault="007E5FCD" w:rsidP="0045497D">
      <w:pPr>
        <w:pStyle w:val="3"/>
      </w:pPr>
      <w:bookmarkStart w:id="44" w:name="_Toc418875614"/>
      <w:r>
        <w:rPr>
          <w:rFonts w:hint="eastAsia"/>
        </w:rPr>
        <w:t>WebTopicController</w:t>
      </w:r>
      <w:r>
        <w:rPr>
          <w:rFonts w:hint="eastAsia"/>
        </w:rPr>
        <w:t>类概述</w:t>
      </w:r>
      <w:bookmarkEnd w:id="44"/>
    </w:p>
    <w:p w14:paraId="3AA154A1"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5A388272" w14:textId="77777777" w:rsidR="007E5FCD" w:rsidRPr="007E5FCD" w:rsidRDefault="007E5FCD" w:rsidP="007E5FCD">
      <w:pPr>
        <w:pStyle w:val="af4"/>
        <w:spacing w:line="400" w:lineRule="exact"/>
        <w:ind w:firstLine="480"/>
        <w:jc w:val="left"/>
        <w:rPr>
          <w:rFonts w:ascii="SimSun" w:hAnsi="SimSun"/>
          <w:sz w:val="24"/>
        </w:rPr>
      </w:pPr>
      <w:bookmarkStart w:id="45" w:name="_Toc418875615"/>
      <w:r w:rsidRPr="007E5FCD">
        <w:rPr>
          <w:rFonts w:ascii="SimSun" w:hAnsi="SimSun" w:hint="eastAsia"/>
          <w:sz w:val="24"/>
        </w:rPr>
        <w:t>类功能定义</w:t>
      </w:r>
      <w:bookmarkEnd w:id="45"/>
    </w:p>
    <w:p w14:paraId="44F14713" w14:textId="77777777" w:rsidR="007E5FCD" w:rsidRPr="00557EE7" w:rsidRDefault="007E5FCD" w:rsidP="007E5FCD">
      <w:r>
        <w:rPr>
          <w:rStyle w:val="a7"/>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09A8E66"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45582A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7"/>
                <w:i/>
              </w:rPr>
            </w:pPr>
            <w:r w:rsidRPr="00076C89">
              <w:rPr>
                <w:rStyle w:val="a7"/>
                <w:rFonts w:hint="eastAsia"/>
              </w:rPr>
              <w:t>1</w:t>
            </w:r>
          </w:p>
        </w:tc>
        <w:tc>
          <w:tcPr>
            <w:tcW w:w="3121" w:type="dxa"/>
          </w:tcPr>
          <w:p w14:paraId="72F0B97B"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7"/>
                <w:i/>
              </w:rPr>
            </w:pPr>
            <w:r>
              <w:rPr>
                <w:rStyle w:val="a7"/>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7"/>
                <w:i/>
              </w:rPr>
            </w:pPr>
            <w:r>
              <w:rPr>
                <w:rStyle w:val="a7"/>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7"/>
                <w:i/>
              </w:rPr>
            </w:pPr>
            <w:r>
              <w:rPr>
                <w:rStyle w:val="a7"/>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7"/>
                <w:i/>
              </w:rPr>
            </w:pPr>
            <w:r>
              <w:rPr>
                <w:rStyle w:val="a7"/>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7"/>
                <w:i/>
              </w:rPr>
            </w:pPr>
            <w:r>
              <w:rPr>
                <w:rStyle w:val="a7"/>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7"/>
                <w:i/>
              </w:rPr>
            </w:pPr>
            <w:r>
              <w:rPr>
                <w:rStyle w:val="a7"/>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7"/>
                <w:i/>
              </w:rPr>
            </w:pPr>
            <w:r>
              <w:rPr>
                <w:rStyle w:val="a7"/>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7"/>
                <w:i/>
              </w:rPr>
            </w:pPr>
            <w:r>
              <w:rPr>
                <w:rStyle w:val="a7"/>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7"/>
                <w:i/>
              </w:rPr>
            </w:pPr>
            <w:r>
              <w:rPr>
                <w:rStyle w:val="a7"/>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7"/>
                <w:i/>
              </w:rPr>
            </w:pPr>
            <w:r>
              <w:rPr>
                <w:rStyle w:val="a7"/>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7"/>
                <w:i/>
              </w:rPr>
            </w:pPr>
            <w:r>
              <w:rPr>
                <w:rStyle w:val="a7"/>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7"/>
                <w:i/>
              </w:rPr>
            </w:pPr>
            <w:r>
              <w:rPr>
                <w:rStyle w:val="a7"/>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7"/>
                <w:i/>
              </w:rPr>
            </w:pPr>
            <w:r>
              <w:rPr>
                <w:rStyle w:val="a7"/>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7"/>
                <w:i/>
              </w:rPr>
            </w:pPr>
            <w:r>
              <w:rPr>
                <w:rStyle w:val="a7"/>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7"/>
                <w:i/>
              </w:rPr>
            </w:pPr>
            <w:r>
              <w:rPr>
                <w:rStyle w:val="a7"/>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7"/>
                <w:i/>
              </w:rPr>
            </w:pPr>
            <w:r>
              <w:rPr>
                <w:rStyle w:val="a7"/>
                <w:rFonts w:hint="eastAsia"/>
              </w:rPr>
              <w:lastRenderedPageBreak/>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7"/>
                <w:i/>
              </w:rPr>
            </w:pPr>
            <w:r>
              <w:rPr>
                <w:rStyle w:val="a7"/>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7"/>
                <w:i/>
              </w:rPr>
            </w:pPr>
            <w:r>
              <w:rPr>
                <w:rStyle w:val="a7"/>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7"/>
                <w:i/>
              </w:rPr>
            </w:pPr>
            <w:r>
              <w:rPr>
                <w:rStyle w:val="a7"/>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7"/>
                <w:i/>
              </w:rPr>
            </w:pPr>
            <w:r>
              <w:rPr>
                <w:rStyle w:val="a7"/>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7"/>
                <w:i/>
              </w:rPr>
            </w:pPr>
            <w:r>
              <w:rPr>
                <w:rStyle w:val="a7"/>
                <w:rFonts w:hint="eastAsia"/>
              </w:rPr>
              <w:t>获取收藏的帖子列表</w:t>
            </w:r>
          </w:p>
        </w:tc>
      </w:tr>
    </w:tbl>
    <w:p w14:paraId="746F878E" w14:textId="77777777" w:rsidR="007E5FCD" w:rsidRDefault="007E5FCD" w:rsidP="0045497D">
      <w:pPr>
        <w:pStyle w:val="3"/>
      </w:pPr>
      <w:bookmarkStart w:id="46" w:name="_Toc418875616"/>
      <w:r>
        <w:rPr>
          <w:rFonts w:hint="eastAsia"/>
        </w:rPr>
        <w:t>RestMemberController</w:t>
      </w:r>
      <w:r>
        <w:rPr>
          <w:rFonts w:hint="eastAsia"/>
        </w:rPr>
        <w:t>类概述</w:t>
      </w:r>
      <w:bookmarkEnd w:id="46"/>
    </w:p>
    <w:p w14:paraId="75B03ACF"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给移动端访问提供的http接口。</w:t>
      </w:r>
    </w:p>
    <w:p w14:paraId="04CD0A85" w14:textId="77777777" w:rsidR="007E5FCD" w:rsidRPr="007E5FCD" w:rsidRDefault="007E5FCD" w:rsidP="007E5FCD">
      <w:pPr>
        <w:pStyle w:val="af4"/>
        <w:spacing w:line="400" w:lineRule="exact"/>
        <w:ind w:firstLine="480"/>
        <w:jc w:val="left"/>
        <w:rPr>
          <w:rFonts w:ascii="SimSun" w:hAnsi="SimSun"/>
          <w:sz w:val="24"/>
        </w:rPr>
      </w:pPr>
      <w:bookmarkStart w:id="47" w:name="_Toc418875617"/>
      <w:r w:rsidRPr="007E5FCD">
        <w:rPr>
          <w:rFonts w:ascii="SimSun" w:hAnsi="SimSun" w:hint="eastAsia"/>
          <w:sz w:val="24"/>
        </w:rPr>
        <w:t>类功能定义</w:t>
      </w:r>
      <w:bookmarkEnd w:id="47"/>
    </w:p>
    <w:p w14:paraId="49193269" w14:textId="77777777" w:rsidR="007E5FCD" w:rsidRPr="00557EE7" w:rsidRDefault="007E5FCD" w:rsidP="007E5FCD">
      <w:r>
        <w:rPr>
          <w:rStyle w:val="a7"/>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D5CAFA0"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67CA778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7"/>
                <w:i/>
              </w:rPr>
            </w:pPr>
            <w:r w:rsidRPr="00076C89">
              <w:rPr>
                <w:rStyle w:val="a7"/>
                <w:rFonts w:hint="eastAsia"/>
              </w:rPr>
              <w:t>1</w:t>
            </w:r>
          </w:p>
        </w:tc>
        <w:tc>
          <w:tcPr>
            <w:tcW w:w="3121" w:type="dxa"/>
          </w:tcPr>
          <w:p w14:paraId="4808733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7"/>
                <w:i/>
              </w:rPr>
            </w:pPr>
            <w:r>
              <w:rPr>
                <w:rStyle w:val="a7"/>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7"/>
                <w:i/>
              </w:rPr>
            </w:pPr>
            <w:r>
              <w:rPr>
                <w:rStyle w:val="a7"/>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7"/>
                <w:i/>
              </w:rPr>
            </w:pPr>
            <w:r>
              <w:rPr>
                <w:rStyle w:val="a7"/>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7"/>
                <w:i/>
              </w:rPr>
            </w:pPr>
            <w:r>
              <w:rPr>
                <w:rStyle w:val="a7"/>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7"/>
                <w:i/>
              </w:rPr>
            </w:pPr>
            <w:r>
              <w:rPr>
                <w:rStyle w:val="a7"/>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7"/>
                <w:i/>
              </w:rPr>
            </w:pPr>
            <w:r>
              <w:rPr>
                <w:rStyle w:val="a7"/>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7"/>
                <w:i/>
              </w:rPr>
            </w:pPr>
            <w:r>
              <w:rPr>
                <w:rStyle w:val="a7"/>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7"/>
                <w:i/>
              </w:rPr>
            </w:pPr>
            <w:r>
              <w:rPr>
                <w:rStyle w:val="a7"/>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7"/>
                <w:i/>
              </w:rPr>
            </w:pPr>
            <w:r>
              <w:rPr>
                <w:rStyle w:val="a7"/>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7"/>
                <w:i/>
              </w:rPr>
            </w:pPr>
            <w:r>
              <w:rPr>
                <w:rStyle w:val="a7"/>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7"/>
                <w:i/>
              </w:rPr>
            </w:pPr>
            <w:r>
              <w:rPr>
                <w:rStyle w:val="a7"/>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7"/>
                <w:i/>
              </w:rPr>
            </w:pPr>
            <w:r>
              <w:rPr>
                <w:rStyle w:val="a7"/>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7"/>
                <w:i/>
              </w:rPr>
            </w:pPr>
            <w:r>
              <w:rPr>
                <w:rStyle w:val="a7"/>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7"/>
                <w:i/>
              </w:rPr>
            </w:pPr>
            <w:r>
              <w:rPr>
                <w:rStyle w:val="a7"/>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7"/>
                <w:i/>
              </w:rPr>
            </w:pPr>
            <w:r>
              <w:rPr>
                <w:rStyle w:val="a7"/>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7"/>
                <w:i/>
              </w:rPr>
            </w:pPr>
            <w:r>
              <w:rPr>
                <w:rStyle w:val="a7"/>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7"/>
                <w:i/>
              </w:rPr>
            </w:pPr>
            <w:r>
              <w:rPr>
                <w:rStyle w:val="a7"/>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7"/>
                <w:i/>
              </w:rPr>
            </w:pPr>
            <w:r>
              <w:rPr>
                <w:rStyle w:val="a7"/>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7"/>
                <w:i/>
              </w:rPr>
            </w:pPr>
            <w:r>
              <w:rPr>
                <w:rStyle w:val="a7"/>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7"/>
                <w:i/>
              </w:rPr>
            </w:pPr>
            <w:r>
              <w:rPr>
                <w:rStyle w:val="a7"/>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7"/>
                <w:i/>
              </w:rPr>
            </w:pPr>
            <w:r>
              <w:rPr>
                <w:rStyle w:val="a7"/>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7"/>
                <w:i/>
              </w:rPr>
            </w:pPr>
            <w:r>
              <w:rPr>
                <w:rStyle w:val="a7"/>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7"/>
                <w:i/>
              </w:rPr>
            </w:pPr>
            <w:r>
              <w:rPr>
                <w:rStyle w:val="a7"/>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7"/>
                <w:i/>
              </w:rPr>
            </w:pPr>
            <w:r>
              <w:rPr>
                <w:rStyle w:val="a7"/>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7"/>
                <w:i/>
              </w:rPr>
            </w:pPr>
            <w:r>
              <w:rPr>
                <w:rStyle w:val="a7"/>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7"/>
                <w:i/>
              </w:rPr>
            </w:pPr>
            <w:r>
              <w:rPr>
                <w:rStyle w:val="a7"/>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7"/>
                <w:i/>
              </w:rPr>
            </w:pPr>
            <w:r>
              <w:rPr>
                <w:rStyle w:val="a7"/>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7"/>
                <w:i/>
              </w:rPr>
            </w:pPr>
            <w:r>
              <w:rPr>
                <w:rStyle w:val="a7"/>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7"/>
                <w:i/>
              </w:rPr>
            </w:pPr>
            <w:r>
              <w:rPr>
                <w:rStyle w:val="a7"/>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7"/>
                <w:i/>
              </w:rPr>
            </w:pPr>
            <w:r>
              <w:rPr>
                <w:rStyle w:val="a7"/>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080A3993" w14:textId="77777777" w:rsidR="007E5FCD" w:rsidRDefault="007E5FCD" w:rsidP="0045497D">
      <w:pPr>
        <w:pStyle w:val="3"/>
      </w:pPr>
      <w:bookmarkStart w:id="48" w:name="_Toc418875618"/>
      <w:r>
        <w:rPr>
          <w:rFonts w:hint="eastAsia"/>
        </w:rPr>
        <w:t>WebMemberController</w:t>
      </w:r>
      <w:r>
        <w:rPr>
          <w:rFonts w:hint="eastAsia"/>
        </w:rPr>
        <w:t>类概述</w:t>
      </w:r>
      <w:bookmarkEnd w:id="48"/>
    </w:p>
    <w:p w14:paraId="0B4F77C0"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02B1AED6" w14:textId="77777777" w:rsidR="007E5FCD" w:rsidRPr="007E5FCD" w:rsidRDefault="007E5FCD" w:rsidP="007E5FCD">
      <w:pPr>
        <w:pStyle w:val="af4"/>
        <w:spacing w:line="400" w:lineRule="exact"/>
        <w:ind w:firstLine="480"/>
        <w:jc w:val="left"/>
        <w:rPr>
          <w:rFonts w:ascii="SimSun" w:hAnsi="SimSun"/>
          <w:sz w:val="24"/>
        </w:rPr>
      </w:pPr>
      <w:bookmarkStart w:id="49" w:name="_Toc418875619"/>
      <w:r w:rsidRPr="007E5FCD">
        <w:rPr>
          <w:rFonts w:ascii="SimSun" w:hAnsi="SimSun" w:hint="eastAsia"/>
          <w:sz w:val="24"/>
        </w:rPr>
        <w:t>类功能定义</w:t>
      </w:r>
      <w:bookmarkEnd w:id="49"/>
    </w:p>
    <w:p w14:paraId="758CF00D" w14:textId="77777777" w:rsidR="007E5FCD" w:rsidRPr="00557EE7" w:rsidRDefault="007E5FCD" w:rsidP="007E5FCD">
      <w:r>
        <w:rPr>
          <w:rStyle w:val="a7"/>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ECA9924"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0D61ADC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7"/>
                <w:i/>
              </w:rPr>
            </w:pPr>
            <w:r w:rsidRPr="00076C89">
              <w:rPr>
                <w:rStyle w:val="a7"/>
                <w:rFonts w:hint="eastAsia"/>
              </w:rPr>
              <w:t>1</w:t>
            </w:r>
          </w:p>
        </w:tc>
        <w:tc>
          <w:tcPr>
            <w:tcW w:w="3121" w:type="dxa"/>
          </w:tcPr>
          <w:p w14:paraId="269B7FF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7"/>
                <w:i/>
              </w:rPr>
            </w:pPr>
            <w:r>
              <w:rPr>
                <w:rStyle w:val="a7"/>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7"/>
                <w:i/>
              </w:rPr>
            </w:pPr>
            <w:r>
              <w:rPr>
                <w:rStyle w:val="a7"/>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7"/>
                <w:i/>
              </w:rPr>
            </w:pPr>
            <w:r>
              <w:rPr>
                <w:rStyle w:val="a7"/>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7"/>
                <w:i/>
              </w:rPr>
            </w:pPr>
            <w:r>
              <w:rPr>
                <w:rStyle w:val="a7"/>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7"/>
                <w:i/>
              </w:rPr>
            </w:pPr>
            <w:r>
              <w:rPr>
                <w:rStyle w:val="a7"/>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7"/>
                <w:i/>
              </w:rPr>
            </w:pPr>
            <w:r>
              <w:rPr>
                <w:rStyle w:val="a7"/>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7"/>
                <w:i/>
              </w:rPr>
            </w:pPr>
            <w:r>
              <w:rPr>
                <w:rStyle w:val="a7"/>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7"/>
                <w:i/>
              </w:rPr>
            </w:pPr>
            <w:r>
              <w:rPr>
                <w:rStyle w:val="a7"/>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7"/>
                <w:i/>
              </w:rPr>
            </w:pPr>
            <w:r>
              <w:rPr>
                <w:rStyle w:val="a7"/>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7"/>
                <w:i/>
              </w:rPr>
            </w:pPr>
            <w:r>
              <w:rPr>
                <w:rStyle w:val="a7"/>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7"/>
                <w:i/>
              </w:rPr>
            </w:pPr>
            <w:r>
              <w:rPr>
                <w:rStyle w:val="a7"/>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7"/>
                <w:i/>
              </w:rPr>
            </w:pPr>
            <w:r>
              <w:rPr>
                <w:rStyle w:val="a7"/>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7"/>
                <w:i/>
              </w:rPr>
            </w:pPr>
            <w:r>
              <w:rPr>
                <w:rStyle w:val="a7"/>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7"/>
                <w:i/>
              </w:rPr>
            </w:pPr>
            <w:r>
              <w:rPr>
                <w:rStyle w:val="a7"/>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7"/>
                <w:i/>
              </w:rPr>
            </w:pPr>
            <w:r>
              <w:rPr>
                <w:rStyle w:val="a7"/>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7"/>
                <w:i/>
              </w:rPr>
            </w:pPr>
            <w:r>
              <w:rPr>
                <w:rStyle w:val="a7"/>
                <w:rFonts w:hint="eastAsia"/>
              </w:rPr>
              <w:lastRenderedPageBreak/>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7"/>
                <w:i/>
              </w:rPr>
            </w:pPr>
            <w:r>
              <w:rPr>
                <w:rStyle w:val="a7"/>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7"/>
                <w:i/>
              </w:rPr>
            </w:pPr>
            <w:r>
              <w:rPr>
                <w:rStyle w:val="a7"/>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7"/>
                <w:i/>
              </w:rPr>
            </w:pPr>
            <w:r>
              <w:rPr>
                <w:rStyle w:val="a7"/>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7"/>
                <w:i/>
              </w:rPr>
            </w:pPr>
            <w:r>
              <w:rPr>
                <w:rStyle w:val="a7"/>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7"/>
                <w:i/>
              </w:rPr>
            </w:pPr>
            <w:r>
              <w:rPr>
                <w:rStyle w:val="a7"/>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7"/>
                <w:i/>
              </w:rPr>
            </w:pPr>
            <w:r>
              <w:rPr>
                <w:rStyle w:val="a7"/>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7"/>
                <w:i/>
              </w:rPr>
            </w:pPr>
            <w:r>
              <w:rPr>
                <w:rStyle w:val="a7"/>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7"/>
                <w:i/>
              </w:rPr>
            </w:pPr>
            <w:r>
              <w:rPr>
                <w:rStyle w:val="a7"/>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7"/>
                <w:i/>
              </w:rPr>
            </w:pPr>
            <w:r>
              <w:rPr>
                <w:rStyle w:val="a7"/>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7"/>
                <w:i/>
              </w:rPr>
            </w:pPr>
            <w:r>
              <w:rPr>
                <w:rStyle w:val="a7"/>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7"/>
                <w:i/>
              </w:rPr>
            </w:pPr>
            <w:r>
              <w:rPr>
                <w:rStyle w:val="a7"/>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7"/>
                <w:i/>
              </w:rPr>
            </w:pPr>
            <w:r>
              <w:rPr>
                <w:rStyle w:val="a7"/>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7"/>
                <w:i/>
              </w:rPr>
            </w:pPr>
            <w:r>
              <w:rPr>
                <w:rStyle w:val="a7"/>
                <w:rFonts w:hint="eastAsia"/>
              </w:rPr>
              <w:t>Excel</w:t>
            </w:r>
            <w:r>
              <w:rPr>
                <w:rStyle w:val="a7"/>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7"/>
                <w:i/>
              </w:rPr>
            </w:pPr>
            <w:r>
              <w:rPr>
                <w:rStyle w:val="a7"/>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7"/>
                <w:i/>
              </w:rPr>
            </w:pPr>
            <w:r>
              <w:rPr>
                <w:rStyle w:val="a7"/>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7"/>
                <w:i/>
              </w:rPr>
            </w:pPr>
            <w:r>
              <w:rPr>
                <w:rStyle w:val="a7"/>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7B82CEA5" w14:textId="77777777" w:rsidR="007E5FCD" w:rsidRDefault="007E5FCD" w:rsidP="0045497D">
      <w:pPr>
        <w:pStyle w:val="3"/>
      </w:pPr>
      <w:bookmarkStart w:id="50" w:name="_Toc418875620"/>
      <w:r>
        <w:rPr>
          <w:rFonts w:hint="eastAsia"/>
        </w:rPr>
        <w:t>TeamServiceImp</w:t>
      </w:r>
      <w:r>
        <w:rPr>
          <w:rFonts w:hint="eastAsia"/>
        </w:rPr>
        <w:t>类概述</w:t>
      </w:r>
      <w:bookmarkEnd w:id="50"/>
    </w:p>
    <w:p w14:paraId="643E8A9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4E57F6C2" w14:textId="77777777" w:rsidR="007E5FCD" w:rsidRPr="007E5FCD" w:rsidRDefault="007E5FCD" w:rsidP="007E5FCD">
      <w:pPr>
        <w:pStyle w:val="af4"/>
        <w:spacing w:line="400" w:lineRule="exact"/>
        <w:ind w:firstLine="480"/>
        <w:jc w:val="left"/>
        <w:rPr>
          <w:rFonts w:ascii="SimSun" w:hAnsi="SimSun"/>
          <w:sz w:val="24"/>
        </w:rPr>
      </w:pPr>
      <w:bookmarkStart w:id="51" w:name="_Toc418875621"/>
      <w:r w:rsidRPr="007E5FCD">
        <w:rPr>
          <w:rFonts w:ascii="SimSun" w:hAnsi="SimSun" w:hint="eastAsia"/>
          <w:sz w:val="24"/>
        </w:rPr>
        <w:t>类功能定义</w:t>
      </w:r>
      <w:bookmarkEnd w:id="51"/>
    </w:p>
    <w:p w14:paraId="1FA24EE3" w14:textId="77777777" w:rsidR="007E5FCD" w:rsidRPr="00557EE7" w:rsidRDefault="007E5FCD" w:rsidP="007E5FCD">
      <w:r>
        <w:rPr>
          <w:rStyle w:val="a7"/>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4B54EECD"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145A138E"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7"/>
                <w:i/>
              </w:rPr>
            </w:pPr>
            <w:r w:rsidRPr="00076C89">
              <w:rPr>
                <w:rStyle w:val="a7"/>
                <w:rFonts w:hint="eastAsia"/>
              </w:rPr>
              <w:t>1</w:t>
            </w:r>
          </w:p>
        </w:tc>
        <w:tc>
          <w:tcPr>
            <w:tcW w:w="3121" w:type="dxa"/>
          </w:tcPr>
          <w:p w14:paraId="1B14E395"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7"/>
                <w:i/>
              </w:rPr>
            </w:pPr>
            <w:r>
              <w:rPr>
                <w:rStyle w:val="a7"/>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7"/>
                <w:i/>
              </w:rPr>
            </w:pPr>
            <w:r>
              <w:rPr>
                <w:rStyle w:val="a7"/>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7"/>
                <w:i/>
              </w:rPr>
            </w:pPr>
            <w:r>
              <w:rPr>
                <w:rStyle w:val="a7"/>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7"/>
                <w:i/>
              </w:rPr>
            </w:pPr>
            <w:r>
              <w:rPr>
                <w:rStyle w:val="a7"/>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7"/>
                <w:i/>
              </w:rPr>
            </w:pPr>
            <w:r>
              <w:rPr>
                <w:rStyle w:val="a7"/>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7"/>
                <w:i/>
              </w:rPr>
            </w:pPr>
            <w:r>
              <w:rPr>
                <w:rStyle w:val="a7"/>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7"/>
                <w:i/>
              </w:rPr>
            </w:pPr>
            <w:r>
              <w:rPr>
                <w:rStyle w:val="a7"/>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7"/>
                <w:i/>
              </w:rPr>
            </w:pPr>
            <w:r>
              <w:rPr>
                <w:rStyle w:val="a7"/>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7"/>
                <w:i/>
              </w:rPr>
            </w:pPr>
            <w:r>
              <w:rPr>
                <w:rStyle w:val="a7"/>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7"/>
                <w:i/>
              </w:rPr>
            </w:pPr>
            <w:r>
              <w:rPr>
                <w:rStyle w:val="a7"/>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7"/>
                <w:i/>
              </w:rPr>
            </w:pPr>
            <w:r>
              <w:rPr>
                <w:rStyle w:val="a7"/>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7"/>
                <w:i/>
              </w:rPr>
            </w:pPr>
            <w:r>
              <w:rPr>
                <w:rStyle w:val="a7"/>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7"/>
                <w:i/>
              </w:rPr>
            </w:pPr>
            <w:r>
              <w:rPr>
                <w:rStyle w:val="a7"/>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7"/>
                <w:i/>
              </w:rPr>
            </w:pPr>
            <w:r>
              <w:rPr>
                <w:rStyle w:val="a7"/>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7"/>
                <w:i/>
              </w:rPr>
            </w:pPr>
            <w:r>
              <w:rPr>
                <w:rStyle w:val="a7"/>
              </w:rPr>
              <w:t>W</w:t>
            </w:r>
            <w:r>
              <w:rPr>
                <w:rStyle w:val="a7"/>
                <w:rFonts w:hint="eastAsia"/>
              </w:rPr>
              <w:t>eb</w:t>
            </w:r>
            <w:r>
              <w:rPr>
                <w:rStyle w:val="a7"/>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7"/>
                <w:i/>
              </w:rPr>
            </w:pPr>
            <w:r>
              <w:rPr>
                <w:rStyle w:val="a7"/>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7"/>
                <w:i/>
              </w:rPr>
            </w:pPr>
            <w:r>
              <w:rPr>
                <w:rStyle w:val="a7"/>
                <w:rFonts w:hint="eastAsia"/>
              </w:rPr>
              <w:t>根据</w:t>
            </w:r>
            <w:r>
              <w:rPr>
                <w:rStyle w:val="a7"/>
                <w:rFonts w:hint="eastAsia"/>
              </w:rPr>
              <w:t>token</w:t>
            </w:r>
            <w:r>
              <w:rPr>
                <w:rStyle w:val="a7"/>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7"/>
                <w:i/>
              </w:rPr>
            </w:pPr>
            <w:r>
              <w:rPr>
                <w:rStyle w:val="a7"/>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7"/>
                <w:i/>
              </w:rPr>
            </w:pPr>
            <w:r>
              <w:rPr>
                <w:rStyle w:val="a7"/>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7"/>
                <w:i/>
              </w:rPr>
            </w:pPr>
            <w:r>
              <w:rPr>
                <w:rStyle w:val="a7"/>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7"/>
                <w:i/>
              </w:rPr>
            </w:pPr>
            <w:r>
              <w:rPr>
                <w:rStyle w:val="a7"/>
                <w:rFonts w:hint="eastAsia"/>
              </w:rPr>
              <w:t>修改圈子的圈主</w:t>
            </w:r>
          </w:p>
        </w:tc>
      </w:tr>
    </w:tbl>
    <w:p w14:paraId="02D0CC68" w14:textId="77777777" w:rsidR="007E5FCD" w:rsidRDefault="007E5FCD" w:rsidP="0045497D">
      <w:pPr>
        <w:pStyle w:val="3"/>
      </w:pPr>
      <w:bookmarkStart w:id="52" w:name="_Toc418875622"/>
      <w:r>
        <w:rPr>
          <w:rFonts w:hint="eastAsia"/>
        </w:rPr>
        <w:t>TopicServiceImp</w:t>
      </w:r>
      <w:r>
        <w:rPr>
          <w:rFonts w:hint="eastAsia"/>
        </w:rPr>
        <w:t>类概述</w:t>
      </w:r>
      <w:bookmarkEnd w:id="52"/>
    </w:p>
    <w:p w14:paraId="1F3E6CD4"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38E1B997" w14:textId="77777777" w:rsidR="007E5FCD" w:rsidRPr="007E5FCD" w:rsidRDefault="007E5FCD" w:rsidP="007E5FCD">
      <w:pPr>
        <w:pStyle w:val="af4"/>
        <w:spacing w:line="400" w:lineRule="exact"/>
        <w:ind w:firstLine="480"/>
        <w:jc w:val="left"/>
        <w:rPr>
          <w:rFonts w:ascii="SimSun" w:hAnsi="SimSun"/>
          <w:sz w:val="24"/>
        </w:rPr>
      </w:pPr>
      <w:bookmarkStart w:id="53" w:name="_Toc418875623"/>
      <w:r w:rsidRPr="007E5FCD">
        <w:rPr>
          <w:rFonts w:ascii="SimSun" w:hAnsi="SimSun" w:hint="eastAsia"/>
          <w:sz w:val="24"/>
        </w:rPr>
        <w:t>类功能定义</w:t>
      </w:r>
      <w:bookmarkEnd w:id="53"/>
    </w:p>
    <w:p w14:paraId="4699A5A7" w14:textId="77777777" w:rsidR="007E5FCD" w:rsidRPr="00557EE7" w:rsidRDefault="007E5FCD" w:rsidP="007E5FCD">
      <w:r>
        <w:rPr>
          <w:rStyle w:val="a7"/>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7"/>
                <w:b/>
                <w:i/>
              </w:rPr>
            </w:pPr>
            <w:r w:rsidRPr="00076C89">
              <w:rPr>
                <w:rStyle w:val="a7"/>
                <w:rFonts w:hint="eastAsia"/>
              </w:rPr>
              <w:t>序号</w:t>
            </w:r>
          </w:p>
        </w:tc>
        <w:tc>
          <w:tcPr>
            <w:tcW w:w="3253" w:type="dxa"/>
            <w:shd w:val="clear" w:color="auto" w:fill="CCCCCC"/>
          </w:tcPr>
          <w:p w14:paraId="12287C49" w14:textId="77777777" w:rsidR="007E5FCD" w:rsidRPr="00076C89" w:rsidRDefault="007E5FCD" w:rsidP="00CC1B0B">
            <w:pPr>
              <w:jc w:val="center"/>
              <w:rPr>
                <w:rStyle w:val="a7"/>
                <w:b/>
                <w:i/>
              </w:rPr>
            </w:pPr>
            <w:r w:rsidRPr="00076C89">
              <w:rPr>
                <w:rStyle w:val="a7"/>
                <w:rFonts w:hint="eastAsia"/>
              </w:rPr>
              <w:t>功能点</w:t>
            </w:r>
          </w:p>
        </w:tc>
        <w:tc>
          <w:tcPr>
            <w:tcW w:w="4824" w:type="dxa"/>
            <w:shd w:val="clear" w:color="auto" w:fill="CCCCCC"/>
          </w:tcPr>
          <w:p w14:paraId="3634BEE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7"/>
                <w:i/>
              </w:rPr>
            </w:pPr>
            <w:r w:rsidRPr="00076C89">
              <w:rPr>
                <w:rStyle w:val="a7"/>
                <w:rFonts w:hint="eastAsia"/>
              </w:rPr>
              <w:t>1</w:t>
            </w:r>
          </w:p>
        </w:tc>
        <w:tc>
          <w:tcPr>
            <w:tcW w:w="3253" w:type="dxa"/>
          </w:tcPr>
          <w:p w14:paraId="22333BEF" w14:textId="77777777" w:rsidR="007E5FCD" w:rsidRPr="00076C89" w:rsidRDefault="007E5FCD" w:rsidP="00CC1B0B">
            <w:pPr>
              <w:rPr>
                <w:rStyle w:val="a7"/>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7"/>
                <w:i/>
              </w:rPr>
            </w:pPr>
            <w:r>
              <w:rPr>
                <w:rStyle w:val="a7"/>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7"/>
                <w:i/>
              </w:rPr>
            </w:pPr>
            <w:r>
              <w:rPr>
                <w:rStyle w:val="a7"/>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7"/>
                <w:i/>
              </w:rPr>
            </w:pPr>
            <w:r>
              <w:rPr>
                <w:rStyle w:val="a7"/>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7"/>
                <w:i/>
              </w:rPr>
            </w:pPr>
            <w:r>
              <w:rPr>
                <w:rStyle w:val="a7"/>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7"/>
                <w:i/>
              </w:rPr>
            </w:pPr>
            <w:r>
              <w:rPr>
                <w:rStyle w:val="a7"/>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7"/>
                <w:i/>
              </w:rPr>
            </w:pPr>
            <w:r>
              <w:rPr>
                <w:rStyle w:val="a7"/>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7"/>
                <w:i/>
              </w:rPr>
            </w:pPr>
            <w:r>
              <w:rPr>
                <w:rStyle w:val="a7"/>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7"/>
                <w:i/>
              </w:rPr>
            </w:pPr>
            <w:r>
              <w:rPr>
                <w:rStyle w:val="a7"/>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7"/>
                <w:i/>
              </w:rPr>
            </w:pPr>
            <w:r>
              <w:rPr>
                <w:rStyle w:val="a7"/>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7"/>
                <w:i/>
              </w:rPr>
            </w:pPr>
            <w:r>
              <w:rPr>
                <w:rStyle w:val="a7"/>
                <w:rFonts w:hint="eastAsia"/>
              </w:rPr>
              <w:lastRenderedPageBreak/>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7"/>
                <w:i/>
              </w:rPr>
            </w:pPr>
            <w:r>
              <w:rPr>
                <w:rStyle w:val="a7"/>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7"/>
                <w:i/>
              </w:rPr>
            </w:pPr>
            <w:r>
              <w:rPr>
                <w:rStyle w:val="a7"/>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7"/>
                <w:i/>
              </w:rPr>
            </w:pPr>
            <w:r>
              <w:rPr>
                <w:rStyle w:val="a7"/>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7"/>
                <w:i/>
              </w:rPr>
            </w:pPr>
            <w:r>
              <w:rPr>
                <w:rStyle w:val="a7"/>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7"/>
                <w:i/>
              </w:rPr>
            </w:pPr>
            <w:r>
              <w:rPr>
                <w:rStyle w:val="a7"/>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7"/>
                <w:i/>
              </w:rPr>
            </w:pPr>
            <w:r>
              <w:rPr>
                <w:rStyle w:val="a7"/>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7"/>
                <w:i/>
              </w:rPr>
            </w:pPr>
            <w:r>
              <w:rPr>
                <w:rStyle w:val="a7"/>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7"/>
                <w:i/>
              </w:rPr>
            </w:pPr>
            <w:r>
              <w:rPr>
                <w:rStyle w:val="a7"/>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7"/>
                <w:i/>
              </w:rPr>
            </w:pPr>
            <w:r>
              <w:rPr>
                <w:rStyle w:val="a7"/>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7"/>
                <w:i/>
              </w:rPr>
            </w:pPr>
            <w:r>
              <w:rPr>
                <w:rStyle w:val="a7"/>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7"/>
                <w:i/>
              </w:rPr>
            </w:pPr>
            <w:r>
              <w:rPr>
                <w:rStyle w:val="a7"/>
                <w:rFonts w:hint="eastAsia"/>
              </w:rPr>
              <w:t>获取删除帖子</w:t>
            </w:r>
            <w:r>
              <w:rPr>
                <w:rStyle w:val="a7"/>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7"/>
                <w:i/>
              </w:rPr>
            </w:pPr>
            <w:r>
              <w:rPr>
                <w:rStyle w:val="a7"/>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7"/>
                <w:i/>
              </w:rPr>
            </w:pPr>
            <w:r>
              <w:rPr>
                <w:rStyle w:val="a7"/>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7"/>
                <w:i/>
              </w:rPr>
            </w:pPr>
            <w:r>
              <w:rPr>
                <w:rStyle w:val="a7"/>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7"/>
                <w:i/>
              </w:rPr>
            </w:pPr>
            <w:r>
              <w:rPr>
                <w:rStyle w:val="a7"/>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7"/>
                <w:i/>
              </w:rPr>
            </w:pPr>
            <w:r>
              <w:rPr>
                <w:rStyle w:val="a7"/>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7"/>
                <w:i/>
              </w:rPr>
            </w:pPr>
            <w:r>
              <w:rPr>
                <w:rStyle w:val="a7"/>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7"/>
                <w:i/>
              </w:rPr>
            </w:pPr>
            <w:r>
              <w:rPr>
                <w:rStyle w:val="a7"/>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7"/>
                <w:i/>
              </w:rPr>
            </w:pPr>
            <w:r>
              <w:rPr>
                <w:rStyle w:val="a7"/>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7"/>
                <w:i/>
              </w:rPr>
            </w:pPr>
            <w:r>
              <w:rPr>
                <w:rStyle w:val="a7"/>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7"/>
                <w:i/>
              </w:rPr>
            </w:pPr>
            <w:r>
              <w:rPr>
                <w:rStyle w:val="a7"/>
                <w:rFonts w:hint="eastAsia"/>
              </w:rPr>
              <w:t>获取收藏的帖子</w:t>
            </w:r>
          </w:p>
        </w:tc>
      </w:tr>
    </w:tbl>
    <w:p w14:paraId="15FB47DC" w14:textId="77777777" w:rsidR="007E5FCD" w:rsidRDefault="007E5FCD" w:rsidP="0045497D">
      <w:pPr>
        <w:pStyle w:val="3"/>
      </w:pPr>
      <w:bookmarkStart w:id="54" w:name="_Toc418875624"/>
      <w:r>
        <w:rPr>
          <w:rFonts w:hint="eastAsia"/>
        </w:rPr>
        <w:t>MemberServiceImp</w:t>
      </w:r>
      <w:r>
        <w:rPr>
          <w:rFonts w:hint="eastAsia"/>
        </w:rPr>
        <w:t>类概述</w:t>
      </w:r>
      <w:bookmarkEnd w:id="54"/>
    </w:p>
    <w:p w14:paraId="640075F2" w14:textId="77777777" w:rsidR="007E5FCD" w:rsidRPr="0045497D" w:rsidRDefault="007E5FCD" w:rsidP="0045497D">
      <w:pPr>
        <w:pStyle w:val="af4"/>
        <w:spacing w:line="400" w:lineRule="exact"/>
        <w:ind w:firstLine="480"/>
        <w:jc w:val="left"/>
        <w:rPr>
          <w:rFonts w:ascii="SimSun" w:hAnsi="SimSun"/>
          <w:sz w:val="24"/>
        </w:rPr>
      </w:pPr>
      <w:r w:rsidRPr="0045497D">
        <w:rPr>
          <w:rFonts w:ascii="SimSun" w:hAnsi="SimSun" w:hint="eastAsia"/>
          <w:sz w:val="24"/>
        </w:rPr>
        <w:t>服务端的接口实现类，实现Thrift的Iface接口，Client通过Thrift远程调用。</w:t>
      </w:r>
    </w:p>
    <w:p w14:paraId="00B9B982" w14:textId="77777777" w:rsidR="007E5FCD" w:rsidRPr="0045497D" w:rsidRDefault="007E5FCD" w:rsidP="0045497D">
      <w:pPr>
        <w:pStyle w:val="af4"/>
        <w:spacing w:line="400" w:lineRule="exact"/>
        <w:ind w:firstLine="480"/>
        <w:jc w:val="left"/>
        <w:rPr>
          <w:rFonts w:ascii="SimSun" w:hAnsi="SimSun"/>
          <w:sz w:val="24"/>
        </w:rPr>
      </w:pPr>
      <w:bookmarkStart w:id="55" w:name="_Toc418875625"/>
      <w:r w:rsidRPr="0045497D">
        <w:rPr>
          <w:rFonts w:ascii="SimSun" w:hAnsi="SimSun" w:hint="eastAsia"/>
          <w:sz w:val="24"/>
        </w:rPr>
        <w:t>类功能定义</w:t>
      </w:r>
      <w:bookmarkEnd w:id="55"/>
    </w:p>
    <w:p w14:paraId="700E559D" w14:textId="77777777" w:rsidR="007E5FCD" w:rsidRPr="00557EE7" w:rsidRDefault="007E5FCD" w:rsidP="007E5FCD">
      <w:r>
        <w:rPr>
          <w:rStyle w:val="a7"/>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C53014B"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77659427"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7"/>
                <w:i/>
              </w:rPr>
            </w:pPr>
            <w:r w:rsidRPr="00076C89">
              <w:rPr>
                <w:rStyle w:val="a7"/>
                <w:rFonts w:hint="eastAsia"/>
              </w:rPr>
              <w:t>1</w:t>
            </w:r>
          </w:p>
        </w:tc>
        <w:tc>
          <w:tcPr>
            <w:tcW w:w="3121" w:type="dxa"/>
          </w:tcPr>
          <w:p w14:paraId="2797868F" w14:textId="77777777" w:rsidR="007E5FCD" w:rsidRPr="00076C89" w:rsidRDefault="007E5FCD" w:rsidP="00CC1B0B">
            <w:pPr>
              <w:rPr>
                <w:rStyle w:val="a7"/>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7"/>
                <w:i/>
              </w:rPr>
            </w:pPr>
            <w:r>
              <w:rPr>
                <w:rStyle w:val="a7"/>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7"/>
                <w:i/>
              </w:rPr>
            </w:pPr>
            <w:r>
              <w:rPr>
                <w:rStyle w:val="a7"/>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7"/>
                <w:i/>
              </w:rPr>
            </w:pPr>
            <w:r>
              <w:rPr>
                <w:rStyle w:val="a7"/>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7"/>
                <w:i/>
              </w:rPr>
            </w:pPr>
            <w:r>
              <w:rPr>
                <w:rStyle w:val="a7"/>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7"/>
                <w:i/>
              </w:rPr>
            </w:pPr>
            <w:r>
              <w:rPr>
                <w:rStyle w:val="a7"/>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7"/>
                <w:i/>
              </w:rPr>
            </w:pPr>
            <w:r>
              <w:rPr>
                <w:rStyle w:val="a7"/>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7"/>
                <w:i/>
              </w:rPr>
            </w:pPr>
            <w:r>
              <w:rPr>
                <w:rStyle w:val="a7"/>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7"/>
                <w:i/>
              </w:rPr>
            </w:pPr>
            <w:r>
              <w:rPr>
                <w:rStyle w:val="a7"/>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7"/>
                <w:i/>
              </w:rPr>
            </w:pPr>
            <w:r>
              <w:rPr>
                <w:rStyle w:val="a7"/>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7"/>
                <w:i/>
              </w:rPr>
            </w:pPr>
            <w:r>
              <w:rPr>
                <w:rStyle w:val="a7"/>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7"/>
                <w:i/>
              </w:rPr>
            </w:pPr>
            <w:r>
              <w:rPr>
                <w:rStyle w:val="a7"/>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7"/>
                <w:i/>
              </w:rPr>
            </w:pPr>
            <w:r>
              <w:rPr>
                <w:rStyle w:val="a7"/>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7"/>
                <w:i/>
              </w:rPr>
            </w:pPr>
            <w:r>
              <w:rPr>
                <w:rStyle w:val="a7"/>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7"/>
                <w:i/>
              </w:rPr>
            </w:pPr>
            <w:r>
              <w:rPr>
                <w:rStyle w:val="a7"/>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7"/>
                <w:i/>
              </w:rPr>
            </w:pPr>
            <w:r>
              <w:rPr>
                <w:rStyle w:val="a7"/>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7"/>
                <w:i/>
              </w:rPr>
            </w:pPr>
            <w:r>
              <w:rPr>
                <w:rStyle w:val="a7"/>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7"/>
                <w:i/>
              </w:rPr>
            </w:pPr>
            <w:r>
              <w:rPr>
                <w:rStyle w:val="a7"/>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7"/>
                <w:i/>
              </w:rPr>
            </w:pPr>
            <w:r>
              <w:rPr>
                <w:rStyle w:val="a7"/>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7"/>
                <w:i/>
              </w:rPr>
            </w:pPr>
            <w:r>
              <w:rPr>
                <w:rStyle w:val="a7"/>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7"/>
                <w:i/>
              </w:rPr>
            </w:pPr>
            <w:r>
              <w:rPr>
                <w:rStyle w:val="a7"/>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7"/>
                <w:i/>
              </w:rPr>
            </w:pPr>
            <w:r>
              <w:rPr>
                <w:rStyle w:val="a7"/>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7"/>
                <w:i/>
              </w:rPr>
            </w:pPr>
            <w:r>
              <w:rPr>
                <w:rStyle w:val="a7"/>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7"/>
                <w:i/>
              </w:rPr>
            </w:pPr>
            <w:r>
              <w:rPr>
                <w:rStyle w:val="a7"/>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7"/>
                <w:i/>
              </w:rPr>
            </w:pPr>
            <w:r>
              <w:rPr>
                <w:rStyle w:val="a7"/>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7"/>
                <w:i/>
              </w:rPr>
            </w:pPr>
            <w:r>
              <w:rPr>
                <w:rStyle w:val="a7"/>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7"/>
                <w:i/>
              </w:rPr>
            </w:pPr>
            <w:r>
              <w:rPr>
                <w:rStyle w:val="a7"/>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7"/>
                <w:i/>
              </w:rPr>
            </w:pPr>
            <w:r>
              <w:rPr>
                <w:rStyle w:val="a7"/>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7"/>
                <w:i/>
              </w:rPr>
            </w:pPr>
            <w:r>
              <w:rPr>
                <w:rStyle w:val="a7"/>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7"/>
                <w:i/>
              </w:rPr>
            </w:pPr>
            <w:r>
              <w:rPr>
                <w:rStyle w:val="a7"/>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7"/>
                <w:i/>
              </w:rPr>
            </w:pPr>
            <w:r>
              <w:rPr>
                <w:rStyle w:val="a7"/>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7"/>
                <w:i/>
              </w:rPr>
            </w:pPr>
            <w:r>
              <w:rPr>
                <w:rStyle w:val="a7"/>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7"/>
                <w:i/>
              </w:rPr>
            </w:pPr>
            <w:r>
              <w:rPr>
                <w:rStyle w:val="a7"/>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7"/>
                <w:i/>
              </w:rPr>
            </w:pPr>
            <w:r>
              <w:rPr>
                <w:rStyle w:val="a7"/>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7"/>
                <w:i/>
              </w:rPr>
            </w:pPr>
            <w:r>
              <w:rPr>
                <w:rStyle w:val="a7"/>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7"/>
                <w:i/>
              </w:rPr>
            </w:pPr>
            <w:r>
              <w:rPr>
                <w:rStyle w:val="a7"/>
                <w:rFonts w:hint="eastAsia"/>
              </w:rPr>
              <w:t>通过用户</w:t>
            </w:r>
            <w:r>
              <w:rPr>
                <w:rStyle w:val="a7"/>
                <w:rFonts w:hint="eastAsia"/>
              </w:rPr>
              <w:t>ID</w:t>
            </w:r>
            <w:r>
              <w:rPr>
                <w:rStyle w:val="a7"/>
                <w:rFonts w:hint="eastAsia"/>
              </w:rPr>
              <w:t>接受邀请并加入圈子</w:t>
            </w:r>
          </w:p>
        </w:tc>
      </w:tr>
    </w:tbl>
    <w:p w14:paraId="2AB729BC" w14:textId="120A6EF5" w:rsidR="007E5FCD" w:rsidRDefault="007E5FCD" w:rsidP="003A0D42"/>
    <w:p w14:paraId="3A7D6EE7" w14:textId="77777777" w:rsidR="00CC1B0B" w:rsidRDefault="00CC1B0B" w:rsidP="0076776F">
      <w:pPr>
        <w:pStyle w:val="2"/>
      </w:pPr>
      <w:bookmarkStart w:id="56" w:name="_Toc418875586"/>
      <w:r>
        <w:rPr>
          <w:rFonts w:hint="eastAsia"/>
        </w:rPr>
        <w:lastRenderedPageBreak/>
        <w:t>关系系统（</w:t>
      </w:r>
      <w:r>
        <w:rPr>
          <w:rFonts w:hint="eastAsia"/>
        </w:rPr>
        <w:t>Relation</w:t>
      </w:r>
      <w:r>
        <w:rPr>
          <w:rFonts w:hint="eastAsia"/>
        </w:rPr>
        <w:t>）模块</w:t>
      </w:r>
      <w:bookmarkEnd w:id="56"/>
    </w:p>
    <w:p w14:paraId="7914788B" w14:textId="77777777" w:rsidR="00CC1B0B" w:rsidRDefault="00CC1B0B" w:rsidP="0076776F">
      <w:pPr>
        <w:pStyle w:val="3"/>
      </w:pPr>
      <w:bookmarkStart w:id="57" w:name="_Toc418875587"/>
      <w:r>
        <w:rPr>
          <w:rFonts w:hint="eastAsia"/>
        </w:rPr>
        <w:t>关系系统模块概述</w:t>
      </w:r>
      <w:bookmarkEnd w:id="57"/>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DE31FC">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圈子列表（交互优先</w:t>
      </w:r>
      <w:r w:rsidRPr="000D05B2">
        <w:rPr>
          <w:rFonts w:ascii="SimSun" w:hAnsi="SimSun"/>
          <w:sz w:val="24"/>
        </w:rPr>
        <w:t>级）</w:t>
      </w:r>
      <w:r w:rsidRPr="000D05B2">
        <w:rPr>
          <w:rFonts w:ascii="SimSun" w:hAnsi="SimSun" w:hint="eastAsia"/>
          <w:sz w:val="24"/>
        </w:rPr>
        <w:t>：圈子的</w:t>
      </w:r>
      <w:r w:rsidRPr="000D05B2">
        <w:rPr>
          <w:rFonts w:ascii="SimSun" w:hAnsi="SimSun"/>
          <w:sz w:val="24"/>
        </w:rPr>
        <w:t>名称</w:t>
      </w:r>
      <w:r w:rsidRPr="000D05B2">
        <w:rPr>
          <w:rFonts w:ascii="SimSun" w:hAnsi="SimSun" w:hint="eastAsia"/>
          <w:sz w:val="24"/>
        </w:rPr>
        <w:t>、未</w:t>
      </w:r>
      <w:r w:rsidRPr="000D05B2">
        <w:rPr>
          <w:rFonts w:ascii="SimSun" w:hAnsi="SimSun"/>
          <w:sz w:val="24"/>
        </w:rPr>
        <w:t>读数量</w:t>
      </w:r>
      <w:r w:rsidRPr="000D05B2">
        <w:rPr>
          <w:rFonts w:ascii="SimSun" w:hAnsi="SimSun" w:hint="eastAsia"/>
          <w:sz w:val="24"/>
        </w:rPr>
        <w:t>、lo</w:t>
      </w:r>
      <w:r w:rsidRPr="000D05B2">
        <w:rPr>
          <w:rFonts w:ascii="SimSun" w:hAnsi="SimSun"/>
          <w:sz w:val="24"/>
        </w:rPr>
        <w:t>go</w:t>
      </w:r>
      <w:r w:rsidRPr="000D05B2">
        <w:rPr>
          <w:rFonts w:ascii="SimSun" w:hAnsi="SimSun" w:hint="eastAsia"/>
          <w:sz w:val="24"/>
        </w:rPr>
        <w:t>、</w:t>
      </w:r>
      <w:r w:rsidRPr="000D05B2">
        <w:rPr>
          <w:rFonts w:ascii="SimSun" w:hAnsi="SimSun"/>
          <w:sz w:val="24"/>
        </w:rPr>
        <w:t>最新的会话</w:t>
      </w:r>
    </w:p>
    <w:p w14:paraId="1270F100" w14:textId="77777777" w:rsidR="00CC1B0B" w:rsidRPr="000D05B2" w:rsidRDefault="00CC1B0B" w:rsidP="00DE31FC">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圈子排序</w:t>
      </w:r>
    </w:p>
    <w:p w14:paraId="11DA4C8B" w14:textId="77777777" w:rsidR="00CC1B0B" w:rsidRPr="000D05B2" w:rsidRDefault="00CC1B0B" w:rsidP="00DE31FC">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方案一</w:t>
      </w:r>
      <w:r w:rsidRPr="000D05B2">
        <w:rPr>
          <w:rFonts w:ascii="SimSun" w:hAnsi="SimSun"/>
          <w:sz w:val="24"/>
        </w:rPr>
        <w:t>：</w:t>
      </w:r>
      <w:r w:rsidRPr="000D05B2">
        <w:rPr>
          <w:rFonts w:ascii="SimSun" w:hAnsi="SimSun" w:hint="eastAsia"/>
          <w:sz w:val="24"/>
        </w:rPr>
        <w:t>按动态（发</w:t>
      </w:r>
      <w:r w:rsidRPr="000D05B2">
        <w:rPr>
          <w:rFonts w:ascii="SimSun" w:hAnsi="SimSun"/>
          <w:sz w:val="24"/>
        </w:rPr>
        <w:t>言和回复）</w:t>
      </w:r>
      <w:r w:rsidRPr="000D05B2">
        <w:rPr>
          <w:rFonts w:ascii="SimSun" w:hAnsi="SimSun" w:hint="eastAsia"/>
          <w:sz w:val="24"/>
        </w:rPr>
        <w:t>的</w:t>
      </w:r>
      <w:r w:rsidRPr="000D05B2">
        <w:rPr>
          <w:rFonts w:ascii="SimSun" w:hAnsi="SimSun"/>
          <w:sz w:val="24"/>
        </w:rPr>
        <w:t>时间倒</w:t>
      </w:r>
      <w:r w:rsidRPr="000D05B2">
        <w:rPr>
          <w:rFonts w:ascii="SimSun" w:hAnsi="SimSun" w:hint="eastAsia"/>
          <w:sz w:val="24"/>
        </w:rPr>
        <w:t>序</w:t>
      </w:r>
    </w:p>
    <w:p w14:paraId="7EB7252B" w14:textId="77777777" w:rsidR="00CC1B0B" w:rsidRPr="000D05B2" w:rsidRDefault="00CC1B0B" w:rsidP="00DE31FC">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方案二</w:t>
      </w:r>
      <w:r w:rsidRPr="000D05B2">
        <w:rPr>
          <w:rFonts w:ascii="SimSun" w:hAnsi="SimSun"/>
          <w:sz w:val="24"/>
        </w:rPr>
        <w:t>：智能排序</w:t>
      </w:r>
      <w:r w:rsidRPr="000D05B2">
        <w:rPr>
          <w:rFonts w:ascii="SimSun" w:hAnsi="SimSun" w:hint="eastAsia"/>
          <w:sz w:val="24"/>
        </w:rPr>
        <w:t>（参见</w:t>
      </w:r>
      <w:r w:rsidRPr="000D05B2">
        <w:rPr>
          <w:rFonts w:ascii="SimSun" w:hAnsi="SimSun"/>
          <w:sz w:val="24"/>
        </w:rPr>
        <w:t>S-00035）</w:t>
      </w:r>
    </w:p>
    <w:p w14:paraId="5319D70F" w14:textId="77777777" w:rsidR="00CC1B0B" w:rsidRPr="000D05B2" w:rsidRDefault="00CC1B0B" w:rsidP="00DE31FC">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未读</w:t>
      </w:r>
      <w:r w:rsidRPr="000D05B2">
        <w:rPr>
          <w:rFonts w:ascii="SimSun" w:hAnsi="SimSun"/>
          <w:sz w:val="24"/>
        </w:rPr>
        <w:t>数量</w:t>
      </w:r>
      <w:r w:rsidRPr="000D05B2">
        <w:rPr>
          <w:rFonts w:ascii="SimSun" w:hAnsi="SimSun" w:hint="eastAsia"/>
          <w:sz w:val="24"/>
        </w:rPr>
        <w:t>：圈子</w:t>
      </w:r>
      <w:r w:rsidRPr="000D05B2">
        <w:rPr>
          <w:rFonts w:ascii="SimSun" w:hAnsi="SimSun"/>
          <w:sz w:val="24"/>
        </w:rPr>
        <w:t>里的未读条数，</w:t>
      </w:r>
    </w:p>
    <w:p w14:paraId="215C3EC8" w14:textId="77777777" w:rsidR="00CC1B0B" w:rsidRPr="000D05B2" w:rsidRDefault="00CC1B0B" w:rsidP="00DE31FC">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圈子的置顶</w:t>
      </w:r>
      <w:r w:rsidRPr="000D05B2">
        <w:rPr>
          <w:rFonts w:ascii="SimSun" w:hAnsi="SimSun"/>
          <w:sz w:val="24"/>
        </w:rPr>
        <w:t>（</w:t>
      </w:r>
      <w:r w:rsidRPr="000D05B2">
        <w:rPr>
          <w:rFonts w:ascii="SimSun" w:hAnsi="SimSun" w:hint="eastAsia"/>
          <w:sz w:val="24"/>
        </w:rPr>
        <w:t>限</w:t>
      </w:r>
      <w:r w:rsidRPr="000D05B2">
        <w:rPr>
          <w:rFonts w:ascii="SimSun" w:hAnsi="SimSun"/>
          <w:sz w:val="24"/>
        </w:rPr>
        <w:t>WEB端）</w:t>
      </w:r>
    </w:p>
    <w:p w14:paraId="6AE13A72" w14:textId="77777777" w:rsidR="00CC1B0B" w:rsidRPr="000D05B2" w:rsidRDefault="00CC1B0B" w:rsidP="00DE31FC">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允许设置三</w:t>
      </w:r>
      <w:r w:rsidRPr="000D05B2">
        <w:rPr>
          <w:rFonts w:ascii="SimSun" w:hAnsi="SimSun"/>
          <w:sz w:val="24"/>
        </w:rPr>
        <w:t>个圈子置顶，</w:t>
      </w:r>
      <w:r w:rsidRPr="000D05B2">
        <w:rPr>
          <w:rFonts w:ascii="SimSun" w:hAnsi="SimSun" w:hint="eastAsia"/>
          <w:sz w:val="24"/>
        </w:rPr>
        <w:t>置</w:t>
      </w:r>
      <w:r w:rsidRPr="000D05B2">
        <w:rPr>
          <w:rFonts w:ascii="SimSun" w:hAnsi="SimSun"/>
          <w:sz w:val="24"/>
        </w:rPr>
        <w:t>顶后圈子将固定在最上方，不会</w:t>
      </w:r>
      <w:r w:rsidRPr="000D05B2">
        <w:rPr>
          <w:rFonts w:ascii="SimSun" w:hAnsi="SimSun" w:hint="eastAsia"/>
          <w:sz w:val="24"/>
        </w:rPr>
        <w:t>因</w:t>
      </w:r>
      <w:r w:rsidRPr="000D05B2">
        <w:rPr>
          <w:rFonts w:ascii="SimSun" w:hAnsi="SimSun"/>
          <w:sz w:val="24"/>
        </w:rPr>
        <w:t>为动态而改变</w:t>
      </w:r>
      <w:r w:rsidRPr="000D05B2">
        <w:rPr>
          <w:rFonts w:ascii="SimSun" w:hAnsi="SimSun" w:hint="eastAsia"/>
          <w:sz w:val="24"/>
        </w:rPr>
        <w:t>顺利</w:t>
      </w:r>
      <w:r w:rsidRPr="000D05B2">
        <w:rPr>
          <w:rFonts w:ascii="SimSun" w:hAnsi="SimSun"/>
          <w:sz w:val="24"/>
        </w:rPr>
        <w:t>。</w:t>
      </w:r>
    </w:p>
    <w:p w14:paraId="5D8C25AB" w14:textId="77777777" w:rsidR="00CC1B0B" w:rsidRPr="000D05B2" w:rsidRDefault="00CC1B0B" w:rsidP="00DE31FC">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超</w:t>
      </w:r>
      <w:r w:rsidRPr="000D05B2">
        <w:rPr>
          <w:rFonts w:ascii="SimSun" w:hAnsi="SimSun"/>
          <w:sz w:val="24"/>
        </w:rPr>
        <w:t>过三个圈子，系统提示不允许再置顶</w:t>
      </w:r>
      <w:r w:rsidRPr="000D05B2">
        <w:rPr>
          <w:rFonts w:ascii="SimSun" w:hAnsi="SimSun" w:hint="eastAsia"/>
          <w:sz w:val="24"/>
        </w:rPr>
        <w:t>。</w:t>
      </w:r>
    </w:p>
    <w:p w14:paraId="648DED81" w14:textId="77777777" w:rsidR="00CC1B0B" w:rsidRPr="000D05B2" w:rsidRDefault="00CC1B0B" w:rsidP="00DE31FC">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sz w:val="24"/>
        </w:rPr>
        <w:t>取消置顶后</w:t>
      </w:r>
      <w:r w:rsidRPr="000D05B2">
        <w:rPr>
          <w:rFonts w:ascii="SimSun" w:hAnsi="SimSun" w:hint="eastAsia"/>
          <w:sz w:val="24"/>
        </w:rPr>
        <w:t>，该</w:t>
      </w:r>
      <w:r w:rsidRPr="000D05B2">
        <w:rPr>
          <w:rFonts w:ascii="SimSun" w:hAnsi="SimSun"/>
          <w:sz w:val="24"/>
        </w:rPr>
        <w:t>圈子的</w:t>
      </w:r>
      <w:r w:rsidRPr="000D05B2">
        <w:rPr>
          <w:rFonts w:ascii="SimSun" w:hAnsi="SimSun" w:hint="eastAsia"/>
          <w:sz w:val="24"/>
        </w:rPr>
        <w:t>排序将</w:t>
      </w:r>
      <w:r w:rsidRPr="000D05B2">
        <w:rPr>
          <w:rFonts w:ascii="SimSun" w:hAnsi="SimSun"/>
          <w:sz w:val="24"/>
        </w:rPr>
        <w:t>重排。</w:t>
      </w:r>
    </w:p>
    <w:p w14:paraId="33DD6CA5" w14:textId="77777777" w:rsidR="00CC1B0B" w:rsidRPr="000D05B2" w:rsidRDefault="00CC1B0B" w:rsidP="00DE31FC">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移动</w:t>
      </w:r>
      <w:r w:rsidRPr="000D05B2">
        <w:rPr>
          <w:rFonts w:ascii="SimSun" w:hAnsi="SimSun"/>
          <w:sz w:val="24"/>
        </w:rPr>
        <w:t>端加载规则</w:t>
      </w:r>
    </w:p>
    <w:p w14:paraId="509DB64E" w14:textId="77777777" w:rsidR="00CC1B0B" w:rsidRPr="000D05B2" w:rsidRDefault="00CC1B0B" w:rsidP="00DE31FC">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切换到首页时，会自动加载圈子列表内容及圈子排序</w:t>
      </w:r>
    </w:p>
    <w:p w14:paraId="4D67A94C" w14:textId="77777777" w:rsidR="00CC1B0B" w:rsidRPr="000D05B2" w:rsidRDefault="00CC1B0B" w:rsidP="00DE31FC">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圈子中有动态更新，每</w:t>
      </w:r>
      <w:r w:rsidRPr="000D05B2">
        <w:rPr>
          <w:rFonts w:ascii="SimSun" w:hAnsi="SimSun"/>
          <w:sz w:val="24"/>
        </w:rPr>
        <w:t>30</w:t>
      </w:r>
      <w:r w:rsidRPr="000D05B2">
        <w:rPr>
          <w:rFonts w:ascii="SimSun" w:hAnsi="SimSun" w:hint="eastAsia"/>
          <w:sz w:val="24"/>
        </w:rPr>
        <w:t>秒会推送给移动端，排序不刷新，只刷新消息数量；</w:t>
      </w:r>
    </w:p>
    <w:p w14:paraId="1CD6B615" w14:textId="77777777" w:rsidR="00CC1B0B" w:rsidRPr="000D05B2" w:rsidRDefault="00CC1B0B" w:rsidP="00DE31FC">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手动向下滑动时重新加载列表内容和排序</w:t>
      </w:r>
    </w:p>
    <w:p w14:paraId="3F265F85" w14:textId="77777777" w:rsidR="00CC1B0B" w:rsidRPr="000D05B2" w:rsidRDefault="00CC1B0B" w:rsidP="00DE31FC">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w:t>
      </w:r>
      <w:r w:rsidRPr="000D05B2">
        <w:rPr>
          <w:rFonts w:ascii="SimSun" w:hAnsi="SimSun"/>
          <w:sz w:val="24"/>
        </w:rPr>
        <w:t>列表</w:t>
      </w:r>
      <w:r w:rsidRPr="000D05B2">
        <w:rPr>
          <w:rFonts w:ascii="SimSun" w:hAnsi="SimSun" w:hint="eastAsia"/>
          <w:sz w:val="24"/>
        </w:rPr>
        <w:t>智能</w:t>
      </w:r>
      <w:r w:rsidRPr="000D05B2">
        <w:rPr>
          <w:rFonts w:ascii="SimSun" w:hAnsi="SimSun"/>
          <w:sz w:val="24"/>
        </w:rPr>
        <w:t>排序规则</w:t>
      </w:r>
    </w:p>
    <w:p w14:paraId="3E2B550C" w14:textId="77777777" w:rsidR="00CC1B0B" w:rsidRPr="000D05B2" w:rsidRDefault="00CC1B0B" w:rsidP="00DE31FC">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高：</w:t>
      </w:r>
      <w:r w:rsidRPr="000D05B2">
        <w:rPr>
          <w:rFonts w:ascii="SimSun" w:hAnsi="SimSun" w:hint="eastAsia"/>
          <w:sz w:val="24"/>
        </w:rPr>
        <w:t>是</w:t>
      </w:r>
      <w:r w:rsidRPr="000D05B2">
        <w:rPr>
          <w:rFonts w:ascii="SimSun" w:hAnsi="SimSun"/>
          <w:sz w:val="24"/>
        </w:rPr>
        <w:t>否有未读</w:t>
      </w:r>
      <w:r w:rsidRPr="000D05B2">
        <w:rPr>
          <w:rFonts w:ascii="SimSun" w:hAnsi="SimSun" w:hint="eastAsia"/>
          <w:sz w:val="24"/>
        </w:rPr>
        <w:t>、</w:t>
      </w:r>
      <w:r w:rsidRPr="000D05B2">
        <w:rPr>
          <w:rFonts w:ascii="SimSun" w:hAnsi="SimSun"/>
          <w:sz w:val="24"/>
        </w:rPr>
        <w:t>最</w:t>
      </w:r>
      <w:r w:rsidRPr="000D05B2">
        <w:rPr>
          <w:rFonts w:ascii="SimSun" w:hAnsi="SimSun" w:hint="eastAsia"/>
          <w:sz w:val="24"/>
        </w:rPr>
        <w:t>新更</w:t>
      </w:r>
      <w:r w:rsidRPr="000D05B2">
        <w:rPr>
          <w:rFonts w:ascii="SimSun" w:hAnsi="SimSun"/>
          <w:sz w:val="24"/>
        </w:rPr>
        <w:t>新时间</w:t>
      </w:r>
      <w:r w:rsidRPr="000D05B2">
        <w:rPr>
          <w:rFonts w:ascii="SimSun" w:hAnsi="SimSun" w:hint="eastAsia"/>
          <w:sz w:val="24"/>
        </w:rPr>
        <w:t>、</w:t>
      </w:r>
      <w:r w:rsidRPr="000D05B2">
        <w:rPr>
          <w:rFonts w:ascii="SimSun" w:hAnsi="SimSun"/>
          <w:sz w:val="24"/>
        </w:rPr>
        <w:t>我</w:t>
      </w:r>
      <w:r w:rsidRPr="000D05B2">
        <w:rPr>
          <w:rFonts w:ascii="SimSun" w:hAnsi="SimSun" w:hint="eastAsia"/>
          <w:sz w:val="24"/>
        </w:rPr>
        <w:t>进入</w:t>
      </w:r>
      <w:r w:rsidRPr="000D05B2">
        <w:rPr>
          <w:rFonts w:ascii="SimSun" w:hAnsi="SimSun"/>
          <w:sz w:val="24"/>
        </w:rPr>
        <w:t>圈子的</w:t>
      </w:r>
      <w:r w:rsidRPr="000D05B2">
        <w:rPr>
          <w:rFonts w:ascii="SimSun" w:hAnsi="SimSun" w:hint="eastAsia"/>
          <w:sz w:val="24"/>
        </w:rPr>
        <w:t>频率、</w:t>
      </w:r>
      <w:r w:rsidRPr="000D05B2">
        <w:rPr>
          <w:rFonts w:ascii="SimSun" w:hAnsi="SimSun"/>
          <w:sz w:val="24"/>
        </w:rPr>
        <w:t>我在圈子中的浏览时间</w:t>
      </w:r>
    </w:p>
    <w:p w14:paraId="1F6A7E22" w14:textId="77777777" w:rsidR="00CC1B0B" w:rsidRPr="000D05B2" w:rsidRDefault="00CC1B0B" w:rsidP="00DE31FC">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w:t>
      </w:r>
      <w:r w:rsidRPr="000D05B2">
        <w:rPr>
          <w:rFonts w:ascii="SimSun" w:hAnsi="SimSun"/>
          <w:sz w:val="24"/>
        </w:rPr>
        <w:t>重中：</w:t>
      </w:r>
      <w:r w:rsidRPr="000D05B2">
        <w:rPr>
          <w:rFonts w:ascii="SimSun" w:hAnsi="SimSun" w:hint="eastAsia"/>
          <w:sz w:val="24"/>
        </w:rPr>
        <w:t>通知</w:t>
      </w:r>
      <w:r w:rsidRPr="000D05B2">
        <w:rPr>
          <w:rFonts w:ascii="SimSun" w:hAnsi="SimSun"/>
          <w:sz w:val="24"/>
        </w:rPr>
        <w:t>我的</w:t>
      </w:r>
      <w:r w:rsidRPr="000D05B2">
        <w:rPr>
          <w:rFonts w:ascii="SimSun" w:hAnsi="SimSun" w:hint="eastAsia"/>
          <w:sz w:val="24"/>
        </w:rPr>
        <w:t>频率、我</w:t>
      </w:r>
      <w:r w:rsidRPr="000D05B2">
        <w:rPr>
          <w:rFonts w:ascii="SimSun" w:hAnsi="SimSun"/>
          <w:sz w:val="24"/>
        </w:rPr>
        <w:t>发贴</w:t>
      </w:r>
      <w:r w:rsidRPr="000D05B2">
        <w:rPr>
          <w:rFonts w:ascii="SimSun" w:hAnsi="SimSun" w:hint="eastAsia"/>
          <w:sz w:val="24"/>
        </w:rPr>
        <w:t>的</w:t>
      </w:r>
      <w:r w:rsidRPr="000D05B2">
        <w:rPr>
          <w:rFonts w:ascii="SimSun" w:hAnsi="SimSun"/>
          <w:sz w:val="24"/>
        </w:rPr>
        <w:t>次数</w:t>
      </w:r>
      <w:r w:rsidRPr="000D05B2">
        <w:rPr>
          <w:rFonts w:ascii="SimSun" w:hAnsi="SimSun" w:hint="eastAsia"/>
          <w:sz w:val="24"/>
        </w:rPr>
        <w:t>频率、</w:t>
      </w:r>
      <w:r w:rsidRPr="000D05B2">
        <w:rPr>
          <w:rFonts w:ascii="SimSun" w:hAnsi="SimSun"/>
          <w:sz w:val="24"/>
        </w:rPr>
        <w:t>我回复的次数比率</w:t>
      </w:r>
      <w:r w:rsidRPr="000D05B2">
        <w:rPr>
          <w:rFonts w:ascii="SimSun" w:hAnsi="SimSun" w:hint="eastAsia"/>
          <w:sz w:val="24"/>
        </w:rPr>
        <w:t>、</w:t>
      </w:r>
      <w:r w:rsidRPr="000D05B2">
        <w:rPr>
          <w:rFonts w:ascii="SimSun" w:hAnsi="SimSun"/>
          <w:sz w:val="24"/>
        </w:rPr>
        <w:t>是否</w:t>
      </w:r>
      <w:r w:rsidRPr="000D05B2">
        <w:rPr>
          <w:rFonts w:ascii="SimSun" w:hAnsi="SimSun" w:hint="eastAsia"/>
          <w:sz w:val="24"/>
        </w:rPr>
        <w:t>我</w:t>
      </w:r>
      <w:r w:rsidRPr="000D05B2">
        <w:rPr>
          <w:rFonts w:ascii="SimSun" w:hAnsi="SimSun"/>
          <w:sz w:val="24"/>
        </w:rPr>
        <w:t>是</w:t>
      </w:r>
      <w:r w:rsidRPr="000D05B2">
        <w:rPr>
          <w:rFonts w:ascii="SimSun" w:hAnsi="SimSun" w:hint="eastAsia"/>
          <w:sz w:val="24"/>
        </w:rPr>
        <w:t>圈</w:t>
      </w:r>
      <w:r w:rsidRPr="000D05B2">
        <w:rPr>
          <w:rFonts w:ascii="SimSun" w:hAnsi="SimSun"/>
          <w:sz w:val="24"/>
        </w:rPr>
        <w:t>主。</w:t>
      </w:r>
    </w:p>
    <w:p w14:paraId="5375B0D9" w14:textId="77777777" w:rsidR="00CC1B0B" w:rsidRPr="000D05B2" w:rsidRDefault="00CC1B0B" w:rsidP="00DE31FC">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低：</w:t>
      </w:r>
      <w:r w:rsidRPr="000D05B2">
        <w:rPr>
          <w:rFonts w:ascii="SimSun" w:hAnsi="SimSun" w:hint="eastAsia"/>
          <w:sz w:val="24"/>
        </w:rPr>
        <w:t>未</w:t>
      </w:r>
      <w:r w:rsidRPr="000D05B2">
        <w:rPr>
          <w:rFonts w:ascii="SimSun" w:hAnsi="SimSun"/>
          <w:sz w:val="24"/>
        </w:rPr>
        <w:t>读消息</w:t>
      </w:r>
      <w:r w:rsidRPr="000D05B2">
        <w:rPr>
          <w:rFonts w:ascii="SimSun" w:hAnsi="SimSun"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5"/>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5"/>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5"/>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权限</w:t>
      </w:r>
    </w:p>
    <w:p w14:paraId="6002A73B" w14:textId="77777777" w:rsidR="009A26C4" w:rsidRPr="009A26C4" w:rsidRDefault="009A26C4" w:rsidP="00DE31FC">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圈子管理</w:t>
      </w:r>
      <w:r w:rsidRPr="009A26C4">
        <w:rPr>
          <w:rFonts w:ascii="SimSun" w:hAnsi="SimSun"/>
          <w:color w:val="000000" w:themeColor="text1"/>
          <w:sz w:val="24"/>
        </w:rPr>
        <w:t>中选</w:t>
      </w:r>
      <w:r w:rsidRPr="009A26C4">
        <w:rPr>
          <w:rFonts w:ascii="SimSun" w:hAnsi="SimSun" w:hint="eastAsia"/>
          <w:color w:val="000000" w:themeColor="text1"/>
          <w:sz w:val="24"/>
        </w:rPr>
        <w:t>中“</w:t>
      </w:r>
      <w:r w:rsidRPr="009A26C4">
        <w:rPr>
          <w:rFonts w:ascii="SimSun" w:hAnsi="SimSun"/>
          <w:color w:val="000000" w:themeColor="text1"/>
          <w:sz w:val="24"/>
        </w:rPr>
        <w:t>限</w:t>
      </w:r>
      <w:r w:rsidRPr="009A26C4">
        <w:rPr>
          <w:rFonts w:ascii="SimSun" w:hAnsi="SimSun" w:hint="eastAsia"/>
          <w:color w:val="000000" w:themeColor="text1"/>
          <w:sz w:val="24"/>
        </w:rPr>
        <w:t>圈主</w:t>
      </w:r>
      <w:r w:rsidRPr="009A26C4">
        <w:rPr>
          <w:rFonts w:ascii="SimSun" w:hAnsi="SimSun"/>
          <w:color w:val="000000" w:themeColor="text1"/>
          <w:sz w:val="24"/>
        </w:rPr>
        <w:t>邀请</w:t>
      </w:r>
      <w:r w:rsidRPr="009A26C4">
        <w:rPr>
          <w:rFonts w:ascii="SimSun" w:hAnsi="SimSun" w:hint="eastAsia"/>
          <w:color w:val="000000" w:themeColor="text1"/>
          <w:sz w:val="24"/>
        </w:rPr>
        <w:t>”</w:t>
      </w:r>
      <w:r w:rsidRPr="009A26C4">
        <w:rPr>
          <w:rFonts w:ascii="SimSun" w:hAnsi="SimSun"/>
          <w:color w:val="000000" w:themeColor="text1"/>
          <w:sz w:val="24"/>
        </w:rPr>
        <w:t>，就只有管理员能</w:t>
      </w:r>
      <w:r w:rsidRPr="009A26C4">
        <w:rPr>
          <w:rFonts w:ascii="SimSun" w:hAnsi="SimSun" w:hint="eastAsia"/>
          <w:color w:val="000000" w:themeColor="text1"/>
          <w:sz w:val="24"/>
        </w:rPr>
        <w:t>发</w:t>
      </w:r>
      <w:r w:rsidRPr="009A26C4">
        <w:rPr>
          <w:rFonts w:ascii="SimSun" w:hAnsi="SimSun"/>
          <w:color w:val="000000" w:themeColor="text1"/>
          <w:sz w:val="24"/>
        </w:rPr>
        <w:t>出邀请</w:t>
      </w:r>
    </w:p>
    <w:p w14:paraId="60D65A9F" w14:textId="77777777" w:rsidR="009A26C4" w:rsidRPr="009A26C4" w:rsidRDefault="009A26C4" w:rsidP="00DE31FC">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管理中选中“</w:t>
      </w:r>
      <w:r w:rsidRPr="009A26C4">
        <w:rPr>
          <w:rFonts w:ascii="SimSun" w:hAnsi="SimSun" w:hint="eastAsia"/>
          <w:color w:val="000000" w:themeColor="text1"/>
          <w:sz w:val="24"/>
        </w:rPr>
        <w:t>成员均</w:t>
      </w:r>
      <w:r w:rsidRPr="009A26C4">
        <w:rPr>
          <w:rFonts w:ascii="SimSun" w:hAnsi="SimSun"/>
          <w:color w:val="000000" w:themeColor="text1"/>
          <w:sz w:val="24"/>
        </w:rPr>
        <w:t>可邀请”</w:t>
      </w:r>
      <w:r w:rsidRPr="009A26C4">
        <w:rPr>
          <w:rFonts w:ascii="SimSun" w:hAnsi="SimSun" w:hint="eastAsia"/>
          <w:color w:val="000000" w:themeColor="text1"/>
          <w:sz w:val="24"/>
        </w:rPr>
        <w:t>，圈子</w:t>
      </w:r>
      <w:r w:rsidRPr="009A26C4">
        <w:rPr>
          <w:rFonts w:ascii="SimSun" w:hAnsi="SimSun"/>
          <w:color w:val="000000" w:themeColor="text1"/>
          <w:sz w:val="24"/>
        </w:rPr>
        <w:t>中的所有成员</w:t>
      </w:r>
      <w:r w:rsidRPr="009A26C4">
        <w:rPr>
          <w:rFonts w:ascii="SimSun" w:hAnsi="SimSun" w:hint="eastAsia"/>
          <w:color w:val="000000" w:themeColor="text1"/>
          <w:sz w:val="24"/>
        </w:rPr>
        <w:t>均</w:t>
      </w:r>
      <w:r w:rsidRPr="009A26C4">
        <w:rPr>
          <w:rFonts w:ascii="SimSun" w:hAnsi="SimSun"/>
          <w:color w:val="000000" w:themeColor="text1"/>
          <w:sz w:val="24"/>
        </w:rPr>
        <w:t>可以邀请</w:t>
      </w:r>
    </w:p>
    <w:p w14:paraId="1A5F7DF3" w14:textId="77777777" w:rsidR="009A26C4" w:rsidRPr="009A26C4" w:rsidRDefault="009A26C4" w:rsidP="00DE31FC">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通过二维码邀请的相关权限请参考S-00077的需求描述</w:t>
      </w:r>
    </w:p>
    <w:p w14:paraId="5C6F943D"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手</w:t>
      </w:r>
      <w:r w:rsidRPr="009A26C4">
        <w:rPr>
          <w:rFonts w:ascii="SimSun" w:hAnsi="SimSun"/>
          <w:color w:val="000000" w:themeColor="text1"/>
          <w:sz w:val="24"/>
        </w:rPr>
        <w:t>工邀请</w:t>
      </w:r>
    </w:p>
    <w:p w14:paraId="3F96D482" w14:textId="77777777" w:rsidR="009A26C4" w:rsidRPr="009A26C4" w:rsidRDefault="009A26C4" w:rsidP="00DE31FC">
      <w:pPr>
        <w:pStyle w:val="af2"/>
        <w:numPr>
          <w:ilvl w:val="0"/>
          <w:numId w:val="11"/>
        </w:numPr>
        <w:spacing w:line="400" w:lineRule="exact"/>
        <w:ind w:firstLineChars="0"/>
        <w:jc w:val="left"/>
        <w:rPr>
          <w:rFonts w:ascii="SimSun" w:hAnsi="SimSun"/>
          <w:color w:val="000000" w:themeColor="text1"/>
          <w:sz w:val="24"/>
        </w:rPr>
      </w:pPr>
      <w:hyperlink r:id="rId36" w:history="1">
        <w:r w:rsidRPr="009A26C4">
          <w:rPr>
            <w:rFonts w:ascii="SimSun" w:hAnsi="SimSun" w:hint="eastAsia"/>
            <w:color w:val="000000" w:themeColor="text1"/>
            <w:sz w:val="24"/>
          </w:rPr>
          <w:t>输入</w:t>
        </w:r>
        <w:r w:rsidRPr="009A26C4">
          <w:rPr>
            <w:rFonts w:ascii="SimSun" w:hAnsi="SimSun"/>
            <w:color w:val="000000" w:themeColor="text1"/>
            <w:sz w:val="24"/>
          </w:rPr>
          <w:t>完整邮箱地址*@*</w:t>
        </w:r>
        <w:r w:rsidRPr="009A26C4">
          <w:rPr>
            <w:rFonts w:ascii="SimSun" w:hAnsi="SimSun" w:hint="eastAsia"/>
            <w:color w:val="000000" w:themeColor="text1"/>
            <w:sz w:val="24"/>
          </w:rPr>
          <w:t>.</w:t>
        </w:r>
        <w:r w:rsidRPr="009A26C4">
          <w:rPr>
            <w:rFonts w:ascii="SimSun" w:hAnsi="SimSun"/>
            <w:color w:val="000000" w:themeColor="text1"/>
            <w:sz w:val="24"/>
          </w:rPr>
          <w:t>*（</w:t>
        </w:r>
        <w:r w:rsidRPr="009A26C4">
          <w:rPr>
            <w:rFonts w:ascii="SimSun" w:hAnsi="SimSun" w:hint="eastAsia"/>
            <w:color w:val="000000" w:themeColor="text1"/>
            <w:sz w:val="24"/>
          </w:rPr>
          <w:t>最长50</w:t>
        </w:r>
      </w:hyperlink>
      <w:r w:rsidRPr="009A26C4">
        <w:rPr>
          <w:rFonts w:ascii="SimSun" w:hAnsi="SimSun" w:hint="eastAsia"/>
          <w:color w:val="000000" w:themeColor="text1"/>
          <w:sz w:val="24"/>
        </w:rPr>
        <w:t>个字符）</w:t>
      </w:r>
      <w:r w:rsidRPr="009A26C4">
        <w:rPr>
          <w:rFonts w:ascii="SimSun" w:hAnsi="SimSun"/>
          <w:color w:val="000000" w:themeColor="text1"/>
          <w:sz w:val="24"/>
        </w:rPr>
        <w:t>，发出邀请</w:t>
      </w:r>
    </w:p>
    <w:p w14:paraId="18634BBB" w14:textId="77777777" w:rsidR="009A26C4" w:rsidRPr="009A26C4" w:rsidRDefault="009A26C4" w:rsidP="00DE31FC">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或输入11位手机号，</w:t>
      </w:r>
      <w:r w:rsidRPr="009A26C4">
        <w:rPr>
          <w:rFonts w:ascii="SimSun" w:hAnsi="SimSun"/>
          <w:color w:val="000000" w:themeColor="text1"/>
          <w:sz w:val="24"/>
        </w:rPr>
        <w:t>发</w:t>
      </w:r>
      <w:r w:rsidRPr="009A26C4">
        <w:rPr>
          <w:rFonts w:ascii="SimSun" w:hAnsi="SimSun" w:hint="eastAsia"/>
          <w:color w:val="000000" w:themeColor="text1"/>
          <w:sz w:val="24"/>
        </w:rPr>
        <w:t>出</w:t>
      </w:r>
      <w:r w:rsidRPr="009A26C4">
        <w:rPr>
          <w:rFonts w:ascii="SimSun" w:hAnsi="SimSun"/>
          <w:color w:val="000000" w:themeColor="text1"/>
          <w:sz w:val="24"/>
        </w:rPr>
        <w:t>邀请</w:t>
      </w:r>
    </w:p>
    <w:p w14:paraId="345D09DE" w14:textId="77777777" w:rsidR="009A26C4" w:rsidRPr="009A26C4" w:rsidRDefault="009A26C4" w:rsidP="00DE31FC">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批量</w:t>
      </w:r>
      <w:r w:rsidRPr="009A26C4">
        <w:rPr>
          <w:rFonts w:ascii="SimSun" w:hAnsi="SimSun"/>
          <w:color w:val="000000" w:themeColor="text1"/>
          <w:sz w:val="24"/>
        </w:rPr>
        <w:t>邀请</w:t>
      </w:r>
    </w:p>
    <w:p w14:paraId="57A67CD7" w14:textId="77777777" w:rsidR="009A26C4" w:rsidRPr="009A26C4" w:rsidRDefault="009A26C4" w:rsidP="00DE31FC">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w:t>
      </w:r>
      <w:r w:rsidRPr="009A26C4">
        <w:rPr>
          <w:rFonts w:ascii="SimSun" w:hAnsi="SimSun" w:hint="eastAsia"/>
          <w:color w:val="000000" w:themeColor="text1"/>
          <w:sz w:val="24"/>
        </w:rPr>
        <w:t>手机</w:t>
      </w:r>
      <w:r w:rsidRPr="009A26C4">
        <w:rPr>
          <w:rFonts w:ascii="SimSun" w:hAnsi="SimSun"/>
          <w:color w:val="000000" w:themeColor="text1"/>
          <w:sz w:val="24"/>
        </w:rPr>
        <w:t>本地通讯录</w:t>
      </w:r>
      <w:r w:rsidRPr="009A26C4">
        <w:rPr>
          <w:rFonts w:ascii="SimSun" w:hAnsi="SimSun" w:hint="eastAsia"/>
          <w:color w:val="000000" w:themeColor="text1"/>
          <w:sz w:val="24"/>
        </w:rPr>
        <w:t>，</w:t>
      </w:r>
      <w:r w:rsidRPr="009A26C4">
        <w:rPr>
          <w:rFonts w:ascii="SimSun" w:hAnsi="SimSun"/>
          <w:color w:val="000000" w:themeColor="text1"/>
          <w:sz w:val="24"/>
        </w:rPr>
        <w:t>选择</w:t>
      </w:r>
      <w:r w:rsidRPr="009A26C4">
        <w:rPr>
          <w:rFonts w:ascii="SimSun" w:hAnsi="SimSun" w:hint="eastAsia"/>
          <w:color w:val="000000" w:themeColor="text1"/>
          <w:sz w:val="24"/>
        </w:rPr>
        <w:t>要邀请</w:t>
      </w:r>
      <w:r w:rsidRPr="009A26C4">
        <w:rPr>
          <w:rFonts w:ascii="SimSun" w:hAnsi="SimSun"/>
          <w:color w:val="000000" w:themeColor="text1"/>
          <w:sz w:val="24"/>
        </w:rPr>
        <w:t>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（移动端）</w:t>
      </w:r>
    </w:p>
    <w:p w14:paraId="29101D0C" w14:textId="77777777" w:rsidR="009A26C4" w:rsidRPr="009A26C4" w:rsidRDefault="009A26C4" w:rsidP="00DE31FC">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取工作圈联系人，选择要邀请的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（所有端）</w:t>
      </w:r>
    </w:p>
    <w:p w14:paraId="6A372023" w14:textId="77777777" w:rsidR="009A26C4" w:rsidRPr="009A26C4" w:rsidRDefault="009A26C4" w:rsidP="00DE31FC">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通过邀请微信好友添加圈子成员（移动端S-00077）</w:t>
      </w:r>
    </w:p>
    <w:p w14:paraId="5FD8C331" w14:textId="77777777" w:rsidR="009A26C4" w:rsidRPr="009A26C4" w:rsidRDefault="009A26C4" w:rsidP="00DE31FC">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Web端隐藏Excel导入；</w:t>
      </w:r>
    </w:p>
    <w:p w14:paraId="19C51EE5" w14:textId="77777777" w:rsidR="009A26C4" w:rsidRPr="009A26C4" w:rsidRDefault="009A26C4" w:rsidP="00DE31FC">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未</w:t>
      </w:r>
      <w:r w:rsidRPr="009A26C4">
        <w:rPr>
          <w:rFonts w:ascii="SimSun" w:hAnsi="SimSun"/>
          <w:color w:val="000000" w:themeColor="text1"/>
          <w:sz w:val="24"/>
        </w:rPr>
        <w:t>注册用户：</w:t>
      </w:r>
    </w:p>
    <w:p w14:paraId="1EF6432B" w14:textId="77777777" w:rsidR="009A26C4" w:rsidRPr="009A26C4" w:rsidRDefault="009A26C4" w:rsidP="009A26C4">
      <w:pPr>
        <w:pStyle w:val="af2"/>
        <w:spacing w:line="400" w:lineRule="exact"/>
        <w:ind w:left="360" w:firstLineChars="0" w:firstLine="0"/>
        <w:jc w:val="left"/>
        <w:rPr>
          <w:rFonts w:ascii="SimSun" w:hAnsi="SimSun"/>
          <w:color w:val="000000" w:themeColor="text1"/>
          <w:sz w:val="24"/>
        </w:rPr>
      </w:pPr>
      <w:r w:rsidRPr="009A26C4">
        <w:rPr>
          <w:rFonts w:ascii="SimSun" w:hAnsi="SimSun" w:hint="eastAsia"/>
          <w:color w:val="000000" w:themeColor="text1"/>
          <w:sz w:val="24"/>
        </w:rPr>
        <w:t>如果被</w:t>
      </w:r>
      <w:r w:rsidRPr="009A26C4">
        <w:rPr>
          <w:rFonts w:ascii="SimSun" w:hAnsi="SimSun"/>
          <w:color w:val="000000" w:themeColor="text1"/>
          <w:sz w:val="24"/>
        </w:rPr>
        <w:t>邀请人还没有</w:t>
      </w:r>
      <w:r w:rsidRPr="009A26C4">
        <w:rPr>
          <w:rFonts w:ascii="SimSun" w:hAnsi="SimSun" w:hint="eastAsia"/>
          <w:color w:val="000000" w:themeColor="text1"/>
          <w:sz w:val="24"/>
        </w:rPr>
        <w:t>注册</w:t>
      </w:r>
      <w:r w:rsidRPr="009A26C4">
        <w:rPr>
          <w:rFonts w:ascii="SimSun" w:hAnsi="SimSun"/>
          <w:color w:val="000000" w:themeColor="text1"/>
          <w:sz w:val="24"/>
        </w:rPr>
        <w:t>，</w:t>
      </w:r>
      <w:r w:rsidRPr="009A26C4">
        <w:rPr>
          <w:rFonts w:ascii="SimSun" w:hAnsi="SimSun" w:hint="eastAsia"/>
          <w:color w:val="000000" w:themeColor="text1"/>
          <w:sz w:val="24"/>
        </w:rPr>
        <w:t>TA</w:t>
      </w:r>
      <w:r w:rsidRPr="009A26C4">
        <w:rPr>
          <w:rFonts w:ascii="SimSun" w:hAnsi="SimSun"/>
          <w:color w:val="000000" w:themeColor="text1"/>
          <w:sz w:val="24"/>
        </w:rPr>
        <w:t>收到邀请</w:t>
      </w:r>
      <w:r w:rsidRPr="009A26C4">
        <w:rPr>
          <w:rFonts w:ascii="SimSun" w:hAnsi="SimSun" w:hint="eastAsia"/>
          <w:color w:val="000000" w:themeColor="text1"/>
          <w:sz w:val="24"/>
        </w:rPr>
        <w:t>后，</w:t>
      </w:r>
      <w:r w:rsidRPr="009A26C4">
        <w:rPr>
          <w:rFonts w:ascii="SimSun" w:hAnsi="SimSun"/>
          <w:color w:val="000000" w:themeColor="text1"/>
          <w:sz w:val="24"/>
        </w:rPr>
        <w:t>需要完成注册</w:t>
      </w:r>
      <w:r w:rsidRPr="009A26C4">
        <w:rPr>
          <w:rFonts w:ascii="SimSun" w:hAnsi="SimSun" w:hint="eastAsia"/>
          <w:color w:val="000000" w:themeColor="text1"/>
          <w:sz w:val="24"/>
        </w:rPr>
        <w:t>并加入圈子</w:t>
      </w:r>
    </w:p>
    <w:p w14:paraId="687B9306"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邀请通知</w:t>
      </w:r>
    </w:p>
    <w:p w14:paraId="67C4352E" w14:textId="77777777" w:rsidR="009A26C4" w:rsidRPr="009A26C4" w:rsidRDefault="009A26C4" w:rsidP="00DE31FC">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已注册</w:t>
      </w:r>
      <w:r w:rsidRPr="009A26C4">
        <w:rPr>
          <w:rFonts w:ascii="SimSun" w:hAnsi="SimSun"/>
          <w:color w:val="000000" w:themeColor="text1"/>
          <w:sz w:val="24"/>
        </w:rPr>
        <w:t>用户</w:t>
      </w:r>
      <w:r w:rsidRPr="009A26C4">
        <w:rPr>
          <w:rFonts w:ascii="SimSun" w:hAnsi="SimSun" w:hint="eastAsia"/>
          <w:color w:val="000000" w:themeColor="text1"/>
          <w:sz w:val="24"/>
        </w:rPr>
        <w:t>（工作圈用户）</w:t>
      </w:r>
      <w:r w:rsidRPr="009A26C4">
        <w:rPr>
          <w:rFonts w:ascii="SimSun" w:hAnsi="SimSun"/>
          <w:color w:val="000000" w:themeColor="text1"/>
          <w:sz w:val="24"/>
        </w:rPr>
        <w:t>：</w:t>
      </w:r>
      <w:r w:rsidRPr="009A26C4">
        <w:rPr>
          <w:rFonts w:ascii="SimSun" w:hAnsi="SimSun" w:hint="eastAsia"/>
          <w:color w:val="000000" w:themeColor="text1"/>
          <w:sz w:val="24"/>
        </w:rPr>
        <w:t>会</w:t>
      </w:r>
      <w:r w:rsidRPr="009A26C4">
        <w:rPr>
          <w:rFonts w:ascii="SimSun" w:hAnsi="SimSun"/>
          <w:color w:val="000000" w:themeColor="text1"/>
          <w:sz w:val="24"/>
        </w:rPr>
        <w:t>收到系统通知</w:t>
      </w:r>
    </w:p>
    <w:p w14:paraId="6D39040B" w14:textId="77777777" w:rsidR="009A26C4" w:rsidRPr="009A26C4" w:rsidRDefault="009A26C4" w:rsidP="00DE31FC">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w:t>
      </w:r>
      <w:r w:rsidRPr="009A26C4">
        <w:rPr>
          <w:rFonts w:ascii="SimSun" w:hAnsi="SimSun"/>
          <w:color w:val="000000" w:themeColor="text1"/>
          <w:sz w:val="24"/>
        </w:rPr>
        <w:t>：收到短信或邮件通知</w:t>
      </w:r>
      <w:r w:rsidRPr="009A26C4">
        <w:rPr>
          <w:rFonts w:ascii="SimSun" w:hAnsi="SimSun" w:hint="eastAsia"/>
          <w:color w:val="000000" w:themeColor="text1"/>
          <w:sz w:val="24"/>
        </w:rPr>
        <w:t>TA注册。</w:t>
      </w:r>
      <w:r w:rsidRPr="009A26C4">
        <w:rPr>
          <w:rFonts w:ascii="SimSun" w:hAnsi="SimSun"/>
          <w:color w:val="000000" w:themeColor="text1"/>
          <w:sz w:val="24"/>
        </w:rPr>
        <w:t>完成注册后，</w:t>
      </w:r>
      <w:r w:rsidRPr="009A26C4">
        <w:rPr>
          <w:rFonts w:ascii="SimSun" w:hAnsi="SimSun" w:hint="eastAsia"/>
          <w:color w:val="000000" w:themeColor="text1"/>
          <w:sz w:val="24"/>
        </w:rPr>
        <w:t>会</w:t>
      </w:r>
      <w:r w:rsidRPr="009A26C4">
        <w:rPr>
          <w:rFonts w:ascii="SimSun" w:hAnsi="SimSun"/>
          <w:color w:val="000000" w:themeColor="text1"/>
          <w:sz w:val="24"/>
        </w:rPr>
        <w:t>收到系统通知</w:t>
      </w:r>
      <w:r w:rsidRPr="009A26C4">
        <w:rPr>
          <w:rFonts w:ascii="SimSun" w:hAnsi="SimSun" w:hint="eastAsia"/>
          <w:color w:val="000000" w:themeColor="text1"/>
          <w:sz w:val="24"/>
        </w:rPr>
        <w:t>，</w:t>
      </w:r>
      <w:r w:rsidRPr="009A26C4">
        <w:rPr>
          <w:rFonts w:ascii="SimSun" w:hAnsi="SimSun"/>
          <w:color w:val="000000" w:themeColor="text1"/>
          <w:sz w:val="24"/>
        </w:rPr>
        <w:t>参见已注册用户</w:t>
      </w:r>
      <w:r w:rsidRPr="009A26C4">
        <w:rPr>
          <w:rFonts w:ascii="SimSun" w:hAnsi="SimSun" w:hint="eastAsia"/>
          <w:color w:val="000000" w:themeColor="text1"/>
          <w:sz w:val="24"/>
        </w:rPr>
        <w:t>的</w:t>
      </w:r>
      <w:r w:rsidRPr="009A26C4">
        <w:rPr>
          <w:rFonts w:ascii="SimSun" w:hAnsi="SimSun"/>
          <w:color w:val="000000" w:themeColor="text1"/>
          <w:sz w:val="24"/>
        </w:rPr>
        <w:t>流程。</w:t>
      </w:r>
    </w:p>
    <w:p w14:paraId="3F5D0E23" w14:textId="16C7219C" w:rsidR="009A26C4" w:rsidRPr="009A26C4" w:rsidRDefault="009A26C4" w:rsidP="00DE31FC">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SimSun" w:hAnsi="SimSun" w:hint="eastAsia"/>
          <w:color w:val="000000" w:themeColor="text1"/>
          <w:sz w:val="24"/>
        </w:rPr>
        <w:t>账号</w:t>
      </w:r>
      <w:r w:rsidRPr="009A26C4">
        <w:rPr>
          <w:rFonts w:ascii="SimSun" w:hAnsi="SimSun"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成员限制</w:t>
      </w:r>
      <w:r w:rsidRPr="009A26C4">
        <w:rPr>
          <w:rFonts w:ascii="SimSun" w:hAnsi="SimSun" w:hint="eastAsia"/>
          <w:color w:val="000000" w:themeColor="text1"/>
          <w:sz w:val="24"/>
        </w:rPr>
        <w:t>（本</w:t>
      </w:r>
      <w:r w:rsidRPr="009A26C4">
        <w:rPr>
          <w:rFonts w:ascii="SimSun" w:hAnsi="SimSun"/>
          <w:color w:val="000000" w:themeColor="text1"/>
          <w:sz w:val="24"/>
        </w:rPr>
        <w:t>版本</w:t>
      </w:r>
      <w:r w:rsidRPr="009A26C4">
        <w:rPr>
          <w:rFonts w:ascii="SimSun" w:hAnsi="SimSun" w:hint="eastAsia"/>
          <w:color w:val="000000" w:themeColor="text1"/>
          <w:sz w:val="24"/>
        </w:rPr>
        <w:t>限1000人</w:t>
      </w:r>
      <w:r w:rsidRPr="009A26C4">
        <w:rPr>
          <w:rFonts w:ascii="SimSun" w:hAnsi="SimSun"/>
          <w:color w:val="000000" w:themeColor="text1"/>
          <w:sz w:val="24"/>
        </w:rPr>
        <w:t>上限）</w:t>
      </w:r>
    </w:p>
    <w:p w14:paraId="030FED44" w14:textId="77777777" w:rsidR="009A26C4" w:rsidRPr="009A26C4" w:rsidRDefault="009A26C4" w:rsidP="00DE31FC">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提示规则：圈子成员等于或超过圈子限制时提示</w:t>
      </w:r>
    </w:p>
    <w:p w14:paraId="5438251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提示需求：在手工邀请、批量邀请时判断，不允许发出邀请</w:t>
      </w:r>
    </w:p>
    <w:p w14:paraId="08F32FCF" w14:textId="77777777" w:rsidR="009A26C4" w:rsidRPr="009A26C4" w:rsidRDefault="009A26C4" w:rsidP="00DE31FC">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w:t>
      </w:r>
      <w:r w:rsidRPr="009A26C4">
        <w:rPr>
          <w:rFonts w:ascii="SimSun" w:hAnsi="SimSun"/>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提示规则：接受邀请时，圈子成员已达到上限时提示</w:t>
      </w:r>
    </w:p>
    <w:p w14:paraId="19297B74"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提示需求：在接受邀请时判断，不允许该用户加入圈子</w:t>
      </w:r>
    </w:p>
    <w:p w14:paraId="6771CF1B" w14:textId="77777777" w:rsidR="009A26C4" w:rsidRPr="009A26C4" w:rsidRDefault="009A26C4" w:rsidP="00DE31FC">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用户人数限制只限是已加入的圈子成员，不包含邀请中的用户和退出的成员</w:t>
      </w:r>
    </w:p>
    <w:p w14:paraId="142320F8"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w:t>
      </w:r>
      <w:r w:rsidRPr="009A26C4">
        <w:rPr>
          <w:rFonts w:ascii="SimSun" w:hAnsi="SimSun"/>
          <w:color w:val="000000" w:themeColor="text1"/>
          <w:sz w:val="24"/>
        </w:rPr>
        <w:t>入</w:t>
      </w:r>
      <w:r w:rsidRPr="009A26C4">
        <w:rPr>
          <w:rFonts w:ascii="SimSun" w:hAnsi="SimSun" w:hint="eastAsia"/>
          <w:color w:val="000000" w:themeColor="text1"/>
          <w:sz w:val="24"/>
        </w:rPr>
        <w:t>圈子（注册</w:t>
      </w:r>
      <w:r w:rsidRPr="009A26C4">
        <w:rPr>
          <w:rFonts w:ascii="SimSun" w:hAnsi="SimSun"/>
          <w:color w:val="000000" w:themeColor="text1"/>
          <w:sz w:val="24"/>
        </w:rPr>
        <w:t>用户）</w:t>
      </w:r>
    </w:p>
    <w:p w14:paraId="22B47BA0" w14:textId="77777777" w:rsidR="009A26C4" w:rsidRPr="009A26C4" w:rsidRDefault="009A26C4" w:rsidP="00DE31FC">
      <w:pPr>
        <w:pStyle w:val="af2"/>
        <w:numPr>
          <w:ilvl w:val="0"/>
          <w:numId w:val="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用户收到</w:t>
      </w:r>
      <w:r w:rsidRPr="009A26C4">
        <w:rPr>
          <w:rFonts w:ascii="SimSun" w:hAnsi="SimSun"/>
          <w:color w:val="000000" w:themeColor="text1"/>
          <w:sz w:val="24"/>
        </w:rPr>
        <w:t>邀请后，</w:t>
      </w:r>
      <w:r w:rsidRPr="009A26C4">
        <w:rPr>
          <w:rFonts w:ascii="SimSun" w:hAnsi="SimSun" w:hint="eastAsia"/>
          <w:color w:val="000000" w:themeColor="text1"/>
          <w:sz w:val="24"/>
        </w:rPr>
        <w:t>无论是否在同一企业，都需要</w:t>
      </w:r>
      <w:r w:rsidRPr="009A26C4">
        <w:rPr>
          <w:rFonts w:ascii="SimSun" w:hAnsi="SimSun"/>
          <w:color w:val="000000" w:themeColor="text1"/>
          <w:sz w:val="24"/>
        </w:rPr>
        <w:t>确认是否加入</w:t>
      </w:r>
      <w:r w:rsidRPr="009A26C4">
        <w:rPr>
          <w:rFonts w:ascii="SimSun" w:hAnsi="SimSun" w:hint="eastAsia"/>
          <w:color w:val="000000" w:themeColor="text1"/>
          <w:sz w:val="24"/>
        </w:rPr>
        <w:t>，同</w:t>
      </w:r>
      <w:r w:rsidRPr="009A26C4">
        <w:rPr>
          <w:rFonts w:ascii="SimSun" w:hAnsi="SimSun"/>
          <w:color w:val="000000" w:themeColor="text1"/>
          <w:sz w:val="24"/>
        </w:rPr>
        <w:t>意后才可以加入到圈子中</w:t>
      </w:r>
      <w:r w:rsidRPr="009A26C4">
        <w:rPr>
          <w:rFonts w:ascii="SimSun" w:hAnsi="SimSun" w:hint="eastAsia"/>
          <w:color w:val="000000" w:themeColor="text1"/>
          <w:sz w:val="24"/>
        </w:rPr>
        <w:t>，</w:t>
      </w:r>
      <w:r w:rsidRPr="009A26C4">
        <w:rPr>
          <w:rFonts w:ascii="SimSun" w:hAnsi="SimSun"/>
          <w:color w:val="000000" w:themeColor="text1"/>
          <w:sz w:val="24"/>
        </w:rPr>
        <w:t>拒绝</w:t>
      </w:r>
      <w:r w:rsidRPr="009A26C4">
        <w:rPr>
          <w:rFonts w:ascii="SimSun" w:hAnsi="SimSun" w:hint="eastAsia"/>
          <w:color w:val="000000" w:themeColor="text1"/>
          <w:sz w:val="24"/>
        </w:rPr>
        <w:t>则</w:t>
      </w:r>
      <w:r w:rsidRPr="009A26C4">
        <w:rPr>
          <w:rFonts w:ascii="SimSun" w:hAnsi="SimSun"/>
          <w:color w:val="000000" w:themeColor="text1"/>
          <w:sz w:val="24"/>
        </w:rPr>
        <w:t>不进入圈子</w:t>
      </w:r>
    </w:p>
    <w:p w14:paraId="00F75F14"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关于未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DE31FC">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DE31FC">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加入圈子HTML页的需求说明：</w:t>
      </w:r>
    </w:p>
    <w:p w14:paraId="131EBCCE" w14:textId="77777777" w:rsidR="009A26C4" w:rsidRPr="009A26C4" w:rsidRDefault="009A26C4" w:rsidP="00DE31FC">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DE31FC">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如果用户已有工作圈账号，在上面的URL默认着陆页中有“使</w:t>
      </w:r>
      <w:r w:rsidRPr="009A26C4">
        <w:rPr>
          <w:rFonts w:ascii="SimSun" w:hAnsi="SimSun" w:hint="eastAsia"/>
          <w:color w:val="000000" w:themeColor="text1"/>
          <w:sz w:val="24"/>
        </w:rPr>
        <w:lastRenderedPageBreak/>
        <w:t>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DE31FC">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URL着陆页的相关提示同注册和申请加入圈子</w:t>
      </w:r>
    </w:p>
    <w:p w14:paraId="2B290F82" w14:textId="77777777" w:rsidR="009A26C4" w:rsidRPr="009A26C4" w:rsidRDefault="009A26C4" w:rsidP="00DE31FC">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URL需要在后台做处理，比如token的形式，以保证一个URL只处理一次有效加入</w:t>
      </w:r>
    </w:p>
    <w:p w14:paraId="6144B99A" w14:textId="77777777" w:rsidR="009A26C4" w:rsidRPr="009A26C4" w:rsidRDefault="009A26C4" w:rsidP="00DE31FC">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需要后台考虑并设计URL链接的有效期，比如可以设定N天，本版暂定有效期30天</w:t>
      </w:r>
    </w:p>
    <w:p w14:paraId="24913ECF"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选择企业通讯</w:t>
      </w:r>
      <w:r w:rsidRPr="009A26C4">
        <w:rPr>
          <w:rFonts w:ascii="SimSun" w:hAnsi="SimSun"/>
          <w:color w:val="000000" w:themeColor="text1"/>
          <w:sz w:val="24"/>
        </w:rPr>
        <w:t>录</w:t>
      </w:r>
      <w:r w:rsidRPr="009A26C4">
        <w:rPr>
          <w:rFonts w:ascii="SimSun" w:hAnsi="SimSun" w:hint="eastAsia"/>
          <w:color w:val="000000" w:themeColor="text1"/>
          <w:sz w:val="24"/>
        </w:rPr>
        <w:t>（添加</w:t>
      </w:r>
      <w:r w:rsidRPr="009A26C4">
        <w:rPr>
          <w:rFonts w:ascii="SimSun" w:hAnsi="SimSun"/>
          <w:color w:val="000000" w:themeColor="text1"/>
          <w:sz w:val="24"/>
        </w:rPr>
        <w:t>公司同事</w:t>
      </w:r>
      <w:r w:rsidRPr="009A26C4">
        <w:rPr>
          <w:rFonts w:ascii="SimSun" w:hAnsi="SimSun" w:hint="eastAsia"/>
          <w:color w:val="000000" w:themeColor="text1"/>
          <w:sz w:val="24"/>
        </w:rPr>
        <w:t>）</w:t>
      </w:r>
    </w:p>
    <w:p w14:paraId="73235A52"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在添加</w:t>
      </w:r>
      <w:r w:rsidRPr="009A26C4">
        <w:rPr>
          <w:rFonts w:ascii="SimSun" w:hAnsi="SimSun"/>
          <w:color w:val="000000" w:themeColor="text1"/>
          <w:sz w:val="24"/>
        </w:rPr>
        <w:t>成员页面中</w:t>
      </w:r>
      <w:r w:rsidRPr="009A26C4">
        <w:rPr>
          <w:rFonts w:ascii="SimSun" w:hAnsi="SimSun" w:hint="eastAsia"/>
          <w:color w:val="000000" w:themeColor="text1"/>
          <w:sz w:val="24"/>
        </w:rPr>
        <w:t>支持“选择企业</w:t>
      </w:r>
      <w:r w:rsidRPr="009A26C4">
        <w:rPr>
          <w:rFonts w:ascii="SimSun" w:hAnsi="SimSun"/>
          <w:color w:val="000000" w:themeColor="text1"/>
          <w:sz w:val="24"/>
        </w:rPr>
        <w:t>通讯录</w:t>
      </w:r>
      <w:r w:rsidRPr="009A26C4">
        <w:rPr>
          <w:rFonts w:ascii="SimSun" w:hAnsi="SimSun" w:hint="eastAsia"/>
          <w:color w:val="000000" w:themeColor="text1"/>
          <w:sz w:val="24"/>
        </w:rPr>
        <w:t>”入口</w:t>
      </w:r>
      <w:r w:rsidRPr="009A26C4">
        <w:rPr>
          <w:rFonts w:ascii="SimSun" w:hAnsi="SimSun"/>
          <w:color w:val="000000" w:themeColor="text1"/>
          <w:sz w:val="24"/>
        </w:rPr>
        <w:t>，允许</w:t>
      </w:r>
      <w:r w:rsidRPr="009A26C4">
        <w:rPr>
          <w:rFonts w:ascii="SimSun" w:hAnsi="SimSun" w:hint="eastAsia"/>
          <w:color w:val="000000" w:themeColor="text1"/>
          <w:sz w:val="24"/>
        </w:rPr>
        <w:t>复</w:t>
      </w:r>
      <w:r w:rsidRPr="009A26C4">
        <w:rPr>
          <w:rFonts w:ascii="SimSun" w:hAnsi="SimSun"/>
          <w:color w:val="000000" w:themeColor="text1"/>
          <w:sz w:val="24"/>
        </w:rPr>
        <w:t>选，</w:t>
      </w:r>
      <w:r w:rsidRPr="009A26C4">
        <w:rPr>
          <w:rFonts w:ascii="SimSun" w:hAnsi="SimSun" w:hint="eastAsia"/>
          <w:color w:val="000000" w:themeColor="text1"/>
          <w:sz w:val="24"/>
        </w:rPr>
        <w:t>不</w:t>
      </w:r>
      <w:r w:rsidRPr="009A26C4">
        <w:rPr>
          <w:rFonts w:ascii="SimSun" w:hAnsi="SimSun"/>
          <w:color w:val="000000" w:themeColor="text1"/>
          <w:sz w:val="24"/>
        </w:rPr>
        <w:t>可以添加自己</w:t>
      </w:r>
    </w:p>
    <w:p w14:paraId="2E4CF4CD"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w:t>
      </w:r>
      <w:r w:rsidRPr="009A26C4">
        <w:rPr>
          <w:rFonts w:ascii="SimSun" w:hAnsi="SimSun"/>
          <w:color w:val="000000" w:themeColor="text1"/>
          <w:sz w:val="24"/>
        </w:rPr>
        <w:t>果用户</w:t>
      </w:r>
      <w:r w:rsidRPr="009A26C4">
        <w:rPr>
          <w:rFonts w:ascii="SimSun" w:hAnsi="SimSun" w:hint="eastAsia"/>
          <w:color w:val="000000" w:themeColor="text1"/>
          <w:sz w:val="24"/>
        </w:rPr>
        <w:t>没</w:t>
      </w:r>
      <w:r w:rsidRPr="009A26C4">
        <w:rPr>
          <w:rFonts w:ascii="SimSun" w:hAnsi="SimSun"/>
          <w:color w:val="000000" w:themeColor="text1"/>
          <w:sz w:val="24"/>
        </w:rPr>
        <w:t>有</w:t>
      </w:r>
      <w:r w:rsidRPr="009A26C4">
        <w:rPr>
          <w:rFonts w:ascii="SimSun" w:hAnsi="SimSun" w:hint="eastAsia"/>
          <w:color w:val="000000" w:themeColor="text1"/>
          <w:sz w:val="24"/>
        </w:rPr>
        <w:t>加入</w:t>
      </w:r>
      <w:r w:rsidRPr="009A26C4">
        <w:rPr>
          <w:rFonts w:ascii="SimSun" w:hAnsi="SimSun"/>
          <w:color w:val="000000" w:themeColor="text1"/>
          <w:sz w:val="24"/>
        </w:rPr>
        <w:t>企业（</w:t>
      </w:r>
      <w:r w:rsidRPr="009A26C4">
        <w:rPr>
          <w:rFonts w:ascii="SimSun" w:hAnsi="SimSun" w:hint="eastAsia"/>
          <w:color w:val="000000" w:themeColor="text1"/>
          <w:sz w:val="24"/>
        </w:rPr>
        <w:t>属于</w:t>
      </w:r>
      <w:r w:rsidRPr="009A26C4">
        <w:rPr>
          <w:rFonts w:ascii="SimSun" w:hAnsi="SimSun"/>
          <w:color w:val="000000" w:themeColor="text1"/>
          <w:sz w:val="24"/>
        </w:rPr>
        <w:t>虚拟企业）</w:t>
      </w:r>
      <w:r w:rsidRPr="009A26C4">
        <w:rPr>
          <w:rFonts w:ascii="SimSun" w:hAnsi="SimSun" w:hint="eastAsia"/>
          <w:color w:val="000000" w:themeColor="text1"/>
          <w:sz w:val="24"/>
        </w:rPr>
        <w:t>，</w:t>
      </w:r>
      <w:r w:rsidRPr="009A26C4">
        <w:rPr>
          <w:rFonts w:ascii="SimSun" w:hAnsi="SimSun"/>
          <w:color w:val="000000" w:themeColor="text1"/>
          <w:sz w:val="24"/>
        </w:rPr>
        <w:t>不显示该入口</w:t>
      </w:r>
    </w:p>
    <w:p w14:paraId="59581D6F"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w:t>
      </w:r>
      <w:r w:rsidRPr="009A26C4">
        <w:rPr>
          <w:rFonts w:ascii="SimSun" w:hAnsi="SimSun"/>
          <w:color w:val="000000" w:themeColor="text1"/>
          <w:sz w:val="24"/>
        </w:rPr>
        <w:t>用户有</w:t>
      </w:r>
      <w:r w:rsidRPr="009A26C4">
        <w:rPr>
          <w:rFonts w:ascii="SimSun" w:hAnsi="SimSun" w:hint="eastAsia"/>
          <w:color w:val="000000" w:themeColor="text1"/>
          <w:sz w:val="24"/>
        </w:rPr>
        <w:t>多</w:t>
      </w:r>
      <w:r w:rsidRPr="009A26C4">
        <w:rPr>
          <w:rFonts w:ascii="SimSun" w:hAnsi="SimSun"/>
          <w:color w:val="000000" w:themeColor="text1"/>
          <w:sz w:val="24"/>
        </w:rPr>
        <w:t>企业，</w:t>
      </w:r>
      <w:r w:rsidRPr="009A26C4">
        <w:rPr>
          <w:rFonts w:ascii="SimSun" w:hAnsi="SimSun" w:hint="eastAsia"/>
          <w:color w:val="000000" w:themeColor="text1"/>
          <w:sz w:val="24"/>
        </w:rPr>
        <w:t>默认企业</w:t>
      </w:r>
      <w:r w:rsidRPr="009A26C4">
        <w:rPr>
          <w:rFonts w:ascii="SimSun" w:hAnsi="SimSun"/>
          <w:color w:val="000000" w:themeColor="text1"/>
          <w:sz w:val="24"/>
        </w:rPr>
        <w:t>与</w:t>
      </w:r>
      <w:r w:rsidRPr="009A26C4">
        <w:rPr>
          <w:rFonts w:ascii="SimSun" w:hAnsi="SimSun" w:hint="eastAsia"/>
          <w:color w:val="000000" w:themeColor="text1"/>
          <w:sz w:val="24"/>
        </w:rPr>
        <w:t>工</w:t>
      </w:r>
      <w:r w:rsidRPr="009A26C4">
        <w:rPr>
          <w:rFonts w:ascii="SimSun" w:hAnsi="SimSun"/>
          <w:color w:val="000000" w:themeColor="text1"/>
          <w:sz w:val="24"/>
        </w:rPr>
        <w:t>作模块</w:t>
      </w:r>
      <w:r w:rsidRPr="009A26C4">
        <w:rPr>
          <w:rFonts w:ascii="SimSun" w:hAnsi="SimSun" w:hint="eastAsia"/>
          <w:color w:val="000000" w:themeColor="text1"/>
          <w:sz w:val="24"/>
        </w:rPr>
        <w:t>的</w:t>
      </w:r>
      <w:r w:rsidRPr="009A26C4">
        <w:rPr>
          <w:rFonts w:ascii="SimSun" w:hAnsi="SimSun"/>
          <w:color w:val="000000" w:themeColor="text1"/>
          <w:sz w:val="24"/>
        </w:rPr>
        <w:t>企业一致，</w:t>
      </w:r>
      <w:r w:rsidRPr="009A26C4">
        <w:rPr>
          <w:rFonts w:ascii="SimSun" w:hAnsi="SimSun" w:hint="eastAsia"/>
          <w:color w:val="000000" w:themeColor="text1"/>
          <w:sz w:val="24"/>
        </w:rPr>
        <w:t>排序按加入</w:t>
      </w:r>
      <w:r w:rsidRPr="009A26C4">
        <w:rPr>
          <w:rFonts w:ascii="SimSun" w:hAnsi="SimSun"/>
          <w:color w:val="000000" w:themeColor="text1"/>
          <w:sz w:val="24"/>
        </w:rPr>
        <w:t>企业的时间顺序。</w:t>
      </w:r>
      <w:r w:rsidRPr="009A26C4">
        <w:rPr>
          <w:rFonts w:ascii="SimSun" w:hAnsi="SimSun" w:hint="eastAsia"/>
          <w:color w:val="000000" w:themeColor="text1"/>
          <w:sz w:val="24"/>
        </w:rPr>
        <w:t>用户</w:t>
      </w:r>
      <w:r w:rsidRPr="009A26C4">
        <w:rPr>
          <w:rFonts w:ascii="SimSun" w:hAnsi="SimSun"/>
          <w:color w:val="000000" w:themeColor="text1"/>
          <w:sz w:val="24"/>
        </w:rPr>
        <w:t>可以选择其它企业，然后再添加所选企业的同事</w:t>
      </w:r>
      <w:r w:rsidRPr="009A26C4">
        <w:rPr>
          <w:rFonts w:ascii="SimSun" w:hAnsi="SimSun" w:hint="eastAsia"/>
          <w:color w:val="000000" w:themeColor="text1"/>
          <w:sz w:val="24"/>
        </w:rPr>
        <w:t>。</w:t>
      </w:r>
    </w:p>
    <w:p w14:paraId="246E17AC"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调用企业通讯</w:t>
      </w:r>
      <w:r w:rsidRPr="009A26C4">
        <w:rPr>
          <w:rFonts w:ascii="SimSun" w:hAnsi="SimSun" w:hint="eastAsia"/>
          <w:color w:val="000000" w:themeColor="text1"/>
          <w:sz w:val="24"/>
        </w:rPr>
        <w:t>录</w:t>
      </w:r>
      <w:r w:rsidRPr="009A26C4">
        <w:rPr>
          <w:rFonts w:ascii="SimSun" w:hAnsi="SimSun"/>
          <w:color w:val="000000" w:themeColor="text1"/>
          <w:sz w:val="24"/>
        </w:rPr>
        <w:t>，</w:t>
      </w:r>
      <w:r w:rsidRPr="009A26C4">
        <w:rPr>
          <w:rFonts w:ascii="SimSun" w:hAnsi="SimSun" w:hint="eastAsia"/>
          <w:color w:val="000000" w:themeColor="text1"/>
          <w:sz w:val="24"/>
        </w:rPr>
        <w:t>显示</w:t>
      </w:r>
      <w:r w:rsidRPr="009A26C4">
        <w:rPr>
          <w:rFonts w:ascii="SimSun" w:hAnsi="SimSun"/>
          <w:color w:val="000000" w:themeColor="text1"/>
          <w:sz w:val="24"/>
        </w:rPr>
        <w:t>成员的头像</w:t>
      </w:r>
      <w:r w:rsidRPr="009A26C4">
        <w:rPr>
          <w:rFonts w:ascii="SimSun" w:hAnsi="SimSun" w:hint="eastAsia"/>
          <w:color w:val="000000" w:themeColor="text1"/>
          <w:sz w:val="24"/>
        </w:rPr>
        <w:t>、</w:t>
      </w:r>
      <w:r w:rsidRPr="009A26C4">
        <w:rPr>
          <w:rFonts w:ascii="SimSun" w:hAnsi="SimSun"/>
          <w:color w:val="000000" w:themeColor="text1"/>
          <w:sz w:val="24"/>
        </w:rPr>
        <w:t>姓名、邮箱或手机（</w:t>
      </w:r>
      <w:r w:rsidRPr="009A26C4">
        <w:rPr>
          <w:rFonts w:ascii="SimSun" w:hAnsi="SimSun" w:hint="eastAsia"/>
          <w:color w:val="000000" w:themeColor="text1"/>
          <w:sz w:val="24"/>
        </w:rPr>
        <w:t>两者</w:t>
      </w:r>
      <w:r w:rsidRPr="009A26C4">
        <w:rPr>
          <w:rFonts w:ascii="SimSun" w:hAnsi="SimSun"/>
          <w:color w:val="000000" w:themeColor="text1"/>
          <w:sz w:val="24"/>
        </w:rPr>
        <w:t>都有优先显示邮箱）</w:t>
      </w:r>
      <w:r w:rsidRPr="009A26C4">
        <w:rPr>
          <w:rFonts w:ascii="SimSun" w:hAnsi="SimSun" w:hint="eastAsia"/>
          <w:color w:val="000000" w:themeColor="text1"/>
          <w:sz w:val="24"/>
        </w:rPr>
        <w:t>。如果该</w:t>
      </w:r>
      <w:r w:rsidRPr="009A26C4">
        <w:rPr>
          <w:rFonts w:ascii="SimSun" w:hAnsi="SimSun"/>
          <w:color w:val="000000" w:themeColor="text1"/>
          <w:sz w:val="24"/>
        </w:rPr>
        <w:t>成员</w:t>
      </w:r>
      <w:r w:rsidRPr="009A26C4">
        <w:rPr>
          <w:rFonts w:ascii="SimSun" w:hAnsi="SimSun" w:hint="eastAsia"/>
          <w:color w:val="000000" w:themeColor="text1"/>
          <w:sz w:val="24"/>
        </w:rPr>
        <w:t>（关联</w:t>
      </w:r>
      <w:r w:rsidRPr="009A26C4">
        <w:rPr>
          <w:rFonts w:ascii="SimSun" w:hAnsi="SimSun"/>
          <w:color w:val="000000" w:themeColor="text1"/>
          <w:sz w:val="24"/>
        </w:rPr>
        <w:t>的账号）</w:t>
      </w:r>
      <w:r w:rsidRPr="009A26C4">
        <w:rPr>
          <w:rFonts w:ascii="SimSun" w:hAnsi="SimSun" w:hint="eastAsia"/>
          <w:color w:val="000000" w:themeColor="text1"/>
          <w:sz w:val="24"/>
        </w:rPr>
        <w:t>已是</w:t>
      </w:r>
      <w:r w:rsidRPr="009A26C4">
        <w:rPr>
          <w:rFonts w:ascii="SimSun" w:hAnsi="SimSun"/>
          <w:color w:val="000000" w:themeColor="text1"/>
          <w:sz w:val="24"/>
        </w:rPr>
        <w:t>工作圈用户</w:t>
      </w:r>
      <w:r w:rsidRPr="009A26C4">
        <w:rPr>
          <w:rFonts w:ascii="SimSun" w:hAnsi="SimSun" w:hint="eastAsia"/>
          <w:color w:val="000000" w:themeColor="text1"/>
          <w:sz w:val="24"/>
        </w:rPr>
        <w:t>的直接发</w:t>
      </w:r>
      <w:r w:rsidRPr="009A26C4">
        <w:rPr>
          <w:rFonts w:ascii="SimSun" w:hAnsi="SimSun"/>
          <w:color w:val="000000" w:themeColor="text1"/>
          <w:sz w:val="24"/>
        </w:rPr>
        <w:t>邀请</w:t>
      </w:r>
      <w:r w:rsidRPr="009A26C4">
        <w:rPr>
          <w:rFonts w:ascii="SimSun" w:hAnsi="SimSun" w:hint="eastAsia"/>
          <w:color w:val="000000" w:themeColor="text1"/>
          <w:sz w:val="24"/>
        </w:rPr>
        <w:t>消息；非</w:t>
      </w:r>
      <w:r w:rsidRPr="009A26C4">
        <w:rPr>
          <w:rFonts w:ascii="SimSun" w:hAnsi="SimSun"/>
          <w:color w:val="000000" w:themeColor="text1"/>
          <w:sz w:val="24"/>
        </w:rPr>
        <w:t>工作圈用户</w:t>
      </w:r>
      <w:r w:rsidRPr="009A26C4">
        <w:rPr>
          <w:rFonts w:ascii="SimSun" w:hAnsi="SimSun" w:hint="eastAsia"/>
          <w:color w:val="000000" w:themeColor="text1"/>
          <w:sz w:val="24"/>
        </w:rPr>
        <w:t>会</w:t>
      </w:r>
      <w:r w:rsidRPr="009A26C4">
        <w:rPr>
          <w:rFonts w:ascii="SimSun" w:hAnsi="SimSun"/>
          <w:color w:val="000000" w:themeColor="text1"/>
          <w:sz w:val="24"/>
        </w:rPr>
        <w:t>收到注册邀请</w:t>
      </w:r>
      <w:r w:rsidRPr="009A26C4">
        <w:rPr>
          <w:rFonts w:ascii="SimSun" w:hAnsi="SimSun" w:hint="eastAsia"/>
          <w:color w:val="000000" w:themeColor="text1"/>
          <w:sz w:val="24"/>
        </w:rPr>
        <w:t>（短</w:t>
      </w:r>
      <w:r w:rsidRPr="009A26C4">
        <w:rPr>
          <w:rFonts w:ascii="SimSun" w:hAnsi="SimSun"/>
          <w:color w:val="000000" w:themeColor="text1"/>
          <w:sz w:val="24"/>
        </w:rPr>
        <w:t>信</w:t>
      </w:r>
      <w:r w:rsidRPr="009A26C4">
        <w:rPr>
          <w:rFonts w:ascii="SimSun" w:hAnsi="SimSun" w:hint="eastAsia"/>
          <w:color w:val="000000" w:themeColor="text1"/>
          <w:sz w:val="24"/>
        </w:rPr>
        <w:t>/邮件</w:t>
      </w:r>
      <w:r w:rsidRPr="009A26C4">
        <w:rPr>
          <w:rFonts w:ascii="SimSun" w:hAnsi="SimSun"/>
          <w:color w:val="000000" w:themeColor="text1"/>
          <w:sz w:val="24"/>
        </w:rPr>
        <w:t>）</w:t>
      </w:r>
      <w:r w:rsidRPr="009A26C4">
        <w:rPr>
          <w:rFonts w:ascii="SimSun" w:hAnsi="SimSun" w:hint="eastAsia"/>
          <w:color w:val="000000" w:themeColor="text1"/>
          <w:sz w:val="24"/>
        </w:rPr>
        <w:t>，</w:t>
      </w:r>
      <w:r w:rsidRPr="009A26C4">
        <w:rPr>
          <w:rFonts w:ascii="SimSun" w:hAnsi="SimSun"/>
          <w:color w:val="000000" w:themeColor="text1"/>
          <w:sz w:val="24"/>
        </w:rPr>
        <w:t>如果</w:t>
      </w:r>
      <w:r w:rsidRPr="009A26C4">
        <w:rPr>
          <w:rFonts w:ascii="SimSun" w:hAnsi="SimSun" w:hint="eastAsia"/>
          <w:color w:val="000000" w:themeColor="text1"/>
          <w:sz w:val="24"/>
        </w:rPr>
        <w:t>用户</w:t>
      </w:r>
      <w:r w:rsidRPr="009A26C4">
        <w:rPr>
          <w:rFonts w:ascii="SimSun" w:hAnsi="SimSun"/>
          <w:color w:val="000000" w:themeColor="text1"/>
          <w:sz w:val="24"/>
        </w:rPr>
        <w:t>的</w:t>
      </w:r>
      <w:r w:rsidRPr="009A26C4">
        <w:rPr>
          <w:rFonts w:ascii="SimSun" w:hAnsi="SimSun" w:hint="eastAsia"/>
          <w:color w:val="000000" w:themeColor="text1"/>
          <w:sz w:val="24"/>
        </w:rPr>
        <w:t>手机</w:t>
      </w:r>
      <w:r w:rsidRPr="009A26C4">
        <w:rPr>
          <w:rFonts w:ascii="SimSun" w:hAnsi="SimSun"/>
          <w:color w:val="000000" w:themeColor="text1"/>
          <w:sz w:val="24"/>
        </w:rPr>
        <w:t>和邮箱都有，优化</w:t>
      </w:r>
      <w:r w:rsidRPr="009A26C4">
        <w:rPr>
          <w:rFonts w:ascii="SimSun" w:hAnsi="SimSun" w:hint="eastAsia"/>
          <w:color w:val="000000" w:themeColor="text1"/>
          <w:sz w:val="24"/>
        </w:rPr>
        <w:t>用</w:t>
      </w:r>
      <w:r w:rsidRPr="009A26C4">
        <w:rPr>
          <w:rFonts w:ascii="SimSun" w:hAnsi="SimSun"/>
          <w:color w:val="000000" w:themeColor="text1"/>
          <w:sz w:val="24"/>
        </w:rPr>
        <w:t>邮件通知</w:t>
      </w:r>
      <w:r w:rsidRPr="009A26C4">
        <w:rPr>
          <w:rFonts w:ascii="SimSun" w:hAnsi="SimSun" w:hint="eastAsia"/>
          <w:color w:val="000000" w:themeColor="text1"/>
          <w:sz w:val="24"/>
        </w:rPr>
        <w:t>。</w:t>
      </w:r>
    </w:p>
    <w:p w14:paraId="2E8EEDFD"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w:t>
      </w:r>
      <w:r w:rsidRPr="009A26C4">
        <w:rPr>
          <w:rFonts w:ascii="SimSun" w:hAnsi="SimSun"/>
          <w:color w:val="000000" w:themeColor="text1"/>
          <w:sz w:val="24"/>
        </w:rPr>
        <w:t>添加用户：</w:t>
      </w:r>
      <w:r w:rsidRPr="009A26C4">
        <w:rPr>
          <w:rFonts w:ascii="SimSun" w:hAnsi="SimSun" w:hint="eastAsia"/>
          <w:color w:val="000000" w:themeColor="text1"/>
          <w:sz w:val="24"/>
        </w:rPr>
        <w:t>如果通讯</w:t>
      </w:r>
      <w:r w:rsidRPr="009A26C4">
        <w:rPr>
          <w:rFonts w:ascii="SimSun" w:hAnsi="SimSun"/>
          <w:color w:val="000000" w:themeColor="text1"/>
          <w:sz w:val="24"/>
        </w:rPr>
        <w:t>录中的成员</w:t>
      </w:r>
      <w:r w:rsidRPr="009A26C4">
        <w:rPr>
          <w:rFonts w:ascii="SimSun" w:hAnsi="SimSun" w:hint="eastAsia"/>
          <w:color w:val="000000" w:themeColor="text1"/>
          <w:sz w:val="24"/>
        </w:rPr>
        <w:t>（关联</w:t>
      </w:r>
      <w:r w:rsidRPr="009A26C4">
        <w:rPr>
          <w:rFonts w:ascii="SimSun" w:hAnsi="SimSun"/>
          <w:color w:val="000000" w:themeColor="text1"/>
          <w:sz w:val="24"/>
        </w:rPr>
        <w:t>的账号）已经</w:t>
      </w:r>
      <w:r w:rsidRPr="009A26C4">
        <w:rPr>
          <w:rFonts w:ascii="SimSun" w:hAnsi="SimSun" w:hint="eastAsia"/>
          <w:color w:val="000000" w:themeColor="text1"/>
          <w:sz w:val="24"/>
        </w:rPr>
        <w:t>加入该</w:t>
      </w:r>
      <w:r w:rsidRPr="009A26C4">
        <w:rPr>
          <w:rFonts w:ascii="SimSun" w:hAnsi="SimSun"/>
          <w:color w:val="000000" w:themeColor="text1"/>
          <w:sz w:val="24"/>
        </w:rPr>
        <w:t>圈子，则不允许再次添加。</w:t>
      </w:r>
    </w:p>
    <w:p w14:paraId="3C4CC7D8"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成员搜索</w:t>
      </w:r>
      <w:r w:rsidRPr="009A26C4">
        <w:rPr>
          <w:rFonts w:ascii="SimSun" w:hAnsi="SimSun"/>
          <w:color w:val="000000" w:themeColor="text1"/>
          <w:sz w:val="24"/>
        </w:rPr>
        <w:t>：支持姓名（</w:t>
      </w:r>
      <w:r w:rsidRPr="009A26C4">
        <w:rPr>
          <w:rFonts w:ascii="SimSun" w:hAnsi="SimSun" w:hint="eastAsia"/>
          <w:color w:val="000000" w:themeColor="text1"/>
          <w:sz w:val="24"/>
        </w:rPr>
        <w:t>全拼</w:t>
      </w:r>
      <w:r w:rsidRPr="009A26C4">
        <w:rPr>
          <w:rFonts w:ascii="SimSun" w:hAnsi="SimSun"/>
          <w:color w:val="000000" w:themeColor="text1"/>
          <w:sz w:val="24"/>
        </w:rPr>
        <w:t>、简</w:t>
      </w:r>
      <w:r w:rsidRPr="009A26C4">
        <w:rPr>
          <w:rFonts w:ascii="SimSun" w:hAnsi="SimSun" w:hint="eastAsia"/>
          <w:color w:val="000000" w:themeColor="text1"/>
          <w:sz w:val="24"/>
        </w:rPr>
        <w:t>拼、</w:t>
      </w:r>
      <w:r w:rsidRPr="009A26C4">
        <w:rPr>
          <w:rFonts w:ascii="SimSun" w:hAnsi="SimSun"/>
          <w:color w:val="000000" w:themeColor="text1"/>
          <w:sz w:val="24"/>
        </w:rPr>
        <w:t>姓名）</w:t>
      </w:r>
      <w:r w:rsidRPr="009A26C4">
        <w:rPr>
          <w:rFonts w:ascii="SimSun" w:hAnsi="SimSun" w:hint="eastAsia"/>
          <w:color w:val="000000" w:themeColor="text1"/>
          <w:sz w:val="24"/>
        </w:rPr>
        <w:t>、手机</w:t>
      </w:r>
      <w:r w:rsidRPr="009A26C4">
        <w:rPr>
          <w:rFonts w:ascii="SimSun" w:hAnsi="SimSun"/>
          <w:color w:val="000000" w:themeColor="text1"/>
          <w:sz w:val="24"/>
        </w:rPr>
        <w:t>、邮箱</w:t>
      </w:r>
    </w:p>
    <w:p w14:paraId="689B8780" w14:textId="77777777" w:rsidR="009A26C4" w:rsidRPr="009A26C4" w:rsidRDefault="009A26C4" w:rsidP="00DE31FC">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其它限制</w:t>
      </w:r>
      <w:r w:rsidRPr="009A26C4">
        <w:rPr>
          <w:rFonts w:ascii="SimSun" w:hAnsi="SimSun"/>
          <w:color w:val="000000" w:themeColor="text1"/>
          <w:sz w:val="24"/>
        </w:rPr>
        <w:t>和</w:t>
      </w:r>
      <w:r w:rsidRPr="009A26C4">
        <w:rPr>
          <w:rFonts w:ascii="SimSun" w:hAnsi="SimSun" w:hint="eastAsia"/>
          <w:color w:val="000000" w:themeColor="text1"/>
          <w:sz w:val="24"/>
        </w:rPr>
        <w:t>规则</w:t>
      </w:r>
      <w:r w:rsidRPr="009A26C4">
        <w:rPr>
          <w:rFonts w:ascii="SimSun" w:hAnsi="SimSun"/>
          <w:color w:val="000000" w:themeColor="text1"/>
          <w:sz w:val="24"/>
        </w:rPr>
        <w:t>同圈子成员邀请的规则一致。</w:t>
      </w:r>
    </w:p>
    <w:p w14:paraId="31AA3821"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邀请选项</w:t>
      </w:r>
    </w:p>
    <w:p w14:paraId="6A3822C7" w14:textId="77777777" w:rsidR="009A26C4" w:rsidRPr="009A26C4" w:rsidRDefault="009A26C4" w:rsidP="00DE31FC">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
    <w:p w14:paraId="069B0F80" w14:textId="77777777" w:rsidR="009A26C4" w:rsidRPr="009A26C4" w:rsidRDefault="009A26C4" w:rsidP="00DE31FC">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（如</w:t>
      </w:r>
      <w:r w:rsidRPr="009A26C4">
        <w:rPr>
          <w:rFonts w:ascii="SimSun" w:hAnsi="SimSun"/>
          <w:color w:val="000000" w:themeColor="text1"/>
          <w:sz w:val="24"/>
        </w:rPr>
        <w:t>是</w:t>
      </w:r>
      <w:r w:rsidRPr="009A26C4">
        <w:rPr>
          <w:rFonts w:ascii="SimSun" w:hAnsi="SimSun" w:hint="eastAsia"/>
          <w:color w:val="000000" w:themeColor="text1"/>
          <w:sz w:val="24"/>
        </w:rPr>
        <w:t>圈</w:t>
      </w:r>
      <w:r w:rsidRPr="009A26C4">
        <w:rPr>
          <w:rFonts w:ascii="SimSun" w:hAnsi="SimSun"/>
          <w:color w:val="000000" w:themeColor="text1"/>
          <w:sz w:val="24"/>
        </w:rPr>
        <w:t>主邀请，则不需要再次</w:t>
      </w:r>
      <w:r w:rsidRPr="009A26C4">
        <w:rPr>
          <w:rFonts w:ascii="SimSun" w:hAnsi="SimSun" w:hint="eastAsia"/>
          <w:color w:val="000000" w:themeColor="text1"/>
          <w:sz w:val="24"/>
        </w:rPr>
        <w:t>审核</w:t>
      </w:r>
      <w:r w:rsidRPr="009A26C4">
        <w:rPr>
          <w:rFonts w:ascii="SimSun" w:hAnsi="SimSun"/>
          <w:color w:val="000000" w:themeColor="text1"/>
          <w:sz w:val="24"/>
        </w:rPr>
        <w:t>，被邀请人</w:t>
      </w:r>
      <w:r w:rsidRPr="009A26C4">
        <w:rPr>
          <w:rFonts w:ascii="SimSun" w:hAnsi="SimSun" w:hint="eastAsia"/>
          <w:color w:val="000000" w:themeColor="text1"/>
          <w:sz w:val="24"/>
        </w:rPr>
        <w:t>同</w:t>
      </w:r>
      <w:r w:rsidRPr="009A26C4">
        <w:rPr>
          <w:rFonts w:ascii="SimSun" w:hAnsi="SimSun"/>
          <w:color w:val="000000" w:themeColor="text1"/>
          <w:sz w:val="24"/>
        </w:rPr>
        <w:t>意后，即可加入</w:t>
      </w:r>
      <w:r w:rsidRPr="009A26C4">
        <w:rPr>
          <w:rFonts w:ascii="SimSun" w:hAnsi="SimSun" w:hint="eastAsia"/>
          <w:color w:val="000000" w:themeColor="text1"/>
          <w:sz w:val="24"/>
        </w:rPr>
        <w:t>。创建</w:t>
      </w:r>
      <w:r w:rsidRPr="009A26C4">
        <w:rPr>
          <w:rFonts w:ascii="SimSun" w:hAnsi="SimSun"/>
          <w:color w:val="000000" w:themeColor="text1"/>
          <w:sz w:val="24"/>
        </w:rPr>
        <w:t>圈子时，</w:t>
      </w:r>
      <w:r w:rsidRPr="009A26C4">
        <w:rPr>
          <w:rFonts w:ascii="SimSun" w:hAnsi="SimSun" w:hint="eastAsia"/>
          <w:color w:val="000000" w:themeColor="text1"/>
          <w:sz w:val="24"/>
        </w:rPr>
        <w:t>默认</w:t>
      </w:r>
      <w:r w:rsidRPr="009A26C4">
        <w:rPr>
          <w:rFonts w:ascii="SimSun" w:hAnsi="SimSun"/>
          <w:color w:val="000000" w:themeColor="text1"/>
          <w:sz w:val="24"/>
        </w:rPr>
        <w:t>选中项）</w:t>
      </w:r>
    </w:p>
    <w:p w14:paraId="05AE67DD" w14:textId="77777777" w:rsidR="009A26C4" w:rsidRPr="009A26C4" w:rsidRDefault="009A26C4" w:rsidP="00DE31FC">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（原所</w:t>
      </w:r>
      <w:r w:rsidRPr="009A26C4">
        <w:rPr>
          <w:rFonts w:ascii="SimSun" w:hAnsi="SimSun"/>
          <w:color w:val="000000" w:themeColor="text1"/>
          <w:sz w:val="24"/>
        </w:rPr>
        <w:t>有成员均可邀请</w:t>
      </w:r>
      <w:r w:rsidRPr="009A26C4">
        <w:rPr>
          <w:rFonts w:ascii="SimSun" w:hAnsi="SimSun" w:hint="eastAsia"/>
          <w:color w:val="000000" w:themeColor="text1"/>
          <w:sz w:val="24"/>
        </w:rPr>
        <w:t>，</w:t>
      </w:r>
      <w:r w:rsidRPr="009A26C4">
        <w:rPr>
          <w:rFonts w:ascii="SimSun" w:hAnsi="SimSun"/>
          <w:color w:val="000000" w:themeColor="text1"/>
          <w:sz w:val="24"/>
        </w:rPr>
        <w:t>升级为该项）</w:t>
      </w:r>
    </w:p>
    <w:p w14:paraId="0ED32BE8"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维码规则</w:t>
      </w:r>
    </w:p>
    <w:p w14:paraId="5648139C" w14:textId="77777777" w:rsidR="009A26C4" w:rsidRPr="009A26C4" w:rsidRDefault="009A26C4" w:rsidP="00DE31FC">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r w:rsidRPr="009A26C4">
        <w:rPr>
          <w:rFonts w:ascii="SimSun" w:hAnsi="SimSun" w:hint="eastAsia"/>
          <w:color w:val="000000" w:themeColor="text1"/>
          <w:sz w:val="24"/>
        </w:rPr>
        <w:t>（二</w:t>
      </w:r>
      <w:r w:rsidRPr="009A26C4">
        <w:rPr>
          <w:rFonts w:ascii="SimSun" w:hAnsi="SimSun"/>
          <w:color w:val="000000" w:themeColor="text1"/>
          <w:sz w:val="24"/>
        </w:rPr>
        <w:t>维码仅圈主可见）</w:t>
      </w:r>
    </w:p>
    <w:p w14:paraId="26252795" w14:textId="77777777" w:rsidR="009A26C4" w:rsidRPr="009A26C4" w:rsidRDefault="009A26C4" w:rsidP="00DE31FC">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（全</w:t>
      </w:r>
      <w:r w:rsidRPr="009A26C4">
        <w:rPr>
          <w:rFonts w:ascii="SimSun" w:hAnsi="SimSun"/>
          <w:color w:val="000000" w:themeColor="text1"/>
          <w:sz w:val="24"/>
        </w:rPr>
        <w:t>员可见，</w:t>
      </w:r>
      <w:r w:rsidRPr="009A26C4">
        <w:rPr>
          <w:rFonts w:ascii="SimSun" w:hAnsi="SimSun" w:hint="eastAsia"/>
          <w:color w:val="000000" w:themeColor="text1"/>
          <w:sz w:val="24"/>
        </w:rPr>
        <w:t>申请</w:t>
      </w:r>
      <w:r w:rsidRPr="009A26C4">
        <w:rPr>
          <w:rFonts w:ascii="SimSun" w:hAnsi="SimSun"/>
          <w:color w:val="000000" w:themeColor="text1"/>
          <w:sz w:val="24"/>
        </w:rPr>
        <w:t>时</w:t>
      </w:r>
      <w:r w:rsidRPr="009A26C4">
        <w:rPr>
          <w:rFonts w:ascii="SimSun" w:hAnsi="SimSun" w:hint="eastAsia"/>
          <w:color w:val="000000" w:themeColor="text1"/>
          <w:sz w:val="24"/>
        </w:rPr>
        <w:t>需</w:t>
      </w:r>
      <w:r w:rsidRPr="009A26C4">
        <w:rPr>
          <w:rFonts w:ascii="SimSun" w:hAnsi="SimSun"/>
          <w:color w:val="000000" w:themeColor="text1"/>
          <w:sz w:val="24"/>
        </w:rPr>
        <w:t>圈主审核）</w:t>
      </w:r>
    </w:p>
    <w:p w14:paraId="7A6C45C8" w14:textId="77777777" w:rsidR="009A26C4" w:rsidRPr="009A26C4" w:rsidRDefault="009A26C4" w:rsidP="00DE31FC">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（全</w:t>
      </w:r>
      <w:r w:rsidRPr="009A26C4">
        <w:rPr>
          <w:rFonts w:ascii="SimSun" w:hAnsi="SimSun"/>
          <w:color w:val="000000" w:themeColor="text1"/>
          <w:sz w:val="24"/>
        </w:rPr>
        <w:t>员可见，申请时不需圈主审核即可加入）</w:t>
      </w:r>
    </w:p>
    <w:p w14:paraId="26BE14E0"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达到上限</w:t>
      </w:r>
      <w:r w:rsidRPr="009A26C4">
        <w:rPr>
          <w:rFonts w:ascii="SimSun" w:hAnsi="SimSun" w:hint="eastAsia"/>
          <w:color w:val="000000" w:themeColor="text1"/>
          <w:sz w:val="24"/>
        </w:rPr>
        <w:t>，</w:t>
      </w:r>
      <w:r w:rsidRPr="009A26C4">
        <w:rPr>
          <w:rFonts w:ascii="SimSun" w:hAnsi="SimSun"/>
          <w:color w:val="000000" w:themeColor="text1"/>
          <w:sz w:val="24"/>
        </w:rPr>
        <w:t>不允许加入圈子</w:t>
      </w:r>
    </w:p>
    <w:p w14:paraId="65339BBB" w14:textId="77777777" w:rsidR="009A26C4" w:rsidRPr="009A26C4" w:rsidRDefault="009A26C4" w:rsidP="00DE31FC">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成员或</w:t>
      </w:r>
      <w:r w:rsidRPr="009A26C4">
        <w:rPr>
          <w:rFonts w:ascii="SimSun" w:hAnsi="SimSun"/>
          <w:color w:val="000000" w:themeColor="text1"/>
          <w:sz w:val="24"/>
        </w:rPr>
        <w:t>圈主</w:t>
      </w:r>
      <w:r w:rsidRPr="009A26C4">
        <w:rPr>
          <w:rFonts w:ascii="SimSun" w:hAnsi="SimSun" w:hint="eastAsia"/>
          <w:color w:val="000000" w:themeColor="text1"/>
          <w:sz w:val="24"/>
        </w:rPr>
        <w:t>邀请</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“圈子成员达到XX人上限，您无法再邀请新的用户加入圈子”</w:t>
      </w:r>
    </w:p>
    <w:p w14:paraId="07EA4448" w14:textId="77777777" w:rsidR="009A26C4" w:rsidRPr="009A26C4" w:rsidRDefault="009A26C4" w:rsidP="00DE31FC">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用户</w:t>
      </w:r>
      <w:r w:rsidRPr="009A26C4">
        <w:rPr>
          <w:rFonts w:ascii="SimSun" w:hAnsi="SimSun"/>
          <w:color w:val="000000" w:themeColor="text1"/>
          <w:sz w:val="24"/>
        </w:rPr>
        <w:t>被邀请</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414A2E7C" w14:textId="77777777" w:rsidR="009A26C4" w:rsidRPr="009A26C4" w:rsidRDefault="009A26C4" w:rsidP="00DE31FC">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主审核时</w:t>
      </w:r>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圈子成员达到XX人上限，新的用户无法加入圈子</w:t>
      </w:r>
      <w:r w:rsidRPr="009A26C4">
        <w:rPr>
          <w:rFonts w:ascii="SimSun" w:hAnsi="SimSun"/>
          <w:color w:val="000000" w:themeColor="text1"/>
          <w:sz w:val="24"/>
        </w:rPr>
        <w:t>”</w:t>
      </w:r>
    </w:p>
    <w:p w14:paraId="55E62AF4" w14:textId="77777777" w:rsidR="009A26C4" w:rsidRPr="009A26C4" w:rsidRDefault="009A26C4" w:rsidP="00DE31FC">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进行</w:t>
      </w:r>
      <w:r w:rsidRPr="009A26C4">
        <w:rPr>
          <w:rFonts w:ascii="SimSun" w:hAnsi="SimSun" w:hint="eastAsia"/>
          <w:color w:val="000000" w:themeColor="text1"/>
          <w:sz w:val="24"/>
        </w:rPr>
        <w:t>二维码申请</w:t>
      </w:r>
      <w:r w:rsidRPr="009A26C4">
        <w:rPr>
          <w:rFonts w:ascii="SimSun" w:hAnsi="SimSun"/>
          <w:color w:val="000000" w:themeColor="text1"/>
          <w:sz w:val="24"/>
        </w:rPr>
        <w:t>确认</w:t>
      </w:r>
      <w:r w:rsidRPr="009A26C4">
        <w:rPr>
          <w:rFonts w:ascii="SimSun" w:hAnsi="SimSun" w:hint="eastAsia"/>
          <w:color w:val="000000" w:themeColor="text1"/>
          <w:sz w:val="24"/>
        </w:rPr>
        <w:t>时</w:t>
      </w:r>
      <w:r w:rsidRPr="009A26C4">
        <w:rPr>
          <w:rFonts w:ascii="SimSun" w:hAnsi="SimSun"/>
          <w:color w:val="000000" w:themeColor="text1"/>
          <w:sz w:val="24"/>
        </w:rPr>
        <w:t>，</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7A0ABFA8" w14:textId="77777777" w:rsidR="009A26C4" w:rsidRPr="009A26C4" w:rsidRDefault="009A26C4" w:rsidP="00DE31FC">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被邀请</w:t>
      </w:r>
      <w:r w:rsidRPr="009A26C4">
        <w:rPr>
          <w:rFonts w:ascii="SimSun" w:hAnsi="SimSun"/>
          <w:color w:val="000000" w:themeColor="text1"/>
          <w:sz w:val="24"/>
        </w:rPr>
        <w:t>人已是圈子成员，不</w:t>
      </w:r>
      <w:r w:rsidRPr="009A26C4">
        <w:rPr>
          <w:rFonts w:ascii="SimSun" w:hAnsi="SimSun" w:hint="eastAsia"/>
          <w:color w:val="000000" w:themeColor="text1"/>
          <w:sz w:val="24"/>
        </w:rPr>
        <w:t>能重</w:t>
      </w:r>
      <w:r w:rsidRPr="009A26C4">
        <w:rPr>
          <w:rFonts w:ascii="SimSun" w:hAnsi="SimSun"/>
          <w:color w:val="000000" w:themeColor="text1"/>
          <w:sz w:val="24"/>
        </w:rPr>
        <w:t>复加入</w:t>
      </w:r>
    </w:p>
    <w:p w14:paraId="09679B40" w14:textId="77777777" w:rsidR="009A26C4" w:rsidRPr="009A26C4" w:rsidRDefault="009A26C4" w:rsidP="00DE31FC">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w:t>
      </w:r>
      <w:r w:rsidRPr="009A26C4">
        <w:rPr>
          <w:rFonts w:ascii="SimSun" w:hAnsi="SimSun"/>
          <w:color w:val="000000" w:themeColor="text1"/>
          <w:sz w:val="24"/>
        </w:rPr>
        <w:t>或圈主</w:t>
      </w:r>
      <w:r w:rsidRPr="009A26C4">
        <w:rPr>
          <w:rFonts w:ascii="SimSun" w:hAnsi="SimSun" w:hint="eastAsia"/>
          <w:color w:val="000000" w:themeColor="text1"/>
          <w:sz w:val="24"/>
        </w:rPr>
        <w:t>邀请时</w:t>
      </w:r>
      <w:r w:rsidRPr="009A26C4">
        <w:rPr>
          <w:rFonts w:ascii="SimSun" w:hAnsi="SimSun"/>
          <w:color w:val="000000" w:themeColor="text1"/>
          <w:sz w:val="24"/>
        </w:rPr>
        <w:t>提示</w:t>
      </w:r>
      <w:r w:rsidRPr="009A26C4">
        <w:rPr>
          <w:rFonts w:ascii="SimSun" w:hAnsi="SimSun" w:hint="eastAsia"/>
          <w:color w:val="000000" w:themeColor="text1"/>
          <w:sz w:val="24"/>
        </w:rPr>
        <w:t>“该</w:t>
      </w:r>
      <w:r w:rsidRPr="009A26C4">
        <w:rPr>
          <w:rFonts w:ascii="SimSun" w:hAnsi="SimSun"/>
          <w:color w:val="000000" w:themeColor="text1"/>
          <w:sz w:val="24"/>
        </w:rPr>
        <w:t>用户</w:t>
      </w:r>
      <w:r w:rsidRPr="009A26C4">
        <w:rPr>
          <w:rFonts w:ascii="SimSun" w:hAnsi="SimSun" w:hint="eastAsia"/>
          <w:color w:val="000000" w:themeColor="text1"/>
          <w:sz w:val="24"/>
        </w:rPr>
        <w:t>已经</w:t>
      </w:r>
      <w:r w:rsidRPr="009A26C4">
        <w:rPr>
          <w:rFonts w:ascii="SimSun" w:hAnsi="SimSun"/>
          <w:color w:val="000000" w:themeColor="text1"/>
          <w:sz w:val="24"/>
        </w:rPr>
        <w:t>在本圈</w:t>
      </w:r>
      <w:r w:rsidRPr="009A26C4">
        <w:rPr>
          <w:rFonts w:ascii="SimSun" w:hAnsi="SimSun" w:hint="eastAsia"/>
          <w:color w:val="000000" w:themeColor="text1"/>
          <w:sz w:val="24"/>
        </w:rPr>
        <w:t>里</w:t>
      </w:r>
      <w:r w:rsidRPr="009A26C4">
        <w:rPr>
          <w:rFonts w:ascii="SimSun" w:hAnsi="SimSun"/>
          <w:color w:val="000000" w:themeColor="text1"/>
          <w:sz w:val="24"/>
        </w:rPr>
        <w:t>”</w:t>
      </w:r>
    </w:p>
    <w:p w14:paraId="66BBAC9B" w14:textId="77777777" w:rsidR="009A26C4" w:rsidRPr="009A26C4" w:rsidRDefault="009A26C4" w:rsidP="00DE31FC">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用户已</w:t>
      </w:r>
      <w:r w:rsidRPr="009A26C4">
        <w:rPr>
          <w:rFonts w:ascii="SimSun" w:hAnsi="SimSun"/>
          <w:color w:val="000000" w:themeColor="text1"/>
          <w:sz w:val="24"/>
        </w:rPr>
        <w:t>在本圈中</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被邀请时</w:t>
      </w:r>
      <w:r w:rsidRPr="009A26C4">
        <w:rPr>
          <w:rFonts w:ascii="SimSun" w:hAnsi="SimSun"/>
          <w:color w:val="000000" w:themeColor="text1"/>
          <w:sz w:val="24"/>
        </w:rPr>
        <w:t>提示“</w:t>
      </w:r>
      <w:r w:rsidRPr="009A26C4">
        <w:rPr>
          <w:rFonts w:ascii="SimSun" w:hAnsi="SimSun" w:hint="eastAsia"/>
          <w:color w:val="000000" w:themeColor="text1"/>
          <w:sz w:val="24"/>
        </w:rPr>
        <w:t>您</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在本圈子里，无需</w:t>
      </w:r>
      <w:r w:rsidRPr="009A26C4">
        <w:rPr>
          <w:rFonts w:ascii="SimSun" w:hAnsi="SimSun" w:hint="eastAsia"/>
          <w:color w:val="000000" w:themeColor="text1"/>
          <w:sz w:val="24"/>
        </w:rPr>
        <w:t>重复</w:t>
      </w:r>
      <w:r w:rsidRPr="009A26C4">
        <w:rPr>
          <w:rFonts w:ascii="SimSun" w:hAnsi="SimSun"/>
          <w:color w:val="000000" w:themeColor="text1"/>
          <w:sz w:val="24"/>
        </w:rPr>
        <w:t>加入”</w:t>
      </w:r>
    </w:p>
    <w:p w14:paraId="48D9A5A7" w14:textId="77777777" w:rsidR="009A26C4" w:rsidRPr="009A26C4" w:rsidRDefault="009A26C4" w:rsidP="00DE31FC">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主审批时提示“</w:t>
      </w:r>
      <w:r w:rsidRPr="009A26C4">
        <w:rPr>
          <w:rFonts w:ascii="SimSun" w:hAnsi="SimSun" w:hint="eastAsia"/>
          <w:color w:val="000000" w:themeColor="text1"/>
          <w:sz w:val="24"/>
        </w:rPr>
        <w:t>该用户</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在本圈里”</w:t>
      </w:r>
    </w:p>
    <w:p w14:paraId="37234B03" w14:textId="70E8D02C" w:rsidR="009A26C4" w:rsidRDefault="009A26C4" w:rsidP="00DE31FC">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维码申请确认时</w:t>
      </w:r>
      <w:r w:rsidRPr="009A26C4">
        <w:rPr>
          <w:rFonts w:ascii="SimSun" w:hAnsi="SimSun" w:hint="eastAsia"/>
          <w:color w:val="000000" w:themeColor="text1"/>
          <w:sz w:val="24"/>
        </w:rPr>
        <w:t>，</w:t>
      </w:r>
      <w:r w:rsidRPr="009A26C4">
        <w:rPr>
          <w:rFonts w:ascii="SimSun" w:hAnsi="SimSun"/>
          <w:color w:val="000000" w:themeColor="text1"/>
          <w:sz w:val="24"/>
        </w:rPr>
        <w:t>提示“</w:t>
      </w:r>
      <w:r w:rsidRPr="009A26C4">
        <w:rPr>
          <w:rFonts w:ascii="SimSun" w:hAnsi="SimSun"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SimSun" w:hAnsi="SimSun"/>
          <w:color w:val="000000" w:themeColor="text1"/>
          <w:sz w:val="24"/>
        </w:rPr>
      </w:pPr>
    </w:p>
    <w:p w14:paraId="52665061" w14:textId="1334528A" w:rsidR="009E5E2F" w:rsidRPr="009E5E2F" w:rsidRDefault="009E5E2F" w:rsidP="009E5E2F">
      <w:pPr>
        <w:spacing w:line="400" w:lineRule="exact"/>
        <w:jc w:val="left"/>
        <w:rPr>
          <w:rFonts w:ascii="SimSun" w:hAnsi="SimSun"/>
          <w:b/>
          <w:color w:val="000000" w:themeColor="text1"/>
          <w:sz w:val="24"/>
        </w:rPr>
      </w:pPr>
      <w:r w:rsidRPr="009E5E2F">
        <w:rPr>
          <w:rFonts w:ascii="SimSun" w:hAnsi="SimSun"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STXihei" w:eastAsia="STXihei" w:hAnsi="STXihei"/>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2"/>
        <w:spacing w:line="400" w:lineRule="exact"/>
        <w:ind w:left="360" w:firstLineChars="0" w:firstLine="0"/>
        <w:jc w:val="left"/>
        <w:rPr>
          <w:rFonts w:ascii="STXihei" w:eastAsia="STXihei" w:hAnsi="STXihei"/>
          <w:color w:val="4A442A"/>
          <w:sz w:val="24"/>
        </w:rPr>
      </w:pPr>
    </w:p>
    <w:p w14:paraId="00C98BFA" w14:textId="77777777" w:rsidR="009E5E2F" w:rsidRPr="009E5E2F" w:rsidRDefault="009E5E2F" w:rsidP="00DE31FC">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成员列表（按</w:t>
      </w:r>
      <w:r w:rsidRPr="009E5E2F">
        <w:rPr>
          <w:rFonts w:ascii="SimSun" w:hAnsi="SimSun"/>
          <w:sz w:val="24"/>
        </w:rPr>
        <w:t>优先级）</w:t>
      </w:r>
    </w:p>
    <w:p w14:paraId="4F0BAE17" w14:textId="77777777" w:rsidR="009E5E2F" w:rsidRPr="009E5E2F" w:rsidRDefault="009E5E2F" w:rsidP="00DE31FC">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头像</w:t>
      </w:r>
      <w:r w:rsidRPr="009E5E2F">
        <w:rPr>
          <w:rFonts w:ascii="SimSun" w:hAnsi="SimSun"/>
          <w:sz w:val="24"/>
        </w:rPr>
        <w:t>：只有活跃</w:t>
      </w:r>
      <w:r w:rsidRPr="009E5E2F">
        <w:rPr>
          <w:rFonts w:ascii="SimSun" w:hAnsi="SimSun" w:hint="eastAsia"/>
          <w:sz w:val="24"/>
        </w:rPr>
        <w:t>的</w:t>
      </w:r>
      <w:r w:rsidRPr="009E5E2F">
        <w:rPr>
          <w:rFonts w:ascii="SimSun" w:hAnsi="SimSun"/>
          <w:sz w:val="24"/>
        </w:rPr>
        <w:t>成员有头像</w:t>
      </w:r>
    </w:p>
    <w:p w14:paraId="0E229202" w14:textId="77777777" w:rsidR="009E5E2F" w:rsidRPr="009E5E2F" w:rsidRDefault="009E5E2F" w:rsidP="00DE31FC">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姓名：只</w:t>
      </w:r>
      <w:r w:rsidRPr="009E5E2F">
        <w:rPr>
          <w:rFonts w:ascii="SimSun" w:hAnsi="SimSun"/>
          <w:sz w:val="24"/>
        </w:rPr>
        <w:t>有活跃的</w:t>
      </w:r>
      <w:r w:rsidRPr="009E5E2F">
        <w:rPr>
          <w:rFonts w:ascii="SimSun" w:hAnsi="SimSun" w:hint="eastAsia"/>
          <w:sz w:val="24"/>
        </w:rPr>
        <w:t>成员</w:t>
      </w:r>
      <w:r w:rsidRPr="009E5E2F">
        <w:rPr>
          <w:rFonts w:ascii="SimSun" w:hAnsi="SimSun"/>
          <w:sz w:val="24"/>
        </w:rPr>
        <w:t>有姓名</w:t>
      </w:r>
    </w:p>
    <w:p w14:paraId="5F481A03" w14:textId="77777777" w:rsidR="009E5E2F" w:rsidRPr="009E5E2F" w:rsidRDefault="009E5E2F" w:rsidP="00DE31FC">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邮箱：以邀请</w:t>
      </w:r>
      <w:r w:rsidRPr="009E5E2F">
        <w:rPr>
          <w:rFonts w:ascii="SimSun" w:hAnsi="SimSun"/>
          <w:sz w:val="24"/>
        </w:rPr>
        <w:t>时</w:t>
      </w:r>
      <w:r w:rsidRPr="009E5E2F">
        <w:rPr>
          <w:rFonts w:ascii="SimSun" w:hAnsi="SimSun" w:hint="eastAsia"/>
          <w:sz w:val="24"/>
        </w:rPr>
        <w:t>发</w:t>
      </w:r>
      <w:r w:rsidRPr="009E5E2F">
        <w:rPr>
          <w:rFonts w:ascii="SimSun" w:hAnsi="SimSun"/>
          <w:sz w:val="24"/>
        </w:rPr>
        <w:t>送的邮箱为准</w:t>
      </w:r>
    </w:p>
    <w:p w14:paraId="6C1AC346" w14:textId="77777777" w:rsidR="009E5E2F" w:rsidRPr="009E5E2F" w:rsidRDefault="009E5E2F" w:rsidP="00DE31FC">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手机：</w:t>
      </w:r>
      <w:r w:rsidRPr="009E5E2F">
        <w:rPr>
          <w:rFonts w:ascii="SimSun" w:hAnsi="SimSun"/>
          <w:sz w:val="24"/>
        </w:rPr>
        <w:t>以邀请时</w:t>
      </w:r>
      <w:r w:rsidRPr="009E5E2F">
        <w:rPr>
          <w:rFonts w:ascii="SimSun" w:hAnsi="SimSun" w:hint="eastAsia"/>
          <w:sz w:val="24"/>
        </w:rPr>
        <w:t>发</w:t>
      </w:r>
      <w:r w:rsidRPr="009E5E2F">
        <w:rPr>
          <w:rFonts w:ascii="SimSun" w:hAnsi="SimSun"/>
          <w:sz w:val="24"/>
        </w:rPr>
        <w:t>送的手机号为准</w:t>
      </w:r>
    </w:p>
    <w:p w14:paraId="59C23AA1" w14:textId="77777777" w:rsidR="009E5E2F" w:rsidRPr="009E5E2F" w:rsidRDefault="009E5E2F" w:rsidP="00DE31FC">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状态：</w:t>
      </w:r>
      <w:r w:rsidRPr="009E5E2F">
        <w:rPr>
          <w:rFonts w:ascii="SimSun" w:hAnsi="SimSun"/>
          <w:sz w:val="24"/>
        </w:rPr>
        <w:t>活跃、邀请中</w:t>
      </w:r>
      <w:r w:rsidRPr="009E5E2F">
        <w:rPr>
          <w:rFonts w:ascii="SimSun" w:hAnsi="SimSun" w:hint="eastAsia"/>
          <w:sz w:val="24"/>
        </w:rPr>
        <w:t>、</w:t>
      </w:r>
      <w:r w:rsidRPr="009E5E2F">
        <w:rPr>
          <w:rFonts w:ascii="SimSun" w:hAnsi="SimSun"/>
          <w:sz w:val="24"/>
        </w:rPr>
        <w:t>删除（</w:t>
      </w:r>
      <w:r w:rsidRPr="009E5E2F">
        <w:rPr>
          <w:rFonts w:ascii="SimSun" w:hAnsi="SimSun" w:hint="eastAsia"/>
          <w:sz w:val="24"/>
        </w:rPr>
        <w:t>用户</w:t>
      </w:r>
      <w:r w:rsidRPr="009E5E2F">
        <w:rPr>
          <w:rFonts w:ascii="SimSun" w:hAnsi="SimSun"/>
          <w:sz w:val="24"/>
        </w:rPr>
        <w:t>不可</w:t>
      </w:r>
      <w:r w:rsidRPr="009E5E2F">
        <w:rPr>
          <w:rFonts w:ascii="SimSun" w:hAnsi="SimSun" w:hint="eastAsia"/>
          <w:sz w:val="24"/>
        </w:rPr>
        <w:t>见</w:t>
      </w:r>
      <w:r w:rsidRPr="009E5E2F">
        <w:rPr>
          <w:rFonts w:ascii="SimSun" w:hAnsi="SimSun"/>
          <w:sz w:val="24"/>
        </w:rPr>
        <w:t>）</w:t>
      </w:r>
    </w:p>
    <w:p w14:paraId="0B502967" w14:textId="77777777" w:rsidR="009E5E2F" w:rsidRPr="009E5E2F" w:rsidRDefault="009E5E2F" w:rsidP="00DE31FC">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操作：</w:t>
      </w:r>
    </w:p>
    <w:p w14:paraId="1D511203"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邀请：圈</w:t>
      </w:r>
      <w:r w:rsidRPr="009E5E2F">
        <w:rPr>
          <w:rFonts w:ascii="SimSun" w:hAnsi="SimSun"/>
          <w:sz w:val="24"/>
        </w:rPr>
        <w:t>主或有权限的成员邀请新的成员加入</w:t>
      </w:r>
      <w:r w:rsidRPr="009E5E2F">
        <w:rPr>
          <w:rFonts w:ascii="SimSun" w:hAnsi="SimSun" w:hint="eastAsia"/>
          <w:sz w:val="24"/>
        </w:rPr>
        <w:t>（</w:t>
      </w:r>
      <w:r w:rsidRPr="009E5E2F">
        <w:rPr>
          <w:rFonts w:ascii="SimSun" w:hAnsi="SimSun"/>
          <w:sz w:val="24"/>
        </w:rPr>
        <w:t>参见</w:t>
      </w:r>
      <w:r w:rsidRPr="009E5E2F">
        <w:rPr>
          <w:rFonts w:ascii="SimSun" w:hAnsi="SimSun" w:hint="eastAsia"/>
          <w:sz w:val="24"/>
        </w:rPr>
        <w:t>S-00031添加</w:t>
      </w:r>
      <w:r w:rsidRPr="009E5E2F">
        <w:rPr>
          <w:rFonts w:ascii="SimSun" w:hAnsi="SimSun"/>
          <w:sz w:val="24"/>
        </w:rPr>
        <w:t>圈子成员</w:t>
      </w:r>
      <w:r w:rsidRPr="009E5E2F">
        <w:rPr>
          <w:rFonts w:ascii="SimSun" w:hAnsi="SimSun" w:hint="eastAsia"/>
          <w:sz w:val="24"/>
        </w:rPr>
        <w:t>）</w:t>
      </w:r>
    </w:p>
    <w:p w14:paraId="4A2CBC67"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删除：圈</w:t>
      </w:r>
      <w:r w:rsidRPr="009E5E2F">
        <w:rPr>
          <w:rFonts w:ascii="SimSun" w:hAnsi="SimSun"/>
          <w:sz w:val="24"/>
        </w:rPr>
        <w:t>主或圈子管理员</w:t>
      </w:r>
      <w:r w:rsidRPr="009E5E2F">
        <w:rPr>
          <w:rFonts w:ascii="SimSun" w:hAnsi="SimSun" w:hint="eastAsia"/>
          <w:sz w:val="24"/>
        </w:rPr>
        <w:t>移除圈</w:t>
      </w:r>
      <w:r w:rsidRPr="009E5E2F">
        <w:rPr>
          <w:rFonts w:ascii="SimSun" w:hAnsi="SimSun"/>
          <w:sz w:val="24"/>
        </w:rPr>
        <w:t>子里的成员</w:t>
      </w:r>
      <w:r w:rsidRPr="009E5E2F">
        <w:rPr>
          <w:rFonts w:ascii="SimSun" w:hAnsi="SimSun" w:hint="eastAsia"/>
          <w:sz w:val="24"/>
        </w:rPr>
        <w:t>。</w:t>
      </w:r>
      <w:r w:rsidRPr="009E5E2F">
        <w:rPr>
          <w:rFonts w:ascii="SimSun" w:hAnsi="SimSun"/>
          <w:sz w:val="24"/>
        </w:rPr>
        <w:t>或</w:t>
      </w:r>
      <w:r w:rsidRPr="009E5E2F">
        <w:rPr>
          <w:rFonts w:ascii="SimSun" w:hAnsi="SimSun" w:hint="eastAsia"/>
          <w:sz w:val="24"/>
        </w:rPr>
        <w:t>删除</w:t>
      </w:r>
      <w:r w:rsidRPr="009E5E2F">
        <w:rPr>
          <w:rFonts w:ascii="SimSun" w:hAnsi="SimSun"/>
          <w:sz w:val="24"/>
        </w:rPr>
        <w:t>邀请中的记录，</w:t>
      </w:r>
      <w:r w:rsidRPr="009E5E2F">
        <w:rPr>
          <w:rFonts w:ascii="SimSun" w:hAnsi="SimSun" w:hint="eastAsia"/>
          <w:sz w:val="24"/>
        </w:rPr>
        <w:t>此</w:t>
      </w:r>
      <w:r w:rsidRPr="009E5E2F">
        <w:rPr>
          <w:rFonts w:ascii="SimSun" w:hAnsi="SimSun"/>
          <w:sz w:val="24"/>
        </w:rPr>
        <w:t>时邀请</w:t>
      </w:r>
      <w:r w:rsidRPr="009E5E2F">
        <w:rPr>
          <w:rFonts w:ascii="SimSun" w:hAnsi="SimSun" w:hint="eastAsia"/>
          <w:sz w:val="24"/>
        </w:rPr>
        <w:t>行为</w:t>
      </w:r>
      <w:r w:rsidRPr="009E5E2F">
        <w:rPr>
          <w:rFonts w:ascii="SimSun" w:hAnsi="SimSun"/>
          <w:sz w:val="24"/>
        </w:rPr>
        <w:t>无效，被邀请人接受邀请也无法进入到圈子。</w:t>
      </w:r>
    </w:p>
    <w:p w14:paraId="3144A7EA"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重邀：</w:t>
      </w:r>
      <w:r w:rsidRPr="009E5E2F">
        <w:rPr>
          <w:rFonts w:ascii="SimSun" w:hAnsi="SimSun"/>
          <w:sz w:val="24"/>
        </w:rPr>
        <w:t>对</w:t>
      </w:r>
      <w:r w:rsidRPr="009E5E2F">
        <w:rPr>
          <w:rFonts w:ascii="SimSun" w:hAnsi="SimSun" w:hint="eastAsia"/>
          <w:sz w:val="24"/>
        </w:rPr>
        <w:t>没</w:t>
      </w:r>
      <w:r w:rsidRPr="009E5E2F">
        <w:rPr>
          <w:rFonts w:ascii="SimSun" w:hAnsi="SimSun"/>
          <w:sz w:val="24"/>
        </w:rPr>
        <w:t>有确认的用</w:t>
      </w:r>
      <w:r w:rsidRPr="009E5E2F">
        <w:rPr>
          <w:rFonts w:ascii="SimSun" w:hAnsi="SimSun" w:hint="eastAsia"/>
          <w:sz w:val="24"/>
        </w:rPr>
        <w:t>户重</w:t>
      </w:r>
      <w:r w:rsidRPr="009E5E2F">
        <w:rPr>
          <w:rFonts w:ascii="SimSun" w:hAnsi="SimSun"/>
          <w:sz w:val="24"/>
        </w:rPr>
        <w:t>新发出邀请</w:t>
      </w:r>
      <w:r w:rsidRPr="009E5E2F">
        <w:rPr>
          <w:rFonts w:ascii="SimSun" w:hAnsi="SimSun" w:hint="eastAsia"/>
          <w:sz w:val="24"/>
        </w:rPr>
        <w:t>，</w:t>
      </w:r>
      <w:r w:rsidRPr="009E5E2F">
        <w:rPr>
          <w:rFonts w:ascii="SimSun" w:hAnsi="SimSun"/>
          <w:sz w:val="24"/>
        </w:rPr>
        <w:t>邀请方式</w:t>
      </w:r>
      <w:r w:rsidRPr="009E5E2F">
        <w:rPr>
          <w:rFonts w:ascii="SimSun" w:hAnsi="SimSun" w:hint="eastAsia"/>
          <w:sz w:val="24"/>
        </w:rPr>
        <w:t>与上</w:t>
      </w:r>
      <w:r w:rsidRPr="009E5E2F">
        <w:rPr>
          <w:rFonts w:ascii="SimSun" w:hAnsi="SimSun"/>
          <w:sz w:val="24"/>
        </w:rPr>
        <w:t>一次方式一致。</w:t>
      </w:r>
    </w:p>
    <w:p w14:paraId="31EA9673"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接受</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组织内的用户接到邀请，接受邀请</w:t>
      </w:r>
      <w:r w:rsidRPr="009E5E2F">
        <w:rPr>
          <w:rFonts w:ascii="SimSun" w:hAnsi="SimSun" w:hint="eastAsia"/>
          <w:sz w:val="24"/>
        </w:rPr>
        <w:t>后会</w:t>
      </w:r>
      <w:r w:rsidRPr="009E5E2F">
        <w:rPr>
          <w:rFonts w:ascii="SimSun" w:hAnsi="SimSun"/>
          <w:sz w:val="24"/>
        </w:rPr>
        <w:t>进入圈子</w:t>
      </w:r>
      <w:r w:rsidRPr="009E5E2F">
        <w:rPr>
          <w:rFonts w:ascii="SimSun" w:hAnsi="SimSun" w:hint="eastAsia"/>
          <w:sz w:val="24"/>
        </w:rPr>
        <w:t>（活跃状态</w:t>
      </w:r>
      <w:r w:rsidRPr="009E5E2F">
        <w:rPr>
          <w:rFonts w:ascii="SimSun" w:hAnsi="SimSun"/>
          <w:sz w:val="24"/>
        </w:rPr>
        <w:t>）</w:t>
      </w:r>
    </w:p>
    <w:p w14:paraId="0F9A7679"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拒绝</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w:t>
      </w:r>
      <w:r w:rsidRPr="009E5E2F">
        <w:rPr>
          <w:rFonts w:ascii="SimSun" w:hAnsi="SimSun" w:hint="eastAsia"/>
          <w:sz w:val="24"/>
        </w:rPr>
        <w:t>拒绝后不</w:t>
      </w:r>
      <w:r w:rsidRPr="009E5E2F">
        <w:rPr>
          <w:rFonts w:ascii="SimSun" w:hAnsi="SimSun"/>
          <w:sz w:val="24"/>
        </w:rPr>
        <w:t>会进入圈子（</w:t>
      </w:r>
      <w:r w:rsidRPr="009E5E2F">
        <w:rPr>
          <w:rFonts w:ascii="SimSun" w:hAnsi="SimSun" w:hint="eastAsia"/>
          <w:sz w:val="24"/>
        </w:rPr>
        <w:t>停</w:t>
      </w:r>
      <w:r w:rsidRPr="009E5E2F">
        <w:rPr>
          <w:rFonts w:ascii="SimSun" w:hAnsi="SimSun"/>
          <w:sz w:val="24"/>
        </w:rPr>
        <w:t>用状态）</w:t>
      </w:r>
    </w:p>
    <w:p w14:paraId="33BFB861"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变</w:t>
      </w:r>
      <w:r w:rsidRPr="009E5E2F">
        <w:rPr>
          <w:rFonts w:ascii="SimSun" w:hAnsi="SimSun"/>
          <w:sz w:val="24"/>
        </w:rPr>
        <w:t>更</w:t>
      </w:r>
      <w:r w:rsidRPr="009E5E2F">
        <w:rPr>
          <w:rFonts w:ascii="SimSun" w:hAnsi="SimSun" w:hint="eastAsia"/>
          <w:sz w:val="24"/>
        </w:rPr>
        <w:t>圈</w:t>
      </w:r>
      <w:r w:rsidRPr="009E5E2F">
        <w:rPr>
          <w:rFonts w:ascii="SimSun" w:hAnsi="SimSun"/>
          <w:sz w:val="24"/>
        </w:rPr>
        <w:t>主（</w:t>
      </w:r>
      <w:r w:rsidRPr="009E5E2F">
        <w:rPr>
          <w:rFonts w:ascii="SimSun" w:hAnsi="SimSun" w:hint="eastAsia"/>
          <w:sz w:val="24"/>
        </w:rPr>
        <w:t>所</w:t>
      </w:r>
      <w:r w:rsidRPr="009E5E2F">
        <w:rPr>
          <w:rFonts w:ascii="SimSun" w:hAnsi="SimSun"/>
          <w:sz w:val="24"/>
        </w:rPr>
        <w:t>有者）</w:t>
      </w:r>
      <w:r w:rsidRPr="009E5E2F">
        <w:rPr>
          <w:rFonts w:ascii="SimSun" w:hAnsi="SimSun" w:hint="eastAsia"/>
          <w:sz w:val="24"/>
        </w:rPr>
        <w:t>：原</w:t>
      </w:r>
      <w:r w:rsidRPr="009E5E2F">
        <w:rPr>
          <w:rFonts w:ascii="SimSun" w:hAnsi="SimSun"/>
          <w:sz w:val="24"/>
        </w:rPr>
        <w:t>所有者可以</w:t>
      </w:r>
      <w:r w:rsidRPr="009E5E2F">
        <w:rPr>
          <w:rFonts w:ascii="SimSun" w:hAnsi="SimSun" w:hint="eastAsia"/>
          <w:sz w:val="24"/>
        </w:rPr>
        <w:t>把圈子</w:t>
      </w:r>
      <w:r w:rsidRPr="009E5E2F">
        <w:rPr>
          <w:rFonts w:ascii="SimSun" w:hAnsi="SimSun"/>
          <w:sz w:val="24"/>
        </w:rPr>
        <w:t>的所</w:t>
      </w:r>
      <w:r w:rsidRPr="009E5E2F">
        <w:rPr>
          <w:rFonts w:ascii="SimSun" w:hAnsi="SimSun" w:hint="eastAsia"/>
          <w:sz w:val="24"/>
        </w:rPr>
        <w:t>有</w:t>
      </w:r>
      <w:r w:rsidRPr="009E5E2F">
        <w:rPr>
          <w:rFonts w:ascii="SimSun" w:hAnsi="SimSun"/>
          <w:sz w:val="24"/>
        </w:rPr>
        <w:t>者</w:t>
      </w:r>
      <w:r w:rsidRPr="009E5E2F">
        <w:rPr>
          <w:rFonts w:ascii="SimSun" w:hAnsi="SimSun" w:hint="eastAsia"/>
          <w:sz w:val="24"/>
        </w:rPr>
        <w:t>变更为</w:t>
      </w:r>
      <w:r w:rsidRPr="009E5E2F">
        <w:rPr>
          <w:rFonts w:ascii="SimSun" w:hAnsi="SimSun"/>
          <w:sz w:val="24"/>
        </w:rPr>
        <w:t>其他人，同时自己将不在成为所有者</w:t>
      </w:r>
      <w:r w:rsidRPr="009E5E2F">
        <w:rPr>
          <w:rFonts w:ascii="SimSun" w:hAnsi="SimSun" w:hint="eastAsia"/>
          <w:sz w:val="24"/>
        </w:rPr>
        <w:t>，变更</w:t>
      </w:r>
      <w:r w:rsidRPr="009E5E2F">
        <w:rPr>
          <w:rFonts w:ascii="SimSun" w:hAnsi="SimSun"/>
          <w:sz w:val="24"/>
        </w:rPr>
        <w:t>后新的所有者将会收到一条通知</w:t>
      </w:r>
    </w:p>
    <w:p w14:paraId="5D113276" w14:textId="77777777" w:rsidR="009E5E2F" w:rsidRPr="009E5E2F" w:rsidRDefault="009E5E2F" w:rsidP="009E5E2F">
      <w:pPr>
        <w:pStyle w:val="af2"/>
        <w:spacing w:line="400" w:lineRule="exact"/>
        <w:ind w:left="780" w:firstLineChars="0" w:firstLine="0"/>
        <w:jc w:val="left"/>
        <w:rPr>
          <w:rFonts w:ascii="SimSun" w:hAnsi="SimSun"/>
          <w:sz w:val="24"/>
        </w:rPr>
      </w:pPr>
      <w:r w:rsidRPr="009E5E2F">
        <w:rPr>
          <w:rFonts w:ascii="SimSun" w:hAnsi="SimSun"/>
          <w:sz w:val="24"/>
        </w:rPr>
        <w:t>（</w:t>
      </w:r>
      <w:r w:rsidRPr="009E5E2F">
        <w:rPr>
          <w:rFonts w:ascii="SimSun" w:hAnsi="SimSun" w:hint="eastAsia"/>
          <w:sz w:val="24"/>
        </w:rPr>
        <w:t>暂</w:t>
      </w:r>
      <w:r w:rsidRPr="009E5E2F">
        <w:rPr>
          <w:rFonts w:ascii="SimSun" w:hAnsi="SimSun"/>
          <w:sz w:val="24"/>
        </w:rPr>
        <w:t>不支持）</w:t>
      </w:r>
    </w:p>
    <w:p w14:paraId="77C9AECF" w14:textId="77777777" w:rsidR="009E5E2F" w:rsidRPr="009E5E2F" w:rsidRDefault="009E5E2F" w:rsidP="00DE31FC">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管理</w:t>
      </w:r>
      <w:r w:rsidRPr="009E5E2F">
        <w:rPr>
          <w:rFonts w:ascii="SimSun" w:hAnsi="SimSun"/>
          <w:sz w:val="24"/>
        </w:rPr>
        <w:t>员设定：</w:t>
      </w:r>
      <w:r w:rsidRPr="009E5E2F">
        <w:rPr>
          <w:rFonts w:ascii="SimSun" w:hAnsi="SimSun" w:hint="eastAsia"/>
          <w:sz w:val="24"/>
        </w:rPr>
        <w:t>可</w:t>
      </w:r>
      <w:r w:rsidRPr="009E5E2F">
        <w:rPr>
          <w:rFonts w:ascii="SimSun" w:hAnsi="SimSun"/>
          <w:sz w:val="24"/>
        </w:rPr>
        <w:t>以</w:t>
      </w:r>
      <w:r w:rsidRPr="009E5E2F">
        <w:rPr>
          <w:rFonts w:ascii="SimSun" w:hAnsi="SimSun" w:hint="eastAsia"/>
          <w:sz w:val="24"/>
        </w:rPr>
        <w:t>指定</w:t>
      </w:r>
      <w:r w:rsidRPr="009E5E2F">
        <w:rPr>
          <w:rFonts w:ascii="SimSun" w:hAnsi="SimSun"/>
          <w:sz w:val="24"/>
        </w:rPr>
        <w:t>多个成员为</w:t>
      </w:r>
      <w:r w:rsidRPr="009E5E2F">
        <w:rPr>
          <w:rFonts w:ascii="SimSun" w:hAnsi="SimSun" w:hint="eastAsia"/>
          <w:sz w:val="24"/>
        </w:rPr>
        <w:t>该</w:t>
      </w:r>
      <w:r w:rsidRPr="009E5E2F">
        <w:rPr>
          <w:rFonts w:ascii="SimSun" w:hAnsi="SimSun"/>
          <w:sz w:val="24"/>
        </w:rPr>
        <w:t>圈子管理员，</w:t>
      </w:r>
      <w:r w:rsidRPr="009E5E2F">
        <w:rPr>
          <w:rFonts w:ascii="SimSun" w:hAnsi="SimSun" w:hint="eastAsia"/>
          <w:sz w:val="24"/>
        </w:rPr>
        <w:t>只</w:t>
      </w:r>
      <w:r w:rsidRPr="009E5E2F">
        <w:rPr>
          <w:rFonts w:ascii="SimSun" w:hAnsi="SimSun"/>
          <w:sz w:val="24"/>
        </w:rPr>
        <w:t>对活跃成员有效，</w:t>
      </w:r>
      <w:r w:rsidRPr="009E5E2F">
        <w:rPr>
          <w:rFonts w:ascii="SimSun" w:hAnsi="SimSun" w:hint="eastAsia"/>
          <w:sz w:val="24"/>
        </w:rPr>
        <w:t>也</w:t>
      </w:r>
      <w:r w:rsidRPr="009E5E2F">
        <w:rPr>
          <w:rFonts w:ascii="SimSun" w:hAnsi="SimSun"/>
          <w:sz w:val="24"/>
        </w:rPr>
        <w:t>可以撤消管理员</w:t>
      </w:r>
      <w:r w:rsidRPr="009E5E2F">
        <w:rPr>
          <w:rFonts w:ascii="SimSun" w:hAnsi="SimSun" w:hint="eastAsia"/>
          <w:sz w:val="24"/>
        </w:rPr>
        <w:t>。（暂</w:t>
      </w:r>
      <w:r w:rsidRPr="009E5E2F">
        <w:rPr>
          <w:rFonts w:ascii="SimSun" w:hAnsi="SimSun"/>
          <w:sz w:val="24"/>
        </w:rPr>
        <w:t>不支持）</w:t>
      </w:r>
    </w:p>
    <w:p w14:paraId="0F442227" w14:textId="77777777" w:rsidR="009E5E2F" w:rsidRPr="009E5E2F" w:rsidRDefault="009E5E2F" w:rsidP="00DE31FC">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w:t>
      </w:r>
      <w:r w:rsidRPr="009E5E2F">
        <w:rPr>
          <w:rFonts w:ascii="SimSun" w:hAnsi="SimSun"/>
          <w:sz w:val="24"/>
        </w:rPr>
        <w:t>状态</w:t>
      </w:r>
    </w:p>
    <w:p w14:paraId="43DEFBD3" w14:textId="77777777" w:rsidR="009E5E2F" w:rsidRPr="009E5E2F" w:rsidRDefault="009E5E2F" w:rsidP="00DE31FC">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活跃：</w:t>
      </w:r>
      <w:r w:rsidRPr="009E5E2F">
        <w:rPr>
          <w:rFonts w:ascii="SimSun" w:hAnsi="SimSun"/>
          <w:sz w:val="24"/>
        </w:rPr>
        <w:t>已加入</w:t>
      </w:r>
      <w:r w:rsidRPr="009E5E2F">
        <w:rPr>
          <w:rFonts w:ascii="SimSun" w:hAnsi="SimSun" w:hint="eastAsia"/>
          <w:sz w:val="24"/>
        </w:rPr>
        <w:t>圈子</w:t>
      </w:r>
      <w:r w:rsidRPr="009E5E2F">
        <w:rPr>
          <w:rFonts w:ascii="SimSun" w:hAnsi="SimSun"/>
          <w:sz w:val="24"/>
        </w:rPr>
        <w:t>的成员</w:t>
      </w:r>
    </w:p>
    <w:p w14:paraId="5C6F9655" w14:textId="77777777" w:rsidR="009E5E2F" w:rsidRPr="009E5E2F" w:rsidRDefault="009E5E2F" w:rsidP="00DE31FC">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邀请</w:t>
      </w:r>
      <w:r w:rsidRPr="009E5E2F">
        <w:rPr>
          <w:rFonts w:ascii="SimSun" w:hAnsi="SimSun"/>
          <w:sz w:val="24"/>
        </w:rPr>
        <w:t>中</w:t>
      </w:r>
      <w:r w:rsidRPr="009E5E2F">
        <w:rPr>
          <w:rFonts w:ascii="SimSun" w:hAnsi="SimSun" w:hint="eastAsia"/>
          <w:sz w:val="24"/>
        </w:rPr>
        <w:t>：没</w:t>
      </w:r>
      <w:r w:rsidRPr="009E5E2F">
        <w:rPr>
          <w:rFonts w:ascii="SimSun" w:hAnsi="SimSun"/>
          <w:sz w:val="24"/>
        </w:rPr>
        <w:t>有确认加入或没有注册</w:t>
      </w:r>
      <w:r w:rsidRPr="009E5E2F">
        <w:rPr>
          <w:rFonts w:ascii="SimSun" w:hAnsi="SimSun" w:hint="eastAsia"/>
          <w:sz w:val="24"/>
        </w:rPr>
        <w:t>的</w:t>
      </w:r>
      <w:r w:rsidRPr="009E5E2F">
        <w:rPr>
          <w:rFonts w:ascii="SimSun" w:hAnsi="SimSun"/>
          <w:sz w:val="24"/>
        </w:rPr>
        <w:t>用户。</w:t>
      </w:r>
    </w:p>
    <w:p w14:paraId="594F20D1" w14:textId="3FE71C10" w:rsidR="009E5E2F" w:rsidRPr="009E5E2F" w:rsidRDefault="009E5E2F" w:rsidP="009E5E2F">
      <w:pPr>
        <w:spacing w:line="400" w:lineRule="exact"/>
        <w:jc w:val="left"/>
        <w:rPr>
          <w:rFonts w:ascii="SimSun" w:hAnsi="SimSun" w:hint="eastAsia"/>
          <w:color w:val="000000" w:themeColor="text1"/>
          <w:sz w:val="24"/>
        </w:rPr>
      </w:pPr>
      <w:r w:rsidRPr="009E5E2F">
        <w:rPr>
          <w:rFonts w:ascii="SimSun" w:hAnsi="SimSun" w:hint="eastAsia"/>
          <w:sz w:val="24"/>
        </w:rPr>
        <w:t>删除</w:t>
      </w:r>
      <w:r w:rsidRPr="009E5E2F">
        <w:rPr>
          <w:rFonts w:ascii="SimSun" w:hAnsi="SimSun"/>
          <w:sz w:val="24"/>
        </w:rPr>
        <w:t>（</w:t>
      </w:r>
      <w:r w:rsidRPr="009E5E2F">
        <w:rPr>
          <w:rFonts w:ascii="SimSun" w:hAnsi="SimSun" w:hint="eastAsia"/>
          <w:sz w:val="24"/>
        </w:rPr>
        <w:t>停</w:t>
      </w:r>
      <w:r w:rsidRPr="009E5E2F">
        <w:rPr>
          <w:rFonts w:ascii="SimSun" w:hAnsi="SimSun"/>
          <w:sz w:val="24"/>
        </w:rPr>
        <w:t>用）</w:t>
      </w:r>
      <w:r w:rsidRPr="009E5E2F">
        <w:rPr>
          <w:rFonts w:ascii="SimSun" w:hAnsi="SimSun" w:hint="eastAsia"/>
          <w:sz w:val="24"/>
        </w:rPr>
        <w:t>：被</w:t>
      </w:r>
      <w:r w:rsidRPr="009E5E2F">
        <w:rPr>
          <w:rFonts w:ascii="SimSun" w:hAnsi="SimSun"/>
          <w:sz w:val="24"/>
        </w:rPr>
        <w:t>圈</w:t>
      </w:r>
      <w:r w:rsidRPr="009E5E2F">
        <w:rPr>
          <w:rFonts w:ascii="SimSun" w:hAnsi="SimSun" w:hint="eastAsia"/>
          <w:sz w:val="24"/>
        </w:rPr>
        <w:t>主移除或主</w:t>
      </w:r>
      <w:r w:rsidRPr="009E5E2F">
        <w:rPr>
          <w:rFonts w:ascii="SimSun" w:hAnsi="SimSun"/>
          <w:sz w:val="24"/>
        </w:rPr>
        <w:t>动退出的成员</w:t>
      </w:r>
      <w:r w:rsidRPr="009E5E2F">
        <w:rPr>
          <w:rFonts w:ascii="SimSun" w:hAnsi="SimSun" w:hint="eastAsia"/>
          <w:sz w:val="24"/>
        </w:rPr>
        <w:t>，拒绝</w:t>
      </w:r>
      <w:r w:rsidRPr="009E5E2F">
        <w:rPr>
          <w:rFonts w:ascii="SimSun" w:hAnsi="SimSun"/>
          <w:sz w:val="24"/>
        </w:rPr>
        <w:t>加入的</w:t>
      </w:r>
      <w:r w:rsidRPr="009E5E2F">
        <w:rPr>
          <w:rFonts w:ascii="SimSun" w:hAnsi="SimSun" w:hint="eastAsia"/>
          <w:sz w:val="24"/>
        </w:rPr>
        <w:t>用户（组织</w:t>
      </w:r>
      <w:r w:rsidRPr="009E5E2F">
        <w:rPr>
          <w:rFonts w:ascii="SimSun" w:hAnsi="SimSun"/>
          <w:sz w:val="24"/>
        </w:rPr>
        <w:t>外）</w:t>
      </w:r>
      <w:r w:rsidRPr="009E5E2F">
        <w:rPr>
          <w:rFonts w:ascii="SimSun" w:hAnsi="SimSun" w:hint="eastAsia"/>
          <w:sz w:val="24"/>
        </w:rPr>
        <w:t>。</w:t>
      </w:r>
      <w:r w:rsidRPr="009E5E2F">
        <w:rPr>
          <w:rFonts w:ascii="SimSun" w:hAnsi="SimSun"/>
          <w:sz w:val="24"/>
        </w:rPr>
        <w:t>该</w:t>
      </w:r>
      <w:r w:rsidRPr="009E5E2F">
        <w:rPr>
          <w:rFonts w:ascii="SimSun" w:hAnsi="SimSun" w:hint="eastAsia"/>
          <w:sz w:val="24"/>
        </w:rPr>
        <w:t>状态对用户</w:t>
      </w:r>
      <w:r w:rsidRPr="009E5E2F">
        <w:rPr>
          <w:rFonts w:ascii="SimSun" w:hAnsi="SimSun"/>
          <w:sz w:val="24"/>
        </w:rPr>
        <w:t>不可见。</w:t>
      </w:r>
    </w:p>
    <w:p w14:paraId="4C6024E9" w14:textId="77777777" w:rsidR="009A26C4" w:rsidRDefault="009A26C4" w:rsidP="00CC1B0B">
      <w:pPr>
        <w:pStyle w:val="a5"/>
        <w:rPr>
          <w:noProof/>
        </w:rPr>
      </w:pPr>
    </w:p>
    <w:p w14:paraId="7CFEB7FC" w14:textId="77777777" w:rsidR="00CC1B0B" w:rsidRDefault="00CC1B0B" w:rsidP="00CC1B0B">
      <w:pPr>
        <w:pStyle w:val="a5"/>
      </w:pPr>
    </w:p>
    <w:p w14:paraId="52E52AD1" w14:textId="77777777" w:rsidR="00CC1B0B" w:rsidRPr="00E57F00" w:rsidRDefault="00CC1B0B" w:rsidP="00CC1B0B">
      <w:pPr>
        <w:pStyle w:val="a5"/>
      </w:pPr>
    </w:p>
    <w:p w14:paraId="3CA87FE6" w14:textId="77777777" w:rsidR="00CC1B0B" w:rsidRPr="00D40EC0" w:rsidRDefault="00CC1B0B" w:rsidP="00CC1B0B">
      <w:pPr>
        <w:pStyle w:val="a5"/>
        <w:rPr>
          <w:i/>
        </w:rPr>
      </w:pPr>
    </w:p>
    <w:p w14:paraId="273F6A94" w14:textId="77777777" w:rsidR="00CC1B0B" w:rsidRDefault="00CC1B0B" w:rsidP="0076776F">
      <w:pPr>
        <w:pStyle w:val="3"/>
      </w:pPr>
      <w:bookmarkStart w:id="58" w:name="_Toc418875588"/>
      <w:r>
        <w:rPr>
          <w:rFonts w:hint="eastAsia"/>
        </w:rPr>
        <w:lastRenderedPageBreak/>
        <w:t>关系系统模块类图</w:t>
      </w:r>
      <w:bookmarkEnd w:id="58"/>
    </w:p>
    <w:p w14:paraId="46E8894E" w14:textId="77777777" w:rsidR="00CC1B0B" w:rsidRDefault="00CC1B0B" w:rsidP="00CC1B0B">
      <w:pPr>
        <w:jc w:val="center"/>
      </w:pPr>
      <w:r>
        <w:object w:dxaOrig="7457" w:dyaOrig="9947" w14:anchorId="3AF0947E">
          <v:shape id="_x0000_i1092" type="#_x0000_t75" style="width:372.6pt;height:496.8pt" o:ole="">
            <v:imagedata r:id="rId39" o:title=""/>
          </v:shape>
          <o:OLEObject Type="Embed" ProgID="Visio.Drawing.11" ShapeID="_x0000_i1092" DrawAspect="Content" ObjectID="_1524210572" r:id="rId40"/>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76776F">
      <w:pPr>
        <w:pStyle w:val="3"/>
      </w:pPr>
      <w:bookmarkStart w:id="59" w:name="_Toc418875589"/>
      <w:r>
        <w:rPr>
          <w:rFonts w:hint="eastAsia"/>
        </w:rPr>
        <w:t>JsonController</w:t>
      </w:r>
      <w:r>
        <w:rPr>
          <w:rFonts w:hint="eastAsia"/>
        </w:rPr>
        <w:t>类概述</w:t>
      </w:r>
      <w:bookmarkEnd w:id="59"/>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60" w:name="_Toc418875590"/>
      <w:r w:rsidRPr="0076776F">
        <w:rPr>
          <w:rFonts w:hint="eastAsia"/>
          <w:sz w:val="24"/>
        </w:rPr>
        <w:t>类功能定义</w:t>
      </w:r>
      <w:bookmarkEnd w:id="60"/>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7"/>
                <w:b/>
                <w:i/>
              </w:rPr>
            </w:pPr>
            <w:r w:rsidRPr="00076C89">
              <w:rPr>
                <w:rStyle w:val="a7"/>
                <w:rFonts w:hint="eastAsia"/>
              </w:rPr>
              <w:t>序号</w:t>
            </w:r>
          </w:p>
        </w:tc>
        <w:tc>
          <w:tcPr>
            <w:tcW w:w="2052" w:type="dxa"/>
            <w:shd w:val="clear" w:color="auto" w:fill="CCCCCC"/>
          </w:tcPr>
          <w:p w14:paraId="61BBAF6C" w14:textId="77777777" w:rsidR="00CC1B0B" w:rsidRPr="00076C89" w:rsidRDefault="00CC1B0B" w:rsidP="00CC1B0B">
            <w:pPr>
              <w:jc w:val="center"/>
              <w:rPr>
                <w:rStyle w:val="a7"/>
                <w:b/>
                <w:i/>
              </w:rPr>
            </w:pPr>
            <w:r w:rsidRPr="00076C89">
              <w:rPr>
                <w:rStyle w:val="a7"/>
                <w:rFonts w:hint="eastAsia"/>
              </w:rPr>
              <w:t>功能点</w:t>
            </w:r>
          </w:p>
        </w:tc>
        <w:tc>
          <w:tcPr>
            <w:tcW w:w="5940" w:type="dxa"/>
            <w:shd w:val="clear" w:color="auto" w:fill="CCCCCC"/>
          </w:tcPr>
          <w:p w14:paraId="78459C08"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7"/>
                <w:i/>
              </w:rPr>
            </w:pPr>
            <w:r w:rsidRPr="00076C89">
              <w:rPr>
                <w:rStyle w:val="a7"/>
                <w:rFonts w:hint="eastAsia"/>
              </w:rPr>
              <w:t>1</w:t>
            </w:r>
          </w:p>
        </w:tc>
        <w:tc>
          <w:tcPr>
            <w:tcW w:w="2052" w:type="dxa"/>
          </w:tcPr>
          <w:p w14:paraId="0E9E2CD2" w14:textId="77777777" w:rsidR="00CC1B0B" w:rsidRPr="00076C89" w:rsidRDefault="00CC1B0B" w:rsidP="00CC1B0B">
            <w:pPr>
              <w:rPr>
                <w:rStyle w:val="a7"/>
                <w:i/>
              </w:rPr>
            </w:pPr>
            <w:r w:rsidRPr="004A4A85">
              <w:rPr>
                <w:rStyle w:val="a7"/>
              </w:rPr>
              <w:t>checkSig</w:t>
            </w:r>
          </w:p>
        </w:tc>
        <w:tc>
          <w:tcPr>
            <w:tcW w:w="5940" w:type="dxa"/>
          </w:tcPr>
          <w:p w14:paraId="652A1BA0" w14:textId="77777777" w:rsidR="00CC1B0B" w:rsidRPr="00076C89" w:rsidRDefault="00CC1B0B" w:rsidP="00CC1B0B">
            <w:pPr>
              <w:rPr>
                <w:rStyle w:val="a7"/>
                <w:i/>
              </w:rPr>
            </w:pPr>
            <w:r>
              <w:rPr>
                <w:rStyle w:val="a7"/>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7"/>
                <w:i/>
              </w:rPr>
            </w:pPr>
            <w:r w:rsidRPr="00076C89">
              <w:rPr>
                <w:rStyle w:val="a7"/>
                <w:rFonts w:hint="eastAsia"/>
              </w:rPr>
              <w:t>2</w:t>
            </w:r>
          </w:p>
        </w:tc>
        <w:tc>
          <w:tcPr>
            <w:tcW w:w="2052" w:type="dxa"/>
          </w:tcPr>
          <w:p w14:paraId="1F526195" w14:textId="77777777" w:rsidR="00CC1B0B" w:rsidRPr="00076C89" w:rsidRDefault="00CC1B0B" w:rsidP="00CC1B0B">
            <w:pPr>
              <w:rPr>
                <w:rStyle w:val="a7"/>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7"/>
                <w:i/>
              </w:rPr>
            </w:pPr>
            <w:r>
              <w:rPr>
                <w:rStyle w:val="a7"/>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7"/>
                <w:i/>
              </w:rPr>
            </w:pPr>
            <w:r w:rsidRPr="00076C89">
              <w:rPr>
                <w:rStyle w:val="a7"/>
                <w:rFonts w:hint="eastAsia"/>
              </w:rPr>
              <w:t>3</w:t>
            </w:r>
          </w:p>
        </w:tc>
        <w:tc>
          <w:tcPr>
            <w:tcW w:w="2052" w:type="dxa"/>
          </w:tcPr>
          <w:p w14:paraId="6EBF7F03" w14:textId="77777777" w:rsidR="00CC1B0B" w:rsidRPr="00076C89" w:rsidRDefault="00CC1B0B" w:rsidP="00CC1B0B">
            <w:pPr>
              <w:rPr>
                <w:rStyle w:val="a7"/>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7"/>
                <w:i/>
              </w:rPr>
            </w:pPr>
            <w:r>
              <w:rPr>
                <w:rStyle w:val="a7"/>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7"/>
                <w:i/>
              </w:rPr>
            </w:pPr>
          </w:p>
        </w:tc>
        <w:tc>
          <w:tcPr>
            <w:tcW w:w="2052" w:type="dxa"/>
          </w:tcPr>
          <w:p w14:paraId="7A49946E" w14:textId="77777777" w:rsidR="00CC1B0B" w:rsidRPr="00076C89" w:rsidRDefault="00CC1B0B" w:rsidP="00CC1B0B">
            <w:pPr>
              <w:rPr>
                <w:rStyle w:val="a7"/>
                <w:i/>
              </w:rPr>
            </w:pPr>
          </w:p>
        </w:tc>
        <w:tc>
          <w:tcPr>
            <w:tcW w:w="5940" w:type="dxa"/>
          </w:tcPr>
          <w:p w14:paraId="73D02D0E" w14:textId="77777777" w:rsidR="00CC1B0B" w:rsidRPr="00076C89" w:rsidRDefault="00CC1B0B" w:rsidP="00CC1B0B">
            <w:pPr>
              <w:rPr>
                <w:rStyle w:val="a7"/>
                <w:i/>
              </w:rPr>
            </w:pPr>
          </w:p>
        </w:tc>
      </w:tr>
    </w:tbl>
    <w:p w14:paraId="5CE875CE" w14:textId="77777777" w:rsidR="00CC1B0B" w:rsidRPr="00CF07BE" w:rsidRDefault="00CC1B0B" w:rsidP="00CC1B0B">
      <w:pPr>
        <w:rPr>
          <w:rStyle w:val="a7"/>
          <w:i/>
        </w:rPr>
      </w:pPr>
    </w:p>
    <w:p w14:paraId="5CFC4896" w14:textId="77777777" w:rsidR="00CC1B0B" w:rsidRDefault="00CC1B0B" w:rsidP="0076776F">
      <w:pPr>
        <w:pStyle w:val="3"/>
      </w:pPr>
      <w:bookmarkStart w:id="61" w:name="_Toc418875591"/>
      <w:r>
        <w:t>WebTeamMemberServiceControlle</w:t>
      </w:r>
      <w:r>
        <w:rPr>
          <w:rFonts w:hint="eastAsia"/>
        </w:rPr>
        <w:t>r</w:t>
      </w:r>
      <w:r>
        <w:rPr>
          <w:rFonts w:hint="eastAsia"/>
        </w:rPr>
        <w:t>类概述</w:t>
      </w:r>
      <w:bookmarkEnd w:id="61"/>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62" w:name="_Toc418875592"/>
      <w:r w:rsidRPr="0076776F">
        <w:rPr>
          <w:rFonts w:hint="eastAsia"/>
          <w:sz w:val="24"/>
        </w:rPr>
        <w:t>类功能定义</w:t>
      </w:r>
      <w:bookmarkEnd w:id="62"/>
    </w:p>
    <w:p w14:paraId="6A12DC54"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154C688D"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F5398F4"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7"/>
                <w:i/>
              </w:rPr>
            </w:pPr>
            <w:r w:rsidRPr="00076C89">
              <w:rPr>
                <w:rStyle w:val="a7"/>
                <w:rFonts w:hint="eastAsia"/>
              </w:rPr>
              <w:t>1</w:t>
            </w:r>
          </w:p>
        </w:tc>
        <w:tc>
          <w:tcPr>
            <w:tcW w:w="2999" w:type="dxa"/>
          </w:tcPr>
          <w:p w14:paraId="7BDC78F4"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54193162"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7"/>
                <w:i/>
              </w:rPr>
            </w:pPr>
            <w:r w:rsidRPr="00076C89">
              <w:rPr>
                <w:rStyle w:val="a7"/>
                <w:rFonts w:hint="eastAsia"/>
              </w:rPr>
              <w:t>2</w:t>
            </w:r>
          </w:p>
        </w:tc>
        <w:tc>
          <w:tcPr>
            <w:tcW w:w="2999" w:type="dxa"/>
          </w:tcPr>
          <w:p w14:paraId="52DDE8D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7"/>
                <w:i/>
              </w:rPr>
            </w:pPr>
            <w:r w:rsidRPr="00076C89">
              <w:rPr>
                <w:rStyle w:val="a7"/>
                <w:rFonts w:hint="eastAsia"/>
              </w:rPr>
              <w:t>3</w:t>
            </w:r>
          </w:p>
        </w:tc>
        <w:tc>
          <w:tcPr>
            <w:tcW w:w="2999" w:type="dxa"/>
          </w:tcPr>
          <w:p w14:paraId="6FAAF08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7"/>
                <w:i/>
              </w:rPr>
            </w:pPr>
            <w:r>
              <w:rPr>
                <w:rStyle w:val="a7"/>
                <w:rFonts w:hint="eastAsia"/>
              </w:rPr>
              <w:t>4</w:t>
            </w:r>
          </w:p>
        </w:tc>
        <w:tc>
          <w:tcPr>
            <w:tcW w:w="2999" w:type="dxa"/>
          </w:tcPr>
          <w:p w14:paraId="47332587"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7"/>
                <w:i/>
              </w:rPr>
            </w:pPr>
            <w:r>
              <w:rPr>
                <w:rStyle w:val="a7"/>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7"/>
                <w:i/>
              </w:rPr>
            </w:pPr>
            <w:r>
              <w:rPr>
                <w:rStyle w:val="a7"/>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7"/>
                <w:i/>
              </w:rPr>
            </w:pPr>
            <w:r>
              <w:rPr>
                <w:rStyle w:val="a7"/>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7"/>
                <w:i/>
              </w:rPr>
            </w:pPr>
            <w:r>
              <w:rPr>
                <w:rStyle w:val="a7"/>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7"/>
                <w:i/>
              </w:rPr>
            </w:pPr>
            <w:r>
              <w:rPr>
                <w:rStyle w:val="a7"/>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7"/>
                <w:i/>
              </w:rPr>
            </w:pPr>
            <w:r>
              <w:rPr>
                <w:rStyle w:val="a7"/>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7"/>
                <w:i/>
              </w:rPr>
            </w:pPr>
            <w:r>
              <w:rPr>
                <w:rStyle w:val="a7"/>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7"/>
                <w:i/>
              </w:rPr>
            </w:pPr>
            <w:r>
              <w:rPr>
                <w:rStyle w:val="a7"/>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7"/>
                <w:i/>
              </w:rPr>
            </w:pPr>
            <w:r>
              <w:rPr>
                <w:rStyle w:val="a7"/>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7"/>
                <w:i/>
              </w:rPr>
            </w:pPr>
            <w:r>
              <w:rPr>
                <w:rStyle w:val="a7"/>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7"/>
                <w:i/>
              </w:rPr>
            </w:pPr>
            <w:r>
              <w:rPr>
                <w:rStyle w:val="a7"/>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7"/>
                <w:i/>
              </w:rPr>
            </w:pPr>
            <w:r w:rsidRPr="001273D7">
              <w:rPr>
                <w:rStyle w:val="a7"/>
                <w:rFonts w:hint="eastAsia"/>
              </w:rPr>
              <w:t>圈主移交</w:t>
            </w:r>
          </w:p>
        </w:tc>
      </w:tr>
    </w:tbl>
    <w:p w14:paraId="06EE2A0B" w14:textId="77777777" w:rsidR="00CC1B0B" w:rsidRDefault="00CC1B0B" w:rsidP="00CC1B0B"/>
    <w:p w14:paraId="79CF9660" w14:textId="77777777" w:rsidR="00CC1B0B" w:rsidRDefault="00CC1B0B" w:rsidP="0076776F">
      <w:pPr>
        <w:pStyle w:val="3"/>
      </w:pPr>
      <w:bookmarkStart w:id="63" w:name="_Toc418875593"/>
      <w:r>
        <w:rPr>
          <w:rFonts w:hint="eastAsia"/>
        </w:rPr>
        <w:t>Rest</w:t>
      </w:r>
      <w:r>
        <w:t>TeamMemberServiceControlle</w:t>
      </w:r>
      <w:r>
        <w:rPr>
          <w:rFonts w:hint="eastAsia"/>
        </w:rPr>
        <w:t>r</w:t>
      </w:r>
      <w:r>
        <w:rPr>
          <w:rFonts w:hint="eastAsia"/>
        </w:rPr>
        <w:t>类概述</w:t>
      </w:r>
      <w:bookmarkEnd w:id="63"/>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64" w:name="_Toc418875594"/>
      <w:r w:rsidRPr="0076776F">
        <w:rPr>
          <w:rFonts w:hint="eastAsia"/>
          <w:sz w:val="24"/>
        </w:rPr>
        <w:t>类功能定义</w:t>
      </w:r>
      <w:bookmarkEnd w:id="64"/>
    </w:p>
    <w:p w14:paraId="592D3EE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49689ACB"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D072B4C"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7"/>
                <w:i/>
              </w:rPr>
            </w:pPr>
            <w:r w:rsidRPr="00076C89">
              <w:rPr>
                <w:rStyle w:val="a7"/>
                <w:rFonts w:hint="eastAsia"/>
              </w:rPr>
              <w:t>1</w:t>
            </w:r>
          </w:p>
        </w:tc>
        <w:tc>
          <w:tcPr>
            <w:tcW w:w="2999" w:type="dxa"/>
          </w:tcPr>
          <w:p w14:paraId="367D2047"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94C11A4"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7"/>
                <w:i/>
              </w:rPr>
            </w:pPr>
            <w:r w:rsidRPr="00076C89">
              <w:rPr>
                <w:rStyle w:val="a7"/>
                <w:rFonts w:hint="eastAsia"/>
              </w:rPr>
              <w:t>2</w:t>
            </w:r>
          </w:p>
        </w:tc>
        <w:tc>
          <w:tcPr>
            <w:tcW w:w="2999" w:type="dxa"/>
          </w:tcPr>
          <w:p w14:paraId="20A9FF2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7"/>
                <w:i/>
              </w:rPr>
            </w:pPr>
            <w:r w:rsidRPr="00076C89">
              <w:rPr>
                <w:rStyle w:val="a7"/>
                <w:rFonts w:hint="eastAsia"/>
              </w:rPr>
              <w:t>3</w:t>
            </w:r>
          </w:p>
        </w:tc>
        <w:tc>
          <w:tcPr>
            <w:tcW w:w="2999" w:type="dxa"/>
          </w:tcPr>
          <w:p w14:paraId="3AF4E32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7"/>
                <w:i/>
              </w:rPr>
            </w:pPr>
            <w:r>
              <w:rPr>
                <w:rStyle w:val="a7"/>
                <w:rFonts w:hint="eastAsia"/>
              </w:rPr>
              <w:t>4</w:t>
            </w:r>
          </w:p>
        </w:tc>
        <w:tc>
          <w:tcPr>
            <w:tcW w:w="2999" w:type="dxa"/>
          </w:tcPr>
          <w:p w14:paraId="6B5DFDF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7"/>
                <w:i/>
              </w:rPr>
            </w:pPr>
            <w:r>
              <w:rPr>
                <w:rStyle w:val="a7"/>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7"/>
                <w:i/>
              </w:rPr>
            </w:pPr>
            <w:r>
              <w:rPr>
                <w:rStyle w:val="a7"/>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7"/>
                <w:i/>
              </w:rPr>
            </w:pPr>
            <w:r>
              <w:rPr>
                <w:rStyle w:val="a7"/>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7"/>
                <w:i/>
              </w:rPr>
            </w:pPr>
            <w:r>
              <w:rPr>
                <w:rStyle w:val="a7"/>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7"/>
                <w:i/>
              </w:rPr>
            </w:pPr>
            <w:r>
              <w:rPr>
                <w:rStyle w:val="a7"/>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7"/>
                <w:i/>
              </w:rPr>
            </w:pPr>
            <w:r>
              <w:rPr>
                <w:rStyle w:val="a7"/>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7"/>
                <w:i/>
              </w:rPr>
            </w:pPr>
            <w:r>
              <w:rPr>
                <w:rStyle w:val="a7"/>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7"/>
                <w:i/>
              </w:rPr>
            </w:pPr>
            <w:r>
              <w:rPr>
                <w:rStyle w:val="a7"/>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7"/>
                <w:i/>
              </w:rPr>
            </w:pPr>
            <w:r>
              <w:rPr>
                <w:rStyle w:val="a7"/>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7"/>
                <w:i/>
              </w:rPr>
            </w:pPr>
            <w:r>
              <w:rPr>
                <w:rStyle w:val="a7"/>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7"/>
                <w:i/>
              </w:rPr>
            </w:pPr>
            <w:r>
              <w:rPr>
                <w:rStyle w:val="a7"/>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7"/>
                <w:i/>
              </w:rPr>
            </w:pPr>
            <w:r w:rsidRPr="001273D7">
              <w:rPr>
                <w:rStyle w:val="a7"/>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76776F">
      <w:pPr>
        <w:pStyle w:val="3"/>
      </w:pPr>
      <w:bookmarkStart w:id="65" w:name="_Toc418875595"/>
      <w:r w:rsidRPr="001273D7">
        <w:lastRenderedPageBreak/>
        <w:t>BasicTeamMemberService</w:t>
      </w:r>
      <w:r>
        <w:rPr>
          <w:rFonts w:hint="eastAsia"/>
        </w:rPr>
        <w:t>类概述</w:t>
      </w:r>
      <w:bookmarkEnd w:id="65"/>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66" w:name="_Toc418875596"/>
      <w:r w:rsidRPr="0076776F">
        <w:rPr>
          <w:rFonts w:hint="eastAsia"/>
          <w:sz w:val="24"/>
        </w:rPr>
        <w:t>类功能定义</w:t>
      </w:r>
      <w:bookmarkEnd w:id="66"/>
    </w:p>
    <w:p w14:paraId="3E41B79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39172FD7"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9932D56"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7"/>
                <w:i/>
              </w:rPr>
            </w:pPr>
            <w:r w:rsidRPr="00076C89">
              <w:rPr>
                <w:rStyle w:val="a7"/>
                <w:rFonts w:hint="eastAsia"/>
              </w:rPr>
              <w:t>1</w:t>
            </w:r>
          </w:p>
        </w:tc>
        <w:tc>
          <w:tcPr>
            <w:tcW w:w="2999" w:type="dxa"/>
          </w:tcPr>
          <w:p w14:paraId="77C31B09"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12F10F99"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7"/>
                <w:i/>
              </w:rPr>
            </w:pPr>
            <w:r w:rsidRPr="00076C89">
              <w:rPr>
                <w:rStyle w:val="a7"/>
                <w:rFonts w:hint="eastAsia"/>
              </w:rPr>
              <w:t>2</w:t>
            </w:r>
          </w:p>
        </w:tc>
        <w:tc>
          <w:tcPr>
            <w:tcW w:w="2999" w:type="dxa"/>
          </w:tcPr>
          <w:p w14:paraId="4B8AF489"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7"/>
                <w:i/>
              </w:rPr>
            </w:pPr>
            <w:r w:rsidRPr="00076C89">
              <w:rPr>
                <w:rStyle w:val="a7"/>
                <w:rFonts w:hint="eastAsia"/>
              </w:rPr>
              <w:t>3</w:t>
            </w:r>
          </w:p>
        </w:tc>
        <w:tc>
          <w:tcPr>
            <w:tcW w:w="2999" w:type="dxa"/>
          </w:tcPr>
          <w:p w14:paraId="13765405"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7"/>
                <w:i/>
              </w:rPr>
            </w:pPr>
            <w:r>
              <w:rPr>
                <w:rStyle w:val="a7"/>
                <w:rFonts w:hint="eastAsia"/>
              </w:rPr>
              <w:t>4</w:t>
            </w:r>
          </w:p>
        </w:tc>
        <w:tc>
          <w:tcPr>
            <w:tcW w:w="2999" w:type="dxa"/>
          </w:tcPr>
          <w:p w14:paraId="21CBFB84"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7"/>
                <w:i/>
              </w:rPr>
            </w:pPr>
            <w:r>
              <w:rPr>
                <w:rStyle w:val="a7"/>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7"/>
                <w:i/>
              </w:rPr>
            </w:pPr>
            <w:r>
              <w:rPr>
                <w:rStyle w:val="a7"/>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7"/>
                <w:i/>
              </w:rPr>
            </w:pPr>
            <w:r>
              <w:rPr>
                <w:rStyle w:val="a7"/>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7"/>
                <w:i/>
              </w:rPr>
            </w:pPr>
            <w:r>
              <w:rPr>
                <w:rStyle w:val="a7"/>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7"/>
                <w:i/>
              </w:rPr>
            </w:pPr>
            <w:r>
              <w:rPr>
                <w:rStyle w:val="a7"/>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7"/>
                <w:i/>
              </w:rPr>
            </w:pPr>
            <w:r>
              <w:rPr>
                <w:rStyle w:val="a7"/>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7"/>
                <w:i/>
              </w:rPr>
            </w:pPr>
            <w:r>
              <w:rPr>
                <w:rStyle w:val="a7"/>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7"/>
                <w:i/>
              </w:rPr>
            </w:pPr>
            <w:r>
              <w:rPr>
                <w:rStyle w:val="a7"/>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7"/>
                <w:i/>
              </w:rPr>
            </w:pPr>
            <w:r>
              <w:rPr>
                <w:rStyle w:val="a7"/>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7"/>
                <w:i/>
              </w:rPr>
            </w:pPr>
            <w:r>
              <w:rPr>
                <w:rStyle w:val="a7"/>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7"/>
                <w:i/>
              </w:rPr>
            </w:pPr>
            <w:r>
              <w:rPr>
                <w:rStyle w:val="a7"/>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7"/>
                <w:i/>
              </w:rPr>
            </w:pPr>
            <w:r w:rsidRPr="001273D7">
              <w:rPr>
                <w:rStyle w:val="a7"/>
                <w:rFonts w:hint="eastAsia"/>
              </w:rPr>
              <w:t>圈主移交</w:t>
            </w:r>
          </w:p>
        </w:tc>
      </w:tr>
    </w:tbl>
    <w:p w14:paraId="51852ED4" w14:textId="77777777" w:rsidR="00CC1B0B" w:rsidRDefault="00CC1B0B" w:rsidP="00CC1B0B"/>
    <w:p w14:paraId="7D6261F7" w14:textId="77777777" w:rsidR="00CC1B0B" w:rsidRDefault="00CC1B0B" w:rsidP="0076776F">
      <w:pPr>
        <w:pStyle w:val="3"/>
      </w:pPr>
      <w:bookmarkStart w:id="67" w:name="_Toc418875597"/>
      <w:r>
        <w:rPr>
          <w:rFonts w:hint="eastAsia"/>
        </w:rPr>
        <w:t>Rest</w:t>
      </w:r>
      <w:r w:rsidRPr="001273D7">
        <w:t>BasicTeamMemberService</w:t>
      </w:r>
      <w:r>
        <w:rPr>
          <w:rFonts w:hint="eastAsia"/>
        </w:rPr>
        <w:t>类概述</w:t>
      </w:r>
      <w:bookmarkEnd w:id="67"/>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68" w:name="_Toc418875598"/>
      <w:r w:rsidRPr="0076776F">
        <w:rPr>
          <w:rFonts w:hint="eastAsia"/>
          <w:sz w:val="24"/>
        </w:rPr>
        <w:t>类功能定义</w:t>
      </w:r>
      <w:bookmarkEnd w:id="68"/>
    </w:p>
    <w:p w14:paraId="1112AF3C"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70C36494"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2F67409"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7"/>
                <w:i/>
              </w:rPr>
            </w:pPr>
            <w:r w:rsidRPr="00076C89">
              <w:rPr>
                <w:rStyle w:val="a7"/>
                <w:rFonts w:hint="eastAsia"/>
              </w:rPr>
              <w:t>1</w:t>
            </w:r>
          </w:p>
        </w:tc>
        <w:tc>
          <w:tcPr>
            <w:tcW w:w="2999" w:type="dxa"/>
          </w:tcPr>
          <w:p w14:paraId="12C3A9A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74F07BC"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7"/>
                <w:i/>
              </w:rPr>
            </w:pPr>
            <w:r w:rsidRPr="00076C89">
              <w:rPr>
                <w:rStyle w:val="a7"/>
                <w:rFonts w:hint="eastAsia"/>
              </w:rPr>
              <w:t>2</w:t>
            </w:r>
          </w:p>
        </w:tc>
        <w:tc>
          <w:tcPr>
            <w:tcW w:w="2999" w:type="dxa"/>
          </w:tcPr>
          <w:p w14:paraId="1FF85B1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7"/>
                <w:i/>
              </w:rPr>
            </w:pPr>
            <w:r w:rsidRPr="00076C89">
              <w:rPr>
                <w:rStyle w:val="a7"/>
                <w:rFonts w:hint="eastAsia"/>
              </w:rPr>
              <w:t>3</w:t>
            </w:r>
          </w:p>
        </w:tc>
        <w:tc>
          <w:tcPr>
            <w:tcW w:w="2999" w:type="dxa"/>
          </w:tcPr>
          <w:p w14:paraId="45AF8B1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7"/>
                <w:i/>
              </w:rPr>
            </w:pPr>
            <w:r>
              <w:rPr>
                <w:rStyle w:val="a7"/>
                <w:rFonts w:hint="eastAsia"/>
              </w:rPr>
              <w:t>4</w:t>
            </w:r>
          </w:p>
        </w:tc>
        <w:tc>
          <w:tcPr>
            <w:tcW w:w="2999" w:type="dxa"/>
          </w:tcPr>
          <w:p w14:paraId="00968ED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7"/>
                <w:i/>
              </w:rPr>
            </w:pPr>
            <w:r>
              <w:rPr>
                <w:rStyle w:val="a7"/>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7"/>
                <w:i/>
              </w:rPr>
            </w:pPr>
            <w:r>
              <w:rPr>
                <w:rStyle w:val="a7"/>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7"/>
                <w:i/>
              </w:rPr>
            </w:pPr>
            <w:r>
              <w:rPr>
                <w:rStyle w:val="a7"/>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7"/>
                <w:i/>
              </w:rPr>
            </w:pPr>
            <w:r>
              <w:rPr>
                <w:rStyle w:val="a7"/>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7"/>
                <w:i/>
              </w:rPr>
            </w:pPr>
            <w:r>
              <w:rPr>
                <w:rStyle w:val="a7"/>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7"/>
                <w:i/>
              </w:rPr>
            </w:pPr>
            <w:r>
              <w:rPr>
                <w:rStyle w:val="a7"/>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7"/>
                <w:i/>
              </w:rPr>
            </w:pPr>
            <w:r>
              <w:rPr>
                <w:rStyle w:val="a7"/>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7"/>
                <w:i/>
              </w:rPr>
            </w:pPr>
            <w:r>
              <w:rPr>
                <w:rStyle w:val="a7"/>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7"/>
                <w:i/>
              </w:rPr>
            </w:pPr>
            <w:r>
              <w:rPr>
                <w:rStyle w:val="a7"/>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7"/>
                <w:i/>
              </w:rPr>
            </w:pPr>
            <w:r>
              <w:rPr>
                <w:rStyle w:val="a7"/>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7"/>
                <w:i/>
              </w:rPr>
            </w:pPr>
            <w:r>
              <w:rPr>
                <w:rStyle w:val="a7"/>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7"/>
                <w:i/>
              </w:rPr>
            </w:pPr>
            <w:r w:rsidRPr="001273D7">
              <w:rPr>
                <w:rStyle w:val="a7"/>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76776F">
      <w:pPr>
        <w:pStyle w:val="3"/>
      </w:pPr>
      <w:bookmarkStart w:id="69" w:name="_Toc418875599"/>
      <w:r>
        <w:rPr>
          <w:rFonts w:hint="eastAsia"/>
        </w:rPr>
        <w:lastRenderedPageBreak/>
        <w:t>TokenCache</w:t>
      </w:r>
      <w:r>
        <w:rPr>
          <w:rFonts w:hint="eastAsia"/>
        </w:rPr>
        <w:t>类概述</w:t>
      </w:r>
      <w:bookmarkEnd w:id="69"/>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70" w:name="_Toc418875600"/>
      <w:r w:rsidRPr="0076776F">
        <w:rPr>
          <w:rFonts w:hint="eastAsia"/>
          <w:sz w:val="24"/>
        </w:rPr>
        <w:t>类功能定义</w:t>
      </w:r>
      <w:bookmarkEnd w:id="70"/>
    </w:p>
    <w:p w14:paraId="053B628D"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0AEF7135"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ED6A572"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7"/>
                <w:i/>
              </w:rPr>
            </w:pPr>
            <w:r w:rsidRPr="00076C89">
              <w:rPr>
                <w:rStyle w:val="a7"/>
                <w:rFonts w:hint="eastAsia"/>
              </w:rPr>
              <w:t>1</w:t>
            </w:r>
          </w:p>
        </w:tc>
        <w:tc>
          <w:tcPr>
            <w:tcW w:w="2999" w:type="dxa"/>
          </w:tcPr>
          <w:p w14:paraId="4F766B0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0CF3ACDB"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7"/>
                <w:i/>
              </w:rPr>
            </w:pPr>
            <w:r w:rsidRPr="00076C89">
              <w:rPr>
                <w:rStyle w:val="a7"/>
                <w:rFonts w:hint="eastAsia"/>
              </w:rPr>
              <w:t>2</w:t>
            </w:r>
          </w:p>
        </w:tc>
        <w:tc>
          <w:tcPr>
            <w:tcW w:w="2999" w:type="dxa"/>
          </w:tcPr>
          <w:p w14:paraId="5CDAAF6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7"/>
                <w:i/>
              </w:rPr>
            </w:pPr>
            <w:r w:rsidRPr="00076C89">
              <w:rPr>
                <w:rStyle w:val="a7"/>
                <w:rFonts w:hint="eastAsia"/>
              </w:rPr>
              <w:t>3</w:t>
            </w:r>
          </w:p>
        </w:tc>
        <w:tc>
          <w:tcPr>
            <w:tcW w:w="2999" w:type="dxa"/>
          </w:tcPr>
          <w:p w14:paraId="174D73B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7"/>
                <w:i/>
              </w:rPr>
            </w:pPr>
            <w:r>
              <w:rPr>
                <w:rStyle w:val="a7"/>
                <w:rFonts w:hint="eastAsia"/>
              </w:rPr>
              <w:t>4</w:t>
            </w:r>
          </w:p>
        </w:tc>
        <w:tc>
          <w:tcPr>
            <w:tcW w:w="2999" w:type="dxa"/>
          </w:tcPr>
          <w:p w14:paraId="773F2275"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7"/>
                <w:i/>
              </w:rPr>
            </w:pPr>
            <w:r>
              <w:rPr>
                <w:rStyle w:val="a7"/>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7"/>
                <w:i/>
              </w:rPr>
            </w:pPr>
            <w:r>
              <w:rPr>
                <w:rStyle w:val="a7"/>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7"/>
                <w:i/>
              </w:rPr>
            </w:pPr>
            <w:r>
              <w:rPr>
                <w:rStyle w:val="a7"/>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7"/>
                <w:i/>
              </w:rPr>
            </w:pPr>
            <w:r>
              <w:rPr>
                <w:rStyle w:val="a7"/>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7"/>
                <w:i/>
              </w:rPr>
            </w:pPr>
            <w:r>
              <w:rPr>
                <w:rStyle w:val="a7"/>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7"/>
                <w:i/>
              </w:rPr>
            </w:pPr>
            <w:r>
              <w:rPr>
                <w:rStyle w:val="a7"/>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7"/>
                <w:i/>
              </w:rPr>
            </w:pPr>
            <w:r>
              <w:rPr>
                <w:rStyle w:val="a7"/>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7"/>
                <w:i/>
              </w:rPr>
            </w:pPr>
            <w:r>
              <w:rPr>
                <w:rStyle w:val="a7"/>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7"/>
                <w:i/>
              </w:rPr>
            </w:pPr>
            <w:r>
              <w:rPr>
                <w:rStyle w:val="a7"/>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7"/>
                <w:i/>
              </w:rPr>
            </w:pPr>
            <w:r>
              <w:rPr>
                <w:rStyle w:val="a7"/>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7"/>
                <w:i/>
              </w:rPr>
            </w:pPr>
            <w:r>
              <w:rPr>
                <w:rStyle w:val="a7"/>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7"/>
                <w:i/>
              </w:rPr>
            </w:pPr>
            <w:r w:rsidRPr="001273D7">
              <w:rPr>
                <w:rStyle w:val="a7"/>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7"/>
                <w:i/>
              </w:rPr>
            </w:pPr>
            <w:r>
              <w:rPr>
                <w:rStyle w:val="a7"/>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7"/>
                <w:i/>
              </w:rPr>
            </w:pPr>
            <w:r>
              <w:rPr>
                <w:rStyle w:val="a7"/>
                <w:rFonts w:hint="eastAsia"/>
              </w:rPr>
              <w:t>添加或更新缓存</w:t>
            </w:r>
          </w:p>
        </w:tc>
      </w:tr>
    </w:tbl>
    <w:p w14:paraId="212E11B9" w14:textId="77777777" w:rsidR="00CC1B0B" w:rsidRDefault="00CC1B0B" w:rsidP="0076776F">
      <w:pPr>
        <w:pStyle w:val="3"/>
      </w:pPr>
      <w:bookmarkStart w:id="71" w:name="_Toc418875601"/>
      <w:r>
        <w:rPr>
          <w:rFonts w:hint="eastAsia"/>
        </w:rPr>
        <w:t>TeamMemberDao</w:t>
      </w:r>
      <w:r>
        <w:rPr>
          <w:rFonts w:hint="eastAsia"/>
        </w:rPr>
        <w:t>类概述</w:t>
      </w:r>
      <w:bookmarkEnd w:id="71"/>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72" w:name="_Toc418875602"/>
      <w:r w:rsidRPr="0076776F">
        <w:rPr>
          <w:rFonts w:hint="eastAsia"/>
          <w:sz w:val="24"/>
        </w:rPr>
        <w:t>类功能定义</w:t>
      </w:r>
      <w:bookmarkEnd w:id="72"/>
    </w:p>
    <w:p w14:paraId="1E130D41"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29BC0CCF"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E443C9D"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7"/>
                <w:i/>
              </w:rPr>
            </w:pPr>
            <w:r w:rsidRPr="00076C89">
              <w:rPr>
                <w:rStyle w:val="a7"/>
                <w:rFonts w:hint="eastAsia"/>
              </w:rPr>
              <w:t>1</w:t>
            </w:r>
          </w:p>
        </w:tc>
        <w:tc>
          <w:tcPr>
            <w:tcW w:w="2999" w:type="dxa"/>
          </w:tcPr>
          <w:p w14:paraId="7222C70D"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3B3B329D"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7"/>
                <w:i/>
              </w:rPr>
            </w:pPr>
            <w:r w:rsidRPr="00076C89">
              <w:rPr>
                <w:rStyle w:val="a7"/>
                <w:rFonts w:hint="eastAsia"/>
              </w:rPr>
              <w:t>2</w:t>
            </w:r>
          </w:p>
        </w:tc>
        <w:tc>
          <w:tcPr>
            <w:tcW w:w="2999" w:type="dxa"/>
          </w:tcPr>
          <w:p w14:paraId="7B0A4A9C"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7"/>
                <w:i/>
              </w:rPr>
            </w:pPr>
            <w:r w:rsidRPr="00076C89">
              <w:rPr>
                <w:rStyle w:val="a7"/>
                <w:rFonts w:hint="eastAsia"/>
              </w:rPr>
              <w:t>3</w:t>
            </w:r>
          </w:p>
        </w:tc>
        <w:tc>
          <w:tcPr>
            <w:tcW w:w="2999" w:type="dxa"/>
          </w:tcPr>
          <w:p w14:paraId="23296576"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7"/>
                <w:i/>
              </w:rPr>
            </w:pPr>
            <w:r>
              <w:rPr>
                <w:rStyle w:val="a7"/>
                <w:rFonts w:hint="eastAsia"/>
              </w:rPr>
              <w:t>4</w:t>
            </w:r>
          </w:p>
        </w:tc>
        <w:tc>
          <w:tcPr>
            <w:tcW w:w="2999" w:type="dxa"/>
          </w:tcPr>
          <w:p w14:paraId="76DDD6B2"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7"/>
                <w:i/>
              </w:rPr>
            </w:pPr>
            <w:r>
              <w:rPr>
                <w:rStyle w:val="a7"/>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7"/>
                <w:i/>
              </w:rPr>
            </w:pPr>
            <w:r>
              <w:rPr>
                <w:rStyle w:val="a7"/>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7"/>
                <w:i/>
              </w:rPr>
            </w:pPr>
            <w:r>
              <w:rPr>
                <w:rStyle w:val="a7"/>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7"/>
                <w:i/>
              </w:rPr>
            </w:pPr>
            <w:r>
              <w:rPr>
                <w:rStyle w:val="a7"/>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7"/>
                <w:i/>
              </w:rPr>
            </w:pPr>
            <w:r>
              <w:rPr>
                <w:rStyle w:val="a7"/>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7"/>
                <w:i/>
              </w:rPr>
            </w:pPr>
            <w:r>
              <w:rPr>
                <w:rStyle w:val="a7"/>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7"/>
                <w:i/>
              </w:rPr>
            </w:pPr>
            <w:r>
              <w:rPr>
                <w:rStyle w:val="a7"/>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7"/>
                <w:i/>
              </w:rPr>
            </w:pPr>
            <w:r>
              <w:rPr>
                <w:rStyle w:val="a7"/>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7"/>
                <w:i/>
              </w:rPr>
            </w:pPr>
            <w:r>
              <w:rPr>
                <w:rStyle w:val="a7"/>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7"/>
                <w:i/>
              </w:rPr>
            </w:pPr>
            <w:r>
              <w:rPr>
                <w:rStyle w:val="a7"/>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7"/>
                <w:i/>
              </w:rPr>
            </w:pPr>
            <w:r>
              <w:rPr>
                <w:rStyle w:val="a7"/>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7"/>
                <w:i/>
              </w:rPr>
            </w:pPr>
            <w:r>
              <w:rPr>
                <w:rStyle w:val="a7"/>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7"/>
                <w:i/>
              </w:rPr>
            </w:pPr>
            <w:r>
              <w:rPr>
                <w:rStyle w:val="a7"/>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7"/>
                <w:i/>
              </w:rPr>
            </w:pPr>
            <w:r>
              <w:rPr>
                <w:rStyle w:val="a7"/>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7"/>
                <w:i/>
              </w:rPr>
            </w:pPr>
            <w:r>
              <w:rPr>
                <w:rStyle w:val="a7"/>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7"/>
                <w:i/>
              </w:rPr>
            </w:pPr>
            <w:r w:rsidRPr="00081145">
              <w:rPr>
                <w:rStyle w:val="a7"/>
                <w:rFonts w:hint="eastAsia"/>
              </w:rPr>
              <w:t>修改圈子状态，用于关闭、删除圈子</w:t>
            </w:r>
          </w:p>
        </w:tc>
      </w:tr>
    </w:tbl>
    <w:p w14:paraId="31420205" w14:textId="1AA4BD4D" w:rsidR="00CC1B0B" w:rsidRDefault="00CC1B0B" w:rsidP="00CC1B0B"/>
    <w:p w14:paraId="3F8CA6A3" w14:textId="77777777" w:rsidR="00D112AC" w:rsidRDefault="00D112AC" w:rsidP="00E55A10">
      <w:pPr>
        <w:pStyle w:val="2"/>
      </w:pPr>
      <w:bookmarkStart w:id="73" w:name="_Toc249866121"/>
      <w:r>
        <w:rPr>
          <w:rFonts w:hint="eastAsia"/>
        </w:rPr>
        <w:lastRenderedPageBreak/>
        <w:t>评论系统（</w:t>
      </w:r>
      <w:r>
        <w:rPr>
          <w:rFonts w:hint="eastAsia"/>
        </w:rPr>
        <w:t>Comment</w:t>
      </w:r>
      <w:r>
        <w:rPr>
          <w:rFonts w:hint="eastAsia"/>
        </w:rPr>
        <w:t>）模块</w:t>
      </w:r>
      <w:bookmarkEnd w:id="73"/>
    </w:p>
    <w:p w14:paraId="11E1A0E5" w14:textId="77777777" w:rsidR="00D112AC" w:rsidRDefault="00D112AC" w:rsidP="00E55A10">
      <w:pPr>
        <w:pStyle w:val="3"/>
      </w:pPr>
      <w:r>
        <w:rPr>
          <w:rFonts w:hint="eastAsia"/>
        </w:rPr>
        <w:t>评论系统模块概述</w:t>
      </w:r>
    </w:p>
    <w:p w14:paraId="17E637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SimSun" w:hAnsi="SimSun"/>
        </w:rPr>
      </w:pPr>
      <w:r w:rsidRPr="00D112AC">
        <w:rPr>
          <w:rFonts w:ascii="SimSun" w:hAnsi="SimSun" w:hint="eastAsia"/>
          <w:sz w:val="24"/>
        </w:rPr>
        <w:t>并且基于畅捷通云平台的智能平台，为工作圈用户提供智能推荐、搜索服务。</w:t>
      </w:r>
    </w:p>
    <w:p w14:paraId="353B2108" w14:textId="77777777" w:rsidR="00D112AC" w:rsidRDefault="00D112AC" w:rsidP="00E55A10">
      <w:pPr>
        <w:pStyle w:val="3"/>
      </w:pPr>
      <w:r>
        <w:rPr>
          <w:rFonts w:hint="eastAsia"/>
        </w:rPr>
        <w:lastRenderedPageBreak/>
        <w:t>评论系统模块类图</w:t>
      </w:r>
    </w:p>
    <w:p w14:paraId="386EFF42" w14:textId="77777777" w:rsidR="00D112AC" w:rsidRDefault="00D112AC" w:rsidP="00D112AC">
      <w:pPr>
        <w:jc w:val="center"/>
      </w:pPr>
      <w:r>
        <w:object w:dxaOrig="7457" w:dyaOrig="9493" w14:anchorId="1225647C">
          <v:shape id="_x0000_i1136" type="#_x0000_t75" style="width:372.6pt;height:475.2pt" o:ole="">
            <v:imagedata r:id="rId41" o:title=""/>
          </v:shape>
          <o:OLEObject Type="Embed" ProgID="Visio.Drawing.11" ShapeID="_x0000_i1136" DrawAspect="Content" ObjectID="_1524210573" r:id="rId42"/>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E55A10">
      <w:pPr>
        <w:pStyle w:val="3"/>
      </w:pPr>
      <w:r>
        <w:rPr>
          <w:rFonts w:hint="eastAsia"/>
        </w:rPr>
        <w:t>JsonController</w:t>
      </w:r>
      <w:r>
        <w:rPr>
          <w:rFonts w:hint="eastAsia"/>
        </w:rPr>
        <w:t>类概述</w:t>
      </w:r>
    </w:p>
    <w:p w14:paraId="5EA6C7F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Controller</w:t>
      </w:r>
      <w:r w:rsidRPr="00D112AC">
        <w:rPr>
          <w:rFonts w:ascii="SimSun" w:hAnsi="SimSun"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1321D1">
        <w:tc>
          <w:tcPr>
            <w:tcW w:w="828" w:type="dxa"/>
            <w:shd w:val="clear" w:color="auto" w:fill="CCCCCC"/>
          </w:tcPr>
          <w:p w14:paraId="5B781646" w14:textId="77777777" w:rsidR="00D112AC" w:rsidRPr="00076C89" w:rsidRDefault="00D112AC" w:rsidP="001321D1">
            <w:pPr>
              <w:jc w:val="center"/>
              <w:rPr>
                <w:rStyle w:val="a7"/>
                <w:b/>
                <w:i/>
              </w:rPr>
            </w:pPr>
            <w:r w:rsidRPr="00076C89">
              <w:rPr>
                <w:rStyle w:val="a7"/>
                <w:rFonts w:hint="eastAsia"/>
              </w:rPr>
              <w:t>序号</w:t>
            </w:r>
          </w:p>
        </w:tc>
        <w:tc>
          <w:tcPr>
            <w:tcW w:w="2052" w:type="dxa"/>
            <w:shd w:val="clear" w:color="auto" w:fill="CCCCCC"/>
          </w:tcPr>
          <w:p w14:paraId="28FB59D7" w14:textId="77777777" w:rsidR="00D112AC" w:rsidRPr="00076C89" w:rsidRDefault="00D112AC" w:rsidP="001321D1">
            <w:pPr>
              <w:jc w:val="center"/>
              <w:rPr>
                <w:rStyle w:val="a7"/>
                <w:b/>
                <w:i/>
              </w:rPr>
            </w:pPr>
            <w:r w:rsidRPr="00076C89">
              <w:rPr>
                <w:rStyle w:val="a7"/>
                <w:rFonts w:hint="eastAsia"/>
              </w:rPr>
              <w:t>功能点</w:t>
            </w:r>
          </w:p>
        </w:tc>
        <w:tc>
          <w:tcPr>
            <w:tcW w:w="5940" w:type="dxa"/>
            <w:shd w:val="clear" w:color="auto" w:fill="CCCCCC"/>
          </w:tcPr>
          <w:p w14:paraId="4DB261D9"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7E713567" w14:textId="77777777" w:rsidTr="001321D1">
        <w:tc>
          <w:tcPr>
            <w:tcW w:w="828" w:type="dxa"/>
          </w:tcPr>
          <w:p w14:paraId="4AC1EA51" w14:textId="77777777" w:rsidR="00D112AC" w:rsidRPr="00076C89" w:rsidRDefault="00D112AC" w:rsidP="001321D1">
            <w:pPr>
              <w:rPr>
                <w:rStyle w:val="a7"/>
                <w:i/>
              </w:rPr>
            </w:pPr>
            <w:r w:rsidRPr="00076C89">
              <w:rPr>
                <w:rStyle w:val="a7"/>
                <w:rFonts w:hint="eastAsia"/>
              </w:rPr>
              <w:t>1</w:t>
            </w:r>
          </w:p>
        </w:tc>
        <w:tc>
          <w:tcPr>
            <w:tcW w:w="2052" w:type="dxa"/>
          </w:tcPr>
          <w:p w14:paraId="0C47008B" w14:textId="77777777" w:rsidR="00D112AC" w:rsidRPr="00076C89" w:rsidRDefault="00D112AC" w:rsidP="001321D1">
            <w:pPr>
              <w:rPr>
                <w:rStyle w:val="a7"/>
                <w:i/>
              </w:rPr>
            </w:pPr>
            <w:r w:rsidRPr="004A4A85">
              <w:rPr>
                <w:rStyle w:val="a7"/>
              </w:rPr>
              <w:t>checkSig</w:t>
            </w:r>
          </w:p>
        </w:tc>
        <w:tc>
          <w:tcPr>
            <w:tcW w:w="5940" w:type="dxa"/>
          </w:tcPr>
          <w:p w14:paraId="1AEC832E" w14:textId="77777777" w:rsidR="00D112AC" w:rsidRPr="00076C89" w:rsidRDefault="00D112AC" w:rsidP="001321D1">
            <w:pPr>
              <w:rPr>
                <w:rStyle w:val="a7"/>
                <w:i/>
              </w:rPr>
            </w:pPr>
            <w:r>
              <w:rPr>
                <w:rStyle w:val="a7"/>
                <w:rFonts w:hint="eastAsia"/>
              </w:rPr>
              <w:t>签名校验</w:t>
            </w:r>
          </w:p>
        </w:tc>
      </w:tr>
      <w:tr w:rsidR="00D112AC" w:rsidRPr="00076C89" w14:paraId="77246266" w14:textId="77777777" w:rsidTr="001321D1">
        <w:tc>
          <w:tcPr>
            <w:tcW w:w="828" w:type="dxa"/>
          </w:tcPr>
          <w:p w14:paraId="581AAB60" w14:textId="77777777" w:rsidR="00D112AC" w:rsidRPr="00076C89" w:rsidRDefault="00D112AC" w:rsidP="001321D1">
            <w:pPr>
              <w:rPr>
                <w:rStyle w:val="a7"/>
                <w:i/>
              </w:rPr>
            </w:pPr>
            <w:r w:rsidRPr="00076C89">
              <w:rPr>
                <w:rStyle w:val="a7"/>
                <w:rFonts w:hint="eastAsia"/>
              </w:rPr>
              <w:t>2</w:t>
            </w:r>
          </w:p>
        </w:tc>
        <w:tc>
          <w:tcPr>
            <w:tcW w:w="2052" w:type="dxa"/>
          </w:tcPr>
          <w:p w14:paraId="122D5E90" w14:textId="77777777" w:rsidR="00D112AC" w:rsidRPr="00076C89" w:rsidRDefault="00D112AC" w:rsidP="001321D1">
            <w:pPr>
              <w:rPr>
                <w:rStyle w:val="a7"/>
                <w:i/>
              </w:rPr>
            </w:pPr>
            <w:r w:rsidRPr="004A4A85">
              <w:rPr>
                <w:rStyle w:val="a7"/>
              </w:rPr>
              <w:t>checkImageNo</w:t>
            </w:r>
          </w:p>
        </w:tc>
        <w:tc>
          <w:tcPr>
            <w:tcW w:w="5940" w:type="dxa"/>
          </w:tcPr>
          <w:p w14:paraId="7191883C" w14:textId="77777777" w:rsidR="00D112AC" w:rsidRPr="00076C89" w:rsidRDefault="00D112AC" w:rsidP="001321D1">
            <w:pPr>
              <w:rPr>
                <w:rStyle w:val="a7"/>
                <w:i/>
              </w:rPr>
            </w:pPr>
            <w:r>
              <w:rPr>
                <w:rStyle w:val="a7"/>
                <w:rFonts w:hint="eastAsia"/>
              </w:rPr>
              <w:t>验证码校验</w:t>
            </w:r>
          </w:p>
        </w:tc>
      </w:tr>
      <w:tr w:rsidR="00D112AC" w:rsidRPr="00076C89" w14:paraId="7D7FED13" w14:textId="77777777" w:rsidTr="001321D1">
        <w:tc>
          <w:tcPr>
            <w:tcW w:w="828" w:type="dxa"/>
          </w:tcPr>
          <w:p w14:paraId="49DFE5F4" w14:textId="77777777" w:rsidR="00D112AC" w:rsidRPr="00076C89" w:rsidRDefault="00D112AC" w:rsidP="001321D1">
            <w:pPr>
              <w:rPr>
                <w:rStyle w:val="a7"/>
                <w:i/>
              </w:rPr>
            </w:pPr>
            <w:r w:rsidRPr="00076C89">
              <w:rPr>
                <w:rStyle w:val="a7"/>
                <w:rFonts w:hint="eastAsia"/>
              </w:rPr>
              <w:t>3</w:t>
            </w:r>
          </w:p>
        </w:tc>
        <w:tc>
          <w:tcPr>
            <w:tcW w:w="2052" w:type="dxa"/>
          </w:tcPr>
          <w:p w14:paraId="2D85A812" w14:textId="77777777" w:rsidR="00D112AC" w:rsidRPr="00076C89" w:rsidRDefault="00D112AC" w:rsidP="001321D1">
            <w:pPr>
              <w:rPr>
                <w:rStyle w:val="a7"/>
                <w:i/>
              </w:rPr>
            </w:pPr>
            <w:r w:rsidRPr="004A4A85">
              <w:rPr>
                <w:rStyle w:val="a7"/>
              </w:rPr>
              <w:t>changeTokenRel</w:t>
            </w:r>
          </w:p>
        </w:tc>
        <w:tc>
          <w:tcPr>
            <w:tcW w:w="5940" w:type="dxa"/>
          </w:tcPr>
          <w:p w14:paraId="7B8D79A0" w14:textId="77777777" w:rsidR="00D112AC" w:rsidRPr="00076C89" w:rsidRDefault="00D112AC" w:rsidP="001321D1">
            <w:pPr>
              <w:rPr>
                <w:rStyle w:val="a7"/>
                <w:i/>
              </w:rPr>
            </w:pPr>
            <w:r>
              <w:rPr>
                <w:rStyle w:val="a7"/>
              </w:rPr>
              <w:t>T</w:t>
            </w:r>
            <w:r>
              <w:rPr>
                <w:rStyle w:val="a7"/>
                <w:rFonts w:hint="eastAsia"/>
              </w:rPr>
              <w:t>oken</w:t>
            </w:r>
            <w:r>
              <w:rPr>
                <w:rStyle w:val="a7"/>
                <w:rFonts w:hint="eastAsia"/>
              </w:rPr>
              <w:t>切换</w:t>
            </w:r>
          </w:p>
        </w:tc>
      </w:tr>
      <w:tr w:rsidR="00D112AC" w:rsidRPr="00076C89" w14:paraId="2E4AFB4D" w14:textId="77777777" w:rsidTr="001321D1">
        <w:tc>
          <w:tcPr>
            <w:tcW w:w="828" w:type="dxa"/>
          </w:tcPr>
          <w:p w14:paraId="2FB6FF25" w14:textId="77777777" w:rsidR="00D112AC" w:rsidRPr="00076C89" w:rsidRDefault="00D112AC" w:rsidP="001321D1">
            <w:pPr>
              <w:rPr>
                <w:rStyle w:val="a7"/>
                <w:i/>
              </w:rPr>
            </w:pPr>
          </w:p>
        </w:tc>
        <w:tc>
          <w:tcPr>
            <w:tcW w:w="2052" w:type="dxa"/>
          </w:tcPr>
          <w:p w14:paraId="1A66F10E" w14:textId="77777777" w:rsidR="00D112AC" w:rsidRPr="00076C89" w:rsidRDefault="00D112AC" w:rsidP="001321D1">
            <w:pPr>
              <w:rPr>
                <w:rStyle w:val="a7"/>
                <w:i/>
              </w:rPr>
            </w:pPr>
          </w:p>
        </w:tc>
        <w:tc>
          <w:tcPr>
            <w:tcW w:w="5940" w:type="dxa"/>
          </w:tcPr>
          <w:p w14:paraId="7A3A6BEA" w14:textId="77777777" w:rsidR="00D112AC" w:rsidRPr="00076C89" w:rsidRDefault="00D112AC" w:rsidP="001321D1">
            <w:pPr>
              <w:rPr>
                <w:rStyle w:val="a7"/>
                <w:i/>
              </w:rPr>
            </w:pPr>
          </w:p>
        </w:tc>
      </w:tr>
    </w:tbl>
    <w:p w14:paraId="0D97863A" w14:textId="77777777" w:rsidR="00D112AC" w:rsidRPr="00CF07BE" w:rsidRDefault="00D112AC" w:rsidP="00D112AC">
      <w:pPr>
        <w:rPr>
          <w:rStyle w:val="a7"/>
          <w:i/>
        </w:rPr>
      </w:pPr>
    </w:p>
    <w:p w14:paraId="09051CF7" w14:textId="77777777" w:rsidR="00D112AC" w:rsidRDefault="00D112AC" w:rsidP="00E55A10">
      <w:pPr>
        <w:pStyle w:val="3"/>
      </w:pPr>
      <w:r>
        <w:rPr>
          <w:rFonts w:hint="eastAsia"/>
        </w:rPr>
        <w:t>WebController</w:t>
      </w:r>
      <w:r>
        <w:rPr>
          <w:rFonts w:hint="eastAsia"/>
        </w:rPr>
        <w:t>类概述</w:t>
      </w:r>
    </w:p>
    <w:p w14:paraId="2434E48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给PC浏览器访问提供的http接口 。</w:t>
      </w:r>
    </w:p>
    <w:p w14:paraId="1C30F79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D978485" w14:textId="77777777" w:rsidR="00D112AC" w:rsidRPr="00557EE7" w:rsidRDefault="00D112AC" w:rsidP="00D112AC">
      <w:r>
        <w:rPr>
          <w:rStyle w:val="a7"/>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1321D1">
        <w:tc>
          <w:tcPr>
            <w:tcW w:w="760" w:type="dxa"/>
            <w:shd w:val="clear" w:color="auto" w:fill="CCCCCC"/>
          </w:tcPr>
          <w:p w14:paraId="58C3B749"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675B449B"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3363ED63"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761423C3" w14:textId="77777777" w:rsidTr="001321D1">
        <w:tc>
          <w:tcPr>
            <w:tcW w:w="760" w:type="dxa"/>
          </w:tcPr>
          <w:p w14:paraId="02FE5460" w14:textId="77777777" w:rsidR="00D112AC" w:rsidRPr="00076C89" w:rsidRDefault="00D112AC" w:rsidP="001321D1">
            <w:pPr>
              <w:rPr>
                <w:rStyle w:val="a7"/>
                <w:i/>
              </w:rPr>
            </w:pPr>
            <w:r w:rsidRPr="00076C89">
              <w:rPr>
                <w:rStyle w:val="a7"/>
                <w:rFonts w:hint="eastAsia"/>
              </w:rPr>
              <w:t>1</w:t>
            </w:r>
          </w:p>
        </w:tc>
        <w:tc>
          <w:tcPr>
            <w:tcW w:w="2999" w:type="dxa"/>
          </w:tcPr>
          <w:p w14:paraId="71F7891D"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1321D1">
            <w:pPr>
              <w:rPr>
                <w:rStyle w:val="a7"/>
                <w:i/>
              </w:rPr>
            </w:pPr>
            <w:r w:rsidRPr="004F09C3">
              <w:rPr>
                <w:rStyle w:val="a7"/>
                <w:rFonts w:hint="eastAsia"/>
              </w:rPr>
              <w:t>新增一条评论</w:t>
            </w:r>
          </w:p>
        </w:tc>
      </w:tr>
      <w:tr w:rsidR="00D112AC" w:rsidRPr="00076C89" w14:paraId="249A68E4" w14:textId="77777777" w:rsidTr="001321D1">
        <w:tc>
          <w:tcPr>
            <w:tcW w:w="760" w:type="dxa"/>
          </w:tcPr>
          <w:p w14:paraId="7DACD8E3" w14:textId="77777777" w:rsidR="00D112AC" w:rsidRPr="00076C89" w:rsidRDefault="00D112AC" w:rsidP="001321D1">
            <w:pPr>
              <w:rPr>
                <w:rStyle w:val="a7"/>
                <w:i/>
              </w:rPr>
            </w:pPr>
            <w:r w:rsidRPr="00076C89">
              <w:rPr>
                <w:rStyle w:val="a7"/>
                <w:rFonts w:hint="eastAsia"/>
              </w:rPr>
              <w:t>2</w:t>
            </w:r>
          </w:p>
        </w:tc>
        <w:tc>
          <w:tcPr>
            <w:tcW w:w="2999" w:type="dxa"/>
          </w:tcPr>
          <w:p w14:paraId="6B096FC7"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7AF824A6" w14:textId="77777777" w:rsidTr="001321D1">
        <w:tc>
          <w:tcPr>
            <w:tcW w:w="760" w:type="dxa"/>
          </w:tcPr>
          <w:p w14:paraId="52B6A9D3" w14:textId="77777777" w:rsidR="00D112AC" w:rsidRPr="00076C89" w:rsidRDefault="00D112AC" w:rsidP="001321D1">
            <w:pPr>
              <w:rPr>
                <w:rStyle w:val="a7"/>
                <w:i/>
              </w:rPr>
            </w:pPr>
            <w:r w:rsidRPr="00076C89">
              <w:rPr>
                <w:rStyle w:val="a7"/>
                <w:rFonts w:hint="eastAsia"/>
              </w:rPr>
              <w:t>3</w:t>
            </w:r>
          </w:p>
        </w:tc>
        <w:tc>
          <w:tcPr>
            <w:tcW w:w="2999" w:type="dxa"/>
          </w:tcPr>
          <w:p w14:paraId="449DE9EE"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1321D1">
            <w:pPr>
              <w:rPr>
                <w:rStyle w:val="a7"/>
                <w:i/>
              </w:rPr>
            </w:pPr>
            <w:r>
              <w:rPr>
                <w:rStyle w:val="a7"/>
                <w:rFonts w:hint="eastAsia"/>
              </w:rPr>
              <w:t>发送邮箱验证码</w:t>
            </w:r>
          </w:p>
        </w:tc>
      </w:tr>
      <w:tr w:rsidR="00D112AC" w:rsidRPr="00076C89" w14:paraId="5EB15D48" w14:textId="77777777" w:rsidTr="001321D1">
        <w:tc>
          <w:tcPr>
            <w:tcW w:w="760" w:type="dxa"/>
          </w:tcPr>
          <w:p w14:paraId="1CA300CC" w14:textId="77777777" w:rsidR="00D112AC" w:rsidRPr="00076C89" w:rsidRDefault="00D112AC" w:rsidP="001321D1">
            <w:pPr>
              <w:rPr>
                <w:rStyle w:val="a7"/>
                <w:i/>
              </w:rPr>
            </w:pPr>
            <w:r>
              <w:rPr>
                <w:rStyle w:val="a7"/>
                <w:rFonts w:hint="eastAsia"/>
              </w:rPr>
              <w:t>4</w:t>
            </w:r>
          </w:p>
        </w:tc>
        <w:tc>
          <w:tcPr>
            <w:tcW w:w="2999" w:type="dxa"/>
          </w:tcPr>
          <w:p w14:paraId="34625BC4" w14:textId="77777777" w:rsidR="00D112AC" w:rsidRPr="00076C89" w:rsidRDefault="00D112AC" w:rsidP="001321D1">
            <w:pPr>
              <w:rPr>
                <w:rStyle w:val="a7"/>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1321D1">
            <w:pPr>
              <w:rPr>
                <w:rStyle w:val="a7"/>
                <w:i/>
              </w:rPr>
            </w:pPr>
            <w:r w:rsidRPr="004F09C3">
              <w:rPr>
                <w:rStyle w:val="a7"/>
                <w:rFonts w:hint="eastAsia"/>
              </w:rPr>
              <w:t>删除一条评论</w:t>
            </w:r>
          </w:p>
        </w:tc>
      </w:tr>
      <w:tr w:rsidR="00D112AC" w:rsidRPr="00076C89" w14:paraId="20E1E19E" w14:textId="77777777" w:rsidTr="001321D1">
        <w:tc>
          <w:tcPr>
            <w:tcW w:w="760" w:type="dxa"/>
          </w:tcPr>
          <w:p w14:paraId="5554838C" w14:textId="77777777" w:rsidR="00D112AC" w:rsidRPr="00076C89" w:rsidRDefault="00D112AC" w:rsidP="001321D1">
            <w:pPr>
              <w:rPr>
                <w:rStyle w:val="a7"/>
                <w:i/>
              </w:rPr>
            </w:pPr>
            <w:r>
              <w:rPr>
                <w:rStyle w:val="a7"/>
                <w:rFonts w:hint="eastAsia"/>
              </w:rPr>
              <w:t>5</w:t>
            </w:r>
          </w:p>
        </w:tc>
        <w:tc>
          <w:tcPr>
            <w:tcW w:w="2999" w:type="dxa"/>
          </w:tcPr>
          <w:p w14:paraId="26477D62"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1321D1">
            <w:pPr>
              <w:rPr>
                <w:rStyle w:val="a7"/>
                <w:i/>
              </w:rPr>
            </w:pPr>
            <w:r w:rsidRPr="004F09C3">
              <w:rPr>
                <w:rStyle w:val="a7"/>
                <w:rFonts w:hint="eastAsia"/>
              </w:rPr>
              <w:t>获得一个主题下的评论列表</w:t>
            </w:r>
          </w:p>
        </w:tc>
      </w:tr>
      <w:tr w:rsidR="00D112AC" w:rsidRPr="00076C89" w14:paraId="7F6E212D" w14:textId="77777777" w:rsidTr="001321D1">
        <w:tc>
          <w:tcPr>
            <w:tcW w:w="760" w:type="dxa"/>
          </w:tcPr>
          <w:p w14:paraId="14991DF4" w14:textId="77777777" w:rsidR="00D112AC" w:rsidRPr="00076C89" w:rsidRDefault="00D112AC" w:rsidP="001321D1">
            <w:pPr>
              <w:rPr>
                <w:rStyle w:val="a7"/>
                <w:i/>
              </w:rPr>
            </w:pPr>
            <w:r>
              <w:rPr>
                <w:rStyle w:val="a7"/>
                <w:rFonts w:hint="eastAsia"/>
              </w:rPr>
              <w:t>6</w:t>
            </w:r>
          </w:p>
        </w:tc>
        <w:tc>
          <w:tcPr>
            <w:tcW w:w="2999" w:type="dxa"/>
          </w:tcPr>
          <w:p w14:paraId="511ECBEB"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1321D1">
            <w:pPr>
              <w:rPr>
                <w:rStyle w:val="a7"/>
                <w:i/>
              </w:rPr>
            </w:pPr>
            <w:r w:rsidRPr="004F09C3">
              <w:rPr>
                <w:rStyle w:val="a7"/>
                <w:rFonts w:hint="eastAsia"/>
              </w:rPr>
              <w:t>获取贴子回复数量</w:t>
            </w:r>
          </w:p>
        </w:tc>
      </w:tr>
      <w:tr w:rsidR="00D112AC" w:rsidRPr="00076C89" w14:paraId="65C76DB4" w14:textId="77777777" w:rsidTr="001321D1">
        <w:tc>
          <w:tcPr>
            <w:tcW w:w="760" w:type="dxa"/>
          </w:tcPr>
          <w:p w14:paraId="3EFBA9F1" w14:textId="77777777" w:rsidR="00D112AC" w:rsidRPr="00076C89" w:rsidRDefault="00D112AC" w:rsidP="001321D1">
            <w:pPr>
              <w:rPr>
                <w:rStyle w:val="a7"/>
                <w:i/>
              </w:rPr>
            </w:pPr>
            <w:r>
              <w:rPr>
                <w:rStyle w:val="a7"/>
                <w:rFonts w:hint="eastAsia"/>
              </w:rPr>
              <w:t>7</w:t>
            </w:r>
          </w:p>
        </w:tc>
        <w:tc>
          <w:tcPr>
            <w:tcW w:w="2999" w:type="dxa"/>
          </w:tcPr>
          <w:p w14:paraId="57B36049"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1321D1">
            <w:pPr>
              <w:rPr>
                <w:rStyle w:val="a7"/>
                <w:i/>
              </w:rPr>
            </w:pPr>
            <w:r w:rsidRPr="004F09C3">
              <w:rPr>
                <w:rStyle w:val="a7"/>
                <w:rFonts w:hint="eastAsia"/>
              </w:rPr>
              <w:t>获取一组贴子回复数量</w:t>
            </w:r>
          </w:p>
        </w:tc>
      </w:tr>
      <w:tr w:rsidR="00D112AC" w:rsidRPr="00076C89" w14:paraId="2793560B" w14:textId="77777777" w:rsidTr="001321D1">
        <w:tc>
          <w:tcPr>
            <w:tcW w:w="760" w:type="dxa"/>
          </w:tcPr>
          <w:p w14:paraId="2EC87419" w14:textId="77777777" w:rsidR="00D112AC" w:rsidRPr="00076C89" w:rsidRDefault="00D112AC" w:rsidP="001321D1">
            <w:pPr>
              <w:rPr>
                <w:rStyle w:val="a7"/>
                <w:i/>
              </w:rPr>
            </w:pPr>
            <w:r>
              <w:rPr>
                <w:rStyle w:val="a7"/>
                <w:rFonts w:hint="eastAsia"/>
              </w:rPr>
              <w:t>8</w:t>
            </w:r>
          </w:p>
        </w:tc>
        <w:tc>
          <w:tcPr>
            <w:tcW w:w="2999" w:type="dxa"/>
          </w:tcPr>
          <w:p w14:paraId="5B1AB786"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1321D1">
            <w:pPr>
              <w:rPr>
                <w:rStyle w:val="a7"/>
                <w:i/>
              </w:rPr>
            </w:pPr>
            <w:r w:rsidRPr="004F09C3">
              <w:rPr>
                <w:rStyle w:val="a7"/>
                <w:rFonts w:hint="eastAsia"/>
              </w:rPr>
              <w:t>判断评论是否存在</w:t>
            </w:r>
          </w:p>
        </w:tc>
      </w:tr>
    </w:tbl>
    <w:p w14:paraId="5A58BD9C" w14:textId="77777777" w:rsidR="00D112AC" w:rsidRDefault="00D112AC" w:rsidP="00D112AC">
      <w:pPr>
        <w:rPr>
          <w:rStyle w:val="a7"/>
          <w:i/>
        </w:rPr>
      </w:pPr>
    </w:p>
    <w:p w14:paraId="196EECCE" w14:textId="77777777" w:rsidR="00D112AC" w:rsidRPr="00CF07BE" w:rsidRDefault="00D112AC" w:rsidP="00D112AC">
      <w:pPr>
        <w:rPr>
          <w:rStyle w:val="a7"/>
          <w:i/>
        </w:rPr>
      </w:pPr>
      <w:r>
        <w:rPr>
          <w:rStyle w:val="a7"/>
        </w:rPr>
        <w:br w:type="page"/>
      </w:r>
    </w:p>
    <w:p w14:paraId="4F7F5A3A" w14:textId="77777777" w:rsidR="00D112AC" w:rsidRDefault="00D112AC" w:rsidP="00E55A10">
      <w:pPr>
        <w:pStyle w:val="3"/>
      </w:pPr>
      <w:r>
        <w:rPr>
          <w:rFonts w:hint="eastAsia"/>
        </w:rPr>
        <w:lastRenderedPageBreak/>
        <w:t>RestController</w:t>
      </w:r>
      <w:r>
        <w:rPr>
          <w:rFonts w:hint="eastAsia"/>
        </w:rPr>
        <w:t>类概述</w:t>
      </w:r>
    </w:p>
    <w:p w14:paraId="63B5302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312E1367" w14:textId="77777777" w:rsidR="00D112AC" w:rsidRDefault="00D112AC" w:rsidP="00D112AC">
      <w:r>
        <w:rPr>
          <w:rStyle w:val="a7"/>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1321D1">
        <w:tc>
          <w:tcPr>
            <w:tcW w:w="760" w:type="dxa"/>
            <w:shd w:val="clear" w:color="auto" w:fill="CCCCCC"/>
          </w:tcPr>
          <w:p w14:paraId="4FAB31AE"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759DC330"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4056069E"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7C09565B" w14:textId="77777777" w:rsidTr="001321D1">
        <w:tc>
          <w:tcPr>
            <w:tcW w:w="760" w:type="dxa"/>
          </w:tcPr>
          <w:p w14:paraId="62B13E97" w14:textId="77777777" w:rsidR="00D112AC" w:rsidRPr="00076C89" w:rsidRDefault="00D112AC" w:rsidP="001321D1">
            <w:pPr>
              <w:rPr>
                <w:rStyle w:val="a7"/>
                <w:i/>
              </w:rPr>
            </w:pPr>
            <w:r w:rsidRPr="00076C89">
              <w:rPr>
                <w:rStyle w:val="a7"/>
                <w:rFonts w:hint="eastAsia"/>
              </w:rPr>
              <w:t>1</w:t>
            </w:r>
          </w:p>
        </w:tc>
        <w:tc>
          <w:tcPr>
            <w:tcW w:w="2999" w:type="dxa"/>
          </w:tcPr>
          <w:p w14:paraId="44BB1154"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1321D1">
            <w:pPr>
              <w:rPr>
                <w:rStyle w:val="a7"/>
                <w:i/>
              </w:rPr>
            </w:pPr>
            <w:r w:rsidRPr="004F09C3">
              <w:rPr>
                <w:rStyle w:val="a7"/>
                <w:rFonts w:hint="eastAsia"/>
              </w:rPr>
              <w:t>新增一条评论</w:t>
            </w:r>
          </w:p>
        </w:tc>
      </w:tr>
      <w:tr w:rsidR="00D112AC" w:rsidRPr="00076C89" w14:paraId="1FAC2FB4" w14:textId="77777777" w:rsidTr="001321D1">
        <w:tc>
          <w:tcPr>
            <w:tcW w:w="760" w:type="dxa"/>
          </w:tcPr>
          <w:p w14:paraId="0D42DC18" w14:textId="77777777" w:rsidR="00D112AC" w:rsidRPr="00076C89" w:rsidRDefault="00D112AC" w:rsidP="001321D1">
            <w:pPr>
              <w:rPr>
                <w:rStyle w:val="a7"/>
                <w:i/>
              </w:rPr>
            </w:pPr>
            <w:r w:rsidRPr="00076C89">
              <w:rPr>
                <w:rStyle w:val="a7"/>
                <w:rFonts w:hint="eastAsia"/>
              </w:rPr>
              <w:t>2</w:t>
            </w:r>
          </w:p>
        </w:tc>
        <w:tc>
          <w:tcPr>
            <w:tcW w:w="2999" w:type="dxa"/>
          </w:tcPr>
          <w:p w14:paraId="59024215"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2B603985" w14:textId="77777777" w:rsidTr="001321D1">
        <w:tc>
          <w:tcPr>
            <w:tcW w:w="760" w:type="dxa"/>
          </w:tcPr>
          <w:p w14:paraId="2BAEBF58" w14:textId="77777777" w:rsidR="00D112AC" w:rsidRPr="00076C89" w:rsidRDefault="00D112AC" w:rsidP="001321D1">
            <w:pPr>
              <w:rPr>
                <w:rStyle w:val="a7"/>
                <w:i/>
              </w:rPr>
            </w:pPr>
            <w:r w:rsidRPr="00076C89">
              <w:rPr>
                <w:rStyle w:val="a7"/>
                <w:rFonts w:hint="eastAsia"/>
              </w:rPr>
              <w:t>3</w:t>
            </w:r>
          </w:p>
        </w:tc>
        <w:tc>
          <w:tcPr>
            <w:tcW w:w="2999" w:type="dxa"/>
          </w:tcPr>
          <w:p w14:paraId="69EF5A39"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1321D1">
            <w:pPr>
              <w:rPr>
                <w:rStyle w:val="a7"/>
                <w:i/>
              </w:rPr>
            </w:pPr>
            <w:r w:rsidRPr="00381B07">
              <w:rPr>
                <w:rStyle w:val="a7"/>
                <w:rFonts w:hint="eastAsia"/>
              </w:rPr>
              <w:t>删除一条评论</w:t>
            </w:r>
          </w:p>
        </w:tc>
      </w:tr>
      <w:tr w:rsidR="00D112AC" w:rsidRPr="00076C89" w14:paraId="4C0DB24E" w14:textId="77777777" w:rsidTr="001321D1">
        <w:tc>
          <w:tcPr>
            <w:tcW w:w="760" w:type="dxa"/>
          </w:tcPr>
          <w:p w14:paraId="258B615C" w14:textId="77777777" w:rsidR="00D112AC" w:rsidRPr="00076C89" w:rsidRDefault="00D112AC" w:rsidP="001321D1">
            <w:pPr>
              <w:rPr>
                <w:rStyle w:val="a7"/>
                <w:i/>
              </w:rPr>
            </w:pPr>
            <w:r>
              <w:rPr>
                <w:rStyle w:val="a7"/>
                <w:rFonts w:hint="eastAsia"/>
              </w:rPr>
              <w:t>4</w:t>
            </w:r>
          </w:p>
        </w:tc>
        <w:tc>
          <w:tcPr>
            <w:tcW w:w="2999" w:type="dxa"/>
          </w:tcPr>
          <w:p w14:paraId="6F22C92E" w14:textId="77777777" w:rsidR="00D112AC" w:rsidRPr="00076C89" w:rsidRDefault="00D112AC" w:rsidP="001321D1">
            <w:pPr>
              <w:rPr>
                <w:rStyle w:val="a7"/>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1321D1">
            <w:pPr>
              <w:rPr>
                <w:rStyle w:val="a7"/>
                <w:i/>
              </w:rPr>
            </w:pPr>
            <w:r w:rsidRPr="004F09C3">
              <w:rPr>
                <w:rStyle w:val="a7"/>
                <w:rFonts w:hint="eastAsia"/>
              </w:rPr>
              <w:t>删除一条评论</w:t>
            </w:r>
          </w:p>
        </w:tc>
      </w:tr>
      <w:tr w:rsidR="00D112AC" w:rsidRPr="00076C89" w14:paraId="3B8ADDF4" w14:textId="77777777" w:rsidTr="001321D1">
        <w:tc>
          <w:tcPr>
            <w:tcW w:w="760" w:type="dxa"/>
          </w:tcPr>
          <w:p w14:paraId="447E3633" w14:textId="77777777" w:rsidR="00D112AC" w:rsidRPr="00076C89" w:rsidRDefault="00D112AC" w:rsidP="001321D1">
            <w:pPr>
              <w:rPr>
                <w:rStyle w:val="a7"/>
                <w:i/>
              </w:rPr>
            </w:pPr>
            <w:r>
              <w:rPr>
                <w:rStyle w:val="a7"/>
                <w:rFonts w:hint="eastAsia"/>
              </w:rPr>
              <w:t>5</w:t>
            </w:r>
          </w:p>
        </w:tc>
        <w:tc>
          <w:tcPr>
            <w:tcW w:w="2999" w:type="dxa"/>
          </w:tcPr>
          <w:p w14:paraId="38F21087" w14:textId="77777777" w:rsidR="00D112AC" w:rsidRDefault="00D112AC" w:rsidP="001321D1">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1321D1">
            <w:pPr>
              <w:rPr>
                <w:rStyle w:val="a7"/>
                <w:i/>
              </w:rPr>
            </w:pPr>
            <w:r w:rsidRPr="002D7BDD">
              <w:rPr>
                <w:rStyle w:val="a7"/>
                <w:rFonts w:hint="eastAsia"/>
              </w:rPr>
              <w:t>获取一个时间截之后的贴子的所有</w:t>
            </w:r>
            <w:r>
              <w:rPr>
                <w:rStyle w:val="a7"/>
                <w:rFonts w:hint="eastAsia"/>
              </w:rPr>
              <w:t>分页</w:t>
            </w:r>
            <w:r w:rsidRPr="00381B07">
              <w:rPr>
                <w:rStyle w:val="a7"/>
                <w:rFonts w:hint="eastAsia"/>
              </w:rPr>
              <w:t>评论列表</w:t>
            </w:r>
          </w:p>
        </w:tc>
      </w:tr>
      <w:tr w:rsidR="00D112AC" w:rsidRPr="00076C89" w14:paraId="208B9506" w14:textId="77777777" w:rsidTr="001321D1">
        <w:tc>
          <w:tcPr>
            <w:tcW w:w="760" w:type="dxa"/>
          </w:tcPr>
          <w:p w14:paraId="5971B966" w14:textId="77777777" w:rsidR="00D112AC" w:rsidRDefault="00D112AC" w:rsidP="001321D1">
            <w:pPr>
              <w:rPr>
                <w:rStyle w:val="a7"/>
                <w:i/>
              </w:rPr>
            </w:pPr>
            <w:r>
              <w:rPr>
                <w:rStyle w:val="a7"/>
                <w:rFonts w:hint="eastAsia"/>
              </w:rPr>
              <w:t>6</w:t>
            </w:r>
          </w:p>
        </w:tc>
        <w:tc>
          <w:tcPr>
            <w:tcW w:w="2999" w:type="dxa"/>
          </w:tcPr>
          <w:p w14:paraId="7AE25D23" w14:textId="77777777" w:rsidR="00D112AC" w:rsidRPr="002D7BDD" w:rsidRDefault="00D112AC" w:rsidP="001321D1">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1321D1">
            <w:pPr>
              <w:rPr>
                <w:rStyle w:val="a7"/>
                <w:i/>
              </w:rPr>
            </w:pPr>
            <w:r w:rsidRPr="002D7BDD">
              <w:rPr>
                <w:rStyle w:val="a7"/>
                <w:rFonts w:hint="eastAsia"/>
              </w:rPr>
              <w:t>获取一个时间截之后的贴子的所有</w:t>
            </w:r>
            <w:r>
              <w:rPr>
                <w:rStyle w:val="a7"/>
                <w:rFonts w:hint="eastAsia"/>
              </w:rPr>
              <w:t>分页</w:t>
            </w:r>
            <w:r w:rsidRPr="00381B07">
              <w:rPr>
                <w:rStyle w:val="a7"/>
                <w:rFonts w:hint="eastAsia"/>
              </w:rPr>
              <w:t>评论列表</w:t>
            </w:r>
          </w:p>
        </w:tc>
      </w:tr>
      <w:tr w:rsidR="00D112AC" w:rsidRPr="00076C89" w14:paraId="60FD386B" w14:textId="77777777" w:rsidTr="001321D1">
        <w:tc>
          <w:tcPr>
            <w:tcW w:w="760" w:type="dxa"/>
          </w:tcPr>
          <w:p w14:paraId="25E0C945" w14:textId="77777777" w:rsidR="00D112AC" w:rsidRPr="00076C89" w:rsidRDefault="00D112AC" w:rsidP="001321D1">
            <w:pPr>
              <w:rPr>
                <w:rStyle w:val="a7"/>
                <w:i/>
              </w:rPr>
            </w:pPr>
            <w:r>
              <w:rPr>
                <w:rStyle w:val="a7"/>
                <w:rFonts w:hint="eastAsia"/>
              </w:rPr>
              <w:t>7</w:t>
            </w:r>
          </w:p>
        </w:tc>
        <w:tc>
          <w:tcPr>
            <w:tcW w:w="2999" w:type="dxa"/>
          </w:tcPr>
          <w:p w14:paraId="3B96177C"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1321D1">
            <w:pPr>
              <w:rPr>
                <w:rStyle w:val="a7"/>
                <w:i/>
              </w:rPr>
            </w:pPr>
            <w:r w:rsidRPr="004F09C3">
              <w:rPr>
                <w:rStyle w:val="a7"/>
                <w:rFonts w:hint="eastAsia"/>
              </w:rPr>
              <w:t>获取贴子回复数量</w:t>
            </w:r>
          </w:p>
        </w:tc>
      </w:tr>
      <w:tr w:rsidR="00D112AC" w:rsidRPr="00076C89" w14:paraId="37ECED10" w14:textId="77777777" w:rsidTr="001321D1">
        <w:tc>
          <w:tcPr>
            <w:tcW w:w="760" w:type="dxa"/>
          </w:tcPr>
          <w:p w14:paraId="6D6A56CE" w14:textId="77777777" w:rsidR="00D112AC" w:rsidRPr="00076C89" w:rsidRDefault="00D112AC" w:rsidP="001321D1">
            <w:pPr>
              <w:rPr>
                <w:rStyle w:val="a7"/>
                <w:i/>
              </w:rPr>
            </w:pPr>
            <w:r>
              <w:rPr>
                <w:rStyle w:val="a7"/>
                <w:rFonts w:hint="eastAsia"/>
              </w:rPr>
              <w:t>8</w:t>
            </w:r>
          </w:p>
        </w:tc>
        <w:tc>
          <w:tcPr>
            <w:tcW w:w="2999" w:type="dxa"/>
          </w:tcPr>
          <w:p w14:paraId="2391194B"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1321D1">
            <w:pPr>
              <w:rPr>
                <w:rStyle w:val="a7"/>
                <w:i/>
              </w:rPr>
            </w:pPr>
            <w:r w:rsidRPr="004F09C3">
              <w:rPr>
                <w:rStyle w:val="a7"/>
                <w:rFonts w:hint="eastAsia"/>
              </w:rPr>
              <w:t>获取一组贴子回复数量</w:t>
            </w:r>
          </w:p>
        </w:tc>
      </w:tr>
      <w:tr w:rsidR="00D112AC" w:rsidRPr="00076C89" w14:paraId="5921B968" w14:textId="77777777" w:rsidTr="001321D1">
        <w:tc>
          <w:tcPr>
            <w:tcW w:w="760" w:type="dxa"/>
          </w:tcPr>
          <w:p w14:paraId="174F5C8D" w14:textId="77777777" w:rsidR="00D112AC" w:rsidRPr="00076C89" w:rsidRDefault="00D112AC" w:rsidP="001321D1">
            <w:pPr>
              <w:rPr>
                <w:rStyle w:val="a7"/>
                <w:i/>
              </w:rPr>
            </w:pPr>
            <w:r>
              <w:rPr>
                <w:rStyle w:val="a7"/>
                <w:rFonts w:hint="eastAsia"/>
              </w:rPr>
              <w:t>9</w:t>
            </w:r>
          </w:p>
        </w:tc>
        <w:tc>
          <w:tcPr>
            <w:tcW w:w="2999" w:type="dxa"/>
          </w:tcPr>
          <w:p w14:paraId="5A9E499D"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1321D1">
            <w:pPr>
              <w:rPr>
                <w:rStyle w:val="a7"/>
                <w:i/>
              </w:rPr>
            </w:pPr>
            <w:r w:rsidRPr="004F09C3">
              <w:rPr>
                <w:rStyle w:val="a7"/>
                <w:rFonts w:hint="eastAsia"/>
              </w:rPr>
              <w:t>判断评论是否存在</w:t>
            </w:r>
          </w:p>
        </w:tc>
      </w:tr>
      <w:tr w:rsidR="00D112AC" w:rsidRPr="00076C89" w14:paraId="1182DBDA" w14:textId="77777777" w:rsidTr="001321D1">
        <w:tc>
          <w:tcPr>
            <w:tcW w:w="760" w:type="dxa"/>
          </w:tcPr>
          <w:p w14:paraId="7DD29F39" w14:textId="77777777" w:rsidR="00D112AC" w:rsidRDefault="00D112AC" w:rsidP="001321D1">
            <w:pPr>
              <w:rPr>
                <w:rStyle w:val="a7"/>
                <w:i/>
              </w:rPr>
            </w:pPr>
            <w:r>
              <w:rPr>
                <w:rStyle w:val="a7"/>
                <w:rFonts w:hint="eastAsia"/>
              </w:rPr>
              <w:t>10</w:t>
            </w:r>
          </w:p>
        </w:tc>
        <w:tc>
          <w:tcPr>
            <w:tcW w:w="2999" w:type="dxa"/>
          </w:tcPr>
          <w:p w14:paraId="143342BF" w14:textId="77777777" w:rsidR="00D112AC" w:rsidRPr="004F09C3" w:rsidRDefault="00D112AC" w:rsidP="001321D1">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1321D1">
            <w:pPr>
              <w:rPr>
                <w:rStyle w:val="a7"/>
                <w:i/>
              </w:rPr>
            </w:pPr>
            <w:r>
              <w:rPr>
                <w:rStyle w:val="a7"/>
                <w:rFonts w:hint="eastAsia"/>
              </w:rPr>
              <w:t>新增一条请假的评论</w:t>
            </w:r>
          </w:p>
        </w:tc>
      </w:tr>
    </w:tbl>
    <w:p w14:paraId="6438EEB8" w14:textId="77777777" w:rsidR="00D112AC" w:rsidRPr="00557EE7" w:rsidRDefault="00D112AC" w:rsidP="00D112AC"/>
    <w:p w14:paraId="772AEF58" w14:textId="77777777" w:rsidR="00D112AC" w:rsidRDefault="00D112AC" w:rsidP="00E55A10">
      <w:pPr>
        <w:pStyle w:val="3"/>
      </w:pPr>
      <w:r>
        <w:rPr>
          <w:rFonts w:hint="eastAsia"/>
        </w:rPr>
        <w:t>Client</w:t>
      </w:r>
      <w:r>
        <w:rPr>
          <w:rFonts w:hint="eastAsia"/>
        </w:rPr>
        <w:t>类概述</w:t>
      </w:r>
    </w:p>
    <w:p w14:paraId="452CEF6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62BD3328"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1321D1">
        <w:tc>
          <w:tcPr>
            <w:tcW w:w="760" w:type="dxa"/>
            <w:shd w:val="clear" w:color="auto" w:fill="CCCCCC"/>
          </w:tcPr>
          <w:p w14:paraId="0F605FD3"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7F48D067"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27700CCF"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09C5361C" w14:textId="77777777" w:rsidTr="001321D1">
        <w:tc>
          <w:tcPr>
            <w:tcW w:w="760" w:type="dxa"/>
          </w:tcPr>
          <w:p w14:paraId="1F895058" w14:textId="77777777" w:rsidR="00D112AC" w:rsidRPr="00076C89" w:rsidRDefault="00D112AC" w:rsidP="001321D1">
            <w:pPr>
              <w:rPr>
                <w:rStyle w:val="a7"/>
                <w:i/>
              </w:rPr>
            </w:pPr>
            <w:r w:rsidRPr="00076C89">
              <w:rPr>
                <w:rStyle w:val="a7"/>
                <w:rFonts w:hint="eastAsia"/>
              </w:rPr>
              <w:t>1</w:t>
            </w:r>
          </w:p>
        </w:tc>
        <w:tc>
          <w:tcPr>
            <w:tcW w:w="2999" w:type="dxa"/>
          </w:tcPr>
          <w:p w14:paraId="71DBFF48"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1321D1">
            <w:pPr>
              <w:rPr>
                <w:rStyle w:val="a7"/>
                <w:i/>
              </w:rPr>
            </w:pPr>
            <w:r w:rsidRPr="004F09C3">
              <w:rPr>
                <w:rStyle w:val="a7"/>
                <w:rFonts w:hint="eastAsia"/>
              </w:rPr>
              <w:t>新增一条评论</w:t>
            </w:r>
          </w:p>
        </w:tc>
      </w:tr>
      <w:tr w:rsidR="00D112AC" w:rsidRPr="00076C89" w14:paraId="4925E6A8" w14:textId="77777777" w:rsidTr="001321D1">
        <w:tc>
          <w:tcPr>
            <w:tcW w:w="760" w:type="dxa"/>
          </w:tcPr>
          <w:p w14:paraId="6DB98CDD" w14:textId="77777777" w:rsidR="00D112AC" w:rsidRPr="00076C89" w:rsidRDefault="00D112AC" w:rsidP="001321D1">
            <w:pPr>
              <w:rPr>
                <w:rStyle w:val="a7"/>
                <w:i/>
              </w:rPr>
            </w:pPr>
            <w:r w:rsidRPr="00076C89">
              <w:rPr>
                <w:rStyle w:val="a7"/>
                <w:rFonts w:hint="eastAsia"/>
              </w:rPr>
              <w:t>2</w:t>
            </w:r>
          </w:p>
        </w:tc>
        <w:tc>
          <w:tcPr>
            <w:tcW w:w="2999" w:type="dxa"/>
          </w:tcPr>
          <w:p w14:paraId="025DD913"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503ABAB8" w14:textId="77777777" w:rsidTr="001321D1">
        <w:tc>
          <w:tcPr>
            <w:tcW w:w="760" w:type="dxa"/>
          </w:tcPr>
          <w:p w14:paraId="4E0E8E80" w14:textId="77777777" w:rsidR="00D112AC" w:rsidRPr="00076C89" w:rsidRDefault="00D112AC" w:rsidP="001321D1">
            <w:pPr>
              <w:rPr>
                <w:rStyle w:val="a7"/>
                <w:i/>
              </w:rPr>
            </w:pPr>
            <w:r w:rsidRPr="00076C89">
              <w:rPr>
                <w:rStyle w:val="a7"/>
                <w:rFonts w:hint="eastAsia"/>
              </w:rPr>
              <w:t>3</w:t>
            </w:r>
          </w:p>
        </w:tc>
        <w:tc>
          <w:tcPr>
            <w:tcW w:w="2999" w:type="dxa"/>
          </w:tcPr>
          <w:p w14:paraId="1F7DABAE"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1321D1">
            <w:pPr>
              <w:rPr>
                <w:rStyle w:val="a7"/>
                <w:i/>
              </w:rPr>
            </w:pPr>
            <w:r w:rsidRPr="00381B07">
              <w:rPr>
                <w:rStyle w:val="a7"/>
                <w:rFonts w:hint="eastAsia"/>
              </w:rPr>
              <w:t>删除一条评论</w:t>
            </w:r>
          </w:p>
        </w:tc>
      </w:tr>
      <w:tr w:rsidR="00D112AC" w:rsidRPr="00076C89" w14:paraId="7B61AA1A" w14:textId="77777777" w:rsidTr="001321D1">
        <w:tc>
          <w:tcPr>
            <w:tcW w:w="760" w:type="dxa"/>
          </w:tcPr>
          <w:p w14:paraId="781A0F64" w14:textId="77777777" w:rsidR="00D112AC" w:rsidRPr="00076C89" w:rsidRDefault="00D112AC" w:rsidP="001321D1">
            <w:pPr>
              <w:rPr>
                <w:rStyle w:val="a7"/>
                <w:i/>
              </w:rPr>
            </w:pPr>
            <w:r>
              <w:rPr>
                <w:rStyle w:val="a7"/>
                <w:rFonts w:hint="eastAsia"/>
              </w:rPr>
              <w:t>4</w:t>
            </w:r>
          </w:p>
        </w:tc>
        <w:tc>
          <w:tcPr>
            <w:tcW w:w="2999" w:type="dxa"/>
          </w:tcPr>
          <w:p w14:paraId="1ACD5469" w14:textId="77777777" w:rsidR="00D112AC" w:rsidRPr="00076C89" w:rsidRDefault="00D112AC" w:rsidP="001321D1">
            <w:pPr>
              <w:rPr>
                <w:rStyle w:val="a7"/>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1321D1">
            <w:pPr>
              <w:rPr>
                <w:rStyle w:val="a7"/>
                <w:i/>
              </w:rPr>
            </w:pPr>
            <w:r w:rsidRPr="00381B07">
              <w:rPr>
                <w:rStyle w:val="a7"/>
                <w:rFonts w:hint="eastAsia"/>
              </w:rPr>
              <w:t>获取某一条评论详情</w:t>
            </w:r>
          </w:p>
        </w:tc>
      </w:tr>
      <w:tr w:rsidR="00D112AC" w:rsidRPr="00076C89" w14:paraId="31814148" w14:textId="77777777" w:rsidTr="001321D1">
        <w:tc>
          <w:tcPr>
            <w:tcW w:w="760" w:type="dxa"/>
          </w:tcPr>
          <w:p w14:paraId="6CC7A9BE" w14:textId="77777777" w:rsidR="00D112AC" w:rsidRPr="00076C89" w:rsidRDefault="00D112AC" w:rsidP="001321D1">
            <w:pPr>
              <w:rPr>
                <w:rStyle w:val="a7"/>
                <w:i/>
              </w:rPr>
            </w:pPr>
            <w:r>
              <w:rPr>
                <w:rStyle w:val="a7"/>
                <w:rFonts w:hint="eastAsia"/>
              </w:rPr>
              <w:t>5</w:t>
            </w:r>
          </w:p>
        </w:tc>
        <w:tc>
          <w:tcPr>
            <w:tcW w:w="2999" w:type="dxa"/>
          </w:tcPr>
          <w:p w14:paraId="42C7D96E" w14:textId="77777777" w:rsidR="00D112AC" w:rsidRDefault="00D112AC" w:rsidP="001321D1">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1321D1">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453F14EE" w14:textId="77777777" w:rsidTr="001321D1">
        <w:tc>
          <w:tcPr>
            <w:tcW w:w="760" w:type="dxa"/>
          </w:tcPr>
          <w:p w14:paraId="46B23FA5" w14:textId="77777777" w:rsidR="00D112AC" w:rsidRDefault="00D112AC" w:rsidP="001321D1">
            <w:pPr>
              <w:rPr>
                <w:rStyle w:val="a7"/>
                <w:i/>
              </w:rPr>
            </w:pPr>
            <w:r>
              <w:rPr>
                <w:rStyle w:val="a7"/>
                <w:rFonts w:hint="eastAsia"/>
              </w:rPr>
              <w:t>6</w:t>
            </w:r>
          </w:p>
        </w:tc>
        <w:tc>
          <w:tcPr>
            <w:tcW w:w="2999" w:type="dxa"/>
          </w:tcPr>
          <w:p w14:paraId="3F408AA3"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1321D1">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38040AB5" w14:textId="77777777" w:rsidTr="001321D1">
        <w:tc>
          <w:tcPr>
            <w:tcW w:w="760" w:type="dxa"/>
          </w:tcPr>
          <w:p w14:paraId="2012D33E" w14:textId="77777777" w:rsidR="00D112AC" w:rsidRPr="00076C89" w:rsidRDefault="00D112AC" w:rsidP="001321D1">
            <w:pPr>
              <w:rPr>
                <w:rStyle w:val="a7"/>
                <w:i/>
              </w:rPr>
            </w:pPr>
            <w:r>
              <w:rPr>
                <w:rStyle w:val="a7"/>
                <w:rFonts w:hint="eastAsia"/>
              </w:rPr>
              <w:t>7</w:t>
            </w:r>
          </w:p>
        </w:tc>
        <w:tc>
          <w:tcPr>
            <w:tcW w:w="2999" w:type="dxa"/>
          </w:tcPr>
          <w:p w14:paraId="0D3EB0C4"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1321D1">
            <w:pPr>
              <w:rPr>
                <w:rStyle w:val="a7"/>
                <w:i/>
              </w:rPr>
            </w:pPr>
            <w:r w:rsidRPr="004F09C3">
              <w:rPr>
                <w:rStyle w:val="a7"/>
                <w:rFonts w:hint="eastAsia"/>
              </w:rPr>
              <w:t>获取贴子回复数量</w:t>
            </w:r>
          </w:p>
        </w:tc>
      </w:tr>
      <w:tr w:rsidR="00D112AC" w:rsidRPr="00076C89" w14:paraId="11BAFD80" w14:textId="77777777" w:rsidTr="001321D1">
        <w:tc>
          <w:tcPr>
            <w:tcW w:w="760" w:type="dxa"/>
          </w:tcPr>
          <w:p w14:paraId="0E1BA470" w14:textId="77777777" w:rsidR="00D112AC" w:rsidRPr="00076C89" w:rsidRDefault="00D112AC" w:rsidP="001321D1">
            <w:pPr>
              <w:rPr>
                <w:rStyle w:val="a7"/>
                <w:i/>
              </w:rPr>
            </w:pPr>
            <w:r>
              <w:rPr>
                <w:rStyle w:val="a7"/>
                <w:rFonts w:hint="eastAsia"/>
              </w:rPr>
              <w:t>8</w:t>
            </w:r>
          </w:p>
        </w:tc>
        <w:tc>
          <w:tcPr>
            <w:tcW w:w="2999" w:type="dxa"/>
          </w:tcPr>
          <w:p w14:paraId="558018A1"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1321D1">
            <w:pPr>
              <w:rPr>
                <w:rStyle w:val="a7"/>
                <w:i/>
              </w:rPr>
            </w:pPr>
            <w:r w:rsidRPr="004F09C3">
              <w:rPr>
                <w:rStyle w:val="a7"/>
                <w:rFonts w:hint="eastAsia"/>
              </w:rPr>
              <w:t>获取一组贴子回复数量</w:t>
            </w:r>
          </w:p>
        </w:tc>
      </w:tr>
      <w:tr w:rsidR="00D112AC" w:rsidRPr="00076C89" w14:paraId="44718DE0" w14:textId="77777777" w:rsidTr="001321D1">
        <w:tc>
          <w:tcPr>
            <w:tcW w:w="760" w:type="dxa"/>
          </w:tcPr>
          <w:p w14:paraId="4D9BC355" w14:textId="77777777" w:rsidR="00D112AC" w:rsidRPr="00076C89" w:rsidRDefault="00D112AC" w:rsidP="001321D1">
            <w:pPr>
              <w:rPr>
                <w:rStyle w:val="a7"/>
                <w:i/>
              </w:rPr>
            </w:pPr>
            <w:r>
              <w:rPr>
                <w:rStyle w:val="a7"/>
                <w:rFonts w:hint="eastAsia"/>
              </w:rPr>
              <w:t>9</w:t>
            </w:r>
          </w:p>
        </w:tc>
        <w:tc>
          <w:tcPr>
            <w:tcW w:w="2999" w:type="dxa"/>
          </w:tcPr>
          <w:p w14:paraId="6BA177AE"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1321D1">
            <w:pPr>
              <w:rPr>
                <w:rStyle w:val="a7"/>
                <w:i/>
              </w:rPr>
            </w:pPr>
            <w:r w:rsidRPr="004F09C3">
              <w:rPr>
                <w:rStyle w:val="a7"/>
                <w:rFonts w:hint="eastAsia"/>
              </w:rPr>
              <w:t>判断评论是否存在</w:t>
            </w:r>
          </w:p>
        </w:tc>
      </w:tr>
      <w:tr w:rsidR="00D112AC" w:rsidRPr="00076C89" w14:paraId="70BCEB20" w14:textId="77777777" w:rsidTr="001321D1">
        <w:tc>
          <w:tcPr>
            <w:tcW w:w="760" w:type="dxa"/>
          </w:tcPr>
          <w:p w14:paraId="535CAB08" w14:textId="77777777" w:rsidR="00D112AC" w:rsidRDefault="00D112AC" w:rsidP="001321D1">
            <w:pPr>
              <w:rPr>
                <w:rStyle w:val="a7"/>
                <w:i/>
              </w:rPr>
            </w:pPr>
            <w:r>
              <w:rPr>
                <w:rStyle w:val="a7"/>
                <w:rFonts w:hint="eastAsia"/>
              </w:rPr>
              <w:t>10</w:t>
            </w:r>
          </w:p>
        </w:tc>
        <w:tc>
          <w:tcPr>
            <w:tcW w:w="2999" w:type="dxa"/>
          </w:tcPr>
          <w:p w14:paraId="251A37E3"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1321D1">
            <w:pPr>
              <w:rPr>
                <w:rStyle w:val="a7"/>
                <w:i/>
              </w:rPr>
            </w:pPr>
            <w:r w:rsidRPr="00381B07">
              <w:rPr>
                <w:rStyle w:val="a7"/>
                <w:rFonts w:hint="eastAsia"/>
              </w:rPr>
              <w:t>获取一个时间截之后的贴子的所有评论列表</w:t>
            </w:r>
          </w:p>
        </w:tc>
      </w:tr>
      <w:tr w:rsidR="00D112AC" w:rsidRPr="00076C89" w14:paraId="51DBD103" w14:textId="77777777" w:rsidTr="001321D1">
        <w:tc>
          <w:tcPr>
            <w:tcW w:w="760" w:type="dxa"/>
          </w:tcPr>
          <w:p w14:paraId="1A950F42" w14:textId="77777777" w:rsidR="00D112AC" w:rsidRDefault="00D112AC" w:rsidP="001321D1">
            <w:pPr>
              <w:rPr>
                <w:rStyle w:val="a7"/>
                <w:i/>
              </w:rPr>
            </w:pPr>
            <w:r>
              <w:rPr>
                <w:rStyle w:val="a7"/>
                <w:rFonts w:hint="eastAsia"/>
              </w:rPr>
              <w:t>11</w:t>
            </w:r>
          </w:p>
        </w:tc>
        <w:tc>
          <w:tcPr>
            <w:tcW w:w="2999" w:type="dxa"/>
          </w:tcPr>
          <w:p w14:paraId="6377085A"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1321D1">
            <w:pPr>
              <w:rPr>
                <w:rStyle w:val="a7"/>
                <w:i/>
              </w:rPr>
            </w:pPr>
            <w:r w:rsidRPr="00381B07">
              <w:rPr>
                <w:rStyle w:val="a7"/>
                <w:rFonts w:hint="eastAsia"/>
              </w:rPr>
              <w:t>获取一个时间截之后的贴子的所有评论列表</w:t>
            </w:r>
          </w:p>
        </w:tc>
      </w:tr>
      <w:tr w:rsidR="00D112AC" w:rsidRPr="00076C89" w14:paraId="02F32920" w14:textId="77777777" w:rsidTr="001321D1">
        <w:tc>
          <w:tcPr>
            <w:tcW w:w="760" w:type="dxa"/>
          </w:tcPr>
          <w:p w14:paraId="78EE4A2F" w14:textId="77777777" w:rsidR="00D112AC" w:rsidRDefault="00D112AC" w:rsidP="001321D1">
            <w:pPr>
              <w:rPr>
                <w:rStyle w:val="a7"/>
                <w:i/>
              </w:rPr>
            </w:pPr>
            <w:r>
              <w:rPr>
                <w:rStyle w:val="a7"/>
                <w:rFonts w:hint="eastAsia"/>
              </w:rPr>
              <w:t>12</w:t>
            </w:r>
          </w:p>
        </w:tc>
        <w:tc>
          <w:tcPr>
            <w:tcW w:w="2999" w:type="dxa"/>
          </w:tcPr>
          <w:p w14:paraId="68A0F511"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1321D1">
            <w:pPr>
              <w:rPr>
                <w:rStyle w:val="a7"/>
                <w:i/>
              </w:rPr>
            </w:pPr>
            <w:r w:rsidRPr="00381B07">
              <w:rPr>
                <w:rStyle w:val="a7"/>
                <w:rFonts w:hint="eastAsia"/>
              </w:rPr>
              <w:t>获取一个时间截之后的贴子的删除</w:t>
            </w:r>
            <w:r w:rsidRPr="00381B07">
              <w:rPr>
                <w:rStyle w:val="a7"/>
                <w:rFonts w:hint="eastAsia"/>
              </w:rPr>
              <w:t>ID</w:t>
            </w:r>
            <w:r w:rsidRPr="00381B07">
              <w:rPr>
                <w:rStyle w:val="a7"/>
                <w:rFonts w:hint="eastAsia"/>
              </w:rPr>
              <w:t>列表</w:t>
            </w:r>
          </w:p>
        </w:tc>
      </w:tr>
      <w:tr w:rsidR="00D112AC" w:rsidRPr="00076C89" w14:paraId="7E9742FC" w14:textId="77777777" w:rsidTr="001321D1">
        <w:tc>
          <w:tcPr>
            <w:tcW w:w="760" w:type="dxa"/>
          </w:tcPr>
          <w:p w14:paraId="457D54F8" w14:textId="77777777" w:rsidR="00D112AC" w:rsidRDefault="00D112AC" w:rsidP="001321D1">
            <w:pPr>
              <w:rPr>
                <w:rStyle w:val="a7"/>
                <w:i/>
              </w:rPr>
            </w:pPr>
            <w:r>
              <w:rPr>
                <w:rStyle w:val="a7"/>
                <w:rFonts w:hint="eastAsia"/>
              </w:rPr>
              <w:t>13</w:t>
            </w:r>
          </w:p>
        </w:tc>
        <w:tc>
          <w:tcPr>
            <w:tcW w:w="2999" w:type="dxa"/>
          </w:tcPr>
          <w:p w14:paraId="74317C3D"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1321D1">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0CE9C1B8" w14:textId="77777777" w:rsidTr="001321D1">
        <w:tc>
          <w:tcPr>
            <w:tcW w:w="760" w:type="dxa"/>
          </w:tcPr>
          <w:p w14:paraId="0BF1C2C6" w14:textId="77777777" w:rsidR="00D112AC" w:rsidRDefault="00D112AC" w:rsidP="001321D1">
            <w:pPr>
              <w:rPr>
                <w:rStyle w:val="a7"/>
                <w:i/>
              </w:rPr>
            </w:pPr>
            <w:r>
              <w:rPr>
                <w:rStyle w:val="a7"/>
                <w:rFonts w:hint="eastAsia"/>
              </w:rPr>
              <w:t>14</w:t>
            </w:r>
          </w:p>
        </w:tc>
        <w:tc>
          <w:tcPr>
            <w:tcW w:w="2999" w:type="dxa"/>
          </w:tcPr>
          <w:p w14:paraId="54C9D7E8"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1321D1">
            <w:pPr>
              <w:rPr>
                <w:rStyle w:val="a7"/>
                <w:i/>
              </w:rPr>
            </w:pPr>
            <w:r w:rsidRPr="00381B07">
              <w:rPr>
                <w:rStyle w:val="a7"/>
                <w:rFonts w:hint="eastAsia"/>
              </w:rPr>
              <w:t>批量获取评论</w:t>
            </w:r>
          </w:p>
        </w:tc>
      </w:tr>
    </w:tbl>
    <w:p w14:paraId="7EB97693" w14:textId="77777777" w:rsidR="00D112AC" w:rsidRPr="00557EE7" w:rsidRDefault="00D112AC" w:rsidP="00D112AC"/>
    <w:p w14:paraId="2C06D13A" w14:textId="77777777" w:rsidR="00D112AC" w:rsidRDefault="00D112AC" w:rsidP="00E55A10">
      <w:pPr>
        <w:pStyle w:val="3"/>
      </w:pPr>
      <w:r>
        <w:rPr>
          <w:rFonts w:hint="eastAsia"/>
        </w:rPr>
        <w:t>CommentServiceImpl</w:t>
      </w:r>
      <w:r>
        <w:rPr>
          <w:rFonts w:hint="eastAsia"/>
        </w:rPr>
        <w:t>类概述</w:t>
      </w:r>
    </w:p>
    <w:p w14:paraId="1C95603C"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lastRenderedPageBreak/>
        <w:t>类功能定义</w:t>
      </w:r>
    </w:p>
    <w:p w14:paraId="05A3025F"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1321D1">
        <w:tc>
          <w:tcPr>
            <w:tcW w:w="760" w:type="dxa"/>
            <w:shd w:val="clear" w:color="auto" w:fill="CCCCCC"/>
          </w:tcPr>
          <w:p w14:paraId="599E9B13"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34B01A52"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62EE7D46"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54BCA655" w14:textId="77777777" w:rsidTr="001321D1">
        <w:tc>
          <w:tcPr>
            <w:tcW w:w="760" w:type="dxa"/>
          </w:tcPr>
          <w:p w14:paraId="705A76D1" w14:textId="77777777" w:rsidR="00D112AC" w:rsidRPr="00076C89" w:rsidRDefault="00D112AC" w:rsidP="001321D1">
            <w:pPr>
              <w:rPr>
                <w:rStyle w:val="a7"/>
                <w:i/>
              </w:rPr>
            </w:pPr>
            <w:r w:rsidRPr="00076C89">
              <w:rPr>
                <w:rStyle w:val="a7"/>
                <w:rFonts w:hint="eastAsia"/>
              </w:rPr>
              <w:t>1</w:t>
            </w:r>
          </w:p>
        </w:tc>
        <w:tc>
          <w:tcPr>
            <w:tcW w:w="2999" w:type="dxa"/>
          </w:tcPr>
          <w:p w14:paraId="598D1DD8"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1321D1">
            <w:pPr>
              <w:rPr>
                <w:rStyle w:val="a7"/>
                <w:i/>
              </w:rPr>
            </w:pPr>
            <w:r w:rsidRPr="004F09C3">
              <w:rPr>
                <w:rStyle w:val="a7"/>
                <w:rFonts w:hint="eastAsia"/>
              </w:rPr>
              <w:t>新增一条评论</w:t>
            </w:r>
          </w:p>
        </w:tc>
      </w:tr>
      <w:tr w:rsidR="00D112AC" w:rsidRPr="00076C89" w14:paraId="677BA8AF" w14:textId="77777777" w:rsidTr="001321D1">
        <w:tc>
          <w:tcPr>
            <w:tcW w:w="760" w:type="dxa"/>
          </w:tcPr>
          <w:p w14:paraId="6445ECA9" w14:textId="77777777" w:rsidR="00D112AC" w:rsidRPr="00076C89" w:rsidRDefault="00D112AC" w:rsidP="001321D1">
            <w:pPr>
              <w:rPr>
                <w:rStyle w:val="a7"/>
                <w:i/>
              </w:rPr>
            </w:pPr>
            <w:r w:rsidRPr="00076C89">
              <w:rPr>
                <w:rStyle w:val="a7"/>
                <w:rFonts w:hint="eastAsia"/>
              </w:rPr>
              <w:t>2</w:t>
            </w:r>
          </w:p>
        </w:tc>
        <w:tc>
          <w:tcPr>
            <w:tcW w:w="2999" w:type="dxa"/>
          </w:tcPr>
          <w:p w14:paraId="6994EACE"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0DBE525A" w14:textId="77777777" w:rsidTr="001321D1">
        <w:tc>
          <w:tcPr>
            <w:tcW w:w="760" w:type="dxa"/>
          </w:tcPr>
          <w:p w14:paraId="0E033E09" w14:textId="77777777" w:rsidR="00D112AC" w:rsidRPr="00076C89" w:rsidRDefault="00D112AC" w:rsidP="001321D1">
            <w:pPr>
              <w:rPr>
                <w:rStyle w:val="a7"/>
                <w:i/>
              </w:rPr>
            </w:pPr>
            <w:r w:rsidRPr="00076C89">
              <w:rPr>
                <w:rStyle w:val="a7"/>
                <w:rFonts w:hint="eastAsia"/>
              </w:rPr>
              <w:t>3</w:t>
            </w:r>
          </w:p>
        </w:tc>
        <w:tc>
          <w:tcPr>
            <w:tcW w:w="2999" w:type="dxa"/>
          </w:tcPr>
          <w:p w14:paraId="2D6F876F"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1321D1">
            <w:pPr>
              <w:rPr>
                <w:rStyle w:val="a7"/>
                <w:i/>
              </w:rPr>
            </w:pPr>
            <w:r w:rsidRPr="00381B07">
              <w:rPr>
                <w:rStyle w:val="a7"/>
                <w:rFonts w:hint="eastAsia"/>
              </w:rPr>
              <w:t>删除一条评论</w:t>
            </w:r>
          </w:p>
        </w:tc>
      </w:tr>
      <w:tr w:rsidR="00D112AC" w:rsidRPr="00076C89" w14:paraId="1AF13594" w14:textId="77777777" w:rsidTr="001321D1">
        <w:tc>
          <w:tcPr>
            <w:tcW w:w="760" w:type="dxa"/>
          </w:tcPr>
          <w:p w14:paraId="596A02B6" w14:textId="77777777" w:rsidR="00D112AC" w:rsidRPr="00076C89" w:rsidRDefault="00D112AC" w:rsidP="001321D1">
            <w:pPr>
              <w:rPr>
                <w:rStyle w:val="a7"/>
                <w:i/>
              </w:rPr>
            </w:pPr>
            <w:r>
              <w:rPr>
                <w:rStyle w:val="a7"/>
                <w:rFonts w:hint="eastAsia"/>
              </w:rPr>
              <w:t>4</w:t>
            </w:r>
          </w:p>
        </w:tc>
        <w:tc>
          <w:tcPr>
            <w:tcW w:w="2999" w:type="dxa"/>
          </w:tcPr>
          <w:p w14:paraId="52F6ECEA" w14:textId="77777777" w:rsidR="00D112AC" w:rsidRPr="00076C89" w:rsidRDefault="00D112AC" w:rsidP="001321D1">
            <w:pPr>
              <w:rPr>
                <w:rStyle w:val="a7"/>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1321D1">
            <w:pPr>
              <w:rPr>
                <w:rStyle w:val="a7"/>
                <w:i/>
              </w:rPr>
            </w:pPr>
            <w:r w:rsidRPr="00381B07">
              <w:rPr>
                <w:rStyle w:val="a7"/>
                <w:rFonts w:hint="eastAsia"/>
              </w:rPr>
              <w:t>获取某一条评论详情</w:t>
            </w:r>
          </w:p>
        </w:tc>
      </w:tr>
      <w:tr w:rsidR="00D112AC" w:rsidRPr="00076C89" w14:paraId="72D04852" w14:textId="77777777" w:rsidTr="001321D1">
        <w:tc>
          <w:tcPr>
            <w:tcW w:w="760" w:type="dxa"/>
          </w:tcPr>
          <w:p w14:paraId="32A128B0" w14:textId="77777777" w:rsidR="00D112AC" w:rsidRPr="00076C89" w:rsidRDefault="00D112AC" w:rsidP="001321D1">
            <w:pPr>
              <w:rPr>
                <w:rStyle w:val="a7"/>
                <w:i/>
              </w:rPr>
            </w:pPr>
            <w:r>
              <w:rPr>
                <w:rStyle w:val="a7"/>
                <w:rFonts w:hint="eastAsia"/>
              </w:rPr>
              <w:t>5</w:t>
            </w:r>
          </w:p>
        </w:tc>
        <w:tc>
          <w:tcPr>
            <w:tcW w:w="2999" w:type="dxa"/>
          </w:tcPr>
          <w:p w14:paraId="6BA2AB12" w14:textId="77777777" w:rsidR="00D112AC" w:rsidRDefault="00D112AC" w:rsidP="001321D1">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1321D1">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622AE107" w14:textId="77777777" w:rsidTr="001321D1">
        <w:tc>
          <w:tcPr>
            <w:tcW w:w="760" w:type="dxa"/>
          </w:tcPr>
          <w:p w14:paraId="3B736EEC" w14:textId="77777777" w:rsidR="00D112AC" w:rsidRDefault="00D112AC" w:rsidP="001321D1">
            <w:pPr>
              <w:rPr>
                <w:rStyle w:val="a7"/>
                <w:i/>
              </w:rPr>
            </w:pPr>
            <w:r>
              <w:rPr>
                <w:rStyle w:val="a7"/>
                <w:rFonts w:hint="eastAsia"/>
              </w:rPr>
              <w:t>6</w:t>
            </w:r>
          </w:p>
        </w:tc>
        <w:tc>
          <w:tcPr>
            <w:tcW w:w="2999" w:type="dxa"/>
          </w:tcPr>
          <w:p w14:paraId="56731465"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1321D1">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783CB7B3" w14:textId="77777777" w:rsidTr="001321D1">
        <w:tc>
          <w:tcPr>
            <w:tcW w:w="760" w:type="dxa"/>
          </w:tcPr>
          <w:p w14:paraId="2207B358" w14:textId="77777777" w:rsidR="00D112AC" w:rsidRPr="00076C89" w:rsidRDefault="00D112AC" w:rsidP="001321D1">
            <w:pPr>
              <w:rPr>
                <w:rStyle w:val="a7"/>
                <w:i/>
              </w:rPr>
            </w:pPr>
            <w:r>
              <w:rPr>
                <w:rStyle w:val="a7"/>
                <w:rFonts w:hint="eastAsia"/>
              </w:rPr>
              <w:t>7</w:t>
            </w:r>
          </w:p>
        </w:tc>
        <w:tc>
          <w:tcPr>
            <w:tcW w:w="2999" w:type="dxa"/>
          </w:tcPr>
          <w:p w14:paraId="1C77FCBB"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1321D1">
            <w:pPr>
              <w:rPr>
                <w:rStyle w:val="a7"/>
                <w:i/>
              </w:rPr>
            </w:pPr>
            <w:r w:rsidRPr="004F09C3">
              <w:rPr>
                <w:rStyle w:val="a7"/>
                <w:rFonts w:hint="eastAsia"/>
              </w:rPr>
              <w:t>获取贴子回复数量</w:t>
            </w:r>
          </w:p>
        </w:tc>
      </w:tr>
      <w:tr w:rsidR="00D112AC" w:rsidRPr="00076C89" w14:paraId="5706B311" w14:textId="77777777" w:rsidTr="001321D1">
        <w:tc>
          <w:tcPr>
            <w:tcW w:w="760" w:type="dxa"/>
          </w:tcPr>
          <w:p w14:paraId="4C60514D" w14:textId="77777777" w:rsidR="00D112AC" w:rsidRPr="00076C89" w:rsidRDefault="00D112AC" w:rsidP="001321D1">
            <w:pPr>
              <w:rPr>
                <w:rStyle w:val="a7"/>
                <w:i/>
              </w:rPr>
            </w:pPr>
            <w:r>
              <w:rPr>
                <w:rStyle w:val="a7"/>
                <w:rFonts w:hint="eastAsia"/>
              </w:rPr>
              <w:t>8</w:t>
            </w:r>
          </w:p>
        </w:tc>
        <w:tc>
          <w:tcPr>
            <w:tcW w:w="2999" w:type="dxa"/>
          </w:tcPr>
          <w:p w14:paraId="261BD9CE"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1321D1">
            <w:pPr>
              <w:rPr>
                <w:rStyle w:val="a7"/>
                <w:i/>
              </w:rPr>
            </w:pPr>
            <w:r w:rsidRPr="004F09C3">
              <w:rPr>
                <w:rStyle w:val="a7"/>
                <w:rFonts w:hint="eastAsia"/>
              </w:rPr>
              <w:t>获取一组贴子回复数量</w:t>
            </w:r>
          </w:p>
        </w:tc>
      </w:tr>
      <w:tr w:rsidR="00D112AC" w:rsidRPr="00076C89" w14:paraId="6BFD7F17" w14:textId="77777777" w:rsidTr="001321D1">
        <w:tc>
          <w:tcPr>
            <w:tcW w:w="760" w:type="dxa"/>
          </w:tcPr>
          <w:p w14:paraId="371067FF" w14:textId="77777777" w:rsidR="00D112AC" w:rsidRPr="00076C89" w:rsidRDefault="00D112AC" w:rsidP="001321D1">
            <w:pPr>
              <w:rPr>
                <w:rStyle w:val="a7"/>
                <w:i/>
              </w:rPr>
            </w:pPr>
            <w:r>
              <w:rPr>
                <w:rStyle w:val="a7"/>
                <w:rFonts w:hint="eastAsia"/>
              </w:rPr>
              <w:t>9</w:t>
            </w:r>
          </w:p>
        </w:tc>
        <w:tc>
          <w:tcPr>
            <w:tcW w:w="2999" w:type="dxa"/>
          </w:tcPr>
          <w:p w14:paraId="0B726CCB"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1321D1">
            <w:pPr>
              <w:rPr>
                <w:rStyle w:val="a7"/>
                <w:i/>
              </w:rPr>
            </w:pPr>
            <w:r w:rsidRPr="004F09C3">
              <w:rPr>
                <w:rStyle w:val="a7"/>
                <w:rFonts w:hint="eastAsia"/>
              </w:rPr>
              <w:t>判断评论是否存在</w:t>
            </w:r>
          </w:p>
        </w:tc>
      </w:tr>
      <w:tr w:rsidR="00D112AC" w:rsidRPr="00076C89" w14:paraId="70D5F8C1" w14:textId="77777777" w:rsidTr="001321D1">
        <w:tc>
          <w:tcPr>
            <w:tcW w:w="760" w:type="dxa"/>
          </w:tcPr>
          <w:p w14:paraId="77018D3D" w14:textId="77777777" w:rsidR="00D112AC" w:rsidRDefault="00D112AC" w:rsidP="001321D1">
            <w:pPr>
              <w:rPr>
                <w:rStyle w:val="a7"/>
                <w:i/>
              </w:rPr>
            </w:pPr>
            <w:r>
              <w:rPr>
                <w:rStyle w:val="a7"/>
                <w:rFonts w:hint="eastAsia"/>
              </w:rPr>
              <w:t>10</w:t>
            </w:r>
          </w:p>
        </w:tc>
        <w:tc>
          <w:tcPr>
            <w:tcW w:w="2999" w:type="dxa"/>
          </w:tcPr>
          <w:p w14:paraId="11944EFB"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1321D1">
            <w:pPr>
              <w:rPr>
                <w:rStyle w:val="a7"/>
                <w:i/>
              </w:rPr>
            </w:pPr>
            <w:r w:rsidRPr="00381B07">
              <w:rPr>
                <w:rStyle w:val="a7"/>
                <w:rFonts w:hint="eastAsia"/>
              </w:rPr>
              <w:t>获取一个时间截之后的贴子的所有评论列表</w:t>
            </w:r>
          </w:p>
        </w:tc>
      </w:tr>
      <w:tr w:rsidR="00D112AC" w:rsidRPr="00076C89" w14:paraId="49F4F8A1" w14:textId="77777777" w:rsidTr="001321D1">
        <w:tc>
          <w:tcPr>
            <w:tcW w:w="760" w:type="dxa"/>
          </w:tcPr>
          <w:p w14:paraId="5BB4F960" w14:textId="77777777" w:rsidR="00D112AC" w:rsidRDefault="00D112AC" w:rsidP="001321D1">
            <w:pPr>
              <w:rPr>
                <w:rStyle w:val="a7"/>
                <w:i/>
              </w:rPr>
            </w:pPr>
            <w:r>
              <w:rPr>
                <w:rStyle w:val="a7"/>
                <w:rFonts w:hint="eastAsia"/>
              </w:rPr>
              <w:t>11</w:t>
            </w:r>
          </w:p>
        </w:tc>
        <w:tc>
          <w:tcPr>
            <w:tcW w:w="2999" w:type="dxa"/>
          </w:tcPr>
          <w:p w14:paraId="48CFC798"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1321D1">
            <w:pPr>
              <w:rPr>
                <w:rStyle w:val="a7"/>
                <w:i/>
              </w:rPr>
            </w:pPr>
            <w:r w:rsidRPr="00381B07">
              <w:rPr>
                <w:rStyle w:val="a7"/>
                <w:rFonts w:hint="eastAsia"/>
              </w:rPr>
              <w:t>获取一个时间截之后的贴子的所有评论列表</w:t>
            </w:r>
          </w:p>
        </w:tc>
      </w:tr>
      <w:tr w:rsidR="00D112AC" w:rsidRPr="00076C89" w14:paraId="143E405F" w14:textId="77777777" w:rsidTr="001321D1">
        <w:tc>
          <w:tcPr>
            <w:tcW w:w="760" w:type="dxa"/>
          </w:tcPr>
          <w:p w14:paraId="55F32762" w14:textId="77777777" w:rsidR="00D112AC" w:rsidRDefault="00D112AC" w:rsidP="001321D1">
            <w:pPr>
              <w:rPr>
                <w:rStyle w:val="a7"/>
                <w:i/>
              </w:rPr>
            </w:pPr>
            <w:r>
              <w:rPr>
                <w:rStyle w:val="a7"/>
                <w:rFonts w:hint="eastAsia"/>
              </w:rPr>
              <w:t>12</w:t>
            </w:r>
          </w:p>
        </w:tc>
        <w:tc>
          <w:tcPr>
            <w:tcW w:w="2999" w:type="dxa"/>
          </w:tcPr>
          <w:p w14:paraId="6C3AADD8"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1321D1">
            <w:pPr>
              <w:rPr>
                <w:rStyle w:val="a7"/>
                <w:i/>
              </w:rPr>
            </w:pPr>
            <w:r w:rsidRPr="00381B07">
              <w:rPr>
                <w:rStyle w:val="a7"/>
                <w:rFonts w:hint="eastAsia"/>
              </w:rPr>
              <w:t>获取一个时间截之后的贴子的删除</w:t>
            </w:r>
            <w:r w:rsidRPr="00381B07">
              <w:rPr>
                <w:rStyle w:val="a7"/>
                <w:rFonts w:hint="eastAsia"/>
              </w:rPr>
              <w:t>ID</w:t>
            </w:r>
            <w:r w:rsidRPr="00381B07">
              <w:rPr>
                <w:rStyle w:val="a7"/>
                <w:rFonts w:hint="eastAsia"/>
              </w:rPr>
              <w:t>列表</w:t>
            </w:r>
          </w:p>
        </w:tc>
      </w:tr>
      <w:tr w:rsidR="00D112AC" w:rsidRPr="00076C89" w14:paraId="78FF186C" w14:textId="77777777" w:rsidTr="001321D1">
        <w:tc>
          <w:tcPr>
            <w:tcW w:w="760" w:type="dxa"/>
          </w:tcPr>
          <w:p w14:paraId="333837B5" w14:textId="77777777" w:rsidR="00D112AC" w:rsidRDefault="00D112AC" w:rsidP="001321D1">
            <w:pPr>
              <w:rPr>
                <w:rStyle w:val="a7"/>
                <w:i/>
              </w:rPr>
            </w:pPr>
            <w:r>
              <w:rPr>
                <w:rStyle w:val="a7"/>
                <w:rFonts w:hint="eastAsia"/>
              </w:rPr>
              <w:t>13</w:t>
            </w:r>
          </w:p>
        </w:tc>
        <w:tc>
          <w:tcPr>
            <w:tcW w:w="2999" w:type="dxa"/>
          </w:tcPr>
          <w:p w14:paraId="0EBDE144"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1321D1">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77B976E3" w14:textId="77777777" w:rsidTr="001321D1">
        <w:tc>
          <w:tcPr>
            <w:tcW w:w="760" w:type="dxa"/>
          </w:tcPr>
          <w:p w14:paraId="6D58EE41" w14:textId="77777777" w:rsidR="00D112AC" w:rsidRDefault="00D112AC" w:rsidP="001321D1">
            <w:pPr>
              <w:rPr>
                <w:rStyle w:val="a7"/>
                <w:i/>
              </w:rPr>
            </w:pPr>
            <w:r>
              <w:rPr>
                <w:rStyle w:val="a7"/>
                <w:rFonts w:hint="eastAsia"/>
              </w:rPr>
              <w:t>14</w:t>
            </w:r>
          </w:p>
        </w:tc>
        <w:tc>
          <w:tcPr>
            <w:tcW w:w="2999" w:type="dxa"/>
          </w:tcPr>
          <w:p w14:paraId="07B919BF"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1321D1">
            <w:pPr>
              <w:rPr>
                <w:rStyle w:val="a7"/>
                <w:i/>
              </w:rPr>
            </w:pPr>
            <w:r w:rsidRPr="00381B07">
              <w:rPr>
                <w:rStyle w:val="a7"/>
                <w:rFonts w:hint="eastAsia"/>
              </w:rPr>
              <w:t>批量获取评论</w:t>
            </w:r>
          </w:p>
        </w:tc>
      </w:tr>
    </w:tbl>
    <w:p w14:paraId="2112EA03" w14:textId="77777777" w:rsidR="00D112AC" w:rsidRPr="00557EE7" w:rsidRDefault="00D112AC" w:rsidP="00D112AC"/>
    <w:p w14:paraId="6DA83F3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CommentAsyncService</w:t>
      </w:r>
      <w:r w:rsidRPr="00D112AC">
        <w:rPr>
          <w:rFonts w:ascii="SimSun" w:hAnsi="SimSun" w:hint="eastAsia"/>
          <w:sz w:val="24"/>
        </w:rPr>
        <w:t>类概述</w:t>
      </w:r>
    </w:p>
    <w:p w14:paraId="6A8D2D4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79B0EBAA"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1321D1">
        <w:tc>
          <w:tcPr>
            <w:tcW w:w="691" w:type="dxa"/>
            <w:shd w:val="clear" w:color="auto" w:fill="CCCCCC"/>
          </w:tcPr>
          <w:p w14:paraId="134DD584"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2C04ED11"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54075CEC"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548A9147" w14:textId="77777777" w:rsidTr="001321D1">
        <w:tc>
          <w:tcPr>
            <w:tcW w:w="691" w:type="dxa"/>
          </w:tcPr>
          <w:p w14:paraId="315306C4" w14:textId="77777777" w:rsidR="00D112AC" w:rsidRPr="00076C89" w:rsidRDefault="00D112AC" w:rsidP="001321D1">
            <w:pPr>
              <w:rPr>
                <w:rStyle w:val="a7"/>
                <w:i/>
              </w:rPr>
            </w:pPr>
            <w:r w:rsidRPr="00076C89">
              <w:rPr>
                <w:rStyle w:val="a7"/>
                <w:rFonts w:hint="eastAsia"/>
              </w:rPr>
              <w:t>1</w:t>
            </w:r>
          </w:p>
        </w:tc>
        <w:tc>
          <w:tcPr>
            <w:tcW w:w="3966" w:type="dxa"/>
          </w:tcPr>
          <w:p w14:paraId="59374A6B" w14:textId="77777777" w:rsidR="00D112AC" w:rsidRPr="00076C89" w:rsidRDefault="00D112AC" w:rsidP="001321D1">
            <w:pPr>
              <w:rPr>
                <w:rStyle w:val="a7"/>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1321D1">
            <w:pPr>
              <w:rPr>
                <w:rStyle w:val="a7"/>
                <w:i/>
              </w:rPr>
            </w:pPr>
            <w:r w:rsidRPr="00915DD6">
              <w:rPr>
                <w:rStyle w:val="a7"/>
                <w:rFonts w:hint="eastAsia"/>
              </w:rPr>
              <w:t>增加评论的时候，发送评论通知</w:t>
            </w:r>
            <w:r w:rsidRPr="00915DD6">
              <w:rPr>
                <w:rStyle w:val="a7"/>
                <w:rFonts w:hint="eastAsia"/>
              </w:rPr>
              <w:t xml:space="preserve"> </w:t>
            </w:r>
            <w:r w:rsidRPr="00915DD6">
              <w:rPr>
                <w:rStyle w:val="a7"/>
                <w:rFonts w:hint="eastAsia"/>
              </w:rPr>
              <w:t>和</w:t>
            </w:r>
            <w:r w:rsidRPr="00915DD6">
              <w:rPr>
                <w:rStyle w:val="a7"/>
                <w:rFonts w:hint="eastAsia"/>
              </w:rPr>
              <w:t xml:space="preserve"> </w:t>
            </w:r>
            <w:r w:rsidRPr="00915DD6">
              <w:rPr>
                <w:rStyle w:val="a7"/>
                <w:rFonts w:hint="eastAsia"/>
              </w:rPr>
              <w:t>智能平台调用</w:t>
            </w:r>
            <w:r w:rsidRPr="00915DD6">
              <w:rPr>
                <w:rStyle w:val="a7"/>
                <w:rFonts w:hint="eastAsia"/>
              </w:rPr>
              <w:t xml:space="preserve"> </w:t>
            </w:r>
            <w:r w:rsidRPr="00915DD6">
              <w:rPr>
                <w:rStyle w:val="a7"/>
                <w:rFonts w:hint="eastAsia"/>
              </w:rPr>
              <w:t>（</w:t>
            </w:r>
            <w:r w:rsidRPr="00915DD6">
              <w:rPr>
                <w:rStyle w:val="a7"/>
                <w:rFonts w:hint="eastAsia"/>
              </w:rPr>
              <w:t xml:space="preserve">spring </w:t>
            </w:r>
            <w:r w:rsidRPr="00915DD6">
              <w:rPr>
                <w:rStyle w:val="a7"/>
                <w:rFonts w:hint="eastAsia"/>
              </w:rPr>
              <w:t>异步）</w:t>
            </w:r>
          </w:p>
        </w:tc>
      </w:tr>
    </w:tbl>
    <w:p w14:paraId="62F4295B" w14:textId="77777777" w:rsidR="00D112AC" w:rsidRDefault="00D112AC" w:rsidP="00D112AC">
      <w:pPr>
        <w:pStyle w:val="a0"/>
      </w:pPr>
    </w:p>
    <w:p w14:paraId="4BE37CB9" w14:textId="77777777" w:rsidR="00D112AC" w:rsidRDefault="00D112AC" w:rsidP="00E55A10">
      <w:pPr>
        <w:pStyle w:val="3"/>
      </w:pPr>
      <w:r w:rsidRPr="00915DD6">
        <w:t>ICommentCache</w:t>
      </w:r>
      <w:r>
        <w:rPr>
          <w:rFonts w:hint="eastAsia"/>
        </w:rPr>
        <w:t>类概述</w:t>
      </w:r>
    </w:p>
    <w:p w14:paraId="713497E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B63FDC3"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1321D1">
        <w:tc>
          <w:tcPr>
            <w:tcW w:w="691" w:type="dxa"/>
            <w:shd w:val="clear" w:color="auto" w:fill="CCCCCC"/>
          </w:tcPr>
          <w:p w14:paraId="160AD372"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385E7955"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1B617F35"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4D9FC8F9" w14:textId="77777777" w:rsidTr="001321D1">
        <w:tc>
          <w:tcPr>
            <w:tcW w:w="691" w:type="dxa"/>
          </w:tcPr>
          <w:p w14:paraId="3FEB049A" w14:textId="77777777" w:rsidR="00D112AC" w:rsidRPr="00076C89" w:rsidRDefault="00D112AC" w:rsidP="001321D1">
            <w:pPr>
              <w:rPr>
                <w:rStyle w:val="a7"/>
                <w:i/>
              </w:rPr>
            </w:pPr>
            <w:r w:rsidRPr="00076C89">
              <w:rPr>
                <w:rStyle w:val="a7"/>
                <w:rFonts w:hint="eastAsia"/>
              </w:rPr>
              <w:t>1</w:t>
            </w:r>
          </w:p>
        </w:tc>
        <w:tc>
          <w:tcPr>
            <w:tcW w:w="3966" w:type="dxa"/>
          </w:tcPr>
          <w:p w14:paraId="361C6455" w14:textId="77777777" w:rsidR="00D112AC" w:rsidRPr="00076C89" w:rsidRDefault="00D112AC" w:rsidP="001321D1">
            <w:pPr>
              <w:rPr>
                <w:rStyle w:val="a7"/>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1321D1">
            <w:pPr>
              <w:rPr>
                <w:rStyle w:val="a7"/>
                <w:i/>
              </w:rPr>
            </w:pPr>
            <w:r w:rsidRPr="00915DD6">
              <w:rPr>
                <w:rStyle w:val="a7"/>
                <w:rFonts w:hint="eastAsia"/>
              </w:rPr>
              <w:t>新增一条评论</w:t>
            </w:r>
          </w:p>
        </w:tc>
      </w:tr>
      <w:tr w:rsidR="00D112AC" w:rsidRPr="00076C89" w14:paraId="5986BA54" w14:textId="77777777" w:rsidTr="001321D1">
        <w:tc>
          <w:tcPr>
            <w:tcW w:w="691" w:type="dxa"/>
          </w:tcPr>
          <w:p w14:paraId="05EDD380" w14:textId="77777777" w:rsidR="00D112AC" w:rsidRPr="00076C89" w:rsidRDefault="00D112AC" w:rsidP="001321D1">
            <w:pPr>
              <w:rPr>
                <w:rStyle w:val="a7"/>
                <w:i/>
              </w:rPr>
            </w:pPr>
            <w:r w:rsidRPr="00076C89">
              <w:rPr>
                <w:rStyle w:val="a7"/>
                <w:rFonts w:hint="eastAsia"/>
              </w:rPr>
              <w:t>2</w:t>
            </w:r>
          </w:p>
        </w:tc>
        <w:tc>
          <w:tcPr>
            <w:tcW w:w="3966" w:type="dxa"/>
          </w:tcPr>
          <w:p w14:paraId="0FD77D37" w14:textId="77777777" w:rsidR="00D112AC" w:rsidRPr="00076C89" w:rsidRDefault="00D112AC" w:rsidP="001321D1">
            <w:pPr>
              <w:rPr>
                <w:rStyle w:val="a7"/>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1321D1">
            <w:pPr>
              <w:rPr>
                <w:rStyle w:val="a7"/>
                <w:i/>
              </w:rPr>
            </w:pPr>
            <w:r w:rsidRPr="00915DD6">
              <w:rPr>
                <w:rStyle w:val="a7"/>
                <w:rFonts w:hint="eastAsia"/>
              </w:rPr>
              <w:t>删除一条评论</w:t>
            </w:r>
          </w:p>
        </w:tc>
      </w:tr>
      <w:tr w:rsidR="00D112AC" w:rsidRPr="00076C89" w14:paraId="3D52B069" w14:textId="77777777" w:rsidTr="001321D1">
        <w:tc>
          <w:tcPr>
            <w:tcW w:w="691" w:type="dxa"/>
          </w:tcPr>
          <w:p w14:paraId="20A708A7" w14:textId="77777777" w:rsidR="00D112AC" w:rsidRPr="00076C89" w:rsidRDefault="00D112AC" w:rsidP="001321D1">
            <w:pPr>
              <w:rPr>
                <w:rStyle w:val="a7"/>
                <w:i/>
              </w:rPr>
            </w:pPr>
            <w:r w:rsidRPr="00076C89">
              <w:rPr>
                <w:rStyle w:val="a7"/>
                <w:rFonts w:hint="eastAsia"/>
              </w:rPr>
              <w:t>3</w:t>
            </w:r>
          </w:p>
        </w:tc>
        <w:tc>
          <w:tcPr>
            <w:tcW w:w="3966" w:type="dxa"/>
          </w:tcPr>
          <w:p w14:paraId="4303A3DE" w14:textId="77777777" w:rsidR="00D112AC" w:rsidRPr="00076C89" w:rsidRDefault="00D112AC" w:rsidP="001321D1">
            <w:pPr>
              <w:rPr>
                <w:rStyle w:val="a7"/>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1321D1">
            <w:pPr>
              <w:rPr>
                <w:rStyle w:val="a7"/>
                <w:i/>
              </w:rPr>
            </w:pPr>
            <w:r w:rsidRPr="00915DD6">
              <w:rPr>
                <w:rStyle w:val="a7"/>
                <w:rFonts w:hint="eastAsia"/>
              </w:rPr>
              <w:t>查询一条评论</w:t>
            </w:r>
          </w:p>
        </w:tc>
      </w:tr>
      <w:tr w:rsidR="00D112AC" w:rsidRPr="00076C89" w14:paraId="73023169" w14:textId="77777777" w:rsidTr="001321D1">
        <w:tc>
          <w:tcPr>
            <w:tcW w:w="691" w:type="dxa"/>
          </w:tcPr>
          <w:p w14:paraId="284682FD" w14:textId="77777777" w:rsidR="00D112AC" w:rsidRPr="00076C89" w:rsidRDefault="00D112AC" w:rsidP="001321D1">
            <w:pPr>
              <w:rPr>
                <w:rStyle w:val="a7"/>
                <w:i/>
              </w:rPr>
            </w:pPr>
            <w:r>
              <w:rPr>
                <w:rStyle w:val="a7"/>
                <w:rFonts w:hint="eastAsia"/>
              </w:rPr>
              <w:t>4</w:t>
            </w:r>
          </w:p>
        </w:tc>
        <w:tc>
          <w:tcPr>
            <w:tcW w:w="3966" w:type="dxa"/>
          </w:tcPr>
          <w:p w14:paraId="341BEB65" w14:textId="77777777" w:rsidR="00D112AC" w:rsidRPr="00076C89" w:rsidRDefault="00D112AC" w:rsidP="001321D1">
            <w:pPr>
              <w:rPr>
                <w:rStyle w:val="a7"/>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1321D1">
            <w:pPr>
              <w:rPr>
                <w:rStyle w:val="a7"/>
                <w:i/>
              </w:rPr>
            </w:pPr>
            <w:r w:rsidRPr="00915DD6">
              <w:rPr>
                <w:rStyle w:val="a7"/>
                <w:rFonts w:hint="eastAsia"/>
              </w:rPr>
              <w:t>清洗数据，更新</w:t>
            </w:r>
            <w:r w:rsidRPr="00915DD6">
              <w:rPr>
                <w:rStyle w:val="a7"/>
                <w:rFonts w:hint="eastAsia"/>
              </w:rPr>
              <w:t>commentList</w:t>
            </w:r>
            <w:r w:rsidRPr="00915DD6">
              <w:rPr>
                <w:rStyle w:val="a7"/>
                <w:rFonts w:hint="eastAsia"/>
              </w:rPr>
              <w:t>的</w:t>
            </w:r>
            <w:r w:rsidRPr="00915DD6">
              <w:rPr>
                <w:rStyle w:val="a7"/>
                <w:rFonts w:hint="eastAsia"/>
              </w:rPr>
              <w:t>replytouser</w:t>
            </w:r>
          </w:p>
        </w:tc>
      </w:tr>
    </w:tbl>
    <w:p w14:paraId="362E6EAC" w14:textId="77777777" w:rsidR="00D112AC" w:rsidRDefault="00D112AC" w:rsidP="00D112AC">
      <w:pPr>
        <w:pStyle w:val="a0"/>
      </w:pPr>
    </w:p>
    <w:p w14:paraId="2E589B1F" w14:textId="77777777" w:rsidR="00D112AC" w:rsidRDefault="00D112AC" w:rsidP="00E55A10">
      <w:pPr>
        <w:pStyle w:val="3"/>
      </w:pPr>
      <w:r w:rsidRPr="00915DD6">
        <w:t>ICommentSortCache</w:t>
      </w:r>
      <w:r>
        <w:rPr>
          <w:rFonts w:hint="eastAsia"/>
        </w:rPr>
        <w:t>类概述</w:t>
      </w:r>
    </w:p>
    <w:p w14:paraId="1843B78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0D61034" w14:textId="77777777" w:rsidR="00D112AC" w:rsidRPr="00557EE7" w:rsidRDefault="00D112AC" w:rsidP="00D112AC">
      <w:r>
        <w:rPr>
          <w:rStyle w:val="a7"/>
          <w:rFonts w:hint="eastAsia"/>
        </w:rPr>
        <w:lastRenderedPageBreak/>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1321D1">
        <w:tc>
          <w:tcPr>
            <w:tcW w:w="691" w:type="dxa"/>
            <w:shd w:val="clear" w:color="auto" w:fill="CCCCCC"/>
          </w:tcPr>
          <w:p w14:paraId="7F384512"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2CBECDDC"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2EEC3063"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1BF26078" w14:textId="77777777" w:rsidTr="001321D1">
        <w:tc>
          <w:tcPr>
            <w:tcW w:w="691" w:type="dxa"/>
          </w:tcPr>
          <w:p w14:paraId="16389D78" w14:textId="77777777" w:rsidR="00D112AC" w:rsidRPr="00076C89" w:rsidRDefault="00D112AC" w:rsidP="001321D1">
            <w:pPr>
              <w:rPr>
                <w:rStyle w:val="a7"/>
                <w:i/>
              </w:rPr>
            </w:pPr>
            <w:r w:rsidRPr="00076C89">
              <w:rPr>
                <w:rStyle w:val="a7"/>
                <w:rFonts w:hint="eastAsia"/>
              </w:rPr>
              <w:t>1</w:t>
            </w:r>
          </w:p>
        </w:tc>
        <w:tc>
          <w:tcPr>
            <w:tcW w:w="3966" w:type="dxa"/>
          </w:tcPr>
          <w:p w14:paraId="14FDC20A" w14:textId="77777777" w:rsidR="00D112AC" w:rsidRPr="00076C89" w:rsidRDefault="00D112AC" w:rsidP="001321D1">
            <w:pPr>
              <w:rPr>
                <w:rStyle w:val="a7"/>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1321D1">
            <w:pPr>
              <w:rPr>
                <w:rStyle w:val="a7"/>
                <w:i/>
              </w:rPr>
            </w:pPr>
            <w:r>
              <w:rPr>
                <w:rStyle w:val="a7"/>
                <w:rFonts w:hint="eastAsia"/>
              </w:rPr>
              <w:t>获取资源下的所有评论</w:t>
            </w:r>
          </w:p>
        </w:tc>
      </w:tr>
      <w:tr w:rsidR="00D112AC" w:rsidRPr="00076C89" w14:paraId="494A768C" w14:textId="77777777" w:rsidTr="001321D1">
        <w:tc>
          <w:tcPr>
            <w:tcW w:w="691" w:type="dxa"/>
          </w:tcPr>
          <w:p w14:paraId="3C6B8EEC" w14:textId="77777777" w:rsidR="00D112AC" w:rsidRPr="00076C89" w:rsidRDefault="00D112AC" w:rsidP="001321D1">
            <w:pPr>
              <w:rPr>
                <w:rStyle w:val="a7"/>
                <w:i/>
              </w:rPr>
            </w:pPr>
            <w:r w:rsidRPr="00076C89">
              <w:rPr>
                <w:rStyle w:val="a7"/>
                <w:rFonts w:hint="eastAsia"/>
              </w:rPr>
              <w:t>2</w:t>
            </w:r>
          </w:p>
        </w:tc>
        <w:tc>
          <w:tcPr>
            <w:tcW w:w="3966" w:type="dxa"/>
          </w:tcPr>
          <w:p w14:paraId="0556B779" w14:textId="77777777" w:rsidR="00D112AC" w:rsidRPr="00076C89" w:rsidRDefault="00D112AC" w:rsidP="001321D1">
            <w:pPr>
              <w:rPr>
                <w:rStyle w:val="a7"/>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1321D1">
            <w:pPr>
              <w:rPr>
                <w:rStyle w:val="a7"/>
                <w:i/>
              </w:rPr>
            </w:pPr>
            <w:r>
              <w:rPr>
                <w:rStyle w:val="a7"/>
                <w:rFonts w:hint="eastAsia"/>
              </w:rPr>
              <w:t>获取资源下的评论，分页</w:t>
            </w:r>
          </w:p>
        </w:tc>
      </w:tr>
      <w:tr w:rsidR="00D112AC" w:rsidRPr="00076C89" w14:paraId="5B62BE71" w14:textId="77777777" w:rsidTr="001321D1">
        <w:tc>
          <w:tcPr>
            <w:tcW w:w="691" w:type="dxa"/>
          </w:tcPr>
          <w:p w14:paraId="48B2ABCE" w14:textId="77777777" w:rsidR="00D112AC" w:rsidRPr="00076C89" w:rsidRDefault="00D112AC" w:rsidP="001321D1">
            <w:pPr>
              <w:rPr>
                <w:rStyle w:val="a7"/>
                <w:i/>
              </w:rPr>
            </w:pPr>
            <w:r w:rsidRPr="00076C89">
              <w:rPr>
                <w:rStyle w:val="a7"/>
                <w:rFonts w:hint="eastAsia"/>
              </w:rPr>
              <w:t>3</w:t>
            </w:r>
          </w:p>
        </w:tc>
        <w:tc>
          <w:tcPr>
            <w:tcW w:w="3966" w:type="dxa"/>
          </w:tcPr>
          <w:p w14:paraId="0975DA9A" w14:textId="77777777" w:rsidR="00D112AC" w:rsidRPr="00076C89" w:rsidRDefault="00D112AC" w:rsidP="001321D1">
            <w:pPr>
              <w:rPr>
                <w:rStyle w:val="a7"/>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1321D1">
            <w:pPr>
              <w:rPr>
                <w:rStyle w:val="a7"/>
                <w:i/>
              </w:rPr>
            </w:pPr>
            <w:r>
              <w:rPr>
                <w:rStyle w:val="a7"/>
                <w:rFonts w:hint="eastAsia"/>
              </w:rPr>
              <w:t>通过时间截来分页获取资源下的评论</w:t>
            </w:r>
          </w:p>
        </w:tc>
      </w:tr>
      <w:tr w:rsidR="00D112AC" w:rsidRPr="00076C89" w14:paraId="00A1ADE9" w14:textId="77777777" w:rsidTr="001321D1">
        <w:tc>
          <w:tcPr>
            <w:tcW w:w="691" w:type="dxa"/>
          </w:tcPr>
          <w:p w14:paraId="7630D1E2" w14:textId="77777777" w:rsidR="00D112AC" w:rsidRPr="00076C89" w:rsidRDefault="00D112AC" w:rsidP="001321D1">
            <w:pPr>
              <w:rPr>
                <w:rStyle w:val="a7"/>
                <w:i/>
              </w:rPr>
            </w:pPr>
            <w:r>
              <w:rPr>
                <w:rStyle w:val="a7"/>
                <w:rFonts w:hint="eastAsia"/>
              </w:rPr>
              <w:t>4</w:t>
            </w:r>
          </w:p>
        </w:tc>
        <w:tc>
          <w:tcPr>
            <w:tcW w:w="3966" w:type="dxa"/>
          </w:tcPr>
          <w:p w14:paraId="49F0CD54" w14:textId="77777777" w:rsidR="00D112AC" w:rsidRPr="00076C89" w:rsidRDefault="00D112AC" w:rsidP="001321D1">
            <w:pPr>
              <w:rPr>
                <w:rStyle w:val="a7"/>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1321D1">
            <w:pPr>
              <w:rPr>
                <w:rStyle w:val="a7"/>
                <w:i/>
              </w:rPr>
            </w:pPr>
            <w:r>
              <w:rPr>
                <w:rStyle w:val="a7"/>
                <w:rFonts w:hint="eastAsia"/>
              </w:rPr>
              <w:t>通过时间截来获取资源最进删除的评论</w:t>
            </w:r>
          </w:p>
        </w:tc>
      </w:tr>
      <w:tr w:rsidR="00D112AC" w:rsidRPr="00076C89" w14:paraId="5EC0D90F" w14:textId="77777777" w:rsidTr="001321D1">
        <w:tc>
          <w:tcPr>
            <w:tcW w:w="691" w:type="dxa"/>
          </w:tcPr>
          <w:p w14:paraId="55996D61" w14:textId="77777777" w:rsidR="00D112AC" w:rsidRDefault="00D112AC" w:rsidP="001321D1">
            <w:pPr>
              <w:rPr>
                <w:rStyle w:val="a7"/>
                <w:i/>
              </w:rPr>
            </w:pPr>
            <w:r>
              <w:rPr>
                <w:rStyle w:val="a7"/>
                <w:rFonts w:hint="eastAsia"/>
              </w:rPr>
              <w:t>5</w:t>
            </w:r>
          </w:p>
        </w:tc>
        <w:tc>
          <w:tcPr>
            <w:tcW w:w="3966" w:type="dxa"/>
          </w:tcPr>
          <w:p w14:paraId="7A0602BE" w14:textId="77777777" w:rsidR="00D112AC" w:rsidRPr="00915DD6" w:rsidRDefault="00D112AC" w:rsidP="001321D1">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1321D1">
            <w:pPr>
              <w:rPr>
                <w:rStyle w:val="a7"/>
                <w:i/>
              </w:rPr>
            </w:pPr>
            <w:r>
              <w:rPr>
                <w:rStyle w:val="a7"/>
                <w:rFonts w:hint="eastAsia"/>
              </w:rPr>
              <w:t>通过评论</w:t>
            </w:r>
            <w:r>
              <w:rPr>
                <w:rStyle w:val="a7"/>
                <w:rFonts w:hint="eastAsia"/>
              </w:rPr>
              <w:t>ID</w:t>
            </w:r>
            <w:r>
              <w:rPr>
                <w:rStyle w:val="a7"/>
                <w:rFonts w:hint="eastAsia"/>
              </w:rPr>
              <w:t>来分页获取资源下的评论</w:t>
            </w:r>
          </w:p>
        </w:tc>
      </w:tr>
      <w:tr w:rsidR="00D112AC" w:rsidRPr="00076C89" w14:paraId="68F1B0A1" w14:textId="77777777" w:rsidTr="001321D1">
        <w:tc>
          <w:tcPr>
            <w:tcW w:w="691" w:type="dxa"/>
          </w:tcPr>
          <w:p w14:paraId="2753F34F" w14:textId="77777777" w:rsidR="00D112AC" w:rsidRDefault="00D112AC" w:rsidP="001321D1">
            <w:pPr>
              <w:rPr>
                <w:rStyle w:val="a7"/>
                <w:i/>
              </w:rPr>
            </w:pPr>
            <w:r>
              <w:rPr>
                <w:rStyle w:val="a7"/>
                <w:rFonts w:hint="eastAsia"/>
              </w:rPr>
              <w:t>6</w:t>
            </w:r>
          </w:p>
        </w:tc>
        <w:tc>
          <w:tcPr>
            <w:tcW w:w="3966" w:type="dxa"/>
          </w:tcPr>
          <w:p w14:paraId="5AA9F5E3" w14:textId="77777777" w:rsidR="00D112AC" w:rsidRPr="00915DD6" w:rsidRDefault="00D112AC" w:rsidP="001321D1">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1321D1">
            <w:pPr>
              <w:rPr>
                <w:rStyle w:val="a7"/>
                <w:i/>
              </w:rPr>
            </w:pPr>
            <w:r>
              <w:rPr>
                <w:rStyle w:val="a7"/>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E55A10">
      <w:pPr>
        <w:pStyle w:val="3"/>
      </w:pPr>
      <w:r w:rsidRPr="00BD6880">
        <w:t>CommentDao</w:t>
      </w:r>
      <w:r>
        <w:rPr>
          <w:rFonts w:hint="eastAsia"/>
        </w:rPr>
        <w:t>类概述</w:t>
      </w:r>
    </w:p>
    <w:p w14:paraId="2F81B7D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8EC356B"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1321D1">
        <w:tc>
          <w:tcPr>
            <w:tcW w:w="691" w:type="dxa"/>
            <w:shd w:val="clear" w:color="auto" w:fill="CCCCCC"/>
          </w:tcPr>
          <w:p w14:paraId="08CA22AA"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4DA09099"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23D82A4E"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59AED07C" w14:textId="77777777" w:rsidTr="001321D1">
        <w:tc>
          <w:tcPr>
            <w:tcW w:w="691" w:type="dxa"/>
          </w:tcPr>
          <w:p w14:paraId="26ADE91F" w14:textId="77777777" w:rsidR="00D112AC" w:rsidRPr="00076C89" w:rsidRDefault="00D112AC" w:rsidP="001321D1">
            <w:pPr>
              <w:rPr>
                <w:rStyle w:val="a7"/>
                <w:i/>
              </w:rPr>
            </w:pPr>
            <w:r w:rsidRPr="00076C89">
              <w:rPr>
                <w:rStyle w:val="a7"/>
                <w:rFonts w:hint="eastAsia"/>
              </w:rPr>
              <w:t>1</w:t>
            </w:r>
          </w:p>
        </w:tc>
        <w:tc>
          <w:tcPr>
            <w:tcW w:w="3966" w:type="dxa"/>
          </w:tcPr>
          <w:p w14:paraId="78D503CE" w14:textId="77777777" w:rsidR="00D112AC" w:rsidRPr="00076C89" w:rsidRDefault="00D112AC" w:rsidP="001321D1">
            <w:pPr>
              <w:rPr>
                <w:rStyle w:val="a7"/>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1321D1">
            <w:pPr>
              <w:rPr>
                <w:rStyle w:val="a7"/>
                <w:i/>
              </w:rPr>
            </w:pPr>
            <w:r w:rsidRPr="00BD6880">
              <w:rPr>
                <w:rStyle w:val="a7"/>
                <w:rFonts w:hint="eastAsia"/>
              </w:rPr>
              <w:t>添加</w:t>
            </w:r>
            <w:r w:rsidRPr="00BD6880">
              <w:rPr>
                <w:rStyle w:val="a7"/>
                <w:rFonts w:hint="eastAsia"/>
              </w:rPr>
              <w:t>/</w:t>
            </w:r>
            <w:r w:rsidRPr="00BD6880">
              <w:rPr>
                <w:rStyle w:val="a7"/>
                <w:rFonts w:hint="eastAsia"/>
              </w:rPr>
              <w:t>更新一个贴子的评论</w:t>
            </w:r>
          </w:p>
        </w:tc>
      </w:tr>
      <w:tr w:rsidR="00D112AC" w:rsidRPr="00076C89" w14:paraId="6E2C0395" w14:textId="77777777" w:rsidTr="001321D1">
        <w:tc>
          <w:tcPr>
            <w:tcW w:w="691" w:type="dxa"/>
          </w:tcPr>
          <w:p w14:paraId="22811897" w14:textId="77777777" w:rsidR="00D112AC" w:rsidRPr="00076C89" w:rsidRDefault="00D112AC" w:rsidP="001321D1">
            <w:pPr>
              <w:rPr>
                <w:rStyle w:val="a7"/>
                <w:i/>
              </w:rPr>
            </w:pPr>
            <w:r w:rsidRPr="00076C89">
              <w:rPr>
                <w:rStyle w:val="a7"/>
                <w:rFonts w:hint="eastAsia"/>
              </w:rPr>
              <w:t>2</w:t>
            </w:r>
          </w:p>
        </w:tc>
        <w:tc>
          <w:tcPr>
            <w:tcW w:w="3966" w:type="dxa"/>
          </w:tcPr>
          <w:p w14:paraId="4D990FC7" w14:textId="77777777" w:rsidR="00D112AC" w:rsidRPr="00076C89" w:rsidRDefault="00D112AC" w:rsidP="001321D1">
            <w:pPr>
              <w:rPr>
                <w:rStyle w:val="a7"/>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1321D1">
            <w:pPr>
              <w:rPr>
                <w:rStyle w:val="a7"/>
                <w:i/>
              </w:rPr>
            </w:pPr>
            <w:r w:rsidRPr="00BD6880">
              <w:rPr>
                <w:rStyle w:val="a7"/>
                <w:rFonts w:hint="eastAsia"/>
              </w:rPr>
              <w:t>贴子的评论列表</w:t>
            </w:r>
          </w:p>
        </w:tc>
      </w:tr>
      <w:tr w:rsidR="00D112AC" w:rsidRPr="00076C89" w14:paraId="383AA795" w14:textId="77777777" w:rsidTr="001321D1">
        <w:tc>
          <w:tcPr>
            <w:tcW w:w="691" w:type="dxa"/>
          </w:tcPr>
          <w:p w14:paraId="29924A97" w14:textId="77777777" w:rsidR="00D112AC" w:rsidRPr="00076C89" w:rsidRDefault="00D112AC" w:rsidP="001321D1">
            <w:pPr>
              <w:rPr>
                <w:rStyle w:val="a7"/>
                <w:i/>
              </w:rPr>
            </w:pPr>
            <w:r w:rsidRPr="00076C89">
              <w:rPr>
                <w:rStyle w:val="a7"/>
                <w:rFonts w:hint="eastAsia"/>
              </w:rPr>
              <w:t>3</w:t>
            </w:r>
          </w:p>
        </w:tc>
        <w:tc>
          <w:tcPr>
            <w:tcW w:w="3966" w:type="dxa"/>
          </w:tcPr>
          <w:p w14:paraId="6C444637" w14:textId="77777777" w:rsidR="00D112AC" w:rsidRPr="00076C89" w:rsidRDefault="00D112AC" w:rsidP="001321D1">
            <w:pPr>
              <w:rPr>
                <w:rStyle w:val="a7"/>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1321D1">
            <w:pPr>
              <w:rPr>
                <w:rStyle w:val="a7"/>
                <w:i/>
              </w:rPr>
            </w:pPr>
            <w:r w:rsidRPr="00BD6880">
              <w:rPr>
                <w:rStyle w:val="a7"/>
                <w:rFonts w:hint="eastAsia"/>
              </w:rPr>
              <w:t>贴子的已删队评论列表</w:t>
            </w:r>
          </w:p>
        </w:tc>
      </w:tr>
      <w:tr w:rsidR="00D112AC" w:rsidRPr="00076C89" w14:paraId="1B3B3608" w14:textId="77777777" w:rsidTr="001321D1">
        <w:tc>
          <w:tcPr>
            <w:tcW w:w="691" w:type="dxa"/>
          </w:tcPr>
          <w:p w14:paraId="3D3BDDFD" w14:textId="77777777" w:rsidR="00D112AC" w:rsidRPr="00076C89" w:rsidRDefault="00D112AC" w:rsidP="001321D1">
            <w:pPr>
              <w:rPr>
                <w:rStyle w:val="a7"/>
                <w:i/>
              </w:rPr>
            </w:pPr>
            <w:r>
              <w:rPr>
                <w:rStyle w:val="a7"/>
                <w:rFonts w:hint="eastAsia"/>
              </w:rPr>
              <w:t>4</w:t>
            </w:r>
          </w:p>
        </w:tc>
        <w:tc>
          <w:tcPr>
            <w:tcW w:w="3966" w:type="dxa"/>
          </w:tcPr>
          <w:p w14:paraId="3CC00B1A" w14:textId="77777777" w:rsidR="00D112AC" w:rsidRPr="00076C89" w:rsidRDefault="00D112AC" w:rsidP="001321D1">
            <w:pPr>
              <w:rPr>
                <w:rStyle w:val="a7"/>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1321D1">
            <w:pPr>
              <w:rPr>
                <w:rStyle w:val="a7"/>
                <w:i/>
              </w:rPr>
            </w:pPr>
            <w:r w:rsidRPr="00BD6880">
              <w:rPr>
                <w:rStyle w:val="a7"/>
                <w:rFonts w:hint="eastAsia"/>
              </w:rPr>
              <w:t>取消一条评论</w:t>
            </w:r>
          </w:p>
        </w:tc>
      </w:tr>
      <w:tr w:rsidR="00D112AC" w:rsidRPr="00076C89" w14:paraId="30E7C399" w14:textId="77777777" w:rsidTr="001321D1">
        <w:tc>
          <w:tcPr>
            <w:tcW w:w="691" w:type="dxa"/>
          </w:tcPr>
          <w:p w14:paraId="499496E4" w14:textId="77777777" w:rsidR="00D112AC" w:rsidRDefault="00D112AC" w:rsidP="001321D1">
            <w:pPr>
              <w:rPr>
                <w:rStyle w:val="a7"/>
                <w:i/>
              </w:rPr>
            </w:pPr>
            <w:r>
              <w:rPr>
                <w:rStyle w:val="a7"/>
                <w:rFonts w:hint="eastAsia"/>
              </w:rPr>
              <w:t>5</w:t>
            </w:r>
          </w:p>
        </w:tc>
        <w:tc>
          <w:tcPr>
            <w:tcW w:w="3966" w:type="dxa"/>
          </w:tcPr>
          <w:p w14:paraId="646D7554" w14:textId="77777777" w:rsidR="00D112AC" w:rsidRPr="00915DD6" w:rsidRDefault="00D112AC" w:rsidP="001321D1">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1321D1">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，查询评论</w:t>
            </w:r>
          </w:p>
        </w:tc>
      </w:tr>
      <w:tr w:rsidR="00D112AC" w:rsidRPr="00076C89" w14:paraId="07191F75" w14:textId="77777777" w:rsidTr="001321D1">
        <w:tc>
          <w:tcPr>
            <w:tcW w:w="691" w:type="dxa"/>
          </w:tcPr>
          <w:p w14:paraId="46479CD9" w14:textId="77777777" w:rsidR="00D112AC" w:rsidRDefault="00D112AC" w:rsidP="001321D1">
            <w:pPr>
              <w:rPr>
                <w:rStyle w:val="a7"/>
                <w:i/>
              </w:rPr>
            </w:pPr>
            <w:r>
              <w:rPr>
                <w:rStyle w:val="a7"/>
                <w:rFonts w:hint="eastAsia"/>
              </w:rPr>
              <w:t>6</w:t>
            </w:r>
          </w:p>
        </w:tc>
        <w:tc>
          <w:tcPr>
            <w:tcW w:w="3966" w:type="dxa"/>
          </w:tcPr>
          <w:p w14:paraId="4459099F" w14:textId="77777777" w:rsidR="00D112AC" w:rsidRPr="00915DD6" w:rsidRDefault="00D112AC" w:rsidP="001321D1">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1321D1">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f4"/>
        <w:adjustRightInd/>
        <w:snapToGrid/>
        <w:spacing w:before="0" w:after="0" w:line="400" w:lineRule="exact"/>
        <w:ind w:firstLine="482"/>
        <w:jc w:val="both"/>
        <w:rPr>
          <w:rFonts w:ascii="SimHei"/>
          <w:sz w:val="24"/>
        </w:rPr>
      </w:pPr>
    </w:p>
    <w:p w14:paraId="004B0CC6" w14:textId="29A62D35" w:rsidR="007C2508" w:rsidRDefault="007C2508">
      <w:pPr>
        <w:widowControl/>
        <w:jc w:val="left"/>
        <w:rPr>
          <w:rFonts w:ascii="SimHei"/>
          <w:sz w:val="24"/>
        </w:rPr>
      </w:pPr>
      <w:r>
        <w:rPr>
          <w:rFonts w:ascii="SimHei"/>
          <w:sz w:val="24"/>
        </w:rPr>
        <w:br w:type="page"/>
      </w:r>
    </w:p>
    <w:p w14:paraId="67210179" w14:textId="77777777" w:rsidR="007C2508" w:rsidRDefault="007C2508">
      <w:pPr>
        <w:pStyle w:val="af4"/>
        <w:adjustRightInd/>
        <w:snapToGrid/>
        <w:spacing w:before="0" w:after="0" w:line="400" w:lineRule="exact"/>
        <w:ind w:firstLine="482"/>
        <w:jc w:val="both"/>
        <w:rPr>
          <w:rFonts w:ascii="SimHei"/>
          <w:sz w:val="24"/>
        </w:rPr>
      </w:pPr>
    </w:p>
    <w:p w14:paraId="661B630A" w14:textId="77777777" w:rsidR="00911ECC" w:rsidRDefault="00911ECC"/>
    <w:p w14:paraId="43B355B8" w14:textId="77777777" w:rsidR="00911ECC" w:rsidRDefault="00911ECC">
      <w:pPr>
        <w:pStyle w:val="1"/>
        <w:jc w:val="center"/>
        <w:rPr>
          <w:rFonts w:eastAsia="SimHei"/>
          <w:sz w:val="32"/>
        </w:rPr>
      </w:pPr>
      <w:r>
        <w:rPr>
          <w:rFonts w:eastAsia="SimHei" w:hint="eastAsia"/>
          <w:sz w:val="32"/>
        </w:rPr>
        <w:t>第</w:t>
      </w:r>
      <w:r>
        <w:rPr>
          <w:rFonts w:eastAsia="SimHei" w:hint="eastAsia"/>
          <w:sz w:val="32"/>
        </w:rPr>
        <w:t>N</w:t>
      </w:r>
      <w:r>
        <w:rPr>
          <w:rFonts w:eastAsia="SimHei" w:hint="eastAsia"/>
          <w:sz w:val="32"/>
        </w:rPr>
        <w:t>章</w:t>
      </w:r>
      <w:r>
        <w:rPr>
          <w:rFonts w:eastAsia="SimHei" w:hint="eastAsia"/>
          <w:sz w:val="32"/>
        </w:rPr>
        <w:t xml:space="preserve"> </w:t>
      </w:r>
      <w:r>
        <w:rPr>
          <w:rFonts w:eastAsia="SimHei" w:hint="eastAsia"/>
          <w:sz w:val="32"/>
        </w:rPr>
        <w:t>结束语</w:t>
      </w:r>
      <w:bookmarkEnd w:id="12"/>
    </w:p>
    <w:p w14:paraId="51EC3A93" w14:textId="77777777" w:rsidR="00911ECC" w:rsidRDefault="00993F28">
      <w:pPr>
        <w:pStyle w:val="2"/>
        <w:rPr>
          <w:rFonts w:ascii="SimHei"/>
          <w:sz w:val="28"/>
        </w:rPr>
      </w:pPr>
      <w:bookmarkStart w:id="74" w:name="_Toc263248535"/>
      <w:r>
        <w:rPr>
          <w:rFonts w:ascii="SimHei"/>
          <w:noProof/>
          <w:sz w:val="20"/>
          <w:lang w:val="en-US" w:eastAsia="zh-CN"/>
        </w:rPr>
        <mc:AlternateContent>
          <mc:Choice Requires="wps">
            <w:drawing>
              <wp:anchor distT="0" distB="0" distL="114300" distR="114300" simplePos="0" relativeHeight="251646464" behindDoc="0" locked="0" layoutInCell="1" allowOverlap="1" wp14:anchorId="3F8C1F3E" wp14:editId="7D975321">
                <wp:simplePos x="0" y="0"/>
                <wp:positionH relativeFrom="column">
                  <wp:posOffset>2514600</wp:posOffset>
                </wp:positionH>
                <wp:positionV relativeFrom="paragraph">
                  <wp:posOffset>187325</wp:posOffset>
                </wp:positionV>
                <wp:extent cx="2057400" cy="495300"/>
                <wp:effectExtent l="9525" t="6985" r="9525" b="1073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6D73CA16" w14:textId="77777777" w:rsidR="00CC1B0B" w:rsidRDefault="00CC1B0B">
                            <w:r>
                              <w:rPr>
                                <w:rFonts w:hint="eastAsia"/>
                              </w:rPr>
                              <w:t>根据实际情况总结论文工作，列出成果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C1F3E" id="AutoShape 36" o:spid="_x0000_s1034" type="#_x0000_t62" style="position:absolute;left:0;text-align:left;margin-left:198pt;margin-top:14.75pt;width:162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">
                <v:textbox>
                  <w:txbxContent>
                    <w:p w14:paraId="6D73CA16" w14:textId="77777777" w:rsidR="00CC1B0B" w:rsidRDefault="00CC1B0B">
                      <w:r>
                        <w:rPr>
                          <w:rFonts w:hint="eastAsia"/>
                        </w:rPr>
                        <w:t>根据实际情况总结论文工作，列出成果</w:t>
                      </w:r>
                    </w:p>
                  </w:txbxContent>
                </v:textbox>
              </v:shape>
            </w:pict>
          </mc:Fallback>
        </mc:AlternateContent>
      </w:r>
      <w:r w:rsidR="00911ECC">
        <w:rPr>
          <w:rFonts w:ascii="SimHei" w:hint="eastAsia"/>
          <w:sz w:val="28"/>
        </w:rPr>
        <w:t>N．1 论文工作总结</w:t>
      </w:r>
      <w:bookmarkEnd w:id="74"/>
    </w:p>
    <w:p w14:paraId="6E900539" w14:textId="77777777" w:rsidR="00911ECC" w:rsidRDefault="00911ECC">
      <w:pPr>
        <w:pStyle w:val="af4"/>
        <w:adjustRightInd/>
        <w:snapToGrid/>
        <w:spacing w:before="0" w:after="0" w:line="240" w:lineRule="auto"/>
        <w:jc w:val="both"/>
        <w:rPr>
          <w:rFonts w:ascii="SimSun" w:hAnsi="SimSun"/>
          <w:sz w:val="24"/>
        </w:rPr>
      </w:pPr>
    </w:p>
    <w:p w14:paraId="26254429" w14:textId="77777777" w:rsidR="00911ECC" w:rsidRDefault="00911ECC">
      <w:pPr>
        <w:pStyle w:val="af4"/>
        <w:adjustRightInd/>
        <w:snapToGrid/>
        <w:spacing w:before="0" w:after="0" w:line="400" w:lineRule="exact"/>
        <w:ind w:firstLine="482"/>
        <w:jc w:val="both"/>
        <w:rPr>
          <w:sz w:val="24"/>
        </w:rPr>
      </w:pPr>
      <w:r>
        <w:rPr>
          <w:rFonts w:hint="eastAsia"/>
          <w:sz w:val="24"/>
        </w:rPr>
        <w:t>本文分析了</w:t>
      </w:r>
      <w:r>
        <w:rPr>
          <w:rFonts w:hint="eastAsia"/>
          <w:sz w:val="24"/>
        </w:rPr>
        <w:t>XXX</w:t>
      </w:r>
      <w:r>
        <w:rPr>
          <w:rFonts w:hint="eastAsia"/>
          <w:sz w:val="24"/>
        </w:rPr>
        <w:t>，论述了</w:t>
      </w:r>
      <w:r>
        <w:rPr>
          <w:rFonts w:hint="eastAsia"/>
          <w:sz w:val="24"/>
        </w:rPr>
        <w:t>XXX</w:t>
      </w:r>
      <w:r>
        <w:rPr>
          <w:rFonts w:hint="eastAsia"/>
          <w:sz w:val="24"/>
        </w:rPr>
        <w:t>，讨论了</w:t>
      </w:r>
      <w:r>
        <w:rPr>
          <w:rFonts w:hint="eastAsia"/>
          <w:sz w:val="24"/>
        </w:rPr>
        <w:t>XXX</w:t>
      </w:r>
      <w:r>
        <w:rPr>
          <w:rFonts w:hint="eastAsia"/>
          <w:sz w:val="24"/>
        </w:rPr>
        <w:t>，给出了</w:t>
      </w:r>
      <w:r>
        <w:rPr>
          <w:rFonts w:hint="eastAsia"/>
          <w:sz w:val="24"/>
        </w:rPr>
        <w:t>XXX</w:t>
      </w:r>
      <w:r>
        <w:rPr>
          <w:rFonts w:hint="eastAsia"/>
          <w:sz w:val="24"/>
        </w:rPr>
        <w:t>，提出了</w:t>
      </w:r>
      <w:r>
        <w:rPr>
          <w:rFonts w:hint="eastAsia"/>
          <w:sz w:val="24"/>
        </w:rPr>
        <w:t>XXX</w:t>
      </w:r>
      <w:r>
        <w:rPr>
          <w:rFonts w:hint="eastAsia"/>
          <w:sz w:val="24"/>
        </w:rPr>
        <w:t>，设计了</w:t>
      </w:r>
      <w:r>
        <w:rPr>
          <w:rFonts w:hint="eastAsia"/>
          <w:sz w:val="24"/>
        </w:rPr>
        <w:t>XXX</w:t>
      </w:r>
      <w:r>
        <w:rPr>
          <w:rFonts w:hint="eastAsia"/>
          <w:sz w:val="24"/>
        </w:rPr>
        <w:t>，编码实现了</w:t>
      </w:r>
      <w:r>
        <w:rPr>
          <w:rFonts w:hint="eastAsia"/>
          <w:sz w:val="24"/>
        </w:rPr>
        <w:t>XXX</w:t>
      </w:r>
      <w:r>
        <w:rPr>
          <w:rFonts w:hint="eastAsia"/>
          <w:sz w:val="24"/>
        </w:rPr>
        <w:t>，研究了</w:t>
      </w:r>
      <w:r>
        <w:rPr>
          <w:rFonts w:hint="eastAsia"/>
          <w:sz w:val="24"/>
        </w:rPr>
        <w:t>XXX</w:t>
      </w:r>
      <w:r>
        <w:rPr>
          <w:rFonts w:hint="eastAsia"/>
          <w:sz w:val="24"/>
        </w:rPr>
        <w:t>，组织实施了</w:t>
      </w:r>
      <w:r>
        <w:rPr>
          <w:rFonts w:hint="eastAsia"/>
          <w:sz w:val="24"/>
        </w:rPr>
        <w:t>XXX</w:t>
      </w:r>
      <w:r>
        <w:rPr>
          <w:rFonts w:hint="eastAsia"/>
          <w:sz w:val="24"/>
        </w:rPr>
        <w:t>，等</w:t>
      </w:r>
    </w:p>
    <w:p w14:paraId="7EB49476" w14:textId="77777777" w:rsidR="00911ECC" w:rsidRDefault="00911ECC">
      <w:pPr>
        <w:pStyle w:val="af4"/>
        <w:adjustRightInd/>
        <w:snapToGrid/>
        <w:spacing w:before="0" w:after="0" w:line="360" w:lineRule="auto"/>
        <w:ind w:firstLine="480"/>
        <w:jc w:val="both"/>
        <w:rPr>
          <w:sz w:val="24"/>
        </w:rPr>
      </w:pPr>
      <w:r>
        <w:rPr>
          <w:rFonts w:hint="eastAsia"/>
          <w:sz w:val="24"/>
        </w:rPr>
        <w:t>本文取得的主要成果有：（注意：是“成果”，不是你做的工作）</w:t>
      </w:r>
    </w:p>
    <w:p w14:paraId="70B05C37" w14:textId="77777777" w:rsidR="00911ECC" w:rsidRDefault="00911ECC" w:rsidP="00DE31FC">
      <w:pPr>
        <w:pStyle w:val="af4"/>
        <w:numPr>
          <w:ilvl w:val="0"/>
          <w:numId w:val="2"/>
        </w:numPr>
        <w:adjustRightInd/>
        <w:snapToGrid/>
        <w:spacing w:before="0" w:after="0" w:line="360" w:lineRule="auto"/>
        <w:jc w:val="both"/>
        <w:rPr>
          <w:sz w:val="24"/>
        </w:rPr>
      </w:pPr>
      <w:r>
        <w:rPr>
          <w:rFonts w:hint="eastAsia"/>
          <w:sz w:val="24"/>
        </w:rPr>
        <w:t>XXX</w:t>
      </w:r>
    </w:p>
    <w:p w14:paraId="38CE92CE" w14:textId="77777777" w:rsidR="00911ECC" w:rsidRDefault="00911ECC" w:rsidP="00DE31FC">
      <w:pPr>
        <w:pStyle w:val="af4"/>
        <w:numPr>
          <w:ilvl w:val="0"/>
          <w:numId w:val="2"/>
        </w:numPr>
        <w:adjustRightInd/>
        <w:snapToGrid/>
        <w:spacing w:before="0" w:after="0" w:line="360" w:lineRule="auto"/>
        <w:jc w:val="both"/>
        <w:rPr>
          <w:sz w:val="24"/>
        </w:rPr>
      </w:pPr>
      <w:r>
        <w:rPr>
          <w:rFonts w:hint="eastAsia"/>
          <w:sz w:val="24"/>
        </w:rPr>
        <w:t>XXX</w:t>
      </w:r>
    </w:p>
    <w:p w14:paraId="67E2C72B" w14:textId="77777777" w:rsidR="00911ECC" w:rsidRDefault="00911ECC">
      <w:pPr>
        <w:pStyle w:val="af4"/>
        <w:adjustRightInd/>
        <w:snapToGrid/>
        <w:spacing w:before="0" w:after="0" w:line="360" w:lineRule="auto"/>
        <w:jc w:val="both"/>
        <w:rPr>
          <w:rFonts w:ascii="SimSun" w:hAnsi="SimSun"/>
        </w:rPr>
      </w:pPr>
    </w:p>
    <w:p w14:paraId="01FFB0C4" w14:textId="77777777" w:rsidR="00911ECC" w:rsidRDefault="00993F28">
      <w:pPr>
        <w:pStyle w:val="2"/>
        <w:rPr>
          <w:rFonts w:ascii="SimHei"/>
          <w:sz w:val="28"/>
        </w:rPr>
      </w:pPr>
      <w:bookmarkStart w:id="75" w:name="_Toc263248536"/>
      <w:r>
        <w:rPr>
          <w:rFonts w:ascii="SimHei"/>
          <w:noProof/>
          <w:sz w:val="20"/>
          <w:lang w:val="en-US" w:eastAsia="zh-CN"/>
        </w:rPr>
        <mc:AlternateContent>
          <mc:Choice Requires="wps">
            <w:drawing>
              <wp:anchor distT="0" distB="0" distL="114300" distR="114300" simplePos="0" relativeHeight="251647488" behindDoc="0" locked="0" layoutInCell="1" allowOverlap="1" wp14:anchorId="315D0F60" wp14:editId="5A23AF6A">
                <wp:simplePos x="0" y="0"/>
                <wp:positionH relativeFrom="column">
                  <wp:posOffset>1600200</wp:posOffset>
                </wp:positionH>
                <wp:positionV relativeFrom="paragraph">
                  <wp:posOffset>9525</wp:posOffset>
                </wp:positionV>
                <wp:extent cx="1714500" cy="495300"/>
                <wp:effectExtent l="9525" t="8890" r="9525" b="114935"/>
                <wp:wrapNone/>
                <wp:docPr id="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7D92C310" w14:textId="77777777" w:rsidR="00CC1B0B" w:rsidRDefault="00CC1B0B">
                            <w:r>
                              <w:rPr>
                                <w:rFonts w:hint="eastAsia"/>
                              </w:rPr>
                              <w:t>指出存在的问题，提出可以进一步开展的工作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0F60" id="AutoShape 37" o:spid="_x0000_s1035" type="#_x0000_t62" style="position:absolute;left:0;text-align:left;margin-left:126pt;margin-top:.75pt;width:135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">
                <v:textbox>
                  <w:txbxContent>
                    <w:p w14:paraId="7D92C310" w14:textId="77777777" w:rsidR="00CC1B0B" w:rsidRDefault="00CC1B0B">
                      <w:r>
                        <w:rPr>
                          <w:rFonts w:hint="eastAsia"/>
                        </w:rPr>
                        <w:t>指出存在的问题，提出可以进一步开展的工作</w:t>
                      </w:r>
                    </w:p>
                  </w:txbxContent>
                </v:textbox>
              </v:shape>
            </w:pict>
          </mc:Fallback>
        </mc:AlternateContent>
      </w:r>
      <w:r w:rsidR="00911ECC">
        <w:rPr>
          <w:rFonts w:ascii="SimHei" w:hint="eastAsia"/>
          <w:sz w:val="28"/>
        </w:rPr>
        <w:t>N．2 问题和展望</w:t>
      </w:r>
      <w:bookmarkEnd w:id="75"/>
    </w:p>
    <w:p w14:paraId="492CF125" w14:textId="77777777" w:rsidR="00911ECC" w:rsidRDefault="00911ECC">
      <w:pPr>
        <w:pStyle w:val="af4"/>
        <w:adjustRightInd/>
        <w:snapToGrid/>
        <w:spacing w:before="0" w:after="0" w:line="400" w:lineRule="exact"/>
        <w:jc w:val="both"/>
        <w:rPr>
          <w:rFonts w:ascii="SimSun" w:hAnsi="SimSun"/>
          <w:sz w:val="24"/>
        </w:rPr>
      </w:pPr>
    </w:p>
    <w:p w14:paraId="5C2BFD25" w14:textId="77777777" w:rsidR="00911ECC" w:rsidRDefault="00911ECC">
      <w:pPr>
        <w:pStyle w:val="af4"/>
        <w:adjustRightInd/>
        <w:snapToGrid/>
        <w:spacing w:before="0" w:after="0" w:line="400" w:lineRule="exact"/>
        <w:jc w:val="both"/>
        <w:rPr>
          <w:rFonts w:ascii="SimSun" w:hAnsi="SimSun"/>
          <w:sz w:val="24"/>
        </w:rPr>
      </w:pPr>
    </w:p>
    <w:p w14:paraId="1E9B6A15" w14:textId="77777777" w:rsidR="00911ECC" w:rsidRDefault="00911ECC">
      <w:pPr>
        <w:pStyle w:val="af4"/>
        <w:adjustRightInd/>
        <w:snapToGrid/>
        <w:spacing w:before="0" w:after="0" w:line="360" w:lineRule="auto"/>
        <w:jc w:val="both"/>
        <w:rPr>
          <w:rFonts w:ascii="SimSun" w:hAnsi="SimSun"/>
        </w:rPr>
      </w:pPr>
    </w:p>
    <w:p w14:paraId="4B4161D9" w14:textId="77777777" w:rsidR="00911ECC" w:rsidRDefault="00911ECC">
      <w:pPr>
        <w:pStyle w:val="af4"/>
        <w:adjustRightInd/>
        <w:snapToGrid/>
        <w:spacing w:before="0" w:after="0" w:line="360" w:lineRule="auto"/>
        <w:rPr>
          <w:rFonts w:ascii="SimHei" w:eastAsia="SimHei" w:hAnsi="SimSun"/>
          <w:sz w:val="32"/>
        </w:rPr>
      </w:pPr>
      <w:r>
        <w:rPr>
          <w:rFonts w:ascii="SimSun"/>
        </w:rPr>
        <w:br w:type="page"/>
      </w:r>
      <w:r>
        <w:rPr>
          <w:rFonts w:ascii="SimHei" w:eastAsia="SimHei" w:hAnsi="SimSun" w:hint="eastAsia"/>
          <w:sz w:val="32"/>
        </w:rPr>
        <w:lastRenderedPageBreak/>
        <w:t>参考文献</w:t>
      </w:r>
    </w:p>
    <w:p w14:paraId="2653A0D8" w14:textId="77777777" w:rsidR="00911ECC" w:rsidRDefault="00911ECC">
      <w:pPr>
        <w:pStyle w:val="af4"/>
        <w:adjustRightInd/>
        <w:snapToGrid/>
        <w:spacing w:before="0" w:after="0" w:line="240" w:lineRule="auto"/>
        <w:jc w:val="both"/>
        <w:rPr>
          <w:rFonts w:ascii="SimSun" w:hAnsi="SimSun"/>
        </w:rPr>
      </w:pPr>
    </w:p>
    <w:p w14:paraId="714E3E3B" w14:textId="77777777" w:rsidR="00911ECC" w:rsidRDefault="00911ECC">
      <w:pPr>
        <w:spacing w:line="360" w:lineRule="auto"/>
        <w:ind w:firstLine="420"/>
        <w:rPr>
          <w:rFonts w:ascii="SimSun" w:hAnsi="SimSun"/>
          <w:sz w:val="24"/>
        </w:rPr>
      </w:pPr>
      <w:r>
        <w:rPr>
          <w:rFonts w:ascii="SimSun" w:hAnsi="SimSun" w:hint="eastAsia"/>
          <w:sz w:val="24"/>
        </w:rPr>
        <w:t>参考文献内容中文字采用五号宋体、英文采用“</w:t>
      </w:r>
      <w:r>
        <w:rPr>
          <w:rFonts w:hint="eastAsia"/>
          <w:sz w:val="24"/>
        </w:rPr>
        <w:t>Times New Roman</w:t>
      </w:r>
      <w:r>
        <w:rPr>
          <w:rFonts w:ascii="SimSun" w:hAnsi="SimSun"/>
          <w:sz w:val="24"/>
        </w:rPr>
        <w:t>”</w:t>
      </w:r>
      <w:r>
        <w:rPr>
          <w:rFonts w:ascii="SimSun" w:hAnsi="SimSun" w:hint="eastAsia"/>
          <w:sz w:val="24"/>
        </w:rPr>
        <w:t>五号字体，行间距为20磅，段间距为段前0行，段后0行。按照参考文献在文中出现的顺序采用阿拉伯数字连续编号，其排列格式为：</w:t>
      </w:r>
    </w:p>
    <w:p w14:paraId="61B64D60" w14:textId="77777777" w:rsidR="00911ECC" w:rsidRDefault="00911ECC">
      <w:pPr>
        <w:spacing w:line="400" w:lineRule="exact"/>
        <w:ind w:firstLine="420"/>
        <w:rPr>
          <w:rFonts w:ascii="SimSun" w:hAnsi="SimSun"/>
          <w:szCs w:val="21"/>
        </w:rPr>
      </w:pPr>
      <w:r>
        <w:rPr>
          <w:rFonts w:ascii="SimSun" w:hAnsi="SimSun" w:hint="eastAsia"/>
          <w:szCs w:val="21"/>
        </w:rPr>
        <w:t>（1）专著中的文献</w:t>
      </w:r>
    </w:p>
    <w:p w14:paraId="29C3441A" w14:textId="77777777" w:rsidR="00911ECC" w:rsidRDefault="00911ECC">
      <w:pPr>
        <w:spacing w:line="400" w:lineRule="exact"/>
        <w:ind w:firstLine="420"/>
        <w:rPr>
          <w:rFonts w:ascii="SimSun" w:hAnsi="SimSun"/>
          <w:szCs w:val="21"/>
        </w:rPr>
      </w:pPr>
      <w:r>
        <w:rPr>
          <w:rFonts w:ascii="SimSun" w:hAnsi="SimSun" w:hint="eastAsia"/>
          <w:szCs w:val="21"/>
        </w:rPr>
        <w:t>[序号]  作者  专著名称  版本</w:t>
      </w:r>
      <w:r>
        <w:rPr>
          <w:rFonts w:ascii="SimSun" w:hAnsi="SimSun"/>
          <w:szCs w:val="21"/>
        </w:rPr>
        <w:t>(</w:t>
      </w:r>
      <w:r>
        <w:rPr>
          <w:rFonts w:ascii="SimSun" w:hAnsi="SimSun" w:hint="eastAsia"/>
          <w:szCs w:val="21"/>
        </w:rPr>
        <w:t>第１版不加标注</w:t>
      </w:r>
      <w:r>
        <w:rPr>
          <w:rFonts w:ascii="SimSun" w:hAnsi="SimSun"/>
          <w:szCs w:val="21"/>
        </w:rPr>
        <w:t>)</w:t>
      </w:r>
      <w:r>
        <w:rPr>
          <w:rFonts w:ascii="SimSun" w:hAnsi="SimSun" w:hint="eastAsia"/>
          <w:szCs w:val="21"/>
        </w:rPr>
        <w:t xml:space="preserve">  出版者 出版年  参考页码</w:t>
      </w:r>
    </w:p>
    <w:p w14:paraId="43186652" w14:textId="77777777" w:rsidR="00911ECC" w:rsidRDefault="00911ECC">
      <w:pPr>
        <w:spacing w:line="400" w:lineRule="exact"/>
        <w:ind w:firstLine="420"/>
        <w:rPr>
          <w:rFonts w:ascii="SimSun" w:hAnsi="SimSun"/>
          <w:szCs w:val="21"/>
        </w:rPr>
      </w:pPr>
      <w:r>
        <w:rPr>
          <w:rFonts w:ascii="SimSun" w:hAnsi="SimSun" w:hint="eastAsia"/>
          <w:szCs w:val="21"/>
        </w:rPr>
        <w:t>（2）期刊中的文献</w:t>
      </w:r>
    </w:p>
    <w:p w14:paraId="1A1A3F91" w14:textId="77777777" w:rsidR="00911ECC" w:rsidRDefault="00911ECC">
      <w:pPr>
        <w:spacing w:line="400" w:lineRule="exact"/>
        <w:ind w:left="420"/>
        <w:rPr>
          <w:rFonts w:ascii="SimSun" w:hAnsi="SimSun"/>
          <w:szCs w:val="21"/>
        </w:rPr>
      </w:pPr>
      <w:r>
        <w:rPr>
          <w:rFonts w:ascii="SimSun" w:hAnsi="SimSun" w:hint="eastAsia"/>
          <w:szCs w:val="21"/>
        </w:rPr>
        <w:t>[序号]  作者  文献名称  期刊名称  卷号（期号）  年月  页码范围</w:t>
      </w:r>
    </w:p>
    <w:p w14:paraId="7C05671A" w14:textId="77777777" w:rsidR="00911ECC" w:rsidRDefault="00911ECC">
      <w:pPr>
        <w:spacing w:line="400" w:lineRule="exact"/>
        <w:ind w:left="420"/>
        <w:rPr>
          <w:rFonts w:ascii="SimSun" w:hAnsi="SimSun"/>
          <w:szCs w:val="21"/>
        </w:rPr>
      </w:pPr>
      <w:r>
        <w:rPr>
          <w:rFonts w:ascii="SimSun" w:hAnsi="SimSun" w:hint="eastAsia"/>
          <w:szCs w:val="21"/>
        </w:rPr>
        <w:t>（3）论文集</w:t>
      </w:r>
    </w:p>
    <w:p w14:paraId="765150F2" w14:textId="77777777" w:rsidR="00911ECC" w:rsidRDefault="00911ECC">
      <w:pPr>
        <w:spacing w:line="400" w:lineRule="exact"/>
        <w:ind w:left="420"/>
        <w:rPr>
          <w:rFonts w:ascii="SimSun" w:hAnsi="SimSun"/>
          <w:szCs w:val="21"/>
        </w:rPr>
      </w:pPr>
      <w:r>
        <w:rPr>
          <w:rFonts w:ascii="SimSun" w:hAnsi="SimSun" w:hint="eastAsia"/>
          <w:szCs w:val="21"/>
        </w:rPr>
        <w:t>[序号]  作者  论文题目  见</w:t>
      </w:r>
      <w:r>
        <w:rPr>
          <w:rFonts w:ascii="SimSun" w:hAnsi="SimSun"/>
          <w:szCs w:val="21"/>
        </w:rPr>
        <w:t>(</w:t>
      </w:r>
      <w:r>
        <w:rPr>
          <w:rFonts w:ascii="SimSun" w:hAnsi="SimSun" w:hint="eastAsia"/>
          <w:szCs w:val="21"/>
        </w:rPr>
        <w:t>英文用</w:t>
      </w:r>
      <w:r>
        <w:rPr>
          <w:rFonts w:ascii="SimSun" w:hAnsi="SimSun"/>
          <w:szCs w:val="21"/>
        </w:rPr>
        <w:t>In)</w:t>
      </w:r>
      <w:r>
        <w:rPr>
          <w:rFonts w:ascii="SimSun" w:hAnsi="SimSun" w:hint="eastAsia"/>
          <w:szCs w:val="21"/>
        </w:rPr>
        <w:t xml:space="preserve">  主编  论文集名  出版地  出版年  页码范围</w:t>
      </w:r>
    </w:p>
    <w:p w14:paraId="289B4189" w14:textId="77777777" w:rsidR="00911ECC" w:rsidRDefault="00911ECC">
      <w:pPr>
        <w:spacing w:line="400" w:lineRule="exact"/>
        <w:ind w:left="420"/>
        <w:rPr>
          <w:rFonts w:ascii="SimSun" w:hAnsi="SimSun"/>
          <w:szCs w:val="21"/>
        </w:rPr>
      </w:pPr>
      <w:r>
        <w:rPr>
          <w:rFonts w:ascii="SimSun" w:hAnsi="SimSun" w:hint="eastAsia"/>
          <w:szCs w:val="21"/>
        </w:rPr>
        <w:t>（4）学位论文</w:t>
      </w:r>
    </w:p>
    <w:p w14:paraId="672DF4B7" w14:textId="77777777" w:rsidR="00911ECC" w:rsidRDefault="00911ECC">
      <w:pPr>
        <w:spacing w:line="400" w:lineRule="exact"/>
        <w:ind w:firstLine="420"/>
        <w:rPr>
          <w:rFonts w:ascii="SimSun" w:hAnsi="SimSun"/>
          <w:szCs w:val="21"/>
        </w:rPr>
      </w:pPr>
      <w:r>
        <w:rPr>
          <w:rFonts w:ascii="SimSun" w:hAnsi="SimSun" w:hint="eastAsia"/>
          <w:szCs w:val="21"/>
        </w:rPr>
        <w:t>[序号]  作者  题目  ［学位论文］</w:t>
      </w:r>
      <w:r>
        <w:rPr>
          <w:rFonts w:ascii="SimSun" w:hAnsi="SimSun"/>
          <w:szCs w:val="21"/>
        </w:rPr>
        <w:t>(</w:t>
      </w:r>
      <w:r>
        <w:rPr>
          <w:rFonts w:ascii="SimSun" w:hAnsi="SimSun" w:hint="eastAsia"/>
          <w:szCs w:val="21"/>
        </w:rPr>
        <w:t>英文用［</w:t>
      </w:r>
      <w:r>
        <w:rPr>
          <w:rFonts w:ascii="SimSun" w:hAnsi="SimSun"/>
          <w:szCs w:val="21"/>
        </w:rPr>
        <w:t>Dissertation</w:t>
      </w:r>
      <w:r>
        <w:rPr>
          <w:rFonts w:ascii="SimSun" w:hAnsi="SimSun" w:hint="eastAsia"/>
          <w:szCs w:val="21"/>
        </w:rPr>
        <w:t>］</w:t>
      </w:r>
      <w:r>
        <w:rPr>
          <w:rFonts w:ascii="SimSun" w:hAnsi="SimSun"/>
          <w:szCs w:val="21"/>
        </w:rPr>
        <w:t>)</w:t>
      </w:r>
      <w:r>
        <w:rPr>
          <w:rFonts w:ascii="SimSun" w:hAnsi="SimSun" w:hint="eastAsia"/>
          <w:szCs w:val="21"/>
        </w:rPr>
        <w:t>，保存地点，保存单位，年份</w:t>
      </w:r>
    </w:p>
    <w:p w14:paraId="6912096A" w14:textId="77777777" w:rsidR="00911ECC" w:rsidRDefault="00911ECC">
      <w:pPr>
        <w:spacing w:line="400" w:lineRule="exact"/>
        <w:ind w:left="420"/>
        <w:rPr>
          <w:rFonts w:ascii="SimSun" w:hAnsi="SimSun"/>
          <w:szCs w:val="21"/>
        </w:rPr>
      </w:pPr>
      <w:r>
        <w:rPr>
          <w:rFonts w:ascii="SimSun" w:hAnsi="SimSun" w:hint="eastAsia"/>
          <w:szCs w:val="21"/>
        </w:rPr>
        <w:t>（5）专利</w:t>
      </w:r>
    </w:p>
    <w:p w14:paraId="740007CA" w14:textId="77777777" w:rsidR="00911ECC" w:rsidRDefault="00911ECC">
      <w:pPr>
        <w:spacing w:line="400" w:lineRule="exact"/>
        <w:ind w:firstLine="420"/>
        <w:rPr>
          <w:rFonts w:ascii="SimSun" w:hAnsi="SimSun"/>
          <w:szCs w:val="21"/>
        </w:rPr>
      </w:pPr>
      <w:r>
        <w:rPr>
          <w:rFonts w:ascii="SimSun" w:hAnsi="SimSun" w:hint="eastAsia"/>
          <w:szCs w:val="21"/>
        </w:rPr>
        <w:t>[序号]  专利申请者  题目  国别  专利文献种类  专利号  批准日期</w:t>
      </w:r>
    </w:p>
    <w:p w14:paraId="4037B9E2" w14:textId="77777777" w:rsidR="00911ECC" w:rsidRDefault="00911ECC">
      <w:pPr>
        <w:spacing w:line="400" w:lineRule="exact"/>
        <w:ind w:left="420"/>
        <w:rPr>
          <w:rFonts w:ascii="SimSun" w:hAnsi="SimSun"/>
          <w:szCs w:val="21"/>
        </w:rPr>
      </w:pPr>
      <w:r>
        <w:rPr>
          <w:rFonts w:ascii="SimSun" w:hAnsi="SimSun" w:hint="eastAsia"/>
          <w:szCs w:val="21"/>
        </w:rPr>
        <w:t>（6）技术标准</w:t>
      </w:r>
    </w:p>
    <w:p w14:paraId="34E2E35A" w14:textId="77777777" w:rsidR="00911ECC" w:rsidRDefault="00911ECC">
      <w:pPr>
        <w:spacing w:line="400" w:lineRule="exact"/>
        <w:ind w:firstLine="420"/>
        <w:rPr>
          <w:rFonts w:ascii="SimSun" w:hAnsi="SimSun"/>
          <w:szCs w:val="21"/>
        </w:rPr>
      </w:pPr>
      <w:r>
        <w:rPr>
          <w:rFonts w:ascii="SimSun" w:hAnsi="SimSun" w:hint="eastAsia"/>
          <w:szCs w:val="21"/>
        </w:rPr>
        <w:t xml:space="preserve">[序号] </w:t>
      </w:r>
      <w:r>
        <w:rPr>
          <w:rFonts w:ascii="SimSun" w:hAnsi="SimSun"/>
          <w:szCs w:val="21"/>
        </w:rPr>
        <w:t xml:space="preserve"> </w:t>
      </w:r>
      <w:r>
        <w:rPr>
          <w:rFonts w:ascii="SimSun" w:hAnsi="SimSun" w:hint="eastAsia"/>
          <w:szCs w:val="21"/>
        </w:rPr>
        <w:t>起草责任者  标准代号  标准顺序号－发布年  标准名称  出版地，出版者，出版年度</w:t>
      </w:r>
    </w:p>
    <w:p w14:paraId="7F38BBC6" w14:textId="77777777" w:rsidR="00911ECC" w:rsidRDefault="00911ECC">
      <w:pPr>
        <w:pStyle w:val="ac"/>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f4"/>
        <w:adjustRightInd/>
        <w:snapToGrid/>
        <w:spacing w:before="0" w:after="0" w:line="240" w:lineRule="auto"/>
        <w:jc w:val="both"/>
        <w:rPr>
          <w:rFonts w:ascii="SimSun" w:hAnsi="SimSun"/>
          <w:sz w:val="24"/>
        </w:rPr>
      </w:pPr>
    </w:p>
    <w:p w14:paraId="18330A6E"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在学位论文中引用参考文献时，应在引出处的右上方用方括号标注阿拉伯数字编排的序号。</w:t>
      </w:r>
    </w:p>
    <w:p w14:paraId="7923E716" w14:textId="77777777" w:rsidR="00911ECC" w:rsidRDefault="00911ECC">
      <w:pPr>
        <w:pStyle w:val="af4"/>
        <w:adjustRightInd/>
        <w:snapToGrid/>
        <w:spacing w:before="0" w:after="0" w:line="360" w:lineRule="auto"/>
        <w:jc w:val="both"/>
        <w:rPr>
          <w:rFonts w:ascii="SimSun" w:hAnsi="SimSun"/>
          <w:b/>
          <w:bCs/>
          <w:sz w:val="24"/>
        </w:rPr>
      </w:pPr>
      <w:r>
        <w:rPr>
          <w:rFonts w:ascii="SimSun" w:hAnsi="SimSun" w:hint="eastAsia"/>
          <w:b/>
          <w:bCs/>
          <w:sz w:val="24"/>
        </w:rPr>
        <w:t>例如：</w:t>
      </w:r>
    </w:p>
    <w:p w14:paraId="716541FB" w14:textId="77777777" w:rsidR="00911ECC" w:rsidRDefault="00911ECC">
      <w:pPr>
        <w:spacing w:line="400" w:lineRule="exact"/>
        <w:ind w:left="420"/>
        <w:rPr>
          <w:rFonts w:ascii="SimSun" w:hAnsi="SimSun"/>
          <w:szCs w:val="21"/>
        </w:rPr>
      </w:pPr>
      <w:r>
        <w:rPr>
          <w:rFonts w:ascii="SimSun" w:hAnsi="SimSun" w:hint="eastAsia"/>
          <w:szCs w:val="21"/>
        </w:rPr>
        <w:t>[1]  XXX  文献名称  期刊名称  卷号（期号）  年月  页码范围</w:t>
      </w:r>
    </w:p>
    <w:p w14:paraId="54A13849" w14:textId="77777777" w:rsidR="00911ECC" w:rsidRDefault="00911ECC">
      <w:pPr>
        <w:spacing w:line="400" w:lineRule="exact"/>
        <w:ind w:firstLine="420"/>
        <w:rPr>
          <w:rFonts w:ascii="SimSun" w:hAnsi="SimSun"/>
          <w:szCs w:val="21"/>
        </w:rPr>
      </w:pPr>
      <w:r>
        <w:rPr>
          <w:rFonts w:ascii="SimSun" w:hAnsi="SimSun" w:hint="eastAsia"/>
          <w:szCs w:val="21"/>
        </w:rPr>
        <w:t>[2]  XXX，XXX  专著名称  第二版  出版者 出版年  参考页码</w:t>
      </w:r>
    </w:p>
    <w:p w14:paraId="47F93D55" w14:textId="77777777" w:rsidR="00911ECC" w:rsidRDefault="00911ECC">
      <w:pPr>
        <w:spacing w:line="400" w:lineRule="exact"/>
        <w:ind w:firstLine="420"/>
        <w:rPr>
          <w:szCs w:val="21"/>
        </w:rPr>
      </w:pPr>
      <w:r>
        <w:rPr>
          <w:rFonts w:hint="eastAsia"/>
          <w:szCs w:val="21"/>
        </w:rPr>
        <w:t>[3]  XXX</w:t>
      </w:r>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参考页码</w:t>
      </w:r>
    </w:p>
    <w:p w14:paraId="3FB2C689" w14:textId="77777777" w:rsidR="00911ECC" w:rsidRDefault="00911ECC">
      <w:pPr>
        <w:pStyle w:val="1"/>
        <w:jc w:val="center"/>
        <w:rPr>
          <w:rFonts w:ascii="SimHei" w:eastAsia="SimHei"/>
          <w:sz w:val="32"/>
        </w:rPr>
      </w:pPr>
      <w:r>
        <w:rPr>
          <w:rFonts w:ascii="SimSun" w:hAnsi="SimSun"/>
        </w:rPr>
        <w:br w:type="page"/>
      </w:r>
      <w:bookmarkStart w:id="76" w:name="_Toc263248537"/>
      <w:r>
        <w:rPr>
          <w:rFonts w:ascii="SimHei" w:eastAsia="SimHei" w:hint="eastAsia"/>
          <w:sz w:val="32"/>
        </w:rPr>
        <w:lastRenderedPageBreak/>
        <w:t>附录1：</w:t>
      </w:r>
      <w:bookmarkEnd w:id="76"/>
    </w:p>
    <w:p w14:paraId="48775BBF" w14:textId="77777777" w:rsidR="00911ECC" w:rsidRDefault="00911ECC">
      <w:pPr>
        <w:spacing w:line="400" w:lineRule="exact"/>
        <w:rPr>
          <w:rFonts w:ascii="SimSun" w:hAnsi="SimSun"/>
          <w:sz w:val="24"/>
        </w:rPr>
      </w:pPr>
      <w:r>
        <w:rPr>
          <w:rFonts w:ascii="SimSun" w:hAnsi="SimSun" w:hint="eastAsia"/>
          <w:sz w:val="24"/>
        </w:rPr>
        <w:t>（如果没有附录，删掉本页。如果还有附录2、附录3，换页给出）</w:t>
      </w:r>
    </w:p>
    <w:p w14:paraId="26079065" w14:textId="77777777" w:rsidR="00911ECC" w:rsidRDefault="00911ECC">
      <w:pPr>
        <w:spacing w:line="400" w:lineRule="exact"/>
        <w:ind w:firstLine="420"/>
        <w:rPr>
          <w:rFonts w:ascii="SimSun" w:hAnsi="SimSun"/>
          <w:sz w:val="24"/>
        </w:rPr>
      </w:pPr>
    </w:p>
    <w:p w14:paraId="0B3B3CA6" w14:textId="77777777" w:rsidR="00911ECC" w:rsidRDefault="00911ECC">
      <w:pPr>
        <w:spacing w:line="400" w:lineRule="exact"/>
        <w:ind w:firstLine="420"/>
        <w:rPr>
          <w:rFonts w:ascii="SimSun" w:hAnsi="SimSun"/>
          <w:sz w:val="24"/>
        </w:rPr>
      </w:pPr>
      <w:r>
        <w:rPr>
          <w:rFonts w:ascii="SimSun" w:hAnsi="SimSun" w:hint="eastAsia"/>
          <w:sz w:val="24"/>
        </w:rPr>
        <w:t>附录一般作为学位论文主体的补充，主要包括：正文内过于冗长的公式推导；供读者阅读方便所需要的辅助性的数学工具或重复性数据图表；本专业内具有参考价值的资料；论文使用的缩写说明等。附录编于正文后，其页码与正文连续编排。</w:t>
      </w:r>
    </w:p>
    <w:p w14:paraId="7A926A7E" w14:textId="77777777" w:rsidR="00911ECC" w:rsidRDefault="00911ECC">
      <w:pPr>
        <w:pStyle w:val="af4"/>
        <w:adjustRightInd/>
        <w:snapToGrid/>
        <w:spacing w:before="0" w:after="0" w:line="360" w:lineRule="auto"/>
        <w:jc w:val="both"/>
        <w:rPr>
          <w:rFonts w:ascii="SimSun" w:hAnsi="SimSun"/>
        </w:rPr>
      </w:pPr>
    </w:p>
    <w:p w14:paraId="5E0C5AD5" w14:textId="77777777" w:rsidR="00911ECC" w:rsidRDefault="00911ECC">
      <w:pPr>
        <w:pStyle w:val="af4"/>
        <w:adjustRightInd/>
        <w:snapToGrid/>
        <w:spacing w:before="0" w:after="0" w:line="360" w:lineRule="auto"/>
        <w:rPr>
          <w:rFonts w:ascii="SimHei" w:eastAsia="SimHei" w:hAnsi="SimSun"/>
          <w:sz w:val="32"/>
        </w:rPr>
        <w:sectPr w:rsidR="00911ECC">
          <w:headerReference w:type="default" r:id="rId43"/>
          <w:footerReference w:type="default" r:id="rId44"/>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4"/>
        <w:adjustRightInd/>
        <w:snapToGrid/>
        <w:spacing w:before="0" w:after="0" w:line="360" w:lineRule="auto"/>
        <w:rPr>
          <w:rFonts w:ascii="SimHei" w:eastAsia="SimHei" w:hAnsi="SimSun"/>
          <w:sz w:val="32"/>
        </w:rPr>
      </w:pPr>
      <w:r>
        <w:rPr>
          <w:rFonts w:ascii="SimHei" w:eastAsia="SimHei" w:hAnsi="SimSun" w:hint="eastAsia"/>
          <w:sz w:val="32"/>
        </w:rPr>
        <w:lastRenderedPageBreak/>
        <w:t>致  谢</w:t>
      </w:r>
    </w:p>
    <w:p w14:paraId="3F59075F" w14:textId="77777777" w:rsidR="00911ECC" w:rsidRDefault="00911ECC">
      <w:pPr>
        <w:pStyle w:val="af4"/>
        <w:adjustRightInd/>
        <w:snapToGrid/>
        <w:spacing w:before="0" w:after="0" w:line="240" w:lineRule="auto"/>
        <w:jc w:val="both"/>
        <w:rPr>
          <w:rFonts w:ascii="SimSun" w:hAnsi="SimSun"/>
        </w:rPr>
      </w:pPr>
    </w:p>
    <w:p w14:paraId="557CB0A3" w14:textId="77777777" w:rsidR="00911ECC" w:rsidRDefault="00911ECC">
      <w:pPr>
        <w:pStyle w:val="af4"/>
        <w:adjustRightInd/>
        <w:snapToGrid/>
        <w:spacing w:before="0" w:after="0" w:line="240" w:lineRule="auto"/>
        <w:jc w:val="both"/>
        <w:rPr>
          <w:rFonts w:ascii="SimSun" w:hAnsi="SimSun"/>
        </w:rPr>
      </w:pPr>
    </w:p>
    <w:p w14:paraId="2B9130FC" w14:textId="77777777" w:rsidR="00911ECC" w:rsidRDefault="00911ECC">
      <w:pPr>
        <w:spacing w:line="400" w:lineRule="exact"/>
        <w:ind w:firstLine="420"/>
        <w:rPr>
          <w:rFonts w:ascii="SimSun" w:hAnsi="SimSun"/>
          <w:sz w:val="24"/>
        </w:rPr>
      </w:pPr>
      <w:r>
        <w:rPr>
          <w:rFonts w:ascii="SimSun" w:hAnsi="SimSun"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4"/>
        <w:adjustRightInd/>
        <w:snapToGrid/>
        <w:spacing w:before="0" w:after="0" w:line="240" w:lineRule="auto"/>
        <w:jc w:val="both"/>
        <w:rPr>
          <w:rFonts w:ascii="SimSun" w:hAnsi="SimSun"/>
        </w:rPr>
      </w:pPr>
    </w:p>
    <w:p w14:paraId="35A89BB9" w14:textId="77777777" w:rsidR="00911ECC" w:rsidRDefault="00911ECC">
      <w:pPr>
        <w:pStyle w:val="af4"/>
        <w:adjustRightInd/>
        <w:snapToGrid/>
        <w:spacing w:before="0" w:after="0" w:line="360" w:lineRule="auto"/>
        <w:rPr>
          <w:rFonts w:ascii="SimHei" w:eastAsia="SimHei" w:hAnsi="SimSun"/>
          <w:sz w:val="32"/>
        </w:rPr>
      </w:pPr>
      <w:r>
        <w:rPr>
          <w:rFonts w:ascii="SimSun" w:hAnsi="SimSun"/>
        </w:rPr>
        <w:br w:type="page"/>
      </w:r>
      <w:r>
        <w:rPr>
          <w:rFonts w:ascii="SimHei" w:eastAsia="SimHei" w:hAnsi="SimSun" w:hint="eastAsia"/>
          <w:sz w:val="32"/>
        </w:rPr>
        <w:lastRenderedPageBreak/>
        <w:t>攻读学位期间发表的学术论文</w:t>
      </w:r>
    </w:p>
    <w:p w14:paraId="206ADE74"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（如果没有发表过论文，删掉本页）</w:t>
      </w:r>
    </w:p>
    <w:p w14:paraId="3EE4BE3D" w14:textId="77777777" w:rsidR="00911ECC" w:rsidRDefault="00911ECC">
      <w:pPr>
        <w:pStyle w:val="af4"/>
        <w:adjustRightInd/>
        <w:snapToGrid/>
        <w:spacing w:before="0" w:after="0" w:line="360" w:lineRule="auto"/>
        <w:jc w:val="both"/>
        <w:rPr>
          <w:rFonts w:ascii="SimSun" w:hAnsi="SimSun"/>
          <w:sz w:val="24"/>
        </w:rPr>
      </w:pPr>
    </w:p>
    <w:p w14:paraId="6863098B"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其学术论文目录应按照学术论文发表的时间顺序，列明作者在攻读期间发表的或已录用的学术论文清单：包括期刊名称、卷册号、页码、年月及论文署名的排名，并对发表期刊类别、录用以及检索情况做出具体说明。如：是否属于规定的核心学术期刊，论文署名单位是否为北京邮电大学等。</w:t>
      </w:r>
    </w:p>
    <w:sectPr w:rsidR="00911ECC">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ministrator" w:date="2015-01-08T14:33:00Z" w:initials="A">
    <w:p w14:paraId="6802F6FE" w14:textId="77777777" w:rsidR="00CC1B0B" w:rsidRDefault="00CC1B0B">
      <w:pPr>
        <w:spacing w:line="400" w:lineRule="exact"/>
        <w:ind w:firstLineChars="200" w:firstLine="480"/>
        <w:rPr>
          <w:rFonts w:ascii="SimSun" w:hAnsi="SimSun"/>
          <w:sz w:val="24"/>
        </w:rPr>
      </w:pPr>
      <w:r>
        <w:rPr>
          <w:rFonts w:ascii="SimSun" w:hAnsi="SimSun" w:hint="eastAsia"/>
          <w:sz w:val="24"/>
        </w:rPr>
        <w:t>从该页起往后添加页眉，</w:t>
      </w:r>
      <w:r>
        <w:rPr>
          <w:rFonts w:ascii="SimSun" w:hAnsi="SimSun"/>
          <w:sz w:val="24"/>
        </w:rPr>
        <w:t>页眉</w:t>
      </w:r>
      <w:r>
        <w:rPr>
          <w:rFonts w:ascii="SimSun" w:hAnsi="SimSun" w:hint="eastAsia"/>
          <w:sz w:val="24"/>
        </w:rPr>
        <w:t>分奇、偶页标注，其中奇数页</w:t>
      </w:r>
      <w:r>
        <w:rPr>
          <w:rFonts w:ascii="SimSun" w:hAnsi="SimSun"/>
          <w:sz w:val="24"/>
        </w:rPr>
        <w:t>的</w:t>
      </w:r>
      <w:r>
        <w:rPr>
          <w:rFonts w:ascii="SimSun" w:hAnsi="SimSun" w:hint="eastAsia"/>
          <w:sz w:val="24"/>
        </w:rPr>
        <w:t>页眉</w:t>
      </w:r>
      <w:r>
        <w:rPr>
          <w:rFonts w:ascii="SimSun" w:hAnsi="SimSun"/>
          <w:sz w:val="24"/>
        </w:rPr>
        <w:t>为</w:t>
      </w:r>
      <w:r>
        <w:rPr>
          <w:rFonts w:ascii="SimSun" w:hAnsi="SimSun" w:hint="eastAsia"/>
          <w:sz w:val="24"/>
        </w:rPr>
        <w:t>章序及章标题；偶数页的页眉为，</w:t>
      </w:r>
      <w:r>
        <w:rPr>
          <w:rFonts w:ascii="SimSun" w:hAnsi="SimSun"/>
          <w:sz w:val="24"/>
        </w:rPr>
        <w:t>“北京</w:t>
      </w:r>
      <w:r>
        <w:rPr>
          <w:rFonts w:ascii="SimSun" w:hAnsi="SimSun" w:hint="eastAsia"/>
          <w:sz w:val="24"/>
        </w:rPr>
        <w:t>邮电</w:t>
      </w:r>
      <w:r>
        <w:rPr>
          <w:rFonts w:ascii="SimSun" w:hAnsi="SimSun"/>
          <w:sz w:val="24"/>
        </w:rPr>
        <w:t>大学</w:t>
      </w:r>
      <w:r>
        <w:rPr>
          <w:rFonts w:ascii="SimSun" w:hAnsi="SimSun" w:hint="eastAsia"/>
          <w:sz w:val="24"/>
        </w:rPr>
        <w:t>硕士</w:t>
      </w:r>
      <w:r>
        <w:rPr>
          <w:rFonts w:ascii="SimSun" w:hAnsi="SimSun"/>
          <w:sz w:val="24"/>
        </w:rPr>
        <w:t>学位论文”</w:t>
      </w:r>
      <w:r>
        <w:rPr>
          <w:rFonts w:ascii="SimSun" w:hAnsi="SimSun" w:hint="eastAsia"/>
          <w:sz w:val="24"/>
        </w:rPr>
        <w:t>。</w:t>
      </w:r>
    </w:p>
    <w:p w14:paraId="54CA615D" w14:textId="77777777" w:rsidR="00CC1B0B" w:rsidRDefault="00CC1B0B">
      <w:pPr>
        <w:spacing w:line="400" w:lineRule="exact"/>
        <w:ind w:firstLineChars="200" w:firstLine="480"/>
        <w:rPr>
          <w:rFonts w:ascii="SimSun" w:hAnsi="SimSun"/>
          <w:sz w:val="24"/>
        </w:rPr>
      </w:pPr>
      <w:r>
        <w:rPr>
          <w:rFonts w:ascii="SimSun" w:hAnsi="SimSun" w:hint="eastAsia"/>
          <w:sz w:val="24"/>
        </w:rPr>
        <w:t>页眉</w:t>
      </w:r>
      <w:r>
        <w:rPr>
          <w:rFonts w:ascii="SimSun" w:hAnsi="SimSun"/>
          <w:sz w:val="24"/>
        </w:rPr>
        <w:t>用小五号宋体字。</w:t>
      </w:r>
    </w:p>
    <w:p w14:paraId="7306069F" w14:textId="77777777" w:rsidR="00CC1B0B" w:rsidRDefault="00CC1B0B">
      <w:pPr>
        <w:pStyle w:val="a5"/>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06069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3A910" w14:textId="77777777" w:rsidR="00DE31FC" w:rsidRDefault="00DE31FC">
      <w:r>
        <w:separator/>
      </w:r>
    </w:p>
  </w:endnote>
  <w:endnote w:type="continuationSeparator" w:id="0">
    <w:p w14:paraId="7F4ADE93" w14:textId="77777777" w:rsidR="00DE31FC" w:rsidRDefault="00DE3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STXihei">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FA8F" w14:textId="77777777" w:rsidR="00CC1B0B" w:rsidRDefault="00CC1B0B">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rPr>
      <w:t>2</w:t>
    </w:r>
    <w:r>
      <w:fldChar w:fldCharType="end"/>
    </w:r>
  </w:p>
  <w:p w14:paraId="63A226D4" w14:textId="77777777" w:rsidR="00CC1B0B" w:rsidRDefault="00CC1B0B">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95FBF" w14:textId="77777777" w:rsidR="00CC1B0B" w:rsidRDefault="00CC1B0B">
    <w:pPr>
      <w:pStyle w:val="af1"/>
      <w:framePr w:wrap="around" w:vAnchor="text" w:hAnchor="margin" w:xAlign="center" w:y="1"/>
      <w:rPr>
        <w:rStyle w:val="a8"/>
      </w:rPr>
    </w:pPr>
  </w:p>
  <w:p w14:paraId="224B0C43" w14:textId="77777777" w:rsidR="00CC1B0B" w:rsidRDefault="00CC1B0B">
    <w:pPr>
      <w:pStyle w:val="af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ED04" w14:textId="77777777" w:rsidR="00CC1B0B" w:rsidRDefault="00CC1B0B">
    <w:pPr>
      <w:pStyle w:val="af1"/>
      <w:framePr w:wrap="around" w:vAnchor="text" w:hAnchor="margin" w:xAlign="center" w:y="1"/>
      <w:rPr>
        <w:rStyle w:val="a8"/>
      </w:rPr>
    </w:pPr>
  </w:p>
  <w:p w14:paraId="744A841F" w14:textId="77777777" w:rsidR="00CC1B0B" w:rsidRDefault="00CC1B0B">
    <w:pPr>
      <w:pStyle w:val="af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FCC0" w14:textId="77777777" w:rsidR="00CC1B0B" w:rsidRDefault="00CC1B0B">
    <w:pPr>
      <w:pStyle w:val="af1"/>
      <w:framePr w:wrap="around" w:vAnchor="text" w:hAnchor="margin" w:xAlign="center" w:y="1"/>
      <w:rPr>
        <w:rStyle w:val="a8"/>
        <w:rFonts w:ascii="SimSun" w:hAnsi="SimSun" w:cs="SimSun"/>
      </w:rPr>
    </w:pPr>
    <w:r>
      <w:rPr>
        <w:rStyle w:val="a8"/>
        <w:rFonts w:ascii="SimSun" w:hAnsi="SimSun" w:cs="SimSun" w:hint="eastAsia"/>
      </w:rPr>
      <w:t>Ⅰ</w:t>
    </w:r>
  </w:p>
  <w:p w14:paraId="17924AD6" w14:textId="77777777" w:rsidR="00CC1B0B" w:rsidRDefault="00CC1B0B">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276D8" w14:textId="71583355" w:rsidR="00CC1B0B" w:rsidRDefault="00CC1B0B">
    <w:pPr>
      <w:pStyle w:val="af1"/>
      <w:framePr w:wrap="around" w:vAnchor="text" w:hAnchor="margin" w:xAlign="center" w:y="1"/>
      <w:rPr>
        <w:rStyle w:val="a8"/>
      </w:rPr>
    </w:pPr>
    <w:r>
      <w:fldChar w:fldCharType="begin"/>
    </w:r>
    <w:r>
      <w:rPr>
        <w:rStyle w:val="a8"/>
      </w:rPr>
      <w:instrText xml:space="preserve">PAGE  </w:instrText>
    </w:r>
    <w:r>
      <w:fldChar w:fldCharType="separate"/>
    </w:r>
    <w:r w:rsidR="00A80E2F">
      <w:rPr>
        <w:rStyle w:val="a8"/>
        <w:noProof/>
      </w:rPr>
      <w:t>11</w:t>
    </w:r>
    <w:r>
      <w:fldChar w:fldCharType="end"/>
    </w:r>
  </w:p>
  <w:p w14:paraId="6DE62FC8" w14:textId="77777777" w:rsidR="00CC1B0B" w:rsidRDefault="00CC1B0B">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0386F" w14:textId="77777777" w:rsidR="00DE31FC" w:rsidRDefault="00DE31FC">
      <w:r>
        <w:separator/>
      </w:r>
    </w:p>
  </w:footnote>
  <w:footnote w:type="continuationSeparator" w:id="0">
    <w:p w14:paraId="3A14643C" w14:textId="77777777" w:rsidR="00DE31FC" w:rsidRDefault="00DE31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2BDD6" w14:textId="77777777" w:rsidR="00CC1B0B" w:rsidRDefault="00CC1B0B">
    <w:pPr>
      <w:pStyle w:val="af0"/>
    </w:pPr>
    <w:r>
      <w:rPr>
        <w:rFonts w:hint="eastAsia"/>
      </w:rPr>
      <w:t>第一章引言</w:t>
    </w:r>
    <w:r>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6"/>
  </w:num>
  <w:num w:numId="4">
    <w:abstractNumId w:val="18"/>
  </w:num>
  <w:num w:numId="5">
    <w:abstractNumId w:val="25"/>
  </w:num>
  <w:num w:numId="6">
    <w:abstractNumId w:val="2"/>
  </w:num>
  <w:num w:numId="7">
    <w:abstractNumId w:val="17"/>
  </w:num>
  <w:num w:numId="8">
    <w:abstractNumId w:val="15"/>
  </w:num>
  <w:num w:numId="9">
    <w:abstractNumId w:val="13"/>
  </w:num>
  <w:num w:numId="10">
    <w:abstractNumId w:val="22"/>
  </w:num>
  <w:num w:numId="11">
    <w:abstractNumId w:val="7"/>
  </w:num>
  <w:num w:numId="12">
    <w:abstractNumId w:val="20"/>
  </w:num>
  <w:num w:numId="13">
    <w:abstractNumId w:val="8"/>
  </w:num>
  <w:num w:numId="14">
    <w:abstractNumId w:val="3"/>
  </w:num>
  <w:num w:numId="15">
    <w:abstractNumId w:val="23"/>
  </w:num>
  <w:num w:numId="16">
    <w:abstractNumId w:val="16"/>
  </w:num>
  <w:num w:numId="17">
    <w:abstractNumId w:val="24"/>
  </w:num>
  <w:num w:numId="18">
    <w:abstractNumId w:val="5"/>
  </w:num>
  <w:num w:numId="19">
    <w:abstractNumId w:val="9"/>
  </w:num>
  <w:num w:numId="20">
    <w:abstractNumId w:val="11"/>
  </w:num>
  <w:num w:numId="21">
    <w:abstractNumId w:val="26"/>
  </w:num>
  <w:num w:numId="22">
    <w:abstractNumId w:val="10"/>
  </w:num>
  <w:num w:numId="23">
    <w:abstractNumId w:val="4"/>
  </w:num>
  <w:num w:numId="24">
    <w:abstractNumId w:val="21"/>
  </w:num>
  <w:num w:numId="25">
    <w:abstractNumId w:val="12"/>
  </w:num>
  <w:num w:numId="26">
    <w:abstractNumId w:val="14"/>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D05B2"/>
    <w:rsid w:val="001133B9"/>
    <w:rsid w:val="00172A27"/>
    <w:rsid w:val="00193FBA"/>
    <w:rsid w:val="001B014D"/>
    <w:rsid w:val="001C1E64"/>
    <w:rsid w:val="001C7BDA"/>
    <w:rsid w:val="001E22D4"/>
    <w:rsid w:val="001F618B"/>
    <w:rsid w:val="00242196"/>
    <w:rsid w:val="00246924"/>
    <w:rsid w:val="00281974"/>
    <w:rsid w:val="003A0D42"/>
    <w:rsid w:val="003C3DA4"/>
    <w:rsid w:val="004029C9"/>
    <w:rsid w:val="0041204D"/>
    <w:rsid w:val="00412262"/>
    <w:rsid w:val="00417E82"/>
    <w:rsid w:val="004443DF"/>
    <w:rsid w:val="0045497D"/>
    <w:rsid w:val="00456055"/>
    <w:rsid w:val="00487283"/>
    <w:rsid w:val="004A3DC9"/>
    <w:rsid w:val="004B2754"/>
    <w:rsid w:val="004B32EF"/>
    <w:rsid w:val="004D01B4"/>
    <w:rsid w:val="00516B3F"/>
    <w:rsid w:val="0054199E"/>
    <w:rsid w:val="005949C0"/>
    <w:rsid w:val="005F6DA2"/>
    <w:rsid w:val="005F7C00"/>
    <w:rsid w:val="006340F6"/>
    <w:rsid w:val="00642494"/>
    <w:rsid w:val="00683343"/>
    <w:rsid w:val="006A4B30"/>
    <w:rsid w:val="006B0DE0"/>
    <w:rsid w:val="006E438C"/>
    <w:rsid w:val="0076776F"/>
    <w:rsid w:val="007C2508"/>
    <w:rsid w:val="007E2E39"/>
    <w:rsid w:val="007E5FCD"/>
    <w:rsid w:val="00813BC1"/>
    <w:rsid w:val="00856853"/>
    <w:rsid w:val="00862D67"/>
    <w:rsid w:val="008933E1"/>
    <w:rsid w:val="00911ECC"/>
    <w:rsid w:val="00993F28"/>
    <w:rsid w:val="009A26C4"/>
    <w:rsid w:val="009A76FB"/>
    <w:rsid w:val="009B63AE"/>
    <w:rsid w:val="009C1A83"/>
    <w:rsid w:val="009C55D5"/>
    <w:rsid w:val="009E2125"/>
    <w:rsid w:val="009E5E2F"/>
    <w:rsid w:val="009F1B4C"/>
    <w:rsid w:val="009F2E6F"/>
    <w:rsid w:val="00A265F9"/>
    <w:rsid w:val="00A3546B"/>
    <w:rsid w:val="00A370F6"/>
    <w:rsid w:val="00A60CEC"/>
    <w:rsid w:val="00A67151"/>
    <w:rsid w:val="00A80E2F"/>
    <w:rsid w:val="00AC4C8A"/>
    <w:rsid w:val="00B0057B"/>
    <w:rsid w:val="00BD50DA"/>
    <w:rsid w:val="00C0148C"/>
    <w:rsid w:val="00C62268"/>
    <w:rsid w:val="00CB529C"/>
    <w:rsid w:val="00CC1B0B"/>
    <w:rsid w:val="00D112AC"/>
    <w:rsid w:val="00DA6E37"/>
    <w:rsid w:val="00DC243B"/>
    <w:rsid w:val="00DD6799"/>
    <w:rsid w:val="00DE31FC"/>
    <w:rsid w:val="00DF2A92"/>
    <w:rsid w:val="00E55A10"/>
    <w:rsid w:val="00E85E62"/>
    <w:rsid w:val="00F10FA1"/>
    <w:rsid w:val="00F909BC"/>
    <w:rsid w:val="00F94575"/>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chartTrackingRefBased/>
  <w15:docId w15:val="{6A2B2497-BA26-4346-B97A-8A3B2B5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3"/>
      </w:numPr>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numPr>
        <w:ilvl w:val="1"/>
        <w:numId w:val="3"/>
      </w:numPr>
      <w:spacing w:before="260" w:after="260" w:line="416" w:lineRule="auto"/>
      <w:outlineLvl w:val="1"/>
    </w:pPr>
    <w:rPr>
      <w:rFonts w:ascii="Arial" w:eastAsia="SimHei" w:hAnsi="Arial"/>
      <w:b/>
      <w:bCs/>
      <w:sz w:val="32"/>
      <w:szCs w:val="32"/>
      <w:lang w:val="x-none" w:eastAsia="x-none"/>
    </w:rPr>
  </w:style>
  <w:style w:type="paragraph" w:styleId="3">
    <w:name w:val="heading 3"/>
    <w:basedOn w:val="a"/>
    <w:next w:val="a0"/>
    <w:link w:val="30"/>
    <w:qFormat/>
    <w:pPr>
      <w:keepNext/>
      <w:keepLines/>
      <w:numPr>
        <w:ilvl w:val="2"/>
        <w:numId w:val="3"/>
      </w:numPr>
      <w:tabs>
        <w:tab w:val="left" w:pos="709"/>
      </w:tabs>
      <w:outlineLvl w:val="2"/>
    </w:pPr>
    <w:rPr>
      <w:rFonts w:ascii="Arial" w:eastAsia="SimHei" w:hAnsi="Arial"/>
      <w:b/>
      <w:sz w:val="28"/>
      <w:lang w:val="x-none" w:eastAsia="x-none"/>
    </w:rPr>
  </w:style>
  <w:style w:type="paragraph" w:styleId="4">
    <w:name w:val="heading 4"/>
    <w:basedOn w:val="a"/>
    <w:next w:val="a"/>
    <w:qFormat/>
    <w:pPr>
      <w:keepNext/>
      <w:keepLines/>
      <w:numPr>
        <w:ilvl w:val="3"/>
        <w:numId w:val="3"/>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3"/>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Pr>
      <w:rFonts w:ascii="Arial" w:eastAsia="SimHei" w:hAnsi="Arial"/>
      <w:b/>
      <w:bCs/>
      <w:kern w:val="2"/>
      <w:sz w:val="32"/>
      <w:szCs w:val="32"/>
      <w:lang w:val="x-none" w:eastAsia="x-none"/>
    </w:rPr>
  </w:style>
  <w:style w:type="character" w:customStyle="1" w:styleId="a4">
    <w:name w:val="批注文字 字符"/>
    <w:link w:val="a5"/>
    <w:uiPriority w:val="99"/>
    <w:rPr>
      <w:kern w:val="2"/>
      <w:sz w:val="21"/>
      <w:szCs w:val="24"/>
    </w:rPr>
  </w:style>
  <w:style w:type="character" w:styleId="a6">
    <w:name w:val="Hyperlink"/>
    <w:rPr>
      <w:color w:val="0000FF"/>
      <w:u w:val="single"/>
    </w:rPr>
  </w:style>
  <w:style w:type="character" w:styleId="a7">
    <w:name w:val="annotation reference"/>
    <w:unhideWhenUsed/>
    <w:rPr>
      <w:sz w:val="21"/>
      <w:szCs w:val="21"/>
    </w:rPr>
  </w:style>
  <w:style w:type="character" w:styleId="a8">
    <w:name w:val="page number"/>
    <w:basedOn w:val="a1"/>
  </w:style>
  <w:style w:type="character" w:customStyle="1" w:styleId="10">
    <w:name w:val="标题 1 字符"/>
    <w:link w:val="1"/>
    <w:rPr>
      <w:b/>
      <w:bCs/>
      <w:kern w:val="44"/>
      <w:sz w:val="44"/>
      <w:szCs w:val="44"/>
      <w:lang w:val="x-none" w:eastAsia="x-none"/>
    </w:rPr>
  </w:style>
  <w:style w:type="character" w:customStyle="1" w:styleId="30">
    <w:name w:val="标题 3 字符"/>
    <w:link w:val="3"/>
    <w:rPr>
      <w:rFonts w:ascii="Arial" w:eastAsia="SimHei" w:hAnsi="Arial"/>
      <w:b/>
      <w:kern w:val="2"/>
      <w:sz w:val="28"/>
      <w:szCs w:val="24"/>
      <w:lang w:val="x-none" w:eastAsia="x-none"/>
    </w:rPr>
  </w:style>
  <w:style w:type="character" w:customStyle="1" w:styleId="a9">
    <w:name w:val="批注主题 字符"/>
    <w:basedOn w:val="a4"/>
    <w:link w:val="aa"/>
    <w:rPr>
      <w:kern w:val="2"/>
      <w:sz w:val="21"/>
      <w:szCs w:val="24"/>
    </w:rPr>
  </w:style>
  <w:style w:type="paragraph" w:customStyle="1" w:styleId="p16">
    <w:name w:val="p16"/>
    <w:basedOn w:val="a"/>
    <w:pPr>
      <w:widowControl/>
    </w:pPr>
    <w:rPr>
      <w:kern w:val="0"/>
      <w:sz w:val="24"/>
    </w:rPr>
  </w:style>
  <w:style w:type="paragraph" w:styleId="71">
    <w:name w:val="toc 7"/>
    <w:basedOn w:val="a"/>
    <w:next w:val="a"/>
    <w:pPr>
      <w:ind w:left="1260"/>
      <w:jc w:val="left"/>
    </w:pPr>
    <w:rPr>
      <w:szCs w:val="21"/>
    </w:rPr>
  </w:style>
  <w:style w:type="paragraph" w:styleId="a5">
    <w:name w:val="annotation text"/>
    <w:basedOn w:val="a"/>
    <w:link w:val="a4"/>
    <w:unhideWhenUsed/>
    <w:pPr>
      <w:jc w:val="left"/>
    </w:pPr>
  </w:style>
  <w:style w:type="paragraph" w:styleId="40">
    <w:name w:val="toc 4"/>
    <w:basedOn w:val="a"/>
    <w:next w:val="a"/>
    <w:pPr>
      <w:ind w:left="630"/>
      <w:jc w:val="left"/>
    </w:pPr>
    <w:rPr>
      <w:szCs w:val="21"/>
    </w:rPr>
  </w:style>
  <w:style w:type="paragraph" w:styleId="ab">
    <w:name w:val="Body Text Indent"/>
    <w:basedOn w:val="a"/>
    <w:pPr>
      <w:spacing w:line="360" w:lineRule="auto"/>
      <w:ind w:firstLine="420"/>
    </w:pPr>
    <w:rPr>
      <w:rFonts w:ascii="SimSun" w:hAnsi="SimSun"/>
    </w:rPr>
  </w:style>
  <w:style w:type="paragraph" w:styleId="aa">
    <w:name w:val="annotation subject"/>
    <w:basedOn w:val="a5"/>
    <w:next w:val="a5"/>
    <w:link w:val="a9"/>
    <w:uiPriority w:val="99"/>
    <w:unhideWhenUsed/>
    <w:rPr>
      <w:b/>
      <w:bCs/>
    </w:rPr>
  </w:style>
  <w:style w:type="paragraph" w:styleId="ac">
    <w:name w:val="Body Text"/>
    <w:basedOn w:val="a"/>
    <w:pPr>
      <w:tabs>
        <w:tab w:val="left" w:pos="1245"/>
      </w:tabs>
      <w:spacing w:line="360" w:lineRule="auto"/>
      <w:jc w:val="left"/>
    </w:pPr>
    <w:rPr>
      <w:rFonts w:ascii="SimSun" w:hAnsi="SimSun"/>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d">
    <w:name w:val="Balloon Text"/>
    <w:basedOn w:val="a"/>
    <w:rPr>
      <w:sz w:val="18"/>
      <w:szCs w:val="18"/>
    </w:rPr>
  </w:style>
  <w:style w:type="paragraph" w:styleId="50">
    <w:name w:val="toc 5"/>
    <w:basedOn w:val="a"/>
    <w:next w:val="a"/>
    <w:pPr>
      <w:ind w:left="840"/>
      <w:jc w:val="left"/>
    </w:pPr>
    <w:rPr>
      <w:szCs w:val="21"/>
    </w:rPr>
  </w:style>
  <w:style w:type="paragraph" w:styleId="ae">
    <w:name w:val="Document Map"/>
    <w:basedOn w:val="a"/>
    <w:pPr>
      <w:shd w:val="clear" w:color="auto" w:fill="000080"/>
    </w:pPr>
  </w:style>
  <w:style w:type="paragraph" w:styleId="af">
    <w:name w:val="caption"/>
    <w:basedOn w:val="a"/>
    <w:next w:val="a"/>
    <w:qFormat/>
    <w:pPr>
      <w:spacing w:line="440" w:lineRule="exact"/>
    </w:pPr>
    <w:rPr>
      <w:rFonts w:ascii="Cambria" w:eastAsia="SimHei" w:hAnsi="Cambria"/>
      <w:sz w:val="20"/>
      <w:szCs w:val="20"/>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31">
    <w:name w:val="toc 3"/>
    <w:basedOn w:val="a"/>
    <w:next w:val="a"/>
    <w:pPr>
      <w:ind w:left="420"/>
      <w:jc w:val="left"/>
    </w:pPr>
    <w:rPr>
      <w:i/>
      <w:iCs/>
    </w:rPr>
  </w:style>
  <w:style w:type="paragraph" w:styleId="af1">
    <w:name w:val="footer"/>
    <w:basedOn w:val="a"/>
    <w:pPr>
      <w:tabs>
        <w:tab w:val="center" w:pos="4153"/>
        <w:tab w:val="right" w:pos="8306"/>
      </w:tabs>
      <w:snapToGrid w:val="0"/>
      <w:jc w:val="left"/>
    </w:pPr>
    <w:rPr>
      <w:sz w:val="18"/>
      <w:szCs w:val="18"/>
    </w:rPr>
  </w:style>
  <w:style w:type="paragraph" w:styleId="81">
    <w:name w:val="toc 8"/>
    <w:basedOn w:val="a"/>
    <w:next w:val="a"/>
    <w:pPr>
      <w:ind w:left="1470"/>
      <w:jc w:val="left"/>
    </w:pPr>
    <w:rPr>
      <w:szCs w:val="21"/>
    </w:rPr>
  </w:style>
  <w:style w:type="paragraph" w:styleId="af2">
    <w:name w:val="List Paragraph"/>
    <w:basedOn w:val="a"/>
    <w:link w:val="af3"/>
    <w:uiPriority w:val="34"/>
    <w:qFormat/>
    <w:pPr>
      <w:spacing w:line="440" w:lineRule="exact"/>
      <w:ind w:firstLineChars="200" w:firstLine="420"/>
    </w:pPr>
  </w:style>
  <w:style w:type="paragraph" w:styleId="61">
    <w:name w:val="toc 6"/>
    <w:basedOn w:val="a"/>
    <w:next w:val="a"/>
    <w:pPr>
      <w:ind w:left="1050"/>
      <w:jc w:val="left"/>
    </w:pPr>
    <w:rPr>
      <w:szCs w:val="21"/>
    </w:rPr>
  </w:style>
  <w:style w:type="paragraph" w:styleId="21">
    <w:name w:val="Body Text Indent 2"/>
    <w:basedOn w:val="a"/>
    <w:pPr>
      <w:spacing w:line="360" w:lineRule="auto"/>
      <w:ind w:left="420" w:hangingChars="200" w:hanging="420"/>
    </w:pPr>
  </w:style>
  <w:style w:type="paragraph" w:styleId="11">
    <w:name w:val="toc 1"/>
    <w:basedOn w:val="a"/>
    <w:next w:val="a"/>
    <w:pPr>
      <w:spacing w:before="120" w:after="120"/>
      <w:jc w:val="left"/>
    </w:pPr>
    <w:rPr>
      <w:b/>
      <w:bCs/>
      <w:caps/>
    </w:rPr>
  </w:style>
  <w:style w:type="paragraph" w:styleId="91">
    <w:name w:val="toc 9"/>
    <w:basedOn w:val="a"/>
    <w:next w:val="a"/>
    <w:pPr>
      <w:ind w:left="1680"/>
      <w:jc w:val="left"/>
    </w:pPr>
    <w:rPr>
      <w:szCs w:val="21"/>
    </w:rPr>
  </w:style>
  <w:style w:type="paragraph" w:styleId="22">
    <w:name w:val="toc 2"/>
    <w:basedOn w:val="a"/>
    <w:next w:val="a"/>
    <w:pPr>
      <w:ind w:left="210"/>
      <w:jc w:val="left"/>
    </w:pPr>
    <w:rPr>
      <w:smallCaps/>
    </w:rPr>
  </w:style>
  <w:style w:type="paragraph" w:customStyle="1" w:styleId="af4">
    <w:name w:val="图"/>
    <w:basedOn w:val="a"/>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szCs w:val="24"/>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szCs w:val="24"/>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3">
    <w:name w:val="列出段落 字符"/>
    <w:link w:val="af2"/>
    <w:uiPriority w:val="34"/>
    <w:rsid w:val="00DD67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6.png"/><Relationship Id="rId42" Type="http://schemas.openxmlformats.org/officeDocument/2006/relationships/oleObject" Target="embeddings/Microsoft_Visio_2003-2010_Drawing4.vsd"/><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Microsoft_Visio_2003-2010_Drawing.vsd"/><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oleObject" Target="embeddings/Microsoft_Visio_2003-2010_Drawing3.vsd"/><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Microsoft_Visio_2003-2010_Drawing1.vsd"/><Relationship Id="rId28" Type="http://schemas.openxmlformats.org/officeDocument/2006/relationships/image" Target="media/image11.png"/><Relationship Id="rId36" Type="http://schemas.openxmlformats.org/officeDocument/2006/relationships/hyperlink" Target="mailto:&#36755;&#20837;&#23436;&#25972;&#37038;&#31665;&#22320;&#22336;*@*.*&#65288;&#26368;&#38271;50" TargetMode="External"/><Relationship Id="rId10" Type="http://schemas.openxmlformats.org/officeDocument/2006/relationships/footer" Target="footer1.xml"/><Relationship Id="rId19" Type="http://schemas.openxmlformats.org/officeDocument/2006/relationships/package" Target="embeddings/Microsoft_Visio_Drawing.vsdx"/><Relationship Id="rId31" Type="http://schemas.openxmlformats.org/officeDocument/2006/relationships/image" Target="media/image13.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oleObject" Target="embeddings/Microsoft_Visio_2003-2010_Drawing2.vsd"/><Relationship Id="rId35" Type="http://schemas.openxmlformats.org/officeDocument/2006/relationships/image" Target="media/image17.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44111-0C6F-4B96-A055-891F66D5F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77</Pages>
  <Words>6243</Words>
  <Characters>35586</Characters>
  <Application>Microsoft Office Word</Application>
  <DocSecurity>0</DocSecurity>
  <PresentationFormat/>
  <Lines>296</Lines>
  <Paragraphs>83</Paragraphs>
  <Slides>0</Slides>
  <Notes>0</Notes>
  <HiddenSlides>0</HiddenSlides>
  <MMClips>0</MMClips>
  <ScaleCrop>false</ScaleCrop>
  <Manager/>
  <Company>bupt</Company>
  <LinksUpToDate>false</LinksUpToDate>
  <CharactersWithSpaces>41746</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59</cp:revision>
  <dcterms:created xsi:type="dcterms:W3CDTF">2016-05-02T06:24:00Z</dcterms:created>
  <dcterms:modified xsi:type="dcterms:W3CDTF">2016-05-08T03:00:00Z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
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40B00BA5" w:rsidR="00911ECC" w:rsidRDefault="00911ECC" w:rsidP="00F81FE8">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w:t>
      </w:r>
      <w:r w:rsidR="00B76EBD">
        <w:rPr>
          <w:rFonts w:hint="eastAsia"/>
          <w:b/>
          <w:sz w:val="36"/>
          <w:szCs w:val="32"/>
        </w:rPr>
        <w:t>云</w:t>
      </w:r>
      <w:r w:rsidR="00501918" w:rsidRPr="00501918">
        <w:rPr>
          <w:rFonts w:hint="eastAsia"/>
          <w:b/>
          <w:sz w:val="36"/>
          <w:szCs w:val="32"/>
        </w:rPr>
        <w:t>办公服务</w:t>
      </w:r>
      <w:r w:rsidR="00B76EBD">
        <w:rPr>
          <w:rFonts w:hint="eastAsia"/>
          <w:b/>
          <w:sz w:val="36"/>
          <w:szCs w:val="32"/>
        </w:rPr>
        <w:t>软件</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1943E218" w:rsidR="00911ECC" w:rsidRDefault="00911ECC" w:rsidP="00F81FE8">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F81FE8">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F81FE8">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F81FE8">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F81FE8">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F81FE8">
      <w:pPr>
        <w:ind w:firstLineChars="890" w:firstLine="2502"/>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2AD89E0"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w:t>
      </w:r>
      <w:r w:rsidR="00B349D1">
        <w:rPr>
          <w:rFonts w:eastAsia="黑体" w:hint="eastAsia"/>
          <w:bCs/>
          <w:sz w:val="32"/>
          <w:szCs w:val="36"/>
        </w:rPr>
        <w:t>设计与</w:t>
      </w:r>
      <w:r w:rsidRPr="00501918">
        <w:rPr>
          <w:rFonts w:eastAsia="黑体" w:hint="eastAsia"/>
          <w:bCs/>
          <w:sz w:val="32"/>
          <w:szCs w:val="36"/>
        </w:rPr>
        <w:t>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21CFD2C8" w14:textId="77777777"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14:paraId="37AACC38" w14:textId="17530A67"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A27CBB">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A27CBB">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A27CBB">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A27CBB">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A27CBB">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A27CBB">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A27CBB">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A27CBB">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A27CBB">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A27CBB">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A27CBB">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0"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2"/>
        <w:rPr>
          <w:rFonts w:ascii="黑体"/>
          <w:sz w:val="28"/>
          <w:szCs w:val="28"/>
          <w:lang w:eastAsia="zh-CN"/>
        </w:rPr>
      </w:pPr>
      <w:bookmarkStart w:id="1" w:name="_Toc451011670"/>
      <w:r>
        <w:rPr>
          <w:rFonts w:ascii="黑体" w:hint="eastAsia"/>
          <w:sz w:val="28"/>
          <w:szCs w:val="28"/>
        </w:rPr>
        <w:t>背景</w:t>
      </w:r>
      <w:bookmarkEnd w:id="1"/>
    </w:p>
    <w:p w14:paraId="5D5DC5C0" w14:textId="7750E651"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一个组织目标而发明的协同工具。从现代文明开始，随着电脑科技的发展、企业组织的发达，也就产生了现在的协同(OA)</w:t>
      </w:r>
      <w:r w:rsidR="003020B2">
        <w:rPr>
          <w:rFonts w:ascii="宋体" w:eastAsia="宋体" w:hAnsi="宋体" w:hint="eastAsia"/>
        </w:rPr>
        <w:t>软件。</w:t>
      </w:r>
      <w:r w:rsidR="008C1316" w:rsidRPr="008C1316">
        <w:rPr>
          <w:rFonts w:ascii="宋体" w:eastAsia="宋体" w:hAnsi="宋体" w:hint="eastAsia"/>
        </w:rPr>
        <w:t>协同(OA)软件的发展与互联网的发展基本保持一致，从刚开始有邮件、电子公告板、BBS，到独立网站的出现、到分类搜索网站、到门户网站（新浪、网易）、到全局搜索引擎的出现、到强化个人分享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兴起，社会互联网的发展一直带动着协同(OA)软件的发展。互联网的发展脉络是从点对</w:t>
      </w:r>
      <w:r w:rsidR="008C1316">
        <w:rPr>
          <w:rFonts w:ascii="宋体" w:eastAsia="宋体" w:hAnsi="宋体" w:hint="eastAsia"/>
        </w:rPr>
        <w:t>点、点对面、面对面、面对点、点对点直到回归以每一个人为核心的应。</w:t>
      </w:r>
    </w:p>
    <w:p w14:paraId="2F1FF229" w14:textId="64F9B8B8"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协同(OA)软件以应用为核心的阶段发展：</w:t>
      </w:r>
    </w:p>
    <w:p w14:paraId="7799E18A"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14:paraId="656E5262"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14:paraId="545B5EFB"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14:paraId="505793CE"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14:paraId="4ACE30C2" w14:textId="7EBB5DF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14:paraId="33E70F86" w14:textId="1F4B0D51"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14:paraId="1D4A9FF0" w14:textId="5D79AB50"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Pr="008C1316">
        <w:rPr>
          <w:rFonts w:ascii="宋体" w:eastAsia="宋体" w:hAnsi="宋体" w:hint="eastAsia"/>
        </w:rPr>
        <w:t>协同(OA)软件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665D8" w:rsidRPr="008C1316">
        <w:rPr>
          <w:rFonts w:ascii="宋体" w:eastAsia="宋体" w:hAnsi="宋体" w:hint="eastAsia"/>
        </w:rPr>
        <w:t>协同(OA)软件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042B0B" w:rsidRPr="008C1316">
        <w:rPr>
          <w:rFonts w:ascii="宋体" w:eastAsia="宋体" w:hAnsi="宋体" w:hint="eastAsia"/>
        </w:rPr>
        <w:t>协同(OA)软件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042B0B" w:rsidRPr="008C1316">
        <w:rPr>
          <w:rFonts w:ascii="宋体" w:eastAsia="宋体" w:hAnsi="宋体" w:hint="eastAsia"/>
        </w:rPr>
        <w:t>协同(OA)软件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14:paraId="346208EB" w14:textId="6AF112C9"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14:paraId="3D6A979E" w14:textId="049ED95D"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2F1EE8E1" w14:textId="2E10A8FE" w:rsidR="00911ECC" w:rsidRDefault="00911ECC" w:rsidP="00626322">
      <w:pPr>
        <w:pStyle w:val="2"/>
        <w:rPr>
          <w:rFonts w:ascii="黑体"/>
          <w:sz w:val="28"/>
        </w:rPr>
      </w:pPr>
      <w:bookmarkStart w:id="2" w:name="_Toc451011671"/>
      <w:r>
        <w:rPr>
          <w:rFonts w:ascii="黑体" w:hint="eastAsia"/>
          <w:sz w:val="28"/>
        </w:rPr>
        <w:lastRenderedPageBreak/>
        <w:t>课题任务</w:t>
      </w:r>
      <w:bookmarkEnd w:id="2"/>
    </w:p>
    <w:p w14:paraId="4FD8D42F" w14:textId="1DC674D7" w:rsidR="00911ECC" w:rsidRPr="00CA246A" w:rsidRDefault="00911ECC" w:rsidP="00CA246A">
      <w:pPr>
        <w:pStyle w:val="3"/>
        <w:rPr>
          <w:sz w:val="24"/>
        </w:rPr>
      </w:pPr>
      <w:bookmarkStart w:id="3" w:name="_Toc451011672"/>
      <w:r w:rsidRPr="00CA246A">
        <w:rPr>
          <w:rFonts w:hint="eastAsia"/>
          <w:sz w:val="24"/>
        </w:rPr>
        <w:t>课题内容</w:t>
      </w:r>
      <w:bookmarkEnd w:id="3"/>
    </w:p>
    <w:p w14:paraId="5557DDF3" w14:textId="339E758A"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F21DCC">
        <w:rPr>
          <w:rFonts w:ascii="宋体" w:eastAsia="宋体" w:hAnsi="宋体" w:hint="eastAsia"/>
        </w:rPr>
        <w:t>软件——工作圈的后台服务。工作圈是一款基于</w:t>
      </w:r>
      <w:proofErr w:type="gramStart"/>
      <w:r w:rsidR="00F21DCC">
        <w:rPr>
          <w:rFonts w:ascii="宋体" w:eastAsia="宋体" w:hAnsi="宋体" w:hint="eastAsia"/>
        </w:rPr>
        <w:t>云服务</w:t>
      </w:r>
      <w:proofErr w:type="gramEnd"/>
      <w:r w:rsidR="00F21DCC">
        <w:rPr>
          <w:rFonts w:ascii="宋体" w:eastAsia="宋体" w:hAnsi="宋体" w:hint="eastAsia"/>
        </w:rPr>
        <w:t>的协同办公软件。它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26EA8CE5" w14:textId="4989A6D6" w:rsidR="00911ECC" w:rsidRPr="00CA246A" w:rsidRDefault="00911ECC" w:rsidP="00CA246A">
      <w:pPr>
        <w:pStyle w:val="3"/>
        <w:rPr>
          <w:sz w:val="24"/>
        </w:rPr>
      </w:pPr>
      <w:bookmarkStart w:id="4" w:name="_Toc451011673"/>
      <w:r w:rsidRPr="00CA246A">
        <w:rPr>
          <w:rFonts w:hint="eastAsia"/>
          <w:sz w:val="24"/>
        </w:rPr>
        <w:t>本人承担任务</w:t>
      </w:r>
      <w:bookmarkEnd w:id="4"/>
    </w:p>
    <w:p w14:paraId="0F2BE9F6" w14:textId="23E29151" w:rsidR="00911ECC" w:rsidRPr="00D5214D" w:rsidRDefault="001E0F0F" w:rsidP="00D5214D">
      <w:pPr>
        <w:pStyle w:val="af2"/>
        <w:spacing w:line="400" w:lineRule="exact"/>
        <w:ind w:firstLine="432"/>
        <w:rPr>
          <w:rFonts w:ascii="宋体" w:eastAsia="宋体" w:hAnsi="宋体"/>
        </w:rPr>
      </w:pPr>
      <w:r w:rsidRPr="00D5214D">
        <w:rPr>
          <w:rFonts w:ascii="宋体" w:eastAsia="宋体" w:hAnsi="宋体" w:hint="eastAsia"/>
        </w:rPr>
        <w:t>研究开源的分布式组件。设计和实现</w:t>
      </w:r>
      <w:r w:rsidR="00B07EB8" w:rsidRPr="00D5214D">
        <w:rPr>
          <w:rFonts w:ascii="宋体" w:eastAsia="宋体" w:hAnsi="宋体" w:hint="eastAsia"/>
        </w:rPr>
        <w:t>一个高性能，支持弹性扩展的易于维护的分布式服务框架。</w:t>
      </w:r>
    </w:p>
    <w:p w14:paraId="639D4C3A" w14:textId="52D5944C" w:rsidR="009D22A7" w:rsidRPr="00D5214D" w:rsidRDefault="00B07EB8" w:rsidP="00D5214D">
      <w:pPr>
        <w:pStyle w:val="af2"/>
        <w:spacing w:line="400" w:lineRule="exact"/>
        <w:ind w:firstLine="432"/>
        <w:rPr>
          <w:rFonts w:ascii="宋体" w:eastAsia="宋体" w:hAnsi="宋体"/>
        </w:rPr>
      </w:pPr>
      <w:r w:rsidRPr="00D5214D">
        <w:rPr>
          <w:rFonts w:ascii="宋体" w:eastAsia="宋体" w:hAnsi="宋体" w:hint="eastAsia"/>
        </w:rPr>
        <w:t>实现分布式服务中的核心服务。</w:t>
      </w:r>
    </w:p>
    <w:p w14:paraId="04D67C95" w14:textId="5EB9EC1C" w:rsidR="00911ECC" w:rsidRDefault="00911ECC" w:rsidP="00626322">
      <w:pPr>
        <w:pStyle w:val="2"/>
        <w:rPr>
          <w:rFonts w:ascii="黑体"/>
          <w:sz w:val="28"/>
        </w:rPr>
      </w:pPr>
      <w:bookmarkStart w:id="5" w:name="_Toc451011674"/>
      <w:r>
        <w:rPr>
          <w:rFonts w:ascii="黑体" w:hint="eastAsia"/>
          <w:sz w:val="28"/>
        </w:rPr>
        <w:t>论文结构</w:t>
      </w:r>
      <w:bookmarkEnd w:id="5"/>
    </w:p>
    <w:p w14:paraId="33761016" w14:textId="2DA7F1D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本文共分N章</w:t>
      </w:r>
      <w:r w:rsidR="00DF1BBB" w:rsidRPr="00D5214D">
        <w:rPr>
          <w:rFonts w:ascii="宋体" w:eastAsia="宋体" w:hAnsi="宋体" w:hint="eastAsia"/>
        </w:rPr>
        <w:t>，</w:t>
      </w:r>
      <w:r w:rsidRPr="00D5214D">
        <w:rPr>
          <w:rFonts w:ascii="宋体" w:eastAsia="宋体" w:hAnsi="宋体" w:hint="eastAsia"/>
        </w:rPr>
        <w:t>内容安排如下：</w:t>
      </w:r>
    </w:p>
    <w:p w14:paraId="5353D90F" w14:textId="1666B13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第一章 引言</w:t>
      </w:r>
      <w:r w:rsidR="00DF1BBB" w:rsidRPr="00D5214D">
        <w:rPr>
          <w:rFonts w:ascii="宋体" w:eastAsia="宋体" w:hAnsi="宋体" w:hint="eastAsia"/>
        </w:rPr>
        <w:t>，</w:t>
      </w:r>
      <w:r w:rsidRPr="00D5214D">
        <w:rPr>
          <w:rFonts w:ascii="宋体" w:eastAsia="宋体" w:hAnsi="宋体" w:hint="eastAsia"/>
        </w:rPr>
        <w:t>介绍本课题的意义、任务、预期目标等。</w:t>
      </w:r>
    </w:p>
    <w:p w14:paraId="52BAEFB6" w14:textId="66F65856"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第二章 XXXX，</w:t>
      </w:r>
      <w:r w:rsidR="008263BD">
        <w:rPr>
          <w:rFonts w:ascii="宋体" w:eastAsia="宋体" w:hAnsi="宋体" w:hint="eastAsia"/>
        </w:rPr>
        <w:t xml:space="preserve"> </w:t>
      </w:r>
    </w:p>
    <w:p w14:paraId="36F622E6" w14:textId="6978FB60"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第三章 XXXX，XXXX</w:t>
      </w:r>
    </w:p>
    <w:p w14:paraId="1BA5A6E7" w14:textId="77777777"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第N章 结束语，对本文工作进行全面总</w:t>
      </w:r>
      <w:bookmarkStart w:id="6" w:name="_GoBack"/>
      <w:bookmarkEnd w:id="6"/>
      <w:r w:rsidRPr="00D5214D">
        <w:rPr>
          <w:rFonts w:ascii="宋体" w:eastAsia="宋体" w:hAnsi="宋体" w:hint="eastAsia"/>
        </w:rPr>
        <w:t>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rPr>
      </w:pPr>
      <w:bookmarkStart w:id="7"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14:paraId="08ACB069" w14:textId="6331FFA4" w:rsidR="00911ECC" w:rsidRDefault="006B62A7">
      <w:pPr>
        <w:pStyle w:val="af1"/>
        <w:numPr>
          <w:ins w:id="8"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8DECBD8" w14:textId="0CEE3B8F" w:rsidR="00911ECC" w:rsidRPr="00CA246A" w:rsidRDefault="005949C0" w:rsidP="00626322">
      <w:pPr>
        <w:pStyle w:val="2"/>
        <w:rPr>
          <w:rFonts w:ascii="黑体"/>
          <w:sz w:val="28"/>
        </w:rPr>
      </w:pPr>
      <w:bookmarkStart w:id="9" w:name="_Toc451011676"/>
      <w:r w:rsidRPr="00CA246A">
        <w:rPr>
          <w:rFonts w:ascii="黑体"/>
          <w:sz w:val="28"/>
        </w:rPr>
        <w:t xml:space="preserve">Thrift </w:t>
      </w:r>
      <w:r w:rsidRPr="00CA246A">
        <w:rPr>
          <w:rFonts w:ascii="黑体"/>
          <w:sz w:val="28"/>
        </w:rPr>
        <w:t>—</w:t>
      </w:r>
      <w:r w:rsidRPr="00CA246A">
        <w:rPr>
          <w:rFonts w:ascii="黑体"/>
          <w:sz w:val="28"/>
        </w:rPr>
        <w:t xml:space="preserve"> RPC Framework</w:t>
      </w:r>
      <w:bookmarkEnd w:id="9"/>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CA246A" w:rsidRDefault="009C55D5" w:rsidP="00626322">
      <w:pPr>
        <w:pStyle w:val="2"/>
        <w:rPr>
          <w:rFonts w:ascii="黑体"/>
          <w:sz w:val="28"/>
        </w:rPr>
      </w:pPr>
      <w:bookmarkStart w:id="10" w:name="_Toc451011677"/>
      <w:r w:rsidRPr="00CA246A">
        <w:rPr>
          <w:rFonts w:ascii="黑体" w:hint="eastAsia"/>
          <w:sz w:val="28"/>
        </w:rPr>
        <w:t>分布式服务框架 Zookeepe</w:t>
      </w:r>
      <w:r w:rsidRPr="00CA246A">
        <w:rPr>
          <w:rFonts w:ascii="黑体"/>
          <w:sz w:val="28"/>
        </w:rPr>
        <w:t>r</w:t>
      </w:r>
      <w:bookmarkEnd w:id="10"/>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CA246A" w:rsidRDefault="00246924" w:rsidP="00626322">
      <w:pPr>
        <w:pStyle w:val="2"/>
        <w:rPr>
          <w:rFonts w:ascii="黑体"/>
          <w:sz w:val="28"/>
        </w:rPr>
      </w:pPr>
      <w:bookmarkStart w:id="11" w:name="_Toc451011678"/>
      <w:r w:rsidRPr="00CA246A">
        <w:rPr>
          <w:rFonts w:ascii="黑体" w:hint="eastAsia"/>
          <w:sz w:val="28"/>
        </w:rPr>
        <w:t>服务器缓存服务  Redis</w:t>
      </w:r>
      <w:bookmarkEnd w:id="11"/>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w:t>
      </w:r>
      <w:r w:rsidRPr="009C55D5">
        <w:rPr>
          <w:rFonts w:ascii="宋体" w:hAnsi="宋体" w:hint="eastAsia"/>
          <w:sz w:val="24"/>
        </w:rPr>
        <w:lastRenderedPageBreak/>
        <w:t>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CA246A" w:rsidRDefault="004029C9" w:rsidP="00626322">
      <w:pPr>
        <w:pStyle w:val="2"/>
        <w:rPr>
          <w:rFonts w:ascii="黑体"/>
          <w:sz w:val="28"/>
        </w:rPr>
      </w:pPr>
      <w:bookmarkStart w:id="12" w:name="_Toc451011679"/>
      <w:r w:rsidRPr="00CA246A">
        <w:rPr>
          <w:rFonts w:ascii="黑体" w:hint="eastAsia"/>
          <w:sz w:val="28"/>
        </w:rPr>
        <w:t>NoSql数据库 MongoDB</w:t>
      </w:r>
      <w:bookmarkEnd w:id="12"/>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7AA319B4" w14:textId="4A2391B9"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Pr="00CA246A" w:rsidRDefault="00911ECC" w:rsidP="00626322">
      <w:pPr>
        <w:pStyle w:val="2"/>
        <w:rPr>
          <w:rFonts w:ascii="黑体"/>
          <w:sz w:val="28"/>
        </w:rPr>
      </w:pPr>
      <w:bookmarkStart w:id="13" w:name="_Toc451011680"/>
      <w:r w:rsidRPr="00CA246A">
        <w:rPr>
          <w:rFonts w:ascii="黑体" w:hint="eastAsia"/>
          <w:sz w:val="28"/>
        </w:rPr>
        <w:t>本章小结</w:t>
      </w:r>
      <w:bookmarkEnd w:id="13"/>
    </w:p>
    <w:p w14:paraId="68DB4D72" w14:textId="46497DA1" w:rsidR="001B24BB" w:rsidRDefault="0026357C">
      <w:pPr>
        <w:pStyle w:val="af1"/>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1"/>
        <w:numPr>
          <w:ilvl w:val="0"/>
          <w:numId w:val="0"/>
        </w:numPr>
        <w:ind w:left="432"/>
        <w:jc w:val="center"/>
        <w:rPr>
          <w:rFonts w:ascii="黑体" w:eastAsia="黑体"/>
          <w:sz w:val="32"/>
        </w:rPr>
      </w:pPr>
      <w:bookmarkStart w:id="14" w:name="_Toc451011681"/>
      <w:r>
        <w:rPr>
          <w:rFonts w:ascii="黑体" w:eastAsia="黑体" w:hint="eastAsia"/>
          <w:sz w:val="32"/>
        </w:rPr>
        <w:lastRenderedPageBreak/>
        <w:t xml:space="preserve">第三章 </w:t>
      </w:r>
      <w:r w:rsidR="00CB529C" w:rsidRPr="00CB529C">
        <w:rPr>
          <w:rFonts w:ascii="黑体" w:eastAsia="黑体" w:hint="eastAsia"/>
          <w:sz w:val="32"/>
        </w:rPr>
        <w:t>分布式系统介绍</w:t>
      </w:r>
      <w:bookmarkEnd w:id="14"/>
    </w:p>
    <w:p w14:paraId="0A5AF0D4" w14:textId="176F2E67" w:rsidR="00CB529C" w:rsidRPr="003B319F" w:rsidRDefault="003B319F" w:rsidP="003B319F">
      <w:pPr>
        <w:pStyle w:val="af1"/>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6EC3BAE" w14:textId="671DD4C1" w:rsidR="00CB529C" w:rsidRPr="00CA246A" w:rsidRDefault="00CB529C" w:rsidP="00626322">
      <w:pPr>
        <w:pStyle w:val="2"/>
        <w:rPr>
          <w:rFonts w:ascii="黑体"/>
          <w:sz w:val="28"/>
        </w:rPr>
      </w:pPr>
      <w:bookmarkStart w:id="15" w:name="_Toc451011682"/>
      <w:r w:rsidRPr="00CA246A">
        <w:rPr>
          <w:rFonts w:ascii="黑体" w:hint="eastAsia"/>
          <w:sz w:val="28"/>
        </w:rPr>
        <w:t>分布式系统的定义</w:t>
      </w:r>
      <w:bookmarkEnd w:id="15"/>
    </w:p>
    <w:p w14:paraId="7BD14101" w14:textId="6745A5D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008A0799" w:rsidRPr="008A0799">
        <w:rPr>
          <w:rFonts w:ascii="宋体" w:hAnsi="宋体" w:hint="eastAsia"/>
          <w:sz w:val="24"/>
          <w:vertAlign w:val="superscript"/>
        </w:rPr>
        <w:t>[6]</w:t>
      </w:r>
    </w:p>
    <w:p w14:paraId="16D3580B" w14:textId="750ACC54"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Pr="00CA246A" w:rsidRDefault="00CB529C" w:rsidP="00626322">
      <w:pPr>
        <w:pStyle w:val="2"/>
        <w:rPr>
          <w:rFonts w:ascii="黑体"/>
          <w:sz w:val="28"/>
        </w:rPr>
      </w:pPr>
      <w:bookmarkStart w:id="16" w:name="_Toc451011683"/>
      <w:r w:rsidRPr="00CA246A">
        <w:rPr>
          <w:rFonts w:ascii="黑体" w:hint="eastAsia"/>
          <w:sz w:val="28"/>
        </w:rPr>
        <w:t>CAP定律</w:t>
      </w:r>
      <w:bookmarkEnd w:id="16"/>
    </w:p>
    <w:p w14:paraId="68111C79" w14:textId="259C6373"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5082DD43"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008A0799" w:rsidRPr="008A0799">
        <w:rPr>
          <w:rFonts w:ascii="宋体" w:hAnsi="宋体" w:hint="eastAsia"/>
          <w:sz w:val="24"/>
          <w:vertAlign w:val="superscript"/>
        </w:rPr>
        <w:t>[7]</w:t>
      </w:r>
    </w:p>
    <w:p w14:paraId="600ED0E0" w14:textId="1DD577DF" w:rsidR="00A3546B" w:rsidRPr="00CA246A" w:rsidRDefault="00A3546B" w:rsidP="00626322">
      <w:pPr>
        <w:pStyle w:val="2"/>
        <w:rPr>
          <w:rFonts w:ascii="黑体"/>
          <w:sz w:val="28"/>
        </w:rPr>
      </w:pPr>
      <w:bookmarkStart w:id="17" w:name="_Toc451011684"/>
      <w:r w:rsidRPr="00CA246A">
        <w:rPr>
          <w:rFonts w:ascii="黑体" w:hint="eastAsia"/>
          <w:sz w:val="28"/>
        </w:rPr>
        <w:t>现代分布式系统的特点</w:t>
      </w:r>
      <w:bookmarkEnd w:id="17"/>
    </w:p>
    <w:p w14:paraId="5AB0C320" w14:textId="2C6B3184"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1</w:t>
      </w:r>
      <w:r w:rsidR="00121695">
        <w:rPr>
          <w:rFonts w:ascii="宋体" w:hAnsi="宋体" w:hint="eastAsia"/>
          <w:sz w:val="24"/>
        </w:rPr>
        <w:t>。</w:t>
      </w:r>
      <w:r w:rsidRPr="00A3546B">
        <w:rPr>
          <w:rFonts w:ascii="宋体" w:hAnsi="宋体" w:hint="eastAsia"/>
          <w:sz w:val="24"/>
        </w:rPr>
        <w:t>对服务器硬件要求低</w:t>
      </w:r>
    </w:p>
    <w:p w14:paraId="4A3A7858"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5BE405B9"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2</w:t>
      </w:r>
      <w:r w:rsidR="00121695">
        <w:rPr>
          <w:rFonts w:ascii="宋体" w:hAnsi="宋体" w:hint="eastAsia"/>
          <w:sz w:val="24"/>
        </w:rPr>
        <w:t>。</w:t>
      </w:r>
      <w:r w:rsidRPr="00A3546B">
        <w:rPr>
          <w:rFonts w:ascii="宋体" w:hAnsi="宋体" w:hint="eastAsia"/>
          <w:sz w:val="24"/>
        </w:rPr>
        <w:t>强调横向可扩展性</w:t>
      </w:r>
    </w:p>
    <w:p w14:paraId="4AD23351" w14:textId="72C3185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3BCC1EB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3</w:t>
      </w:r>
      <w:r w:rsidR="00121695">
        <w:rPr>
          <w:rFonts w:ascii="宋体" w:hAnsi="宋体" w:hint="eastAsia"/>
          <w:sz w:val="24"/>
        </w:rPr>
        <w:t>。</w:t>
      </w:r>
      <w:r w:rsidRPr="00A3546B">
        <w:rPr>
          <w:rFonts w:ascii="宋体" w:hAnsi="宋体" w:hint="eastAsia"/>
          <w:sz w:val="24"/>
        </w:rPr>
        <w:t>不允许单点失效（No Single Point Failure）</w:t>
      </w:r>
    </w:p>
    <w:p w14:paraId="2746F566"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14:paraId="6841147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5440F055"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4</w:t>
      </w:r>
      <w:r w:rsidR="00121695">
        <w:rPr>
          <w:rFonts w:ascii="宋体" w:hAnsi="宋体" w:hint="eastAsia"/>
          <w:sz w:val="24"/>
        </w:rPr>
        <w:t>。</w:t>
      </w:r>
      <w:r w:rsidRPr="00A3546B">
        <w:rPr>
          <w:rFonts w:ascii="宋体" w:hAnsi="宋体" w:hint="eastAsia"/>
          <w:sz w:val="24"/>
        </w:rPr>
        <w:t>分布式系统尽可能减少节点间通讯开销</w:t>
      </w:r>
    </w:p>
    <w:p w14:paraId="0062855C" w14:textId="20F093F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w:t>
      </w:r>
      <w:r w:rsidRPr="00A3546B">
        <w:rPr>
          <w:rFonts w:ascii="宋体" w:hAnsi="宋体" w:hint="eastAsia"/>
          <w:sz w:val="24"/>
        </w:rPr>
        <w:lastRenderedPageBreak/>
        <w:t>子就是Hadoop MapReduce，把计算任务分配到要处理的数据所在的节点上运行，从而避免在网络上传输数据。</w:t>
      </w:r>
    </w:p>
    <w:p w14:paraId="5EA2D9A9" w14:textId="68FB25F8"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5</w:t>
      </w:r>
      <w:r w:rsidR="00121695">
        <w:rPr>
          <w:rFonts w:ascii="宋体" w:hAnsi="宋体" w:hint="eastAsia"/>
          <w:sz w:val="24"/>
        </w:rPr>
        <w:t>。</w:t>
      </w:r>
      <w:r w:rsidRPr="00A3546B">
        <w:rPr>
          <w:rFonts w:ascii="宋体" w:hAnsi="宋体" w:hint="eastAsia"/>
          <w:sz w:val="24"/>
        </w:rPr>
        <w:t>分布式系统应用服务最好做成无状态的</w:t>
      </w:r>
    </w:p>
    <w:p w14:paraId="28850DED" w14:textId="0F530D51"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008A0799" w:rsidRPr="008A0799">
        <w:rPr>
          <w:rFonts w:ascii="宋体" w:hAnsi="宋体" w:hint="eastAsia"/>
          <w:sz w:val="24"/>
          <w:vertAlign w:val="superscript"/>
        </w:rPr>
        <w:t>[8]</w:t>
      </w:r>
    </w:p>
    <w:p w14:paraId="137403AF" w14:textId="5DA10B86"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CA246A" w:rsidRDefault="003B319F" w:rsidP="00626322">
      <w:pPr>
        <w:pStyle w:val="2"/>
        <w:rPr>
          <w:rFonts w:ascii="黑体"/>
          <w:sz w:val="28"/>
        </w:rPr>
      </w:pPr>
      <w:r w:rsidRPr="00CA246A">
        <w:rPr>
          <w:rFonts w:ascii="黑体" w:hint="eastAsia"/>
          <w:sz w:val="28"/>
        </w:rPr>
        <w:t>本章小节</w:t>
      </w:r>
    </w:p>
    <w:p w14:paraId="6C7BF210" w14:textId="64BE0818"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1"/>
        <w:numPr>
          <w:ilvl w:val="0"/>
          <w:numId w:val="0"/>
        </w:numPr>
        <w:ind w:left="432"/>
        <w:jc w:val="center"/>
        <w:rPr>
          <w:rFonts w:ascii="黑体" w:eastAsia="黑体"/>
          <w:sz w:val="32"/>
        </w:rPr>
      </w:pPr>
      <w:bookmarkStart w:id="18" w:name="_Toc451011685"/>
      <w:r>
        <w:rPr>
          <w:rFonts w:ascii="黑体" w:eastAsia="黑体" w:hint="eastAsia"/>
          <w:sz w:val="32"/>
        </w:rPr>
        <w:lastRenderedPageBreak/>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8"/>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901369">
      <w:pPr>
        <w:pStyle w:val="af0"/>
        <w:keepNext/>
        <w:keepLines/>
        <w:numPr>
          <w:ilvl w:val="0"/>
          <w:numId w:val="2"/>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19" w:name="_Toc451011686"/>
      <w:r w:rsidRPr="00CA246A">
        <w:rPr>
          <w:rFonts w:ascii="黑体" w:hint="eastAsia"/>
          <w:sz w:val="28"/>
        </w:rPr>
        <w:t>系统用户角色分析</w:t>
      </w:r>
      <w:bookmarkEnd w:id="19"/>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w:t>
      </w:r>
      <w:proofErr w:type="gramStart"/>
      <w:r w:rsidRPr="006B0DE0">
        <w:rPr>
          <w:rFonts w:ascii="宋体" w:hAnsi="宋体" w:hint="eastAsia"/>
          <w:sz w:val="24"/>
        </w:rPr>
        <w:t>圈重点</w:t>
      </w:r>
      <w:proofErr w:type="gramEnd"/>
      <w:r w:rsidRPr="006B0DE0">
        <w:rPr>
          <w:rFonts w:ascii="宋体" w:hAnsi="宋体" w:hint="eastAsia"/>
          <w:sz w:val="24"/>
        </w:rPr>
        <w:t>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w:t>
      </w:r>
      <w:proofErr w:type="gramStart"/>
      <w:r w:rsidRPr="006B0DE0">
        <w:rPr>
          <w:rFonts w:ascii="宋体" w:hAnsi="宋体" w:hint="eastAsia"/>
          <w:sz w:val="24"/>
        </w:rPr>
        <w:t>点赞或是</w:t>
      </w:r>
      <w:proofErr w:type="gramEnd"/>
      <w:r w:rsidRPr="006B0DE0">
        <w:rPr>
          <w:rFonts w:ascii="宋体" w:hAnsi="宋体" w:hint="eastAsia"/>
          <w:sz w:val="24"/>
        </w:rPr>
        <w:t>在其它的圈中进行转载。</w:t>
      </w:r>
    </w:p>
    <w:p w14:paraId="41659F2F" w14:textId="6826A2B2" w:rsidR="00911ECC" w:rsidRPr="00CA246A" w:rsidRDefault="00911ECC" w:rsidP="00626322">
      <w:pPr>
        <w:pStyle w:val="2"/>
        <w:rPr>
          <w:rFonts w:ascii="黑体"/>
          <w:sz w:val="28"/>
        </w:rPr>
      </w:pPr>
      <w:bookmarkStart w:id="20" w:name="_Toc451011687"/>
      <w:r w:rsidRPr="00CA246A">
        <w:rPr>
          <w:rFonts w:ascii="黑体" w:hint="eastAsia"/>
          <w:sz w:val="28"/>
        </w:rPr>
        <w:t>系统功能需求分析</w:t>
      </w:r>
      <w:bookmarkEnd w:id="20"/>
    </w:p>
    <w:p w14:paraId="3B46DDF7" w14:textId="062F45F9" w:rsidR="006B0DE0" w:rsidRPr="00532AED" w:rsidRDefault="006B0DE0" w:rsidP="00532AED">
      <w:pPr>
        <w:pStyle w:val="3"/>
      </w:pPr>
      <w:r w:rsidRPr="00532AED">
        <w:rPr>
          <w:rFonts w:hint="eastAsia"/>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w:t>
      </w:r>
      <w:proofErr w:type="gramStart"/>
      <w:r w:rsidRPr="006B0DE0">
        <w:rPr>
          <w:rFonts w:ascii="宋体" w:hAnsi="宋体" w:hint="eastAsia"/>
          <w:sz w:val="24"/>
        </w:rPr>
        <w:t>圈提供</w:t>
      </w:r>
      <w:proofErr w:type="gramEnd"/>
      <w:r w:rsidRPr="006B0DE0">
        <w:rPr>
          <w:rFonts w:ascii="宋体" w:hAnsi="宋体" w:hint="eastAsia"/>
          <w:sz w:val="24"/>
        </w:rPr>
        <w:t>的即时通讯功能联系</w:t>
      </w:r>
      <w:proofErr w:type="gramStart"/>
      <w:r w:rsidRPr="006B0DE0">
        <w:rPr>
          <w:rFonts w:ascii="宋体" w:hAnsi="宋体" w:hint="eastAsia"/>
          <w:sz w:val="24"/>
        </w:rPr>
        <w:t>或是多</w:t>
      </w:r>
      <w:proofErr w:type="gramEnd"/>
      <w:r w:rsidRPr="006B0DE0">
        <w:rPr>
          <w:rFonts w:ascii="宋体" w:hAnsi="宋体" w:hint="eastAsia"/>
          <w:sz w:val="24"/>
        </w:rPr>
        <w:t>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3"/>
      </w:pPr>
      <w:r w:rsidRPr="00532AED">
        <w:rPr>
          <w:rFonts w:hint="eastAsia"/>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lastRenderedPageBreak/>
        <w:t>可以邀请他人加入圈子。</w:t>
      </w:r>
    </w:p>
    <w:p w14:paraId="31C7E75C" w14:textId="7627C413" w:rsidR="006B0DE0" w:rsidRPr="00532AED" w:rsidRDefault="006B0DE0" w:rsidP="00532AED">
      <w:pPr>
        <w:pStyle w:val="3"/>
      </w:pPr>
      <w:r w:rsidRPr="00532AED">
        <w:rPr>
          <w:rFonts w:hint="eastAsia"/>
        </w:rPr>
        <w:t>贴子</w:t>
      </w:r>
    </w:p>
    <w:p w14:paraId="5D03827F" w14:textId="3A4E0645" w:rsidR="006B0DE0" w:rsidRPr="006B0DE0" w:rsidRDefault="006B0DE0" w:rsidP="006B0DE0">
      <w:pPr>
        <w:pStyle w:val="af1"/>
        <w:spacing w:line="400" w:lineRule="exact"/>
        <w:ind w:firstLine="480"/>
        <w:jc w:val="left"/>
        <w:rPr>
          <w:rFonts w:ascii="宋体" w:hAnsi="宋体"/>
          <w:sz w:val="24"/>
        </w:rPr>
      </w:pPr>
      <w:proofErr w:type="gramStart"/>
      <w:r w:rsidRPr="006B0DE0">
        <w:rPr>
          <w:rFonts w:ascii="宋体" w:hAnsi="宋体" w:hint="eastAsia"/>
          <w:sz w:val="24"/>
        </w:rPr>
        <w:t>贴子</w:t>
      </w:r>
      <w:proofErr w:type="gramEnd"/>
      <w:r w:rsidRPr="006B0DE0">
        <w:rPr>
          <w:rFonts w:ascii="宋体" w:hAnsi="宋体" w:hint="eastAsia"/>
          <w:sz w:val="24"/>
        </w:rPr>
        <w:t>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proofErr w:type="gramStart"/>
      <w:r w:rsidRPr="006B0DE0">
        <w:rPr>
          <w:rFonts w:ascii="宋体" w:hAnsi="宋体" w:hint="eastAsia"/>
          <w:sz w:val="24"/>
        </w:rPr>
        <w:t>贴子</w:t>
      </w:r>
      <w:proofErr w:type="gramEnd"/>
      <w:r w:rsidRPr="006B0DE0">
        <w:rPr>
          <w:rFonts w:ascii="宋体" w:hAnsi="宋体" w:hint="eastAsia"/>
          <w:sz w:val="24"/>
        </w:rPr>
        <w:t>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w:t>
      </w:r>
      <w:proofErr w:type="gramStart"/>
      <w:r w:rsidRPr="006B0DE0">
        <w:rPr>
          <w:rFonts w:ascii="宋体" w:hAnsi="宋体" w:hint="eastAsia"/>
          <w:sz w:val="24"/>
        </w:rPr>
        <w:t>贴子</w:t>
      </w:r>
      <w:proofErr w:type="gramEnd"/>
      <w:r w:rsidRPr="006B0DE0">
        <w:rPr>
          <w:rFonts w:ascii="宋体" w:hAnsi="宋体" w:hint="eastAsia"/>
          <w:sz w:val="24"/>
        </w:rPr>
        <w:t>中可以@圈子中的用户，被@到的用户会收到一条关于这篇</w:t>
      </w:r>
      <w:proofErr w:type="gramStart"/>
      <w:r w:rsidRPr="006B0DE0">
        <w:rPr>
          <w:rFonts w:ascii="宋体" w:hAnsi="宋体" w:hint="eastAsia"/>
          <w:sz w:val="24"/>
        </w:rPr>
        <w:t>贴子</w:t>
      </w:r>
      <w:proofErr w:type="gramEnd"/>
      <w:r w:rsidRPr="006B0DE0">
        <w:rPr>
          <w:rFonts w:ascii="宋体" w:hAnsi="宋体" w:hint="eastAsia"/>
          <w:sz w:val="24"/>
        </w:rPr>
        <w:t>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w:t>
      </w:r>
      <w:proofErr w:type="gramStart"/>
      <w:r w:rsidRPr="006B0DE0">
        <w:rPr>
          <w:rFonts w:ascii="宋体" w:hAnsi="宋体" w:hint="eastAsia"/>
          <w:sz w:val="24"/>
        </w:rPr>
        <w:t>贴子</w:t>
      </w:r>
      <w:proofErr w:type="gramEnd"/>
      <w:r w:rsidRPr="006B0DE0">
        <w:rPr>
          <w:rFonts w:ascii="宋体" w:hAnsi="宋体" w:hint="eastAsia"/>
          <w:sz w:val="24"/>
        </w:rPr>
        <w:t>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w:t>
      </w:r>
      <w:proofErr w:type="gramStart"/>
      <w:r w:rsidRPr="006B0DE0">
        <w:rPr>
          <w:rFonts w:ascii="宋体" w:hAnsi="宋体" w:hint="eastAsia"/>
          <w:sz w:val="24"/>
        </w:rPr>
        <w:t>单时间</w:t>
      </w:r>
      <w:proofErr w:type="gramEnd"/>
      <w:r w:rsidRPr="006B0DE0">
        <w:rPr>
          <w:rFonts w:ascii="宋体" w:hAnsi="宋体" w:hint="eastAsia"/>
          <w:sz w:val="24"/>
        </w:rPr>
        <w:t>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w:t>
      </w:r>
      <w:proofErr w:type="gramStart"/>
      <w:r w:rsidRPr="006B0DE0">
        <w:rPr>
          <w:rFonts w:ascii="宋体" w:hAnsi="宋体" w:hint="eastAsia"/>
          <w:sz w:val="24"/>
        </w:rPr>
        <w:t>圈企业</w:t>
      </w:r>
      <w:proofErr w:type="gramEnd"/>
      <w:r w:rsidRPr="006B0DE0">
        <w:rPr>
          <w:rFonts w:ascii="宋体" w:hAnsi="宋体" w:hint="eastAsia"/>
          <w:sz w:val="24"/>
        </w:rPr>
        <w:t>用户提供的</w:t>
      </w:r>
      <w:proofErr w:type="gramStart"/>
      <w:r w:rsidRPr="006B0DE0">
        <w:rPr>
          <w:rFonts w:ascii="宋体" w:hAnsi="宋体" w:hint="eastAsia"/>
          <w:sz w:val="24"/>
        </w:rPr>
        <w:t>企业网盘功能</w:t>
      </w:r>
      <w:proofErr w:type="gramEnd"/>
      <w:r w:rsidRPr="006B0DE0">
        <w:rPr>
          <w:rFonts w:ascii="宋体" w:hAnsi="宋体" w:hint="eastAsia"/>
          <w:sz w:val="24"/>
        </w:rPr>
        <w:t>。</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w:t>
      </w:r>
      <w:proofErr w:type="gramStart"/>
      <w:r w:rsidRPr="006B0DE0">
        <w:rPr>
          <w:rFonts w:ascii="宋体" w:hAnsi="宋体" w:hint="eastAsia"/>
          <w:sz w:val="24"/>
        </w:rPr>
        <w:t>圈企业</w:t>
      </w:r>
      <w:proofErr w:type="gramEnd"/>
      <w:r w:rsidRPr="006B0DE0">
        <w:rPr>
          <w:rFonts w:ascii="宋体" w:hAnsi="宋体" w:hint="eastAsia"/>
          <w:sz w:val="24"/>
        </w:rPr>
        <w:t>用户提供的付费语音电话会议服</w:t>
      </w:r>
      <w:r w:rsidRPr="006B0DE0">
        <w:rPr>
          <w:rFonts w:ascii="宋体" w:hAnsi="宋体" w:hint="eastAsia"/>
          <w:sz w:val="24"/>
        </w:rPr>
        <w:lastRenderedPageBreak/>
        <w:t>务。</w:t>
      </w:r>
    </w:p>
    <w:p w14:paraId="720A23D8" w14:textId="7EC109F7" w:rsidR="006B0DE0" w:rsidRPr="00532AED" w:rsidRDefault="006B0DE0" w:rsidP="00532AED">
      <w:pPr>
        <w:pStyle w:val="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w:t>
      </w:r>
      <w:proofErr w:type="gramStart"/>
      <w:r w:rsidRPr="006B0DE0">
        <w:rPr>
          <w:rFonts w:ascii="宋体" w:hAnsi="宋体" w:hint="eastAsia"/>
          <w:sz w:val="24"/>
        </w:rPr>
        <w:t>圈企业</w:t>
      </w:r>
      <w:proofErr w:type="gramEnd"/>
      <w:r w:rsidRPr="006B0DE0">
        <w:rPr>
          <w:rFonts w:ascii="宋体" w:hAnsi="宋体" w:hint="eastAsia"/>
          <w:sz w:val="24"/>
        </w:rPr>
        <w:t>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72989BB2" w14:textId="4EBDBB61" w:rsidR="00911ECC"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1AA121FE" w14:textId="0C585128" w:rsidR="00911ECC" w:rsidRPr="00CA246A" w:rsidRDefault="00911ECC" w:rsidP="00626322">
      <w:pPr>
        <w:pStyle w:val="2"/>
        <w:rPr>
          <w:rFonts w:ascii="黑体"/>
          <w:sz w:val="28"/>
        </w:rPr>
      </w:pPr>
      <w:bookmarkStart w:id="21" w:name="_Toc451011689"/>
      <w:r w:rsidRPr="00CA246A">
        <w:rPr>
          <w:rFonts w:ascii="黑体" w:hint="eastAsia"/>
          <w:sz w:val="28"/>
        </w:rPr>
        <w:t>系统的非功能需求分析</w:t>
      </w:r>
      <w:bookmarkEnd w:id="21"/>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22" w:name="_Toc451011690"/>
      <w:r w:rsidRPr="00CA246A">
        <w:rPr>
          <w:rFonts w:ascii="黑体" w:hint="eastAsia"/>
          <w:sz w:val="28"/>
        </w:rPr>
        <w:t>本章小结</w:t>
      </w:r>
      <w:bookmarkEnd w:id="22"/>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w:t>
      </w:r>
      <w:r w:rsidRPr="00A31853">
        <w:rPr>
          <w:rFonts w:ascii="宋体" w:hAnsi="宋体" w:hint="eastAsia"/>
          <w:sz w:val="24"/>
        </w:rPr>
        <w:lastRenderedPageBreak/>
        <w:t>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23"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3"/>
    </w:p>
    <w:p w14:paraId="6275267E" w14:textId="77777777" w:rsidR="00BD50DA" w:rsidRPr="00BD50DA" w:rsidRDefault="00BD50DA"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D698B81" w14:textId="6E647605" w:rsidR="00BD50DA" w:rsidRPr="00CA246A" w:rsidRDefault="00BD50DA" w:rsidP="00626322">
      <w:pPr>
        <w:pStyle w:val="2"/>
        <w:rPr>
          <w:rFonts w:ascii="黑体"/>
          <w:sz w:val="28"/>
        </w:rPr>
      </w:pPr>
      <w:bookmarkStart w:id="24" w:name="_Toc451011692"/>
      <w:r w:rsidRPr="00CA246A">
        <w:rPr>
          <w:rFonts w:ascii="黑体" w:hint="eastAsia"/>
          <w:sz w:val="28"/>
        </w:rPr>
        <w:t>服务模块化的设计</w:t>
      </w:r>
      <w:bookmarkEnd w:id="24"/>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w:t>
      </w:r>
      <w:proofErr w:type="gramStart"/>
      <w:r w:rsidRPr="00BD50DA">
        <w:rPr>
          <w:rFonts w:ascii="宋体" w:hAnsi="宋体" w:hint="eastAsia"/>
          <w:sz w:val="24"/>
        </w:rPr>
        <w:t>架构师</w:t>
      </w:r>
      <w:proofErr w:type="gramEnd"/>
      <w:r w:rsidRPr="00BD50DA">
        <w:rPr>
          <w:rFonts w:ascii="宋体" w:hAnsi="宋体" w:hint="eastAsia"/>
          <w:sz w:val="24"/>
        </w:rPr>
        <w:t>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22304770" w14:textId="7B7ED778" w:rsidR="00BD50DA" w:rsidRDefault="00BD50DA" w:rsidP="00122656">
      <w:pPr>
        <w:pStyle w:val="af1"/>
        <w:spacing w:line="400" w:lineRule="exact"/>
        <w:ind w:firstLine="480"/>
        <w:jc w:val="left"/>
      </w:pPr>
      <w:r w:rsidRPr="00BD50DA">
        <w:rPr>
          <w:rFonts w:ascii="宋体" w:hAnsi="宋体" w:hint="eastAsia"/>
          <w:sz w:val="24"/>
        </w:rPr>
        <w:t>gongzuoquan-app，工作应用服务</w:t>
      </w:r>
    </w:p>
    <w:p w14:paraId="05AD31DB" w14:textId="7DB06EC0" w:rsidR="009E2125" w:rsidRPr="00CA246A" w:rsidRDefault="009E2125" w:rsidP="00626322">
      <w:pPr>
        <w:pStyle w:val="2"/>
        <w:rPr>
          <w:rFonts w:ascii="黑体"/>
          <w:sz w:val="28"/>
        </w:rPr>
      </w:pPr>
      <w:bookmarkStart w:id="25" w:name="_Toc451011693"/>
      <w:r w:rsidRPr="00CA246A">
        <w:rPr>
          <w:rFonts w:ascii="黑体" w:hint="eastAsia"/>
          <w:sz w:val="28"/>
        </w:rPr>
        <w:t>分布式服务与自动化配置中心</w:t>
      </w:r>
      <w:bookmarkEnd w:id="25"/>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w:t>
      </w:r>
      <w:r w:rsidRPr="009E2125">
        <w:rPr>
          <w:rFonts w:ascii="宋体" w:hAnsi="宋体" w:hint="eastAsia"/>
          <w:sz w:val="24"/>
        </w:rPr>
        <w:lastRenderedPageBreak/>
        <w:t>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w:t>
      </w:r>
      <w:proofErr w:type="gramStart"/>
      <w:r w:rsidRPr="009E2125">
        <w:rPr>
          <w:rFonts w:ascii="宋体" w:hAnsi="宋体" w:hint="eastAsia"/>
          <w:sz w:val="24"/>
        </w:rPr>
        <w:t>不</w:t>
      </w:r>
      <w:proofErr w:type="gramEnd"/>
      <w:r w:rsidRPr="009E2125">
        <w:rPr>
          <w:rFonts w:ascii="宋体" w:hAnsi="宋体" w:hint="eastAsia"/>
          <w:sz w:val="24"/>
        </w:rPr>
        <w:t>二之选。工作圈在Zookeeper约定以/gongzuoquan为根目录，在下面以模块</w:t>
      </w:r>
      <w:proofErr w:type="gramStart"/>
      <w:r w:rsidRPr="009E2125">
        <w:rPr>
          <w:rFonts w:ascii="宋体" w:hAnsi="宋体" w:hint="eastAsia"/>
          <w:sz w:val="24"/>
        </w:rPr>
        <w:t>名建立</w:t>
      </w:r>
      <w:proofErr w:type="gramEnd"/>
      <w:r w:rsidRPr="009E2125">
        <w:rPr>
          <w:rFonts w:ascii="宋体" w:hAnsi="宋体" w:hint="eastAsia"/>
          <w:sz w:val="24"/>
        </w:rPr>
        <w:t>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Pr="00CA246A" w:rsidRDefault="00862D67" w:rsidP="00626322">
      <w:pPr>
        <w:pStyle w:val="2"/>
        <w:rPr>
          <w:rFonts w:ascii="黑体"/>
          <w:sz w:val="28"/>
        </w:rPr>
      </w:pPr>
      <w:bookmarkStart w:id="26" w:name="_Toc451011694"/>
      <w:r w:rsidRPr="00CA246A">
        <w:rPr>
          <w:rFonts w:ascii="黑体" w:hint="eastAsia"/>
          <w:sz w:val="28"/>
        </w:rPr>
        <w:t>数据分片(Data Sharding)与数据索引中心</w:t>
      </w:r>
      <w:bookmarkEnd w:id="26"/>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Pr="00CA246A" w:rsidRDefault="004D01B4" w:rsidP="00626322">
      <w:pPr>
        <w:pStyle w:val="2"/>
        <w:rPr>
          <w:rFonts w:ascii="黑体"/>
          <w:sz w:val="28"/>
        </w:rPr>
      </w:pPr>
      <w:bookmarkStart w:id="27" w:name="_Toc451011695"/>
      <w:r w:rsidRPr="00CA246A">
        <w:rPr>
          <w:rFonts w:ascii="黑体" w:hint="eastAsia"/>
          <w:sz w:val="28"/>
        </w:rPr>
        <w:t>Rest server设计</w:t>
      </w:r>
      <w:bookmarkEnd w:id="27"/>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w:t>
      </w:r>
      <w:r w:rsidRPr="00516B3F">
        <w:rPr>
          <w:rFonts w:ascii="宋体" w:hAnsi="宋体" w:hint="eastAsia"/>
          <w:sz w:val="24"/>
        </w:rPr>
        <w:lastRenderedPageBreak/>
        <w:t>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14:paraId="4FA8D134" w14:textId="11E23B9D" w:rsidR="00902DD0" w:rsidRPr="00CA246A" w:rsidRDefault="00902DD0" w:rsidP="00902DD0">
      <w:pPr>
        <w:pStyle w:val="2"/>
        <w:rPr>
          <w:rFonts w:ascii="黑体"/>
          <w:sz w:val="28"/>
        </w:rPr>
      </w:pPr>
      <w:r w:rsidRPr="00CA246A">
        <w:rPr>
          <w:rFonts w:ascii="黑体" w:hint="eastAsia"/>
          <w:sz w:val="28"/>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70pt" o:ole="">
            <v:imagedata r:id="rId16" o:title=""/>
          </v:shape>
          <o:OLEObject Type="Embed" ProgID="Visio.Drawing.11" ShapeID="_x0000_i1025" DrawAspect="Content" ObjectID="_1526668059" r:id="rId17"/>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8"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8"/>
    </w:p>
    <w:p w14:paraId="764A64E3" w14:textId="77777777" w:rsidR="003A0D42" w:rsidRPr="003A0D42" w:rsidRDefault="003A0D42"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10CE80D9" w14:textId="77777777" w:rsidR="003A0D42" w:rsidRPr="00CA246A" w:rsidRDefault="003A0D42" w:rsidP="00626322">
      <w:pPr>
        <w:pStyle w:val="2"/>
        <w:rPr>
          <w:rFonts w:ascii="黑体"/>
          <w:sz w:val="28"/>
        </w:rPr>
      </w:pPr>
      <w:bookmarkStart w:id="29" w:name="_Toc451011697"/>
      <w:bookmarkStart w:id="30" w:name="_Toc249866128"/>
      <w:r w:rsidRPr="00CA246A">
        <w:rPr>
          <w:rFonts w:ascii="黑体" w:hint="eastAsia"/>
          <w:sz w:val="28"/>
        </w:rPr>
        <w:t>自动化配置管理中心模块（</w:t>
      </w:r>
      <w:r w:rsidRPr="00CA246A">
        <w:rPr>
          <w:rFonts w:ascii="黑体"/>
          <w:sz w:val="28"/>
        </w:rPr>
        <w:t>configcenter</w:t>
      </w:r>
      <w:r w:rsidRPr="00CA246A">
        <w:rPr>
          <w:rFonts w:ascii="黑体" w:hint="eastAsia"/>
          <w:sz w:val="28"/>
        </w:rPr>
        <w:t>）</w:t>
      </w:r>
      <w:bookmarkEnd w:id="29"/>
    </w:p>
    <w:p w14:paraId="5D31CF9C" w14:textId="77777777" w:rsidR="003A0D42" w:rsidRDefault="003A0D42" w:rsidP="00626322">
      <w:pPr>
        <w:pStyle w:val="3"/>
      </w:pPr>
      <w:bookmarkStart w:id="31" w:name="_Toc451011698"/>
      <w:r w:rsidRPr="00566BA1">
        <w:rPr>
          <w:rFonts w:hint="eastAsia"/>
        </w:rPr>
        <w:t>自动化配置管理中心模块</w:t>
      </w:r>
      <w:r>
        <w:rPr>
          <w:rFonts w:hint="eastAsia"/>
        </w:rPr>
        <w:t>概述</w:t>
      </w:r>
      <w:bookmarkEnd w:id="31"/>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70AAE20B" w14:textId="04C7E1AD" w:rsidR="003A0D42" w:rsidRDefault="003A0D42" w:rsidP="003A0D42">
      <w:pPr>
        <w:pStyle w:val="3"/>
        <w:jc w:val="center"/>
      </w:pPr>
      <w:bookmarkStart w:id="32" w:name="_Toc451011699"/>
      <w:r>
        <w:rPr>
          <w:rFonts w:hint="eastAsia"/>
        </w:rPr>
        <w:lastRenderedPageBreak/>
        <w:t>自动化配置管理中心模块类图</w:t>
      </w:r>
      <w:bookmarkEnd w:id="32"/>
      <w:r>
        <w:object w:dxaOrig="7440" w:dyaOrig="9480" w14:anchorId="2B30F908">
          <v:shape id="_x0000_i1026" type="#_x0000_t75" style="width:371.25pt;height:474pt" o:ole="">
            <v:imagedata r:id="rId18" o:title=""/>
          </v:shape>
          <o:OLEObject Type="Embed" ProgID="Visio.Drawing.11" ShapeID="_x0000_i1026" DrawAspect="Content" ObjectID="_1526668060" r:id="rId19"/>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33" w:name="_Toc451011700"/>
      <w:r>
        <w:t>Env</w:t>
      </w:r>
      <w:r>
        <w:rPr>
          <w:rFonts w:hint="eastAsia"/>
        </w:rPr>
        <w:t>类概述</w:t>
      </w:r>
      <w:bookmarkEnd w:id="33"/>
    </w:p>
    <w:p w14:paraId="4F440126" w14:textId="4B17DE0A" w:rsidR="003A0D42" w:rsidRPr="00F052F2" w:rsidRDefault="003A0D42" w:rsidP="00A673C1">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25DE256" w14:textId="6DADF67A" w:rsidR="003A0D42" w:rsidRDefault="001E22D4" w:rsidP="00A673C1">
      <w:pPr>
        <w:pStyle w:val="af1"/>
        <w:spacing w:line="400" w:lineRule="exact"/>
        <w:ind w:firstLine="480"/>
        <w:jc w:val="left"/>
        <w:rPr>
          <w:rStyle w:val="a6"/>
        </w:rPr>
      </w:pPr>
      <w:r w:rsidRPr="001E22D4">
        <w:rPr>
          <w:rFonts w:ascii="宋体" w:hAnsi="宋体"/>
          <w:sz w:val="24"/>
        </w:rPr>
        <w:tab/>
      </w:r>
      <w:r w:rsidR="003A0D42" w:rsidRPr="001E22D4">
        <w:rPr>
          <w:rFonts w:ascii="宋体" w:hAnsi="宋体" w:hint="eastAsia"/>
          <w:sz w:val="24"/>
        </w:rPr>
        <w:t>类功能定义</w:t>
      </w:r>
      <w:r w:rsidR="003A0D42">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lastRenderedPageBreak/>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w:t>
            </w:r>
            <w:proofErr w:type="gramStart"/>
            <w:r w:rsidRPr="00417E82">
              <w:rPr>
                <w:rStyle w:val="a6"/>
                <w:rFonts w:ascii="宋体" w:hAnsi="宋体" w:hint="eastAsia"/>
              </w:rPr>
              <w:t>云环境</w:t>
            </w:r>
            <w:proofErr w:type="gramEnd"/>
          </w:p>
        </w:tc>
      </w:tr>
    </w:tbl>
    <w:p w14:paraId="2A715AA1" w14:textId="77777777" w:rsidR="003A0D42" w:rsidRPr="00557EE7" w:rsidRDefault="003A0D42" w:rsidP="003A0D42"/>
    <w:p w14:paraId="59AE93FA" w14:textId="77777777" w:rsidR="003A0D42" w:rsidRDefault="003A0D42" w:rsidP="00626322">
      <w:pPr>
        <w:pStyle w:val="3"/>
      </w:pPr>
      <w:bookmarkStart w:id="34" w:name="_Toc451011701"/>
      <w:r>
        <w:t>ZkHelper</w:t>
      </w:r>
      <w:r>
        <w:rPr>
          <w:rFonts w:hint="eastAsia"/>
        </w:rPr>
        <w:t>类概述</w:t>
      </w:r>
      <w:bookmarkEnd w:id="34"/>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Pr="00CA246A" w:rsidRDefault="00DD6799" w:rsidP="00DD6799">
      <w:pPr>
        <w:pStyle w:val="2"/>
        <w:rPr>
          <w:rFonts w:ascii="黑体"/>
          <w:sz w:val="28"/>
        </w:rPr>
      </w:pPr>
      <w:bookmarkStart w:id="35" w:name="_Toc451011702"/>
      <w:r w:rsidRPr="00CA246A">
        <w:rPr>
          <w:rFonts w:ascii="黑体" w:hint="eastAsia"/>
          <w:sz w:val="28"/>
        </w:rPr>
        <w:t>数据库操作模块（</w:t>
      </w:r>
      <w:r w:rsidRPr="00CA246A">
        <w:rPr>
          <w:rFonts w:ascii="黑体"/>
          <w:sz w:val="28"/>
        </w:rPr>
        <w:t>mongo</w:t>
      </w:r>
      <w:r w:rsidRPr="00CA246A">
        <w:rPr>
          <w:rFonts w:ascii="黑体" w:hint="eastAsia"/>
          <w:sz w:val="28"/>
        </w:rPr>
        <w:t>）</w:t>
      </w:r>
      <w:bookmarkEnd w:id="35"/>
    </w:p>
    <w:p w14:paraId="1F7EB37D" w14:textId="77777777" w:rsidR="00DD6799" w:rsidRDefault="00DD6799" w:rsidP="00626322">
      <w:pPr>
        <w:pStyle w:val="3"/>
      </w:pPr>
      <w:bookmarkStart w:id="36" w:name="_Toc451011703"/>
      <w:r>
        <w:rPr>
          <w:rFonts w:hint="eastAsia"/>
        </w:rPr>
        <w:t>数据库操作</w:t>
      </w:r>
      <w:r w:rsidRPr="00311C98">
        <w:rPr>
          <w:rFonts w:hint="eastAsia"/>
        </w:rPr>
        <w:t>模块</w:t>
      </w:r>
      <w:r>
        <w:rPr>
          <w:rFonts w:hint="eastAsia"/>
        </w:rPr>
        <w:t>概述</w:t>
      </w:r>
      <w:bookmarkEnd w:id="36"/>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3F121ECC" w14:textId="497F5CDF" w:rsidR="00DD6799" w:rsidRPr="00D40EC0" w:rsidRDefault="00DD6799" w:rsidP="00EB7C61">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35344A62" w14:textId="77777777" w:rsidR="00DD6799" w:rsidRDefault="00DD6799" w:rsidP="00626322">
      <w:pPr>
        <w:pStyle w:val="3"/>
      </w:pPr>
      <w:bookmarkStart w:id="37" w:name="_Toc451011704"/>
      <w:r>
        <w:rPr>
          <w:rFonts w:hint="eastAsia"/>
        </w:rPr>
        <w:lastRenderedPageBreak/>
        <w:t>数据库操作</w:t>
      </w:r>
      <w:r w:rsidRPr="00311C98">
        <w:rPr>
          <w:rFonts w:hint="eastAsia"/>
        </w:rPr>
        <w:t>模块</w:t>
      </w:r>
      <w:r>
        <w:rPr>
          <w:rFonts w:hint="eastAsia"/>
        </w:rPr>
        <w:t>类图</w:t>
      </w:r>
      <w:bookmarkEnd w:id="37"/>
    </w:p>
    <w:p w14:paraId="32165603" w14:textId="77777777" w:rsidR="00DD6799" w:rsidRDefault="00DD6799" w:rsidP="00DD6799">
      <w:pPr>
        <w:jc w:val="center"/>
      </w:pPr>
      <w:r>
        <w:object w:dxaOrig="7476" w:dyaOrig="9528" w14:anchorId="5E064AA0">
          <v:shape id="_x0000_i1027" type="#_x0000_t75" style="width:374.25pt;height:476.25pt" o:ole="">
            <v:imagedata r:id="rId20" o:title=""/>
          </v:shape>
          <o:OLEObject Type="Embed" ProgID="Visio.Drawing.15" ShapeID="_x0000_i1027" DrawAspect="Content" ObjectID="_1526668061" r:id="rId21"/>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8" w:name="_Toc451011705"/>
      <w:r>
        <w:t>DbPool</w:t>
      </w:r>
      <w:r>
        <w:rPr>
          <w:rFonts w:hint="eastAsia"/>
        </w:rPr>
        <w:t>类概述</w:t>
      </w:r>
      <w:bookmarkEnd w:id="38"/>
    </w:p>
    <w:p w14:paraId="0893A974" w14:textId="78D67BBE" w:rsidR="00DD6799" w:rsidRPr="00F052F2" w:rsidRDefault="00DD6799" w:rsidP="004D69F6">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w:t>
      </w:r>
      <w:proofErr w:type="gramStart"/>
      <w:r w:rsidRPr="001E22D4">
        <w:rPr>
          <w:rFonts w:ascii="宋体" w:hAnsi="宋体" w:hint="eastAsia"/>
          <w:sz w:val="24"/>
        </w:rPr>
        <w:t>集测配置</w:t>
      </w:r>
      <w:proofErr w:type="gramEnd"/>
      <w:r w:rsidRPr="001E22D4">
        <w:rPr>
          <w:rFonts w:ascii="宋体" w:hAnsi="宋体" w:hint="eastAsia"/>
          <w:sz w:val="24"/>
        </w:rPr>
        <w:t>，初始化MongoDB集群的连接池。通过工作圈服务应用的数据分片key来计算数据映射的节点，并从池中取出此节点的连接供应用来使用。</w:t>
      </w:r>
    </w:p>
    <w:p w14:paraId="4532168F" w14:textId="57561A37"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lastRenderedPageBreak/>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9" w:name="_Toc451011706"/>
      <w:r>
        <w:t>TBaseDao</w:t>
      </w:r>
      <w:r>
        <w:rPr>
          <w:rFonts w:hint="eastAsia"/>
        </w:rPr>
        <w:t>类概述</w:t>
      </w:r>
      <w:bookmarkEnd w:id="39"/>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w:t>
      </w:r>
      <w:proofErr w:type="gramStart"/>
      <w:r w:rsidRPr="001E22D4">
        <w:rPr>
          <w:rFonts w:ascii="宋体" w:hAnsi="宋体" w:hint="eastAsia"/>
          <w:sz w:val="24"/>
        </w:rPr>
        <w:t>删</w:t>
      </w:r>
      <w:proofErr w:type="gramEnd"/>
      <w:r w:rsidRPr="001E22D4">
        <w:rPr>
          <w:rFonts w:ascii="宋体" w:hAnsi="宋体" w:hint="eastAsia"/>
          <w:sz w:val="24"/>
        </w:rPr>
        <w:t>，改，查操作。</w:t>
      </w:r>
    </w:p>
    <w:p w14:paraId="5327A84D" w14:textId="1D3882EE"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Pr="00CA246A" w:rsidRDefault="00412262" w:rsidP="00626322">
      <w:pPr>
        <w:pStyle w:val="2"/>
        <w:rPr>
          <w:rFonts w:ascii="黑体"/>
          <w:sz w:val="28"/>
        </w:rPr>
      </w:pPr>
      <w:bookmarkStart w:id="40" w:name="_Toc451011707"/>
      <w:r w:rsidRPr="00CA246A">
        <w:rPr>
          <w:rFonts w:ascii="黑体" w:hint="eastAsia"/>
          <w:sz w:val="28"/>
        </w:rPr>
        <w:lastRenderedPageBreak/>
        <w:t>缓存操作模块（</w:t>
      </w:r>
      <w:r w:rsidRPr="00CA246A">
        <w:rPr>
          <w:rFonts w:ascii="黑体"/>
          <w:sz w:val="28"/>
        </w:rPr>
        <w:t>cache</w:t>
      </w:r>
      <w:r w:rsidRPr="00CA246A">
        <w:rPr>
          <w:rFonts w:ascii="黑体" w:hint="eastAsia"/>
          <w:sz w:val="28"/>
        </w:rPr>
        <w:t>）</w:t>
      </w:r>
      <w:bookmarkEnd w:id="40"/>
    </w:p>
    <w:p w14:paraId="3145498A" w14:textId="77777777" w:rsidR="00412262" w:rsidRDefault="00412262" w:rsidP="00626322">
      <w:pPr>
        <w:pStyle w:val="3"/>
      </w:pPr>
      <w:bookmarkStart w:id="41" w:name="_Toc451011708"/>
      <w:r>
        <w:rPr>
          <w:rFonts w:hint="eastAsia"/>
        </w:rPr>
        <w:t>缓存操作</w:t>
      </w:r>
      <w:r w:rsidRPr="00311C98">
        <w:rPr>
          <w:rFonts w:hint="eastAsia"/>
        </w:rPr>
        <w:t>模块</w:t>
      </w:r>
      <w:r>
        <w:rPr>
          <w:rFonts w:hint="eastAsia"/>
        </w:rPr>
        <w:t>概述</w:t>
      </w:r>
      <w:bookmarkEnd w:id="41"/>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14:paraId="3CA74A49" w14:textId="16C66B5C"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20D0210" w14:textId="1C039ADD" w:rsidR="00412262" w:rsidRPr="00D40EC0" w:rsidRDefault="00412262" w:rsidP="004D69F6">
      <w:pPr>
        <w:pStyle w:val="af1"/>
        <w:spacing w:line="400" w:lineRule="exact"/>
        <w:ind w:firstLine="480"/>
        <w:jc w:val="left"/>
        <w:rPr>
          <w:i/>
        </w:rPr>
      </w:pPr>
      <w:r w:rsidRPr="00412262">
        <w:rPr>
          <w:rFonts w:ascii="宋体" w:hAnsi="宋体" w:hint="eastAsia"/>
          <w:sz w:val="24"/>
        </w:rPr>
        <w:t>工作圈中的需要对数据存取加速的服务都依赖于这个模块。</w:t>
      </w:r>
    </w:p>
    <w:p w14:paraId="3814E1D3" w14:textId="77777777" w:rsidR="00412262" w:rsidRDefault="00412262" w:rsidP="00626322">
      <w:pPr>
        <w:pStyle w:val="3"/>
      </w:pPr>
      <w:bookmarkStart w:id="42" w:name="_Toc451011709"/>
      <w:r>
        <w:rPr>
          <w:rFonts w:hint="eastAsia"/>
        </w:rPr>
        <w:lastRenderedPageBreak/>
        <w:t>缓存操作</w:t>
      </w:r>
      <w:r w:rsidRPr="00311C98">
        <w:rPr>
          <w:rFonts w:hint="eastAsia"/>
        </w:rPr>
        <w:t>模块</w:t>
      </w:r>
      <w:r>
        <w:rPr>
          <w:rFonts w:hint="eastAsia"/>
        </w:rPr>
        <w:t>类图</w:t>
      </w:r>
      <w:bookmarkEnd w:id="42"/>
    </w:p>
    <w:p w14:paraId="14283678" w14:textId="77777777" w:rsidR="00412262" w:rsidRDefault="00412262" w:rsidP="00412262">
      <w:pPr>
        <w:jc w:val="center"/>
      </w:pPr>
      <w:r>
        <w:object w:dxaOrig="7476" w:dyaOrig="9528" w14:anchorId="45329986">
          <v:shape id="_x0000_i1028" type="#_x0000_t75" style="width:374.25pt;height:476.25pt" o:ole="">
            <v:imagedata r:id="rId22" o:title=""/>
          </v:shape>
          <o:OLEObject Type="Embed" ProgID="Visio.Drawing.15" ShapeID="_x0000_i1028" DrawAspect="Content" ObjectID="_1526668062" r:id="rId23"/>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43" w:name="_Toc451011710"/>
      <w:r w:rsidRPr="003E4185">
        <w:t>NutcrackerCenter</w:t>
      </w:r>
      <w:r>
        <w:rPr>
          <w:rFonts w:hint="eastAsia"/>
        </w:rPr>
        <w:t>类概述</w:t>
      </w:r>
      <w:bookmarkEnd w:id="43"/>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w:t>
      </w:r>
      <w:proofErr w:type="gramStart"/>
      <w:r w:rsidRPr="00412262">
        <w:rPr>
          <w:rFonts w:ascii="宋体" w:hAnsi="宋体" w:hint="eastAsia"/>
          <w:sz w:val="24"/>
        </w:rPr>
        <w:t>集测配置</w:t>
      </w:r>
      <w:proofErr w:type="gramEnd"/>
      <w:r w:rsidRPr="00412262">
        <w:rPr>
          <w:rFonts w:ascii="宋体" w:hAnsi="宋体" w:hint="eastAsia"/>
          <w:sz w:val="24"/>
        </w:rPr>
        <w:t>，初始化Nutcracker集群的连接池。通过工作圈服务应用的数据分片key来计算数据映射的节点，并从池中取出此节点的连接供应用来使用。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4" w:name="_Toc451011711"/>
      <w:r w:rsidRPr="00D41079">
        <w:t>NutcrackerCenterAop</w:t>
      </w:r>
      <w:r>
        <w:rPr>
          <w:rFonts w:hint="eastAsia"/>
        </w:rPr>
        <w:t>类概述</w:t>
      </w:r>
      <w:bookmarkEnd w:id="44"/>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5C5C2799" w14:textId="2A10F099"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5" w:name="_Toc451011712"/>
      <w:r w:rsidRPr="003B2308">
        <w:t>ModRedisCenterAop</w:t>
      </w:r>
      <w:r>
        <w:rPr>
          <w:rFonts w:hint="eastAsia"/>
        </w:rPr>
        <w:t>类概述</w:t>
      </w:r>
      <w:bookmarkEnd w:id="45"/>
    </w:p>
    <w:p w14:paraId="408F8A9A" w14:textId="0575859F"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E59E867" w14:textId="66EAEFFF"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6" w:name="_Toc451011713"/>
      <w:r>
        <w:t>ModRedis</w:t>
      </w:r>
      <w:r w:rsidRPr="00D41079">
        <w:t>CenterAop</w:t>
      </w:r>
      <w:r>
        <w:rPr>
          <w:rFonts w:hint="eastAsia"/>
        </w:rPr>
        <w:t>类概述</w:t>
      </w:r>
      <w:bookmarkEnd w:id="46"/>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694264A7" w14:textId="0E2952CE"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7" w:name="_Toc451011714"/>
      <w:r w:rsidRPr="006021FF">
        <w:t>LockCache</w:t>
      </w:r>
      <w:r w:rsidRPr="003E4185">
        <w:t>Center</w:t>
      </w:r>
      <w:r>
        <w:rPr>
          <w:rFonts w:hint="eastAsia"/>
        </w:rPr>
        <w:t>类概述</w:t>
      </w:r>
      <w:bookmarkEnd w:id="47"/>
    </w:p>
    <w:p w14:paraId="010BFCC2" w14:textId="60ACCBA2"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5C448CFC" w14:textId="625A690C"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8" w:name="_Toc451011715"/>
      <w:r w:rsidRPr="006021FF">
        <w:t>LockCache</w:t>
      </w:r>
      <w:r>
        <w:rPr>
          <w:rFonts w:hint="eastAsia"/>
        </w:rPr>
        <w:t>类概述</w:t>
      </w:r>
      <w:bookmarkEnd w:id="48"/>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w:t>
      </w:r>
      <w:proofErr w:type="gramStart"/>
      <w:r w:rsidRPr="00E85E62">
        <w:rPr>
          <w:rFonts w:ascii="宋体" w:hAnsi="宋体" w:hint="eastAsia"/>
          <w:sz w:val="24"/>
        </w:rPr>
        <w:t>一</w:t>
      </w:r>
      <w:proofErr w:type="gramEnd"/>
      <w:r w:rsidRPr="00E85E62">
        <w:rPr>
          <w:rFonts w:ascii="宋体" w:hAnsi="宋体" w:hint="eastAsia"/>
          <w:sz w:val="24"/>
        </w:rPr>
        <w:t>分布式缓存锁的实现。</w:t>
      </w:r>
    </w:p>
    <w:p w14:paraId="23875DFC" w14:textId="600CE0E3" w:rsidR="00E85E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lastRenderedPageBreak/>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w:t>
            </w:r>
            <w:proofErr w:type="gramStart"/>
            <w:r w:rsidRPr="006021FF">
              <w:rPr>
                <w:rStyle w:val="a6"/>
                <w:rFonts w:hint="eastAsia"/>
              </w:rPr>
              <w:t>锁资源</w:t>
            </w:r>
            <w:proofErr w:type="gramEnd"/>
          </w:p>
        </w:tc>
      </w:tr>
    </w:tbl>
    <w:p w14:paraId="7F501D30" w14:textId="75D28A0A" w:rsidR="00412262" w:rsidRDefault="00412262" w:rsidP="00412262"/>
    <w:p w14:paraId="06942419" w14:textId="77777777" w:rsidR="001F618B" w:rsidRPr="00CA246A" w:rsidRDefault="001F618B" w:rsidP="00626322">
      <w:pPr>
        <w:pStyle w:val="2"/>
        <w:rPr>
          <w:rFonts w:ascii="黑体"/>
          <w:sz w:val="28"/>
        </w:rPr>
      </w:pPr>
      <w:bookmarkStart w:id="49" w:name="_Toc451011716"/>
      <w:r w:rsidRPr="00CA246A">
        <w:rPr>
          <w:rFonts w:ascii="黑体" w:hint="eastAsia"/>
          <w:sz w:val="28"/>
        </w:rPr>
        <w:t>Id列表基础服务模块（IdList）</w:t>
      </w:r>
      <w:bookmarkEnd w:id="49"/>
    </w:p>
    <w:p w14:paraId="7C39898D" w14:textId="77777777" w:rsidR="001F618B" w:rsidRDefault="001F618B" w:rsidP="00626322">
      <w:pPr>
        <w:pStyle w:val="3"/>
      </w:pPr>
      <w:bookmarkStart w:id="50" w:name="_Toc451011717"/>
      <w:r w:rsidRPr="00311C98">
        <w:rPr>
          <w:rFonts w:hint="eastAsia"/>
        </w:rPr>
        <w:t>Id</w:t>
      </w:r>
      <w:r w:rsidRPr="00311C98">
        <w:rPr>
          <w:rFonts w:hint="eastAsia"/>
        </w:rPr>
        <w:t>列表基础服务模块</w:t>
      </w:r>
      <w:r>
        <w:rPr>
          <w:rFonts w:hint="eastAsia"/>
        </w:rPr>
        <w:t>概述</w:t>
      </w:r>
      <w:bookmarkEnd w:id="50"/>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2F73AC68" w14:textId="691C58E7" w:rsidR="001F618B" w:rsidRPr="00D40EC0" w:rsidRDefault="001F618B" w:rsidP="00FC2397">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03A9EE79" w14:textId="77777777" w:rsidR="001F618B" w:rsidRDefault="001F618B" w:rsidP="00626322">
      <w:pPr>
        <w:pStyle w:val="3"/>
      </w:pPr>
      <w:bookmarkStart w:id="51" w:name="_Toc451011718"/>
      <w:r>
        <w:rPr>
          <w:rFonts w:hint="eastAsia"/>
        </w:rPr>
        <w:lastRenderedPageBreak/>
        <w:t>IdList</w:t>
      </w:r>
      <w:r>
        <w:rPr>
          <w:rFonts w:hint="eastAsia"/>
        </w:rPr>
        <w:t>系统模块类图</w:t>
      </w:r>
      <w:bookmarkEnd w:id="51"/>
    </w:p>
    <w:p w14:paraId="292E3F85" w14:textId="77777777" w:rsidR="001F618B" w:rsidRDefault="001F618B" w:rsidP="001F618B">
      <w:pPr>
        <w:jc w:val="center"/>
      </w:pPr>
      <w:r>
        <w:object w:dxaOrig="7457" w:dyaOrig="9493" w14:anchorId="011E684E">
          <v:shape id="_x0000_i1029" type="#_x0000_t75" style="width:372pt;height:474.75pt" o:ole="">
            <v:imagedata r:id="rId24" o:title=""/>
          </v:shape>
          <o:OLEObject Type="Embed" ProgID="Visio.Drawing.11" ShapeID="_x0000_i1029" DrawAspect="Content" ObjectID="_1526668063" r:id="rId25"/>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2" w:name="_Toc451011719"/>
      <w:r>
        <w:rPr>
          <w:rFonts w:hint="eastAsia"/>
        </w:rPr>
        <w:t>IdListClient</w:t>
      </w:r>
      <w:r>
        <w:rPr>
          <w:rFonts w:hint="eastAsia"/>
        </w:rPr>
        <w:tab/>
      </w:r>
      <w:r>
        <w:rPr>
          <w:rFonts w:hint="eastAsia"/>
        </w:rPr>
        <w:t>类概述</w:t>
      </w:r>
      <w:bookmarkEnd w:id="52"/>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0802DDF0" w14:textId="7F8B7A18"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lastRenderedPageBreak/>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3" w:name="_Toc451011720"/>
      <w:r w:rsidRPr="003B358C">
        <w:t>IdListServiceImpl</w:t>
      </w:r>
      <w:r>
        <w:rPr>
          <w:rFonts w:hint="eastAsia"/>
        </w:rPr>
        <w:tab/>
      </w:r>
      <w:r>
        <w:rPr>
          <w:rFonts w:hint="eastAsia"/>
        </w:rPr>
        <w:t>类概述</w:t>
      </w:r>
      <w:bookmarkEnd w:id="53"/>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54474207" w14:textId="24D7E54E"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lastRenderedPageBreak/>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2A725F04" w14:textId="77777777" w:rsidR="001F618B" w:rsidRPr="003B358C" w:rsidRDefault="001F618B" w:rsidP="001F618B"/>
    <w:p w14:paraId="00B3D7E0" w14:textId="77777777" w:rsidR="001F618B" w:rsidRDefault="001F618B" w:rsidP="00626322">
      <w:pPr>
        <w:pStyle w:val="3"/>
      </w:pPr>
      <w:bookmarkStart w:id="54" w:name="_Toc451011721"/>
      <w:r w:rsidRPr="00B41B81">
        <w:t>CommonCache</w:t>
      </w:r>
      <w:r>
        <w:rPr>
          <w:rFonts w:hint="eastAsia"/>
        </w:rPr>
        <w:t>类概述</w:t>
      </w:r>
      <w:bookmarkEnd w:id="54"/>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3AE57C3E" w14:textId="41506DB5"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5" w:name="_Toc451011722"/>
      <w:r w:rsidRPr="00B41B81">
        <w:t>IdListCache</w:t>
      </w:r>
      <w:r>
        <w:rPr>
          <w:rFonts w:hint="eastAsia"/>
        </w:rPr>
        <w:t>类概述</w:t>
      </w:r>
      <w:bookmarkEnd w:id="55"/>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3F3C0D11" w14:textId="4F82F9E0"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lastRenderedPageBreak/>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6" w:name="_Toc451011723"/>
      <w:r w:rsidRPr="00714C06">
        <w:t>IdListDao</w:t>
      </w:r>
      <w:r>
        <w:rPr>
          <w:rFonts w:hint="eastAsia"/>
        </w:rPr>
        <w:t>类概述</w:t>
      </w:r>
      <w:bookmarkEnd w:id="56"/>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1E7F352B" w14:textId="6370CE46"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bookmarkEnd w:id="30"/>
    </w:tbl>
    <w:p w14:paraId="40E0B0B7" w14:textId="7A2F887B" w:rsidR="003A0D42" w:rsidRDefault="003A0D42" w:rsidP="003A0D42"/>
    <w:p w14:paraId="695D9223" w14:textId="77777777" w:rsidR="00C62268" w:rsidRPr="00CA246A" w:rsidRDefault="00C62268" w:rsidP="00626322">
      <w:pPr>
        <w:pStyle w:val="2"/>
        <w:rPr>
          <w:rFonts w:ascii="黑体"/>
          <w:sz w:val="28"/>
        </w:rPr>
      </w:pPr>
      <w:bookmarkStart w:id="57" w:name="_Toc418875567"/>
      <w:bookmarkStart w:id="58" w:name="_Toc451011724"/>
      <w:r w:rsidRPr="00CA246A">
        <w:rPr>
          <w:rFonts w:ascii="黑体" w:hint="eastAsia"/>
          <w:sz w:val="28"/>
        </w:rPr>
        <w:t>账户系统（Acount）模块</w:t>
      </w:r>
      <w:bookmarkEnd w:id="57"/>
      <w:bookmarkEnd w:id="58"/>
    </w:p>
    <w:p w14:paraId="45BC3403" w14:textId="77777777" w:rsidR="00C62268" w:rsidRDefault="00C62268" w:rsidP="00626322">
      <w:pPr>
        <w:pStyle w:val="3"/>
      </w:pPr>
      <w:bookmarkStart w:id="59" w:name="_Toc418875568"/>
      <w:bookmarkStart w:id="60" w:name="_Toc451011725"/>
      <w:r>
        <w:rPr>
          <w:rFonts w:hint="eastAsia"/>
        </w:rPr>
        <w:t>账户系统模块概述</w:t>
      </w:r>
      <w:bookmarkEnd w:id="59"/>
      <w:bookmarkEnd w:id="60"/>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w:t>
      </w:r>
      <w:proofErr w:type="gramStart"/>
      <w:r w:rsidR="00C62268" w:rsidRPr="00C62268">
        <w:rPr>
          <w:rFonts w:ascii="宋体" w:hAnsi="宋体" w:hint="eastAsia"/>
          <w:sz w:val="24"/>
        </w:rPr>
        <w:t>圈直接</w:t>
      </w:r>
      <w:proofErr w:type="gramEnd"/>
      <w:r w:rsidR="00C62268" w:rsidRPr="00C62268">
        <w:rPr>
          <w:rFonts w:ascii="宋体" w:hAnsi="宋体" w:hint="eastAsia"/>
          <w:sz w:val="24"/>
        </w:rPr>
        <w:t>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w:t>
      </w:r>
      <w:proofErr w:type="gramStart"/>
      <w:r w:rsidRPr="00C62268">
        <w:rPr>
          <w:rFonts w:ascii="宋体" w:hAnsi="宋体" w:hint="eastAsia"/>
          <w:sz w:val="24"/>
        </w:rPr>
        <w:t>供工作</w:t>
      </w:r>
      <w:proofErr w:type="gramEnd"/>
      <w:r w:rsidRPr="00C62268">
        <w:rPr>
          <w:rFonts w:ascii="宋体" w:hAnsi="宋体" w:hint="eastAsia"/>
          <w:sz w:val="24"/>
        </w:rPr>
        <w:t>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移动</w:t>
      </w:r>
      <w:proofErr w:type="gramStart"/>
      <w:r w:rsidRPr="00C62268">
        <w:rPr>
          <w:rFonts w:ascii="宋体" w:hAnsi="宋体" w:hint="eastAsia"/>
          <w:sz w:val="24"/>
        </w:rPr>
        <w:t>端注册</w:t>
      </w:r>
      <w:proofErr w:type="gramEnd"/>
      <w:r w:rsidRPr="00C62268">
        <w:rPr>
          <w:rFonts w:ascii="宋体" w:hAnsi="宋体" w:hint="eastAsia"/>
          <w:sz w:val="24"/>
        </w:rPr>
        <w:t xml:space="preserve">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lastRenderedPageBreak/>
        <w:t>1、埋</w:t>
      </w:r>
      <w:proofErr w:type="gramStart"/>
      <w:r w:rsidRPr="00C62268">
        <w:rPr>
          <w:rFonts w:ascii="宋体" w:hAnsi="宋体" w:hint="eastAsia"/>
          <w:sz w:val="24"/>
        </w:rPr>
        <w:t>点统计</w:t>
      </w:r>
      <w:proofErr w:type="gramEnd"/>
      <w:r w:rsidRPr="00C62268">
        <w:rPr>
          <w:rFonts w:ascii="宋体" w:hAnsi="宋体" w:hint="eastAsia"/>
          <w:sz w:val="24"/>
        </w:rPr>
        <w:t xml:space="preserve">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w:t>
      </w:r>
      <w:proofErr w:type="gramStart"/>
      <w:r w:rsidRPr="00C62268">
        <w:rPr>
          <w:rFonts w:ascii="宋体" w:hAnsi="宋体" w:hint="eastAsia"/>
          <w:sz w:val="24"/>
        </w:rPr>
        <w:t>端邀请进</w:t>
      </w:r>
      <w:proofErr w:type="gramEnd"/>
      <w:r w:rsidRPr="00C62268">
        <w:rPr>
          <w:rFonts w:ascii="宋体" w:hAnsi="宋体" w:hint="eastAsia"/>
          <w:sz w:val="24"/>
        </w:rPr>
        <w:t xml:space="preserve">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1、埋</w:t>
      </w:r>
      <w:proofErr w:type="gramStart"/>
      <w:r w:rsidRPr="00C62268">
        <w:rPr>
          <w:rFonts w:ascii="宋体" w:hAnsi="宋体" w:hint="eastAsia"/>
          <w:sz w:val="24"/>
        </w:rPr>
        <w:t>点统计</w:t>
      </w:r>
      <w:proofErr w:type="gramEnd"/>
      <w:r w:rsidRPr="00C62268">
        <w:rPr>
          <w:rFonts w:ascii="宋体" w:hAnsi="宋体" w:hint="eastAsia"/>
          <w:sz w:val="24"/>
        </w:rPr>
        <w:t xml:space="preserve">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w:t>
      </w:r>
      <w:proofErr w:type="gramStart"/>
      <w:r w:rsidRPr="00C62268">
        <w:rPr>
          <w:rFonts w:ascii="宋体" w:hAnsi="宋体" w:hint="eastAsia"/>
          <w:sz w:val="24"/>
        </w:rPr>
        <w:t>帐号</w:t>
      </w:r>
      <w:proofErr w:type="gramEnd"/>
      <w:r w:rsidRPr="00C62268">
        <w:rPr>
          <w:rFonts w:ascii="宋体" w:hAnsi="宋体" w:hint="eastAsia"/>
          <w:sz w:val="24"/>
        </w:rPr>
        <w:t>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w:t>
      </w:r>
      <w:proofErr w:type="gramStart"/>
      <w:r w:rsidRPr="00C62268">
        <w:rPr>
          <w:rFonts w:ascii="宋体" w:hAnsi="宋体" w:hint="eastAsia"/>
          <w:sz w:val="24"/>
        </w:rPr>
        <w:t>帐号</w:t>
      </w:r>
      <w:proofErr w:type="gramEnd"/>
      <w:r w:rsidRPr="00C62268">
        <w:rPr>
          <w:rFonts w:ascii="宋体" w:hAnsi="宋体" w:hint="eastAsia"/>
          <w:sz w:val="24"/>
        </w:rPr>
        <w:t>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w:t>
      </w:r>
      <w:proofErr w:type="gramStart"/>
      <w:r w:rsidRPr="00C62268">
        <w:rPr>
          <w:rFonts w:ascii="宋体" w:hAnsi="宋体" w:hint="eastAsia"/>
          <w:sz w:val="24"/>
        </w:rPr>
        <w:t>帐号</w:t>
      </w:r>
      <w:proofErr w:type="gramEnd"/>
      <w:r w:rsidRPr="00C62268">
        <w:rPr>
          <w:rFonts w:ascii="宋体" w:hAnsi="宋体" w:hint="eastAsia"/>
          <w:sz w:val="24"/>
        </w:rPr>
        <w:t>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29785CBC"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相对228版简化注册流程；</w:t>
      </w:r>
    </w:p>
    <w:p w14:paraId="50A36785" w14:textId="4816DECE"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取消注册环节的主动申请加入企业；</w:t>
      </w:r>
    </w:p>
    <w:p w14:paraId="27C72EBD" w14:textId="306E5F80"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注册时填写的企业</w:t>
      </w:r>
      <w:proofErr w:type="gramStart"/>
      <w:r w:rsidRPr="00C62268">
        <w:rPr>
          <w:rFonts w:ascii="宋体" w:hAnsi="宋体" w:hint="eastAsia"/>
          <w:sz w:val="24"/>
        </w:rPr>
        <w:t>名仅仅</w:t>
      </w:r>
      <w:proofErr w:type="gramEnd"/>
      <w:r w:rsidRPr="00C62268">
        <w:rPr>
          <w:rFonts w:ascii="宋体" w:hAnsi="宋体" w:hint="eastAsia"/>
          <w:sz w:val="24"/>
        </w:rPr>
        <w:t>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w:t>
      </w:r>
      <w:proofErr w:type="gramStart"/>
      <w:r w:rsidRPr="00C62268">
        <w:rPr>
          <w:rFonts w:ascii="宋体" w:hAnsi="宋体" w:hint="eastAsia"/>
          <w:sz w:val="24"/>
        </w:rPr>
        <w:t>码标准</w:t>
      </w:r>
      <w:proofErr w:type="gramEnd"/>
      <w:r w:rsidRPr="00C62268">
        <w:rPr>
          <w:rFonts w:ascii="宋体" w:hAnsi="宋体" w:hint="eastAsia"/>
          <w:sz w:val="24"/>
        </w:rPr>
        <w:t>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w:t>
      </w:r>
      <w:proofErr w:type="gramStart"/>
      <w:r w:rsidRPr="00C62268">
        <w:rPr>
          <w:rFonts w:ascii="宋体" w:hAnsi="宋体" w:hint="eastAsia"/>
          <w:sz w:val="24"/>
        </w:rPr>
        <w:t>名需要</w:t>
      </w:r>
      <w:proofErr w:type="gramEnd"/>
      <w:r w:rsidRPr="00C62268">
        <w:rPr>
          <w:rFonts w:ascii="宋体" w:hAnsi="宋体" w:hint="eastAsia"/>
          <w:sz w:val="24"/>
        </w:rPr>
        <w:t>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w:t>
      </w:r>
      <w:proofErr w:type="gramStart"/>
      <w:r w:rsidRPr="00C62268">
        <w:rPr>
          <w:rFonts w:ascii="宋体" w:hAnsi="宋体" w:hint="eastAsia"/>
          <w:sz w:val="24"/>
        </w:rPr>
        <w:t>内普通</w:t>
      </w:r>
      <w:proofErr w:type="gramEnd"/>
      <w:r w:rsidRPr="00C62268">
        <w:rPr>
          <w:rFonts w:ascii="宋体" w:hAnsi="宋体" w:hint="eastAsia"/>
          <w:sz w:val="24"/>
        </w:rPr>
        <w:t>用户发起的添加同事状态+企业外</w:t>
      </w:r>
      <w:proofErr w:type="gramStart"/>
      <w:r w:rsidRPr="00C62268">
        <w:rPr>
          <w:rFonts w:ascii="宋体" w:hAnsi="宋体" w:hint="eastAsia"/>
          <w:sz w:val="24"/>
        </w:rPr>
        <w:t>某注册</w:t>
      </w:r>
      <w:proofErr w:type="gramEnd"/>
      <w:r w:rsidRPr="00C62268">
        <w:rPr>
          <w:rFonts w:ascii="宋体" w:hAnsi="宋体" w:hint="eastAsia"/>
          <w:sz w:val="24"/>
        </w:rPr>
        <w:t>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w:t>
      </w:r>
      <w:proofErr w:type="gramStart"/>
      <w:r w:rsidRPr="00C62268">
        <w:rPr>
          <w:rFonts w:ascii="宋体" w:hAnsi="宋体" w:hint="eastAsia"/>
          <w:sz w:val="24"/>
        </w:rPr>
        <w:t>内普通</w:t>
      </w:r>
      <w:proofErr w:type="gramEnd"/>
      <w:r w:rsidRPr="00C62268">
        <w:rPr>
          <w:rFonts w:ascii="宋体" w:hAnsi="宋体" w:hint="eastAsia"/>
          <w:sz w:val="24"/>
        </w:rPr>
        <w:t>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w:t>
      </w:r>
      <w:proofErr w:type="gramStart"/>
      <w:r w:rsidRPr="00C62268">
        <w:rPr>
          <w:rFonts w:ascii="宋体" w:hAnsi="宋体" w:hint="eastAsia"/>
          <w:sz w:val="24"/>
        </w:rPr>
        <w:t>内普通</w:t>
      </w:r>
      <w:proofErr w:type="gramEnd"/>
      <w:r w:rsidRPr="00C62268">
        <w:rPr>
          <w:rFonts w:ascii="宋体" w:hAnsi="宋体" w:hint="eastAsia"/>
          <w:sz w:val="24"/>
        </w:rPr>
        <w:t>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w:t>
      </w:r>
      <w:proofErr w:type="gramStart"/>
      <w:r w:rsidRPr="00C62268">
        <w:rPr>
          <w:rFonts w:ascii="宋体" w:hAnsi="宋体" w:hint="eastAsia"/>
          <w:sz w:val="24"/>
        </w:rPr>
        <w:t>版对于</w:t>
      </w:r>
      <w:proofErr w:type="gramEnd"/>
      <w:r w:rsidRPr="00C62268">
        <w:rPr>
          <w:rFonts w:ascii="宋体" w:hAnsi="宋体" w:hint="eastAsia"/>
          <w:sz w:val="24"/>
        </w:rPr>
        <w:t>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w:t>
      </w:r>
      <w:proofErr w:type="gramStart"/>
      <w:r w:rsidRPr="00C62268">
        <w:rPr>
          <w:rFonts w:ascii="宋体" w:hAnsi="宋体" w:hint="eastAsia"/>
          <w:sz w:val="24"/>
        </w:rPr>
        <w:t>请访问下面</w:t>
      </w:r>
      <w:proofErr w:type="gramEnd"/>
      <w:r w:rsidRPr="00C62268">
        <w:rPr>
          <w:rFonts w:ascii="宋体" w:hAnsi="宋体" w:hint="eastAsia"/>
          <w:sz w:val="24"/>
        </w:rPr>
        <w:t>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w:t>
      </w:r>
      <w:proofErr w:type="gramStart"/>
      <w:r w:rsidRPr="00C62268">
        <w:rPr>
          <w:rFonts w:ascii="宋体" w:hAnsi="宋体" w:hint="eastAsia"/>
          <w:sz w:val="24"/>
        </w:rPr>
        <w:t>移动端会自动</w:t>
      </w:r>
      <w:proofErr w:type="gramEnd"/>
      <w:r w:rsidRPr="00C62268">
        <w:rPr>
          <w:rFonts w:ascii="宋体" w:hAnsi="宋体" w:hint="eastAsia"/>
          <w:sz w:val="24"/>
        </w:rPr>
        <w:t>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5E9340DC"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w:t>
      </w:r>
      <w:r w:rsidR="00121695">
        <w:rPr>
          <w:rFonts w:ascii="宋体" w:hAnsi="宋体" w:hint="eastAsia"/>
          <w:sz w:val="24"/>
        </w:rPr>
        <w:t>。</w:t>
      </w:r>
      <w:r w:rsidRPr="00C62268">
        <w:rPr>
          <w:rFonts w:ascii="宋体" w:hAnsi="宋体" w:hint="eastAsia"/>
          <w:sz w:val="24"/>
        </w:rPr>
        <w:t>手机号/邮箱（灰色不可修改）；</w:t>
      </w:r>
    </w:p>
    <w:p w14:paraId="13B2C7E0" w14:textId="03E2674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姓名*；</w:t>
      </w:r>
    </w:p>
    <w:p w14:paraId="4CAAA534" w14:textId="74D3C80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61" w:name="_Toc418875569"/>
      <w:bookmarkStart w:id="62" w:name="_Toc451011726"/>
      <w:r>
        <w:rPr>
          <w:rFonts w:hint="eastAsia"/>
        </w:rPr>
        <w:lastRenderedPageBreak/>
        <w:t>账户系统模块类图</w:t>
      </w:r>
      <w:bookmarkEnd w:id="61"/>
      <w:bookmarkEnd w:id="62"/>
    </w:p>
    <w:p w14:paraId="0A87A4A6" w14:textId="77777777" w:rsidR="00C62268" w:rsidRDefault="00C62268" w:rsidP="00C62268">
      <w:pPr>
        <w:jc w:val="center"/>
      </w:pPr>
      <w:r>
        <w:object w:dxaOrig="7457" w:dyaOrig="9494" w14:anchorId="3B2DDBFF">
          <v:shape id="_x0000_i1030" type="#_x0000_t75" style="width:372pt;height:475.5pt" o:ole="">
            <v:imagedata r:id="rId31" o:title=""/>
          </v:shape>
          <o:OLEObject Type="Embed" ProgID="Visio.Drawing.11" ShapeID="_x0000_i1030" DrawAspect="Content" ObjectID="_1526668064" r:id="rId32"/>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63" w:name="_Toc418875570"/>
      <w:bookmarkStart w:id="64" w:name="_Toc451011727"/>
      <w:r>
        <w:rPr>
          <w:rFonts w:hint="eastAsia"/>
        </w:rPr>
        <w:t>JsonController</w:t>
      </w:r>
      <w:r>
        <w:rPr>
          <w:rFonts w:hint="eastAsia"/>
        </w:rPr>
        <w:t>类概述</w:t>
      </w:r>
      <w:bookmarkEnd w:id="63"/>
      <w:bookmarkEnd w:id="64"/>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16E500E9" w14:textId="4417F479" w:rsidR="00C62268" w:rsidRPr="00557EE7" w:rsidRDefault="00C62268" w:rsidP="00901369">
      <w:pPr>
        <w:pStyle w:val="af1"/>
        <w:spacing w:line="400" w:lineRule="exact"/>
        <w:ind w:firstLine="480"/>
        <w:jc w:val="left"/>
      </w:pPr>
      <w:bookmarkStart w:id="65" w:name="_Toc418875571"/>
      <w:r w:rsidRPr="00C62268">
        <w:rPr>
          <w:rFonts w:ascii="宋体" w:hAnsi="宋体" w:hint="eastAsia"/>
          <w:sz w:val="24"/>
        </w:rPr>
        <w:t>类功能定义</w:t>
      </w:r>
      <w:bookmarkEnd w:id="6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6" w:name="_Toc418875572"/>
      <w:bookmarkStart w:id="67" w:name="_Toc451011728"/>
      <w:r>
        <w:rPr>
          <w:rFonts w:hint="eastAsia"/>
        </w:rPr>
        <w:t>AccountWebController</w:t>
      </w:r>
      <w:r>
        <w:rPr>
          <w:rFonts w:hint="eastAsia"/>
        </w:rPr>
        <w:t>类概述</w:t>
      </w:r>
      <w:bookmarkEnd w:id="66"/>
      <w:bookmarkEnd w:id="67"/>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8" w:name="_Toc418875573"/>
      <w:r w:rsidRPr="00C62268">
        <w:rPr>
          <w:rFonts w:ascii="宋体" w:hAnsi="宋体" w:hint="eastAsia"/>
          <w:sz w:val="24"/>
        </w:rPr>
        <w:t>类功能定义</w:t>
      </w:r>
      <w:bookmarkEnd w:id="6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786F43AD" w14:textId="77777777" w:rsidR="00C62268" w:rsidRDefault="00C62268" w:rsidP="00A67151">
      <w:pPr>
        <w:pStyle w:val="3"/>
      </w:pPr>
      <w:bookmarkStart w:id="69" w:name="_Toc418875574"/>
      <w:bookmarkStart w:id="70" w:name="_Toc451011729"/>
      <w:r>
        <w:rPr>
          <w:rFonts w:hint="eastAsia"/>
        </w:rPr>
        <w:t>AccountRestController</w:t>
      </w:r>
      <w:r>
        <w:rPr>
          <w:rFonts w:hint="eastAsia"/>
        </w:rPr>
        <w:t>类概述</w:t>
      </w:r>
      <w:bookmarkEnd w:id="69"/>
      <w:bookmarkEnd w:id="70"/>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 。</w:t>
      </w:r>
    </w:p>
    <w:p w14:paraId="40AE01EB" w14:textId="69E54B6E" w:rsidR="00C62268" w:rsidRPr="00557EE7" w:rsidRDefault="00C62268" w:rsidP="00901369">
      <w:pPr>
        <w:pStyle w:val="af1"/>
        <w:spacing w:line="400" w:lineRule="exact"/>
        <w:ind w:firstLine="480"/>
        <w:jc w:val="left"/>
      </w:pPr>
      <w:bookmarkStart w:id="71" w:name="_Toc418875575"/>
      <w:r w:rsidRPr="00C62268">
        <w:rPr>
          <w:rFonts w:ascii="宋体" w:hAnsi="宋体" w:hint="eastAsia"/>
          <w:sz w:val="24"/>
        </w:rPr>
        <w:t>类功能定义</w:t>
      </w:r>
      <w:bookmarkEnd w:id="7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lastRenderedPageBreak/>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2F4A8F82" w14:textId="77777777" w:rsidR="00C62268" w:rsidRDefault="00C62268" w:rsidP="00A67151">
      <w:pPr>
        <w:pStyle w:val="3"/>
      </w:pPr>
      <w:bookmarkStart w:id="72" w:name="_Toc418875576"/>
      <w:bookmarkStart w:id="73" w:name="_Toc451011730"/>
      <w:r>
        <w:rPr>
          <w:rFonts w:hint="eastAsia"/>
        </w:rPr>
        <w:t>Client</w:t>
      </w:r>
      <w:r>
        <w:rPr>
          <w:rFonts w:hint="eastAsia"/>
        </w:rPr>
        <w:t>类概述</w:t>
      </w:r>
      <w:bookmarkEnd w:id="72"/>
      <w:bookmarkEnd w:id="73"/>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6AA04680" w14:textId="1C8BAE94" w:rsidR="00C62268" w:rsidRPr="00557EE7" w:rsidRDefault="00C62268" w:rsidP="00901369">
      <w:pPr>
        <w:pStyle w:val="af1"/>
        <w:spacing w:line="400" w:lineRule="exact"/>
        <w:ind w:firstLine="480"/>
        <w:jc w:val="left"/>
      </w:pPr>
      <w:bookmarkStart w:id="74" w:name="_Toc418875577"/>
      <w:r w:rsidRPr="00C62268">
        <w:rPr>
          <w:rFonts w:ascii="宋体" w:hAnsi="宋体" w:hint="eastAsia"/>
          <w:sz w:val="24"/>
        </w:rPr>
        <w:t>类功能定义</w:t>
      </w:r>
      <w:bookmarkEnd w:id="74"/>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w:t>
            </w:r>
            <w:proofErr w:type="gramStart"/>
            <w:r>
              <w:rPr>
                <w:rStyle w:val="a6"/>
                <w:rFonts w:hint="eastAsia"/>
              </w:rPr>
              <w:t>圈用户</w:t>
            </w:r>
            <w:proofErr w:type="gramEnd"/>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5" w:name="_Toc418875578"/>
      <w:bookmarkStart w:id="76" w:name="_Toc451011731"/>
      <w:r>
        <w:rPr>
          <w:rFonts w:hint="eastAsia"/>
        </w:rPr>
        <w:t>AccountServiceImpl</w:t>
      </w:r>
      <w:r>
        <w:rPr>
          <w:rFonts w:hint="eastAsia"/>
        </w:rPr>
        <w:t>类概述</w:t>
      </w:r>
      <w:bookmarkEnd w:id="75"/>
      <w:bookmarkEnd w:id="76"/>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347F52C" w14:textId="35B521A8" w:rsidR="00C62268" w:rsidRPr="00557EE7" w:rsidRDefault="00C62268" w:rsidP="00901369">
      <w:pPr>
        <w:pStyle w:val="af1"/>
        <w:spacing w:line="400" w:lineRule="exact"/>
        <w:ind w:firstLine="480"/>
        <w:jc w:val="left"/>
      </w:pPr>
      <w:bookmarkStart w:id="77" w:name="_Toc418875579"/>
      <w:r w:rsidRPr="00C62268">
        <w:rPr>
          <w:rFonts w:ascii="宋体" w:hAnsi="宋体" w:hint="eastAsia"/>
          <w:sz w:val="24"/>
        </w:rPr>
        <w:t>类功能定义</w:t>
      </w:r>
      <w:bookmarkEnd w:id="7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lastRenderedPageBreak/>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w:t>
            </w:r>
            <w:proofErr w:type="gramStart"/>
            <w:r>
              <w:rPr>
                <w:rStyle w:val="a6"/>
                <w:rFonts w:hint="eastAsia"/>
              </w:rPr>
              <w:t>圈用户</w:t>
            </w:r>
            <w:proofErr w:type="gramEnd"/>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8" w:name="_Toc418875580"/>
      <w:bookmarkStart w:id="79" w:name="_Toc451011732"/>
      <w:r>
        <w:rPr>
          <w:rFonts w:hint="eastAsia"/>
        </w:rPr>
        <w:t>CspService</w:t>
      </w:r>
      <w:r>
        <w:rPr>
          <w:rFonts w:hint="eastAsia"/>
        </w:rPr>
        <w:t>类概述</w:t>
      </w:r>
      <w:bookmarkEnd w:id="78"/>
      <w:bookmarkEnd w:id="79"/>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5EF6678E" w14:textId="7C16110C" w:rsidR="00C62268" w:rsidRPr="00557EE7" w:rsidRDefault="00C62268" w:rsidP="00901369">
      <w:pPr>
        <w:pStyle w:val="af1"/>
        <w:spacing w:line="400" w:lineRule="exact"/>
        <w:ind w:firstLine="480"/>
        <w:jc w:val="left"/>
      </w:pPr>
      <w:bookmarkStart w:id="80" w:name="_Toc418875581"/>
      <w:r w:rsidRPr="00C62268">
        <w:rPr>
          <w:rFonts w:ascii="宋体" w:hAnsi="宋体" w:hint="eastAsia"/>
          <w:sz w:val="24"/>
        </w:rPr>
        <w:t>类功能定义</w:t>
      </w:r>
      <w:bookmarkEnd w:id="8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w:t>
            </w:r>
            <w:proofErr w:type="gramStart"/>
            <w:r w:rsidRPr="00AA088E">
              <w:rPr>
                <w:rStyle w:val="a6"/>
                <w:rFonts w:hint="eastAsia"/>
              </w:rPr>
              <w:t>玛</w:t>
            </w:r>
            <w:proofErr w:type="gramEnd"/>
            <w:r w:rsidRPr="00AA088E">
              <w:rPr>
                <w:rStyle w:val="a6"/>
                <w:rFonts w:hint="eastAsia"/>
              </w:rPr>
              <w:t>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w:t>
            </w:r>
            <w:proofErr w:type="gramStart"/>
            <w:r w:rsidRPr="00EA0ABC">
              <w:rPr>
                <w:rStyle w:val="a6"/>
                <w:rFonts w:hint="eastAsia"/>
              </w:rPr>
              <w:t>玛</w:t>
            </w:r>
            <w:proofErr w:type="gramEnd"/>
            <w:r w:rsidRPr="00EA0ABC">
              <w:rPr>
                <w:rStyle w:val="a6"/>
                <w:rFonts w:hint="eastAsia"/>
              </w:rPr>
              <w:t>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w:t>
            </w:r>
            <w:proofErr w:type="gramStart"/>
            <w:r w:rsidRPr="00EA0ABC">
              <w:rPr>
                <w:rStyle w:val="a6"/>
                <w:rFonts w:hint="eastAsia"/>
              </w:rPr>
              <w:t>码是否</w:t>
            </w:r>
            <w:proofErr w:type="gramEnd"/>
            <w:r w:rsidRPr="00EA0ABC">
              <w:rPr>
                <w:rStyle w:val="a6"/>
                <w:rFonts w:hint="eastAsia"/>
              </w:rPr>
              <w:t>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81" w:name="_Toc418875582"/>
      <w:bookmarkStart w:id="82" w:name="_Toc451011733"/>
      <w:r>
        <w:rPr>
          <w:rFonts w:hint="eastAsia"/>
        </w:rPr>
        <w:t>TokenCache</w:t>
      </w:r>
      <w:r>
        <w:rPr>
          <w:rFonts w:hint="eastAsia"/>
        </w:rPr>
        <w:t>类概述</w:t>
      </w:r>
      <w:bookmarkEnd w:id="81"/>
      <w:bookmarkEnd w:id="82"/>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6F71CD4" w14:textId="450B5504" w:rsidR="00C62268" w:rsidRPr="00557EE7" w:rsidRDefault="00C62268" w:rsidP="00901369">
      <w:pPr>
        <w:pStyle w:val="af1"/>
        <w:spacing w:line="400" w:lineRule="exact"/>
        <w:ind w:firstLine="480"/>
        <w:jc w:val="left"/>
      </w:pPr>
      <w:bookmarkStart w:id="83" w:name="_Toc418875583"/>
      <w:r w:rsidRPr="00C62268">
        <w:rPr>
          <w:rFonts w:ascii="宋体" w:hAnsi="宋体" w:hint="eastAsia"/>
          <w:sz w:val="24"/>
        </w:rPr>
        <w:lastRenderedPageBreak/>
        <w:t>类功能定义</w:t>
      </w:r>
      <w:bookmarkEnd w:id="8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4" w:name="_Toc418875584"/>
      <w:bookmarkStart w:id="85" w:name="_Toc451011734"/>
      <w:r>
        <w:rPr>
          <w:rFonts w:hint="eastAsia"/>
        </w:rPr>
        <w:t>UserMongoDao</w:t>
      </w:r>
      <w:r>
        <w:rPr>
          <w:rFonts w:hint="eastAsia"/>
        </w:rPr>
        <w:t>类概述</w:t>
      </w:r>
      <w:bookmarkEnd w:id="84"/>
      <w:bookmarkEnd w:id="85"/>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7769F515" w14:textId="43068D6B" w:rsidR="00C62268" w:rsidRPr="00557EE7" w:rsidRDefault="00C62268" w:rsidP="00901369">
      <w:pPr>
        <w:pStyle w:val="af1"/>
        <w:spacing w:line="400" w:lineRule="exact"/>
        <w:ind w:firstLine="480"/>
        <w:jc w:val="left"/>
      </w:pPr>
      <w:bookmarkStart w:id="86" w:name="_Toc418875585"/>
      <w:r w:rsidRPr="00C62268">
        <w:rPr>
          <w:rFonts w:ascii="宋体" w:hAnsi="宋体" w:hint="eastAsia"/>
          <w:sz w:val="24"/>
        </w:rPr>
        <w:t>类功能定义</w:t>
      </w:r>
      <w:bookmarkEnd w:id="8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Pr="00CA246A" w:rsidRDefault="007E5FCD" w:rsidP="00626322">
      <w:pPr>
        <w:pStyle w:val="2"/>
        <w:rPr>
          <w:rFonts w:ascii="黑体"/>
          <w:sz w:val="28"/>
        </w:rPr>
      </w:pPr>
      <w:bookmarkStart w:id="87" w:name="_Toc418875603"/>
      <w:bookmarkStart w:id="88" w:name="_Toc451011735"/>
      <w:r w:rsidRPr="00CA246A">
        <w:rPr>
          <w:rFonts w:ascii="黑体" w:hint="eastAsia"/>
          <w:sz w:val="28"/>
        </w:rPr>
        <w:t>圈子系统（quan）模块</w:t>
      </w:r>
      <w:bookmarkEnd w:id="87"/>
      <w:bookmarkEnd w:id="88"/>
    </w:p>
    <w:p w14:paraId="70518E78" w14:textId="77777777" w:rsidR="007E5FCD" w:rsidRDefault="007E5FCD" w:rsidP="00626322">
      <w:pPr>
        <w:pStyle w:val="3"/>
      </w:pPr>
      <w:bookmarkStart w:id="89" w:name="_Toc418875604"/>
      <w:bookmarkStart w:id="90" w:name="_Toc451011736"/>
      <w:r>
        <w:rPr>
          <w:rFonts w:hint="eastAsia"/>
        </w:rPr>
        <w:t>圈子系统模块概述</w:t>
      </w:r>
      <w:bookmarkEnd w:id="89"/>
      <w:bookmarkEnd w:id="90"/>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58E293CB" w14:textId="375532AD" w:rsidR="007E5FCD" w:rsidRPr="00D40EC0" w:rsidRDefault="007E5FCD" w:rsidP="00901369">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74CB548" w14:textId="77777777" w:rsidR="007E5FCD" w:rsidRDefault="007E5FCD" w:rsidP="00626322">
      <w:pPr>
        <w:pStyle w:val="3"/>
      </w:pPr>
      <w:bookmarkStart w:id="91" w:name="_Toc418875605"/>
      <w:bookmarkStart w:id="92" w:name="_Toc451011737"/>
      <w:r>
        <w:rPr>
          <w:rFonts w:hint="eastAsia"/>
        </w:rPr>
        <w:lastRenderedPageBreak/>
        <w:t>圈子系统模块流程图</w:t>
      </w:r>
      <w:bookmarkEnd w:id="91"/>
      <w:bookmarkEnd w:id="92"/>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93" w:name="_Toc418875606"/>
      <w:bookmarkStart w:id="94" w:name="_Toc451011738"/>
      <w:r>
        <w:rPr>
          <w:rFonts w:hint="eastAsia"/>
        </w:rPr>
        <w:lastRenderedPageBreak/>
        <w:t>JsonController</w:t>
      </w:r>
      <w:r>
        <w:rPr>
          <w:rFonts w:hint="eastAsia"/>
        </w:rPr>
        <w:t>类概述</w:t>
      </w:r>
      <w:bookmarkEnd w:id="93"/>
      <w:bookmarkEnd w:id="94"/>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5" w:name="_Toc418875607"/>
      <w:r w:rsidRPr="007E5FCD">
        <w:rPr>
          <w:rFonts w:ascii="宋体" w:hAnsi="宋体" w:hint="eastAsia"/>
          <w:sz w:val="24"/>
        </w:rPr>
        <w:t>类功能定义</w:t>
      </w:r>
      <w:bookmarkEnd w:id="95"/>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6" w:name="_Toc418875608"/>
      <w:bookmarkStart w:id="97" w:name="_Toc451011739"/>
      <w:r>
        <w:rPr>
          <w:rFonts w:hint="eastAsia"/>
        </w:rPr>
        <w:t>RestTeamController</w:t>
      </w:r>
      <w:r>
        <w:rPr>
          <w:rFonts w:hint="eastAsia"/>
        </w:rPr>
        <w:t>类概述</w:t>
      </w:r>
      <w:bookmarkEnd w:id="96"/>
      <w:bookmarkEnd w:id="97"/>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14:paraId="74F97229" w14:textId="4911171E" w:rsidR="007E5FCD" w:rsidRPr="00557EE7" w:rsidRDefault="007E5FCD" w:rsidP="00901369">
      <w:pPr>
        <w:pStyle w:val="af1"/>
        <w:spacing w:line="400" w:lineRule="exact"/>
        <w:ind w:firstLine="480"/>
        <w:jc w:val="left"/>
      </w:pPr>
      <w:bookmarkStart w:id="98" w:name="_Toc418875609"/>
      <w:r w:rsidRPr="007E5FCD">
        <w:rPr>
          <w:rFonts w:ascii="宋体" w:hAnsi="宋体" w:hint="eastAsia"/>
          <w:sz w:val="24"/>
        </w:rPr>
        <w:t>类功能定义</w:t>
      </w:r>
      <w:bookmarkEnd w:id="9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9" w:name="_Toc418875610"/>
      <w:bookmarkStart w:id="100" w:name="_Toc451011740"/>
      <w:r>
        <w:rPr>
          <w:rFonts w:hint="eastAsia"/>
        </w:rPr>
        <w:t>WebTeamController</w:t>
      </w:r>
      <w:r>
        <w:rPr>
          <w:rFonts w:hint="eastAsia"/>
        </w:rPr>
        <w:t>类概述</w:t>
      </w:r>
      <w:bookmarkEnd w:id="99"/>
      <w:bookmarkEnd w:id="100"/>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A6F9DF5" w14:textId="27E92499" w:rsidR="007E5FCD" w:rsidRPr="00557EE7" w:rsidRDefault="007E5FCD" w:rsidP="00901369">
      <w:pPr>
        <w:pStyle w:val="af1"/>
        <w:spacing w:line="400" w:lineRule="exact"/>
        <w:ind w:firstLine="480"/>
        <w:jc w:val="left"/>
      </w:pPr>
      <w:bookmarkStart w:id="101" w:name="_Toc418875611"/>
      <w:r w:rsidRPr="007E5FCD">
        <w:rPr>
          <w:rFonts w:ascii="宋体" w:hAnsi="宋体" w:hint="eastAsia"/>
          <w:sz w:val="24"/>
        </w:rPr>
        <w:t>类功能定义</w:t>
      </w:r>
      <w:bookmarkEnd w:id="10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lastRenderedPageBreak/>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102" w:name="_Toc418875612"/>
      <w:bookmarkStart w:id="103" w:name="_Toc451011741"/>
      <w:r>
        <w:rPr>
          <w:rFonts w:hint="eastAsia"/>
        </w:rPr>
        <w:t>RestTopicController</w:t>
      </w:r>
      <w:r>
        <w:rPr>
          <w:rFonts w:hint="eastAsia"/>
        </w:rPr>
        <w:t>类概述</w:t>
      </w:r>
      <w:bookmarkEnd w:id="102"/>
      <w:bookmarkEnd w:id="103"/>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26C6BB10" w14:textId="0D50EE68" w:rsidR="007E5FCD" w:rsidRPr="00557EE7" w:rsidRDefault="007E5FCD" w:rsidP="00901369">
      <w:pPr>
        <w:pStyle w:val="af1"/>
        <w:spacing w:line="400" w:lineRule="exact"/>
        <w:ind w:firstLine="480"/>
        <w:jc w:val="left"/>
      </w:pPr>
      <w:bookmarkStart w:id="104" w:name="_Toc418875613"/>
      <w:r w:rsidRPr="007E5FCD">
        <w:rPr>
          <w:rFonts w:ascii="宋体" w:hAnsi="宋体" w:hint="eastAsia"/>
          <w:sz w:val="24"/>
        </w:rPr>
        <w:t>类功能定义</w:t>
      </w:r>
      <w:bookmarkEnd w:id="10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w:t>
            </w:r>
            <w:proofErr w:type="gramStart"/>
            <w:r>
              <w:rPr>
                <w:rStyle w:val="a6"/>
                <w:rFonts w:hint="eastAsia"/>
              </w:rPr>
              <w:t>不</w:t>
            </w:r>
            <w:proofErr w:type="gramEnd"/>
            <w:r>
              <w:rPr>
                <w:rStyle w:val="a6"/>
                <w:rFonts w:hint="eastAsia"/>
              </w:rPr>
              <w:t>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5" w:name="_Toc418875614"/>
      <w:bookmarkStart w:id="106" w:name="_Toc451011742"/>
      <w:r>
        <w:rPr>
          <w:rFonts w:hint="eastAsia"/>
        </w:rPr>
        <w:t>WebTopicController</w:t>
      </w:r>
      <w:r>
        <w:rPr>
          <w:rFonts w:hint="eastAsia"/>
        </w:rPr>
        <w:t>类概述</w:t>
      </w:r>
      <w:bookmarkEnd w:id="105"/>
      <w:bookmarkEnd w:id="106"/>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44F14713" w14:textId="62EB3866" w:rsidR="007E5FCD" w:rsidRPr="00557EE7" w:rsidRDefault="007E5FCD" w:rsidP="00901369">
      <w:pPr>
        <w:pStyle w:val="af1"/>
        <w:spacing w:line="400" w:lineRule="exact"/>
        <w:ind w:firstLine="480"/>
        <w:jc w:val="left"/>
      </w:pPr>
      <w:bookmarkStart w:id="107" w:name="_Toc418875615"/>
      <w:r w:rsidRPr="007E5FCD">
        <w:rPr>
          <w:rFonts w:ascii="宋体" w:hAnsi="宋体" w:hint="eastAsia"/>
          <w:sz w:val="24"/>
        </w:rPr>
        <w:t>类功能定义</w:t>
      </w:r>
      <w:bookmarkEnd w:id="10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8" w:name="_Toc418875616"/>
      <w:bookmarkStart w:id="109" w:name="_Toc451011743"/>
      <w:r>
        <w:rPr>
          <w:rFonts w:hint="eastAsia"/>
        </w:rPr>
        <w:lastRenderedPageBreak/>
        <w:t>RestMemberController</w:t>
      </w:r>
      <w:r>
        <w:rPr>
          <w:rFonts w:hint="eastAsia"/>
        </w:rPr>
        <w:t>类概述</w:t>
      </w:r>
      <w:bookmarkEnd w:id="108"/>
      <w:bookmarkEnd w:id="109"/>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49193269" w14:textId="06336E8D" w:rsidR="007E5FCD" w:rsidRPr="00557EE7" w:rsidRDefault="007E5FCD" w:rsidP="00901369">
      <w:pPr>
        <w:pStyle w:val="af1"/>
        <w:spacing w:line="400" w:lineRule="exact"/>
        <w:ind w:firstLine="480"/>
        <w:jc w:val="left"/>
      </w:pPr>
      <w:bookmarkStart w:id="110" w:name="_Toc418875617"/>
      <w:r w:rsidRPr="007E5FCD">
        <w:rPr>
          <w:rFonts w:ascii="宋体" w:hAnsi="宋体" w:hint="eastAsia"/>
          <w:sz w:val="24"/>
        </w:rPr>
        <w:t>类功能定义</w:t>
      </w:r>
      <w:bookmarkEnd w:id="11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11" w:name="_Toc418875618"/>
      <w:bookmarkStart w:id="112" w:name="_Toc451011744"/>
      <w:r>
        <w:rPr>
          <w:rFonts w:hint="eastAsia"/>
        </w:rPr>
        <w:t>WebMemberController</w:t>
      </w:r>
      <w:r>
        <w:rPr>
          <w:rFonts w:hint="eastAsia"/>
        </w:rPr>
        <w:t>类概述</w:t>
      </w:r>
      <w:bookmarkEnd w:id="111"/>
      <w:bookmarkEnd w:id="112"/>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58CF00D" w14:textId="5900E3A7" w:rsidR="007E5FCD" w:rsidRPr="00557EE7" w:rsidRDefault="007E5FCD" w:rsidP="00901369">
      <w:pPr>
        <w:pStyle w:val="af1"/>
        <w:spacing w:line="400" w:lineRule="exact"/>
        <w:ind w:firstLine="480"/>
        <w:jc w:val="left"/>
      </w:pPr>
      <w:bookmarkStart w:id="113" w:name="_Toc418875619"/>
      <w:r w:rsidRPr="007E5FCD">
        <w:rPr>
          <w:rFonts w:ascii="宋体" w:hAnsi="宋体" w:hint="eastAsia"/>
          <w:sz w:val="24"/>
        </w:rPr>
        <w:t>类功能定义</w:t>
      </w:r>
      <w:bookmarkEnd w:id="11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lastRenderedPageBreak/>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4" w:name="_Toc418875620"/>
      <w:bookmarkStart w:id="115" w:name="_Toc451011745"/>
      <w:r>
        <w:rPr>
          <w:rFonts w:hint="eastAsia"/>
        </w:rPr>
        <w:t>TeamServiceImp</w:t>
      </w:r>
      <w:r>
        <w:rPr>
          <w:rFonts w:hint="eastAsia"/>
        </w:rPr>
        <w:t>类概述</w:t>
      </w:r>
      <w:bookmarkEnd w:id="114"/>
      <w:bookmarkEnd w:id="115"/>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FA24EE3" w14:textId="4BC176D8" w:rsidR="007E5FCD" w:rsidRPr="00557EE7" w:rsidRDefault="007E5FCD" w:rsidP="00901369">
      <w:pPr>
        <w:pStyle w:val="af1"/>
        <w:spacing w:line="400" w:lineRule="exact"/>
        <w:ind w:firstLine="480"/>
        <w:jc w:val="left"/>
      </w:pPr>
      <w:bookmarkStart w:id="116" w:name="_Toc418875621"/>
      <w:r w:rsidRPr="007E5FCD">
        <w:rPr>
          <w:rFonts w:ascii="宋体" w:hAnsi="宋体" w:hint="eastAsia"/>
          <w:sz w:val="24"/>
        </w:rPr>
        <w:t>类功能定义</w:t>
      </w:r>
      <w:bookmarkEnd w:id="11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w:t>
            </w:r>
            <w:proofErr w:type="gramStart"/>
            <w:r>
              <w:rPr>
                <w:rStyle w:val="a6"/>
                <w:rFonts w:hint="eastAsia"/>
              </w:rPr>
              <w:t>的圈主</w:t>
            </w:r>
            <w:proofErr w:type="gramEnd"/>
          </w:p>
        </w:tc>
      </w:tr>
    </w:tbl>
    <w:p w14:paraId="02D0CC68" w14:textId="77777777" w:rsidR="007E5FCD" w:rsidRDefault="007E5FCD" w:rsidP="0045497D">
      <w:pPr>
        <w:pStyle w:val="3"/>
      </w:pPr>
      <w:bookmarkStart w:id="117" w:name="_Toc418875622"/>
      <w:bookmarkStart w:id="118" w:name="_Toc451011746"/>
      <w:r>
        <w:rPr>
          <w:rFonts w:hint="eastAsia"/>
        </w:rPr>
        <w:t>TopicServiceImp</w:t>
      </w:r>
      <w:r>
        <w:rPr>
          <w:rFonts w:hint="eastAsia"/>
        </w:rPr>
        <w:t>类概述</w:t>
      </w:r>
      <w:bookmarkEnd w:id="117"/>
      <w:bookmarkEnd w:id="118"/>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699A5A7" w14:textId="545C79F3" w:rsidR="007E5FCD" w:rsidRPr="00557EE7" w:rsidRDefault="007E5FCD" w:rsidP="00901369">
      <w:pPr>
        <w:pStyle w:val="af1"/>
        <w:spacing w:line="400" w:lineRule="exact"/>
        <w:ind w:firstLine="480"/>
        <w:jc w:val="left"/>
      </w:pPr>
      <w:bookmarkStart w:id="119" w:name="_Toc418875623"/>
      <w:r w:rsidRPr="007E5FCD">
        <w:rPr>
          <w:rFonts w:ascii="宋体" w:hAnsi="宋体" w:hint="eastAsia"/>
          <w:sz w:val="24"/>
        </w:rPr>
        <w:t>类功能定义</w:t>
      </w:r>
      <w:bookmarkEnd w:id="11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lastRenderedPageBreak/>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w:t>
            </w:r>
            <w:proofErr w:type="gramStart"/>
            <w:r>
              <w:rPr>
                <w:rStyle w:val="a6"/>
                <w:rFonts w:hint="eastAsia"/>
              </w:rPr>
              <w:t>顶时间</w:t>
            </w:r>
            <w:proofErr w:type="gramEnd"/>
            <w:r>
              <w:rPr>
                <w:rStyle w:val="a6"/>
                <w:rFonts w:hint="eastAsia"/>
              </w:rPr>
              <w:t>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20" w:name="_Toc418875624"/>
      <w:bookmarkStart w:id="121" w:name="_Toc451011747"/>
      <w:r>
        <w:rPr>
          <w:rFonts w:hint="eastAsia"/>
        </w:rPr>
        <w:t>MemberServiceImp</w:t>
      </w:r>
      <w:r>
        <w:rPr>
          <w:rFonts w:hint="eastAsia"/>
        </w:rPr>
        <w:t>类概述</w:t>
      </w:r>
      <w:bookmarkEnd w:id="120"/>
      <w:bookmarkEnd w:id="121"/>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700E559D" w14:textId="75F518F3" w:rsidR="007E5FCD" w:rsidRPr="00557EE7" w:rsidRDefault="007E5FCD" w:rsidP="00901369">
      <w:pPr>
        <w:pStyle w:val="af1"/>
        <w:spacing w:line="400" w:lineRule="exact"/>
        <w:ind w:firstLine="480"/>
        <w:jc w:val="left"/>
      </w:pPr>
      <w:bookmarkStart w:id="122" w:name="_Toc418875625"/>
      <w:r w:rsidRPr="0045497D">
        <w:rPr>
          <w:rFonts w:ascii="宋体" w:hAnsi="宋体" w:hint="eastAsia"/>
          <w:sz w:val="24"/>
        </w:rPr>
        <w:t>类功能定义</w:t>
      </w:r>
      <w:bookmarkEnd w:id="12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Pr="00CA246A" w:rsidRDefault="00CC1B0B" w:rsidP="00626322">
      <w:pPr>
        <w:pStyle w:val="2"/>
        <w:rPr>
          <w:rFonts w:ascii="黑体"/>
          <w:sz w:val="28"/>
        </w:rPr>
      </w:pPr>
      <w:bookmarkStart w:id="123" w:name="_Toc418875586"/>
      <w:bookmarkStart w:id="124" w:name="_Toc451011748"/>
      <w:r w:rsidRPr="00CA246A">
        <w:rPr>
          <w:rFonts w:ascii="黑体" w:hint="eastAsia"/>
          <w:sz w:val="28"/>
        </w:rPr>
        <w:t>关系系统（Relation）模块</w:t>
      </w:r>
      <w:bookmarkEnd w:id="123"/>
      <w:bookmarkEnd w:id="124"/>
    </w:p>
    <w:p w14:paraId="7914788B" w14:textId="77777777" w:rsidR="00CC1B0B" w:rsidRDefault="00CC1B0B" w:rsidP="00626322">
      <w:pPr>
        <w:pStyle w:val="3"/>
      </w:pPr>
      <w:bookmarkStart w:id="125" w:name="_Toc418875587"/>
      <w:bookmarkStart w:id="126" w:name="_Toc451011749"/>
      <w:r>
        <w:rPr>
          <w:rFonts w:hint="eastAsia"/>
        </w:rPr>
        <w:t>关系系统模块概述</w:t>
      </w:r>
      <w:bookmarkEnd w:id="125"/>
      <w:bookmarkEnd w:id="126"/>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lastRenderedPageBreak/>
        <w:t>方案</w:t>
      </w:r>
      <w:proofErr w:type="gramStart"/>
      <w:r w:rsidRPr="000D05B2">
        <w:rPr>
          <w:rFonts w:ascii="宋体" w:hAnsi="宋体" w:hint="eastAsia"/>
          <w:sz w:val="24"/>
        </w:rPr>
        <w:t>一</w:t>
      </w:r>
      <w:proofErr w:type="gramEnd"/>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w:t>
      </w:r>
      <w:proofErr w:type="gramStart"/>
      <w:r w:rsidRPr="000D05B2">
        <w:rPr>
          <w:rFonts w:ascii="宋体" w:hAnsi="宋体" w:hint="eastAsia"/>
          <w:sz w:val="24"/>
        </w:rPr>
        <w:t>我</w:t>
      </w:r>
      <w:r w:rsidRPr="000D05B2">
        <w:rPr>
          <w:rFonts w:ascii="宋体" w:hAnsi="宋体"/>
          <w:sz w:val="24"/>
        </w:rPr>
        <w:t>发贴</w:t>
      </w:r>
      <w:r w:rsidRPr="000D05B2">
        <w:rPr>
          <w:rFonts w:ascii="宋体" w:hAnsi="宋体" w:hint="eastAsia"/>
          <w:sz w:val="24"/>
        </w:rPr>
        <w:t>的</w:t>
      </w:r>
      <w:proofErr w:type="gramEnd"/>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w:t>
      </w:r>
      <w:proofErr w:type="gramStart"/>
      <w:r w:rsidRPr="009A26C4">
        <w:rPr>
          <w:rFonts w:ascii="宋体" w:hAnsi="宋体" w:hint="eastAsia"/>
          <w:color w:val="000000" w:themeColor="text1"/>
          <w:sz w:val="24"/>
        </w:rPr>
        <w:t>维码邀请</w:t>
      </w:r>
      <w:proofErr w:type="gramEnd"/>
      <w:r w:rsidRPr="009A26C4">
        <w:rPr>
          <w:rFonts w:ascii="宋体" w:hAnsi="宋体" w:hint="eastAsia"/>
          <w:color w:val="000000" w:themeColor="text1"/>
          <w:sz w:val="24"/>
        </w:rPr>
        <w:t>的相关权限请参考S-00077的需求描述</w:t>
      </w:r>
    </w:p>
    <w:p w14:paraId="5C6F943D"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A27CBB" w:rsidP="00901369">
      <w:pPr>
        <w:pStyle w:val="af0"/>
        <w:numPr>
          <w:ilvl w:val="0"/>
          <w:numId w:val="10"/>
        </w:numPr>
        <w:spacing w:line="400" w:lineRule="exact"/>
        <w:ind w:firstLineChars="0"/>
        <w:jc w:val="left"/>
        <w:rPr>
          <w:rFonts w:ascii="宋体" w:hAnsi="宋体"/>
          <w:color w:val="000000" w:themeColor="text1"/>
          <w:sz w:val="24"/>
        </w:rPr>
      </w:pPr>
      <w:hyperlink r:id="rId38"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proofErr w:type="gramStart"/>
      <w:r w:rsidR="009A26C4" w:rsidRPr="009A26C4">
        <w:rPr>
          <w:rFonts w:ascii="宋体" w:hAnsi="宋体" w:hint="eastAsia"/>
          <w:color w:val="000000" w:themeColor="text1"/>
          <w:sz w:val="24"/>
        </w:rPr>
        <w:t>个</w:t>
      </w:r>
      <w:proofErr w:type="gramEnd"/>
      <w:r w:rsidR="009A26C4" w:rsidRPr="009A26C4">
        <w:rPr>
          <w:rFonts w:ascii="宋体" w:hAnsi="宋体" w:hint="eastAsia"/>
          <w:color w:val="000000" w:themeColor="text1"/>
          <w:sz w:val="24"/>
        </w:rPr>
        <w:t>字符）</w:t>
      </w:r>
      <w:r w:rsidR="009A26C4" w:rsidRPr="009A26C4">
        <w:rPr>
          <w:rFonts w:ascii="宋体" w:hAnsi="宋体"/>
          <w:color w:val="000000" w:themeColor="text1"/>
          <w:sz w:val="24"/>
        </w:rPr>
        <w:t>，发出邀请</w:t>
      </w:r>
    </w:p>
    <w:p w14:paraId="18634BBB"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w:t>
      </w:r>
      <w:proofErr w:type="gramStart"/>
      <w:r w:rsidRPr="009A26C4">
        <w:rPr>
          <w:rFonts w:ascii="宋体" w:hAnsi="宋体" w:hint="eastAsia"/>
          <w:color w:val="000000" w:themeColor="text1"/>
          <w:sz w:val="24"/>
        </w:rPr>
        <w:t>框支持</w:t>
      </w:r>
      <w:proofErr w:type="gramEnd"/>
      <w:r w:rsidRPr="009A26C4">
        <w:rPr>
          <w:rFonts w:ascii="宋体" w:hAnsi="宋体" w:hint="eastAsia"/>
          <w:color w:val="000000" w:themeColor="text1"/>
          <w:sz w:val="24"/>
        </w:rPr>
        <w:t>批量输入、支持通过Excel复制粘贴，支持自动解析块显示（详见交互说明）；</w:t>
      </w:r>
    </w:p>
    <w:p w14:paraId="705067AE"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w:t>
      </w:r>
      <w:proofErr w:type="gramStart"/>
      <w:r w:rsidRPr="009A26C4">
        <w:rPr>
          <w:rFonts w:ascii="宋体" w:hAnsi="宋体" w:hint="eastAsia"/>
          <w:color w:val="000000" w:themeColor="text1"/>
          <w:sz w:val="24"/>
        </w:rPr>
        <w:t>微信好友</w:t>
      </w:r>
      <w:proofErr w:type="gramEnd"/>
      <w:r w:rsidRPr="009A26C4">
        <w:rPr>
          <w:rFonts w:ascii="宋体" w:hAnsi="宋体" w:hint="eastAsia"/>
          <w:color w:val="000000" w:themeColor="text1"/>
          <w:sz w:val="24"/>
        </w:rPr>
        <w:t>添加圈子成员（移动端S-00077）</w:t>
      </w:r>
    </w:p>
    <w:p w14:paraId="5FD8C331"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w:t>
      </w:r>
      <w:proofErr w:type="gramStart"/>
      <w:r w:rsidRPr="009A26C4">
        <w:rPr>
          <w:rFonts w:ascii="宋体" w:hAnsi="宋体" w:hint="eastAsia"/>
          <w:color w:val="000000" w:themeColor="text1"/>
          <w:sz w:val="24"/>
        </w:rPr>
        <w:t>圈用户</w:t>
      </w:r>
      <w:proofErr w:type="gramEnd"/>
      <w:r w:rsidRPr="009A26C4">
        <w:rPr>
          <w:rFonts w:ascii="宋体" w:hAnsi="宋体" w:hint="eastAsia"/>
          <w:color w:val="000000" w:themeColor="text1"/>
          <w:sz w:val="24"/>
        </w:rPr>
        <w:t>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w:t>
      </w:r>
      <w:proofErr w:type="gramStart"/>
      <w:r w:rsidRPr="009A26C4">
        <w:rPr>
          <w:rFonts w:ascii="宋体" w:hAnsi="宋体"/>
          <w:color w:val="000000" w:themeColor="text1"/>
          <w:sz w:val="24"/>
        </w:rPr>
        <w:t>与圈主联系</w:t>
      </w:r>
      <w:proofErr w:type="gramEnd"/>
      <w:r w:rsidRPr="009A26C4">
        <w:rPr>
          <w:rFonts w:ascii="宋体" w:hAnsi="宋体"/>
          <w:color w:val="000000" w:themeColor="text1"/>
          <w:sz w:val="24"/>
        </w:rPr>
        <w:t>）</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w:t>
      </w:r>
      <w:proofErr w:type="gramStart"/>
      <w:r w:rsidRPr="009A26C4">
        <w:rPr>
          <w:rFonts w:ascii="宋体" w:hAnsi="宋体"/>
          <w:color w:val="000000" w:themeColor="text1"/>
          <w:sz w:val="24"/>
        </w:rPr>
        <w:t>只限是</w:t>
      </w:r>
      <w:proofErr w:type="gramEnd"/>
      <w:r w:rsidRPr="009A26C4">
        <w:rPr>
          <w:rFonts w:ascii="宋体" w:hAnsi="宋体"/>
          <w:color w:val="000000" w:themeColor="text1"/>
          <w:sz w:val="24"/>
        </w:rPr>
        <w:t>已加入的圈子成员，不包含邀请中的用户和退出的成员</w:t>
      </w:r>
    </w:p>
    <w:p w14:paraId="142320F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901369">
      <w:pPr>
        <w:pStyle w:val="af0"/>
        <w:numPr>
          <w:ilvl w:val="0"/>
          <w:numId w:val="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w:t>
      </w:r>
      <w:proofErr w:type="gramStart"/>
      <w:r w:rsidRPr="009A26C4">
        <w:rPr>
          <w:rFonts w:ascii="宋体" w:hAnsi="宋体" w:hint="eastAsia"/>
          <w:color w:val="000000" w:themeColor="text1"/>
          <w:sz w:val="24"/>
        </w:rPr>
        <w:t>完相关</w:t>
      </w:r>
      <w:proofErr w:type="gramEnd"/>
      <w:r w:rsidRPr="009A26C4">
        <w:rPr>
          <w:rFonts w:ascii="宋体" w:hAnsi="宋体" w:hint="eastAsia"/>
          <w:color w:val="000000" w:themeColor="text1"/>
          <w:sz w:val="24"/>
        </w:rPr>
        <w:t>注册信息后自动跳转到下载页</w:t>
      </w:r>
    </w:p>
    <w:p w14:paraId="1D3DDDC1"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w:t>
      </w:r>
      <w:proofErr w:type="gramStart"/>
      <w:r w:rsidRPr="009A26C4">
        <w:rPr>
          <w:rFonts w:ascii="宋体" w:hAnsi="宋体"/>
          <w:color w:val="000000" w:themeColor="text1"/>
          <w:sz w:val="24"/>
        </w:rPr>
        <w:t>圈用户</w:t>
      </w:r>
      <w:proofErr w:type="gramEnd"/>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w:t>
      </w:r>
      <w:proofErr w:type="gramStart"/>
      <w:r w:rsidRPr="009A26C4">
        <w:rPr>
          <w:rFonts w:ascii="宋体" w:hAnsi="宋体"/>
          <w:color w:val="000000" w:themeColor="text1"/>
          <w:sz w:val="24"/>
        </w:rPr>
        <w:t>圈用户</w:t>
      </w:r>
      <w:proofErr w:type="gramEnd"/>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p>
    <w:p w14:paraId="069B0F80"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hint="eastAsia"/>
          <w:color w:val="000000" w:themeColor="text1"/>
          <w:sz w:val="24"/>
        </w:rPr>
        <w:t>需圈</w:t>
      </w:r>
      <w:r w:rsidRPr="009A26C4">
        <w:rPr>
          <w:rFonts w:ascii="宋体" w:hAnsi="宋体"/>
          <w:color w:val="000000" w:themeColor="text1"/>
          <w:sz w:val="24"/>
        </w:rPr>
        <w:t>主</w:t>
      </w:r>
      <w:proofErr w:type="gramEnd"/>
      <w:r w:rsidRPr="009A26C4">
        <w:rPr>
          <w:rFonts w:ascii="宋体" w:hAnsi="宋体"/>
          <w:color w:val="000000" w:themeColor="text1"/>
          <w:sz w:val="24"/>
        </w:rPr>
        <w:t>审核</w:t>
      </w:r>
      <w:r w:rsidRPr="009A26C4">
        <w:rPr>
          <w:rFonts w:ascii="宋体" w:hAnsi="宋体" w:hint="eastAsia"/>
          <w:color w:val="000000" w:themeColor="text1"/>
          <w:sz w:val="24"/>
        </w:rPr>
        <w:t>（</w:t>
      </w:r>
      <w:proofErr w:type="gramStart"/>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r w:rsidRPr="009A26C4">
        <w:rPr>
          <w:rFonts w:ascii="宋体" w:hAnsi="宋体"/>
          <w:color w:val="000000" w:themeColor="text1"/>
          <w:sz w:val="24"/>
        </w:rPr>
        <w:t>，则不需要再次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color w:val="000000" w:themeColor="text1"/>
          <w:sz w:val="24"/>
        </w:rPr>
        <w:t>无需圈主审核</w:t>
      </w:r>
      <w:proofErr w:type="gramEnd"/>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二</w:t>
      </w:r>
      <w:r w:rsidRPr="009A26C4">
        <w:rPr>
          <w:rFonts w:ascii="宋体" w:hAnsi="宋体"/>
          <w:color w:val="000000" w:themeColor="text1"/>
          <w:sz w:val="24"/>
        </w:rPr>
        <w:t>维码规则</w:t>
      </w:r>
      <w:proofErr w:type="gramEnd"/>
    </w:p>
    <w:p w14:paraId="5648139C"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roofErr w:type="gramEnd"/>
      <w:r w:rsidRPr="009A26C4">
        <w:rPr>
          <w:rFonts w:ascii="宋体" w:hAnsi="宋体" w:hint="eastAsia"/>
          <w:color w:val="000000" w:themeColor="text1"/>
          <w:sz w:val="24"/>
        </w:rPr>
        <w:t>（二</w:t>
      </w:r>
      <w:proofErr w:type="gramStart"/>
      <w:r w:rsidRPr="009A26C4">
        <w:rPr>
          <w:rFonts w:ascii="宋体" w:hAnsi="宋体"/>
          <w:color w:val="000000" w:themeColor="text1"/>
          <w:sz w:val="24"/>
        </w:rPr>
        <w:t>维码仅圈主</w:t>
      </w:r>
      <w:proofErr w:type="gramEnd"/>
      <w:r w:rsidRPr="009A26C4">
        <w:rPr>
          <w:rFonts w:ascii="宋体" w:hAnsi="宋体"/>
          <w:color w:val="000000" w:themeColor="text1"/>
          <w:sz w:val="24"/>
        </w:rPr>
        <w:t>可见）</w:t>
      </w:r>
    </w:p>
    <w:p w14:paraId="26252795"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hint="eastAsia"/>
          <w:color w:val="000000" w:themeColor="text1"/>
          <w:sz w:val="24"/>
        </w:rPr>
        <w:t>需圈</w:t>
      </w:r>
      <w:r w:rsidRPr="009A26C4">
        <w:rPr>
          <w:rFonts w:ascii="宋体" w:hAnsi="宋体"/>
          <w:color w:val="000000" w:themeColor="text1"/>
          <w:sz w:val="24"/>
        </w:rPr>
        <w:t>主</w:t>
      </w:r>
      <w:proofErr w:type="gramEnd"/>
      <w:r w:rsidRPr="009A26C4">
        <w:rPr>
          <w:rFonts w:ascii="宋体" w:hAnsi="宋体"/>
          <w:color w:val="000000" w:themeColor="text1"/>
          <w:sz w:val="24"/>
        </w:rPr>
        <w:t>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proofErr w:type="gramStart"/>
      <w:r w:rsidRPr="009A26C4">
        <w:rPr>
          <w:rFonts w:ascii="宋体" w:hAnsi="宋体" w:hint="eastAsia"/>
          <w:color w:val="000000" w:themeColor="text1"/>
          <w:sz w:val="24"/>
        </w:rPr>
        <w:t>需</w:t>
      </w:r>
      <w:r w:rsidRPr="009A26C4">
        <w:rPr>
          <w:rFonts w:ascii="宋体" w:hAnsi="宋体"/>
          <w:color w:val="000000" w:themeColor="text1"/>
          <w:sz w:val="24"/>
        </w:rPr>
        <w:t>圈主</w:t>
      </w:r>
      <w:proofErr w:type="gramEnd"/>
      <w:r w:rsidRPr="009A26C4">
        <w:rPr>
          <w:rFonts w:ascii="宋体" w:hAnsi="宋体"/>
          <w:color w:val="000000" w:themeColor="text1"/>
          <w:sz w:val="24"/>
        </w:rPr>
        <w:t>审核）</w:t>
      </w:r>
    </w:p>
    <w:p w14:paraId="7A6C45C8"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proofErr w:type="gramStart"/>
      <w:r w:rsidRPr="009A26C4">
        <w:rPr>
          <w:rFonts w:ascii="宋体" w:hAnsi="宋体"/>
          <w:color w:val="000000" w:themeColor="text1"/>
          <w:sz w:val="24"/>
        </w:rPr>
        <w:t>无需圈主审核</w:t>
      </w:r>
      <w:proofErr w:type="gramEnd"/>
      <w:r w:rsidRPr="009A26C4">
        <w:rPr>
          <w:rFonts w:ascii="宋体" w:hAnsi="宋体" w:hint="eastAsia"/>
          <w:color w:val="000000" w:themeColor="text1"/>
          <w:sz w:val="24"/>
        </w:rPr>
        <w:t>（全</w:t>
      </w:r>
      <w:r w:rsidRPr="009A26C4">
        <w:rPr>
          <w:rFonts w:ascii="宋体" w:hAnsi="宋体"/>
          <w:color w:val="000000" w:themeColor="text1"/>
          <w:sz w:val="24"/>
        </w:rPr>
        <w:t>员可见，申请时</w:t>
      </w:r>
      <w:proofErr w:type="gramStart"/>
      <w:r w:rsidRPr="009A26C4">
        <w:rPr>
          <w:rFonts w:ascii="宋体" w:hAnsi="宋体"/>
          <w:color w:val="000000" w:themeColor="text1"/>
          <w:sz w:val="24"/>
        </w:rPr>
        <w:t>不需圈主审核</w:t>
      </w:r>
      <w:proofErr w:type="gramEnd"/>
      <w:r w:rsidRPr="009A26C4">
        <w:rPr>
          <w:rFonts w:ascii="宋体" w:hAnsi="宋体"/>
          <w:color w:val="000000" w:themeColor="text1"/>
          <w:sz w:val="24"/>
        </w:rPr>
        <w:t>即可加入）</w:t>
      </w:r>
    </w:p>
    <w:p w14:paraId="26BE14E0"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proofErr w:type="gramStart"/>
      <w:r w:rsidRPr="009A26C4">
        <w:rPr>
          <w:rFonts w:ascii="宋体" w:hAnsi="宋体"/>
          <w:color w:val="000000" w:themeColor="text1"/>
          <w:sz w:val="24"/>
        </w:rPr>
        <w:t>圈主</w:t>
      </w:r>
      <w:r w:rsidRPr="009A26C4">
        <w:rPr>
          <w:rFonts w:ascii="宋体" w:hAnsi="宋体" w:hint="eastAsia"/>
          <w:color w:val="000000" w:themeColor="text1"/>
          <w:sz w:val="24"/>
        </w:rPr>
        <w:t>邀请</w:t>
      </w:r>
      <w:proofErr w:type="gramEnd"/>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圈</w:t>
      </w:r>
      <w:r w:rsidRPr="009A26C4">
        <w:rPr>
          <w:rFonts w:ascii="宋体" w:hAnsi="宋体"/>
          <w:color w:val="000000" w:themeColor="text1"/>
          <w:sz w:val="24"/>
        </w:rPr>
        <w:t>主审核</w:t>
      </w:r>
      <w:proofErr w:type="gramEnd"/>
      <w:r w:rsidRPr="009A26C4">
        <w:rPr>
          <w:rFonts w:ascii="宋体" w:hAnsi="宋体"/>
          <w:color w:val="000000" w:themeColor="text1"/>
          <w:sz w:val="24"/>
        </w:rPr>
        <w:t>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w:t>
      </w:r>
      <w:proofErr w:type="gramStart"/>
      <w:r w:rsidRPr="009A26C4">
        <w:rPr>
          <w:rFonts w:ascii="宋体" w:hAnsi="宋体" w:hint="eastAsia"/>
          <w:color w:val="000000" w:themeColor="text1"/>
          <w:sz w:val="24"/>
        </w:rPr>
        <w:t>维码申请</w:t>
      </w:r>
      <w:proofErr w:type="gramEnd"/>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w:t>
      </w:r>
      <w:proofErr w:type="gramStart"/>
      <w:r w:rsidRPr="009A26C4">
        <w:rPr>
          <w:rFonts w:ascii="宋体" w:hAnsi="宋体"/>
          <w:color w:val="000000" w:themeColor="text1"/>
          <w:sz w:val="24"/>
        </w:rPr>
        <w:t>圈主</w:t>
      </w:r>
      <w:r w:rsidRPr="009A26C4">
        <w:rPr>
          <w:rFonts w:ascii="宋体" w:hAnsi="宋体" w:hint="eastAsia"/>
          <w:color w:val="000000" w:themeColor="text1"/>
          <w:sz w:val="24"/>
        </w:rPr>
        <w:t>邀请</w:t>
      </w:r>
      <w:proofErr w:type="gramEnd"/>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proofErr w:type="gramStart"/>
      <w:r w:rsidRPr="009A26C4">
        <w:rPr>
          <w:rFonts w:ascii="宋体" w:hAnsi="宋体" w:hint="eastAsia"/>
          <w:color w:val="000000" w:themeColor="text1"/>
          <w:sz w:val="24"/>
        </w:rPr>
        <w:t>圈</w:t>
      </w:r>
      <w:r w:rsidRPr="009A26C4">
        <w:rPr>
          <w:rFonts w:ascii="宋体" w:hAnsi="宋体"/>
          <w:color w:val="000000" w:themeColor="text1"/>
          <w:sz w:val="24"/>
        </w:rPr>
        <w:t>主审批</w:t>
      </w:r>
      <w:proofErr w:type="gramEnd"/>
      <w:r w:rsidRPr="009A26C4">
        <w:rPr>
          <w:rFonts w:ascii="宋体" w:hAnsi="宋体"/>
          <w:color w:val="000000" w:themeColor="text1"/>
          <w:sz w:val="24"/>
        </w:rPr>
        <w:t>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proofErr w:type="gramStart"/>
      <w:r w:rsidRPr="009A26C4">
        <w:rPr>
          <w:rFonts w:ascii="宋体" w:hAnsi="宋体"/>
          <w:color w:val="000000" w:themeColor="text1"/>
          <w:sz w:val="24"/>
        </w:rPr>
        <w:t>维码申请</w:t>
      </w:r>
      <w:proofErr w:type="gramEnd"/>
      <w:r w:rsidRPr="009A26C4">
        <w:rPr>
          <w:rFonts w:ascii="宋体" w:hAnsi="宋体"/>
          <w:color w:val="000000" w:themeColor="text1"/>
          <w:sz w:val="24"/>
        </w:rPr>
        <w:t>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lastRenderedPageBreak/>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w:t>
      </w:r>
      <w:proofErr w:type="gramStart"/>
      <w:r w:rsidRPr="009E5E2F">
        <w:rPr>
          <w:rFonts w:ascii="宋体" w:hAnsi="宋体" w:hint="eastAsia"/>
          <w:sz w:val="24"/>
        </w:rPr>
        <w:t>圈</w:t>
      </w:r>
      <w:r w:rsidRPr="009E5E2F">
        <w:rPr>
          <w:rFonts w:ascii="宋体" w:hAnsi="宋体"/>
          <w:sz w:val="24"/>
        </w:rPr>
        <w:t>主或</w:t>
      </w:r>
      <w:proofErr w:type="gramEnd"/>
      <w:r w:rsidRPr="009E5E2F">
        <w:rPr>
          <w:rFonts w:ascii="宋体" w:hAnsi="宋体"/>
          <w:sz w:val="24"/>
        </w:rPr>
        <w:t>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删除：</w:t>
      </w:r>
      <w:proofErr w:type="gramStart"/>
      <w:r w:rsidRPr="009E5E2F">
        <w:rPr>
          <w:rFonts w:ascii="宋体" w:hAnsi="宋体" w:hint="eastAsia"/>
          <w:sz w:val="24"/>
        </w:rPr>
        <w:t>圈</w:t>
      </w:r>
      <w:r w:rsidRPr="009E5E2F">
        <w:rPr>
          <w:rFonts w:ascii="宋体" w:hAnsi="宋体"/>
          <w:sz w:val="24"/>
        </w:rPr>
        <w:t>主或</w:t>
      </w:r>
      <w:proofErr w:type="gramEnd"/>
      <w:r w:rsidRPr="009E5E2F">
        <w:rPr>
          <w:rFonts w:ascii="宋体" w:hAnsi="宋体"/>
          <w:sz w:val="24"/>
        </w:rPr>
        <w:t>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w:t>
      </w:r>
      <w:proofErr w:type="gramStart"/>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w:t>
      </w:r>
      <w:proofErr w:type="gramEnd"/>
      <w:r w:rsidRPr="009E5E2F">
        <w:rPr>
          <w:rFonts w:ascii="宋体" w:hAnsi="宋体" w:hint="eastAsia"/>
          <w:sz w:val="24"/>
        </w:rPr>
        <w:t>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7" w:name="_Toc418875588"/>
      <w:bookmarkStart w:id="128" w:name="_Toc451011750"/>
      <w:r>
        <w:rPr>
          <w:rFonts w:hint="eastAsia"/>
        </w:rPr>
        <w:lastRenderedPageBreak/>
        <w:t>关系系统模块类图</w:t>
      </w:r>
      <w:bookmarkEnd w:id="127"/>
      <w:bookmarkEnd w:id="128"/>
    </w:p>
    <w:p w14:paraId="46E8894E" w14:textId="77777777" w:rsidR="00CC1B0B" w:rsidRDefault="00CC1B0B" w:rsidP="00CC1B0B">
      <w:pPr>
        <w:jc w:val="center"/>
      </w:pPr>
      <w:r>
        <w:object w:dxaOrig="7457" w:dyaOrig="9947" w14:anchorId="3AF0947E">
          <v:shape id="_x0000_i1031" type="#_x0000_t75" style="width:372pt;height:496.5pt" o:ole="">
            <v:imagedata r:id="rId41" o:title=""/>
          </v:shape>
          <o:OLEObject Type="Embed" ProgID="Visio.Drawing.11" ShapeID="_x0000_i1031" DrawAspect="Content" ObjectID="_1526668065" r:id="rId42"/>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9" w:name="_Toc418875589"/>
      <w:bookmarkStart w:id="130" w:name="_Toc451011751"/>
      <w:r>
        <w:rPr>
          <w:rFonts w:hint="eastAsia"/>
        </w:rPr>
        <w:t>JsonController</w:t>
      </w:r>
      <w:r>
        <w:rPr>
          <w:rFonts w:hint="eastAsia"/>
        </w:rPr>
        <w:t>类概述</w:t>
      </w:r>
      <w:bookmarkEnd w:id="129"/>
      <w:bookmarkEnd w:id="130"/>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87221E1" w14:textId="56CB0615" w:rsidR="00CC1B0B" w:rsidRPr="00557EE7" w:rsidRDefault="00CC1B0B" w:rsidP="00901369">
      <w:pPr>
        <w:spacing w:line="400" w:lineRule="exact"/>
        <w:ind w:firstLine="432"/>
      </w:pPr>
      <w:bookmarkStart w:id="131" w:name="_Toc418875590"/>
      <w:r w:rsidRPr="0076776F">
        <w:rPr>
          <w:rFonts w:hint="eastAsia"/>
          <w:sz w:val="24"/>
        </w:rPr>
        <w:t>类功能定义</w:t>
      </w:r>
      <w:bookmarkEnd w:id="13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32" w:name="_Toc418875591"/>
      <w:bookmarkStart w:id="133" w:name="_Toc451011752"/>
      <w:r>
        <w:t>WebTeamMemberServiceControlle</w:t>
      </w:r>
      <w:r>
        <w:rPr>
          <w:rFonts w:hint="eastAsia"/>
        </w:rPr>
        <w:t>r</w:t>
      </w:r>
      <w:r>
        <w:rPr>
          <w:rFonts w:hint="eastAsia"/>
        </w:rPr>
        <w:t>类概述</w:t>
      </w:r>
      <w:bookmarkEnd w:id="132"/>
      <w:bookmarkEnd w:id="133"/>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6A12DC54" w14:textId="5334CAD5" w:rsidR="00CC1B0B" w:rsidRPr="00557EE7" w:rsidRDefault="00CC1B0B" w:rsidP="00901369">
      <w:pPr>
        <w:spacing w:line="400" w:lineRule="exact"/>
        <w:ind w:firstLine="432"/>
      </w:pPr>
      <w:bookmarkStart w:id="134" w:name="_Toc418875592"/>
      <w:r w:rsidRPr="0076776F">
        <w:rPr>
          <w:rFonts w:hint="eastAsia"/>
          <w:sz w:val="24"/>
        </w:rPr>
        <w:t>类功能定义</w:t>
      </w:r>
      <w:bookmarkEnd w:id="13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proofErr w:type="gramStart"/>
            <w:r w:rsidRPr="001273D7">
              <w:rPr>
                <w:rStyle w:val="a6"/>
                <w:rFonts w:hint="eastAsia"/>
              </w:rPr>
              <w:t>圈主移交</w:t>
            </w:r>
            <w:proofErr w:type="gramEnd"/>
          </w:p>
        </w:tc>
      </w:tr>
    </w:tbl>
    <w:p w14:paraId="06EE2A0B" w14:textId="77777777" w:rsidR="00CC1B0B" w:rsidRDefault="00CC1B0B" w:rsidP="00CC1B0B"/>
    <w:p w14:paraId="79CF9660" w14:textId="77777777" w:rsidR="00CC1B0B" w:rsidRDefault="00CC1B0B" w:rsidP="00626322">
      <w:pPr>
        <w:pStyle w:val="3"/>
      </w:pPr>
      <w:bookmarkStart w:id="135" w:name="_Toc418875593"/>
      <w:bookmarkStart w:id="136" w:name="_Toc451011753"/>
      <w:r>
        <w:rPr>
          <w:rFonts w:hint="eastAsia"/>
        </w:rPr>
        <w:t>Rest</w:t>
      </w:r>
      <w:r>
        <w:t>TeamMemberServiceControlle</w:t>
      </w:r>
      <w:r>
        <w:rPr>
          <w:rFonts w:hint="eastAsia"/>
        </w:rPr>
        <w:t>r</w:t>
      </w:r>
      <w:r>
        <w:rPr>
          <w:rFonts w:hint="eastAsia"/>
        </w:rPr>
        <w:t>类概述</w:t>
      </w:r>
      <w:bookmarkEnd w:id="135"/>
      <w:bookmarkEnd w:id="136"/>
    </w:p>
    <w:p w14:paraId="2BC8CB6D" w14:textId="77777777" w:rsidR="00CC1B0B" w:rsidRPr="0076776F" w:rsidRDefault="00CC1B0B" w:rsidP="0076776F">
      <w:pPr>
        <w:spacing w:line="400" w:lineRule="exact"/>
        <w:ind w:firstLine="432"/>
        <w:rPr>
          <w:sz w:val="24"/>
        </w:rPr>
      </w:pPr>
      <w:r w:rsidRPr="0076776F">
        <w:rPr>
          <w:rFonts w:hint="eastAsia"/>
          <w:sz w:val="24"/>
        </w:rPr>
        <w:t>给移动</w:t>
      </w:r>
      <w:proofErr w:type="gramStart"/>
      <w:r w:rsidRPr="0076776F">
        <w:rPr>
          <w:rFonts w:hint="eastAsia"/>
          <w:sz w:val="24"/>
        </w:rPr>
        <w:t>端访问</w:t>
      </w:r>
      <w:proofErr w:type="gramEnd"/>
      <w:r w:rsidRPr="0076776F">
        <w:rPr>
          <w:rFonts w:hint="eastAsia"/>
          <w:sz w:val="24"/>
        </w:rPr>
        <w:t>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92D3EEA" w14:textId="2E3AC0FD" w:rsidR="00CC1B0B" w:rsidRPr="00557EE7" w:rsidRDefault="00CC1B0B" w:rsidP="00901369">
      <w:pPr>
        <w:spacing w:line="400" w:lineRule="exact"/>
        <w:ind w:firstLine="432"/>
      </w:pPr>
      <w:bookmarkStart w:id="137" w:name="_Toc418875594"/>
      <w:r w:rsidRPr="0076776F">
        <w:rPr>
          <w:rFonts w:hint="eastAsia"/>
          <w:sz w:val="24"/>
        </w:rPr>
        <w:t>类功能定义</w:t>
      </w:r>
      <w:bookmarkEnd w:id="13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proofErr w:type="gramStart"/>
            <w:r w:rsidRPr="001273D7">
              <w:rPr>
                <w:rStyle w:val="a6"/>
                <w:rFonts w:hint="eastAsia"/>
              </w:rPr>
              <w:t>圈主移交</w:t>
            </w:r>
            <w:proofErr w:type="gramEnd"/>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8" w:name="_Toc418875595"/>
      <w:bookmarkStart w:id="139" w:name="_Toc451011754"/>
      <w:r w:rsidRPr="001273D7">
        <w:t>BasicTeamMemberService</w:t>
      </w:r>
      <w:r>
        <w:rPr>
          <w:rFonts w:hint="eastAsia"/>
        </w:rPr>
        <w:t>类概述</w:t>
      </w:r>
      <w:bookmarkEnd w:id="138"/>
      <w:bookmarkEnd w:id="139"/>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3E41B79A" w14:textId="45B014F2" w:rsidR="00CC1B0B" w:rsidRPr="00557EE7" w:rsidRDefault="00CC1B0B" w:rsidP="00901369">
      <w:pPr>
        <w:spacing w:line="400" w:lineRule="exact"/>
        <w:ind w:firstLine="432"/>
      </w:pPr>
      <w:bookmarkStart w:id="140" w:name="_Toc418875596"/>
      <w:r w:rsidRPr="0076776F">
        <w:rPr>
          <w:rFonts w:hint="eastAsia"/>
          <w:sz w:val="24"/>
        </w:rPr>
        <w:lastRenderedPageBreak/>
        <w:t>类功能定义</w:t>
      </w:r>
      <w:bookmarkEnd w:id="14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proofErr w:type="gramStart"/>
            <w:r w:rsidRPr="001273D7">
              <w:rPr>
                <w:rStyle w:val="a6"/>
                <w:rFonts w:hint="eastAsia"/>
              </w:rPr>
              <w:t>圈主移交</w:t>
            </w:r>
            <w:proofErr w:type="gramEnd"/>
          </w:p>
        </w:tc>
      </w:tr>
    </w:tbl>
    <w:p w14:paraId="51852ED4" w14:textId="77777777" w:rsidR="00CC1B0B" w:rsidRDefault="00CC1B0B" w:rsidP="00CC1B0B"/>
    <w:p w14:paraId="7D6261F7" w14:textId="77777777" w:rsidR="00CC1B0B" w:rsidRDefault="00CC1B0B" w:rsidP="00626322">
      <w:pPr>
        <w:pStyle w:val="3"/>
      </w:pPr>
      <w:bookmarkStart w:id="141" w:name="_Toc418875597"/>
      <w:bookmarkStart w:id="142" w:name="_Toc451011755"/>
      <w:r>
        <w:rPr>
          <w:rFonts w:hint="eastAsia"/>
        </w:rPr>
        <w:t>Rest</w:t>
      </w:r>
      <w:r w:rsidRPr="001273D7">
        <w:t>BasicTeamMemberService</w:t>
      </w:r>
      <w:r>
        <w:rPr>
          <w:rFonts w:hint="eastAsia"/>
        </w:rPr>
        <w:t>类概述</w:t>
      </w:r>
      <w:bookmarkEnd w:id="141"/>
      <w:bookmarkEnd w:id="142"/>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1112AF3C" w14:textId="1765F029" w:rsidR="00CC1B0B" w:rsidRPr="00557EE7" w:rsidRDefault="00CC1B0B" w:rsidP="00901369">
      <w:pPr>
        <w:spacing w:line="400" w:lineRule="exact"/>
        <w:ind w:firstLine="432"/>
      </w:pPr>
      <w:bookmarkStart w:id="143" w:name="_Toc418875598"/>
      <w:r w:rsidRPr="0076776F">
        <w:rPr>
          <w:rFonts w:hint="eastAsia"/>
          <w:sz w:val="24"/>
        </w:rPr>
        <w:t>类功能定义</w:t>
      </w:r>
      <w:bookmarkEnd w:id="14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proofErr w:type="gramStart"/>
            <w:r w:rsidRPr="001273D7">
              <w:rPr>
                <w:rStyle w:val="a6"/>
                <w:rFonts w:hint="eastAsia"/>
              </w:rPr>
              <w:t>圈主移交</w:t>
            </w:r>
            <w:proofErr w:type="gramEnd"/>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4" w:name="_Toc418875599"/>
      <w:bookmarkStart w:id="145" w:name="_Toc451011756"/>
      <w:r>
        <w:rPr>
          <w:rFonts w:hint="eastAsia"/>
        </w:rPr>
        <w:t>TokenCache</w:t>
      </w:r>
      <w:r>
        <w:rPr>
          <w:rFonts w:hint="eastAsia"/>
        </w:rPr>
        <w:t>类概述</w:t>
      </w:r>
      <w:bookmarkEnd w:id="144"/>
      <w:bookmarkEnd w:id="145"/>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053B628D" w14:textId="3027E5D4" w:rsidR="00CC1B0B" w:rsidRPr="00557EE7" w:rsidRDefault="00CC1B0B" w:rsidP="00901369">
      <w:pPr>
        <w:spacing w:line="400" w:lineRule="exact"/>
        <w:ind w:firstLine="432"/>
      </w:pPr>
      <w:bookmarkStart w:id="146" w:name="_Toc418875600"/>
      <w:r w:rsidRPr="0076776F">
        <w:rPr>
          <w:rFonts w:hint="eastAsia"/>
          <w:sz w:val="24"/>
        </w:rPr>
        <w:t>类功能定义</w:t>
      </w:r>
      <w:bookmarkEnd w:id="14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w:t>
            </w:r>
            <w:r w:rsidRPr="001273D7">
              <w:rPr>
                <w:rStyle w:val="a6"/>
                <w:rFonts w:hint="eastAsia"/>
              </w:rPr>
              <w:lastRenderedPageBreak/>
              <w:t>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lastRenderedPageBreak/>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proofErr w:type="gramStart"/>
            <w:r w:rsidRPr="001273D7">
              <w:rPr>
                <w:rStyle w:val="a6"/>
                <w:rFonts w:hint="eastAsia"/>
              </w:rPr>
              <w:t>圈主移交</w:t>
            </w:r>
            <w:proofErr w:type="gramEnd"/>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7" w:name="_Toc418875601"/>
      <w:bookmarkStart w:id="148" w:name="_Toc451011757"/>
      <w:r>
        <w:rPr>
          <w:rFonts w:hint="eastAsia"/>
        </w:rPr>
        <w:t>TeamMemberDao</w:t>
      </w:r>
      <w:r>
        <w:rPr>
          <w:rFonts w:hint="eastAsia"/>
        </w:rPr>
        <w:t>类概述</w:t>
      </w:r>
      <w:bookmarkEnd w:id="147"/>
      <w:bookmarkEnd w:id="148"/>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1E130D41" w14:textId="754F94B0" w:rsidR="00CC1B0B" w:rsidRPr="00557EE7" w:rsidRDefault="00CC1B0B" w:rsidP="00901369">
      <w:pPr>
        <w:spacing w:line="400" w:lineRule="exact"/>
        <w:ind w:firstLine="432"/>
      </w:pPr>
      <w:bookmarkStart w:id="149" w:name="_Toc418875602"/>
      <w:r w:rsidRPr="0076776F">
        <w:rPr>
          <w:rFonts w:hint="eastAsia"/>
          <w:sz w:val="24"/>
        </w:rPr>
        <w:t>类功能定义</w:t>
      </w:r>
      <w:bookmarkEnd w:id="14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w:t>
            </w:r>
            <w:proofErr w:type="gramStart"/>
            <w:r>
              <w:rPr>
                <w:rStyle w:val="a6"/>
                <w:rFonts w:hint="eastAsia"/>
              </w:rPr>
              <w:t>的圈主</w:t>
            </w:r>
            <w:proofErr w:type="gramEnd"/>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Pr="00CA246A" w:rsidRDefault="00D112AC" w:rsidP="00626322">
      <w:pPr>
        <w:pStyle w:val="2"/>
        <w:rPr>
          <w:rFonts w:ascii="黑体"/>
          <w:sz w:val="28"/>
        </w:rPr>
      </w:pPr>
      <w:bookmarkStart w:id="150" w:name="_Toc249866121"/>
      <w:bookmarkStart w:id="151" w:name="_Toc451011758"/>
      <w:r w:rsidRPr="00CA246A">
        <w:rPr>
          <w:rFonts w:ascii="黑体" w:hint="eastAsia"/>
          <w:sz w:val="28"/>
        </w:rPr>
        <w:t>评论系统（Comment）模块</w:t>
      </w:r>
      <w:bookmarkEnd w:id="150"/>
      <w:bookmarkEnd w:id="151"/>
    </w:p>
    <w:p w14:paraId="11E1A0E5" w14:textId="77777777" w:rsidR="00D112AC" w:rsidRDefault="00D112AC" w:rsidP="00626322">
      <w:pPr>
        <w:pStyle w:val="3"/>
      </w:pPr>
      <w:bookmarkStart w:id="152" w:name="_Toc451011759"/>
      <w:r>
        <w:rPr>
          <w:rFonts w:hint="eastAsia"/>
        </w:rPr>
        <w:t>评论系统模块概述</w:t>
      </w:r>
      <w:bookmarkEnd w:id="152"/>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lastRenderedPageBreak/>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14:paraId="353B2108" w14:textId="77777777" w:rsidR="00D112AC" w:rsidRDefault="00D112AC" w:rsidP="00626322">
      <w:pPr>
        <w:pStyle w:val="3"/>
      </w:pPr>
      <w:bookmarkStart w:id="153" w:name="_Toc451011760"/>
      <w:r>
        <w:rPr>
          <w:rFonts w:hint="eastAsia"/>
        </w:rPr>
        <w:t>评论系统模块类图</w:t>
      </w:r>
      <w:bookmarkEnd w:id="153"/>
    </w:p>
    <w:p w14:paraId="386EFF42" w14:textId="77777777" w:rsidR="00D112AC" w:rsidRDefault="00D112AC" w:rsidP="00D112AC">
      <w:pPr>
        <w:jc w:val="center"/>
      </w:pPr>
      <w:r>
        <w:object w:dxaOrig="7457" w:dyaOrig="9493" w14:anchorId="1225647C">
          <v:shape id="_x0000_i1032" type="#_x0000_t75" style="width:372pt;height:474.75pt" o:ole="">
            <v:imagedata r:id="rId43" o:title=""/>
          </v:shape>
          <o:OLEObject Type="Embed" ProgID="Visio.Drawing.11" ShapeID="_x0000_i1032" DrawAspect="Content" ObjectID="_1526668066" r:id="rId44"/>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4" w:name="_Toc451011761"/>
      <w:r>
        <w:rPr>
          <w:rFonts w:hint="eastAsia"/>
        </w:rPr>
        <w:t>JsonController</w:t>
      </w:r>
      <w:r>
        <w:rPr>
          <w:rFonts w:hint="eastAsia"/>
        </w:rPr>
        <w:t>类概述</w:t>
      </w:r>
      <w:bookmarkEnd w:id="154"/>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2E35A7EE" w14:textId="09081336"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5" w:name="_Toc451011762"/>
      <w:r>
        <w:rPr>
          <w:rFonts w:hint="eastAsia"/>
        </w:rPr>
        <w:t>WebController</w:t>
      </w:r>
      <w:r>
        <w:rPr>
          <w:rFonts w:hint="eastAsia"/>
        </w:rPr>
        <w:t>类概述</w:t>
      </w:r>
      <w:bookmarkEnd w:id="155"/>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D978485" w14:textId="41C46FC3"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196EECCE" w14:textId="280057E5" w:rsidR="00D112AC" w:rsidRPr="00CF07BE" w:rsidRDefault="00D112AC" w:rsidP="00D112AC">
      <w:pPr>
        <w:rPr>
          <w:rStyle w:val="a6"/>
          <w:i/>
        </w:rPr>
      </w:pPr>
    </w:p>
    <w:p w14:paraId="4F7F5A3A" w14:textId="77777777" w:rsidR="00D112AC" w:rsidRDefault="00D112AC" w:rsidP="00626322">
      <w:pPr>
        <w:pStyle w:val="3"/>
      </w:pPr>
      <w:bookmarkStart w:id="156" w:name="_Toc451011763"/>
      <w:r>
        <w:rPr>
          <w:rFonts w:hint="eastAsia"/>
        </w:rPr>
        <w:t>RestController</w:t>
      </w:r>
      <w:r>
        <w:rPr>
          <w:rFonts w:hint="eastAsia"/>
        </w:rPr>
        <w:t>类概述</w:t>
      </w:r>
      <w:bookmarkEnd w:id="156"/>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14:paraId="312E1367" w14:textId="6AF639D1" w:rsidR="00D112AC"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7" w:name="_Toc451011764"/>
      <w:r>
        <w:rPr>
          <w:rFonts w:hint="eastAsia"/>
        </w:rPr>
        <w:t>Client</w:t>
      </w:r>
      <w:r>
        <w:rPr>
          <w:rFonts w:hint="eastAsia"/>
        </w:rPr>
        <w:t>类概述</w:t>
      </w:r>
      <w:bookmarkEnd w:id="157"/>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2BD3328" w14:textId="0314ECE8"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lastRenderedPageBreak/>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8" w:name="_Toc451011765"/>
      <w:r>
        <w:rPr>
          <w:rFonts w:hint="eastAsia"/>
        </w:rPr>
        <w:t>CommentServiceImpl</w:t>
      </w:r>
      <w:r>
        <w:rPr>
          <w:rFonts w:hint="eastAsia"/>
        </w:rPr>
        <w:t>类概述</w:t>
      </w:r>
      <w:bookmarkEnd w:id="158"/>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05A3025F" w14:textId="54D13C00"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79B0EBAA" w14:textId="467E2DDE"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9" w:name="_Toc451011766"/>
      <w:r w:rsidRPr="00915DD6">
        <w:t>ICommentCache</w:t>
      </w:r>
      <w:r>
        <w:rPr>
          <w:rFonts w:hint="eastAsia"/>
        </w:rPr>
        <w:t>类概述</w:t>
      </w:r>
      <w:bookmarkEnd w:id="159"/>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14:paraId="0B63FDC3" w14:textId="26A079A8" w:rsidR="00D112AC" w:rsidRPr="00557EE7" w:rsidRDefault="00D112AC" w:rsidP="00901369">
      <w:pPr>
        <w:spacing w:line="400" w:lineRule="exact"/>
        <w:ind w:firstLine="432"/>
        <w:jc w:val="left"/>
      </w:pPr>
      <w:r w:rsidRPr="00D112AC">
        <w:rPr>
          <w:rFonts w:ascii="宋体" w:hAnsi="宋体" w:hint="eastAsia"/>
          <w:sz w:val="24"/>
        </w:rPr>
        <w:lastRenderedPageBreak/>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60" w:name="_Toc451011767"/>
      <w:r w:rsidRPr="00915DD6">
        <w:t>ICommentSortCache</w:t>
      </w:r>
      <w:r>
        <w:rPr>
          <w:rFonts w:hint="eastAsia"/>
        </w:rPr>
        <w:t>类概述</w:t>
      </w:r>
      <w:bookmarkEnd w:id="160"/>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14:paraId="10D61034" w14:textId="0160F0A9"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61" w:name="_Toc451011768"/>
      <w:r w:rsidRPr="00BD6880">
        <w:t>CommentDao</w:t>
      </w:r>
      <w:r>
        <w:rPr>
          <w:rFonts w:hint="eastAsia"/>
        </w:rPr>
        <w:t>类概述</w:t>
      </w:r>
      <w:bookmarkEnd w:id="161"/>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14:paraId="28EC356B" w14:textId="607A5B94"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w:t>
            </w:r>
            <w:proofErr w:type="gramStart"/>
            <w:r w:rsidRPr="00BD6880">
              <w:rPr>
                <w:rStyle w:val="a6"/>
                <w:rFonts w:hint="eastAsia"/>
              </w:rPr>
              <w:t>贴子</w:t>
            </w:r>
            <w:proofErr w:type="gramEnd"/>
            <w:r w:rsidRPr="00BD6880">
              <w:rPr>
                <w:rStyle w:val="a6"/>
                <w:rFonts w:hint="eastAsia"/>
              </w:rPr>
              <w:t>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proofErr w:type="gramStart"/>
            <w:r w:rsidRPr="00BD6880">
              <w:rPr>
                <w:rStyle w:val="a6"/>
                <w:rFonts w:hint="eastAsia"/>
              </w:rPr>
              <w:t>贴子</w:t>
            </w:r>
            <w:proofErr w:type="gramEnd"/>
            <w:r w:rsidRPr="00BD6880">
              <w:rPr>
                <w:rStyle w:val="a6"/>
                <w:rFonts w:hint="eastAsia"/>
              </w:rPr>
              <w:t>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proofErr w:type="gramStart"/>
            <w:r w:rsidRPr="00BD6880">
              <w:rPr>
                <w:rStyle w:val="a6"/>
                <w:rFonts w:hint="eastAsia"/>
              </w:rPr>
              <w:t>贴子</w:t>
            </w:r>
            <w:proofErr w:type="gramEnd"/>
            <w:r w:rsidRPr="00BD6880">
              <w:rPr>
                <w:rStyle w:val="a6"/>
                <w:rFonts w:hint="eastAsia"/>
              </w:rPr>
              <w:t>的已</w:t>
            </w:r>
            <w:proofErr w:type="gramStart"/>
            <w:r w:rsidRPr="00BD6880">
              <w:rPr>
                <w:rStyle w:val="a6"/>
                <w:rFonts w:hint="eastAsia"/>
              </w:rPr>
              <w:t>删</w:t>
            </w:r>
            <w:proofErr w:type="gramEnd"/>
            <w:r w:rsidRPr="00BD6880">
              <w:rPr>
                <w:rStyle w:val="a6"/>
                <w:rFonts w:hint="eastAsia"/>
              </w:rPr>
              <w:t>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1F1581AD" w14:textId="6A5CAC4E" w:rsidR="007C2508" w:rsidRDefault="007C2508">
      <w:pPr>
        <w:pStyle w:val="af1"/>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62"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2"/>
    </w:p>
    <w:p w14:paraId="2B5AEA9C" w14:textId="77777777" w:rsidR="00A9185D" w:rsidRPr="00A9185D" w:rsidRDefault="00A9185D"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bookmarkStart w:id="163" w:name="_Toc451011770"/>
    </w:p>
    <w:p w14:paraId="51EC3A93" w14:textId="21072D20" w:rsidR="00911ECC" w:rsidRPr="00CA246A" w:rsidRDefault="00911ECC" w:rsidP="00A9185D">
      <w:pPr>
        <w:pStyle w:val="2"/>
        <w:rPr>
          <w:rFonts w:ascii="黑体"/>
          <w:sz w:val="28"/>
        </w:rPr>
      </w:pPr>
      <w:r w:rsidRPr="00CA246A">
        <w:rPr>
          <w:rFonts w:ascii="黑体" w:hint="eastAsia"/>
          <w:sz w:val="28"/>
        </w:rPr>
        <w:t>论文工作总结</w:t>
      </w:r>
      <w:bookmarkEnd w:id="163"/>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w:t>
      </w:r>
      <w:proofErr w:type="gramStart"/>
      <w:r w:rsidRPr="003E4B5F">
        <w:rPr>
          <w:rFonts w:ascii="宋体" w:hAnsi="宋体"/>
          <w:sz w:val="24"/>
        </w:rPr>
        <w:t>框发布</w:t>
      </w:r>
      <w:proofErr w:type="gramEnd"/>
      <w:r w:rsidRPr="003E4B5F">
        <w:rPr>
          <w:rFonts w:ascii="宋体" w:hAnsi="宋体"/>
          <w:sz w:val="24"/>
        </w:rPr>
        <w:t>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4" w:name="_Toc451011771"/>
      <w:r>
        <w:rPr>
          <w:rFonts w:ascii="黑体" w:hint="eastAsia"/>
          <w:sz w:val="28"/>
        </w:rPr>
        <w:t>问题和展望</w:t>
      </w:r>
      <w:bookmarkEnd w:id="164"/>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5"/>
          <w:footerReference w:type="default" r:id="rId46"/>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B33A72" w:rsidRDefault="00B33A72">
      <w:r>
        <w:separator/>
      </w:r>
    </w:p>
  </w:endnote>
  <w:endnote w:type="continuationSeparator" w:id="0">
    <w:p w14:paraId="6BEEEEBF" w14:textId="77777777" w:rsidR="00B33A72" w:rsidRDefault="00B33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B33A72" w:rsidRDefault="00B33A7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B33A72" w:rsidRDefault="00B33A7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B33A72" w:rsidRDefault="00B33A72">
    <w:pPr>
      <w:pStyle w:val="af"/>
      <w:framePr w:wrap="around" w:vAnchor="text" w:hAnchor="margin" w:xAlign="center" w:y="1"/>
      <w:rPr>
        <w:rStyle w:val="a7"/>
      </w:rPr>
    </w:pPr>
  </w:p>
  <w:p w14:paraId="224B0C43" w14:textId="77777777" w:rsidR="00B33A72" w:rsidRDefault="00B33A7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B33A72" w:rsidRDefault="00B33A72">
    <w:pPr>
      <w:pStyle w:val="af"/>
      <w:framePr w:wrap="around" w:vAnchor="text" w:hAnchor="margin" w:xAlign="center" w:y="1"/>
      <w:rPr>
        <w:rStyle w:val="a7"/>
      </w:rPr>
    </w:pPr>
  </w:p>
  <w:p w14:paraId="744A841F" w14:textId="77777777" w:rsidR="00B33A72" w:rsidRDefault="00B33A7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B33A72" w:rsidRDefault="00B33A72">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B33A72" w:rsidRDefault="00B33A7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B33A72" w:rsidRDefault="00B33A72">
    <w:pPr>
      <w:pStyle w:val="af"/>
      <w:framePr w:wrap="around" w:vAnchor="text" w:hAnchor="margin" w:xAlign="center" w:y="1"/>
      <w:rPr>
        <w:rStyle w:val="a7"/>
      </w:rPr>
    </w:pPr>
    <w:r>
      <w:fldChar w:fldCharType="begin"/>
    </w:r>
    <w:r>
      <w:rPr>
        <w:rStyle w:val="a7"/>
      </w:rPr>
      <w:instrText xml:space="preserve">PAGE  </w:instrText>
    </w:r>
    <w:r>
      <w:fldChar w:fldCharType="separate"/>
    </w:r>
    <w:r w:rsidR="008263BD">
      <w:rPr>
        <w:rStyle w:val="a7"/>
        <w:noProof/>
      </w:rPr>
      <w:t>6</w:t>
    </w:r>
    <w:r>
      <w:fldChar w:fldCharType="end"/>
    </w:r>
  </w:p>
  <w:p w14:paraId="6DE62FC8" w14:textId="77777777" w:rsidR="00B33A72" w:rsidRDefault="00B33A7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B33A72" w:rsidRDefault="00B33A72">
      <w:r>
        <w:separator/>
      </w:r>
    </w:p>
  </w:footnote>
  <w:footnote w:type="continuationSeparator" w:id="0">
    <w:p w14:paraId="4B2236CF" w14:textId="77777777" w:rsidR="00B33A72" w:rsidRDefault="00B33A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B33A72" w:rsidRDefault="00B33A7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61687"/>
    <w:multiLevelType w:val="hybridMultilevel"/>
    <w:tmpl w:val="13143AB4"/>
    <w:lvl w:ilvl="0" w:tplc="AFCA853C">
      <w:start w:val="1"/>
      <w:numFmt w:val="decimal"/>
      <w:lvlText w:val="%1."/>
      <w:lvlJc w:val="left"/>
      <w:pPr>
        <w:ind w:left="792" w:hanging="360"/>
      </w:pPr>
      <w:rPr>
        <w:rFonts w:hint="default"/>
      </w:rPr>
    </w:lvl>
    <w:lvl w:ilvl="1" w:tplc="93325D3E">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2511BF5"/>
    <w:multiLevelType w:val="hybridMultilevel"/>
    <w:tmpl w:val="7B9C75BC"/>
    <w:lvl w:ilvl="0" w:tplc="AFCA853C">
      <w:start w:val="1"/>
      <w:numFmt w:val="decimal"/>
      <w:lvlText w:val="%1."/>
      <w:lvlJc w:val="left"/>
      <w:pPr>
        <w:ind w:left="1260" w:hanging="360"/>
      </w:pPr>
      <w:rPr>
        <w:rFonts w:hint="default"/>
      </w:rPr>
    </w:lvl>
    <w:lvl w:ilvl="1" w:tplc="0409000F">
      <w:start w:val="1"/>
      <w:numFmt w:val="decimal"/>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9"/>
  </w:num>
  <w:num w:numId="4">
    <w:abstractNumId w:val="27"/>
  </w:num>
  <w:num w:numId="5">
    <w:abstractNumId w:val="1"/>
  </w:num>
  <w:num w:numId="6">
    <w:abstractNumId w:val="18"/>
  </w:num>
  <w:num w:numId="7">
    <w:abstractNumId w:val="16"/>
  </w:num>
  <w:num w:numId="8">
    <w:abstractNumId w:val="14"/>
  </w:num>
  <w:num w:numId="9">
    <w:abstractNumId w:val="24"/>
  </w:num>
  <w:num w:numId="10">
    <w:abstractNumId w:val="7"/>
  </w:num>
  <w:num w:numId="11">
    <w:abstractNumId w:val="21"/>
  </w:num>
  <w:num w:numId="12">
    <w:abstractNumId w:val="8"/>
  </w:num>
  <w:num w:numId="13">
    <w:abstractNumId w:val="2"/>
  </w:num>
  <w:num w:numId="14">
    <w:abstractNumId w:val="25"/>
  </w:num>
  <w:num w:numId="15">
    <w:abstractNumId w:val="17"/>
  </w:num>
  <w:num w:numId="16">
    <w:abstractNumId w:val="26"/>
  </w:num>
  <w:num w:numId="17">
    <w:abstractNumId w:val="4"/>
  </w:num>
  <w:num w:numId="18">
    <w:abstractNumId w:val="9"/>
  </w:num>
  <w:num w:numId="19">
    <w:abstractNumId w:val="12"/>
  </w:num>
  <w:num w:numId="20">
    <w:abstractNumId w:val="28"/>
  </w:num>
  <w:num w:numId="21">
    <w:abstractNumId w:val="10"/>
  </w:num>
  <w:num w:numId="22">
    <w:abstractNumId w:val="3"/>
  </w:num>
  <w:num w:numId="23">
    <w:abstractNumId w:val="22"/>
  </w:num>
  <w:num w:numId="24">
    <w:abstractNumId w:val="13"/>
  </w:num>
  <w:num w:numId="25">
    <w:abstractNumId w:val="15"/>
  </w:num>
  <w:num w:numId="26">
    <w:abstractNumId w:val="20"/>
  </w:num>
  <w:num w:numId="27">
    <w:abstractNumId w:val="11"/>
  </w:num>
  <w:num w:numId="28">
    <w:abstractNumId w:val="6"/>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42B0B"/>
    <w:rsid w:val="00090C32"/>
    <w:rsid w:val="000A62F1"/>
    <w:rsid w:val="000B5AA5"/>
    <w:rsid w:val="000B694B"/>
    <w:rsid w:val="000C217C"/>
    <w:rsid w:val="000D05B2"/>
    <w:rsid w:val="000F3D01"/>
    <w:rsid w:val="000F5577"/>
    <w:rsid w:val="0010084C"/>
    <w:rsid w:val="00102C0C"/>
    <w:rsid w:val="001133B9"/>
    <w:rsid w:val="00120E1E"/>
    <w:rsid w:val="00121695"/>
    <w:rsid w:val="00122656"/>
    <w:rsid w:val="0015003E"/>
    <w:rsid w:val="00172A27"/>
    <w:rsid w:val="00181929"/>
    <w:rsid w:val="00193FBA"/>
    <w:rsid w:val="001B014D"/>
    <w:rsid w:val="001B24BB"/>
    <w:rsid w:val="001C0BF9"/>
    <w:rsid w:val="001C1E64"/>
    <w:rsid w:val="001C7BDA"/>
    <w:rsid w:val="001E0F0F"/>
    <w:rsid w:val="001E22D4"/>
    <w:rsid w:val="001E300E"/>
    <w:rsid w:val="001F618B"/>
    <w:rsid w:val="00242196"/>
    <w:rsid w:val="002462FF"/>
    <w:rsid w:val="00246924"/>
    <w:rsid w:val="002471F2"/>
    <w:rsid w:val="0026357C"/>
    <w:rsid w:val="00264144"/>
    <w:rsid w:val="00264C46"/>
    <w:rsid w:val="00281974"/>
    <w:rsid w:val="00295DEE"/>
    <w:rsid w:val="002E0264"/>
    <w:rsid w:val="002E28AD"/>
    <w:rsid w:val="003020B2"/>
    <w:rsid w:val="003054DD"/>
    <w:rsid w:val="0031444E"/>
    <w:rsid w:val="00323E05"/>
    <w:rsid w:val="00327D54"/>
    <w:rsid w:val="0033755D"/>
    <w:rsid w:val="003615B9"/>
    <w:rsid w:val="00366F8F"/>
    <w:rsid w:val="0038282C"/>
    <w:rsid w:val="003A0D42"/>
    <w:rsid w:val="003A5F8C"/>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4D69F6"/>
    <w:rsid w:val="00501918"/>
    <w:rsid w:val="0050278A"/>
    <w:rsid w:val="00505F0D"/>
    <w:rsid w:val="00516B3F"/>
    <w:rsid w:val="00525C77"/>
    <w:rsid w:val="00532AED"/>
    <w:rsid w:val="0054199E"/>
    <w:rsid w:val="005949C0"/>
    <w:rsid w:val="00597750"/>
    <w:rsid w:val="005B0838"/>
    <w:rsid w:val="005B30AA"/>
    <w:rsid w:val="005F6DA2"/>
    <w:rsid w:val="005F7C00"/>
    <w:rsid w:val="00620410"/>
    <w:rsid w:val="006205C5"/>
    <w:rsid w:val="00623563"/>
    <w:rsid w:val="00626322"/>
    <w:rsid w:val="006340F6"/>
    <w:rsid w:val="00642494"/>
    <w:rsid w:val="00667E3A"/>
    <w:rsid w:val="00683343"/>
    <w:rsid w:val="006A4B30"/>
    <w:rsid w:val="006A6E2F"/>
    <w:rsid w:val="006B0DE0"/>
    <w:rsid w:val="006B62A7"/>
    <w:rsid w:val="006E438C"/>
    <w:rsid w:val="0072240F"/>
    <w:rsid w:val="00727D58"/>
    <w:rsid w:val="00733AE8"/>
    <w:rsid w:val="00746483"/>
    <w:rsid w:val="0075188A"/>
    <w:rsid w:val="00752CED"/>
    <w:rsid w:val="00757936"/>
    <w:rsid w:val="0076776F"/>
    <w:rsid w:val="00780455"/>
    <w:rsid w:val="007C2508"/>
    <w:rsid w:val="007C4F7B"/>
    <w:rsid w:val="007E14BE"/>
    <w:rsid w:val="007E2E39"/>
    <w:rsid w:val="007E2E3C"/>
    <w:rsid w:val="007E5FCD"/>
    <w:rsid w:val="008026C1"/>
    <w:rsid w:val="00813BC1"/>
    <w:rsid w:val="0081642F"/>
    <w:rsid w:val="008263BD"/>
    <w:rsid w:val="00856853"/>
    <w:rsid w:val="0085716B"/>
    <w:rsid w:val="00862D67"/>
    <w:rsid w:val="008673AC"/>
    <w:rsid w:val="008723C7"/>
    <w:rsid w:val="008933E1"/>
    <w:rsid w:val="008A0799"/>
    <w:rsid w:val="008A781C"/>
    <w:rsid w:val="008B4900"/>
    <w:rsid w:val="008C1316"/>
    <w:rsid w:val="008E421B"/>
    <w:rsid w:val="008F4392"/>
    <w:rsid w:val="00901369"/>
    <w:rsid w:val="00902DD0"/>
    <w:rsid w:val="00911ECC"/>
    <w:rsid w:val="00916FBB"/>
    <w:rsid w:val="009665D9"/>
    <w:rsid w:val="00993F28"/>
    <w:rsid w:val="009A26C4"/>
    <w:rsid w:val="009A6099"/>
    <w:rsid w:val="009A76FB"/>
    <w:rsid w:val="009B63AE"/>
    <w:rsid w:val="009C1A83"/>
    <w:rsid w:val="009C55D5"/>
    <w:rsid w:val="009D22A7"/>
    <w:rsid w:val="009D3DCD"/>
    <w:rsid w:val="009E2125"/>
    <w:rsid w:val="009E5E2F"/>
    <w:rsid w:val="009F1B4C"/>
    <w:rsid w:val="009F2E6F"/>
    <w:rsid w:val="009F7D67"/>
    <w:rsid w:val="00A02BE8"/>
    <w:rsid w:val="00A20667"/>
    <w:rsid w:val="00A265F9"/>
    <w:rsid w:val="00A27CBB"/>
    <w:rsid w:val="00A31853"/>
    <w:rsid w:val="00A3546B"/>
    <w:rsid w:val="00A370F6"/>
    <w:rsid w:val="00A50920"/>
    <w:rsid w:val="00A60CEC"/>
    <w:rsid w:val="00A665D8"/>
    <w:rsid w:val="00A67151"/>
    <w:rsid w:val="00A673C1"/>
    <w:rsid w:val="00A80E2F"/>
    <w:rsid w:val="00A83129"/>
    <w:rsid w:val="00A9185D"/>
    <w:rsid w:val="00AA1B19"/>
    <w:rsid w:val="00AB5644"/>
    <w:rsid w:val="00AB7529"/>
    <w:rsid w:val="00AB7F65"/>
    <w:rsid w:val="00AC4C8A"/>
    <w:rsid w:val="00AF3BF0"/>
    <w:rsid w:val="00B0057B"/>
    <w:rsid w:val="00B07EB8"/>
    <w:rsid w:val="00B3132A"/>
    <w:rsid w:val="00B33A72"/>
    <w:rsid w:val="00B349D1"/>
    <w:rsid w:val="00B72F57"/>
    <w:rsid w:val="00B76EBD"/>
    <w:rsid w:val="00B947CC"/>
    <w:rsid w:val="00BC4F4F"/>
    <w:rsid w:val="00BD50DA"/>
    <w:rsid w:val="00BD5D8D"/>
    <w:rsid w:val="00BE025C"/>
    <w:rsid w:val="00BF5E3D"/>
    <w:rsid w:val="00C0148C"/>
    <w:rsid w:val="00C066C7"/>
    <w:rsid w:val="00C136D9"/>
    <w:rsid w:val="00C2199A"/>
    <w:rsid w:val="00C26A2A"/>
    <w:rsid w:val="00C50DB7"/>
    <w:rsid w:val="00C61198"/>
    <w:rsid w:val="00C62268"/>
    <w:rsid w:val="00C65599"/>
    <w:rsid w:val="00C77B6C"/>
    <w:rsid w:val="00C92B5B"/>
    <w:rsid w:val="00CA246A"/>
    <w:rsid w:val="00CB45DC"/>
    <w:rsid w:val="00CB529C"/>
    <w:rsid w:val="00CC1B0B"/>
    <w:rsid w:val="00CE22E9"/>
    <w:rsid w:val="00CE460C"/>
    <w:rsid w:val="00CE558A"/>
    <w:rsid w:val="00D112AC"/>
    <w:rsid w:val="00D117A7"/>
    <w:rsid w:val="00D2780D"/>
    <w:rsid w:val="00D35510"/>
    <w:rsid w:val="00D5214D"/>
    <w:rsid w:val="00D5335C"/>
    <w:rsid w:val="00D704CC"/>
    <w:rsid w:val="00DA6E37"/>
    <w:rsid w:val="00DB7123"/>
    <w:rsid w:val="00DC243B"/>
    <w:rsid w:val="00DD6799"/>
    <w:rsid w:val="00DF1BBB"/>
    <w:rsid w:val="00DF2A92"/>
    <w:rsid w:val="00E102A7"/>
    <w:rsid w:val="00E55A10"/>
    <w:rsid w:val="00E71D6D"/>
    <w:rsid w:val="00E85E62"/>
    <w:rsid w:val="00E87E06"/>
    <w:rsid w:val="00EB7C61"/>
    <w:rsid w:val="00ED7D97"/>
    <w:rsid w:val="00EE7019"/>
    <w:rsid w:val="00F007AA"/>
    <w:rsid w:val="00F10FA1"/>
    <w:rsid w:val="00F12FE8"/>
    <w:rsid w:val="00F21DCC"/>
    <w:rsid w:val="00F26FCB"/>
    <w:rsid w:val="00F3282E"/>
    <w:rsid w:val="00F34386"/>
    <w:rsid w:val="00F370BE"/>
    <w:rsid w:val="00F81FE8"/>
    <w:rsid w:val="00F909BC"/>
    <w:rsid w:val="00F94575"/>
    <w:rsid w:val="00FB3FF6"/>
    <w:rsid w:val="00FC2397"/>
    <w:rsid w:val="00FC68CC"/>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package" Target="embeddings/Microsoft_Visio_Drawing11111111111.vsdx"/><Relationship Id="rId34" Type="http://schemas.openxmlformats.org/officeDocument/2006/relationships/image" Target="media/image16.png"/><Relationship Id="rId42" Type="http://schemas.openxmlformats.org/officeDocument/2006/relationships/oleObject" Target="embeddings/Microsoft_Visio_2003-2010_Drawing344444444444.vsd"/><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Microsoft_Visio_2003-2010_Drawing122222222222.vsd"/><Relationship Id="rId33" Type="http://schemas.openxmlformats.org/officeDocument/2006/relationships/image" Target="media/image15.png"/><Relationship Id="rId38" Type="http://schemas.openxmlformats.org/officeDocument/2006/relationships/hyperlink" Target="mailto:&#36755;&#20837;&#23436;&#25972;&#37038;&#31665;&#22320;&#22336;*@*.*&#65288;&#26368;&#38271;50"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Microsoft_Visio_2003-2010_Drawing233333333333.vsd"/><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package" Target="embeddings/Microsoft_Visio_Drawing122222222222.vsdx"/><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Microsoft_Visio_2003-2010_Drawing11111111111.vsd"/><Relationship Id="rId31" Type="http://schemas.openxmlformats.org/officeDocument/2006/relationships/image" Target="media/image14.emf"/><Relationship Id="rId44" Type="http://schemas.openxmlformats.org/officeDocument/2006/relationships/oleObject" Target="embeddings/Microsoft_Visio_2003-2010_Drawing455555555555.vsd"/><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25E49-437D-40A4-B92E-CA72D9AE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82</Pages>
  <Words>30306</Words>
  <Characters>24639</Characters>
  <Application>Microsoft Office Word</Application>
  <DocSecurity>0</DocSecurity>
  <PresentationFormat/>
  <Lines>205</Lines>
  <Paragraphs>109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54836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57</cp:revision>
  <dcterms:created xsi:type="dcterms:W3CDTF">2016-05-21T07:00:00Z</dcterms:created>
  <dcterms:modified xsi:type="dcterms:W3CDTF">2016-06-05T13:40:00Z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
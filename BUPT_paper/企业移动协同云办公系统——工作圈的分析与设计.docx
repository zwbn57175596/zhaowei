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vsd" ContentType="application/vnd.visio"/>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24A0FBC" w14:textId="77777777" w:rsidR="005F0690" w:rsidRPr="005F0690" w:rsidRDefault="005F0690" w:rsidP="005F0690">
      <w:pPr>
        <w:widowControl w:val="0"/>
        <w:wordWrap w:val="0"/>
        <w:spacing w:line="240" w:lineRule="auto"/>
        <w:ind w:firstLine="0"/>
        <w:jc w:val="right"/>
        <w:rPr>
          <w:b/>
          <w:sz w:val="28"/>
          <w:szCs w:val="28"/>
        </w:rPr>
      </w:pPr>
      <w:r w:rsidRPr="005F0690">
        <w:rPr>
          <w:rFonts w:hint="eastAsia"/>
          <w:b/>
          <w:sz w:val="28"/>
          <w:szCs w:val="28"/>
        </w:rPr>
        <w:t>密级：</w:t>
      </w:r>
      <w:r w:rsidRPr="005F0690">
        <w:rPr>
          <w:rFonts w:hint="eastAsia"/>
          <w:b/>
          <w:sz w:val="28"/>
          <w:szCs w:val="28"/>
        </w:rPr>
        <w:t xml:space="preserve">    </w:t>
      </w:r>
      <w:r w:rsidRPr="005F0690">
        <w:rPr>
          <w:rFonts w:hint="eastAsia"/>
          <w:b/>
          <w:sz w:val="28"/>
          <w:szCs w:val="28"/>
        </w:rPr>
        <w:t>保密期限：</w:t>
      </w:r>
      <w:r w:rsidRPr="005F0690">
        <w:rPr>
          <w:rFonts w:hint="eastAsia"/>
          <w:b/>
          <w:sz w:val="28"/>
          <w:szCs w:val="28"/>
        </w:rPr>
        <w:t xml:space="preserve">      </w:t>
      </w:r>
    </w:p>
    <w:p w14:paraId="3E4A55D8" w14:textId="77777777" w:rsidR="005F0690" w:rsidRPr="005F0690" w:rsidRDefault="005F0690" w:rsidP="005F0690">
      <w:pPr>
        <w:widowControl w:val="0"/>
        <w:spacing w:line="240" w:lineRule="auto"/>
        <w:ind w:firstLine="0"/>
        <w:rPr>
          <w:b/>
          <w:sz w:val="28"/>
          <w:szCs w:val="28"/>
        </w:rPr>
      </w:pPr>
    </w:p>
    <w:p w14:paraId="44CC224D" w14:textId="77777777" w:rsidR="005F0690" w:rsidRPr="005F0690" w:rsidRDefault="005F0690" w:rsidP="005F0690">
      <w:pPr>
        <w:widowControl w:val="0"/>
        <w:spacing w:line="240" w:lineRule="auto"/>
        <w:ind w:firstLine="0"/>
        <w:jc w:val="center"/>
      </w:pPr>
      <w:r w:rsidRPr="005F0690">
        <w:rPr>
          <w:rFonts w:hint="eastAsia"/>
        </w:rPr>
        <w:t xml:space="preserve"> </w:t>
      </w:r>
      <w:r w:rsidRPr="005F0690">
        <w:rPr>
          <w:rFonts w:hint="eastAsia"/>
          <w:noProof/>
          <w:lang w:eastAsia="en-US"/>
        </w:rPr>
        <w:drawing>
          <wp:inline distT="0" distB="0" distL="0" distR="0" wp14:anchorId="6A0399A7" wp14:editId="272A9A60">
            <wp:extent cx="4709160" cy="1143000"/>
            <wp:effectExtent l="0" t="0" r="0" b="0"/>
            <wp:docPr id="20"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664CADDA" w14:textId="77777777" w:rsidR="005F0690" w:rsidRPr="005F0690" w:rsidRDefault="005F0690" w:rsidP="005F0690">
      <w:pPr>
        <w:widowControl w:val="0"/>
        <w:spacing w:line="240" w:lineRule="auto"/>
        <w:ind w:firstLine="0"/>
        <w:jc w:val="center"/>
        <w:rPr>
          <w:rFonts w:ascii="黑体" w:eastAsia="黑体"/>
          <w:b/>
          <w:sz w:val="64"/>
          <w:szCs w:val="52"/>
        </w:rPr>
      </w:pPr>
      <w:r w:rsidRPr="005F0690">
        <w:rPr>
          <w:rFonts w:ascii="黑体" w:eastAsia="黑体" w:hint="eastAsia"/>
          <w:b/>
          <w:sz w:val="64"/>
          <w:szCs w:val="52"/>
        </w:rPr>
        <w:t>硕士学位论文</w:t>
      </w:r>
    </w:p>
    <w:p w14:paraId="26B661C8" w14:textId="77777777" w:rsidR="005F0690" w:rsidRPr="005F0690" w:rsidRDefault="005F0690" w:rsidP="005F0690">
      <w:pPr>
        <w:widowControl w:val="0"/>
        <w:spacing w:line="240" w:lineRule="auto"/>
        <w:ind w:firstLine="0"/>
        <w:jc w:val="center"/>
      </w:pPr>
    </w:p>
    <w:p w14:paraId="3DD20A7A" w14:textId="77777777" w:rsidR="005F0690" w:rsidRPr="005F0690" w:rsidRDefault="005F0690" w:rsidP="005F0690">
      <w:pPr>
        <w:widowControl w:val="0"/>
        <w:spacing w:line="240" w:lineRule="auto"/>
        <w:ind w:firstLine="0"/>
        <w:jc w:val="center"/>
      </w:pPr>
      <w:r w:rsidRPr="005F0690">
        <w:rPr>
          <w:rFonts w:hint="eastAsia"/>
          <w:noProof/>
          <w:lang w:eastAsia="en-US"/>
        </w:rPr>
        <w:drawing>
          <wp:inline distT="0" distB="0" distL="0" distR="0" wp14:anchorId="28710E46" wp14:editId="143D4C27">
            <wp:extent cx="1120140" cy="1097280"/>
            <wp:effectExtent l="0" t="0" r="0" b="0"/>
            <wp:docPr id="21"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3DE8B579" w14:textId="77777777" w:rsidR="005F0690" w:rsidRPr="005F0690" w:rsidRDefault="005F0690" w:rsidP="005F0690">
      <w:pPr>
        <w:widowControl w:val="0"/>
        <w:spacing w:line="240" w:lineRule="auto"/>
        <w:ind w:firstLine="0"/>
        <w:jc w:val="center"/>
        <w:rPr>
          <w:rFonts w:ascii="黑体" w:eastAsia="黑体"/>
          <w:b/>
          <w:sz w:val="52"/>
          <w:szCs w:val="52"/>
        </w:rPr>
      </w:pPr>
      <w:r w:rsidRPr="005F0690">
        <w:rPr>
          <w:rFonts w:ascii="黑体" w:eastAsia="黑体" w:hint="eastAsia"/>
          <w:b/>
          <w:sz w:val="52"/>
          <w:szCs w:val="52"/>
        </w:rPr>
        <w:t xml:space="preserve">  </w:t>
      </w:r>
    </w:p>
    <w:p w14:paraId="2386C3EB" w14:textId="77777777" w:rsidR="005F0690" w:rsidRPr="005F0690" w:rsidRDefault="005F0690" w:rsidP="005F0690">
      <w:pPr>
        <w:widowControl w:val="0"/>
        <w:spacing w:line="240" w:lineRule="auto"/>
        <w:ind w:firstLine="0"/>
      </w:pPr>
    </w:p>
    <w:p w14:paraId="0416C380" w14:textId="77777777" w:rsidR="005F0690" w:rsidRPr="005F0690" w:rsidRDefault="005F0690" w:rsidP="005F0690">
      <w:pPr>
        <w:widowControl w:val="0"/>
        <w:spacing w:line="240" w:lineRule="auto"/>
        <w:ind w:firstLine="0"/>
      </w:pPr>
    </w:p>
    <w:p w14:paraId="7856B0A8" w14:textId="7A3AE4FE" w:rsidR="005F0690" w:rsidRPr="005F0690" w:rsidRDefault="005F0690" w:rsidP="005F0690">
      <w:pPr>
        <w:widowControl w:val="0"/>
        <w:spacing w:line="240" w:lineRule="auto"/>
        <w:ind w:firstLineChars="300" w:firstLine="1080"/>
        <w:rPr>
          <w:b/>
          <w:sz w:val="36"/>
          <w:szCs w:val="32"/>
          <w:u w:val="single"/>
        </w:rPr>
      </w:pPr>
      <w:r w:rsidRPr="005F0690">
        <w:rPr>
          <w:rFonts w:hint="eastAsia"/>
          <w:b/>
          <w:sz w:val="36"/>
          <w:szCs w:val="32"/>
        </w:rPr>
        <w:t>题目：</w:t>
      </w:r>
      <w:r w:rsidR="008239B7">
        <w:rPr>
          <w:b/>
          <w:sz w:val="36"/>
          <w:szCs w:val="32"/>
        </w:rPr>
        <w:t xml:space="preserve"> </w:t>
      </w:r>
      <w:r w:rsidRPr="005F0690">
        <w:rPr>
          <w:rFonts w:hint="eastAsia"/>
          <w:b/>
          <w:sz w:val="36"/>
          <w:szCs w:val="32"/>
          <w:u w:val="single"/>
        </w:rPr>
        <w:t>企业移动协同云办公系统</w:t>
      </w:r>
      <w:bookmarkStart w:id="0" w:name="_GoBack"/>
      <w:bookmarkEnd w:id="0"/>
    </w:p>
    <w:p w14:paraId="30C40ED9" w14:textId="560CD297" w:rsidR="005F0690" w:rsidRPr="005F0690" w:rsidRDefault="00C37A73" w:rsidP="00C37A73">
      <w:pPr>
        <w:widowControl w:val="0"/>
        <w:spacing w:line="240" w:lineRule="auto"/>
        <w:ind w:firstLineChars="300" w:firstLine="1080"/>
        <w:rPr>
          <w:b/>
          <w:sz w:val="36"/>
          <w:szCs w:val="32"/>
          <w:u w:val="single"/>
        </w:rPr>
      </w:pPr>
      <w:r w:rsidRPr="00C37A73">
        <w:rPr>
          <w:b/>
          <w:sz w:val="36"/>
          <w:szCs w:val="32"/>
        </w:rPr>
        <w:t xml:space="preserve">       </w:t>
      </w:r>
      <w:r>
        <w:rPr>
          <w:b/>
          <w:sz w:val="36"/>
          <w:szCs w:val="32"/>
        </w:rPr>
        <w:t xml:space="preserve">    </w:t>
      </w:r>
      <w:r w:rsidR="005F0690" w:rsidRPr="005F0690">
        <w:rPr>
          <w:rFonts w:hint="eastAsia"/>
          <w:b/>
          <w:sz w:val="36"/>
          <w:szCs w:val="32"/>
          <w:u w:val="single"/>
        </w:rPr>
        <w:t>——工作圈的</w:t>
      </w:r>
      <w:r w:rsidR="00F87549">
        <w:rPr>
          <w:rFonts w:hint="eastAsia"/>
          <w:b/>
          <w:sz w:val="36"/>
          <w:szCs w:val="32"/>
          <w:u w:val="single"/>
        </w:rPr>
        <w:t>分析与设计</w:t>
      </w:r>
    </w:p>
    <w:p w14:paraId="6C7A715F" w14:textId="77777777" w:rsidR="005F0690" w:rsidRPr="005F0690" w:rsidRDefault="005F0690" w:rsidP="005F0690">
      <w:pPr>
        <w:widowControl w:val="0"/>
        <w:spacing w:line="240" w:lineRule="auto"/>
        <w:ind w:firstLine="0"/>
      </w:pPr>
    </w:p>
    <w:p w14:paraId="305C41D9" w14:textId="77777777"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号：</w:t>
      </w:r>
      <w:r w:rsidRPr="005F0690">
        <w:rPr>
          <w:rFonts w:hint="eastAsia"/>
          <w:b/>
          <w:sz w:val="28"/>
          <w:szCs w:val="28"/>
          <w:u w:val="single"/>
        </w:rPr>
        <w:t xml:space="preserve">   2011127136    </w:t>
      </w:r>
    </w:p>
    <w:p w14:paraId="5E56F0E1" w14:textId="77777777"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姓</w:t>
      </w:r>
      <w:r w:rsidRPr="005F0690">
        <w:rPr>
          <w:rFonts w:hint="eastAsia"/>
          <w:b/>
          <w:sz w:val="28"/>
          <w:szCs w:val="28"/>
        </w:rPr>
        <w:t xml:space="preserve">  </w:t>
      </w:r>
      <w:r w:rsidRPr="005F0690">
        <w:rPr>
          <w:rFonts w:hint="eastAsia"/>
          <w:b/>
          <w:sz w:val="28"/>
          <w:szCs w:val="28"/>
        </w:rPr>
        <w:t>名：</w:t>
      </w:r>
      <w:r w:rsidRPr="005F0690">
        <w:rPr>
          <w:rFonts w:hint="eastAsia"/>
          <w:b/>
          <w:sz w:val="28"/>
          <w:szCs w:val="28"/>
          <w:u w:val="single"/>
        </w:rPr>
        <w:t xml:space="preserve">      </w:t>
      </w:r>
      <w:r w:rsidRPr="005F0690">
        <w:rPr>
          <w:rFonts w:hint="eastAsia"/>
          <w:b/>
          <w:sz w:val="28"/>
          <w:szCs w:val="28"/>
          <w:u w:val="single"/>
        </w:rPr>
        <w:t>赵炜</w:t>
      </w:r>
      <w:r w:rsidRPr="005F0690">
        <w:rPr>
          <w:rFonts w:hint="eastAsia"/>
          <w:b/>
          <w:sz w:val="28"/>
          <w:szCs w:val="28"/>
          <w:u w:val="single"/>
        </w:rPr>
        <w:t xml:space="preserve">       </w:t>
      </w:r>
    </w:p>
    <w:p w14:paraId="4863D9C7" w14:textId="77777777"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专</w:t>
      </w:r>
      <w:r w:rsidRPr="005F0690">
        <w:rPr>
          <w:rFonts w:hint="eastAsia"/>
          <w:b/>
          <w:sz w:val="28"/>
          <w:szCs w:val="28"/>
        </w:rPr>
        <w:t xml:space="preserve">  </w:t>
      </w:r>
      <w:r w:rsidRPr="005F0690">
        <w:rPr>
          <w:rFonts w:hint="eastAsia"/>
          <w:b/>
          <w:sz w:val="28"/>
          <w:szCs w:val="28"/>
        </w:rPr>
        <w:t>业：</w:t>
      </w:r>
      <w:r w:rsidRPr="005F0690">
        <w:rPr>
          <w:rFonts w:hint="eastAsia"/>
          <w:b/>
          <w:sz w:val="28"/>
          <w:szCs w:val="28"/>
          <w:u w:val="single"/>
        </w:rPr>
        <w:t xml:space="preserve">    </w:t>
      </w:r>
      <w:r w:rsidRPr="005F0690">
        <w:rPr>
          <w:rFonts w:hint="eastAsia"/>
          <w:b/>
          <w:sz w:val="28"/>
          <w:szCs w:val="28"/>
          <w:u w:val="single"/>
        </w:rPr>
        <w:t>软件工程</w:t>
      </w:r>
      <w:r w:rsidRPr="005F0690">
        <w:rPr>
          <w:rFonts w:hint="eastAsia"/>
          <w:b/>
          <w:sz w:val="28"/>
          <w:szCs w:val="28"/>
          <w:u w:val="single"/>
        </w:rPr>
        <w:t xml:space="preserve">     </w:t>
      </w:r>
    </w:p>
    <w:p w14:paraId="39A692AA" w14:textId="77777777"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导</w:t>
      </w:r>
      <w:r w:rsidRPr="005F0690">
        <w:rPr>
          <w:rFonts w:hint="eastAsia"/>
          <w:b/>
          <w:sz w:val="28"/>
          <w:szCs w:val="28"/>
        </w:rPr>
        <w:t xml:space="preserve">  </w:t>
      </w:r>
      <w:r w:rsidRPr="005F0690">
        <w:rPr>
          <w:rFonts w:hint="eastAsia"/>
          <w:b/>
          <w:sz w:val="28"/>
          <w:szCs w:val="28"/>
        </w:rPr>
        <w:t>师：</w:t>
      </w:r>
      <w:r w:rsidRPr="005F0690">
        <w:rPr>
          <w:rFonts w:hint="eastAsia"/>
          <w:b/>
          <w:sz w:val="28"/>
          <w:szCs w:val="28"/>
          <w:u w:val="single"/>
        </w:rPr>
        <w:t xml:space="preserve">     </w:t>
      </w:r>
      <w:r w:rsidRPr="005F0690">
        <w:rPr>
          <w:rFonts w:hint="eastAsia"/>
          <w:b/>
          <w:sz w:val="28"/>
          <w:szCs w:val="28"/>
          <w:u w:val="single"/>
        </w:rPr>
        <w:t>吴国仕</w:t>
      </w:r>
      <w:r w:rsidRPr="005F0690">
        <w:rPr>
          <w:rFonts w:hint="eastAsia"/>
          <w:b/>
          <w:sz w:val="28"/>
          <w:szCs w:val="28"/>
          <w:u w:val="single"/>
        </w:rPr>
        <w:t xml:space="preserve">      </w:t>
      </w:r>
    </w:p>
    <w:p w14:paraId="465568C3" w14:textId="77777777"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院：</w:t>
      </w:r>
      <w:r w:rsidRPr="005F0690">
        <w:rPr>
          <w:rFonts w:hint="eastAsia"/>
          <w:b/>
          <w:sz w:val="28"/>
          <w:szCs w:val="28"/>
          <w:u w:val="single"/>
        </w:rPr>
        <w:t xml:space="preserve">    </w:t>
      </w:r>
      <w:r w:rsidRPr="005F0690">
        <w:rPr>
          <w:rFonts w:hint="eastAsia"/>
          <w:b/>
          <w:sz w:val="28"/>
          <w:szCs w:val="28"/>
          <w:u w:val="single"/>
        </w:rPr>
        <w:t>软件学院</w:t>
      </w:r>
      <w:r w:rsidRPr="005F0690">
        <w:rPr>
          <w:rFonts w:hint="eastAsia"/>
          <w:b/>
          <w:sz w:val="28"/>
          <w:szCs w:val="28"/>
          <w:u w:val="single"/>
        </w:rPr>
        <w:t xml:space="preserve">     </w:t>
      </w:r>
    </w:p>
    <w:p w14:paraId="55A0D4FC" w14:textId="77777777" w:rsidR="005F0690" w:rsidRPr="005F0690" w:rsidRDefault="005F0690" w:rsidP="005F0690">
      <w:pPr>
        <w:widowControl w:val="0"/>
        <w:spacing w:line="240" w:lineRule="auto"/>
        <w:ind w:firstLineChars="890" w:firstLine="2492"/>
        <w:jc w:val="left"/>
        <w:rPr>
          <w:b/>
          <w:sz w:val="28"/>
          <w:szCs w:val="28"/>
          <w:u w:val="single"/>
        </w:rPr>
      </w:pPr>
    </w:p>
    <w:p w14:paraId="1617A0B7" w14:textId="77777777" w:rsidR="005F0690" w:rsidRPr="005F0690" w:rsidRDefault="005F0690" w:rsidP="005F0690">
      <w:pPr>
        <w:widowControl w:val="0"/>
        <w:spacing w:line="240" w:lineRule="auto"/>
        <w:ind w:firstLineChars="1490" w:firstLine="4172"/>
        <w:rPr>
          <w:b/>
          <w:sz w:val="28"/>
          <w:szCs w:val="28"/>
        </w:rPr>
      </w:pPr>
      <w:r w:rsidRPr="005F0690">
        <w:rPr>
          <w:rFonts w:hint="eastAsia"/>
          <w:b/>
          <w:sz w:val="28"/>
          <w:szCs w:val="28"/>
        </w:rPr>
        <w:t>2016</w:t>
      </w:r>
      <w:r w:rsidRPr="005F0690">
        <w:rPr>
          <w:rFonts w:hint="eastAsia"/>
          <w:b/>
          <w:sz w:val="28"/>
          <w:szCs w:val="28"/>
        </w:rPr>
        <w:t>年</w:t>
      </w:r>
      <w:r w:rsidRPr="005F0690">
        <w:rPr>
          <w:rFonts w:hint="eastAsia"/>
          <w:b/>
          <w:sz w:val="28"/>
          <w:szCs w:val="28"/>
        </w:rPr>
        <w:t xml:space="preserve"> 6</w:t>
      </w:r>
      <w:r w:rsidRPr="005F0690">
        <w:rPr>
          <w:rFonts w:hint="eastAsia"/>
          <w:b/>
          <w:sz w:val="28"/>
          <w:szCs w:val="28"/>
        </w:rPr>
        <w:t>月</w:t>
      </w:r>
      <w:r w:rsidRPr="005F0690">
        <w:rPr>
          <w:rFonts w:hint="eastAsia"/>
          <w:b/>
          <w:sz w:val="28"/>
          <w:szCs w:val="28"/>
        </w:rPr>
        <w:t>10</w:t>
      </w:r>
      <w:r w:rsidRPr="005F0690">
        <w:rPr>
          <w:rFonts w:hint="eastAsia"/>
          <w:b/>
          <w:sz w:val="28"/>
          <w:szCs w:val="28"/>
        </w:rPr>
        <w:t>日</w:t>
      </w:r>
    </w:p>
    <w:p w14:paraId="237D45CD" w14:textId="77777777" w:rsidR="005F0690" w:rsidRPr="005F0690" w:rsidRDefault="005F0690" w:rsidP="005F0690">
      <w:pPr>
        <w:widowControl w:val="0"/>
        <w:spacing w:line="0" w:lineRule="atLeast"/>
        <w:ind w:firstLine="0"/>
        <w:rPr>
          <w:b/>
          <w:bCs/>
          <w:sz w:val="30"/>
        </w:rPr>
        <w:sectPr w:rsidR="005F0690" w:rsidRPr="005F0690">
          <w:footerReference w:type="even" r:id="rId10"/>
          <w:footerReference w:type="default" r:id="rId11"/>
          <w:pgSz w:w="11906" w:h="16838"/>
          <w:pgMar w:top="1440" w:right="1800" w:bottom="1440" w:left="1800" w:header="851" w:footer="992" w:gutter="0"/>
          <w:cols w:space="720"/>
          <w:docGrid w:type="lines" w:linePitch="312"/>
        </w:sectPr>
      </w:pPr>
    </w:p>
    <w:p w14:paraId="17EBA197"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45A2E8B5" w14:textId="77777777" w:rsidR="00911ECC" w:rsidRDefault="00911ECC">
      <w:pPr>
        <w:pStyle w:val="p0"/>
        <w:spacing w:line="400" w:lineRule="atLeast"/>
        <w:jc w:val="center"/>
        <w:rPr>
          <w:rFonts w:ascii="宋体" w:hAnsi="宋体"/>
          <w:sz w:val="24"/>
          <w:szCs w:val="24"/>
        </w:rPr>
      </w:pPr>
    </w:p>
    <w:p w14:paraId="15C65334"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472B77F"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6FF67985" w14:textId="77777777" w:rsidR="00911ECC" w:rsidRDefault="00911ECC">
      <w:pPr>
        <w:pStyle w:val="p0"/>
        <w:spacing w:line="400" w:lineRule="atLeast"/>
        <w:ind w:firstLine="480"/>
        <w:rPr>
          <w:rFonts w:ascii="宋体" w:hAnsi="宋体"/>
          <w:sz w:val="24"/>
          <w:szCs w:val="24"/>
        </w:rPr>
      </w:pPr>
    </w:p>
    <w:p w14:paraId="5DA0E338" w14:textId="77777777"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0039B796" w14:textId="77777777" w:rsidR="00911ECC" w:rsidRDefault="00911ECC">
      <w:pPr>
        <w:ind w:firstLineChars="200" w:firstLine="480"/>
        <w:rPr>
          <w:sz w:val="24"/>
        </w:rPr>
      </w:pPr>
    </w:p>
    <w:p w14:paraId="4144999C" w14:textId="77777777" w:rsidR="00911ECC" w:rsidRDefault="00911ECC">
      <w:pPr>
        <w:ind w:firstLineChars="200" w:firstLine="480"/>
        <w:rPr>
          <w:sz w:val="24"/>
        </w:rPr>
      </w:pPr>
    </w:p>
    <w:p w14:paraId="7FC5BE46" w14:textId="77777777" w:rsidR="00911ECC" w:rsidRDefault="00911ECC">
      <w:pPr>
        <w:jc w:val="center"/>
        <w:rPr>
          <w:sz w:val="24"/>
        </w:rPr>
      </w:pPr>
      <w:r>
        <w:rPr>
          <w:rFonts w:hint="eastAsia"/>
          <w:sz w:val="24"/>
        </w:rPr>
        <w:t>关于论文使用授权的说明</w:t>
      </w:r>
    </w:p>
    <w:p w14:paraId="60219264" w14:textId="77777777" w:rsidR="00911ECC" w:rsidRDefault="00911ECC">
      <w:pPr>
        <w:jc w:val="center"/>
        <w:rPr>
          <w:sz w:val="24"/>
        </w:rPr>
      </w:pPr>
    </w:p>
    <w:p w14:paraId="02F9F60D" w14:textId="77777777" w:rsidR="00911ECC" w:rsidRDefault="00911ECC">
      <w:pPr>
        <w:pStyle w:val="BodyText"/>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4A60FD88" w14:textId="77777777" w:rsidR="00911ECC" w:rsidRDefault="00911ECC">
      <w:pPr>
        <w:ind w:firstLineChars="200" w:firstLine="480"/>
        <w:rPr>
          <w:sz w:val="24"/>
        </w:rPr>
      </w:pPr>
    </w:p>
    <w:p w14:paraId="05EB15B7" w14:textId="77777777" w:rsidR="00911ECC" w:rsidRDefault="00911ECC">
      <w:pPr>
        <w:ind w:firstLineChars="200" w:firstLine="480"/>
        <w:rPr>
          <w:sz w:val="24"/>
        </w:rPr>
      </w:pPr>
      <w:r>
        <w:rPr>
          <w:rFonts w:hint="eastAsia"/>
          <w:sz w:val="24"/>
        </w:rPr>
        <w:t>本学位论文不属于保密范围，适用本授权书。</w:t>
      </w:r>
    </w:p>
    <w:p w14:paraId="26ACC6A7" w14:textId="77777777" w:rsidR="00911ECC" w:rsidRDefault="00911ECC">
      <w:pPr>
        <w:ind w:firstLineChars="200" w:firstLine="480"/>
        <w:rPr>
          <w:sz w:val="24"/>
        </w:rPr>
      </w:pPr>
    </w:p>
    <w:p w14:paraId="4D4DBED9" w14:textId="77777777" w:rsidR="00911ECC" w:rsidRDefault="00911ECC">
      <w:pPr>
        <w:ind w:firstLineChars="200" w:firstLine="480"/>
        <w:rPr>
          <w:sz w:val="24"/>
        </w:rPr>
      </w:pPr>
    </w:p>
    <w:p w14:paraId="3A9F5DEE" w14:textId="77777777" w:rsidR="00114726" w:rsidRDefault="00114726" w:rsidP="00114726">
      <w:pPr>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0EE337CD" w14:textId="77777777" w:rsidR="00114726" w:rsidRDefault="00114726" w:rsidP="00114726">
      <w:pPr>
        <w:ind w:firstLineChars="200" w:firstLine="480"/>
        <w:rPr>
          <w:sz w:val="24"/>
        </w:rPr>
      </w:pPr>
    </w:p>
    <w:p w14:paraId="3DE059C3" w14:textId="77777777" w:rsidR="00114726" w:rsidRDefault="00114726" w:rsidP="00114726">
      <w:pPr>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62E060B5" w14:textId="77777777" w:rsidR="00911ECC" w:rsidRDefault="00911ECC">
      <w:pPr>
        <w:spacing w:line="0" w:lineRule="atLeast"/>
        <w:rPr>
          <w:b/>
          <w:bCs/>
          <w:sz w:val="32"/>
        </w:rPr>
      </w:pPr>
    </w:p>
    <w:p w14:paraId="54EAFBE9" w14:textId="77777777" w:rsidR="00911ECC" w:rsidRDefault="00911ECC">
      <w:pPr>
        <w:sectPr w:rsidR="00911ECC">
          <w:footerReference w:type="even" r:id="rId12"/>
          <w:pgSz w:w="11906" w:h="16838"/>
          <w:pgMar w:top="1440" w:right="1800" w:bottom="1440" w:left="1800" w:header="851" w:footer="992" w:gutter="0"/>
          <w:cols w:space="720"/>
          <w:docGrid w:type="lines" w:linePitch="312"/>
        </w:sectPr>
      </w:pPr>
    </w:p>
    <w:p w14:paraId="55CEF2A9" w14:textId="14DD2C14" w:rsidR="00911ECC" w:rsidRPr="00805566" w:rsidRDefault="00F87549" w:rsidP="00B55083">
      <w:pPr>
        <w:spacing w:line="520" w:lineRule="exact"/>
        <w:jc w:val="center"/>
        <w:rPr>
          <w:rFonts w:eastAsia="黑体"/>
          <w:bCs/>
          <w:sz w:val="32"/>
          <w:szCs w:val="36"/>
        </w:rPr>
      </w:pPr>
      <w:r>
        <w:rPr>
          <w:rFonts w:eastAsia="黑体" w:hint="eastAsia"/>
          <w:bCs/>
          <w:sz w:val="32"/>
          <w:szCs w:val="36"/>
        </w:rPr>
        <w:lastRenderedPageBreak/>
        <w:t>企业移动协同云办公系统——工作圈的分析与设计</w:t>
      </w:r>
    </w:p>
    <w:p w14:paraId="7F400F23" w14:textId="77777777" w:rsidR="00911ECC" w:rsidRDefault="00911ECC">
      <w:pPr>
        <w:pStyle w:val="BodyTextIndent"/>
        <w:ind w:left="420" w:firstLine="0"/>
      </w:pPr>
    </w:p>
    <w:p w14:paraId="5791B86F" w14:textId="77777777" w:rsidR="00911ECC" w:rsidRPr="00082F9B" w:rsidRDefault="00911ECC" w:rsidP="00082F9B">
      <w:pPr>
        <w:pStyle w:val="BodyTextIndent"/>
        <w:ind w:firstLine="0"/>
        <w:jc w:val="center"/>
        <w:rPr>
          <w:rFonts w:ascii="黑体" w:eastAsia="黑体"/>
          <w:sz w:val="30"/>
        </w:rPr>
      </w:pPr>
      <w:r>
        <w:rPr>
          <w:rFonts w:ascii="黑体" w:eastAsia="黑体" w:hint="eastAsia"/>
          <w:sz w:val="30"/>
        </w:rPr>
        <w:t>摘 要</w:t>
      </w:r>
    </w:p>
    <w:p w14:paraId="0C5D6AF2" w14:textId="77777777" w:rsidR="00BE65AD" w:rsidRDefault="00597750" w:rsidP="00597750">
      <w:pPr>
        <w:pStyle w:val="BodyTextIndent"/>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14:paraId="76DC799D" w14:textId="77777777" w:rsidR="00911ECC" w:rsidRDefault="00597750" w:rsidP="003F1998">
      <w:pPr>
        <w:pStyle w:val="BodyTextIndent"/>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14:paraId="0332629E" w14:textId="77777777" w:rsidR="00911ECC" w:rsidRDefault="00911ECC">
      <w:pPr>
        <w:pStyle w:val="BodyTextIndent"/>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14:paraId="3EFDEE23" w14:textId="77777777" w:rsidR="00805566" w:rsidRDefault="00911ECC">
      <w:pPr>
        <w:pStyle w:val="BodyTextIndent"/>
        <w:ind w:firstLine="0"/>
        <w:jc w:val="center"/>
        <w:rPr>
          <w:sz w:val="28"/>
        </w:rPr>
      </w:pPr>
      <w:r>
        <w:rPr>
          <w:sz w:val="28"/>
        </w:rPr>
        <w:br w:type="page"/>
      </w:r>
    </w:p>
    <w:p w14:paraId="2EA58B09" w14:textId="59A21D8D" w:rsidR="00911ECC" w:rsidRPr="005D5821" w:rsidRDefault="001E7BFE">
      <w:pPr>
        <w:pStyle w:val="BodyTextIndent"/>
        <w:ind w:firstLine="0"/>
        <w:jc w:val="center"/>
        <w:rPr>
          <w:rFonts w:ascii="Times New Roman" w:hAnsi="Times New Roman"/>
          <w:sz w:val="32"/>
        </w:rPr>
      </w:pPr>
      <w:r>
        <w:rPr>
          <w:rFonts w:ascii="Times New Roman" w:hAnsi="Times New Roman"/>
          <w:sz w:val="32"/>
        </w:rPr>
        <w:lastRenderedPageBreak/>
        <w:t xml:space="preserve">ANALYSIS </w:t>
      </w:r>
      <w:r w:rsidR="00805566" w:rsidRPr="005D5821">
        <w:rPr>
          <w:rFonts w:ascii="Times New Roman" w:hAnsi="Times New Roman" w:hint="eastAsia"/>
          <w:sz w:val="32"/>
        </w:rPr>
        <w:t xml:space="preserve">AND </w:t>
      </w:r>
      <w:r w:rsidRPr="005D5821">
        <w:rPr>
          <w:rFonts w:ascii="Times New Roman" w:hAnsi="Times New Roman" w:hint="eastAsia"/>
          <w:sz w:val="32"/>
        </w:rPr>
        <w:t xml:space="preserve">DESIGN </w:t>
      </w:r>
      <w:r w:rsidR="00805566" w:rsidRPr="005D5821">
        <w:rPr>
          <w:rFonts w:ascii="Times New Roman" w:hAnsi="Times New Roman" w:hint="eastAsia"/>
          <w:sz w:val="32"/>
        </w:rPr>
        <w:t>OF TEAMWORK - THE MOBILE COLLABORATION CLOUD OFFICE SYSTEM OF ENTERPRISE</w:t>
      </w:r>
    </w:p>
    <w:p w14:paraId="1FD3AC57" w14:textId="77777777" w:rsidR="00911ECC" w:rsidRDefault="00911ECC" w:rsidP="00626322">
      <w:pPr>
        <w:pStyle w:val="BodyTextIndent"/>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168757CE" w14:textId="77777777" w:rsidR="00636CE0" w:rsidRPr="00545E6B" w:rsidRDefault="004C5EE7" w:rsidP="00545E6B">
      <w:pPr>
        <w:pStyle w:val="BodyTextIndent"/>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xml:space="preserve">, ApplePay) and so on. </w:t>
      </w:r>
      <w:proofErr w:type="gramStart"/>
      <w:r w:rsidRPr="004C5EE7">
        <w:rPr>
          <w:rFonts w:ascii="Times New Roman" w:hAnsi="Times New Roman"/>
          <w:sz w:val="24"/>
        </w:rPr>
        <w:t>However</w:t>
      </w:r>
      <w:proofErr w:type="gramEnd"/>
      <w:r w:rsidRPr="004C5EE7">
        <w:rPr>
          <w:rFonts w:ascii="Times New Roman" w:hAnsi="Times New Roman"/>
          <w:sz w:val="24"/>
        </w:rPr>
        <w:t xml:space="preserve">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w:t>
      </w:r>
      <w:proofErr w:type="gramStart"/>
      <w:r w:rsidRPr="004C5EE7">
        <w:rPr>
          <w:rFonts w:ascii="Times New Roman" w:hAnsi="Times New Roman"/>
          <w:sz w:val="24"/>
        </w:rPr>
        <w:t>meet</w:t>
      </w:r>
      <w:proofErr w:type="gramEnd"/>
      <w:r w:rsidRPr="004C5EE7">
        <w:rPr>
          <w:rFonts w:ascii="Times New Roman" w:hAnsi="Times New Roman"/>
          <w:sz w:val="24"/>
        </w:rPr>
        <w:t xml:space="preserve">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14:paraId="61403747" w14:textId="77777777" w:rsidR="00114322" w:rsidRDefault="004C5EE7">
      <w:pPr>
        <w:pStyle w:val="BodyTextIndent"/>
        <w:spacing w:line="240" w:lineRule="auto"/>
      </w:pPr>
      <w:r w:rsidRPr="004C5EE7">
        <w:rPr>
          <w:rFonts w:ascii="Times New Roman" w:hAnsi="Times New Roman"/>
          <w:sz w:val="24"/>
        </w:rPr>
        <w:t xml:space="preserve">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w:t>
      </w:r>
      <w:proofErr w:type="gramStart"/>
      <w:r w:rsidRPr="004C5EE7">
        <w:rPr>
          <w:rFonts w:ascii="Times New Roman" w:hAnsi="Times New Roman"/>
          <w:sz w:val="24"/>
        </w:rPr>
        <w:t>a business collaboration cloud service offerings</w:t>
      </w:r>
      <w:proofErr w:type="gramEnd"/>
      <w:r w:rsidRPr="004C5EE7">
        <w:rPr>
          <w:rFonts w:ascii="Times New Roman" w:hAnsi="Times New Roman"/>
          <w:sz w:val="24"/>
        </w:rPr>
        <w:t>.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14:paraId="77957688" w14:textId="77777777" w:rsidR="00114322" w:rsidRDefault="00114322" w:rsidP="00752CED">
      <w:pPr>
        <w:pStyle w:val="BodyTextIndent"/>
        <w:spacing w:line="240" w:lineRule="auto"/>
        <w:ind w:firstLine="0"/>
        <w:rPr>
          <w:rFonts w:ascii="Times New Roman" w:hAnsi="Times New Roman"/>
          <w:b/>
          <w:sz w:val="24"/>
        </w:rPr>
      </w:pPr>
    </w:p>
    <w:p w14:paraId="3BF13425" w14:textId="77777777" w:rsidR="00114322" w:rsidRDefault="00114322" w:rsidP="00752CED">
      <w:pPr>
        <w:pStyle w:val="BodyTextIndent"/>
        <w:spacing w:line="240" w:lineRule="auto"/>
        <w:ind w:firstLine="0"/>
        <w:rPr>
          <w:rFonts w:ascii="Times New Roman" w:hAnsi="Times New Roman"/>
          <w:b/>
          <w:sz w:val="24"/>
        </w:rPr>
      </w:pPr>
    </w:p>
    <w:p w14:paraId="2F6A4948" w14:textId="77777777" w:rsidR="00114322" w:rsidRDefault="00911ECC" w:rsidP="00752CED">
      <w:pPr>
        <w:pStyle w:val="BodyTextIndent"/>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14:paraId="1B8A20D5" w14:textId="77777777" w:rsidR="00114322" w:rsidRDefault="00114322" w:rsidP="00114322">
      <w:pPr>
        <w:tabs>
          <w:tab w:val="left" w:pos="675"/>
        </w:tabs>
      </w:pPr>
      <w:r>
        <w:tab/>
      </w:r>
    </w:p>
    <w:p w14:paraId="1D1A3E68" w14:textId="77777777" w:rsidR="00114322" w:rsidRDefault="00114322" w:rsidP="00114322"/>
    <w:p w14:paraId="12D8EA02" w14:textId="77777777"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14:paraId="26961A7B" w14:textId="77777777" w:rsidR="00911ECC" w:rsidRDefault="00911ECC" w:rsidP="006039CF">
      <w:pPr>
        <w:pStyle w:val="BodyTextIndent"/>
        <w:widowControl w:val="0"/>
        <w:spacing w:line="240" w:lineRule="auto"/>
        <w:ind w:firstLine="0"/>
        <w:jc w:val="center"/>
        <w:rPr>
          <w:rFonts w:ascii="黑体" w:eastAsia="黑体"/>
          <w:sz w:val="32"/>
        </w:rPr>
      </w:pPr>
      <w:r>
        <w:rPr>
          <w:rFonts w:ascii="黑体" w:eastAsia="黑体" w:hint="eastAsia"/>
          <w:sz w:val="32"/>
        </w:rPr>
        <w:lastRenderedPageBreak/>
        <w:t>目  录</w:t>
      </w:r>
    </w:p>
    <w:p w14:paraId="6782ACA9" w14:textId="77777777" w:rsidR="00911ECC" w:rsidRDefault="00911ECC">
      <w:pPr>
        <w:ind w:left="420"/>
        <w:rPr>
          <w:rFonts w:ascii="宋体" w:hAnsi="宋体"/>
        </w:rPr>
      </w:pPr>
    </w:p>
    <w:p w14:paraId="1B26B048" w14:textId="77777777" w:rsidR="00911ECC" w:rsidRDefault="00911ECC">
      <w:pPr>
        <w:ind w:left="420"/>
        <w:rPr>
          <w:rFonts w:ascii="宋体" w:hAnsi="宋体"/>
        </w:rPr>
      </w:pPr>
    </w:p>
    <w:p w14:paraId="321D78AA" w14:textId="77777777" w:rsidR="00741E84" w:rsidRPr="00741E84" w:rsidRDefault="000A073F" w:rsidP="00741E84">
      <w:pPr>
        <w:pStyle w:val="TOC1"/>
        <w:tabs>
          <w:tab w:val="right" w:leader="dot" w:pos="8296"/>
        </w:tabs>
        <w:ind w:firstLine="0"/>
        <w:rPr>
          <w:rStyle w:val="Hyperlink"/>
          <w:rFonts w:ascii="宋体" w:hAnsi="宋体"/>
          <w:sz w:val="24"/>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61048030" w:history="1">
        <w:r w:rsidR="00741E84" w:rsidRPr="00741E84">
          <w:rPr>
            <w:rStyle w:val="Hyperlink"/>
            <w:rFonts w:ascii="宋体" w:hAnsi="宋体" w:hint="eastAsia"/>
            <w:noProof/>
            <w:sz w:val="24"/>
          </w:rPr>
          <w:t>第一章</w:t>
        </w:r>
        <w:r w:rsidR="00741E84" w:rsidRPr="00741E84">
          <w:rPr>
            <w:rStyle w:val="Hyperlink"/>
            <w:rFonts w:ascii="宋体" w:hAnsi="宋体"/>
            <w:noProof/>
            <w:sz w:val="24"/>
          </w:rPr>
          <w:t xml:space="preserve"> </w:t>
        </w:r>
        <w:r w:rsidR="00741E84" w:rsidRPr="00741E84">
          <w:rPr>
            <w:rStyle w:val="Hyperlink"/>
            <w:rFonts w:ascii="宋体" w:hAnsi="宋体" w:hint="eastAsia"/>
            <w:noProof/>
            <w:sz w:val="24"/>
          </w:rPr>
          <w:t>引言</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_Toc461048030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w:t>
        </w:r>
        <w:r w:rsidR="00741E84" w:rsidRPr="00741E84">
          <w:rPr>
            <w:rStyle w:val="Hyperlink"/>
            <w:rFonts w:ascii="宋体" w:hAnsi="宋体"/>
            <w:webHidden/>
            <w:sz w:val="24"/>
          </w:rPr>
          <w:fldChar w:fldCharType="end"/>
        </w:r>
      </w:hyperlink>
    </w:p>
    <w:p w14:paraId="2FAACEC1"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31" w:history="1">
        <w:r w:rsidR="00741E84" w:rsidRPr="00741E84">
          <w:rPr>
            <w:rStyle w:val="Hyperlink"/>
            <w:rFonts w:ascii="宋体" w:hAnsi="宋体"/>
            <w:noProof/>
            <w:sz w:val="24"/>
          </w:rPr>
          <w:t>1.1</w:t>
        </w:r>
        <w:r w:rsidR="00741E84" w:rsidRPr="00741E84">
          <w:rPr>
            <w:rStyle w:val="Hyperlink"/>
            <w:rFonts w:ascii="宋体" w:hAnsi="宋体"/>
            <w:sz w:val="24"/>
          </w:rPr>
          <w:tab/>
        </w:r>
        <w:r w:rsidR="00741E84" w:rsidRPr="00741E84">
          <w:rPr>
            <w:rStyle w:val="Hyperlink"/>
            <w:rFonts w:ascii="宋体" w:hAnsi="宋体" w:hint="eastAsia"/>
            <w:noProof/>
            <w:sz w:val="24"/>
          </w:rPr>
          <w:t>背景</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_Toc461048031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w:t>
        </w:r>
        <w:r w:rsidR="00741E84" w:rsidRPr="00741E84">
          <w:rPr>
            <w:rStyle w:val="Hyperlink"/>
            <w:rFonts w:ascii="宋体" w:hAnsi="宋体"/>
            <w:webHidden/>
            <w:sz w:val="24"/>
          </w:rPr>
          <w:fldChar w:fldCharType="end"/>
        </w:r>
      </w:hyperlink>
    </w:p>
    <w:p w14:paraId="46CA870C"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32" w:history="1">
        <w:r w:rsidR="00741E84" w:rsidRPr="00741E84">
          <w:rPr>
            <w:rStyle w:val="Hyperlink"/>
            <w:rFonts w:ascii="宋体" w:hAnsi="宋体"/>
            <w:noProof/>
            <w:sz w:val="24"/>
          </w:rPr>
          <w:t>1.2</w:t>
        </w:r>
        <w:r w:rsidR="00741E84" w:rsidRPr="00741E84">
          <w:rPr>
            <w:rStyle w:val="Hyperlink"/>
            <w:rFonts w:ascii="宋体" w:hAnsi="宋体"/>
            <w:sz w:val="24"/>
          </w:rPr>
          <w:tab/>
        </w:r>
        <w:r w:rsidR="00741E84" w:rsidRPr="00741E84">
          <w:rPr>
            <w:rStyle w:val="Hyperlink"/>
            <w:rFonts w:ascii="宋体" w:hAnsi="宋体" w:hint="eastAsia"/>
            <w:noProof/>
            <w:sz w:val="24"/>
          </w:rPr>
          <w:t>课题任务</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_Toc461048032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2</w:t>
        </w:r>
        <w:r w:rsidR="00741E84" w:rsidRPr="00741E84">
          <w:rPr>
            <w:rStyle w:val="Hyperlink"/>
            <w:rFonts w:ascii="宋体" w:hAnsi="宋体"/>
            <w:webHidden/>
            <w:sz w:val="24"/>
          </w:rPr>
          <w:fldChar w:fldCharType="end"/>
        </w:r>
      </w:hyperlink>
    </w:p>
    <w:p w14:paraId="62ABB565"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33" w:history="1">
        <w:r w:rsidR="00741E84" w:rsidRPr="00741E84">
          <w:rPr>
            <w:rStyle w:val="Hyperlink"/>
            <w:rFonts w:ascii="宋体" w:hAnsi="宋体"/>
            <w:i w:val="0"/>
            <w:noProof/>
            <w:sz w:val="24"/>
            <w:lang w:val="x-none" w:eastAsia="x-none"/>
          </w:rPr>
          <w:t>1.2.1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课题内容</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_Toc461048033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w:t>
        </w:r>
        <w:r w:rsidR="00741E84" w:rsidRPr="00741E84">
          <w:rPr>
            <w:rStyle w:val="Hyperlink"/>
            <w:rFonts w:ascii="宋体" w:hAnsi="宋体"/>
            <w:i w:val="0"/>
            <w:webHidden/>
            <w:sz w:val="24"/>
            <w:lang w:val="x-none" w:eastAsia="x-none"/>
          </w:rPr>
          <w:fldChar w:fldCharType="end"/>
        </w:r>
      </w:hyperlink>
    </w:p>
    <w:p w14:paraId="705ABBF4"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34" w:history="1">
        <w:r w:rsidR="00741E84" w:rsidRPr="00741E84">
          <w:rPr>
            <w:rStyle w:val="Hyperlink"/>
            <w:rFonts w:ascii="宋体" w:hAnsi="宋体"/>
            <w:i w:val="0"/>
            <w:noProof/>
            <w:sz w:val="24"/>
            <w:lang w:val="x-none" w:eastAsia="x-none"/>
          </w:rPr>
          <w:t>1.2.2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本人承担任务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_Toc461048034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3</w:t>
        </w:r>
        <w:r w:rsidR="00741E84" w:rsidRPr="00741E84">
          <w:rPr>
            <w:rStyle w:val="Hyperlink"/>
            <w:rFonts w:ascii="宋体" w:hAnsi="宋体"/>
            <w:i w:val="0"/>
            <w:webHidden/>
            <w:sz w:val="24"/>
            <w:lang w:val="x-none" w:eastAsia="x-none"/>
          </w:rPr>
          <w:fldChar w:fldCharType="end"/>
        </w:r>
      </w:hyperlink>
    </w:p>
    <w:p w14:paraId="63E97ECB"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35" w:history="1">
        <w:r w:rsidR="00741E84" w:rsidRPr="00741E84">
          <w:rPr>
            <w:rStyle w:val="Hyperlink"/>
            <w:rFonts w:ascii="宋体" w:hAnsi="宋体"/>
            <w:noProof/>
            <w:sz w:val="24"/>
          </w:rPr>
          <w:t>1.3</w:t>
        </w:r>
        <w:r w:rsidR="00741E84" w:rsidRPr="00741E84">
          <w:rPr>
            <w:rStyle w:val="Hyperlink"/>
            <w:rFonts w:ascii="宋体" w:hAnsi="宋体"/>
            <w:sz w:val="24"/>
          </w:rPr>
          <w:tab/>
        </w:r>
        <w:r w:rsidR="00741E84" w:rsidRPr="00741E84">
          <w:rPr>
            <w:rStyle w:val="Hyperlink"/>
            <w:rFonts w:ascii="宋体" w:hAnsi="宋体" w:hint="eastAsia"/>
            <w:noProof/>
            <w:sz w:val="24"/>
          </w:rPr>
          <w:t>论文结构</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_Toc461048035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3</w:t>
        </w:r>
        <w:r w:rsidR="00741E84" w:rsidRPr="00741E84">
          <w:rPr>
            <w:rStyle w:val="Hyperlink"/>
            <w:rFonts w:ascii="宋体" w:hAnsi="宋体"/>
            <w:webHidden/>
            <w:sz w:val="24"/>
          </w:rPr>
          <w:fldChar w:fldCharType="end"/>
        </w:r>
      </w:hyperlink>
    </w:p>
    <w:p w14:paraId="0FB21508" w14:textId="77777777" w:rsidR="00741E84" w:rsidRPr="00741E84" w:rsidRDefault="00F20C13" w:rsidP="00741E84">
      <w:pPr>
        <w:pStyle w:val="TOC1"/>
        <w:tabs>
          <w:tab w:val="right" w:leader="dot" w:pos="8296"/>
        </w:tabs>
        <w:ind w:firstLine="0"/>
        <w:rPr>
          <w:rStyle w:val="Hyperlink"/>
          <w:rFonts w:ascii="宋体" w:hAnsi="宋体"/>
          <w:sz w:val="24"/>
        </w:rPr>
      </w:pPr>
      <w:hyperlink w:anchor="_Toc461048036" w:history="1">
        <w:r w:rsidR="00741E84" w:rsidRPr="00741E84">
          <w:rPr>
            <w:rStyle w:val="Hyperlink"/>
            <w:rFonts w:ascii="宋体" w:hAnsi="宋体" w:hint="eastAsia"/>
            <w:noProof/>
            <w:sz w:val="24"/>
          </w:rPr>
          <w:t>第二章</w:t>
        </w:r>
        <w:r w:rsidR="00741E84" w:rsidRPr="00741E84">
          <w:rPr>
            <w:rStyle w:val="Hyperlink"/>
            <w:rFonts w:ascii="宋体" w:hAnsi="宋体"/>
            <w:noProof/>
            <w:sz w:val="24"/>
          </w:rPr>
          <w:t xml:space="preserve"> </w:t>
        </w:r>
        <w:r w:rsidR="00741E84" w:rsidRPr="00741E84">
          <w:rPr>
            <w:rStyle w:val="Hyperlink"/>
            <w:rFonts w:ascii="宋体" w:hAnsi="宋体" w:hint="eastAsia"/>
            <w:noProof/>
            <w:sz w:val="24"/>
          </w:rPr>
          <w:t>关键技术介绍</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_Toc461048036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4</w:t>
        </w:r>
        <w:r w:rsidR="00741E84" w:rsidRPr="00741E84">
          <w:rPr>
            <w:rStyle w:val="Hyperlink"/>
            <w:rFonts w:ascii="宋体" w:hAnsi="宋体"/>
            <w:webHidden/>
            <w:sz w:val="24"/>
          </w:rPr>
          <w:fldChar w:fldCharType="end"/>
        </w:r>
      </w:hyperlink>
    </w:p>
    <w:p w14:paraId="3DDD7ADF"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37" w:history="1">
        <w:r w:rsidR="00741E84" w:rsidRPr="00741E84">
          <w:rPr>
            <w:rStyle w:val="Hyperlink"/>
            <w:rFonts w:ascii="宋体" w:hAnsi="宋体"/>
            <w:noProof/>
            <w:sz w:val="24"/>
          </w:rPr>
          <w:t>2.1</w:t>
        </w:r>
        <w:r w:rsidR="00741E84" w:rsidRPr="00741E84">
          <w:rPr>
            <w:rStyle w:val="Hyperlink"/>
            <w:rFonts w:ascii="宋体" w:hAnsi="宋体"/>
            <w:sz w:val="24"/>
          </w:rPr>
          <w:tab/>
        </w:r>
        <w:r w:rsidR="00741E84" w:rsidRPr="00741E84">
          <w:rPr>
            <w:rStyle w:val="Hyperlink"/>
            <w:rFonts w:ascii="宋体" w:hAnsi="宋体" w:hint="eastAsia"/>
            <w:noProof/>
            <w:sz w:val="24"/>
          </w:rPr>
          <w:t>分布式系统</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_Toc461048037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4</w:t>
        </w:r>
        <w:r w:rsidR="00741E84" w:rsidRPr="00741E84">
          <w:rPr>
            <w:rStyle w:val="Hyperlink"/>
            <w:rFonts w:ascii="宋体" w:hAnsi="宋体"/>
            <w:webHidden/>
            <w:sz w:val="24"/>
          </w:rPr>
          <w:fldChar w:fldCharType="end"/>
        </w:r>
      </w:hyperlink>
    </w:p>
    <w:p w14:paraId="74BF81DE"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38" w:history="1">
        <w:r w:rsidR="00741E84" w:rsidRPr="00741E84">
          <w:rPr>
            <w:rStyle w:val="Hyperlink"/>
            <w:rFonts w:ascii="宋体" w:hAnsi="宋体"/>
            <w:i w:val="0"/>
            <w:noProof/>
            <w:sz w:val="24"/>
            <w:lang w:val="x-none" w:eastAsia="x-none"/>
          </w:rPr>
          <w:t>2.1.1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分布式系统的定义</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_Toc461048038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4</w:t>
        </w:r>
        <w:r w:rsidR="00741E84" w:rsidRPr="00741E84">
          <w:rPr>
            <w:rStyle w:val="Hyperlink"/>
            <w:rFonts w:ascii="宋体" w:hAnsi="宋体"/>
            <w:i w:val="0"/>
            <w:webHidden/>
            <w:sz w:val="24"/>
            <w:lang w:val="x-none" w:eastAsia="x-none"/>
          </w:rPr>
          <w:fldChar w:fldCharType="end"/>
        </w:r>
      </w:hyperlink>
    </w:p>
    <w:p w14:paraId="71E61F13"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39" w:history="1">
        <w:r w:rsidR="00741E84" w:rsidRPr="00741E84">
          <w:rPr>
            <w:rStyle w:val="Hyperlink"/>
            <w:rFonts w:ascii="宋体" w:hAnsi="宋体"/>
            <w:i w:val="0"/>
            <w:noProof/>
            <w:sz w:val="24"/>
            <w:lang w:val="x-none" w:eastAsia="x-none"/>
          </w:rPr>
          <w:t>2.1.2</w:t>
        </w:r>
        <w:r w:rsidR="00741E84" w:rsidRPr="00741E84">
          <w:rPr>
            <w:rStyle w:val="Hyperlink"/>
            <w:rFonts w:ascii="宋体" w:hAnsi="宋体"/>
            <w:sz w:val="24"/>
            <w:lang w:val="x-none" w:eastAsia="x-none"/>
          </w:rPr>
          <w:tab/>
        </w:r>
        <w:r w:rsidR="00741E84" w:rsidRPr="00741E84">
          <w:rPr>
            <w:rStyle w:val="Hyperlink"/>
            <w:rFonts w:ascii="宋体" w:hAnsi="宋体"/>
            <w:i w:val="0"/>
            <w:noProof/>
            <w:sz w:val="24"/>
            <w:lang w:val="x-none" w:eastAsia="x-none"/>
          </w:rPr>
          <w:t>CAP</w:t>
        </w:r>
        <w:r w:rsidR="00741E84" w:rsidRPr="00741E84">
          <w:rPr>
            <w:rStyle w:val="Hyperlink"/>
            <w:rFonts w:ascii="宋体" w:hAnsi="宋体" w:hint="eastAsia"/>
            <w:i w:val="0"/>
            <w:noProof/>
            <w:sz w:val="24"/>
            <w:lang w:val="x-none" w:eastAsia="x-none"/>
          </w:rPr>
          <w:t>定律</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_Toc461048039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5</w:t>
        </w:r>
        <w:r w:rsidR="00741E84" w:rsidRPr="00741E84">
          <w:rPr>
            <w:rStyle w:val="Hyperlink"/>
            <w:rFonts w:ascii="宋体" w:hAnsi="宋体"/>
            <w:i w:val="0"/>
            <w:webHidden/>
            <w:sz w:val="24"/>
            <w:lang w:val="x-none" w:eastAsia="x-none"/>
          </w:rPr>
          <w:fldChar w:fldCharType="end"/>
        </w:r>
      </w:hyperlink>
    </w:p>
    <w:p w14:paraId="24431ECE"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40" w:history="1">
        <w:r w:rsidR="00741E84" w:rsidRPr="00741E84">
          <w:rPr>
            <w:rStyle w:val="Hyperlink"/>
            <w:rFonts w:ascii="宋体" w:hAnsi="宋体"/>
            <w:i w:val="0"/>
            <w:noProof/>
            <w:sz w:val="24"/>
            <w:lang w:val="x-none" w:eastAsia="x-none"/>
          </w:rPr>
          <w:t>2.1.3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现代分布式系统的特点</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_Toc461048040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5</w:t>
        </w:r>
        <w:r w:rsidR="00741E84" w:rsidRPr="00741E84">
          <w:rPr>
            <w:rStyle w:val="Hyperlink"/>
            <w:rFonts w:ascii="宋体" w:hAnsi="宋体"/>
            <w:i w:val="0"/>
            <w:webHidden/>
            <w:sz w:val="24"/>
            <w:lang w:val="x-none" w:eastAsia="x-none"/>
          </w:rPr>
          <w:fldChar w:fldCharType="end"/>
        </w:r>
      </w:hyperlink>
    </w:p>
    <w:p w14:paraId="3E0184E6"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41" w:history="1">
        <w:r w:rsidR="00741E84" w:rsidRPr="00741E84">
          <w:rPr>
            <w:rStyle w:val="Hyperlink"/>
            <w:rFonts w:ascii="宋体" w:hAnsi="宋体"/>
            <w:noProof/>
            <w:sz w:val="24"/>
          </w:rPr>
          <w:t>2.2</w:t>
        </w:r>
        <w:r w:rsidR="00741E84" w:rsidRPr="00741E84">
          <w:rPr>
            <w:rStyle w:val="Hyperlink"/>
            <w:rFonts w:ascii="宋体" w:hAnsi="宋体"/>
            <w:sz w:val="24"/>
          </w:rPr>
          <w:tab/>
        </w:r>
        <w:r w:rsidR="00741E84" w:rsidRPr="00741E84">
          <w:rPr>
            <w:rStyle w:val="Hyperlink"/>
            <w:rFonts w:ascii="宋体" w:hAnsi="宋体" w:hint="eastAsia"/>
            <w:noProof/>
            <w:sz w:val="24"/>
          </w:rPr>
          <w:t>开源技术</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_Toc461048041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6</w:t>
        </w:r>
        <w:r w:rsidR="00741E84" w:rsidRPr="00741E84">
          <w:rPr>
            <w:rStyle w:val="Hyperlink"/>
            <w:rFonts w:ascii="宋体" w:hAnsi="宋体"/>
            <w:webHidden/>
            <w:sz w:val="24"/>
          </w:rPr>
          <w:fldChar w:fldCharType="end"/>
        </w:r>
      </w:hyperlink>
    </w:p>
    <w:p w14:paraId="5B545102"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42" w:history="1">
        <w:r w:rsidR="00741E84" w:rsidRPr="00741E84">
          <w:rPr>
            <w:rStyle w:val="Hyperlink"/>
            <w:rFonts w:ascii="宋体" w:hAnsi="宋体"/>
            <w:i w:val="0"/>
            <w:noProof/>
            <w:sz w:val="24"/>
            <w:lang w:val="x-none" w:eastAsia="x-none"/>
          </w:rPr>
          <w:t>2.2.1</w:t>
        </w:r>
        <w:r w:rsidR="00741E84" w:rsidRPr="00741E84">
          <w:rPr>
            <w:rStyle w:val="Hyperlink"/>
            <w:rFonts w:ascii="宋体" w:hAnsi="宋体"/>
            <w:sz w:val="24"/>
            <w:lang w:val="x-none" w:eastAsia="x-none"/>
          </w:rPr>
          <w:tab/>
        </w:r>
        <w:r w:rsidR="00741E84" w:rsidRPr="00741E84">
          <w:rPr>
            <w:rStyle w:val="Hyperlink"/>
            <w:rFonts w:ascii="宋体" w:hAnsi="宋体"/>
            <w:i w:val="0"/>
            <w:noProof/>
            <w:sz w:val="24"/>
            <w:lang w:val="x-none" w:eastAsia="x-none"/>
          </w:rPr>
          <w:t>Thrift — RPC Framework</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_Toc461048042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7</w:t>
        </w:r>
        <w:r w:rsidR="00741E84" w:rsidRPr="00741E84">
          <w:rPr>
            <w:rStyle w:val="Hyperlink"/>
            <w:rFonts w:ascii="宋体" w:hAnsi="宋体"/>
            <w:i w:val="0"/>
            <w:webHidden/>
            <w:sz w:val="24"/>
            <w:lang w:val="x-none" w:eastAsia="x-none"/>
          </w:rPr>
          <w:fldChar w:fldCharType="end"/>
        </w:r>
      </w:hyperlink>
    </w:p>
    <w:p w14:paraId="4CB49151"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43" w:history="1">
        <w:r w:rsidR="00741E84" w:rsidRPr="00741E84">
          <w:rPr>
            <w:rStyle w:val="Hyperlink"/>
            <w:rFonts w:ascii="宋体" w:hAnsi="宋体"/>
            <w:i w:val="0"/>
            <w:noProof/>
            <w:sz w:val="24"/>
            <w:lang w:val="x-none" w:eastAsia="x-none"/>
          </w:rPr>
          <w:t>2.2.2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分布式服务框架</w:t>
        </w:r>
        <w:r w:rsidR="00741E84" w:rsidRPr="00741E84">
          <w:rPr>
            <w:rStyle w:val="Hyperlink"/>
            <w:rFonts w:ascii="宋体" w:hAnsi="宋体"/>
            <w:i w:val="0"/>
            <w:noProof/>
            <w:sz w:val="24"/>
            <w:lang w:val="x-none" w:eastAsia="x-none"/>
          </w:rPr>
          <w:t xml:space="preserve"> Zookeeper</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_Toc461048043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7</w:t>
        </w:r>
        <w:r w:rsidR="00741E84" w:rsidRPr="00741E84">
          <w:rPr>
            <w:rStyle w:val="Hyperlink"/>
            <w:rFonts w:ascii="宋体" w:hAnsi="宋体"/>
            <w:i w:val="0"/>
            <w:webHidden/>
            <w:sz w:val="24"/>
            <w:lang w:val="x-none" w:eastAsia="x-none"/>
          </w:rPr>
          <w:fldChar w:fldCharType="end"/>
        </w:r>
      </w:hyperlink>
    </w:p>
    <w:p w14:paraId="4637B73A"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44" w:history="1">
        <w:r w:rsidR="00741E84" w:rsidRPr="00741E84">
          <w:rPr>
            <w:rStyle w:val="Hyperlink"/>
            <w:rFonts w:ascii="宋体" w:hAnsi="宋体"/>
            <w:i w:val="0"/>
            <w:noProof/>
            <w:sz w:val="24"/>
            <w:lang w:val="x-none" w:eastAsia="x-none"/>
          </w:rPr>
          <w:t>2.2.3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服务器缓存服务</w:t>
        </w:r>
        <w:r w:rsidR="00741E84" w:rsidRPr="00741E84">
          <w:rPr>
            <w:rStyle w:val="Hyperlink"/>
            <w:rFonts w:ascii="宋体" w:hAnsi="宋体"/>
            <w:i w:val="0"/>
            <w:noProof/>
            <w:sz w:val="24"/>
            <w:lang w:val="x-none" w:eastAsia="x-none"/>
          </w:rPr>
          <w:t xml:space="preserve">  Redis</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_Toc461048044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8</w:t>
        </w:r>
        <w:r w:rsidR="00741E84" w:rsidRPr="00741E84">
          <w:rPr>
            <w:rStyle w:val="Hyperlink"/>
            <w:rFonts w:ascii="宋体" w:hAnsi="宋体"/>
            <w:i w:val="0"/>
            <w:webHidden/>
            <w:sz w:val="24"/>
            <w:lang w:val="x-none" w:eastAsia="x-none"/>
          </w:rPr>
          <w:fldChar w:fldCharType="end"/>
        </w:r>
      </w:hyperlink>
    </w:p>
    <w:p w14:paraId="627D0E00"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45" w:history="1">
        <w:r w:rsidR="00741E84" w:rsidRPr="00741E84">
          <w:rPr>
            <w:rStyle w:val="Hyperlink"/>
            <w:rFonts w:ascii="宋体" w:hAnsi="宋体"/>
            <w:i w:val="0"/>
            <w:noProof/>
            <w:sz w:val="24"/>
            <w:lang w:val="x-none" w:eastAsia="x-none"/>
          </w:rPr>
          <w:t>2.2.4</w:t>
        </w:r>
        <w:r w:rsidR="00741E84" w:rsidRPr="00741E84">
          <w:rPr>
            <w:rStyle w:val="Hyperlink"/>
            <w:rFonts w:ascii="宋体" w:hAnsi="宋体"/>
            <w:sz w:val="24"/>
            <w:lang w:val="x-none" w:eastAsia="x-none"/>
          </w:rPr>
          <w:tab/>
        </w:r>
        <w:r w:rsidR="00741E84" w:rsidRPr="00741E84">
          <w:rPr>
            <w:rStyle w:val="Hyperlink"/>
            <w:rFonts w:ascii="宋体" w:hAnsi="宋体"/>
            <w:i w:val="0"/>
            <w:noProof/>
            <w:sz w:val="24"/>
            <w:lang w:val="x-none" w:eastAsia="x-none"/>
          </w:rPr>
          <w:t>NoSQL</w:t>
        </w:r>
        <w:r w:rsidR="00741E84" w:rsidRPr="00741E84">
          <w:rPr>
            <w:rStyle w:val="Hyperlink"/>
            <w:rFonts w:ascii="宋体" w:hAnsi="宋体" w:hint="eastAsia"/>
            <w:i w:val="0"/>
            <w:noProof/>
            <w:sz w:val="24"/>
            <w:lang w:val="x-none" w:eastAsia="x-none"/>
          </w:rPr>
          <w:t>数据库</w:t>
        </w:r>
        <w:r w:rsidR="00741E84" w:rsidRPr="00741E84">
          <w:rPr>
            <w:rStyle w:val="Hyperlink"/>
            <w:rFonts w:ascii="宋体" w:hAnsi="宋体"/>
            <w:i w:val="0"/>
            <w:noProof/>
            <w:sz w:val="24"/>
            <w:lang w:val="x-none" w:eastAsia="x-none"/>
          </w:rPr>
          <w:t xml:space="preserve"> MongoDB</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_Toc461048045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8</w:t>
        </w:r>
        <w:r w:rsidR="00741E84" w:rsidRPr="00741E84">
          <w:rPr>
            <w:rStyle w:val="Hyperlink"/>
            <w:rFonts w:ascii="宋体" w:hAnsi="宋体"/>
            <w:i w:val="0"/>
            <w:webHidden/>
            <w:sz w:val="24"/>
            <w:lang w:val="x-none" w:eastAsia="x-none"/>
          </w:rPr>
          <w:fldChar w:fldCharType="end"/>
        </w:r>
      </w:hyperlink>
    </w:p>
    <w:p w14:paraId="728EFF59"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46" w:history="1">
        <w:r w:rsidR="00741E84" w:rsidRPr="00741E84">
          <w:rPr>
            <w:rStyle w:val="Hyperlink"/>
            <w:rFonts w:ascii="宋体" w:hAnsi="宋体"/>
            <w:i w:val="0"/>
            <w:noProof/>
            <w:sz w:val="24"/>
            <w:lang w:val="x-none" w:eastAsia="x-none"/>
          </w:rPr>
          <w:t>2.2.5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高性能</w:t>
        </w:r>
        <w:r w:rsidR="00741E84" w:rsidRPr="00741E84">
          <w:rPr>
            <w:rStyle w:val="Hyperlink"/>
            <w:rFonts w:ascii="宋体" w:hAnsi="宋体"/>
            <w:i w:val="0"/>
            <w:noProof/>
            <w:sz w:val="24"/>
            <w:lang w:val="x-none" w:eastAsia="x-none"/>
          </w:rPr>
          <w:t>HTTP</w:t>
        </w:r>
        <w:r w:rsidR="00741E84" w:rsidRPr="00741E84">
          <w:rPr>
            <w:rStyle w:val="Hyperlink"/>
            <w:rFonts w:ascii="宋体" w:hAnsi="宋体" w:hint="eastAsia"/>
            <w:i w:val="0"/>
            <w:noProof/>
            <w:sz w:val="24"/>
            <w:lang w:val="x-none" w:eastAsia="x-none"/>
          </w:rPr>
          <w:t>服务器</w:t>
        </w:r>
        <w:r w:rsidR="00741E84" w:rsidRPr="00741E84">
          <w:rPr>
            <w:rStyle w:val="Hyperlink"/>
            <w:rFonts w:ascii="宋体" w:hAnsi="宋体"/>
            <w:i w:val="0"/>
            <w:noProof/>
            <w:sz w:val="24"/>
            <w:lang w:val="x-none" w:eastAsia="x-none"/>
          </w:rPr>
          <w:t>Nginx</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_Toc461048046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9</w:t>
        </w:r>
        <w:r w:rsidR="00741E84" w:rsidRPr="00741E84">
          <w:rPr>
            <w:rStyle w:val="Hyperlink"/>
            <w:rFonts w:ascii="宋体" w:hAnsi="宋体"/>
            <w:i w:val="0"/>
            <w:webHidden/>
            <w:sz w:val="24"/>
            <w:lang w:val="x-none" w:eastAsia="x-none"/>
          </w:rPr>
          <w:fldChar w:fldCharType="end"/>
        </w:r>
      </w:hyperlink>
    </w:p>
    <w:p w14:paraId="72E6E201"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47" w:history="1">
        <w:r w:rsidR="00741E84" w:rsidRPr="00741E84">
          <w:rPr>
            <w:rStyle w:val="Hyperlink"/>
            <w:rFonts w:ascii="宋体" w:hAnsi="宋体"/>
            <w:noProof/>
            <w:sz w:val="24"/>
          </w:rPr>
          <w:t>2.3</w:t>
        </w:r>
        <w:r w:rsidR="00741E84" w:rsidRPr="00741E84">
          <w:rPr>
            <w:rStyle w:val="Hyperlink"/>
            <w:rFonts w:ascii="宋体" w:hAnsi="宋体"/>
            <w:sz w:val="24"/>
          </w:rPr>
          <w:tab/>
        </w:r>
        <w:r w:rsidR="00741E84" w:rsidRPr="00741E84">
          <w:rPr>
            <w:rStyle w:val="Hyperlink"/>
            <w:rFonts w:ascii="宋体" w:hAnsi="宋体" w:hint="eastAsia"/>
            <w:noProof/>
            <w:sz w:val="24"/>
          </w:rPr>
          <w:t>本章小结</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_Toc461048047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9</w:t>
        </w:r>
        <w:r w:rsidR="00741E84" w:rsidRPr="00741E84">
          <w:rPr>
            <w:rStyle w:val="Hyperlink"/>
            <w:rFonts w:ascii="宋体" w:hAnsi="宋体"/>
            <w:webHidden/>
            <w:sz w:val="24"/>
          </w:rPr>
          <w:fldChar w:fldCharType="end"/>
        </w:r>
      </w:hyperlink>
    </w:p>
    <w:p w14:paraId="1E793721" w14:textId="77777777" w:rsidR="00741E84" w:rsidRPr="00741E84" w:rsidRDefault="00F20C13" w:rsidP="00741E84">
      <w:pPr>
        <w:pStyle w:val="TOC1"/>
        <w:tabs>
          <w:tab w:val="right" w:leader="dot" w:pos="8296"/>
        </w:tabs>
        <w:ind w:firstLine="0"/>
        <w:rPr>
          <w:rStyle w:val="Hyperlink"/>
          <w:rFonts w:ascii="宋体" w:hAnsi="宋体"/>
          <w:sz w:val="24"/>
        </w:rPr>
      </w:pPr>
      <w:hyperlink w:anchor="_Toc461048048" w:history="1">
        <w:r w:rsidR="00741E84" w:rsidRPr="00741E84">
          <w:rPr>
            <w:rStyle w:val="Hyperlink"/>
            <w:rFonts w:ascii="宋体" w:hAnsi="宋体" w:hint="eastAsia"/>
            <w:noProof/>
            <w:sz w:val="24"/>
          </w:rPr>
          <w:t>第三章</w:t>
        </w:r>
        <w:r w:rsidR="00741E84" w:rsidRPr="00741E84">
          <w:rPr>
            <w:rStyle w:val="Hyperlink"/>
            <w:rFonts w:ascii="宋体" w:hAnsi="宋体"/>
            <w:noProof/>
            <w:sz w:val="24"/>
          </w:rPr>
          <w:t xml:space="preserve"> </w:t>
        </w:r>
        <w:r w:rsidR="00741E84" w:rsidRPr="00741E84">
          <w:rPr>
            <w:rStyle w:val="Hyperlink"/>
            <w:rFonts w:ascii="宋体" w:hAnsi="宋体" w:hint="eastAsia"/>
            <w:noProof/>
            <w:sz w:val="24"/>
          </w:rPr>
          <w:t>工作圈的需求分析</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_Toc461048048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10</w:t>
        </w:r>
        <w:r w:rsidR="00741E84" w:rsidRPr="00741E84">
          <w:rPr>
            <w:rStyle w:val="Hyperlink"/>
            <w:rFonts w:ascii="宋体" w:hAnsi="宋体"/>
            <w:webHidden/>
            <w:sz w:val="24"/>
          </w:rPr>
          <w:fldChar w:fldCharType="end"/>
        </w:r>
      </w:hyperlink>
    </w:p>
    <w:p w14:paraId="2B449CB8"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49" w:history="1">
        <w:r w:rsidR="00741E84" w:rsidRPr="00741E84">
          <w:rPr>
            <w:rStyle w:val="Hyperlink"/>
            <w:rFonts w:ascii="宋体" w:hAnsi="宋体"/>
            <w:noProof/>
            <w:sz w:val="24"/>
          </w:rPr>
          <w:t>3.1</w:t>
        </w:r>
        <w:r w:rsidR="00741E84" w:rsidRPr="00741E84">
          <w:rPr>
            <w:rStyle w:val="Hyperlink"/>
            <w:rFonts w:ascii="宋体" w:hAnsi="宋体"/>
            <w:sz w:val="24"/>
          </w:rPr>
          <w:tab/>
        </w:r>
        <w:r w:rsidR="00741E84" w:rsidRPr="00741E84">
          <w:rPr>
            <w:rStyle w:val="Hyperlink"/>
            <w:rFonts w:ascii="宋体" w:hAnsi="宋体" w:hint="eastAsia"/>
            <w:noProof/>
            <w:sz w:val="24"/>
          </w:rPr>
          <w:t>系统用户角色分析</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_Toc461048049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11</w:t>
        </w:r>
        <w:r w:rsidR="00741E84" w:rsidRPr="00741E84">
          <w:rPr>
            <w:rStyle w:val="Hyperlink"/>
            <w:rFonts w:ascii="宋体" w:hAnsi="宋体"/>
            <w:webHidden/>
            <w:sz w:val="24"/>
          </w:rPr>
          <w:fldChar w:fldCharType="end"/>
        </w:r>
      </w:hyperlink>
    </w:p>
    <w:p w14:paraId="023D0D5F"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50" w:history="1">
        <w:r w:rsidR="00741E84" w:rsidRPr="00741E84">
          <w:rPr>
            <w:rStyle w:val="Hyperlink"/>
            <w:rFonts w:ascii="宋体" w:hAnsi="宋体"/>
            <w:noProof/>
            <w:sz w:val="24"/>
          </w:rPr>
          <w:t>3.2</w:t>
        </w:r>
        <w:r w:rsidR="00741E84" w:rsidRPr="00741E84">
          <w:rPr>
            <w:rStyle w:val="Hyperlink"/>
            <w:rFonts w:ascii="宋体" w:hAnsi="宋体"/>
            <w:sz w:val="24"/>
          </w:rPr>
          <w:tab/>
        </w:r>
        <w:r w:rsidR="00741E84" w:rsidRPr="00741E84">
          <w:rPr>
            <w:rStyle w:val="Hyperlink"/>
            <w:rFonts w:ascii="宋体" w:hAnsi="宋体" w:hint="eastAsia"/>
            <w:noProof/>
            <w:sz w:val="24"/>
          </w:rPr>
          <w:t>系统功能需求分析</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_Toc461048050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12</w:t>
        </w:r>
        <w:r w:rsidR="00741E84" w:rsidRPr="00741E84">
          <w:rPr>
            <w:rStyle w:val="Hyperlink"/>
            <w:rFonts w:ascii="宋体" w:hAnsi="宋体"/>
            <w:webHidden/>
            <w:sz w:val="24"/>
          </w:rPr>
          <w:fldChar w:fldCharType="end"/>
        </w:r>
      </w:hyperlink>
    </w:p>
    <w:p w14:paraId="7B36B6C5"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51" w:history="1">
        <w:r w:rsidR="00741E84" w:rsidRPr="00741E84">
          <w:rPr>
            <w:rStyle w:val="Hyperlink"/>
            <w:rFonts w:ascii="宋体" w:hAnsi="宋体"/>
            <w:i w:val="0"/>
            <w:noProof/>
            <w:sz w:val="24"/>
            <w:lang w:val="x-none" w:eastAsia="x-none"/>
          </w:rPr>
          <w:t>3.2.1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用户账户管理与企业管理</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_Toc461048051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12</w:t>
        </w:r>
        <w:r w:rsidR="00741E84" w:rsidRPr="00741E84">
          <w:rPr>
            <w:rStyle w:val="Hyperlink"/>
            <w:rFonts w:ascii="宋体" w:hAnsi="宋体"/>
            <w:i w:val="0"/>
            <w:webHidden/>
            <w:sz w:val="24"/>
            <w:lang w:val="x-none" w:eastAsia="x-none"/>
          </w:rPr>
          <w:fldChar w:fldCharType="end"/>
        </w:r>
      </w:hyperlink>
    </w:p>
    <w:p w14:paraId="7D0EABC9"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52" w:history="1">
        <w:r w:rsidR="00741E84" w:rsidRPr="00741E84">
          <w:rPr>
            <w:rStyle w:val="Hyperlink"/>
            <w:rFonts w:ascii="宋体" w:hAnsi="宋体"/>
            <w:i w:val="0"/>
            <w:noProof/>
            <w:sz w:val="24"/>
            <w:lang w:val="x-none" w:eastAsia="x-none"/>
          </w:rPr>
          <w:t>3.2.2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圈子与帖子管理</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_Toc461048052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13</w:t>
        </w:r>
        <w:r w:rsidR="00741E84" w:rsidRPr="00741E84">
          <w:rPr>
            <w:rStyle w:val="Hyperlink"/>
            <w:rFonts w:ascii="宋体" w:hAnsi="宋体"/>
            <w:i w:val="0"/>
            <w:webHidden/>
            <w:sz w:val="24"/>
            <w:lang w:val="x-none" w:eastAsia="x-none"/>
          </w:rPr>
          <w:fldChar w:fldCharType="end"/>
        </w:r>
      </w:hyperlink>
    </w:p>
    <w:p w14:paraId="36E1377B"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53" w:history="1">
        <w:r w:rsidR="00741E84" w:rsidRPr="00741E84">
          <w:rPr>
            <w:rStyle w:val="Hyperlink"/>
            <w:rFonts w:ascii="宋体" w:hAnsi="宋体"/>
            <w:i w:val="0"/>
            <w:noProof/>
            <w:sz w:val="24"/>
            <w:lang w:val="x-none" w:eastAsia="x-none"/>
          </w:rPr>
          <w:t>3.2.3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用户评论管理</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_Toc461048053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14</w:t>
        </w:r>
        <w:r w:rsidR="00741E84" w:rsidRPr="00741E84">
          <w:rPr>
            <w:rStyle w:val="Hyperlink"/>
            <w:rFonts w:ascii="宋体" w:hAnsi="宋体"/>
            <w:i w:val="0"/>
            <w:webHidden/>
            <w:sz w:val="24"/>
            <w:lang w:val="x-none" w:eastAsia="x-none"/>
          </w:rPr>
          <w:fldChar w:fldCharType="end"/>
        </w:r>
      </w:hyperlink>
    </w:p>
    <w:p w14:paraId="791A2E17"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54" w:history="1">
        <w:r w:rsidR="00741E84" w:rsidRPr="00741E84">
          <w:rPr>
            <w:rStyle w:val="Hyperlink"/>
            <w:rFonts w:ascii="宋体" w:hAnsi="宋体"/>
            <w:i w:val="0"/>
            <w:noProof/>
            <w:sz w:val="24"/>
            <w:lang w:val="x-none" w:eastAsia="x-none"/>
          </w:rPr>
          <w:t>3.2.4</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用户点赞管理</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_Toc461048054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14</w:t>
        </w:r>
        <w:r w:rsidR="00741E84" w:rsidRPr="00741E84">
          <w:rPr>
            <w:rStyle w:val="Hyperlink"/>
            <w:rFonts w:ascii="宋体" w:hAnsi="宋体"/>
            <w:i w:val="0"/>
            <w:webHidden/>
            <w:sz w:val="24"/>
            <w:lang w:val="x-none" w:eastAsia="x-none"/>
          </w:rPr>
          <w:fldChar w:fldCharType="end"/>
        </w:r>
      </w:hyperlink>
    </w:p>
    <w:p w14:paraId="7C672256"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55" w:history="1">
        <w:r w:rsidR="00741E84" w:rsidRPr="00741E84">
          <w:rPr>
            <w:rStyle w:val="Hyperlink"/>
            <w:rFonts w:ascii="宋体" w:hAnsi="宋体"/>
            <w:i w:val="0"/>
            <w:noProof/>
            <w:sz w:val="24"/>
            <w:lang w:val="x-none" w:eastAsia="x-none"/>
          </w:rPr>
          <w:t>3.2.5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工作功能</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_Toc461048055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14</w:t>
        </w:r>
        <w:r w:rsidR="00741E84" w:rsidRPr="00741E84">
          <w:rPr>
            <w:rStyle w:val="Hyperlink"/>
            <w:rFonts w:ascii="宋体" w:hAnsi="宋体"/>
            <w:i w:val="0"/>
            <w:webHidden/>
            <w:sz w:val="24"/>
            <w:lang w:val="x-none" w:eastAsia="x-none"/>
          </w:rPr>
          <w:fldChar w:fldCharType="end"/>
        </w:r>
      </w:hyperlink>
    </w:p>
    <w:p w14:paraId="1B9D325C"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56" w:history="1">
        <w:r w:rsidR="00741E84" w:rsidRPr="00741E84">
          <w:rPr>
            <w:rStyle w:val="Hyperlink"/>
            <w:rFonts w:ascii="宋体" w:hAnsi="宋体"/>
            <w:i w:val="0"/>
            <w:noProof/>
            <w:sz w:val="24"/>
            <w:lang w:val="x-none" w:eastAsia="x-none"/>
          </w:rPr>
          <w:t>3.2.6</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工作流引擎</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_Toc461048056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15</w:t>
        </w:r>
        <w:r w:rsidR="00741E84" w:rsidRPr="00741E84">
          <w:rPr>
            <w:rStyle w:val="Hyperlink"/>
            <w:rFonts w:ascii="宋体" w:hAnsi="宋体"/>
            <w:i w:val="0"/>
            <w:webHidden/>
            <w:sz w:val="24"/>
            <w:lang w:val="x-none" w:eastAsia="x-none"/>
          </w:rPr>
          <w:fldChar w:fldCharType="end"/>
        </w:r>
      </w:hyperlink>
    </w:p>
    <w:p w14:paraId="78A1A34C"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57" w:history="1">
        <w:r w:rsidR="00741E84" w:rsidRPr="00741E84">
          <w:rPr>
            <w:rStyle w:val="Hyperlink"/>
            <w:rFonts w:ascii="宋体" w:hAnsi="宋体"/>
            <w:i w:val="0"/>
            <w:noProof/>
            <w:sz w:val="24"/>
            <w:lang w:val="x-none" w:eastAsia="x-none"/>
          </w:rPr>
          <w:t>3.2.7</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即时通信（</w:t>
        </w:r>
        <w:r w:rsidR="00741E84" w:rsidRPr="00741E84">
          <w:rPr>
            <w:rStyle w:val="Hyperlink"/>
            <w:rFonts w:ascii="宋体" w:hAnsi="宋体"/>
            <w:i w:val="0"/>
            <w:noProof/>
            <w:sz w:val="24"/>
            <w:lang w:val="x-none" w:eastAsia="x-none"/>
          </w:rPr>
          <w:t>IM</w:t>
        </w:r>
        <w:r w:rsidR="00741E84" w:rsidRPr="00741E84">
          <w:rPr>
            <w:rStyle w:val="Hyperlink"/>
            <w:rFonts w:ascii="宋体" w:hAnsi="宋体" w:hint="eastAsia"/>
            <w:i w:val="0"/>
            <w:noProof/>
            <w:sz w:val="24"/>
            <w:lang w:val="x-none" w:eastAsia="x-none"/>
          </w:rPr>
          <w:t>）</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_Toc461048057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16</w:t>
        </w:r>
        <w:r w:rsidR="00741E84" w:rsidRPr="00741E84">
          <w:rPr>
            <w:rStyle w:val="Hyperlink"/>
            <w:rFonts w:ascii="宋体" w:hAnsi="宋体"/>
            <w:i w:val="0"/>
            <w:webHidden/>
            <w:sz w:val="24"/>
            <w:lang w:val="x-none" w:eastAsia="x-none"/>
          </w:rPr>
          <w:fldChar w:fldCharType="end"/>
        </w:r>
      </w:hyperlink>
    </w:p>
    <w:p w14:paraId="6C029D6F"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58" w:history="1">
        <w:r w:rsidR="00741E84" w:rsidRPr="00741E84">
          <w:rPr>
            <w:rStyle w:val="Hyperlink"/>
            <w:rFonts w:ascii="宋体" w:hAnsi="宋体"/>
            <w:noProof/>
            <w:sz w:val="24"/>
          </w:rPr>
          <w:t>3.3</w:t>
        </w:r>
        <w:r w:rsidR="00741E84" w:rsidRPr="00741E84">
          <w:rPr>
            <w:rStyle w:val="Hyperlink"/>
            <w:rFonts w:ascii="宋体" w:hAnsi="宋体"/>
            <w:sz w:val="24"/>
          </w:rPr>
          <w:tab/>
        </w:r>
        <w:r w:rsidR="00741E84" w:rsidRPr="00741E84">
          <w:rPr>
            <w:rStyle w:val="Hyperlink"/>
            <w:rFonts w:ascii="宋体" w:hAnsi="宋体" w:hint="eastAsia"/>
            <w:noProof/>
            <w:sz w:val="24"/>
          </w:rPr>
          <w:t>系统的非功能需求分析</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_Toc461048058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16</w:t>
        </w:r>
        <w:r w:rsidR="00741E84" w:rsidRPr="00741E84">
          <w:rPr>
            <w:rStyle w:val="Hyperlink"/>
            <w:rFonts w:ascii="宋体" w:hAnsi="宋体"/>
            <w:webHidden/>
            <w:sz w:val="24"/>
          </w:rPr>
          <w:fldChar w:fldCharType="end"/>
        </w:r>
      </w:hyperlink>
    </w:p>
    <w:p w14:paraId="3B5E8ADC"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59" w:history="1">
        <w:r w:rsidR="00741E84" w:rsidRPr="00741E84">
          <w:rPr>
            <w:rStyle w:val="Hyperlink"/>
            <w:rFonts w:ascii="宋体" w:hAnsi="宋体"/>
            <w:i w:val="0"/>
            <w:noProof/>
            <w:sz w:val="24"/>
            <w:lang w:val="x-none" w:eastAsia="x-none"/>
          </w:rPr>
          <w:t>3.3.1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数据存储持久性</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_Toc461048059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16</w:t>
        </w:r>
        <w:r w:rsidR="00741E84" w:rsidRPr="00741E84">
          <w:rPr>
            <w:rStyle w:val="Hyperlink"/>
            <w:rFonts w:ascii="宋体" w:hAnsi="宋体"/>
            <w:i w:val="0"/>
            <w:webHidden/>
            <w:sz w:val="24"/>
            <w:lang w:val="x-none" w:eastAsia="x-none"/>
          </w:rPr>
          <w:fldChar w:fldCharType="end"/>
        </w:r>
      </w:hyperlink>
    </w:p>
    <w:p w14:paraId="3501E42D"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60" w:history="1">
        <w:r w:rsidR="00741E84" w:rsidRPr="00741E84">
          <w:rPr>
            <w:rStyle w:val="Hyperlink"/>
            <w:rFonts w:ascii="宋体" w:hAnsi="宋体"/>
            <w:i w:val="0"/>
            <w:noProof/>
            <w:sz w:val="24"/>
            <w:lang w:val="x-none" w:eastAsia="x-none"/>
          </w:rPr>
          <w:t>3.3.2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数据可迁移性</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_Toc461048060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16</w:t>
        </w:r>
        <w:r w:rsidR="00741E84" w:rsidRPr="00741E84">
          <w:rPr>
            <w:rStyle w:val="Hyperlink"/>
            <w:rFonts w:ascii="宋体" w:hAnsi="宋体"/>
            <w:i w:val="0"/>
            <w:webHidden/>
            <w:sz w:val="24"/>
            <w:lang w:val="x-none" w:eastAsia="x-none"/>
          </w:rPr>
          <w:fldChar w:fldCharType="end"/>
        </w:r>
      </w:hyperlink>
    </w:p>
    <w:p w14:paraId="249B6C6A"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61" w:history="1">
        <w:r w:rsidR="00741E84" w:rsidRPr="00741E84">
          <w:rPr>
            <w:rStyle w:val="Hyperlink"/>
            <w:rFonts w:ascii="宋体" w:hAnsi="宋体"/>
            <w:i w:val="0"/>
            <w:noProof/>
            <w:sz w:val="24"/>
            <w:lang w:val="x-none" w:eastAsia="x-none"/>
          </w:rPr>
          <w:t>3.3.3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数据私密性</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_Toc461048061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16</w:t>
        </w:r>
        <w:r w:rsidR="00741E84" w:rsidRPr="00741E84">
          <w:rPr>
            <w:rStyle w:val="Hyperlink"/>
            <w:rFonts w:ascii="宋体" w:hAnsi="宋体"/>
            <w:i w:val="0"/>
            <w:webHidden/>
            <w:sz w:val="24"/>
            <w:lang w:val="x-none" w:eastAsia="x-none"/>
          </w:rPr>
          <w:fldChar w:fldCharType="end"/>
        </w:r>
      </w:hyperlink>
    </w:p>
    <w:p w14:paraId="799ADEB8"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62" w:history="1">
        <w:r w:rsidR="00741E84" w:rsidRPr="00741E84">
          <w:rPr>
            <w:rStyle w:val="Hyperlink"/>
            <w:rFonts w:ascii="宋体" w:hAnsi="宋体"/>
            <w:i w:val="0"/>
            <w:noProof/>
            <w:sz w:val="24"/>
            <w:lang w:val="x-none" w:eastAsia="x-none"/>
          </w:rPr>
          <w:t>3.3.4</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服务可用性</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_Toc461048062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16</w:t>
        </w:r>
        <w:r w:rsidR="00741E84" w:rsidRPr="00741E84">
          <w:rPr>
            <w:rStyle w:val="Hyperlink"/>
            <w:rFonts w:ascii="宋体" w:hAnsi="宋体"/>
            <w:i w:val="0"/>
            <w:webHidden/>
            <w:sz w:val="24"/>
            <w:lang w:val="x-none" w:eastAsia="x-none"/>
          </w:rPr>
          <w:fldChar w:fldCharType="end"/>
        </w:r>
      </w:hyperlink>
    </w:p>
    <w:p w14:paraId="455F2C3C"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63" w:history="1">
        <w:r w:rsidR="00741E84" w:rsidRPr="00741E84">
          <w:rPr>
            <w:rStyle w:val="Hyperlink"/>
            <w:rFonts w:ascii="宋体" w:hAnsi="宋体"/>
            <w:i w:val="0"/>
            <w:noProof/>
            <w:sz w:val="24"/>
            <w:lang w:val="x-none" w:eastAsia="x-none"/>
          </w:rPr>
          <w:t>3.3.5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故障恢复能力</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_Toc461048063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17</w:t>
        </w:r>
        <w:r w:rsidR="00741E84" w:rsidRPr="00741E84">
          <w:rPr>
            <w:rStyle w:val="Hyperlink"/>
            <w:rFonts w:ascii="宋体" w:hAnsi="宋体"/>
            <w:i w:val="0"/>
            <w:webHidden/>
            <w:sz w:val="24"/>
            <w:lang w:val="x-none" w:eastAsia="x-none"/>
          </w:rPr>
          <w:fldChar w:fldCharType="end"/>
        </w:r>
      </w:hyperlink>
    </w:p>
    <w:p w14:paraId="6F30C925"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64" w:history="1">
        <w:r w:rsidR="00741E84" w:rsidRPr="00741E84">
          <w:rPr>
            <w:rStyle w:val="Hyperlink"/>
            <w:rFonts w:ascii="宋体" w:hAnsi="宋体"/>
            <w:noProof/>
            <w:sz w:val="24"/>
          </w:rPr>
          <w:t>3.4</w:t>
        </w:r>
        <w:r w:rsidR="00741E84" w:rsidRPr="00741E84">
          <w:rPr>
            <w:rStyle w:val="Hyperlink"/>
            <w:rFonts w:ascii="宋体" w:hAnsi="宋体"/>
            <w:sz w:val="24"/>
          </w:rPr>
          <w:tab/>
        </w:r>
        <w:r w:rsidR="00741E84" w:rsidRPr="00741E84">
          <w:rPr>
            <w:rStyle w:val="Hyperlink"/>
            <w:rFonts w:ascii="宋体" w:hAnsi="宋体" w:hint="eastAsia"/>
            <w:noProof/>
            <w:sz w:val="24"/>
          </w:rPr>
          <w:t>本章小结</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_Toc461048064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17</w:t>
        </w:r>
        <w:r w:rsidR="00741E84" w:rsidRPr="00741E84">
          <w:rPr>
            <w:rStyle w:val="Hyperlink"/>
            <w:rFonts w:ascii="宋体" w:hAnsi="宋体"/>
            <w:webHidden/>
            <w:sz w:val="24"/>
          </w:rPr>
          <w:fldChar w:fldCharType="end"/>
        </w:r>
      </w:hyperlink>
    </w:p>
    <w:p w14:paraId="3DA177FE" w14:textId="77777777" w:rsidR="00741E84" w:rsidRPr="00741E84" w:rsidRDefault="00F20C13" w:rsidP="00741E84">
      <w:pPr>
        <w:pStyle w:val="TOC1"/>
        <w:tabs>
          <w:tab w:val="right" w:leader="dot" w:pos="8296"/>
        </w:tabs>
        <w:ind w:firstLine="0"/>
        <w:rPr>
          <w:rStyle w:val="Hyperlink"/>
          <w:rFonts w:ascii="宋体" w:hAnsi="宋体"/>
          <w:sz w:val="24"/>
        </w:rPr>
      </w:pPr>
      <w:hyperlink w:anchor="_Toc461048065" w:history="1">
        <w:r w:rsidR="00741E84" w:rsidRPr="00741E84">
          <w:rPr>
            <w:rStyle w:val="Hyperlink"/>
            <w:rFonts w:ascii="宋体" w:hAnsi="宋体" w:hint="eastAsia"/>
            <w:noProof/>
            <w:sz w:val="24"/>
          </w:rPr>
          <w:t>第四章</w:t>
        </w:r>
        <w:r w:rsidR="00741E84" w:rsidRPr="00741E84">
          <w:rPr>
            <w:rStyle w:val="Hyperlink"/>
            <w:rFonts w:ascii="宋体" w:hAnsi="宋体"/>
            <w:noProof/>
            <w:sz w:val="24"/>
          </w:rPr>
          <w:t xml:space="preserve"> </w:t>
        </w:r>
        <w:r w:rsidR="00741E84" w:rsidRPr="00741E84">
          <w:rPr>
            <w:rStyle w:val="Hyperlink"/>
            <w:rFonts w:ascii="宋体" w:hAnsi="宋体" w:hint="eastAsia"/>
            <w:noProof/>
            <w:sz w:val="24"/>
          </w:rPr>
          <w:t>工作圈的总体设计</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_Toc461048065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18</w:t>
        </w:r>
        <w:r w:rsidR="00741E84" w:rsidRPr="00741E84">
          <w:rPr>
            <w:rStyle w:val="Hyperlink"/>
            <w:rFonts w:ascii="宋体" w:hAnsi="宋体"/>
            <w:webHidden/>
            <w:sz w:val="24"/>
          </w:rPr>
          <w:fldChar w:fldCharType="end"/>
        </w:r>
      </w:hyperlink>
    </w:p>
    <w:p w14:paraId="7685264F"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66" w:history="1">
        <w:r w:rsidR="00741E84" w:rsidRPr="00741E84">
          <w:rPr>
            <w:rStyle w:val="Hyperlink"/>
            <w:rFonts w:ascii="宋体" w:hAnsi="宋体"/>
            <w:noProof/>
            <w:sz w:val="24"/>
          </w:rPr>
          <w:t>4.1</w:t>
        </w:r>
        <w:r w:rsidR="00741E84" w:rsidRPr="00741E84">
          <w:rPr>
            <w:rStyle w:val="Hyperlink"/>
            <w:rFonts w:ascii="宋体" w:hAnsi="宋体"/>
            <w:sz w:val="24"/>
          </w:rPr>
          <w:tab/>
        </w:r>
        <w:r w:rsidR="00741E84" w:rsidRPr="00741E84">
          <w:rPr>
            <w:rStyle w:val="Hyperlink"/>
            <w:rFonts w:ascii="宋体" w:hAnsi="宋体" w:hint="eastAsia"/>
            <w:noProof/>
            <w:sz w:val="24"/>
          </w:rPr>
          <w:t>工作圈的设计目标</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_Toc461048066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18</w:t>
        </w:r>
        <w:r w:rsidR="00741E84" w:rsidRPr="00741E84">
          <w:rPr>
            <w:rStyle w:val="Hyperlink"/>
            <w:rFonts w:ascii="宋体" w:hAnsi="宋体"/>
            <w:webHidden/>
            <w:sz w:val="24"/>
          </w:rPr>
          <w:fldChar w:fldCharType="end"/>
        </w:r>
      </w:hyperlink>
    </w:p>
    <w:p w14:paraId="6D1B9923"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67" w:history="1">
        <w:r w:rsidR="00741E84" w:rsidRPr="00741E84">
          <w:rPr>
            <w:rStyle w:val="Hyperlink"/>
            <w:rFonts w:ascii="宋体" w:hAnsi="宋体"/>
            <w:noProof/>
            <w:sz w:val="24"/>
          </w:rPr>
          <w:t>4.2</w:t>
        </w:r>
        <w:r w:rsidR="00741E84" w:rsidRPr="00741E84">
          <w:rPr>
            <w:rStyle w:val="Hyperlink"/>
            <w:rFonts w:ascii="宋体" w:hAnsi="宋体"/>
            <w:sz w:val="24"/>
          </w:rPr>
          <w:tab/>
        </w:r>
        <w:r w:rsidR="00741E84" w:rsidRPr="00741E84">
          <w:rPr>
            <w:rStyle w:val="Hyperlink"/>
            <w:rFonts w:ascii="宋体" w:hAnsi="宋体" w:hint="eastAsia"/>
            <w:noProof/>
            <w:sz w:val="24"/>
          </w:rPr>
          <w:t>工作圈功能模块设计</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_Toc461048067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18</w:t>
        </w:r>
        <w:r w:rsidR="00741E84" w:rsidRPr="00741E84">
          <w:rPr>
            <w:rStyle w:val="Hyperlink"/>
            <w:rFonts w:ascii="宋体" w:hAnsi="宋体"/>
            <w:webHidden/>
            <w:sz w:val="24"/>
          </w:rPr>
          <w:fldChar w:fldCharType="end"/>
        </w:r>
      </w:hyperlink>
    </w:p>
    <w:p w14:paraId="56CEB80B"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68" w:history="1">
        <w:r w:rsidR="00741E84" w:rsidRPr="00741E84">
          <w:rPr>
            <w:rStyle w:val="Hyperlink"/>
            <w:rFonts w:ascii="宋体" w:hAnsi="宋体"/>
            <w:i w:val="0"/>
            <w:noProof/>
            <w:sz w:val="24"/>
            <w:lang w:val="x-none" w:eastAsia="x-none"/>
          </w:rPr>
          <w:t>4.2.1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功能总体划分</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_Toc461048068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18</w:t>
        </w:r>
        <w:r w:rsidR="00741E84" w:rsidRPr="00741E84">
          <w:rPr>
            <w:rStyle w:val="Hyperlink"/>
            <w:rFonts w:ascii="宋体" w:hAnsi="宋体"/>
            <w:i w:val="0"/>
            <w:webHidden/>
            <w:sz w:val="24"/>
            <w:lang w:val="x-none" w:eastAsia="x-none"/>
          </w:rPr>
          <w:fldChar w:fldCharType="end"/>
        </w:r>
      </w:hyperlink>
    </w:p>
    <w:p w14:paraId="5377603A"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69" w:history="1">
        <w:r w:rsidR="00741E84" w:rsidRPr="00741E84">
          <w:rPr>
            <w:rStyle w:val="Hyperlink"/>
            <w:rFonts w:ascii="宋体" w:hAnsi="宋体"/>
            <w:i w:val="0"/>
            <w:noProof/>
            <w:sz w:val="24"/>
            <w:lang w:val="x-none" w:eastAsia="x-none"/>
          </w:rPr>
          <w:t>4.2.2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用户账户模块</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_Toc461048069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20</w:t>
        </w:r>
        <w:r w:rsidR="00741E84" w:rsidRPr="00741E84">
          <w:rPr>
            <w:rStyle w:val="Hyperlink"/>
            <w:rFonts w:ascii="宋体" w:hAnsi="宋体"/>
            <w:i w:val="0"/>
            <w:webHidden/>
            <w:sz w:val="24"/>
            <w:lang w:val="x-none" w:eastAsia="x-none"/>
          </w:rPr>
          <w:fldChar w:fldCharType="end"/>
        </w:r>
      </w:hyperlink>
    </w:p>
    <w:p w14:paraId="25B36FEE"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70" w:history="1">
        <w:r w:rsidR="00741E84" w:rsidRPr="00741E84">
          <w:rPr>
            <w:rStyle w:val="Hyperlink"/>
            <w:rFonts w:ascii="宋体" w:hAnsi="宋体"/>
            <w:i w:val="0"/>
            <w:noProof/>
            <w:sz w:val="24"/>
            <w:lang w:val="x-none" w:eastAsia="x-none"/>
          </w:rPr>
          <w:t>4.2.3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圈子与帖子</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_Toc461048070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21</w:t>
        </w:r>
        <w:r w:rsidR="00741E84" w:rsidRPr="00741E84">
          <w:rPr>
            <w:rStyle w:val="Hyperlink"/>
            <w:rFonts w:ascii="宋体" w:hAnsi="宋体"/>
            <w:i w:val="0"/>
            <w:webHidden/>
            <w:sz w:val="24"/>
            <w:lang w:val="x-none" w:eastAsia="x-none"/>
          </w:rPr>
          <w:fldChar w:fldCharType="end"/>
        </w:r>
      </w:hyperlink>
    </w:p>
    <w:p w14:paraId="6FD9D5A6"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71" w:history="1">
        <w:r w:rsidR="00741E84" w:rsidRPr="00741E84">
          <w:rPr>
            <w:rStyle w:val="Hyperlink"/>
            <w:rFonts w:ascii="宋体" w:hAnsi="宋体"/>
            <w:i w:val="0"/>
            <w:noProof/>
            <w:sz w:val="24"/>
            <w:lang w:val="x-none" w:eastAsia="x-none"/>
          </w:rPr>
          <w:t>4.2.4</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评论</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_Toc461048071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21</w:t>
        </w:r>
        <w:r w:rsidR="00741E84" w:rsidRPr="00741E84">
          <w:rPr>
            <w:rStyle w:val="Hyperlink"/>
            <w:rFonts w:ascii="宋体" w:hAnsi="宋体"/>
            <w:i w:val="0"/>
            <w:webHidden/>
            <w:sz w:val="24"/>
            <w:lang w:val="x-none" w:eastAsia="x-none"/>
          </w:rPr>
          <w:fldChar w:fldCharType="end"/>
        </w:r>
      </w:hyperlink>
    </w:p>
    <w:p w14:paraId="12E6397E"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72" w:history="1">
        <w:r w:rsidR="00741E84" w:rsidRPr="00741E84">
          <w:rPr>
            <w:rStyle w:val="Hyperlink"/>
            <w:rFonts w:ascii="宋体" w:hAnsi="宋体"/>
            <w:i w:val="0"/>
            <w:noProof/>
            <w:sz w:val="24"/>
            <w:lang w:val="x-none" w:eastAsia="x-none"/>
          </w:rPr>
          <w:t>4.2.5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赞</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_Toc461048072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22</w:t>
        </w:r>
        <w:r w:rsidR="00741E84" w:rsidRPr="00741E84">
          <w:rPr>
            <w:rStyle w:val="Hyperlink"/>
            <w:rFonts w:ascii="宋体" w:hAnsi="宋体"/>
            <w:i w:val="0"/>
            <w:webHidden/>
            <w:sz w:val="24"/>
            <w:lang w:val="x-none" w:eastAsia="x-none"/>
          </w:rPr>
          <w:fldChar w:fldCharType="end"/>
        </w:r>
      </w:hyperlink>
    </w:p>
    <w:p w14:paraId="253857BD"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73" w:history="1">
        <w:r w:rsidR="00741E84" w:rsidRPr="00741E84">
          <w:rPr>
            <w:rStyle w:val="Hyperlink"/>
            <w:rFonts w:ascii="宋体" w:hAnsi="宋体"/>
            <w:i w:val="0"/>
            <w:noProof/>
            <w:sz w:val="24"/>
            <w:lang w:val="x-none" w:eastAsia="x-none"/>
          </w:rPr>
          <w:t>4.2.6</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工作应用</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_Toc461048073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22</w:t>
        </w:r>
        <w:r w:rsidR="00741E84" w:rsidRPr="00741E84">
          <w:rPr>
            <w:rStyle w:val="Hyperlink"/>
            <w:rFonts w:ascii="宋体" w:hAnsi="宋体"/>
            <w:i w:val="0"/>
            <w:webHidden/>
            <w:sz w:val="24"/>
            <w:lang w:val="x-none" w:eastAsia="x-none"/>
          </w:rPr>
          <w:fldChar w:fldCharType="end"/>
        </w:r>
      </w:hyperlink>
    </w:p>
    <w:p w14:paraId="7D8AB3A4"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74" w:history="1">
        <w:r w:rsidR="00741E84" w:rsidRPr="00741E84">
          <w:rPr>
            <w:rStyle w:val="Hyperlink"/>
            <w:rFonts w:ascii="宋体" w:hAnsi="宋体"/>
            <w:i w:val="0"/>
            <w:noProof/>
            <w:sz w:val="24"/>
            <w:lang w:val="x-none" w:eastAsia="x-none"/>
          </w:rPr>
          <w:t>4.2.7</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工作流引擎</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_Toc461048074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22</w:t>
        </w:r>
        <w:r w:rsidR="00741E84" w:rsidRPr="00741E84">
          <w:rPr>
            <w:rStyle w:val="Hyperlink"/>
            <w:rFonts w:ascii="宋体" w:hAnsi="宋体"/>
            <w:i w:val="0"/>
            <w:webHidden/>
            <w:sz w:val="24"/>
            <w:lang w:val="x-none" w:eastAsia="x-none"/>
          </w:rPr>
          <w:fldChar w:fldCharType="end"/>
        </w:r>
      </w:hyperlink>
    </w:p>
    <w:p w14:paraId="4D1A8D71"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75" w:history="1">
        <w:r w:rsidR="00741E84" w:rsidRPr="00741E84">
          <w:rPr>
            <w:rStyle w:val="Hyperlink"/>
            <w:rFonts w:ascii="宋体" w:hAnsi="宋体"/>
            <w:noProof/>
            <w:sz w:val="24"/>
          </w:rPr>
          <w:t>4.3</w:t>
        </w:r>
        <w:r w:rsidR="00741E84" w:rsidRPr="00741E84">
          <w:rPr>
            <w:rStyle w:val="Hyperlink"/>
            <w:rFonts w:ascii="宋体" w:hAnsi="宋体"/>
            <w:sz w:val="24"/>
          </w:rPr>
          <w:tab/>
        </w:r>
        <w:r w:rsidR="00741E84" w:rsidRPr="00741E84">
          <w:rPr>
            <w:rStyle w:val="Hyperlink"/>
            <w:rFonts w:ascii="宋体" w:hAnsi="宋体" w:hint="eastAsia"/>
            <w:noProof/>
            <w:sz w:val="24"/>
          </w:rPr>
          <w:t>数据库设计</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_Toc461048075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23</w:t>
        </w:r>
        <w:r w:rsidR="00741E84" w:rsidRPr="00741E84">
          <w:rPr>
            <w:rStyle w:val="Hyperlink"/>
            <w:rFonts w:ascii="宋体" w:hAnsi="宋体"/>
            <w:webHidden/>
            <w:sz w:val="24"/>
          </w:rPr>
          <w:fldChar w:fldCharType="end"/>
        </w:r>
      </w:hyperlink>
    </w:p>
    <w:p w14:paraId="0EB1136D"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76" w:history="1">
        <w:r w:rsidR="00741E84" w:rsidRPr="00741E84">
          <w:rPr>
            <w:rStyle w:val="Hyperlink"/>
            <w:rFonts w:ascii="宋体" w:hAnsi="宋体"/>
            <w:i w:val="0"/>
            <w:noProof/>
            <w:sz w:val="24"/>
            <w:lang w:val="x-none" w:eastAsia="x-none"/>
          </w:rPr>
          <w:t>4.3.1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用户账户模块数据设计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_Toc461048076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23</w:t>
        </w:r>
        <w:r w:rsidR="00741E84" w:rsidRPr="00741E84">
          <w:rPr>
            <w:rStyle w:val="Hyperlink"/>
            <w:rFonts w:ascii="宋体" w:hAnsi="宋体"/>
            <w:i w:val="0"/>
            <w:webHidden/>
            <w:sz w:val="24"/>
            <w:lang w:val="x-none" w:eastAsia="x-none"/>
          </w:rPr>
          <w:fldChar w:fldCharType="end"/>
        </w:r>
      </w:hyperlink>
    </w:p>
    <w:p w14:paraId="3A42FB3D"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77" w:history="1">
        <w:r w:rsidR="00741E84" w:rsidRPr="00741E84">
          <w:rPr>
            <w:rStyle w:val="Hyperlink"/>
            <w:rFonts w:ascii="宋体" w:hAnsi="宋体"/>
            <w:i w:val="0"/>
            <w:noProof/>
            <w:sz w:val="24"/>
            <w:lang w:val="x-none" w:eastAsia="x-none"/>
          </w:rPr>
          <w:t>4.3.2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圈子帖子模块数据设计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_Toc461048077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23</w:t>
        </w:r>
        <w:r w:rsidR="00741E84" w:rsidRPr="00741E84">
          <w:rPr>
            <w:rStyle w:val="Hyperlink"/>
            <w:rFonts w:ascii="宋体" w:hAnsi="宋体"/>
            <w:i w:val="0"/>
            <w:webHidden/>
            <w:sz w:val="24"/>
            <w:lang w:val="x-none" w:eastAsia="x-none"/>
          </w:rPr>
          <w:fldChar w:fldCharType="end"/>
        </w:r>
      </w:hyperlink>
    </w:p>
    <w:p w14:paraId="36AD274E"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78" w:history="1">
        <w:r w:rsidR="00741E84" w:rsidRPr="00741E84">
          <w:rPr>
            <w:rStyle w:val="Hyperlink"/>
            <w:rFonts w:ascii="宋体" w:hAnsi="宋体"/>
            <w:i w:val="0"/>
            <w:noProof/>
            <w:sz w:val="24"/>
            <w:lang w:val="x-none" w:eastAsia="x-none"/>
          </w:rPr>
          <w:t>4.3.3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评论模块数据设计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_Toc461048078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24</w:t>
        </w:r>
        <w:r w:rsidR="00741E84" w:rsidRPr="00741E84">
          <w:rPr>
            <w:rStyle w:val="Hyperlink"/>
            <w:rFonts w:ascii="宋体" w:hAnsi="宋体"/>
            <w:i w:val="0"/>
            <w:webHidden/>
            <w:sz w:val="24"/>
            <w:lang w:val="x-none" w:eastAsia="x-none"/>
          </w:rPr>
          <w:fldChar w:fldCharType="end"/>
        </w:r>
      </w:hyperlink>
    </w:p>
    <w:p w14:paraId="2BC9B481"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79" w:history="1">
        <w:r w:rsidR="00741E84" w:rsidRPr="00741E84">
          <w:rPr>
            <w:rStyle w:val="Hyperlink"/>
            <w:rFonts w:ascii="宋体" w:hAnsi="宋体"/>
            <w:i w:val="0"/>
            <w:noProof/>
            <w:sz w:val="24"/>
            <w:lang w:val="x-none" w:eastAsia="x-none"/>
          </w:rPr>
          <w:t>4.3.4</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赞模块数据设计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_Toc461048079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25</w:t>
        </w:r>
        <w:r w:rsidR="00741E84" w:rsidRPr="00741E84">
          <w:rPr>
            <w:rStyle w:val="Hyperlink"/>
            <w:rFonts w:ascii="宋体" w:hAnsi="宋体"/>
            <w:i w:val="0"/>
            <w:webHidden/>
            <w:sz w:val="24"/>
            <w:lang w:val="x-none" w:eastAsia="x-none"/>
          </w:rPr>
          <w:fldChar w:fldCharType="end"/>
        </w:r>
      </w:hyperlink>
    </w:p>
    <w:p w14:paraId="741E722E"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80" w:history="1">
        <w:r w:rsidR="00741E84" w:rsidRPr="00741E84">
          <w:rPr>
            <w:rStyle w:val="Hyperlink"/>
            <w:rFonts w:ascii="宋体" w:hAnsi="宋体"/>
            <w:i w:val="0"/>
            <w:noProof/>
            <w:sz w:val="24"/>
            <w:lang w:val="x-none" w:eastAsia="x-none"/>
          </w:rPr>
          <w:t>4.3.5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工作应用模块数据设计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_Toc461048080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25</w:t>
        </w:r>
        <w:r w:rsidR="00741E84" w:rsidRPr="00741E84">
          <w:rPr>
            <w:rStyle w:val="Hyperlink"/>
            <w:rFonts w:ascii="宋体" w:hAnsi="宋体"/>
            <w:i w:val="0"/>
            <w:webHidden/>
            <w:sz w:val="24"/>
            <w:lang w:val="x-none" w:eastAsia="x-none"/>
          </w:rPr>
          <w:fldChar w:fldCharType="end"/>
        </w:r>
      </w:hyperlink>
    </w:p>
    <w:p w14:paraId="4F0F4D30"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81" w:history="1">
        <w:r w:rsidR="00741E84" w:rsidRPr="00741E84">
          <w:rPr>
            <w:rStyle w:val="Hyperlink"/>
            <w:rFonts w:ascii="宋体" w:hAnsi="宋体"/>
            <w:i w:val="0"/>
            <w:noProof/>
            <w:sz w:val="24"/>
            <w:lang w:val="x-none" w:eastAsia="x-none"/>
          </w:rPr>
          <w:t>4.3.6</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工作流引擎模块数据设计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_Toc461048081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26</w:t>
        </w:r>
        <w:r w:rsidR="00741E84" w:rsidRPr="00741E84">
          <w:rPr>
            <w:rStyle w:val="Hyperlink"/>
            <w:rFonts w:ascii="宋体" w:hAnsi="宋体"/>
            <w:i w:val="0"/>
            <w:webHidden/>
            <w:sz w:val="24"/>
            <w:lang w:val="x-none" w:eastAsia="x-none"/>
          </w:rPr>
          <w:fldChar w:fldCharType="end"/>
        </w:r>
      </w:hyperlink>
    </w:p>
    <w:p w14:paraId="19111BA8"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82" w:history="1">
        <w:r w:rsidR="00741E84" w:rsidRPr="00741E84">
          <w:rPr>
            <w:rStyle w:val="Hyperlink"/>
            <w:rFonts w:ascii="宋体" w:hAnsi="宋体"/>
            <w:noProof/>
            <w:sz w:val="24"/>
          </w:rPr>
          <w:t>4.4</w:t>
        </w:r>
        <w:r w:rsidR="00741E84" w:rsidRPr="00741E84">
          <w:rPr>
            <w:rStyle w:val="Hyperlink"/>
            <w:rFonts w:ascii="宋体" w:hAnsi="宋体"/>
            <w:sz w:val="24"/>
          </w:rPr>
          <w:tab/>
        </w:r>
        <w:r w:rsidR="00741E84" w:rsidRPr="00741E84">
          <w:rPr>
            <w:rStyle w:val="Hyperlink"/>
            <w:rFonts w:ascii="宋体" w:hAnsi="宋体" w:hint="eastAsia"/>
            <w:noProof/>
            <w:sz w:val="24"/>
          </w:rPr>
          <w:t>工作圈技术框架设计</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_Toc461048082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27</w:t>
        </w:r>
        <w:r w:rsidR="00741E84" w:rsidRPr="00741E84">
          <w:rPr>
            <w:rStyle w:val="Hyperlink"/>
            <w:rFonts w:ascii="宋体" w:hAnsi="宋体"/>
            <w:webHidden/>
            <w:sz w:val="24"/>
          </w:rPr>
          <w:fldChar w:fldCharType="end"/>
        </w:r>
      </w:hyperlink>
    </w:p>
    <w:p w14:paraId="405EC11E"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83" w:history="1">
        <w:r w:rsidR="00741E84" w:rsidRPr="00741E84">
          <w:rPr>
            <w:rStyle w:val="Hyperlink"/>
            <w:rFonts w:ascii="宋体" w:hAnsi="宋体"/>
            <w:i w:val="0"/>
            <w:noProof/>
            <w:sz w:val="24"/>
            <w:lang w:val="x-none" w:eastAsia="x-none"/>
          </w:rPr>
          <w:t>4.4.1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工作圈整体技术架构</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_Toc461048083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27</w:t>
        </w:r>
        <w:r w:rsidR="00741E84" w:rsidRPr="00741E84">
          <w:rPr>
            <w:rStyle w:val="Hyperlink"/>
            <w:rFonts w:ascii="宋体" w:hAnsi="宋体"/>
            <w:i w:val="0"/>
            <w:webHidden/>
            <w:sz w:val="24"/>
            <w:lang w:val="x-none" w:eastAsia="x-none"/>
          </w:rPr>
          <w:fldChar w:fldCharType="end"/>
        </w:r>
      </w:hyperlink>
    </w:p>
    <w:p w14:paraId="0E236183"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84" w:history="1">
        <w:r w:rsidR="00741E84" w:rsidRPr="00741E84">
          <w:rPr>
            <w:rStyle w:val="Hyperlink"/>
            <w:rFonts w:ascii="宋体" w:hAnsi="宋体"/>
            <w:i w:val="0"/>
            <w:noProof/>
            <w:sz w:val="24"/>
            <w:lang w:val="x-none" w:eastAsia="x-none"/>
          </w:rPr>
          <w:t>4.4.2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工作圈</w:t>
        </w:r>
        <w:r w:rsidR="00741E84" w:rsidRPr="00741E84">
          <w:rPr>
            <w:rStyle w:val="Hyperlink"/>
            <w:rFonts w:ascii="宋体" w:hAnsi="宋体"/>
            <w:i w:val="0"/>
            <w:noProof/>
            <w:sz w:val="24"/>
            <w:lang w:val="x-none" w:eastAsia="x-none"/>
          </w:rPr>
          <w:t>Rest</w:t>
        </w:r>
        <w:r w:rsidR="00741E84" w:rsidRPr="00741E84">
          <w:rPr>
            <w:rStyle w:val="Hyperlink"/>
            <w:rFonts w:ascii="宋体" w:hAnsi="宋体" w:hint="eastAsia"/>
            <w:i w:val="0"/>
            <w:noProof/>
            <w:sz w:val="24"/>
            <w:lang w:val="x-none" w:eastAsia="x-none"/>
          </w:rPr>
          <w:t>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_Toc461048084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28</w:t>
        </w:r>
        <w:r w:rsidR="00741E84" w:rsidRPr="00741E84">
          <w:rPr>
            <w:rStyle w:val="Hyperlink"/>
            <w:rFonts w:ascii="宋体" w:hAnsi="宋体"/>
            <w:i w:val="0"/>
            <w:webHidden/>
            <w:sz w:val="24"/>
            <w:lang w:val="x-none" w:eastAsia="x-none"/>
          </w:rPr>
          <w:fldChar w:fldCharType="end"/>
        </w:r>
      </w:hyperlink>
    </w:p>
    <w:p w14:paraId="7E60883F"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85" w:history="1">
        <w:r w:rsidR="00741E84" w:rsidRPr="00741E84">
          <w:rPr>
            <w:rStyle w:val="Hyperlink"/>
            <w:rFonts w:ascii="宋体" w:hAnsi="宋体"/>
            <w:i w:val="0"/>
            <w:noProof/>
            <w:sz w:val="24"/>
            <w:lang w:val="x-none" w:eastAsia="x-none"/>
          </w:rPr>
          <w:t>4.4.3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分布式服务与自动化配置中心</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_Toc461048085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29</w:t>
        </w:r>
        <w:r w:rsidR="00741E84" w:rsidRPr="00741E84">
          <w:rPr>
            <w:rStyle w:val="Hyperlink"/>
            <w:rFonts w:ascii="宋体" w:hAnsi="宋体"/>
            <w:i w:val="0"/>
            <w:webHidden/>
            <w:sz w:val="24"/>
            <w:lang w:val="x-none" w:eastAsia="x-none"/>
          </w:rPr>
          <w:fldChar w:fldCharType="end"/>
        </w:r>
      </w:hyperlink>
    </w:p>
    <w:p w14:paraId="5857D8CA"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86" w:history="1">
        <w:r w:rsidR="00741E84" w:rsidRPr="00741E84">
          <w:rPr>
            <w:rStyle w:val="Hyperlink"/>
            <w:rFonts w:ascii="宋体" w:hAnsi="宋体"/>
            <w:i w:val="0"/>
            <w:noProof/>
            <w:sz w:val="24"/>
            <w:lang w:val="x-none" w:eastAsia="x-none"/>
          </w:rPr>
          <w:t>4.4.4</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数据分片</w:t>
        </w:r>
        <w:r w:rsidR="00741E84" w:rsidRPr="00741E84">
          <w:rPr>
            <w:rStyle w:val="Hyperlink"/>
            <w:rFonts w:ascii="宋体" w:hAnsi="宋体"/>
            <w:i w:val="0"/>
            <w:noProof/>
            <w:sz w:val="24"/>
            <w:lang w:val="x-none" w:eastAsia="x-none"/>
          </w:rPr>
          <w:t>(Data Sharding)</w:t>
        </w:r>
        <w:r w:rsidR="00741E84" w:rsidRPr="00741E84">
          <w:rPr>
            <w:rStyle w:val="Hyperlink"/>
            <w:rFonts w:ascii="宋体" w:hAnsi="宋体" w:hint="eastAsia"/>
            <w:i w:val="0"/>
            <w:noProof/>
            <w:sz w:val="24"/>
            <w:lang w:val="x-none" w:eastAsia="x-none"/>
          </w:rPr>
          <w:t>与数据索引中心</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_Toc461048086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32</w:t>
        </w:r>
        <w:r w:rsidR="00741E84" w:rsidRPr="00741E84">
          <w:rPr>
            <w:rStyle w:val="Hyperlink"/>
            <w:rFonts w:ascii="宋体" w:hAnsi="宋体"/>
            <w:i w:val="0"/>
            <w:webHidden/>
            <w:sz w:val="24"/>
            <w:lang w:val="x-none" w:eastAsia="x-none"/>
          </w:rPr>
          <w:fldChar w:fldCharType="end"/>
        </w:r>
      </w:hyperlink>
    </w:p>
    <w:p w14:paraId="3D24999F"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87" w:history="1">
        <w:r w:rsidR="00741E84" w:rsidRPr="00741E84">
          <w:rPr>
            <w:rStyle w:val="Hyperlink"/>
            <w:rFonts w:ascii="宋体" w:hAnsi="宋体"/>
            <w:i w:val="0"/>
            <w:noProof/>
            <w:sz w:val="24"/>
            <w:lang w:val="x-none" w:eastAsia="x-none"/>
          </w:rPr>
          <w:t>4.4.5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工作圈部署架构</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_Toc461048087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33</w:t>
        </w:r>
        <w:r w:rsidR="00741E84" w:rsidRPr="00741E84">
          <w:rPr>
            <w:rStyle w:val="Hyperlink"/>
            <w:rFonts w:ascii="宋体" w:hAnsi="宋体"/>
            <w:i w:val="0"/>
            <w:webHidden/>
            <w:sz w:val="24"/>
            <w:lang w:val="x-none" w:eastAsia="x-none"/>
          </w:rPr>
          <w:fldChar w:fldCharType="end"/>
        </w:r>
      </w:hyperlink>
    </w:p>
    <w:p w14:paraId="4026333E"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88" w:history="1">
        <w:r w:rsidR="00741E84" w:rsidRPr="00741E84">
          <w:rPr>
            <w:rStyle w:val="Hyperlink"/>
            <w:rFonts w:ascii="宋体" w:hAnsi="宋体"/>
            <w:noProof/>
            <w:sz w:val="24"/>
          </w:rPr>
          <w:t>4.5</w:t>
        </w:r>
        <w:r w:rsidR="00741E84" w:rsidRPr="00741E84">
          <w:rPr>
            <w:rStyle w:val="Hyperlink"/>
            <w:rFonts w:ascii="宋体" w:hAnsi="宋体"/>
            <w:sz w:val="24"/>
          </w:rPr>
          <w:tab/>
        </w:r>
        <w:r w:rsidR="00741E84" w:rsidRPr="00741E84">
          <w:rPr>
            <w:rStyle w:val="Hyperlink"/>
            <w:rFonts w:ascii="宋体" w:hAnsi="宋体" w:hint="eastAsia"/>
            <w:noProof/>
            <w:sz w:val="24"/>
          </w:rPr>
          <w:t>本章小节</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_Toc461048088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34</w:t>
        </w:r>
        <w:r w:rsidR="00741E84" w:rsidRPr="00741E84">
          <w:rPr>
            <w:rStyle w:val="Hyperlink"/>
            <w:rFonts w:ascii="宋体" w:hAnsi="宋体"/>
            <w:webHidden/>
            <w:sz w:val="24"/>
          </w:rPr>
          <w:fldChar w:fldCharType="end"/>
        </w:r>
      </w:hyperlink>
    </w:p>
    <w:p w14:paraId="14889A22" w14:textId="77777777" w:rsidR="00741E84" w:rsidRPr="00741E84" w:rsidRDefault="00F20C13" w:rsidP="00741E84">
      <w:pPr>
        <w:pStyle w:val="TOC1"/>
        <w:tabs>
          <w:tab w:val="right" w:leader="dot" w:pos="8296"/>
        </w:tabs>
        <w:ind w:firstLine="0"/>
        <w:rPr>
          <w:rStyle w:val="Hyperlink"/>
          <w:rFonts w:ascii="宋体" w:hAnsi="宋体"/>
          <w:sz w:val="24"/>
        </w:rPr>
      </w:pPr>
      <w:hyperlink w:anchor="_Toc461048089" w:history="1">
        <w:r w:rsidR="00741E84" w:rsidRPr="00741E84">
          <w:rPr>
            <w:rStyle w:val="Hyperlink"/>
            <w:rFonts w:ascii="宋体" w:hAnsi="宋体" w:hint="eastAsia"/>
            <w:noProof/>
            <w:sz w:val="24"/>
          </w:rPr>
          <w:t>第五章</w:t>
        </w:r>
        <w:r w:rsidR="00741E84" w:rsidRPr="00741E84">
          <w:rPr>
            <w:rStyle w:val="Hyperlink"/>
            <w:rFonts w:ascii="宋体" w:hAnsi="宋体"/>
            <w:noProof/>
            <w:sz w:val="24"/>
          </w:rPr>
          <w:t xml:space="preserve"> </w:t>
        </w:r>
        <w:r w:rsidR="00741E84" w:rsidRPr="00741E84">
          <w:rPr>
            <w:rStyle w:val="Hyperlink"/>
            <w:rFonts w:ascii="宋体" w:hAnsi="宋体" w:hint="eastAsia"/>
            <w:noProof/>
            <w:sz w:val="24"/>
          </w:rPr>
          <w:t>工作圈功能模块的设计与实现</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_Toc461048089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35</w:t>
        </w:r>
        <w:r w:rsidR="00741E84" w:rsidRPr="00741E84">
          <w:rPr>
            <w:rStyle w:val="Hyperlink"/>
            <w:rFonts w:ascii="宋体" w:hAnsi="宋体"/>
            <w:webHidden/>
            <w:sz w:val="24"/>
          </w:rPr>
          <w:fldChar w:fldCharType="end"/>
        </w:r>
      </w:hyperlink>
    </w:p>
    <w:p w14:paraId="578DBE33"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90" w:history="1">
        <w:r w:rsidR="00741E84" w:rsidRPr="00741E84">
          <w:rPr>
            <w:rStyle w:val="Hyperlink"/>
            <w:rFonts w:ascii="宋体" w:hAnsi="宋体"/>
            <w:noProof/>
            <w:sz w:val="24"/>
          </w:rPr>
          <w:t>5.1</w:t>
        </w:r>
        <w:r w:rsidR="00741E84" w:rsidRPr="00741E84">
          <w:rPr>
            <w:rStyle w:val="Hyperlink"/>
            <w:rFonts w:ascii="宋体" w:hAnsi="宋体"/>
            <w:sz w:val="24"/>
          </w:rPr>
          <w:tab/>
        </w:r>
        <w:r w:rsidR="00741E84" w:rsidRPr="00741E84">
          <w:rPr>
            <w:rStyle w:val="Hyperlink"/>
            <w:rFonts w:ascii="宋体" w:hAnsi="宋体" w:hint="eastAsia"/>
            <w:noProof/>
            <w:sz w:val="24"/>
          </w:rPr>
          <w:t>客户端界面设计</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_Toc461048090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35</w:t>
        </w:r>
        <w:r w:rsidR="00741E84" w:rsidRPr="00741E84">
          <w:rPr>
            <w:rStyle w:val="Hyperlink"/>
            <w:rFonts w:ascii="宋体" w:hAnsi="宋体"/>
            <w:webHidden/>
            <w:sz w:val="24"/>
          </w:rPr>
          <w:fldChar w:fldCharType="end"/>
        </w:r>
      </w:hyperlink>
    </w:p>
    <w:p w14:paraId="73C69F0A" w14:textId="77777777" w:rsidR="00741E84" w:rsidRPr="00A749B3" w:rsidRDefault="00F20C13" w:rsidP="00A749B3">
      <w:pPr>
        <w:pStyle w:val="TOC3"/>
        <w:tabs>
          <w:tab w:val="left" w:pos="1134"/>
          <w:tab w:val="right" w:leader="dot" w:pos="8296"/>
        </w:tabs>
        <w:ind w:firstLine="0"/>
        <w:rPr>
          <w:rStyle w:val="Hyperlink"/>
          <w:rFonts w:ascii="宋体" w:hAnsi="宋体"/>
          <w:sz w:val="24"/>
          <w:lang w:val="x-none" w:eastAsia="x-none"/>
        </w:rPr>
      </w:pPr>
      <w:hyperlink w:anchor="_Toc461048091" w:history="1">
        <w:r w:rsidR="00741E84" w:rsidRPr="00A749B3">
          <w:rPr>
            <w:rStyle w:val="Hyperlink"/>
            <w:rFonts w:ascii="宋体" w:hAnsi="宋体"/>
            <w:i w:val="0"/>
            <w:noProof/>
            <w:sz w:val="24"/>
            <w:lang w:val="x-none" w:eastAsia="x-none"/>
          </w:rPr>
          <w:t>5.1.1</w:t>
        </w:r>
        <w:r w:rsidR="00741E84" w:rsidRPr="00A749B3">
          <w:rPr>
            <w:rStyle w:val="Hyperlink"/>
            <w:rFonts w:ascii="宋体" w:hAnsi="宋体"/>
            <w:sz w:val="24"/>
            <w:lang w:val="x-none" w:eastAsia="x-none"/>
          </w:rPr>
          <w:tab/>
        </w:r>
        <w:r w:rsidR="00741E84" w:rsidRPr="00A749B3">
          <w:rPr>
            <w:rStyle w:val="Hyperlink"/>
            <w:rFonts w:ascii="宋体" w:hAnsi="宋体" w:hint="eastAsia"/>
            <w:i w:val="0"/>
            <w:noProof/>
            <w:sz w:val="24"/>
            <w:lang w:val="x-none" w:eastAsia="x-none"/>
          </w:rPr>
          <w:t>用户账户界面设计</w:t>
        </w:r>
        <w:r w:rsidR="00741E84" w:rsidRPr="00A749B3">
          <w:rPr>
            <w:rStyle w:val="Hyperlink"/>
            <w:rFonts w:ascii="宋体" w:hAnsi="宋体"/>
            <w:i w:val="0"/>
            <w:webHidden/>
            <w:sz w:val="24"/>
            <w:lang w:val="x-none" w:eastAsia="x-none"/>
          </w:rPr>
          <w:tab/>
        </w:r>
        <w:r w:rsidR="00741E84" w:rsidRPr="00A749B3">
          <w:rPr>
            <w:rStyle w:val="Hyperlink"/>
            <w:rFonts w:ascii="宋体" w:hAnsi="宋体"/>
            <w:i w:val="0"/>
            <w:webHidden/>
            <w:sz w:val="24"/>
            <w:lang w:val="x-none" w:eastAsia="x-none"/>
          </w:rPr>
          <w:fldChar w:fldCharType="begin"/>
        </w:r>
        <w:r w:rsidR="00741E84" w:rsidRPr="00A749B3">
          <w:rPr>
            <w:rStyle w:val="Hyperlink"/>
            <w:rFonts w:ascii="宋体" w:hAnsi="宋体"/>
            <w:i w:val="0"/>
            <w:webHidden/>
            <w:sz w:val="24"/>
            <w:lang w:val="x-none" w:eastAsia="x-none"/>
          </w:rPr>
          <w:instrText xml:space="preserve"> PAGEREF _Toc461048091 \h </w:instrText>
        </w:r>
        <w:r w:rsidR="00741E84" w:rsidRPr="00A749B3">
          <w:rPr>
            <w:rStyle w:val="Hyperlink"/>
            <w:rFonts w:ascii="宋体" w:hAnsi="宋体"/>
            <w:i w:val="0"/>
            <w:webHidden/>
            <w:sz w:val="24"/>
            <w:lang w:val="x-none" w:eastAsia="x-none"/>
          </w:rPr>
        </w:r>
        <w:r w:rsidR="00741E84" w:rsidRPr="00A749B3">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35</w:t>
        </w:r>
        <w:r w:rsidR="00741E84" w:rsidRPr="00A749B3">
          <w:rPr>
            <w:rStyle w:val="Hyperlink"/>
            <w:rFonts w:ascii="宋体" w:hAnsi="宋体"/>
            <w:i w:val="0"/>
            <w:webHidden/>
            <w:sz w:val="24"/>
            <w:lang w:val="x-none" w:eastAsia="x-none"/>
          </w:rPr>
          <w:fldChar w:fldCharType="end"/>
        </w:r>
      </w:hyperlink>
    </w:p>
    <w:p w14:paraId="25D02DC8"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92" w:history="1">
        <w:r w:rsidR="00741E84" w:rsidRPr="00741E84">
          <w:rPr>
            <w:rStyle w:val="Hyperlink"/>
            <w:rFonts w:ascii="宋体" w:hAnsi="宋体"/>
            <w:i w:val="0"/>
            <w:noProof/>
            <w:sz w:val="24"/>
            <w:lang w:val="x-none" w:eastAsia="x-none"/>
          </w:rPr>
          <w:t>5.1.2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圈子与帖子界面设计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_Toc461048092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36</w:t>
        </w:r>
        <w:r w:rsidR="00741E84" w:rsidRPr="00741E84">
          <w:rPr>
            <w:rStyle w:val="Hyperlink"/>
            <w:rFonts w:ascii="宋体" w:hAnsi="宋体"/>
            <w:i w:val="0"/>
            <w:webHidden/>
            <w:sz w:val="24"/>
            <w:lang w:val="x-none" w:eastAsia="x-none"/>
          </w:rPr>
          <w:fldChar w:fldCharType="end"/>
        </w:r>
      </w:hyperlink>
    </w:p>
    <w:p w14:paraId="3E7921E8"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93" w:history="1">
        <w:r w:rsidR="00741E84" w:rsidRPr="00741E84">
          <w:rPr>
            <w:rStyle w:val="Hyperlink"/>
            <w:rFonts w:ascii="宋体" w:hAnsi="宋体"/>
            <w:noProof/>
            <w:sz w:val="24"/>
          </w:rPr>
          <w:t>5.2</w:t>
        </w:r>
        <w:r w:rsidR="00741E84" w:rsidRPr="00741E84">
          <w:rPr>
            <w:rStyle w:val="Hyperlink"/>
            <w:rFonts w:ascii="宋体" w:hAnsi="宋体"/>
            <w:sz w:val="24"/>
          </w:rPr>
          <w:tab/>
        </w:r>
        <w:r w:rsidR="00741E84" w:rsidRPr="00741E84">
          <w:rPr>
            <w:rStyle w:val="Hyperlink"/>
            <w:rFonts w:ascii="宋体" w:hAnsi="宋体" w:hint="eastAsia"/>
            <w:noProof/>
            <w:sz w:val="24"/>
          </w:rPr>
          <w:t>服务详细功能设计与实现</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_Toc461048093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38</w:t>
        </w:r>
        <w:r w:rsidR="00741E84" w:rsidRPr="00741E84">
          <w:rPr>
            <w:rStyle w:val="Hyperlink"/>
            <w:rFonts w:ascii="宋体" w:hAnsi="宋体"/>
            <w:webHidden/>
            <w:sz w:val="24"/>
          </w:rPr>
          <w:fldChar w:fldCharType="end"/>
        </w:r>
      </w:hyperlink>
    </w:p>
    <w:p w14:paraId="4816895D"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94" w:history="1">
        <w:r w:rsidR="00741E84" w:rsidRPr="00741E84">
          <w:rPr>
            <w:rStyle w:val="Hyperlink"/>
            <w:rFonts w:ascii="宋体" w:hAnsi="宋体"/>
            <w:i w:val="0"/>
            <w:noProof/>
            <w:sz w:val="24"/>
            <w:lang w:val="x-none" w:eastAsia="x-none"/>
          </w:rPr>
          <w:t>5.2.1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用户账户模块详细功能设计与实现</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_Toc461048094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38</w:t>
        </w:r>
        <w:r w:rsidR="00741E84" w:rsidRPr="00741E84">
          <w:rPr>
            <w:rStyle w:val="Hyperlink"/>
            <w:rFonts w:ascii="宋体" w:hAnsi="宋体"/>
            <w:i w:val="0"/>
            <w:webHidden/>
            <w:sz w:val="24"/>
            <w:lang w:val="x-none" w:eastAsia="x-none"/>
          </w:rPr>
          <w:fldChar w:fldCharType="end"/>
        </w:r>
      </w:hyperlink>
    </w:p>
    <w:p w14:paraId="23A08496"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95" w:history="1">
        <w:r w:rsidR="00741E84" w:rsidRPr="00741E84">
          <w:rPr>
            <w:rStyle w:val="Hyperlink"/>
            <w:rFonts w:ascii="宋体" w:hAnsi="宋体"/>
            <w:i w:val="0"/>
            <w:noProof/>
            <w:sz w:val="24"/>
            <w:lang w:val="x-none" w:eastAsia="x-none"/>
          </w:rPr>
          <w:t>5.2.2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圈子帖子模块详细功能设计与实现</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_Toc461048095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40</w:t>
        </w:r>
        <w:r w:rsidR="00741E84" w:rsidRPr="00741E84">
          <w:rPr>
            <w:rStyle w:val="Hyperlink"/>
            <w:rFonts w:ascii="宋体" w:hAnsi="宋体"/>
            <w:i w:val="0"/>
            <w:webHidden/>
            <w:sz w:val="24"/>
            <w:lang w:val="x-none" w:eastAsia="x-none"/>
          </w:rPr>
          <w:fldChar w:fldCharType="end"/>
        </w:r>
      </w:hyperlink>
    </w:p>
    <w:p w14:paraId="600B3320"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96" w:history="1">
        <w:r w:rsidR="00741E84" w:rsidRPr="00741E84">
          <w:rPr>
            <w:rStyle w:val="Hyperlink"/>
            <w:rFonts w:ascii="宋体" w:hAnsi="宋体"/>
            <w:i w:val="0"/>
            <w:noProof/>
            <w:sz w:val="24"/>
            <w:lang w:val="x-none" w:eastAsia="x-none"/>
          </w:rPr>
          <w:t>5.2.3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评论模块详细功能设计与实现</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_Toc461048096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42</w:t>
        </w:r>
        <w:r w:rsidR="00741E84" w:rsidRPr="00741E84">
          <w:rPr>
            <w:rStyle w:val="Hyperlink"/>
            <w:rFonts w:ascii="宋体" w:hAnsi="宋体"/>
            <w:i w:val="0"/>
            <w:webHidden/>
            <w:sz w:val="24"/>
            <w:lang w:val="x-none" w:eastAsia="x-none"/>
          </w:rPr>
          <w:fldChar w:fldCharType="end"/>
        </w:r>
      </w:hyperlink>
    </w:p>
    <w:p w14:paraId="28B53B27"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97" w:history="1">
        <w:r w:rsidR="00741E84" w:rsidRPr="00741E84">
          <w:rPr>
            <w:rStyle w:val="Hyperlink"/>
            <w:rFonts w:ascii="宋体" w:hAnsi="宋体"/>
            <w:i w:val="0"/>
            <w:noProof/>
            <w:sz w:val="24"/>
            <w:lang w:val="x-none" w:eastAsia="x-none"/>
          </w:rPr>
          <w:t>5.2.4</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赞系统模块详细功能设计与实现</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_Toc461048097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43</w:t>
        </w:r>
        <w:r w:rsidR="00741E84" w:rsidRPr="00741E84">
          <w:rPr>
            <w:rStyle w:val="Hyperlink"/>
            <w:rFonts w:ascii="宋体" w:hAnsi="宋体"/>
            <w:i w:val="0"/>
            <w:webHidden/>
            <w:sz w:val="24"/>
            <w:lang w:val="x-none" w:eastAsia="x-none"/>
          </w:rPr>
          <w:fldChar w:fldCharType="end"/>
        </w:r>
      </w:hyperlink>
    </w:p>
    <w:p w14:paraId="4BAB098E" w14:textId="77777777" w:rsidR="00741E84" w:rsidRPr="00741E84" w:rsidRDefault="00F20C13" w:rsidP="00741E84">
      <w:pPr>
        <w:pStyle w:val="TOC3"/>
        <w:tabs>
          <w:tab w:val="left" w:pos="1134"/>
          <w:tab w:val="right" w:leader="dot" w:pos="8296"/>
        </w:tabs>
        <w:ind w:firstLine="0"/>
        <w:rPr>
          <w:rStyle w:val="Hyperlink"/>
          <w:rFonts w:ascii="宋体" w:hAnsi="宋体"/>
          <w:sz w:val="24"/>
          <w:lang w:val="x-none" w:eastAsia="x-none"/>
        </w:rPr>
      </w:pPr>
      <w:hyperlink w:anchor="_Toc461048098" w:history="1">
        <w:r w:rsidR="00741E84" w:rsidRPr="00741E84">
          <w:rPr>
            <w:rStyle w:val="Hyperlink"/>
            <w:rFonts w:ascii="宋体" w:hAnsi="宋体"/>
            <w:i w:val="0"/>
            <w:noProof/>
            <w:sz w:val="24"/>
            <w:lang w:val="x-none" w:eastAsia="x-none"/>
          </w:rPr>
          <w:t>5.2.5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工作流引擎模块详细功能设计与实现</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_Toc461048098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44</w:t>
        </w:r>
        <w:r w:rsidR="00741E84" w:rsidRPr="00741E84">
          <w:rPr>
            <w:rStyle w:val="Hyperlink"/>
            <w:rFonts w:ascii="宋体" w:hAnsi="宋体"/>
            <w:i w:val="0"/>
            <w:webHidden/>
            <w:sz w:val="24"/>
            <w:lang w:val="x-none" w:eastAsia="x-none"/>
          </w:rPr>
          <w:fldChar w:fldCharType="end"/>
        </w:r>
      </w:hyperlink>
    </w:p>
    <w:p w14:paraId="7B9A63E0"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099" w:history="1">
        <w:r w:rsidR="00741E84" w:rsidRPr="00741E84">
          <w:rPr>
            <w:rStyle w:val="Hyperlink"/>
            <w:rFonts w:ascii="宋体" w:hAnsi="宋体"/>
            <w:noProof/>
            <w:sz w:val="24"/>
          </w:rPr>
          <w:t>5.3</w:t>
        </w:r>
        <w:r w:rsidR="00741E84" w:rsidRPr="00741E84">
          <w:rPr>
            <w:rStyle w:val="Hyperlink"/>
            <w:rFonts w:ascii="宋体" w:hAnsi="宋体"/>
            <w:sz w:val="24"/>
          </w:rPr>
          <w:tab/>
        </w:r>
        <w:r w:rsidR="00741E84" w:rsidRPr="00741E84">
          <w:rPr>
            <w:rStyle w:val="Hyperlink"/>
            <w:rFonts w:ascii="宋体" w:hAnsi="宋体" w:hint="eastAsia"/>
            <w:noProof/>
            <w:sz w:val="24"/>
          </w:rPr>
          <w:t>本章小结</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_Toc461048099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45</w:t>
        </w:r>
        <w:r w:rsidR="00741E84" w:rsidRPr="00741E84">
          <w:rPr>
            <w:rStyle w:val="Hyperlink"/>
            <w:rFonts w:ascii="宋体" w:hAnsi="宋体"/>
            <w:webHidden/>
            <w:sz w:val="24"/>
          </w:rPr>
          <w:fldChar w:fldCharType="end"/>
        </w:r>
      </w:hyperlink>
    </w:p>
    <w:p w14:paraId="6CF679AA" w14:textId="77777777" w:rsidR="00741E84" w:rsidRPr="00741E84" w:rsidRDefault="00F20C13" w:rsidP="00741E84">
      <w:pPr>
        <w:pStyle w:val="TOC1"/>
        <w:tabs>
          <w:tab w:val="right" w:leader="dot" w:pos="8296"/>
        </w:tabs>
        <w:ind w:firstLine="0"/>
        <w:rPr>
          <w:rStyle w:val="Hyperlink"/>
          <w:rFonts w:ascii="宋体" w:hAnsi="宋体"/>
          <w:sz w:val="24"/>
        </w:rPr>
      </w:pPr>
      <w:hyperlink w:anchor="_Toc461048100" w:history="1">
        <w:r w:rsidR="00741E84" w:rsidRPr="00741E84">
          <w:rPr>
            <w:rStyle w:val="Hyperlink"/>
            <w:rFonts w:ascii="宋体" w:hAnsi="宋体" w:hint="eastAsia"/>
            <w:noProof/>
            <w:sz w:val="24"/>
          </w:rPr>
          <w:t>第六章</w:t>
        </w:r>
        <w:r w:rsidR="00741E84" w:rsidRPr="00741E84">
          <w:rPr>
            <w:rStyle w:val="Hyperlink"/>
            <w:rFonts w:ascii="宋体" w:hAnsi="宋体"/>
            <w:noProof/>
            <w:sz w:val="24"/>
          </w:rPr>
          <w:t xml:space="preserve"> </w:t>
        </w:r>
        <w:r w:rsidR="00741E84" w:rsidRPr="00741E84">
          <w:rPr>
            <w:rStyle w:val="Hyperlink"/>
            <w:rFonts w:ascii="宋体" w:hAnsi="宋体" w:hint="eastAsia"/>
            <w:noProof/>
            <w:sz w:val="24"/>
          </w:rPr>
          <w:t>结束语</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_Toc461048100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46</w:t>
        </w:r>
        <w:r w:rsidR="00741E84" w:rsidRPr="00741E84">
          <w:rPr>
            <w:rStyle w:val="Hyperlink"/>
            <w:rFonts w:ascii="宋体" w:hAnsi="宋体"/>
            <w:webHidden/>
            <w:sz w:val="24"/>
          </w:rPr>
          <w:fldChar w:fldCharType="end"/>
        </w:r>
      </w:hyperlink>
    </w:p>
    <w:p w14:paraId="46A6612C"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101" w:history="1">
        <w:r w:rsidR="00741E84" w:rsidRPr="00741E84">
          <w:rPr>
            <w:rStyle w:val="Hyperlink"/>
            <w:rFonts w:ascii="宋体" w:hAnsi="宋体"/>
            <w:noProof/>
            <w:sz w:val="24"/>
          </w:rPr>
          <w:t>6.1</w:t>
        </w:r>
        <w:r w:rsidR="00741E84" w:rsidRPr="00741E84">
          <w:rPr>
            <w:rStyle w:val="Hyperlink"/>
            <w:rFonts w:ascii="宋体" w:hAnsi="宋体"/>
            <w:sz w:val="24"/>
          </w:rPr>
          <w:tab/>
        </w:r>
        <w:r w:rsidR="00741E84" w:rsidRPr="00741E84">
          <w:rPr>
            <w:rStyle w:val="Hyperlink"/>
            <w:rFonts w:ascii="宋体" w:hAnsi="宋体" w:hint="eastAsia"/>
            <w:noProof/>
            <w:sz w:val="24"/>
          </w:rPr>
          <w:t>论文工作总结</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_Toc461048101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46</w:t>
        </w:r>
        <w:r w:rsidR="00741E84" w:rsidRPr="00741E84">
          <w:rPr>
            <w:rStyle w:val="Hyperlink"/>
            <w:rFonts w:ascii="宋体" w:hAnsi="宋体"/>
            <w:webHidden/>
            <w:sz w:val="24"/>
          </w:rPr>
          <w:fldChar w:fldCharType="end"/>
        </w:r>
      </w:hyperlink>
    </w:p>
    <w:p w14:paraId="77EABCE8" w14:textId="77777777" w:rsidR="00741E84" w:rsidRPr="00741E84" w:rsidRDefault="00F20C13" w:rsidP="00741E84">
      <w:pPr>
        <w:pStyle w:val="TOC2"/>
        <w:tabs>
          <w:tab w:val="left" w:pos="851"/>
          <w:tab w:val="right" w:leader="dot" w:pos="8296"/>
        </w:tabs>
        <w:ind w:firstLine="0"/>
        <w:rPr>
          <w:rStyle w:val="Hyperlink"/>
          <w:rFonts w:ascii="宋体" w:hAnsi="宋体"/>
          <w:sz w:val="24"/>
        </w:rPr>
      </w:pPr>
      <w:hyperlink w:anchor="_Toc461048102" w:history="1">
        <w:r w:rsidR="00741E84" w:rsidRPr="00741E84">
          <w:rPr>
            <w:rStyle w:val="Hyperlink"/>
            <w:rFonts w:ascii="宋体" w:hAnsi="宋体"/>
            <w:noProof/>
            <w:sz w:val="24"/>
          </w:rPr>
          <w:t>6.2</w:t>
        </w:r>
        <w:r w:rsidR="00741E84" w:rsidRPr="00741E84">
          <w:rPr>
            <w:rStyle w:val="Hyperlink"/>
            <w:rFonts w:ascii="宋体" w:hAnsi="宋体"/>
            <w:sz w:val="24"/>
          </w:rPr>
          <w:tab/>
        </w:r>
        <w:r w:rsidR="00741E84" w:rsidRPr="00741E84">
          <w:rPr>
            <w:rStyle w:val="Hyperlink"/>
            <w:rFonts w:ascii="宋体" w:hAnsi="宋体" w:hint="eastAsia"/>
            <w:noProof/>
            <w:sz w:val="24"/>
          </w:rPr>
          <w:t>问题和展望</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_Toc461048102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46</w:t>
        </w:r>
        <w:r w:rsidR="00741E84" w:rsidRPr="00741E84">
          <w:rPr>
            <w:rStyle w:val="Hyperlink"/>
            <w:rFonts w:ascii="宋体" w:hAnsi="宋体"/>
            <w:webHidden/>
            <w:sz w:val="24"/>
          </w:rPr>
          <w:fldChar w:fldCharType="end"/>
        </w:r>
      </w:hyperlink>
    </w:p>
    <w:p w14:paraId="0841725B" w14:textId="73076984" w:rsidR="00911ECC" w:rsidRDefault="000A073F" w:rsidP="000A073F">
      <w:pPr>
        <w:ind w:firstLine="0"/>
        <w:sectPr w:rsidR="00911ECC" w:rsidSect="00A82CD4">
          <w:footerReference w:type="even" r:id="rId14"/>
          <w:footerReference w:type="default" r:id="rId15"/>
          <w:pgSz w:w="11906" w:h="16838"/>
          <w:pgMar w:top="1440" w:right="1800" w:bottom="1440" w:left="1800" w:header="851" w:footer="992" w:gutter="0"/>
          <w:pgNumType w:fmt="upperRoman" w:start="1"/>
          <w:cols w:space="720"/>
          <w:docGrid w:type="lines" w:linePitch="312"/>
        </w:sectPr>
      </w:pPr>
      <w:r>
        <w:rPr>
          <w:rFonts w:ascii="宋体" w:hAnsi="宋体"/>
          <w:bCs/>
          <w:caps/>
          <w:sz w:val="24"/>
        </w:rPr>
        <w:fldChar w:fldCharType="end"/>
      </w:r>
      <w:r>
        <w:rPr>
          <w:rFonts w:hint="eastAsia"/>
        </w:rPr>
        <w:tab/>
      </w:r>
    </w:p>
    <w:p w14:paraId="51CCD55D" w14:textId="77777777" w:rsidR="00911ECC" w:rsidRPr="007359E3" w:rsidRDefault="00911ECC"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1" w:name="_Toc455479217"/>
      <w:bookmarkStart w:id="2" w:name="_Toc461048030"/>
      <w:r w:rsidRPr="007359E3">
        <w:rPr>
          <w:rFonts w:ascii="黑体" w:eastAsia="黑体" w:hAnsiTheme="minorEastAsia" w:hint="eastAsia"/>
          <w:color w:val="000000" w:themeColor="text1"/>
          <w:sz w:val="32"/>
          <w:szCs w:val="32"/>
        </w:rPr>
        <w:lastRenderedPageBreak/>
        <w:t>第一章 引言</w:t>
      </w:r>
      <w:bookmarkEnd w:id="1"/>
      <w:bookmarkEnd w:id="2"/>
    </w:p>
    <w:p w14:paraId="3A22357D" w14:textId="77777777" w:rsidR="00911ECC" w:rsidRDefault="00911ECC" w:rsidP="004166E1">
      <w:pPr>
        <w:pStyle w:val="Heading2"/>
        <w:spacing w:line="415" w:lineRule="auto"/>
        <w:ind w:left="0" w:firstLine="0"/>
        <w:rPr>
          <w:rFonts w:ascii="黑体"/>
          <w:sz w:val="28"/>
          <w:szCs w:val="28"/>
        </w:rPr>
      </w:pPr>
      <w:bookmarkStart w:id="3" w:name="_Toc455479218"/>
      <w:bookmarkStart w:id="4" w:name="_Toc461048031"/>
      <w:r>
        <w:rPr>
          <w:rFonts w:ascii="黑体" w:hint="eastAsia"/>
          <w:sz w:val="28"/>
          <w:szCs w:val="28"/>
        </w:rPr>
        <w:t>背景</w:t>
      </w:r>
      <w:bookmarkEnd w:id="3"/>
      <w:bookmarkEnd w:id="4"/>
    </w:p>
    <w:p w14:paraId="4D6ADB0B" w14:textId="77777777" w:rsidR="008C1316" w:rsidRPr="008C1316" w:rsidRDefault="002E28AD" w:rsidP="00F011E5">
      <w:pPr>
        <w:pStyle w:val="NormalWeb"/>
        <w:spacing w:before="0" w:beforeAutospacing="0" w:after="0" w:afterAutospacing="0"/>
        <w:jc w:val="both"/>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14:paraId="17621EA6" w14:textId="77777777" w:rsidR="008C1316" w:rsidRPr="008C1316" w:rsidRDefault="00AA7E0C" w:rsidP="00F011E5">
      <w:pPr>
        <w:pStyle w:val="NormalWeb"/>
        <w:spacing w:before="0" w:beforeAutospacing="0" w:after="0" w:afterAutospacing="0"/>
        <w:jc w:val="both"/>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14:paraId="2A3E7E21" w14:textId="77777777" w:rsidR="008C1316" w:rsidRPr="008C1316"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第一阶段：文档电子化（1991-1997）</w:t>
      </w:r>
    </w:p>
    <w:p w14:paraId="3A7977D4" w14:textId="77777777" w:rsidR="008C1316" w:rsidRPr="008C1316"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第二阶段：电子邮件的普及（1998-2003）</w:t>
      </w:r>
    </w:p>
    <w:p w14:paraId="60F6D090" w14:textId="77777777" w:rsidR="008C1316" w:rsidRPr="008C1316"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第三阶段：公文行政办公和内网建设为核心（2003-2008）</w:t>
      </w:r>
    </w:p>
    <w:p w14:paraId="77AC0844" w14:textId="77777777" w:rsidR="008C1316" w:rsidRPr="008C1316"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第四阶段：工作流程管理为核心（2007-2013）</w:t>
      </w:r>
    </w:p>
    <w:p w14:paraId="1DC5FE62" w14:textId="77777777" w:rsidR="002E28AD"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14:paraId="4FBCBBCF" w14:textId="77777777" w:rsidR="008C1316" w:rsidRDefault="00BB34F7" w:rsidP="00F011E5">
      <w:pPr>
        <w:pStyle w:val="NormalWeb"/>
        <w:spacing w:before="0" w:beforeAutospacing="0" w:after="0" w:afterAutospacing="0"/>
        <w:jc w:val="both"/>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w:t>
      </w:r>
      <w:r w:rsidR="00042B0B">
        <w:rPr>
          <w:rFonts w:ascii="宋体" w:eastAsia="宋体" w:hAnsi="宋体" w:hint="eastAsia"/>
        </w:rPr>
        <w:lastRenderedPageBreak/>
        <w:t>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14:paraId="167DD59C" w14:textId="77777777" w:rsidR="00412DB6" w:rsidRDefault="000F5577" w:rsidP="00F011E5">
      <w:pPr>
        <w:pStyle w:val="NormalWeb"/>
        <w:spacing w:before="0" w:beforeAutospacing="0" w:after="0" w:afterAutospacing="0"/>
        <w:jc w:val="both"/>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14:paraId="74787A3D" w14:textId="77777777" w:rsidR="00ED7D97" w:rsidRPr="00C066C7" w:rsidRDefault="00ED7D97" w:rsidP="00F011E5">
      <w:pPr>
        <w:pStyle w:val="NormalWeb"/>
        <w:spacing w:before="0" w:beforeAutospacing="0" w:after="0" w:afterAutospacing="0"/>
        <w:jc w:val="both"/>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14:paraId="4CF67BAF" w14:textId="77777777" w:rsidR="00911ECC" w:rsidRPr="004166E1" w:rsidRDefault="00911ECC" w:rsidP="004166E1">
      <w:pPr>
        <w:pStyle w:val="Heading2"/>
        <w:spacing w:line="415" w:lineRule="auto"/>
        <w:ind w:left="0" w:firstLine="0"/>
        <w:rPr>
          <w:rFonts w:ascii="黑体"/>
          <w:sz w:val="28"/>
          <w:szCs w:val="28"/>
        </w:rPr>
      </w:pPr>
      <w:bookmarkStart w:id="5" w:name="_Toc455479219"/>
      <w:bookmarkStart w:id="6" w:name="_Toc461048032"/>
      <w:r w:rsidRPr="004166E1">
        <w:rPr>
          <w:rFonts w:ascii="黑体" w:hint="eastAsia"/>
          <w:sz w:val="28"/>
          <w:szCs w:val="28"/>
        </w:rPr>
        <w:t>课题任务</w:t>
      </w:r>
      <w:bookmarkEnd w:id="5"/>
      <w:bookmarkEnd w:id="6"/>
    </w:p>
    <w:p w14:paraId="26F3B66D" w14:textId="77777777" w:rsidR="00911ECC" w:rsidRPr="00920C99" w:rsidRDefault="00911ECC" w:rsidP="00920C99">
      <w:pPr>
        <w:pStyle w:val="Heading3"/>
        <w:widowControl w:val="0"/>
        <w:numPr>
          <w:ilvl w:val="2"/>
          <w:numId w:val="1"/>
        </w:numPr>
        <w:spacing w:line="240" w:lineRule="auto"/>
        <w:ind w:left="0" w:firstLine="0"/>
        <w:rPr>
          <w:rFonts w:ascii="黑体"/>
          <w:sz w:val="24"/>
          <w:lang w:val="x-none" w:eastAsia="x-none"/>
        </w:rPr>
      </w:pPr>
      <w:bookmarkStart w:id="7" w:name="_Toc455479220"/>
      <w:bookmarkStart w:id="8" w:name="_Toc461048033"/>
      <w:r w:rsidRPr="00920C99">
        <w:rPr>
          <w:rFonts w:ascii="黑体" w:hint="eastAsia"/>
          <w:sz w:val="24"/>
          <w:lang w:val="x-none" w:eastAsia="x-none"/>
        </w:rPr>
        <w:t>课题内容</w:t>
      </w:r>
      <w:bookmarkEnd w:id="7"/>
      <w:bookmarkEnd w:id="8"/>
    </w:p>
    <w:p w14:paraId="6EAA42DF" w14:textId="77777777" w:rsidR="00911ECC" w:rsidRDefault="0095050A" w:rsidP="00F011E5">
      <w:pPr>
        <w:pStyle w:val="NormalWeb"/>
        <w:spacing w:before="0" w:beforeAutospacing="0" w:after="0" w:afterAutospacing="0"/>
        <w:jc w:val="both"/>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14D44599" w14:textId="77777777" w:rsidR="00C62F40" w:rsidRPr="00D5214D" w:rsidRDefault="00C62F40" w:rsidP="00F011E5">
      <w:pPr>
        <w:pStyle w:val="NormalWeb"/>
        <w:spacing w:before="0" w:beforeAutospacing="0" w:after="0" w:afterAutospacing="0"/>
        <w:jc w:val="both"/>
        <w:rPr>
          <w:rFonts w:ascii="宋体" w:eastAsia="宋体" w:hAnsi="宋体"/>
        </w:rPr>
      </w:pPr>
    </w:p>
    <w:p w14:paraId="2E7EB74E" w14:textId="77777777" w:rsidR="00911ECC" w:rsidRPr="00920C99" w:rsidRDefault="00911ECC" w:rsidP="00920C99">
      <w:pPr>
        <w:pStyle w:val="Heading3"/>
        <w:widowControl w:val="0"/>
        <w:numPr>
          <w:ilvl w:val="2"/>
          <w:numId w:val="1"/>
        </w:numPr>
        <w:spacing w:line="240" w:lineRule="auto"/>
        <w:ind w:left="0" w:firstLine="0"/>
        <w:rPr>
          <w:rFonts w:ascii="黑体"/>
          <w:sz w:val="24"/>
          <w:lang w:val="x-none" w:eastAsia="x-none"/>
        </w:rPr>
      </w:pPr>
      <w:bookmarkStart w:id="9" w:name="_Toc455479221"/>
      <w:bookmarkStart w:id="10" w:name="_Toc461048034"/>
      <w:r w:rsidRPr="00920C99">
        <w:rPr>
          <w:rFonts w:ascii="黑体" w:hint="eastAsia"/>
          <w:sz w:val="24"/>
          <w:lang w:val="x-none" w:eastAsia="x-none"/>
        </w:rPr>
        <w:lastRenderedPageBreak/>
        <w:t>本人承担任务</w:t>
      </w:r>
      <w:bookmarkEnd w:id="9"/>
      <w:bookmarkEnd w:id="10"/>
    </w:p>
    <w:p w14:paraId="4E4AF211" w14:textId="77777777" w:rsidR="009D22A7" w:rsidRDefault="0095050A" w:rsidP="00F011E5">
      <w:pPr>
        <w:pStyle w:val="NormalWeb"/>
        <w:spacing w:before="0" w:beforeAutospacing="0" w:after="0" w:afterAutospacing="0"/>
        <w:jc w:val="both"/>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14:paraId="2C356200" w14:textId="77777777" w:rsidR="00911ECC" w:rsidRPr="004166E1" w:rsidRDefault="00911ECC" w:rsidP="004166E1">
      <w:pPr>
        <w:pStyle w:val="Heading2"/>
        <w:spacing w:line="415" w:lineRule="auto"/>
        <w:ind w:left="0" w:firstLine="0"/>
        <w:rPr>
          <w:rFonts w:ascii="黑体"/>
          <w:sz w:val="28"/>
          <w:szCs w:val="28"/>
        </w:rPr>
      </w:pPr>
      <w:bookmarkStart w:id="11" w:name="_Toc455479222"/>
      <w:bookmarkStart w:id="12" w:name="_Toc461048035"/>
      <w:r w:rsidRPr="004166E1">
        <w:rPr>
          <w:rFonts w:ascii="黑体" w:hint="eastAsia"/>
          <w:sz w:val="28"/>
          <w:szCs w:val="28"/>
        </w:rPr>
        <w:t>论文结构</w:t>
      </w:r>
      <w:bookmarkEnd w:id="11"/>
      <w:bookmarkEnd w:id="12"/>
    </w:p>
    <w:p w14:paraId="16FD5C17"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本文共分6章，内容安排如下：</w:t>
      </w:r>
    </w:p>
    <w:p w14:paraId="10C299C7"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14:paraId="14921C58"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14:paraId="44562686"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14:paraId="3810B241"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14:paraId="73933DB4"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14:paraId="72B31747" w14:textId="77777777" w:rsidR="00911ECC" w:rsidRPr="00D5214D"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14:paraId="5B90E66B" w14:textId="77777777" w:rsidR="001B24BB" w:rsidRDefault="001B24BB">
      <w:pPr>
        <w:jc w:val="left"/>
        <w:rPr>
          <w:rFonts w:ascii="宋体" w:hAnsi="宋体"/>
          <w:sz w:val="24"/>
        </w:rPr>
      </w:pPr>
      <w:r>
        <w:rPr>
          <w:rFonts w:ascii="宋体" w:hAnsi="宋体"/>
          <w:sz w:val="24"/>
        </w:rPr>
        <w:br w:type="page"/>
      </w:r>
    </w:p>
    <w:p w14:paraId="60E478CD" w14:textId="77777777" w:rsidR="00FF35F9" w:rsidRDefault="00FF35F9" w:rsidP="00626322">
      <w:pPr>
        <w:pStyle w:val="Heading1"/>
        <w:ind w:left="432"/>
        <w:jc w:val="center"/>
        <w:rPr>
          <w:rFonts w:ascii="黑体" w:eastAsia="黑体"/>
          <w:sz w:val="32"/>
        </w:rPr>
        <w:sectPr w:rsidR="00FF35F9" w:rsidSect="004E10E2">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14:paraId="37FB39D3" w14:textId="77777777" w:rsidR="00911ECC" w:rsidRPr="007359E3" w:rsidRDefault="00911ECC"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13" w:name="_Toc455479223"/>
      <w:bookmarkStart w:id="14" w:name="_Toc461048036"/>
      <w:r w:rsidRPr="007359E3">
        <w:rPr>
          <w:rFonts w:ascii="黑体" w:eastAsia="黑体" w:hAnsiTheme="minorEastAsia" w:hint="eastAsia"/>
          <w:color w:val="000000" w:themeColor="text1"/>
          <w:sz w:val="32"/>
          <w:szCs w:val="32"/>
        </w:rPr>
        <w:lastRenderedPageBreak/>
        <w:t xml:space="preserve">第二章 </w:t>
      </w:r>
      <w:r w:rsidR="005949C0" w:rsidRPr="007359E3">
        <w:rPr>
          <w:rFonts w:ascii="黑体" w:eastAsia="黑体" w:hAnsiTheme="minorEastAsia" w:hint="eastAsia"/>
          <w:color w:val="000000" w:themeColor="text1"/>
          <w:sz w:val="32"/>
          <w:szCs w:val="32"/>
        </w:rPr>
        <w:t>关键技术介绍</w:t>
      </w:r>
      <w:bookmarkEnd w:id="13"/>
      <w:bookmarkEnd w:id="14"/>
    </w:p>
    <w:p w14:paraId="3BE615F7" w14:textId="77777777" w:rsidR="00B9337E" w:rsidRPr="00B9337E" w:rsidRDefault="009D429C" w:rsidP="00F011E5">
      <w:pPr>
        <w:pStyle w:val="NormalWeb"/>
        <w:spacing w:before="0" w:beforeAutospacing="0" w:after="0" w:afterAutospacing="0"/>
        <w:jc w:val="both"/>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14:paraId="04E5750F" w14:textId="77777777" w:rsidR="005C6AF8" w:rsidRPr="005C6AF8" w:rsidRDefault="005C6AF8" w:rsidP="00F937CF">
      <w:pPr>
        <w:pStyle w:val="ListParagraph"/>
        <w:keepNext/>
        <w:keepLines/>
        <w:numPr>
          <w:ilvl w:val="0"/>
          <w:numId w:val="1"/>
        </w:numPr>
        <w:spacing w:before="340" w:after="330" w:line="578" w:lineRule="auto"/>
        <w:ind w:firstLineChars="0"/>
        <w:outlineLvl w:val="0"/>
        <w:rPr>
          <w:b/>
          <w:bCs/>
          <w:vanish/>
          <w:kern w:val="44"/>
          <w:sz w:val="44"/>
          <w:szCs w:val="44"/>
        </w:rPr>
      </w:pPr>
    </w:p>
    <w:p w14:paraId="71C86922" w14:textId="77777777" w:rsidR="005C6AF8" w:rsidRPr="004166E1" w:rsidRDefault="005C6AF8" w:rsidP="004166E1">
      <w:pPr>
        <w:pStyle w:val="Heading2"/>
        <w:spacing w:line="415" w:lineRule="auto"/>
        <w:ind w:left="0" w:firstLine="0"/>
        <w:rPr>
          <w:rFonts w:ascii="黑体"/>
          <w:sz w:val="28"/>
          <w:szCs w:val="28"/>
        </w:rPr>
      </w:pPr>
      <w:bookmarkStart w:id="15" w:name="_Toc455479224"/>
      <w:bookmarkStart w:id="16" w:name="_Toc461048037"/>
      <w:r w:rsidRPr="004166E1">
        <w:rPr>
          <w:rFonts w:ascii="黑体" w:hint="eastAsia"/>
          <w:sz w:val="28"/>
          <w:szCs w:val="28"/>
        </w:rPr>
        <w:t>分布式系统</w:t>
      </w:r>
      <w:bookmarkEnd w:id="15"/>
      <w:bookmarkEnd w:id="16"/>
    </w:p>
    <w:p w14:paraId="30762F65" w14:textId="77777777" w:rsidR="005C6AF8"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分布式系统并不是什么新鲜词，</w:t>
      </w:r>
      <w:r w:rsidR="00F9260B" w:rsidRPr="00F011E5">
        <w:rPr>
          <w:rFonts w:ascii="宋体" w:eastAsia="宋体" w:hAnsi="宋体" w:hint="eastAsia"/>
        </w:rPr>
        <w:t>20世纪80年代之前</w:t>
      </w:r>
      <w:r w:rsidRPr="00F011E5">
        <w:rPr>
          <w:rFonts w:ascii="宋体" w:eastAsia="宋体" w:hAnsi="宋体" w:hint="eastAsia"/>
        </w:rPr>
        <w:t>就已经有</w:t>
      </w:r>
      <w:r w:rsidR="00F9260B" w:rsidRPr="00F011E5">
        <w:rPr>
          <w:rFonts w:ascii="宋体" w:eastAsia="宋体" w:hAnsi="宋体" w:hint="eastAsia"/>
        </w:rPr>
        <w:t>出现了</w:t>
      </w:r>
      <w:r w:rsidR="00F9260B" w:rsidRPr="00F011E5">
        <w:rPr>
          <w:rFonts w:ascii="宋体" w:eastAsia="宋体" w:hAnsi="宋体"/>
        </w:rPr>
        <w:t>很多种不同类</w:t>
      </w:r>
      <w:r w:rsidR="00F9260B" w:rsidRPr="00F011E5">
        <w:rPr>
          <w:rFonts w:ascii="宋体" w:eastAsia="宋体" w:hAnsi="宋体" w:hint="eastAsia"/>
        </w:rPr>
        <w:t>型</w:t>
      </w:r>
      <w:r w:rsidR="00F9260B" w:rsidRPr="00F011E5">
        <w:rPr>
          <w:rFonts w:ascii="宋体" w:eastAsia="宋体" w:hAnsi="宋体"/>
        </w:rPr>
        <w:t>的分布式系统</w:t>
      </w:r>
      <w:r w:rsidRPr="00F011E5">
        <w:rPr>
          <w:rFonts w:ascii="宋体" w:eastAsia="宋体" w:hAnsi="宋体" w:hint="eastAsia"/>
        </w:rPr>
        <w:t>。</w:t>
      </w:r>
      <w:r w:rsidR="00F9260B" w:rsidRPr="00F011E5">
        <w:rPr>
          <w:rFonts w:ascii="宋体" w:eastAsia="宋体" w:hAnsi="宋体" w:hint="eastAsia"/>
        </w:rPr>
        <w:t>分布</w:t>
      </w:r>
      <w:r w:rsidR="00F9260B" w:rsidRPr="00F011E5">
        <w:rPr>
          <w:rFonts w:ascii="宋体" w:eastAsia="宋体" w:hAnsi="宋体"/>
        </w:rPr>
        <w:t>式系统</w:t>
      </w:r>
      <w:r w:rsidR="00397B18" w:rsidRPr="00F011E5">
        <w:rPr>
          <w:rFonts w:ascii="宋体" w:eastAsia="宋体" w:hAnsi="宋体" w:hint="eastAsia"/>
        </w:rPr>
        <w:t>真正</w:t>
      </w:r>
      <w:r w:rsidR="00F9260B" w:rsidRPr="00F011E5">
        <w:rPr>
          <w:rFonts w:ascii="宋体" w:eastAsia="宋体" w:hAnsi="宋体"/>
        </w:rPr>
        <w:t>普及与出</w:t>
      </w:r>
      <w:r w:rsidR="00F9260B" w:rsidRPr="00F011E5">
        <w:rPr>
          <w:rFonts w:ascii="宋体" w:eastAsia="宋体" w:hAnsi="宋体" w:hint="eastAsia"/>
        </w:rPr>
        <w:t>彩</w:t>
      </w:r>
      <w:r w:rsidR="00F9260B" w:rsidRPr="00F011E5">
        <w:rPr>
          <w:rFonts w:ascii="宋体" w:eastAsia="宋体" w:hAnsi="宋体"/>
        </w:rPr>
        <w:t>的却是在互联网</w:t>
      </w:r>
      <w:r w:rsidR="00F9260B" w:rsidRPr="00F011E5">
        <w:rPr>
          <w:rFonts w:ascii="宋体" w:eastAsia="宋体" w:hAnsi="宋体" w:hint="eastAsia"/>
        </w:rPr>
        <w:t>时代</w:t>
      </w:r>
      <w:r w:rsidRPr="00F011E5">
        <w:rPr>
          <w:rFonts w:ascii="宋体" w:eastAsia="宋体" w:hAnsi="宋体" w:hint="eastAsia"/>
        </w:rPr>
        <w:t>。</w:t>
      </w:r>
      <w:r w:rsidR="00F242D1" w:rsidRPr="00F011E5">
        <w:rPr>
          <w:rFonts w:ascii="宋体" w:eastAsia="宋体" w:hAnsi="宋体" w:hint="eastAsia"/>
        </w:rPr>
        <w:t>谷歌</w:t>
      </w:r>
      <w:r w:rsidR="00F242D1" w:rsidRPr="00F011E5">
        <w:rPr>
          <w:rFonts w:ascii="宋体" w:eastAsia="宋体" w:hAnsi="宋体"/>
        </w:rPr>
        <w:t>、亚</w:t>
      </w:r>
      <w:r w:rsidR="00F242D1" w:rsidRPr="00F011E5">
        <w:rPr>
          <w:rFonts w:ascii="宋体" w:eastAsia="宋体" w:hAnsi="宋体" w:hint="eastAsia"/>
        </w:rPr>
        <w:t>马</w:t>
      </w:r>
      <w:r w:rsidR="00F242D1" w:rsidRPr="00F011E5">
        <w:rPr>
          <w:rFonts w:ascii="宋体" w:eastAsia="宋体" w:hAnsi="宋体"/>
        </w:rPr>
        <w:t>逊</w:t>
      </w:r>
      <w:r w:rsidR="00F242D1" w:rsidRPr="00F011E5">
        <w:rPr>
          <w:rFonts w:ascii="宋体" w:eastAsia="宋体" w:hAnsi="宋体" w:hint="eastAsia"/>
        </w:rPr>
        <w:t>、</w:t>
      </w:r>
      <w:r w:rsidR="00F242D1" w:rsidRPr="00F011E5">
        <w:rPr>
          <w:rFonts w:ascii="宋体" w:eastAsia="宋体" w:hAnsi="宋体"/>
        </w:rPr>
        <w:t>Facebook</w:t>
      </w:r>
      <w:r w:rsidR="00F242D1" w:rsidRPr="00F011E5">
        <w:rPr>
          <w:rFonts w:ascii="宋体" w:eastAsia="宋体" w:hAnsi="宋体" w:hint="eastAsia"/>
        </w:rPr>
        <w:t>等行</w:t>
      </w:r>
      <w:r w:rsidR="00F242D1" w:rsidRPr="00F011E5">
        <w:rPr>
          <w:rFonts w:ascii="宋体" w:eastAsia="宋体" w:hAnsi="宋体"/>
        </w:rPr>
        <w:t>业领</w:t>
      </w:r>
      <w:r w:rsidR="00F242D1" w:rsidRPr="00F011E5">
        <w:rPr>
          <w:rFonts w:ascii="宋体" w:eastAsia="宋体" w:hAnsi="宋体" w:hint="eastAsia"/>
        </w:rPr>
        <w:t>先</w:t>
      </w:r>
      <w:r w:rsidR="00F242D1" w:rsidRPr="00F011E5">
        <w:rPr>
          <w:rFonts w:ascii="宋体" w:eastAsia="宋体" w:hAnsi="宋体"/>
        </w:rPr>
        <w:t>的互联网公司</w:t>
      </w:r>
      <w:r w:rsidR="00F242D1" w:rsidRPr="00F011E5">
        <w:rPr>
          <w:rFonts w:ascii="宋体" w:eastAsia="宋体" w:hAnsi="宋体" w:hint="eastAsia"/>
        </w:rPr>
        <w:t>将分</w:t>
      </w:r>
      <w:r w:rsidR="00F242D1" w:rsidRPr="00F011E5">
        <w:rPr>
          <w:rFonts w:ascii="宋体" w:eastAsia="宋体" w:hAnsi="宋体"/>
        </w:rPr>
        <w:t>布式</w:t>
      </w:r>
      <w:r w:rsidR="00F242D1" w:rsidRPr="00F011E5">
        <w:rPr>
          <w:rFonts w:ascii="宋体" w:eastAsia="宋体" w:hAnsi="宋体" w:hint="eastAsia"/>
        </w:rPr>
        <w:t>系</w:t>
      </w:r>
      <w:r w:rsidR="00F242D1" w:rsidRPr="00F011E5">
        <w:rPr>
          <w:rFonts w:ascii="宋体" w:eastAsia="宋体" w:hAnsi="宋体"/>
        </w:rPr>
        <w:t>统推到了一个新的高度。</w:t>
      </w:r>
      <w:r w:rsidR="00F242D1" w:rsidRPr="00F011E5">
        <w:rPr>
          <w:rFonts w:ascii="宋体" w:eastAsia="宋体" w:hAnsi="宋体" w:hint="eastAsia"/>
        </w:rPr>
        <w:t>谷歌的</w:t>
      </w:r>
      <w:r w:rsidR="00E61659" w:rsidRPr="00F011E5">
        <w:rPr>
          <w:rFonts w:ascii="宋体" w:eastAsia="宋体" w:hAnsi="宋体" w:hint="eastAsia"/>
        </w:rPr>
        <w:t>GFS文件</w:t>
      </w:r>
      <w:r w:rsidR="00E61659" w:rsidRPr="00F011E5">
        <w:rPr>
          <w:rFonts w:ascii="宋体" w:eastAsia="宋体" w:hAnsi="宋体"/>
        </w:rPr>
        <w:t>系统、MapReduce</w:t>
      </w:r>
      <w:r w:rsidR="00E61659" w:rsidRPr="00F011E5">
        <w:rPr>
          <w:rFonts w:ascii="宋体" w:eastAsia="宋体" w:hAnsi="宋体" w:hint="eastAsia"/>
        </w:rPr>
        <w:t>工</w:t>
      </w:r>
      <w:r w:rsidR="00E61659" w:rsidRPr="00F011E5">
        <w:rPr>
          <w:rFonts w:ascii="宋体" w:eastAsia="宋体" w:hAnsi="宋体"/>
        </w:rPr>
        <w:t>具都是构建于分布式的理念上</w:t>
      </w:r>
      <w:r w:rsidR="00E61659" w:rsidRPr="00F011E5">
        <w:rPr>
          <w:rFonts w:ascii="宋体" w:eastAsia="宋体" w:hAnsi="宋体" w:hint="eastAsia"/>
        </w:rPr>
        <w:t>，现</w:t>
      </w:r>
      <w:r w:rsidR="00E61659" w:rsidRPr="00F011E5">
        <w:rPr>
          <w:rFonts w:ascii="宋体" w:eastAsia="宋体" w:hAnsi="宋体"/>
        </w:rPr>
        <w:t>在的大数据分</w:t>
      </w:r>
      <w:r w:rsidR="00E61659" w:rsidRPr="00F011E5">
        <w:rPr>
          <w:rFonts w:ascii="宋体" w:eastAsia="宋体" w:hAnsi="宋体" w:hint="eastAsia"/>
        </w:rPr>
        <w:t>析</w:t>
      </w:r>
      <w:r w:rsidR="00403C58" w:rsidRPr="00F011E5">
        <w:rPr>
          <w:rFonts w:ascii="宋体" w:eastAsia="宋体" w:hAnsi="宋体"/>
        </w:rPr>
        <w:t>正是建立在这两</w:t>
      </w:r>
      <w:r w:rsidR="00403C58" w:rsidRPr="00F011E5">
        <w:rPr>
          <w:rFonts w:ascii="宋体" w:eastAsia="宋体" w:hAnsi="宋体" w:hint="eastAsia"/>
        </w:rPr>
        <w:t>个</w:t>
      </w:r>
      <w:r w:rsidR="00403C58" w:rsidRPr="00F011E5">
        <w:rPr>
          <w:rFonts w:ascii="宋体" w:eastAsia="宋体" w:hAnsi="宋体"/>
        </w:rPr>
        <w:t>软件</w:t>
      </w:r>
      <w:r w:rsidR="00403C58" w:rsidRPr="00F011E5">
        <w:rPr>
          <w:rFonts w:ascii="宋体" w:eastAsia="宋体" w:hAnsi="宋体" w:hint="eastAsia"/>
        </w:rPr>
        <w:t>的</w:t>
      </w:r>
      <w:r w:rsidR="00403C58" w:rsidRPr="00F011E5">
        <w:rPr>
          <w:rFonts w:ascii="宋体" w:eastAsia="宋体" w:hAnsi="宋体"/>
        </w:rPr>
        <w:t>思想之上</w:t>
      </w:r>
      <w:r w:rsidRPr="00F011E5">
        <w:rPr>
          <w:rFonts w:ascii="宋体" w:eastAsia="宋体" w:hAnsi="宋体" w:hint="eastAsia"/>
        </w:rPr>
        <w:t>。Apache旗下的</w:t>
      </w:r>
      <w:r w:rsidR="00403C58" w:rsidRPr="00F011E5">
        <w:rPr>
          <w:rFonts w:ascii="宋体" w:eastAsia="宋体" w:hAnsi="宋体"/>
        </w:rPr>
        <w:t>Zookeeper</w:t>
      </w:r>
      <w:r w:rsidRPr="00F011E5">
        <w:rPr>
          <w:rFonts w:ascii="宋体" w:eastAsia="宋体" w:hAnsi="宋体" w:hint="eastAsia"/>
        </w:rPr>
        <w:t>、Spark、</w:t>
      </w:r>
      <w:r w:rsidR="00403C58" w:rsidRPr="00F011E5">
        <w:rPr>
          <w:rFonts w:ascii="宋体" w:eastAsia="宋体" w:hAnsi="宋体" w:hint="eastAsia"/>
        </w:rPr>
        <w:t>Kafka</w:t>
      </w:r>
      <w:r w:rsidRPr="00F011E5">
        <w:rPr>
          <w:rFonts w:ascii="宋体" w:eastAsia="宋体" w:hAnsi="宋体" w:hint="eastAsia"/>
        </w:rPr>
        <w:t>等分布式系统，</w:t>
      </w:r>
      <w:r w:rsidR="00403C58" w:rsidRPr="00F011E5">
        <w:rPr>
          <w:rFonts w:ascii="宋体" w:eastAsia="宋体" w:hAnsi="宋体" w:hint="eastAsia"/>
        </w:rPr>
        <w:t>简</w:t>
      </w:r>
      <w:r w:rsidR="00403C58" w:rsidRPr="00F011E5">
        <w:rPr>
          <w:rFonts w:ascii="宋体" w:eastAsia="宋体" w:hAnsi="宋体"/>
        </w:rPr>
        <w:t>化了构建分</w:t>
      </w:r>
      <w:r w:rsidR="00403C58" w:rsidRPr="00F011E5">
        <w:rPr>
          <w:rFonts w:ascii="宋体" w:eastAsia="宋体" w:hAnsi="宋体" w:hint="eastAsia"/>
        </w:rPr>
        <w:t>布</w:t>
      </w:r>
      <w:r w:rsidR="00403C58" w:rsidRPr="00F011E5">
        <w:rPr>
          <w:rFonts w:ascii="宋体" w:eastAsia="宋体" w:hAnsi="宋体"/>
        </w:rPr>
        <w:t>式计</w:t>
      </w:r>
      <w:r w:rsidR="00403C58" w:rsidRPr="00F011E5">
        <w:rPr>
          <w:rFonts w:ascii="宋体" w:eastAsia="宋体" w:hAnsi="宋体" w:hint="eastAsia"/>
        </w:rPr>
        <w:t>算</w:t>
      </w:r>
      <w:r w:rsidR="00403C58" w:rsidRPr="00F011E5">
        <w:rPr>
          <w:rFonts w:ascii="宋体" w:eastAsia="宋体" w:hAnsi="宋体"/>
        </w:rPr>
        <w:t>的门槛</w:t>
      </w:r>
      <w:r w:rsidR="00085489" w:rsidRPr="00F011E5">
        <w:rPr>
          <w:rFonts w:ascii="宋体" w:eastAsia="宋体" w:hAnsi="宋体" w:hint="eastAsia"/>
        </w:rPr>
        <w:t>，让更多企业客户体会到了分布式系统的</w:t>
      </w:r>
      <w:r w:rsidR="005D0534" w:rsidRPr="00F011E5">
        <w:rPr>
          <w:rFonts w:ascii="宋体" w:eastAsia="宋体" w:hAnsi="宋体" w:hint="eastAsia"/>
        </w:rPr>
        <w:t>好</w:t>
      </w:r>
      <w:r w:rsidR="005D0534" w:rsidRPr="00F011E5">
        <w:rPr>
          <w:rFonts w:ascii="宋体" w:eastAsia="宋体" w:hAnsi="宋体"/>
        </w:rPr>
        <w:t>处</w:t>
      </w:r>
      <w:r w:rsidRPr="00F011E5">
        <w:rPr>
          <w:rFonts w:ascii="宋体" w:eastAsia="宋体" w:hAnsi="宋体" w:hint="eastAsia"/>
        </w:rPr>
        <w:t>。</w:t>
      </w:r>
    </w:p>
    <w:p w14:paraId="4104FADA" w14:textId="77777777" w:rsidR="00C62F40" w:rsidRPr="00F011E5" w:rsidRDefault="00C62F40" w:rsidP="00F011E5">
      <w:pPr>
        <w:pStyle w:val="NormalWeb"/>
        <w:spacing w:before="0" w:beforeAutospacing="0" w:after="0" w:afterAutospacing="0"/>
        <w:jc w:val="both"/>
        <w:rPr>
          <w:rFonts w:ascii="宋体" w:eastAsia="宋体" w:hAnsi="宋体"/>
        </w:rPr>
      </w:pPr>
    </w:p>
    <w:p w14:paraId="771849C5" w14:textId="77777777" w:rsidR="005C6AF8" w:rsidRPr="00920C99" w:rsidRDefault="005C6AF8" w:rsidP="00920C99">
      <w:pPr>
        <w:pStyle w:val="Heading3"/>
        <w:widowControl w:val="0"/>
        <w:numPr>
          <w:ilvl w:val="2"/>
          <w:numId w:val="1"/>
        </w:numPr>
        <w:spacing w:line="240" w:lineRule="auto"/>
        <w:ind w:left="0" w:firstLine="0"/>
        <w:rPr>
          <w:rFonts w:ascii="黑体"/>
          <w:sz w:val="24"/>
          <w:lang w:val="x-none" w:eastAsia="x-none"/>
        </w:rPr>
      </w:pPr>
      <w:bookmarkStart w:id="17" w:name="_Toc455479225"/>
      <w:bookmarkStart w:id="18" w:name="_Toc461048038"/>
      <w:r w:rsidRPr="00920C99">
        <w:rPr>
          <w:rFonts w:ascii="黑体" w:hint="eastAsia"/>
          <w:sz w:val="24"/>
          <w:lang w:val="x-none" w:eastAsia="x-none"/>
        </w:rPr>
        <w:t>分布式系统的定义</w:t>
      </w:r>
      <w:bookmarkEnd w:id="17"/>
      <w:bookmarkEnd w:id="18"/>
    </w:p>
    <w:p w14:paraId="79D2FCD4" w14:textId="77777777" w:rsidR="005C6AF8" w:rsidRPr="00F011E5" w:rsidRDefault="00430B81"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布式系统是一</w:t>
      </w:r>
      <w:r w:rsidR="005C6AF8" w:rsidRPr="00F011E5">
        <w:rPr>
          <w:rFonts w:ascii="宋体" w:eastAsia="宋体" w:hAnsi="宋体" w:hint="eastAsia"/>
        </w:rPr>
        <w:t>个其硬件或软件组件分布在连网的计算机上，组件之间通过传递消息进行通信和动作协调的系统。这个简单的定义覆盖了所有可有效部署连网计算机的系统。[6]由一个网络连接的计算机可能在空间上的距离不等。它</w:t>
      </w:r>
      <w:r w:rsidR="00BB34F7" w:rsidRPr="00F011E5">
        <w:rPr>
          <w:rFonts w:ascii="宋体" w:eastAsia="宋体" w:hAnsi="宋体" w:hint="eastAsia"/>
        </w:rPr>
        <w:t>们可能分布在地球上不同的洲，也可能在同一栋楼或同一个房间里。现</w:t>
      </w:r>
      <w:r w:rsidR="00BB34F7" w:rsidRPr="00F011E5">
        <w:rPr>
          <w:rFonts w:ascii="宋体" w:eastAsia="宋体" w:hAnsi="宋体"/>
        </w:rPr>
        <w:t>代</w:t>
      </w:r>
      <w:r w:rsidR="005C6AF8" w:rsidRPr="00F011E5">
        <w:rPr>
          <w:rFonts w:ascii="宋体" w:eastAsia="宋体" w:hAnsi="宋体" w:hint="eastAsia"/>
        </w:rPr>
        <w:t>定义的分布式系统有如下显著特征：</w:t>
      </w:r>
    </w:p>
    <w:p w14:paraId="2E3A515F" w14:textId="77777777" w:rsidR="00F144F2" w:rsidRPr="00F011E5" w:rsidRDefault="00F144F2"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并发：</w:t>
      </w:r>
      <w:r w:rsidR="002143A4" w:rsidRPr="00F011E5">
        <w:rPr>
          <w:rFonts w:ascii="宋体" w:eastAsia="宋体" w:hAnsi="宋体" w:hint="eastAsia"/>
        </w:rPr>
        <w:t>现</w:t>
      </w:r>
      <w:r w:rsidR="002143A4" w:rsidRPr="00F011E5">
        <w:rPr>
          <w:rFonts w:ascii="宋体" w:eastAsia="宋体" w:hAnsi="宋体"/>
        </w:rPr>
        <w:t>代的软件编写中，多线程处理执行并</w:t>
      </w:r>
      <w:r w:rsidR="00F64633" w:rsidRPr="00F011E5">
        <w:rPr>
          <w:rFonts w:ascii="宋体" w:eastAsia="宋体" w:hAnsi="宋体" w:hint="eastAsia"/>
        </w:rPr>
        <w:t>发</w:t>
      </w:r>
      <w:r w:rsidR="002143A4" w:rsidRPr="00F011E5">
        <w:rPr>
          <w:rFonts w:ascii="宋体" w:eastAsia="宋体" w:hAnsi="宋体"/>
        </w:rPr>
        <w:t>是很常见的方式</w:t>
      </w:r>
      <w:r w:rsidR="002143A4" w:rsidRPr="00F011E5">
        <w:rPr>
          <w:rFonts w:ascii="宋体" w:eastAsia="宋体" w:hAnsi="宋体" w:hint="eastAsia"/>
        </w:rPr>
        <w:t>。</w:t>
      </w:r>
      <w:r w:rsidR="002143A4" w:rsidRPr="00F011E5">
        <w:rPr>
          <w:rFonts w:ascii="宋体" w:eastAsia="宋体" w:hAnsi="宋体"/>
        </w:rPr>
        <w:t>现在的</w:t>
      </w:r>
      <w:r w:rsidR="002143A4" w:rsidRPr="00F011E5">
        <w:rPr>
          <w:rFonts w:ascii="宋体" w:eastAsia="宋体" w:hAnsi="宋体" w:hint="eastAsia"/>
        </w:rPr>
        <w:t>CPU核</w:t>
      </w:r>
      <w:r w:rsidR="00F64633" w:rsidRPr="00F011E5">
        <w:rPr>
          <w:rFonts w:ascii="宋体" w:eastAsia="宋体" w:hAnsi="宋体" w:hint="eastAsia"/>
        </w:rPr>
        <w:t>数</w:t>
      </w:r>
      <w:r w:rsidR="002143A4" w:rsidRPr="00F011E5">
        <w:rPr>
          <w:rFonts w:ascii="宋体" w:eastAsia="宋体" w:hAnsi="宋体"/>
        </w:rPr>
        <w:t>越来越多，为了能</w:t>
      </w:r>
      <w:r w:rsidR="002143A4" w:rsidRPr="00F011E5">
        <w:rPr>
          <w:rFonts w:ascii="宋体" w:eastAsia="宋体" w:hAnsi="宋体" w:hint="eastAsia"/>
        </w:rPr>
        <w:t>充分</w:t>
      </w:r>
      <w:r w:rsidR="002143A4" w:rsidRPr="00F011E5">
        <w:rPr>
          <w:rFonts w:ascii="宋体" w:eastAsia="宋体" w:hAnsi="宋体"/>
        </w:rPr>
        <w:t>利用</w:t>
      </w:r>
      <w:r w:rsidR="002143A4" w:rsidRPr="00F011E5">
        <w:rPr>
          <w:rFonts w:ascii="宋体" w:eastAsia="宋体" w:hAnsi="宋体" w:hint="eastAsia"/>
        </w:rPr>
        <w:t>CPU的运</w:t>
      </w:r>
      <w:r w:rsidR="002143A4" w:rsidRPr="00F011E5">
        <w:rPr>
          <w:rFonts w:ascii="宋体" w:eastAsia="宋体" w:hAnsi="宋体"/>
        </w:rPr>
        <w:t>算能力</w:t>
      </w:r>
      <w:r w:rsidR="002143A4" w:rsidRPr="00F011E5">
        <w:rPr>
          <w:rFonts w:ascii="宋体" w:eastAsia="宋体" w:hAnsi="宋体" w:hint="eastAsia"/>
        </w:rPr>
        <w:t>，</w:t>
      </w:r>
      <w:r w:rsidR="002143A4" w:rsidRPr="00F011E5">
        <w:rPr>
          <w:rFonts w:ascii="宋体" w:eastAsia="宋体" w:hAnsi="宋体"/>
        </w:rPr>
        <w:t>多线</w:t>
      </w:r>
      <w:r w:rsidR="002143A4" w:rsidRPr="00F011E5">
        <w:rPr>
          <w:rFonts w:ascii="宋体" w:eastAsia="宋体" w:hAnsi="宋体" w:hint="eastAsia"/>
        </w:rPr>
        <w:t>程</w:t>
      </w:r>
      <w:r w:rsidR="002143A4" w:rsidRPr="00F011E5">
        <w:rPr>
          <w:rFonts w:ascii="宋体" w:eastAsia="宋体" w:hAnsi="宋体"/>
        </w:rPr>
        <w:t>并发</w:t>
      </w:r>
      <w:r w:rsidR="00DC6D7E" w:rsidRPr="00F011E5">
        <w:rPr>
          <w:rFonts w:ascii="宋体" w:eastAsia="宋体" w:hAnsi="宋体" w:hint="eastAsia"/>
        </w:rPr>
        <w:t>技术</w:t>
      </w:r>
      <w:r w:rsidR="002143A4" w:rsidRPr="00F011E5">
        <w:rPr>
          <w:rFonts w:ascii="宋体" w:eastAsia="宋体" w:hAnsi="宋体" w:hint="eastAsia"/>
        </w:rPr>
        <w:t>是</w:t>
      </w:r>
      <w:r w:rsidR="002143A4" w:rsidRPr="00F011E5">
        <w:rPr>
          <w:rFonts w:ascii="宋体" w:eastAsia="宋体" w:hAnsi="宋体"/>
        </w:rPr>
        <w:t>一种很好的方式。</w:t>
      </w:r>
      <w:r w:rsidR="002143A4" w:rsidRPr="00F011E5">
        <w:rPr>
          <w:rFonts w:ascii="宋体" w:eastAsia="宋体" w:hAnsi="宋体" w:hint="eastAsia"/>
        </w:rPr>
        <w:t>在计</w:t>
      </w:r>
      <w:r w:rsidR="002143A4" w:rsidRPr="00F011E5">
        <w:rPr>
          <w:rFonts w:ascii="宋体" w:eastAsia="宋体" w:hAnsi="宋体"/>
        </w:rPr>
        <w:t>算机网络中也是同样的，</w:t>
      </w:r>
      <w:r w:rsidR="002143A4" w:rsidRPr="00F011E5">
        <w:rPr>
          <w:rFonts w:ascii="宋体" w:eastAsia="宋体" w:hAnsi="宋体" w:hint="eastAsia"/>
        </w:rPr>
        <w:t>不</w:t>
      </w:r>
      <w:r w:rsidR="002143A4" w:rsidRPr="00F011E5">
        <w:rPr>
          <w:rFonts w:ascii="宋体" w:eastAsia="宋体" w:hAnsi="宋体"/>
        </w:rPr>
        <w:t>同用户的请求分配到不同的</w:t>
      </w:r>
      <w:r w:rsidR="002143A4" w:rsidRPr="00F011E5">
        <w:rPr>
          <w:rFonts w:ascii="宋体" w:eastAsia="宋体" w:hAnsi="宋体" w:hint="eastAsia"/>
        </w:rPr>
        <w:t>服务</w:t>
      </w:r>
      <w:r w:rsidR="002143A4" w:rsidRPr="00F011E5">
        <w:rPr>
          <w:rFonts w:ascii="宋体" w:eastAsia="宋体" w:hAnsi="宋体"/>
        </w:rPr>
        <w:t>器，不</w:t>
      </w:r>
      <w:r w:rsidR="002143A4" w:rsidRPr="00F011E5">
        <w:rPr>
          <w:rFonts w:ascii="宋体" w:eastAsia="宋体" w:hAnsi="宋体" w:hint="eastAsia"/>
        </w:rPr>
        <w:t>同</w:t>
      </w:r>
      <w:r w:rsidR="002143A4" w:rsidRPr="00F011E5">
        <w:rPr>
          <w:rFonts w:ascii="宋体" w:eastAsia="宋体" w:hAnsi="宋体"/>
        </w:rPr>
        <w:t>的</w:t>
      </w:r>
      <w:r w:rsidR="002143A4" w:rsidRPr="00F011E5">
        <w:rPr>
          <w:rFonts w:ascii="宋体" w:eastAsia="宋体" w:hAnsi="宋体" w:hint="eastAsia"/>
        </w:rPr>
        <w:t>CPU同</w:t>
      </w:r>
      <w:r w:rsidR="002143A4" w:rsidRPr="00F011E5">
        <w:rPr>
          <w:rFonts w:ascii="宋体" w:eastAsia="宋体" w:hAnsi="宋体"/>
        </w:rPr>
        <w:t>时</w:t>
      </w:r>
      <w:r w:rsidR="000C4470" w:rsidRPr="00F011E5">
        <w:rPr>
          <w:rFonts w:ascii="宋体" w:eastAsia="宋体" w:hAnsi="宋体" w:hint="eastAsia"/>
        </w:rPr>
        <w:t>进行</w:t>
      </w:r>
      <w:r w:rsidR="002143A4" w:rsidRPr="00F011E5">
        <w:rPr>
          <w:rFonts w:ascii="宋体" w:eastAsia="宋体" w:hAnsi="宋体"/>
        </w:rPr>
        <w:t>处理</w:t>
      </w:r>
      <w:r w:rsidR="002143A4" w:rsidRPr="00F011E5">
        <w:rPr>
          <w:rFonts w:ascii="宋体" w:eastAsia="宋体" w:hAnsi="宋体" w:hint="eastAsia"/>
        </w:rPr>
        <w:t>，</w:t>
      </w:r>
      <w:r w:rsidR="002143A4" w:rsidRPr="00F011E5">
        <w:rPr>
          <w:rFonts w:ascii="宋体" w:eastAsia="宋体" w:hAnsi="宋体"/>
        </w:rPr>
        <w:t>系统的处理能力就会随着</w:t>
      </w:r>
      <w:r w:rsidR="002143A4" w:rsidRPr="00F011E5">
        <w:rPr>
          <w:rFonts w:ascii="宋体" w:eastAsia="宋体" w:hAnsi="宋体" w:hint="eastAsia"/>
        </w:rPr>
        <w:t>服</w:t>
      </w:r>
      <w:r w:rsidR="002143A4" w:rsidRPr="00F011E5">
        <w:rPr>
          <w:rFonts w:ascii="宋体" w:eastAsia="宋体" w:hAnsi="宋体"/>
        </w:rPr>
        <w:t>务器数据增加而提高。</w:t>
      </w:r>
    </w:p>
    <w:p w14:paraId="0E5062D6" w14:textId="77777777" w:rsidR="00E5615F" w:rsidRPr="00F011E5" w:rsidRDefault="00793B8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全</w:t>
      </w:r>
      <w:r w:rsidRPr="00F011E5">
        <w:rPr>
          <w:rFonts w:ascii="宋体" w:eastAsia="宋体" w:hAnsi="宋体"/>
        </w:rPr>
        <w:t>局时钟：</w:t>
      </w:r>
      <w:r w:rsidRPr="00F011E5">
        <w:rPr>
          <w:rFonts w:ascii="宋体" w:eastAsia="宋体" w:hAnsi="宋体" w:hint="eastAsia"/>
        </w:rPr>
        <w:t>分布</w:t>
      </w:r>
      <w:r w:rsidRPr="00F011E5">
        <w:rPr>
          <w:rFonts w:ascii="宋体" w:eastAsia="宋体" w:hAnsi="宋体"/>
        </w:rPr>
        <w:t>式服务</w:t>
      </w:r>
      <w:r w:rsidRPr="00F011E5">
        <w:rPr>
          <w:rFonts w:ascii="宋体" w:eastAsia="宋体" w:hAnsi="宋体" w:hint="eastAsia"/>
        </w:rPr>
        <w:t>之</w:t>
      </w:r>
      <w:r w:rsidR="00171FFB" w:rsidRPr="00F011E5">
        <w:rPr>
          <w:rFonts w:ascii="宋体" w:eastAsia="宋体" w:hAnsi="宋体"/>
        </w:rPr>
        <w:t>间的协作是通过消息</w:t>
      </w:r>
      <w:r w:rsidR="00171FFB" w:rsidRPr="00F011E5">
        <w:rPr>
          <w:rFonts w:ascii="宋体" w:eastAsia="宋体" w:hAnsi="宋体" w:hint="eastAsia"/>
        </w:rPr>
        <w:t>互相传送来进行的</w:t>
      </w:r>
      <w:r w:rsidRPr="00F011E5">
        <w:rPr>
          <w:rFonts w:ascii="宋体" w:eastAsia="宋体" w:hAnsi="宋体"/>
        </w:rPr>
        <w:t>。</w:t>
      </w:r>
      <w:r w:rsidRPr="00F011E5">
        <w:rPr>
          <w:rFonts w:ascii="宋体" w:eastAsia="宋体" w:hAnsi="宋体" w:hint="eastAsia"/>
        </w:rPr>
        <w:t>服</w:t>
      </w:r>
      <w:r w:rsidRPr="00F011E5">
        <w:rPr>
          <w:rFonts w:ascii="宋体" w:eastAsia="宋体" w:hAnsi="宋体"/>
        </w:rPr>
        <w:t>务与服务之间没有一个</w:t>
      </w:r>
      <w:r w:rsidRPr="00F011E5">
        <w:rPr>
          <w:rFonts w:ascii="宋体" w:eastAsia="宋体" w:hAnsi="宋体" w:hint="eastAsia"/>
        </w:rPr>
        <w:t>准</w:t>
      </w:r>
      <w:r w:rsidRPr="00F011E5">
        <w:rPr>
          <w:rFonts w:ascii="宋体" w:eastAsia="宋体" w:hAnsi="宋体"/>
        </w:rPr>
        <w:t>备</w:t>
      </w:r>
      <w:r w:rsidRPr="00F011E5">
        <w:rPr>
          <w:rFonts w:ascii="宋体" w:eastAsia="宋体" w:hAnsi="宋体" w:hint="eastAsia"/>
        </w:rPr>
        <w:t>而</w:t>
      </w:r>
      <w:r w:rsidRPr="00F011E5">
        <w:rPr>
          <w:rFonts w:ascii="宋体" w:eastAsia="宋体" w:hAnsi="宋体"/>
        </w:rPr>
        <w:t>有效的全局时钟来保证服务器之间</w:t>
      </w:r>
      <w:r w:rsidR="00830A13" w:rsidRPr="00F011E5">
        <w:rPr>
          <w:rFonts w:ascii="宋体" w:eastAsia="宋体" w:hAnsi="宋体"/>
        </w:rPr>
        <w:t>状态</w:t>
      </w:r>
      <w:r w:rsidRPr="00F011E5">
        <w:rPr>
          <w:rFonts w:ascii="宋体" w:eastAsia="宋体" w:hAnsi="宋体"/>
        </w:rPr>
        <w:t>的同步。</w:t>
      </w:r>
    </w:p>
    <w:p w14:paraId="3CEC5D7F" w14:textId="77777777" w:rsidR="00086611" w:rsidRPr="00F011E5" w:rsidRDefault="00086611"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故障独立性：服</w:t>
      </w:r>
      <w:r w:rsidRPr="00F011E5">
        <w:rPr>
          <w:rFonts w:ascii="宋体" w:eastAsia="宋体" w:hAnsi="宋体"/>
        </w:rPr>
        <w:t>务器都会有一定的概率发生故障，系统</w:t>
      </w:r>
      <w:r w:rsidRPr="00F011E5">
        <w:rPr>
          <w:rFonts w:ascii="宋体" w:eastAsia="宋体" w:hAnsi="宋体" w:hint="eastAsia"/>
        </w:rPr>
        <w:t>在</w:t>
      </w:r>
      <w:r w:rsidRPr="00F011E5">
        <w:rPr>
          <w:rFonts w:ascii="宋体" w:eastAsia="宋体" w:hAnsi="宋体"/>
        </w:rPr>
        <w:t>设计的时候需要考虑到</w:t>
      </w:r>
      <w:r w:rsidRPr="00F011E5">
        <w:rPr>
          <w:rFonts w:ascii="宋体" w:eastAsia="宋体" w:hAnsi="宋体" w:hint="eastAsia"/>
        </w:rPr>
        <w:t>各</w:t>
      </w:r>
      <w:r w:rsidR="00F060D7" w:rsidRPr="00F011E5">
        <w:rPr>
          <w:rFonts w:ascii="宋体" w:eastAsia="宋体" w:hAnsi="宋体"/>
        </w:rPr>
        <w:t>种各</w:t>
      </w:r>
      <w:r w:rsidR="00F060D7" w:rsidRPr="00F011E5">
        <w:rPr>
          <w:rFonts w:ascii="宋体" w:eastAsia="宋体" w:hAnsi="宋体" w:hint="eastAsia"/>
        </w:rPr>
        <w:t>样</w:t>
      </w:r>
      <w:r w:rsidRPr="00F011E5">
        <w:rPr>
          <w:rFonts w:ascii="宋体" w:eastAsia="宋体" w:hAnsi="宋体"/>
        </w:rPr>
        <w:t>的</w:t>
      </w:r>
      <w:r w:rsidRPr="00F011E5">
        <w:rPr>
          <w:rFonts w:ascii="宋体" w:eastAsia="宋体" w:hAnsi="宋体" w:hint="eastAsia"/>
        </w:rPr>
        <w:t>故障情</w:t>
      </w:r>
      <w:r w:rsidRPr="00F011E5">
        <w:rPr>
          <w:rFonts w:ascii="宋体" w:eastAsia="宋体" w:hAnsi="宋体"/>
        </w:rPr>
        <w:t>况以及应对</w:t>
      </w:r>
      <w:r w:rsidRPr="00F011E5">
        <w:rPr>
          <w:rFonts w:ascii="宋体" w:eastAsia="宋体" w:hAnsi="宋体" w:hint="eastAsia"/>
        </w:rPr>
        <w:t>策</w:t>
      </w:r>
      <w:r w:rsidRPr="00F011E5">
        <w:rPr>
          <w:rFonts w:ascii="宋体" w:eastAsia="宋体" w:hAnsi="宋体"/>
        </w:rPr>
        <w:t>略。</w:t>
      </w:r>
      <w:r w:rsidRPr="00F011E5">
        <w:rPr>
          <w:rFonts w:ascii="宋体" w:eastAsia="宋体" w:hAnsi="宋体" w:hint="eastAsia"/>
        </w:rPr>
        <w:t>网</w:t>
      </w:r>
      <w:r w:rsidRPr="00F011E5">
        <w:rPr>
          <w:rFonts w:ascii="宋体" w:eastAsia="宋体" w:hAnsi="宋体"/>
        </w:rPr>
        <w:t>络上的分布式系统</w:t>
      </w:r>
      <w:r w:rsidRPr="00F011E5">
        <w:rPr>
          <w:rFonts w:ascii="宋体" w:eastAsia="宋体" w:hAnsi="宋体" w:hint="eastAsia"/>
        </w:rPr>
        <w:t>是</w:t>
      </w:r>
      <w:r w:rsidRPr="00F011E5">
        <w:rPr>
          <w:rFonts w:ascii="宋体" w:eastAsia="宋体" w:hAnsi="宋体"/>
        </w:rPr>
        <w:t>以多个服务器节点构成的，当一个节点故障</w:t>
      </w:r>
      <w:r w:rsidRPr="00F011E5">
        <w:rPr>
          <w:rFonts w:ascii="宋体" w:eastAsia="宋体" w:hAnsi="宋体" w:hint="eastAsia"/>
        </w:rPr>
        <w:t>时</w:t>
      </w:r>
      <w:r w:rsidRPr="00F011E5">
        <w:rPr>
          <w:rFonts w:ascii="宋体" w:eastAsia="宋体" w:hAnsi="宋体"/>
        </w:rPr>
        <w:t>，并不代表</w:t>
      </w:r>
      <w:r w:rsidRPr="00F011E5">
        <w:rPr>
          <w:rFonts w:ascii="宋体" w:eastAsia="宋体" w:hAnsi="宋体" w:hint="eastAsia"/>
        </w:rPr>
        <w:t>其</w:t>
      </w:r>
      <w:r w:rsidRPr="00F011E5">
        <w:rPr>
          <w:rFonts w:ascii="宋体" w:eastAsia="宋体" w:hAnsi="宋体"/>
        </w:rPr>
        <w:t>它的节点</w:t>
      </w:r>
      <w:r w:rsidRPr="00F011E5">
        <w:rPr>
          <w:rFonts w:ascii="宋体" w:eastAsia="宋体" w:hAnsi="宋体" w:hint="eastAsia"/>
        </w:rPr>
        <w:t>同</w:t>
      </w:r>
      <w:r w:rsidRPr="00F011E5">
        <w:rPr>
          <w:rFonts w:ascii="宋体" w:eastAsia="宋体" w:hAnsi="宋体"/>
        </w:rPr>
        <w:t>时也发生了</w:t>
      </w:r>
      <w:r w:rsidRPr="00F011E5">
        <w:rPr>
          <w:rFonts w:ascii="宋体" w:eastAsia="宋体" w:hAnsi="宋体" w:hint="eastAsia"/>
        </w:rPr>
        <w:t>故</w:t>
      </w:r>
      <w:r w:rsidRPr="00F011E5">
        <w:rPr>
          <w:rFonts w:ascii="宋体" w:eastAsia="宋体" w:hAnsi="宋体"/>
        </w:rPr>
        <w:t>障，同时</w:t>
      </w:r>
      <w:r w:rsidRPr="00F011E5">
        <w:rPr>
          <w:rFonts w:ascii="宋体" w:eastAsia="宋体" w:hAnsi="宋体" w:hint="eastAsia"/>
        </w:rPr>
        <w:t>正</w:t>
      </w:r>
      <w:r w:rsidRPr="00F011E5">
        <w:rPr>
          <w:rFonts w:ascii="宋体" w:eastAsia="宋体" w:hAnsi="宋体"/>
        </w:rPr>
        <w:t>在运行的</w:t>
      </w:r>
      <w:r w:rsidRPr="00F011E5">
        <w:rPr>
          <w:rFonts w:ascii="宋体" w:eastAsia="宋体" w:hAnsi="宋体" w:hint="eastAsia"/>
        </w:rPr>
        <w:t>节</w:t>
      </w:r>
      <w:r w:rsidRPr="00F011E5">
        <w:rPr>
          <w:rFonts w:ascii="宋体" w:eastAsia="宋体" w:hAnsi="宋体"/>
        </w:rPr>
        <w:t>点也不会很快的了解到</w:t>
      </w:r>
      <w:r w:rsidRPr="00F011E5">
        <w:rPr>
          <w:rFonts w:ascii="宋体" w:eastAsia="宋体" w:hAnsi="宋体" w:hint="eastAsia"/>
        </w:rPr>
        <w:t>故</w:t>
      </w:r>
      <w:r w:rsidRPr="00F011E5">
        <w:rPr>
          <w:rFonts w:ascii="宋体" w:eastAsia="宋体" w:hAnsi="宋体"/>
        </w:rPr>
        <w:t>障发生了</w:t>
      </w:r>
      <w:r w:rsidRPr="00F011E5">
        <w:rPr>
          <w:rFonts w:ascii="宋体" w:eastAsia="宋体" w:hAnsi="宋体" w:hint="eastAsia"/>
        </w:rPr>
        <w:t>。</w:t>
      </w:r>
    </w:p>
    <w:p w14:paraId="52CB9BFD" w14:textId="77777777" w:rsidR="005C6AF8" w:rsidRPr="00F011E5" w:rsidRDefault="0008471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lastRenderedPageBreak/>
        <w:t>从</w:t>
      </w:r>
      <w:r w:rsidR="00631916" w:rsidRPr="00F011E5">
        <w:rPr>
          <w:rFonts w:ascii="宋体" w:eastAsia="宋体" w:hAnsi="宋体" w:hint="eastAsia"/>
        </w:rPr>
        <w:t>现代分布式系统</w:t>
      </w:r>
      <w:r w:rsidRPr="00F011E5">
        <w:rPr>
          <w:rFonts w:ascii="宋体" w:eastAsia="宋体" w:hAnsi="宋体" w:hint="eastAsia"/>
        </w:rPr>
        <w:t>的中（</w:t>
      </w:r>
      <w:r w:rsidR="005C6AF8" w:rsidRPr="00F011E5">
        <w:rPr>
          <w:rFonts w:ascii="宋体" w:eastAsia="宋体" w:hAnsi="宋体" w:hint="eastAsia"/>
        </w:rPr>
        <w:t>包括Web搜索、多人在线游戏和金融交易系统</w:t>
      </w:r>
      <w:r w:rsidRPr="00F011E5">
        <w:rPr>
          <w:rFonts w:ascii="宋体" w:eastAsia="宋体" w:hAnsi="宋体" w:hint="eastAsia"/>
        </w:rPr>
        <w:t>等）可以看出</w:t>
      </w:r>
      <w:r w:rsidR="005C6AF8" w:rsidRPr="00F011E5">
        <w:rPr>
          <w:rFonts w:ascii="宋体" w:eastAsia="宋体" w:hAnsi="宋体" w:hint="eastAsia"/>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14:paraId="682C245B" w14:textId="77777777" w:rsidR="005C6AF8" w:rsidRDefault="00D60B3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构建</w:t>
      </w:r>
      <w:r w:rsidR="005C6AF8" w:rsidRPr="00F011E5">
        <w:rPr>
          <w:rFonts w:ascii="宋体" w:eastAsia="宋体" w:hAnsi="宋体" w:hint="eastAsia"/>
        </w:rPr>
        <w:t>分布式系统的挑战是处理其组件的异构性、开放性（允许增加或替换组件）、安全性、可伸缩性（用户的负载</w:t>
      </w:r>
      <w:r w:rsidRPr="00F011E5">
        <w:rPr>
          <w:rFonts w:ascii="宋体" w:eastAsia="宋体" w:hAnsi="宋体" w:hint="eastAsia"/>
        </w:rPr>
        <w:t>或数量增加时能正常运行的能力）、故障处理、组件的并发性、透明性等，同时也要提高系统服务的质量</w:t>
      </w:r>
      <w:r w:rsidR="005C6AF8" w:rsidRPr="00F011E5">
        <w:rPr>
          <w:rFonts w:ascii="宋体" w:eastAsia="宋体" w:hAnsi="宋体" w:hint="eastAsia"/>
        </w:rPr>
        <w:t>。</w:t>
      </w:r>
    </w:p>
    <w:p w14:paraId="007BA309" w14:textId="77777777" w:rsidR="00C62F40" w:rsidRPr="00F011E5" w:rsidRDefault="00C62F40" w:rsidP="00F011E5">
      <w:pPr>
        <w:pStyle w:val="NormalWeb"/>
        <w:spacing w:before="0" w:beforeAutospacing="0" w:after="0" w:afterAutospacing="0"/>
        <w:jc w:val="both"/>
        <w:rPr>
          <w:rFonts w:ascii="宋体" w:eastAsia="宋体" w:hAnsi="宋体"/>
        </w:rPr>
      </w:pPr>
    </w:p>
    <w:p w14:paraId="222A39EF" w14:textId="77777777" w:rsidR="005C6AF8" w:rsidRPr="00920C99" w:rsidRDefault="005C6AF8" w:rsidP="00920C99">
      <w:pPr>
        <w:pStyle w:val="Heading3"/>
        <w:widowControl w:val="0"/>
        <w:numPr>
          <w:ilvl w:val="2"/>
          <w:numId w:val="1"/>
        </w:numPr>
        <w:spacing w:line="240" w:lineRule="auto"/>
        <w:ind w:left="0" w:firstLine="0"/>
        <w:rPr>
          <w:rFonts w:ascii="黑体"/>
          <w:sz w:val="24"/>
          <w:lang w:val="x-none" w:eastAsia="x-none"/>
        </w:rPr>
      </w:pPr>
      <w:bookmarkStart w:id="19" w:name="_Toc455479226"/>
      <w:bookmarkStart w:id="20" w:name="_Toc461048039"/>
      <w:r w:rsidRPr="00920C99">
        <w:rPr>
          <w:rFonts w:ascii="黑体" w:hint="eastAsia"/>
          <w:sz w:val="24"/>
          <w:lang w:val="x-none" w:eastAsia="x-none"/>
        </w:rPr>
        <w:t>CAP定律</w:t>
      </w:r>
      <w:bookmarkEnd w:id="19"/>
      <w:bookmarkEnd w:id="20"/>
    </w:p>
    <w:p w14:paraId="48FD3900" w14:textId="77777777" w:rsidR="005C6AF8"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在理论计算机科学中，CAP定理（CAP theorem），又被称作布鲁尔定理（Brewer's theorem），它指出对于一个分布式计算系统来说，不可能同时满足以下三点：</w:t>
      </w:r>
    </w:p>
    <w:p w14:paraId="35809CAA" w14:textId="77777777" w:rsidR="005C6AF8"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 一致性（Consistence) (等同于所有节点访问同一份最新的数据副本）</w:t>
      </w:r>
    </w:p>
    <w:p w14:paraId="2206F7E2" w14:textId="77777777" w:rsidR="005C6AF8"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 可用性（Availability）（对数据更新具备高可用性）</w:t>
      </w:r>
    </w:p>
    <w:p w14:paraId="00604F94" w14:textId="77777777" w:rsidR="005C6AF8"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 容忍网络分区（Partition tolerance）（以实际效果而言，分区相当于对通信的时限要求。系统如果不能在时限内达成数据一致性，就意味着发生了分区的情况，必须就当前操作在C和A之间做出选择。）</w:t>
      </w:r>
    </w:p>
    <w:p w14:paraId="09D99645" w14:textId="77777777" w:rsidR="005C6AF8"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A25910">
        <w:rPr>
          <w:rFonts w:ascii="宋体" w:eastAsia="宋体" w:hAnsi="宋体" w:hint="eastAsia"/>
          <w:vertAlign w:val="superscript"/>
        </w:rPr>
        <w:t>[7]</w:t>
      </w:r>
    </w:p>
    <w:p w14:paraId="7B667CB4" w14:textId="77777777" w:rsidR="00C62F40" w:rsidRPr="00F011E5" w:rsidRDefault="00C62F40" w:rsidP="00F011E5">
      <w:pPr>
        <w:pStyle w:val="NormalWeb"/>
        <w:spacing w:before="0" w:beforeAutospacing="0" w:after="0" w:afterAutospacing="0"/>
        <w:jc w:val="both"/>
        <w:rPr>
          <w:rFonts w:ascii="宋体" w:eastAsia="宋体" w:hAnsi="宋体"/>
        </w:rPr>
      </w:pPr>
    </w:p>
    <w:p w14:paraId="25CAF0FB" w14:textId="77777777" w:rsidR="005C6AF8" w:rsidRPr="00920C99" w:rsidRDefault="005C6AF8" w:rsidP="00920C99">
      <w:pPr>
        <w:pStyle w:val="Heading3"/>
        <w:widowControl w:val="0"/>
        <w:numPr>
          <w:ilvl w:val="2"/>
          <w:numId w:val="1"/>
        </w:numPr>
        <w:spacing w:line="240" w:lineRule="auto"/>
        <w:ind w:left="0" w:firstLine="0"/>
        <w:rPr>
          <w:rFonts w:ascii="黑体"/>
          <w:sz w:val="24"/>
          <w:lang w:val="x-none" w:eastAsia="x-none"/>
        </w:rPr>
      </w:pPr>
      <w:bookmarkStart w:id="21" w:name="_Toc455479227"/>
      <w:bookmarkStart w:id="22" w:name="_Toc461048040"/>
      <w:r w:rsidRPr="00920C99">
        <w:rPr>
          <w:rFonts w:ascii="黑体" w:hint="eastAsia"/>
          <w:sz w:val="24"/>
          <w:lang w:val="x-none" w:eastAsia="x-none"/>
        </w:rPr>
        <w:t>现代分布式系统的特点</w:t>
      </w:r>
      <w:bookmarkEnd w:id="21"/>
      <w:bookmarkEnd w:id="22"/>
    </w:p>
    <w:p w14:paraId="758B9197" w14:textId="77777777" w:rsidR="005C6AF8" w:rsidRPr="00F011E5" w:rsidRDefault="00B37939"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1.</w:t>
      </w:r>
      <w:r w:rsidR="005C6AF8" w:rsidRPr="00F011E5">
        <w:rPr>
          <w:rFonts w:ascii="宋体" w:eastAsia="宋体" w:hAnsi="宋体" w:hint="eastAsia"/>
        </w:rPr>
        <w:t>对服务器硬件要求低</w:t>
      </w:r>
    </w:p>
    <w:p w14:paraId="065D47D8" w14:textId="77777777" w:rsidR="0027760F" w:rsidRPr="00F011E5" w:rsidRDefault="007644BA"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允</w:t>
      </w:r>
      <w:r w:rsidRPr="00F011E5">
        <w:rPr>
          <w:rFonts w:ascii="宋体" w:eastAsia="宋体" w:hAnsi="宋体"/>
        </w:rPr>
        <w:t>许使用</w:t>
      </w:r>
      <w:r w:rsidRPr="00F011E5">
        <w:rPr>
          <w:rFonts w:ascii="宋体" w:eastAsia="宋体" w:hAnsi="宋体" w:hint="eastAsia"/>
        </w:rPr>
        <w:t>低</w:t>
      </w:r>
      <w:r w:rsidRPr="00F011E5">
        <w:rPr>
          <w:rFonts w:ascii="宋体" w:eastAsia="宋体" w:hAnsi="宋体"/>
        </w:rPr>
        <w:t>配置，低性能的服务</w:t>
      </w:r>
      <w:r w:rsidRPr="00F011E5">
        <w:rPr>
          <w:rFonts w:ascii="宋体" w:eastAsia="宋体" w:hAnsi="宋体" w:hint="eastAsia"/>
        </w:rPr>
        <w:t>器</w:t>
      </w:r>
      <w:r w:rsidRPr="00F011E5">
        <w:rPr>
          <w:rFonts w:ascii="宋体" w:eastAsia="宋体" w:hAnsi="宋体"/>
        </w:rPr>
        <w:t>来</w:t>
      </w:r>
      <w:r w:rsidRPr="00F011E5">
        <w:rPr>
          <w:rFonts w:ascii="宋体" w:eastAsia="宋体" w:hAnsi="宋体" w:hint="eastAsia"/>
        </w:rPr>
        <w:t>部</w:t>
      </w:r>
      <w:r w:rsidRPr="00F011E5">
        <w:rPr>
          <w:rFonts w:ascii="宋体" w:eastAsia="宋体" w:hAnsi="宋体"/>
        </w:rPr>
        <w:t>署分布式的</w:t>
      </w:r>
      <w:r w:rsidRPr="00F011E5">
        <w:rPr>
          <w:rFonts w:ascii="宋体" w:eastAsia="宋体" w:hAnsi="宋体" w:hint="eastAsia"/>
        </w:rPr>
        <w:t>系</w:t>
      </w:r>
      <w:r w:rsidRPr="00F011E5">
        <w:rPr>
          <w:rFonts w:ascii="宋体" w:eastAsia="宋体" w:hAnsi="宋体"/>
        </w:rPr>
        <w:t>统。现</w:t>
      </w:r>
      <w:r w:rsidRPr="00F011E5">
        <w:rPr>
          <w:rFonts w:ascii="宋体" w:eastAsia="宋体" w:hAnsi="宋体" w:hint="eastAsia"/>
        </w:rPr>
        <w:t>代</w:t>
      </w:r>
      <w:r w:rsidRPr="00F011E5">
        <w:rPr>
          <w:rFonts w:ascii="宋体" w:eastAsia="宋体" w:hAnsi="宋体"/>
        </w:rPr>
        <w:t>服务器的性能已经是非常高了，</w:t>
      </w:r>
      <w:r w:rsidRPr="00F011E5">
        <w:rPr>
          <w:rFonts w:ascii="宋体" w:eastAsia="宋体" w:hAnsi="宋体" w:hint="eastAsia"/>
        </w:rPr>
        <w:t>但</w:t>
      </w:r>
      <w:r w:rsidRPr="00F011E5">
        <w:rPr>
          <w:rFonts w:ascii="宋体" w:eastAsia="宋体" w:hAnsi="宋体"/>
        </w:rPr>
        <w:t>是有限的网络带宽在制约</w:t>
      </w:r>
      <w:r w:rsidRPr="00F011E5">
        <w:rPr>
          <w:rFonts w:ascii="宋体" w:eastAsia="宋体" w:hAnsi="宋体" w:hint="eastAsia"/>
        </w:rPr>
        <w:t>着</w:t>
      </w:r>
      <w:r w:rsidRPr="00F011E5">
        <w:rPr>
          <w:rFonts w:ascii="宋体" w:eastAsia="宋体" w:hAnsi="宋体"/>
        </w:rPr>
        <w:t>分布式系统的性能</w:t>
      </w:r>
      <w:r w:rsidRPr="00F011E5">
        <w:rPr>
          <w:rFonts w:ascii="宋体" w:eastAsia="宋体" w:hAnsi="宋体" w:hint="eastAsia"/>
        </w:rPr>
        <w:t>，</w:t>
      </w:r>
      <w:r w:rsidRPr="00F011E5">
        <w:rPr>
          <w:rFonts w:ascii="宋体" w:eastAsia="宋体" w:hAnsi="宋体"/>
        </w:rPr>
        <w:t>再快的服务器也需要等网络IO</w:t>
      </w:r>
      <w:r w:rsidRPr="00F011E5">
        <w:rPr>
          <w:rFonts w:ascii="宋体" w:eastAsia="宋体" w:hAnsi="宋体" w:hint="eastAsia"/>
        </w:rPr>
        <w:t>。</w:t>
      </w:r>
      <w:r w:rsidR="0027760F" w:rsidRPr="00F011E5">
        <w:rPr>
          <w:rFonts w:ascii="宋体" w:eastAsia="宋体" w:hAnsi="宋体" w:hint="eastAsia"/>
        </w:rPr>
        <w:t>因为分</w:t>
      </w:r>
      <w:r w:rsidR="0027760F" w:rsidRPr="00F011E5">
        <w:rPr>
          <w:rFonts w:ascii="宋体" w:eastAsia="宋体" w:hAnsi="宋体"/>
        </w:rPr>
        <w:t>布式服务器的故障是不可预见的，</w:t>
      </w:r>
      <w:r w:rsidR="0027760F" w:rsidRPr="00F011E5">
        <w:rPr>
          <w:rFonts w:ascii="宋体" w:eastAsia="宋体" w:hAnsi="宋体" w:hint="eastAsia"/>
        </w:rPr>
        <w:t>所以由</w:t>
      </w:r>
      <w:r w:rsidR="0027760F" w:rsidRPr="00F011E5">
        <w:rPr>
          <w:rFonts w:ascii="宋体" w:eastAsia="宋体" w:hAnsi="宋体"/>
        </w:rPr>
        <w:t>一个设计良好的软件架构</w:t>
      </w:r>
      <w:r w:rsidR="0027760F" w:rsidRPr="00F011E5">
        <w:rPr>
          <w:rFonts w:ascii="宋体" w:eastAsia="宋体" w:hAnsi="宋体" w:hint="eastAsia"/>
        </w:rPr>
        <w:t>的</w:t>
      </w:r>
      <w:r w:rsidR="0027760F" w:rsidRPr="00F011E5">
        <w:rPr>
          <w:rFonts w:ascii="宋体" w:eastAsia="宋体" w:hAnsi="宋体"/>
        </w:rPr>
        <w:t>容错机制来对分布式系</w:t>
      </w:r>
      <w:r w:rsidR="0027760F" w:rsidRPr="00F011E5">
        <w:rPr>
          <w:rFonts w:ascii="宋体" w:eastAsia="宋体" w:hAnsi="宋体" w:hint="eastAsia"/>
        </w:rPr>
        <w:t>统</w:t>
      </w:r>
      <w:r w:rsidR="0027760F" w:rsidRPr="00F011E5">
        <w:rPr>
          <w:rFonts w:ascii="宋体" w:eastAsia="宋体" w:hAnsi="宋体"/>
        </w:rPr>
        <w:t>的可靠性做保证。</w:t>
      </w:r>
    </w:p>
    <w:p w14:paraId="4399D1DB" w14:textId="77777777" w:rsidR="005C6AF8" w:rsidRPr="00F011E5" w:rsidRDefault="00B37939"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2.</w:t>
      </w:r>
      <w:r w:rsidR="005C6AF8" w:rsidRPr="00F011E5">
        <w:rPr>
          <w:rFonts w:ascii="宋体" w:eastAsia="宋体" w:hAnsi="宋体" w:hint="eastAsia"/>
        </w:rPr>
        <w:t>强调横向可扩展性</w:t>
      </w:r>
    </w:p>
    <w:p w14:paraId="7F1494B9" w14:textId="77777777" w:rsidR="00924C8F" w:rsidRPr="00F011E5" w:rsidRDefault="009A4AC7"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通</w:t>
      </w:r>
      <w:r w:rsidRPr="00F011E5">
        <w:rPr>
          <w:rFonts w:ascii="宋体" w:eastAsia="宋体" w:hAnsi="宋体"/>
        </w:rPr>
        <w:t>过增加</w:t>
      </w:r>
      <w:r w:rsidRPr="00F011E5">
        <w:rPr>
          <w:rFonts w:ascii="宋体" w:eastAsia="宋体" w:hAnsi="宋体" w:hint="eastAsia"/>
        </w:rPr>
        <w:t>节</w:t>
      </w:r>
      <w:r w:rsidRPr="00F011E5">
        <w:rPr>
          <w:rFonts w:ascii="宋体" w:eastAsia="宋体" w:hAnsi="宋体"/>
        </w:rPr>
        <w:t>点数来提升服务</w:t>
      </w:r>
      <w:r w:rsidRPr="00F011E5">
        <w:rPr>
          <w:rFonts w:ascii="宋体" w:eastAsia="宋体" w:hAnsi="宋体" w:hint="eastAsia"/>
        </w:rPr>
        <w:t>性</w:t>
      </w:r>
      <w:r w:rsidRPr="00F011E5">
        <w:rPr>
          <w:rFonts w:ascii="宋体" w:eastAsia="宋体" w:hAnsi="宋体"/>
        </w:rPr>
        <w:t>能的</w:t>
      </w:r>
      <w:r w:rsidRPr="00F011E5">
        <w:rPr>
          <w:rFonts w:ascii="宋体" w:eastAsia="宋体" w:hAnsi="宋体" w:hint="eastAsia"/>
        </w:rPr>
        <w:t>方</w:t>
      </w:r>
      <w:r w:rsidRPr="00F011E5">
        <w:rPr>
          <w:rFonts w:ascii="宋体" w:eastAsia="宋体" w:hAnsi="宋体"/>
        </w:rPr>
        <w:t>式叫横向扩展</w:t>
      </w:r>
      <w:r w:rsidRPr="00F011E5">
        <w:rPr>
          <w:rFonts w:ascii="宋体" w:eastAsia="宋体" w:hAnsi="宋体" w:hint="eastAsia"/>
        </w:rPr>
        <w:t>（Scale Out），通</w:t>
      </w:r>
      <w:r w:rsidRPr="00F011E5">
        <w:rPr>
          <w:rFonts w:ascii="宋体" w:eastAsia="宋体" w:hAnsi="宋体"/>
        </w:rPr>
        <w:t>过升级</w:t>
      </w:r>
      <w:r w:rsidRPr="00F011E5">
        <w:rPr>
          <w:rFonts w:ascii="宋体" w:eastAsia="宋体" w:hAnsi="宋体" w:hint="eastAsia"/>
        </w:rPr>
        <w:t>每个</w:t>
      </w:r>
      <w:r w:rsidRPr="00F011E5">
        <w:rPr>
          <w:rFonts w:ascii="宋体" w:eastAsia="宋体" w:hAnsi="宋体"/>
        </w:rPr>
        <w:t>节点的性能来提升服务的性能的方式叫纵向扩展</w:t>
      </w:r>
      <w:r w:rsidRPr="00F011E5">
        <w:rPr>
          <w:rFonts w:ascii="宋体" w:eastAsia="宋体" w:hAnsi="宋体" w:hint="eastAsia"/>
        </w:rPr>
        <w:t>（Scale Up）。</w:t>
      </w:r>
      <w:r w:rsidR="00924C8F" w:rsidRPr="00F011E5">
        <w:rPr>
          <w:rFonts w:ascii="宋体" w:eastAsia="宋体" w:hAnsi="宋体" w:hint="eastAsia"/>
        </w:rPr>
        <w:t>现</w:t>
      </w:r>
      <w:r w:rsidR="00924C8F" w:rsidRPr="00F011E5">
        <w:rPr>
          <w:rFonts w:ascii="宋体" w:eastAsia="宋体" w:hAnsi="宋体"/>
        </w:rPr>
        <w:t>代</w:t>
      </w:r>
      <w:r w:rsidR="00924C8F" w:rsidRPr="00F011E5">
        <w:rPr>
          <w:rFonts w:ascii="宋体" w:eastAsia="宋体" w:hAnsi="宋体" w:hint="eastAsia"/>
        </w:rPr>
        <w:t>CPU的</w:t>
      </w:r>
      <w:r w:rsidR="00924C8F" w:rsidRPr="00F011E5">
        <w:rPr>
          <w:rFonts w:ascii="宋体" w:eastAsia="宋体" w:hAnsi="宋体"/>
        </w:rPr>
        <w:t>主频</w:t>
      </w:r>
      <w:r w:rsidR="00924C8F" w:rsidRPr="00F011E5">
        <w:rPr>
          <w:rFonts w:ascii="宋体" w:eastAsia="宋体" w:hAnsi="宋体" w:hint="eastAsia"/>
        </w:rPr>
        <w:t>已</w:t>
      </w:r>
      <w:r w:rsidR="00924C8F" w:rsidRPr="00F011E5">
        <w:rPr>
          <w:rFonts w:ascii="宋体" w:eastAsia="宋体" w:hAnsi="宋体"/>
        </w:rPr>
        <w:t>进</w:t>
      </w:r>
      <w:r w:rsidR="00924C8F" w:rsidRPr="00F011E5">
        <w:rPr>
          <w:rFonts w:ascii="宋体" w:eastAsia="宋体" w:hAnsi="宋体" w:hint="eastAsia"/>
        </w:rPr>
        <w:t>到</w:t>
      </w:r>
      <w:r w:rsidR="00924C8F" w:rsidRPr="00F011E5">
        <w:rPr>
          <w:rFonts w:ascii="宋体" w:eastAsia="宋体" w:hAnsi="宋体"/>
        </w:rPr>
        <w:t>达了</w:t>
      </w:r>
      <w:r w:rsidR="00924C8F" w:rsidRPr="00F011E5">
        <w:rPr>
          <w:rFonts w:ascii="宋体" w:eastAsia="宋体" w:hAnsi="宋体" w:hint="eastAsia"/>
        </w:rPr>
        <w:t>4G</w:t>
      </w:r>
      <w:r w:rsidR="00924C8F" w:rsidRPr="00F011E5">
        <w:rPr>
          <w:rFonts w:ascii="宋体" w:eastAsia="宋体" w:hAnsi="宋体"/>
        </w:rPr>
        <w:t>Hz的门槛，</w:t>
      </w:r>
      <w:r w:rsidR="0044279F" w:rsidRPr="00F011E5">
        <w:rPr>
          <w:rFonts w:ascii="宋体" w:eastAsia="宋体" w:hAnsi="宋体" w:hint="eastAsia"/>
        </w:rPr>
        <w:t>在纵向扩展的方向上</w:t>
      </w:r>
      <w:r w:rsidR="00924C8F" w:rsidRPr="00F011E5">
        <w:rPr>
          <w:rFonts w:ascii="宋体" w:eastAsia="宋体" w:hAnsi="宋体" w:hint="eastAsia"/>
        </w:rPr>
        <w:t>想</w:t>
      </w:r>
      <w:r w:rsidR="00924C8F" w:rsidRPr="00F011E5">
        <w:rPr>
          <w:rFonts w:ascii="宋体" w:eastAsia="宋体" w:hAnsi="宋体"/>
        </w:rPr>
        <w:t>要提升需要花费巨大的代价。服务</w:t>
      </w:r>
      <w:r w:rsidR="00924C8F" w:rsidRPr="00F011E5">
        <w:rPr>
          <w:rFonts w:ascii="宋体" w:eastAsia="宋体" w:hAnsi="宋体" w:hint="eastAsia"/>
        </w:rPr>
        <w:t>器整</w:t>
      </w:r>
      <w:r w:rsidR="00924C8F" w:rsidRPr="00F011E5">
        <w:rPr>
          <w:rFonts w:ascii="宋体" w:eastAsia="宋体" w:hAnsi="宋体"/>
        </w:rPr>
        <w:t>体的吞吐性能</w:t>
      </w:r>
      <w:r w:rsidR="00924C8F" w:rsidRPr="00F011E5">
        <w:rPr>
          <w:rFonts w:ascii="宋体" w:eastAsia="宋体" w:hAnsi="宋体" w:hint="eastAsia"/>
        </w:rPr>
        <w:t>更</w:t>
      </w:r>
      <w:r w:rsidR="0044279F" w:rsidRPr="00F011E5">
        <w:rPr>
          <w:rFonts w:ascii="宋体" w:eastAsia="宋体" w:hAnsi="宋体"/>
        </w:rPr>
        <w:t>多的是受制于网络与磁盘</w:t>
      </w:r>
      <w:r w:rsidR="0044279F" w:rsidRPr="00F011E5">
        <w:rPr>
          <w:rFonts w:ascii="宋体" w:eastAsia="宋体" w:hAnsi="宋体" w:hint="eastAsia"/>
        </w:rPr>
        <w:t>，</w:t>
      </w:r>
      <w:r w:rsidR="00924C8F" w:rsidRPr="00F011E5">
        <w:rPr>
          <w:rFonts w:ascii="宋体" w:eastAsia="宋体" w:hAnsi="宋体"/>
        </w:rPr>
        <w:t>所</w:t>
      </w:r>
      <w:r w:rsidR="00924C8F" w:rsidRPr="00F011E5">
        <w:rPr>
          <w:rFonts w:ascii="宋体" w:eastAsia="宋体" w:hAnsi="宋体" w:hint="eastAsia"/>
        </w:rPr>
        <w:t>以</w:t>
      </w:r>
      <w:r w:rsidR="00924C8F" w:rsidRPr="00F011E5">
        <w:rPr>
          <w:rFonts w:ascii="宋体" w:eastAsia="宋体" w:hAnsi="宋体"/>
        </w:rPr>
        <w:t>模向扩展对</w:t>
      </w:r>
      <w:r w:rsidR="00924C8F" w:rsidRPr="00F011E5">
        <w:rPr>
          <w:rFonts w:ascii="宋体" w:eastAsia="宋体" w:hAnsi="宋体" w:hint="eastAsia"/>
        </w:rPr>
        <w:t>系</w:t>
      </w:r>
      <w:r w:rsidR="00924C8F" w:rsidRPr="00F011E5">
        <w:rPr>
          <w:rFonts w:ascii="宋体" w:eastAsia="宋体" w:hAnsi="宋体"/>
        </w:rPr>
        <w:t>统</w:t>
      </w:r>
      <w:r w:rsidR="00924C8F" w:rsidRPr="00F011E5">
        <w:rPr>
          <w:rFonts w:ascii="宋体" w:eastAsia="宋体" w:hAnsi="宋体"/>
        </w:rPr>
        <w:lastRenderedPageBreak/>
        <w:t>的整体性能提升相对要明</w:t>
      </w:r>
      <w:r w:rsidR="00924C8F" w:rsidRPr="00F011E5">
        <w:rPr>
          <w:rFonts w:ascii="宋体" w:eastAsia="宋体" w:hAnsi="宋体" w:hint="eastAsia"/>
        </w:rPr>
        <w:t>显</w:t>
      </w:r>
      <w:r w:rsidR="00924C8F" w:rsidRPr="00F011E5">
        <w:rPr>
          <w:rFonts w:ascii="宋体" w:eastAsia="宋体" w:hAnsi="宋体"/>
        </w:rPr>
        <w:t>的多</w:t>
      </w:r>
      <w:r w:rsidR="00924C8F" w:rsidRPr="00F011E5">
        <w:rPr>
          <w:rFonts w:ascii="宋体" w:eastAsia="宋体" w:hAnsi="宋体" w:hint="eastAsia"/>
        </w:rPr>
        <w:t>，而</w:t>
      </w:r>
      <w:r w:rsidR="00924C8F" w:rsidRPr="00F011E5">
        <w:rPr>
          <w:rFonts w:ascii="宋体" w:eastAsia="宋体" w:hAnsi="宋体"/>
        </w:rPr>
        <w:t>且花费的成本</w:t>
      </w:r>
      <w:r w:rsidR="00924C8F" w:rsidRPr="00F011E5">
        <w:rPr>
          <w:rFonts w:ascii="宋体" w:eastAsia="宋体" w:hAnsi="宋体" w:hint="eastAsia"/>
        </w:rPr>
        <w:t>就</w:t>
      </w:r>
      <w:r w:rsidR="00924C8F" w:rsidRPr="00F011E5">
        <w:rPr>
          <w:rFonts w:ascii="宋体" w:eastAsia="宋体" w:hAnsi="宋体"/>
        </w:rPr>
        <w:t>要低</w:t>
      </w:r>
      <w:r w:rsidR="00924C8F" w:rsidRPr="00F011E5">
        <w:rPr>
          <w:rFonts w:ascii="宋体" w:eastAsia="宋体" w:hAnsi="宋体" w:hint="eastAsia"/>
        </w:rPr>
        <w:t>不</w:t>
      </w:r>
      <w:r w:rsidR="00487CCA" w:rsidRPr="00F011E5">
        <w:rPr>
          <w:rFonts w:ascii="宋体" w:eastAsia="宋体" w:hAnsi="宋体"/>
        </w:rPr>
        <w:t>少</w:t>
      </w:r>
      <w:r w:rsidR="00487CCA" w:rsidRPr="00F011E5">
        <w:rPr>
          <w:rFonts w:ascii="宋体" w:eastAsia="宋体" w:hAnsi="宋体" w:hint="eastAsia"/>
        </w:rPr>
        <w:t>。</w:t>
      </w:r>
      <w:r w:rsidR="00924C8F" w:rsidRPr="00F011E5">
        <w:rPr>
          <w:rFonts w:ascii="宋体" w:eastAsia="宋体" w:hAnsi="宋体" w:hint="eastAsia"/>
        </w:rPr>
        <w:t>增</w:t>
      </w:r>
      <w:r w:rsidR="00924C8F" w:rsidRPr="00F011E5">
        <w:rPr>
          <w:rFonts w:ascii="宋体" w:eastAsia="宋体" w:hAnsi="宋体"/>
        </w:rPr>
        <w:t>加服务器的数</w:t>
      </w:r>
      <w:r w:rsidR="00924C8F" w:rsidRPr="00F011E5">
        <w:rPr>
          <w:rFonts w:ascii="宋体" w:eastAsia="宋体" w:hAnsi="宋体" w:hint="eastAsia"/>
        </w:rPr>
        <w:t>量</w:t>
      </w:r>
      <w:r w:rsidR="00924C8F" w:rsidRPr="00F011E5">
        <w:rPr>
          <w:rFonts w:ascii="宋体" w:eastAsia="宋体" w:hAnsi="宋体"/>
        </w:rPr>
        <w:t>要比研发一个高</w:t>
      </w:r>
      <w:r w:rsidR="00924C8F" w:rsidRPr="00F011E5">
        <w:rPr>
          <w:rFonts w:ascii="宋体" w:eastAsia="宋体" w:hAnsi="宋体" w:hint="eastAsia"/>
        </w:rPr>
        <w:t>频</w:t>
      </w:r>
      <w:r w:rsidR="00924C8F" w:rsidRPr="00F011E5">
        <w:rPr>
          <w:rFonts w:ascii="宋体" w:eastAsia="宋体" w:hAnsi="宋体"/>
        </w:rPr>
        <w:t>率的</w:t>
      </w:r>
      <w:r w:rsidR="00924C8F" w:rsidRPr="00F011E5">
        <w:rPr>
          <w:rFonts w:ascii="宋体" w:eastAsia="宋体" w:hAnsi="宋体" w:hint="eastAsia"/>
        </w:rPr>
        <w:t>CPU要</w:t>
      </w:r>
      <w:r w:rsidR="00924C8F" w:rsidRPr="00F011E5">
        <w:rPr>
          <w:rFonts w:ascii="宋体" w:eastAsia="宋体" w:hAnsi="宋体"/>
        </w:rPr>
        <w:t>容易。</w:t>
      </w:r>
    </w:p>
    <w:p w14:paraId="539A7910" w14:textId="77777777" w:rsidR="005C6AF8" w:rsidRPr="00F011E5" w:rsidRDefault="00FC67A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3.</w:t>
      </w:r>
      <w:r w:rsidR="005C6AF8" w:rsidRPr="00F011E5">
        <w:rPr>
          <w:rFonts w:ascii="宋体" w:eastAsia="宋体" w:hAnsi="宋体" w:hint="eastAsia"/>
        </w:rPr>
        <w:t>不允许单点失效（No Single Point Failure）</w:t>
      </w:r>
    </w:p>
    <w:p w14:paraId="68233E64" w14:textId="77777777" w:rsidR="005C6AF8" w:rsidRPr="00F011E5" w:rsidRDefault="00924C8F"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单</w:t>
      </w:r>
      <w:r w:rsidRPr="00F011E5">
        <w:rPr>
          <w:rFonts w:ascii="宋体" w:eastAsia="宋体" w:hAnsi="宋体"/>
        </w:rPr>
        <w:t>点失效是</w:t>
      </w:r>
      <w:r w:rsidRPr="00F011E5">
        <w:rPr>
          <w:rFonts w:ascii="宋体" w:eastAsia="宋体" w:hAnsi="宋体" w:hint="eastAsia"/>
        </w:rPr>
        <w:t>指</w:t>
      </w:r>
      <w:r w:rsidRPr="00F011E5">
        <w:rPr>
          <w:rFonts w:ascii="宋体" w:eastAsia="宋体" w:hAnsi="宋体"/>
        </w:rPr>
        <w:t>，因为一个服务器节点的宕机导致的</w:t>
      </w:r>
      <w:r w:rsidRPr="00F011E5">
        <w:rPr>
          <w:rFonts w:ascii="宋体" w:eastAsia="宋体" w:hAnsi="宋体" w:hint="eastAsia"/>
        </w:rPr>
        <w:t>整</w:t>
      </w:r>
      <w:r w:rsidRPr="00F011E5">
        <w:rPr>
          <w:rFonts w:ascii="宋体" w:eastAsia="宋体" w:hAnsi="宋体"/>
        </w:rPr>
        <w:t>个</w:t>
      </w:r>
      <w:r w:rsidRPr="00F011E5">
        <w:rPr>
          <w:rFonts w:ascii="宋体" w:eastAsia="宋体" w:hAnsi="宋体" w:hint="eastAsia"/>
        </w:rPr>
        <w:t>服务</w:t>
      </w:r>
      <w:r w:rsidRPr="00F011E5">
        <w:rPr>
          <w:rFonts w:ascii="宋体" w:eastAsia="宋体" w:hAnsi="宋体"/>
        </w:rPr>
        <w:t>不可用的情况。如</w:t>
      </w:r>
      <w:r w:rsidRPr="00F011E5">
        <w:rPr>
          <w:rFonts w:ascii="宋体" w:eastAsia="宋体" w:hAnsi="宋体" w:hint="eastAsia"/>
        </w:rPr>
        <w:t>果</w:t>
      </w:r>
      <w:r w:rsidRPr="00F011E5">
        <w:rPr>
          <w:rFonts w:ascii="宋体" w:eastAsia="宋体" w:hAnsi="宋体"/>
        </w:rPr>
        <w:t>这个服务</w:t>
      </w:r>
      <w:r w:rsidRPr="00F011E5">
        <w:rPr>
          <w:rFonts w:ascii="宋体" w:eastAsia="宋体" w:hAnsi="宋体" w:hint="eastAsia"/>
        </w:rPr>
        <w:t>仅</w:t>
      </w:r>
      <w:r w:rsidRPr="00F011E5">
        <w:rPr>
          <w:rFonts w:ascii="宋体" w:eastAsia="宋体" w:hAnsi="宋体"/>
        </w:rPr>
        <w:t>运行了一份实</w:t>
      </w:r>
      <w:r w:rsidRPr="00F011E5">
        <w:rPr>
          <w:rFonts w:ascii="宋体" w:eastAsia="宋体" w:hAnsi="宋体" w:hint="eastAsia"/>
        </w:rPr>
        <w:t>例</w:t>
      </w:r>
      <w:r w:rsidRPr="00F011E5">
        <w:rPr>
          <w:rFonts w:ascii="宋体" w:eastAsia="宋体" w:hAnsi="宋体"/>
        </w:rPr>
        <w:t>在一台服务器上，</w:t>
      </w:r>
      <w:r w:rsidRPr="00F011E5">
        <w:rPr>
          <w:rFonts w:ascii="宋体" w:eastAsia="宋体" w:hAnsi="宋体" w:hint="eastAsia"/>
        </w:rPr>
        <w:t>很</w:t>
      </w:r>
      <w:r w:rsidRPr="00F011E5">
        <w:rPr>
          <w:rFonts w:ascii="宋体" w:eastAsia="宋体" w:hAnsi="宋体"/>
        </w:rPr>
        <w:t>容易就出来单点失效的情况。</w:t>
      </w:r>
    </w:p>
    <w:p w14:paraId="2B1D6B87" w14:textId="77777777" w:rsidR="00B92E64" w:rsidRPr="00F011E5" w:rsidRDefault="00B92E6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之</w:t>
      </w:r>
      <w:r w:rsidRPr="00F011E5">
        <w:rPr>
          <w:rFonts w:ascii="宋体" w:eastAsia="宋体" w:hAnsi="宋体"/>
        </w:rPr>
        <w:t>前已提到过，分布式的服务器</w:t>
      </w:r>
      <w:r w:rsidRPr="00F011E5">
        <w:rPr>
          <w:rFonts w:ascii="宋体" w:eastAsia="宋体" w:hAnsi="宋体" w:hint="eastAsia"/>
        </w:rPr>
        <w:t>允许</w:t>
      </w:r>
      <w:r w:rsidRPr="00F011E5">
        <w:rPr>
          <w:rFonts w:ascii="宋体" w:eastAsia="宋体" w:hAnsi="宋体"/>
        </w:rPr>
        <w:t>使用低配置，低性能的机器来部署。那</w:t>
      </w:r>
      <w:r w:rsidRPr="00F011E5">
        <w:rPr>
          <w:rFonts w:ascii="宋体" w:eastAsia="宋体" w:hAnsi="宋体" w:hint="eastAsia"/>
        </w:rPr>
        <w:t>么</w:t>
      </w:r>
      <w:r w:rsidRPr="00F011E5">
        <w:rPr>
          <w:rFonts w:ascii="宋体" w:eastAsia="宋体" w:hAnsi="宋体"/>
        </w:rPr>
        <w:t>服务器的可用性也很难</w:t>
      </w:r>
      <w:r w:rsidRPr="00F011E5">
        <w:rPr>
          <w:rFonts w:ascii="宋体" w:eastAsia="宋体" w:hAnsi="宋体" w:hint="eastAsia"/>
        </w:rPr>
        <w:t>保</w:t>
      </w:r>
      <w:r w:rsidRPr="00F011E5">
        <w:rPr>
          <w:rFonts w:ascii="宋体" w:eastAsia="宋体" w:hAnsi="宋体"/>
        </w:rPr>
        <w:t>证</w:t>
      </w:r>
      <w:r w:rsidRPr="00F011E5">
        <w:rPr>
          <w:rFonts w:ascii="宋体" w:eastAsia="宋体" w:hAnsi="宋体" w:hint="eastAsia"/>
        </w:rPr>
        <w:t>完全</w:t>
      </w:r>
      <w:r w:rsidRPr="00F011E5">
        <w:rPr>
          <w:rFonts w:ascii="宋体" w:eastAsia="宋体" w:hAnsi="宋体"/>
        </w:rPr>
        <w:t>可靠。</w:t>
      </w:r>
      <w:r w:rsidR="00C737D8" w:rsidRPr="00F011E5">
        <w:rPr>
          <w:rFonts w:ascii="宋体" w:eastAsia="宋体" w:hAnsi="宋体" w:hint="eastAsia"/>
        </w:rPr>
        <w:t>在</w:t>
      </w:r>
      <w:r w:rsidR="00C737D8" w:rsidRPr="00F011E5">
        <w:rPr>
          <w:rFonts w:ascii="宋体" w:eastAsia="宋体" w:hAnsi="宋体"/>
        </w:rPr>
        <w:t>设计分布</w:t>
      </w:r>
      <w:r w:rsidR="00C737D8" w:rsidRPr="00F011E5">
        <w:rPr>
          <w:rFonts w:ascii="宋体" w:eastAsia="宋体" w:hAnsi="宋体" w:hint="eastAsia"/>
        </w:rPr>
        <w:t>式</w:t>
      </w:r>
      <w:r w:rsidR="00C737D8" w:rsidRPr="00F011E5">
        <w:rPr>
          <w:rFonts w:ascii="宋体" w:eastAsia="宋体" w:hAnsi="宋体"/>
        </w:rPr>
        <w:t>系统时，将所有的</w:t>
      </w:r>
      <w:r w:rsidR="00C737D8" w:rsidRPr="00F011E5">
        <w:rPr>
          <w:rFonts w:ascii="宋体" w:eastAsia="宋体" w:hAnsi="宋体" w:hint="eastAsia"/>
        </w:rPr>
        <w:t>节点会</w:t>
      </w:r>
      <w:r w:rsidR="00C737D8" w:rsidRPr="00F011E5">
        <w:rPr>
          <w:rFonts w:ascii="宋体" w:eastAsia="宋体" w:hAnsi="宋体"/>
        </w:rPr>
        <w:t>故障的可能都要考虑进去，服务节点要有冗余，数据库服务要有热</w:t>
      </w:r>
      <w:r w:rsidR="00A41381" w:rsidRPr="00F011E5">
        <w:rPr>
          <w:rFonts w:ascii="宋体" w:eastAsia="宋体" w:hAnsi="宋体" w:hint="eastAsia"/>
        </w:rPr>
        <w:t>备</w:t>
      </w:r>
      <w:r w:rsidR="00A41381" w:rsidRPr="00F011E5">
        <w:rPr>
          <w:rFonts w:ascii="宋体" w:eastAsia="宋体" w:hAnsi="宋体"/>
        </w:rPr>
        <w:t>份等等。</w:t>
      </w:r>
      <w:r w:rsidR="008A4A5D" w:rsidRPr="00F011E5">
        <w:rPr>
          <w:rFonts w:ascii="宋体" w:eastAsia="宋体" w:hAnsi="宋体" w:hint="eastAsia"/>
        </w:rPr>
        <w:t>服务</w:t>
      </w:r>
      <w:r w:rsidR="00432551" w:rsidRPr="00F011E5">
        <w:rPr>
          <w:rFonts w:ascii="宋体" w:eastAsia="宋体" w:hAnsi="宋体" w:hint="eastAsia"/>
        </w:rPr>
        <w:t>通过</w:t>
      </w:r>
      <w:r w:rsidR="008A4A5D" w:rsidRPr="00F011E5">
        <w:rPr>
          <w:rFonts w:ascii="宋体" w:eastAsia="宋体" w:hAnsi="宋体"/>
        </w:rPr>
        <w:t>节点的冗余和数据的</w:t>
      </w:r>
      <w:r w:rsidR="008A4A5D" w:rsidRPr="00F011E5">
        <w:rPr>
          <w:rFonts w:ascii="宋体" w:eastAsia="宋体" w:hAnsi="宋体" w:hint="eastAsia"/>
        </w:rPr>
        <w:t>冗余</w:t>
      </w:r>
      <w:r w:rsidR="0087343C" w:rsidRPr="00F011E5">
        <w:rPr>
          <w:rFonts w:ascii="宋体" w:eastAsia="宋体" w:hAnsi="宋体" w:hint="eastAsia"/>
        </w:rPr>
        <w:t>来</w:t>
      </w:r>
      <w:r w:rsidR="00E70E2D" w:rsidRPr="00F011E5">
        <w:rPr>
          <w:rFonts w:ascii="宋体" w:eastAsia="宋体" w:hAnsi="宋体"/>
        </w:rPr>
        <w:t>保证</w:t>
      </w:r>
      <w:r w:rsidR="00E70E2D" w:rsidRPr="00F011E5">
        <w:rPr>
          <w:rFonts w:ascii="宋体" w:eastAsia="宋体" w:hAnsi="宋体" w:hint="eastAsia"/>
        </w:rPr>
        <w:t>它</w:t>
      </w:r>
      <w:r w:rsidR="0087343C" w:rsidRPr="00F011E5">
        <w:rPr>
          <w:rFonts w:ascii="宋体" w:eastAsia="宋体" w:hAnsi="宋体"/>
        </w:rPr>
        <w:t>的</w:t>
      </w:r>
      <w:r w:rsidR="0087343C" w:rsidRPr="00F011E5">
        <w:rPr>
          <w:rFonts w:ascii="宋体" w:eastAsia="宋体" w:hAnsi="宋体" w:hint="eastAsia"/>
        </w:rPr>
        <w:t>可靠</w:t>
      </w:r>
      <w:r w:rsidR="0087343C" w:rsidRPr="00F011E5">
        <w:rPr>
          <w:rFonts w:ascii="宋体" w:eastAsia="宋体" w:hAnsi="宋体"/>
        </w:rPr>
        <w:t>性。</w:t>
      </w:r>
    </w:p>
    <w:p w14:paraId="22B2F4C9" w14:textId="77777777" w:rsidR="00A24160" w:rsidRPr="00F011E5" w:rsidRDefault="00A24160"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一般</w:t>
      </w:r>
      <w:r w:rsidRPr="00F011E5">
        <w:rPr>
          <w:rFonts w:ascii="宋体" w:eastAsia="宋体" w:hAnsi="宋体"/>
        </w:rPr>
        <w:t>的，</w:t>
      </w:r>
      <w:r w:rsidRPr="00F011E5">
        <w:rPr>
          <w:rFonts w:ascii="宋体" w:eastAsia="宋体" w:hAnsi="宋体" w:hint="eastAsia"/>
        </w:rPr>
        <w:t>服</w:t>
      </w:r>
      <w:r w:rsidRPr="00F011E5">
        <w:rPr>
          <w:rFonts w:ascii="宋体" w:eastAsia="宋体" w:hAnsi="宋体"/>
        </w:rPr>
        <w:t>务器的</w:t>
      </w:r>
      <w:r w:rsidRPr="00F011E5">
        <w:rPr>
          <w:rFonts w:ascii="宋体" w:eastAsia="宋体" w:hAnsi="宋体" w:hint="eastAsia"/>
        </w:rPr>
        <w:t>运</w:t>
      </w:r>
      <w:r w:rsidR="001804B8" w:rsidRPr="00F011E5">
        <w:rPr>
          <w:rFonts w:ascii="宋体" w:eastAsia="宋体" w:hAnsi="宋体"/>
        </w:rPr>
        <w:t>行</w:t>
      </w:r>
      <w:r w:rsidRPr="00F011E5">
        <w:rPr>
          <w:rFonts w:ascii="宋体" w:eastAsia="宋体" w:hAnsi="宋体"/>
        </w:rPr>
        <w:t>状态不应该是满负载</w:t>
      </w:r>
      <w:r w:rsidR="00C27954" w:rsidRPr="00F011E5">
        <w:rPr>
          <w:rFonts w:ascii="宋体" w:eastAsia="宋体" w:hAnsi="宋体" w:hint="eastAsia"/>
        </w:rPr>
        <w:t>的，</w:t>
      </w:r>
      <w:r w:rsidRPr="00F011E5">
        <w:rPr>
          <w:rFonts w:ascii="宋体" w:eastAsia="宋体" w:hAnsi="宋体" w:hint="eastAsia"/>
        </w:rPr>
        <w:t>过</w:t>
      </w:r>
      <w:r w:rsidRPr="00F011E5">
        <w:rPr>
          <w:rFonts w:ascii="宋体" w:eastAsia="宋体" w:hAnsi="宋体"/>
        </w:rPr>
        <w:t>高或是长时间的高负载会增加服务器的故障</w:t>
      </w:r>
      <w:r w:rsidRPr="00F011E5">
        <w:rPr>
          <w:rFonts w:ascii="宋体" w:eastAsia="宋体" w:hAnsi="宋体" w:hint="eastAsia"/>
        </w:rPr>
        <w:t>率</w:t>
      </w:r>
      <w:r w:rsidRPr="00F011E5">
        <w:rPr>
          <w:rFonts w:ascii="宋体" w:eastAsia="宋体" w:hAnsi="宋体"/>
        </w:rPr>
        <w:t>。</w:t>
      </w:r>
      <w:r w:rsidRPr="00F011E5">
        <w:rPr>
          <w:rFonts w:ascii="宋体" w:eastAsia="宋体" w:hAnsi="宋体" w:hint="eastAsia"/>
        </w:rPr>
        <w:t>为</w:t>
      </w:r>
      <w:r w:rsidRPr="00F011E5">
        <w:rPr>
          <w:rFonts w:ascii="宋体" w:eastAsia="宋体" w:hAnsi="宋体"/>
        </w:rPr>
        <w:t>了</w:t>
      </w:r>
      <w:r w:rsidRPr="00F011E5">
        <w:rPr>
          <w:rFonts w:ascii="宋体" w:eastAsia="宋体" w:hAnsi="宋体" w:hint="eastAsia"/>
        </w:rPr>
        <w:t>平</w:t>
      </w:r>
      <w:r w:rsidRPr="00F011E5">
        <w:rPr>
          <w:rFonts w:ascii="宋体" w:eastAsia="宋体" w:hAnsi="宋体"/>
        </w:rPr>
        <w:t>衡</w:t>
      </w:r>
      <w:r w:rsidRPr="00F011E5">
        <w:rPr>
          <w:rFonts w:ascii="宋体" w:eastAsia="宋体" w:hAnsi="宋体" w:hint="eastAsia"/>
        </w:rPr>
        <w:t>单</w:t>
      </w:r>
      <w:r w:rsidRPr="00F011E5">
        <w:rPr>
          <w:rFonts w:ascii="宋体" w:eastAsia="宋体" w:hAnsi="宋体"/>
        </w:rPr>
        <w:t>机上的负载，</w:t>
      </w:r>
      <w:r w:rsidRPr="00F011E5">
        <w:rPr>
          <w:rFonts w:ascii="宋体" w:eastAsia="宋体" w:hAnsi="宋体" w:hint="eastAsia"/>
        </w:rPr>
        <w:t>可</w:t>
      </w:r>
      <w:r w:rsidR="008A13D3" w:rsidRPr="00F011E5">
        <w:rPr>
          <w:rFonts w:ascii="宋体" w:eastAsia="宋体" w:hAnsi="宋体"/>
        </w:rPr>
        <w:t>以通过增加大量的</w:t>
      </w:r>
      <w:r w:rsidR="008A13D3" w:rsidRPr="00F011E5">
        <w:rPr>
          <w:rFonts w:ascii="宋体" w:eastAsia="宋体" w:hAnsi="宋体" w:hint="eastAsia"/>
        </w:rPr>
        <w:t>节点</w:t>
      </w:r>
      <w:r w:rsidRPr="00F011E5">
        <w:rPr>
          <w:rFonts w:ascii="宋体" w:eastAsia="宋体" w:hAnsi="宋体"/>
        </w:rPr>
        <w:t>来</w:t>
      </w:r>
      <w:r w:rsidRPr="00F011E5">
        <w:rPr>
          <w:rFonts w:ascii="宋体" w:eastAsia="宋体" w:hAnsi="宋体" w:hint="eastAsia"/>
        </w:rPr>
        <w:t>实</w:t>
      </w:r>
      <w:r w:rsidRPr="00F011E5">
        <w:rPr>
          <w:rFonts w:ascii="宋体" w:eastAsia="宋体" w:hAnsi="宋体"/>
        </w:rPr>
        <w:t>现。这</w:t>
      </w:r>
      <w:r w:rsidRPr="00F011E5">
        <w:rPr>
          <w:rFonts w:ascii="宋体" w:eastAsia="宋体" w:hAnsi="宋体" w:hint="eastAsia"/>
        </w:rPr>
        <w:t>些</w:t>
      </w:r>
      <w:r w:rsidRPr="00F011E5">
        <w:rPr>
          <w:rFonts w:ascii="宋体" w:eastAsia="宋体" w:hAnsi="宋体"/>
        </w:rPr>
        <w:t>节点的性能不要求很高，一</w:t>
      </w:r>
      <w:r w:rsidRPr="00F011E5">
        <w:rPr>
          <w:rFonts w:ascii="宋体" w:eastAsia="宋体" w:hAnsi="宋体" w:hint="eastAsia"/>
        </w:rPr>
        <w:t>但</w:t>
      </w:r>
      <w:r w:rsidRPr="00F011E5">
        <w:rPr>
          <w:rFonts w:ascii="宋体" w:eastAsia="宋体" w:hAnsi="宋体"/>
        </w:rPr>
        <w:t>节点的</w:t>
      </w:r>
      <w:r w:rsidRPr="00F011E5">
        <w:rPr>
          <w:rFonts w:ascii="宋体" w:eastAsia="宋体" w:hAnsi="宋体" w:hint="eastAsia"/>
        </w:rPr>
        <w:t>基</w:t>
      </w:r>
      <w:r w:rsidRPr="00F011E5">
        <w:rPr>
          <w:rFonts w:ascii="宋体" w:eastAsia="宋体" w:hAnsi="宋体"/>
        </w:rPr>
        <w:t>数</w:t>
      </w:r>
      <w:r w:rsidRPr="00F011E5">
        <w:rPr>
          <w:rFonts w:ascii="宋体" w:eastAsia="宋体" w:hAnsi="宋体" w:hint="eastAsia"/>
        </w:rPr>
        <w:t>提</w:t>
      </w:r>
      <w:r w:rsidRPr="00F011E5">
        <w:rPr>
          <w:rFonts w:ascii="宋体" w:eastAsia="宋体" w:hAnsi="宋体"/>
        </w:rPr>
        <w:t>升了</w:t>
      </w:r>
      <w:r w:rsidRPr="00F011E5">
        <w:rPr>
          <w:rFonts w:ascii="宋体" w:eastAsia="宋体" w:hAnsi="宋体" w:hint="eastAsia"/>
        </w:rPr>
        <w:t>，</w:t>
      </w:r>
      <w:r w:rsidRPr="00F011E5">
        <w:rPr>
          <w:rFonts w:ascii="宋体" w:eastAsia="宋体" w:hAnsi="宋体"/>
        </w:rPr>
        <w:t>在总负载不变的情况下平均到每一台机器上的负载就变低了。</w:t>
      </w:r>
    </w:p>
    <w:p w14:paraId="46657539" w14:textId="77777777" w:rsidR="005C6AF8" w:rsidRPr="00F011E5" w:rsidRDefault="00FC67A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4.</w:t>
      </w:r>
      <w:r w:rsidR="006D425B" w:rsidRPr="00F011E5">
        <w:rPr>
          <w:rFonts w:ascii="宋体" w:eastAsia="宋体" w:hAnsi="宋体" w:hint="eastAsia"/>
        </w:rPr>
        <w:t>较少</w:t>
      </w:r>
      <w:r w:rsidR="005C6AF8" w:rsidRPr="00F011E5">
        <w:rPr>
          <w:rFonts w:ascii="宋体" w:eastAsia="宋体" w:hAnsi="宋体" w:hint="eastAsia"/>
        </w:rPr>
        <w:t>节点间通讯开销</w:t>
      </w:r>
    </w:p>
    <w:p w14:paraId="3D4EDA02" w14:textId="77777777" w:rsidR="00053AB0" w:rsidRPr="00F011E5" w:rsidRDefault="009A10D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如上</w:t>
      </w:r>
      <w:r w:rsidR="00053AB0" w:rsidRPr="00F011E5">
        <w:rPr>
          <w:rFonts w:ascii="宋体" w:eastAsia="宋体" w:hAnsi="宋体" w:hint="eastAsia"/>
        </w:rPr>
        <w:t>所述，分布式系统的整体性能瓶颈在于内部网络开销。所</w:t>
      </w:r>
      <w:r w:rsidR="00053AB0" w:rsidRPr="00F011E5">
        <w:rPr>
          <w:rFonts w:ascii="宋体" w:eastAsia="宋体" w:hAnsi="宋体"/>
        </w:rPr>
        <w:t>以尽量</w:t>
      </w:r>
      <w:r w:rsidR="00053AB0" w:rsidRPr="00F011E5">
        <w:rPr>
          <w:rFonts w:ascii="宋体" w:eastAsia="宋体" w:hAnsi="宋体" w:hint="eastAsia"/>
        </w:rPr>
        <w:t>让</w:t>
      </w:r>
      <w:r w:rsidR="00053AB0" w:rsidRPr="00F011E5">
        <w:rPr>
          <w:rFonts w:ascii="宋体" w:eastAsia="宋体" w:hAnsi="宋体"/>
        </w:rPr>
        <w:t>服务调用</w:t>
      </w:r>
      <w:r w:rsidR="00053AB0" w:rsidRPr="00F011E5">
        <w:rPr>
          <w:rFonts w:ascii="宋体" w:eastAsia="宋体" w:hAnsi="宋体" w:hint="eastAsia"/>
        </w:rPr>
        <w:t>本</w:t>
      </w:r>
      <w:r w:rsidR="00053AB0" w:rsidRPr="00F011E5">
        <w:rPr>
          <w:rFonts w:ascii="宋体" w:eastAsia="宋体" w:hAnsi="宋体"/>
        </w:rPr>
        <w:t>地的数据</w:t>
      </w:r>
      <w:r w:rsidR="00053AB0" w:rsidRPr="00F011E5">
        <w:rPr>
          <w:rFonts w:ascii="宋体" w:eastAsia="宋体" w:hAnsi="宋体" w:hint="eastAsia"/>
        </w:rPr>
        <w:t>减</w:t>
      </w:r>
      <w:r w:rsidR="00053AB0" w:rsidRPr="00F011E5">
        <w:rPr>
          <w:rFonts w:ascii="宋体" w:eastAsia="宋体" w:hAnsi="宋体"/>
        </w:rPr>
        <w:t>少网络开销，能显著提高服务的整体性能</w:t>
      </w:r>
      <w:r w:rsidRPr="00F011E5">
        <w:rPr>
          <w:rFonts w:ascii="宋体" w:eastAsia="宋体" w:hAnsi="宋体" w:hint="eastAsia"/>
        </w:rPr>
        <w:t>，</w:t>
      </w:r>
      <w:r w:rsidR="00053AB0" w:rsidRPr="00F011E5">
        <w:rPr>
          <w:rFonts w:ascii="宋体" w:eastAsia="宋体" w:hAnsi="宋体" w:hint="eastAsia"/>
        </w:rPr>
        <w:t>Hadoop</w:t>
      </w:r>
      <w:r w:rsidR="00053AB0" w:rsidRPr="00F011E5">
        <w:rPr>
          <w:rFonts w:ascii="宋体" w:eastAsia="宋体" w:hAnsi="宋体"/>
        </w:rPr>
        <w:t>的</w:t>
      </w:r>
      <w:r w:rsidR="00053AB0" w:rsidRPr="00F011E5">
        <w:rPr>
          <w:rFonts w:ascii="宋体" w:eastAsia="宋体" w:hAnsi="宋体" w:hint="eastAsia"/>
        </w:rPr>
        <w:t>Map</w:t>
      </w:r>
      <w:r w:rsidR="00053AB0" w:rsidRPr="00F011E5">
        <w:rPr>
          <w:rFonts w:ascii="宋体" w:eastAsia="宋体" w:hAnsi="宋体"/>
        </w:rPr>
        <w:t>Reduce</w:t>
      </w:r>
      <w:r w:rsidR="00053AB0" w:rsidRPr="00F011E5">
        <w:rPr>
          <w:rFonts w:ascii="宋体" w:eastAsia="宋体" w:hAnsi="宋体" w:hint="eastAsia"/>
        </w:rPr>
        <w:t>就</w:t>
      </w:r>
      <w:r w:rsidR="00053AB0" w:rsidRPr="00F011E5">
        <w:rPr>
          <w:rFonts w:ascii="宋体" w:eastAsia="宋体" w:hAnsi="宋体"/>
        </w:rPr>
        <w:t>是一个很好的</w:t>
      </w:r>
      <w:r w:rsidR="00053AB0" w:rsidRPr="00F011E5">
        <w:rPr>
          <w:rFonts w:ascii="宋体" w:eastAsia="宋体" w:hAnsi="宋体" w:hint="eastAsia"/>
        </w:rPr>
        <w:t>例</w:t>
      </w:r>
      <w:r w:rsidR="00053AB0" w:rsidRPr="00F011E5">
        <w:rPr>
          <w:rFonts w:ascii="宋体" w:eastAsia="宋体" w:hAnsi="宋体"/>
        </w:rPr>
        <w:t>子。</w:t>
      </w:r>
    </w:p>
    <w:p w14:paraId="150E5173" w14:textId="77777777" w:rsidR="005C6AF8" w:rsidRPr="00F011E5" w:rsidRDefault="00FC67A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5.</w:t>
      </w:r>
      <w:r w:rsidR="00B31649" w:rsidRPr="00F011E5">
        <w:rPr>
          <w:rFonts w:ascii="宋体" w:eastAsia="宋体" w:hAnsi="宋体" w:hint="eastAsia"/>
        </w:rPr>
        <w:t>无状态</w:t>
      </w:r>
      <w:r w:rsidR="00B31649" w:rsidRPr="00F011E5">
        <w:rPr>
          <w:rFonts w:ascii="宋体" w:eastAsia="宋体" w:hAnsi="宋体"/>
        </w:rPr>
        <w:t>的分布式系统服务</w:t>
      </w:r>
    </w:p>
    <w:p w14:paraId="615770A2" w14:textId="77777777" w:rsidR="00C83C62"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应用服务的状态是指运行时程序因为处理服务请求而存在内存的数据。</w:t>
      </w:r>
      <w:r w:rsidR="00C83C62" w:rsidRPr="00F011E5">
        <w:rPr>
          <w:rFonts w:ascii="宋体" w:eastAsia="宋体" w:hAnsi="宋体" w:hint="eastAsia"/>
        </w:rPr>
        <w:t>在服</w:t>
      </w:r>
      <w:r w:rsidR="00C83C62" w:rsidRPr="00F011E5">
        <w:rPr>
          <w:rFonts w:ascii="宋体" w:eastAsia="宋体" w:hAnsi="宋体"/>
        </w:rPr>
        <w:t>务有</w:t>
      </w:r>
      <w:r w:rsidR="00C83C62" w:rsidRPr="00F011E5">
        <w:rPr>
          <w:rFonts w:ascii="宋体" w:eastAsia="宋体" w:hAnsi="宋体" w:hint="eastAsia"/>
        </w:rPr>
        <w:t>状</w:t>
      </w:r>
      <w:r w:rsidR="00C83C62" w:rsidRPr="00F011E5">
        <w:rPr>
          <w:rFonts w:ascii="宋体" w:eastAsia="宋体" w:hAnsi="宋体"/>
        </w:rPr>
        <w:t>态的</w:t>
      </w:r>
      <w:r w:rsidR="00E93E91" w:rsidRPr="00F011E5">
        <w:rPr>
          <w:rFonts w:ascii="宋体" w:eastAsia="宋体" w:hAnsi="宋体" w:hint="eastAsia"/>
        </w:rPr>
        <w:t>时候</w:t>
      </w:r>
      <w:r w:rsidR="00C83C62" w:rsidRPr="00F011E5">
        <w:rPr>
          <w:rFonts w:ascii="宋体" w:eastAsia="宋体" w:hAnsi="宋体" w:hint="eastAsia"/>
        </w:rPr>
        <w:t>，</w:t>
      </w:r>
      <w:r w:rsidR="00E93E91" w:rsidRPr="00F011E5">
        <w:rPr>
          <w:rFonts w:ascii="宋体" w:eastAsia="宋体" w:hAnsi="宋体" w:hint="eastAsia"/>
        </w:rPr>
        <w:t>它就不能满足服务不允许单点失效的要求了</w:t>
      </w:r>
      <w:r w:rsidR="00C83C62" w:rsidRPr="00F011E5">
        <w:rPr>
          <w:rFonts w:ascii="宋体" w:eastAsia="宋体" w:hAnsi="宋体" w:hint="eastAsia"/>
        </w:rPr>
        <w:t>。因</w:t>
      </w:r>
      <w:r w:rsidR="00C83C62" w:rsidRPr="00F011E5">
        <w:rPr>
          <w:rFonts w:ascii="宋体" w:eastAsia="宋体" w:hAnsi="宋体"/>
        </w:rPr>
        <w:t>为有</w:t>
      </w:r>
      <w:r w:rsidR="00C83C62" w:rsidRPr="00F011E5">
        <w:rPr>
          <w:rFonts w:ascii="宋体" w:eastAsia="宋体" w:hAnsi="宋体" w:hint="eastAsia"/>
        </w:rPr>
        <w:t>状态</w:t>
      </w:r>
      <w:r w:rsidR="00C83C62" w:rsidRPr="00F011E5">
        <w:rPr>
          <w:rFonts w:ascii="宋体" w:eastAsia="宋体" w:hAnsi="宋体"/>
        </w:rPr>
        <w:t>的服务一</w:t>
      </w:r>
      <w:r w:rsidR="00C83C62" w:rsidRPr="00F011E5">
        <w:rPr>
          <w:rFonts w:ascii="宋体" w:eastAsia="宋体" w:hAnsi="宋体" w:hint="eastAsia"/>
        </w:rPr>
        <w:t>但</w:t>
      </w:r>
      <w:r w:rsidR="00C83C62" w:rsidRPr="00F011E5">
        <w:rPr>
          <w:rFonts w:ascii="宋体" w:eastAsia="宋体" w:hAnsi="宋体"/>
        </w:rPr>
        <w:t>故障了，</w:t>
      </w:r>
      <w:r w:rsidR="0028759C" w:rsidRPr="00F011E5">
        <w:rPr>
          <w:rFonts w:ascii="宋体" w:eastAsia="宋体" w:hAnsi="宋体" w:hint="eastAsia"/>
        </w:rPr>
        <w:t>保</w:t>
      </w:r>
      <w:r w:rsidR="00C83C62" w:rsidRPr="00F011E5">
        <w:rPr>
          <w:rFonts w:ascii="宋体" w:eastAsia="宋体" w:hAnsi="宋体"/>
        </w:rPr>
        <w:t>存在服务</w:t>
      </w:r>
      <w:r w:rsidR="00C83C62" w:rsidRPr="00F011E5">
        <w:rPr>
          <w:rFonts w:ascii="宋体" w:eastAsia="宋体" w:hAnsi="宋体" w:hint="eastAsia"/>
        </w:rPr>
        <w:t>中</w:t>
      </w:r>
      <w:r w:rsidR="00C83C62" w:rsidRPr="00F011E5">
        <w:rPr>
          <w:rFonts w:ascii="宋体" w:eastAsia="宋体" w:hAnsi="宋体"/>
        </w:rPr>
        <w:t>的状态</w:t>
      </w:r>
      <w:r w:rsidR="00C83C62" w:rsidRPr="00F011E5">
        <w:rPr>
          <w:rFonts w:ascii="宋体" w:eastAsia="宋体" w:hAnsi="宋体" w:hint="eastAsia"/>
        </w:rPr>
        <w:t>数</w:t>
      </w:r>
      <w:r w:rsidR="00C83C62" w:rsidRPr="00F011E5">
        <w:rPr>
          <w:rFonts w:ascii="宋体" w:eastAsia="宋体" w:hAnsi="宋体"/>
        </w:rPr>
        <w:t>据就会丢失，</w:t>
      </w:r>
      <w:r w:rsidR="00C83C62" w:rsidRPr="00F011E5">
        <w:rPr>
          <w:rFonts w:ascii="宋体" w:eastAsia="宋体" w:hAnsi="宋体" w:hint="eastAsia"/>
        </w:rPr>
        <w:t>依</w:t>
      </w:r>
      <w:r w:rsidR="00C83C62" w:rsidRPr="00F011E5">
        <w:rPr>
          <w:rFonts w:ascii="宋体" w:eastAsia="宋体" w:hAnsi="宋体"/>
        </w:rPr>
        <w:t>赖这个数据的业务就会失败，但且不能被</w:t>
      </w:r>
      <w:r w:rsidR="00C83C62" w:rsidRPr="00F011E5">
        <w:rPr>
          <w:rFonts w:ascii="宋体" w:eastAsia="宋体" w:hAnsi="宋体" w:hint="eastAsia"/>
        </w:rPr>
        <w:t>其它</w:t>
      </w:r>
      <w:r w:rsidR="00C83C62" w:rsidRPr="00F011E5">
        <w:rPr>
          <w:rFonts w:ascii="宋体" w:eastAsia="宋体" w:hAnsi="宋体"/>
        </w:rPr>
        <w:t>的</w:t>
      </w:r>
      <w:r w:rsidR="00C83C62" w:rsidRPr="00F011E5">
        <w:rPr>
          <w:rFonts w:ascii="宋体" w:eastAsia="宋体" w:hAnsi="宋体" w:hint="eastAsia"/>
        </w:rPr>
        <w:t>节</w:t>
      </w:r>
      <w:r w:rsidR="00C83C62" w:rsidRPr="00F011E5">
        <w:rPr>
          <w:rFonts w:ascii="宋体" w:eastAsia="宋体" w:hAnsi="宋体"/>
        </w:rPr>
        <w:t>点</w:t>
      </w:r>
      <w:r w:rsidR="00C83C62" w:rsidRPr="00F011E5">
        <w:rPr>
          <w:rFonts w:ascii="宋体" w:eastAsia="宋体" w:hAnsi="宋体" w:hint="eastAsia"/>
        </w:rPr>
        <w:t>代替</w:t>
      </w:r>
      <w:r w:rsidR="0076745E" w:rsidRPr="00F011E5">
        <w:rPr>
          <w:rFonts w:ascii="宋体" w:eastAsia="宋体" w:hAnsi="宋体" w:hint="eastAsia"/>
        </w:rPr>
        <w:t>，这</w:t>
      </w:r>
      <w:r w:rsidR="0076745E" w:rsidRPr="00F011E5">
        <w:rPr>
          <w:rFonts w:ascii="宋体" w:eastAsia="宋体" w:hAnsi="宋体"/>
        </w:rPr>
        <w:t>样的服务明显不是高可用型的分布式服务。</w:t>
      </w:r>
      <w:r w:rsidR="0076745E" w:rsidRPr="00F011E5">
        <w:rPr>
          <w:rFonts w:ascii="宋体" w:eastAsia="宋体" w:hAnsi="宋体" w:hint="eastAsia"/>
        </w:rPr>
        <w:t>将</w:t>
      </w:r>
      <w:r w:rsidR="0076745E" w:rsidRPr="00F011E5">
        <w:rPr>
          <w:rFonts w:ascii="宋体" w:eastAsia="宋体" w:hAnsi="宋体"/>
        </w:rPr>
        <w:t>数据保</w:t>
      </w:r>
      <w:r w:rsidR="0076745E" w:rsidRPr="00F011E5">
        <w:rPr>
          <w:rFonts w:ascii="宋体" w:eastAsia="宋体" w:hAnsi="宋体" w:hint="eastAsia"/>
        </w:rPr>
        <w:t>存</w:t>
      </w:r>
      <w:r w:rsidR="0076745E" w:rsidRPr="00F011E5">
        <w:rPr>
          <w:rFonts w:ascii="宋体" w:eastAsia="宋体" w:hAnsi="宋体"/>
        </w:rPr>
        <w:t>在客户端或是持久化的存储中，</w:t>
      </w:r>
      <w:r w:rsidR="0076745E" w:rsidRPr="00F011E5">
        <w:rPr>
          <w:rFonts w:ascii="宋体" w:eastAsia="宋体" w:hAnsi="宋体" w:hint="eastAsia"/>
        </w:rPr>
        <w:t>将服务无</w:t>
      </w:r>
      <w:r w:rsidR="0076745E" w:rsidRPr="00F011E5">
        <w:rPr>
          <w:rFonts w:ascii="宋体" w:eastAsia="宋体" w:hAnsi="宋体"/>
        </w:rPr>
        <w:t>状态化。</w:t>
      </w:r>
      <w:r w:rsidR="0076745E" w:rsidRPr="00F011E5">
        <w:rPr>
          <w:rFonts w:ascii="宋体" w:eastAsia="宋体" w:hAnsi="宋体" w:hint="eastAsia"/>
        </w:rPr>
        <w:t>这</w:t>
      </w:r>
      <w:r w:rsidR="0076745E" w:rsidRPr="00F011E5">
        <w:rPr>
          <w:rFonts w:ascii="宋体" w:eastAsia="宋体" w:hAnsi="宋体"/>
        </w:rPr>
        <w:t>样</w:t>
      </w:r>
      <w:r w:rsidR="0076745E" w:rsidRPr="00F011E5">
        <w:rPr>
          <w:rFonts w:ascii="宋体" w:eastAsia="宋体" w:hAnsi="宋体" w:hint="eastAsia"/>
        </w:rPr>
        <w:t>服</w:t>
      </w:r>
      <w:r w:rsidR="0076745E" w:rsidRPr="00F011E5">
        <w:rPr>
          <w:rFonts w:ascii="宋体" w:eastAsia="宋体" w:hAnsi="宋体"/>
        </w:rPr>
        <w:t>务就</w:t>
      </w:r>
      <w:r w:rsidR="0076745E" w:rsidRPr="00F011E5">
        <w:rPr>
          <w:rFonts w:ascii="宋体" w:eastAsia="宋体" w:hAnsi="宋体" w:hint="eastAsia"/>
        </w:rPr>
        <w:t>不</w:t>
      </w:r>
      <w:r w:rsidR="0076745E" w:rsidRPr="00F011E5">
        <w:rPr>
          <w:rFonts w:ascii="宋体" w:eastAsia="宋体" w:hAnsi="宋体"/>
        </w:rPr>
        <w:t>需要担心数据丢失的情况了，同时也让分布式中的所有节</w:t>
      </w:r>
      <w:r w:rsidR="0076745E" w:rsidRPr="00F011E5">
        <w:rPr>
          <w:rFonts w:ascii="宋体" w:eastAsia="宋体" w:hAnsi="宋体" w:hint="eastAsia"/>
        </w:rPr>
        <w:t>点的行</w:t>
      </w:r>
      <w:r w:rsidR="0076745E" w:rsidRPr="00F011E5">
        <w:rPr>
          <w:rFonts w:ascii="宋体" w:eastAsia="宋体" w:hAnsi="宋体"/>
        </w:rPr>
        <w:t>为一致，不再有单点失效的问题。</w:t>
      </w:r>
    </w:p>
    <w:p w14:paraId="7288D81B" w14:textId="77777777" w:rsidR="00A123CD" w:rsidRPr="00F011E5" w:rsidRDefault="00A123C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在设</w:t>
      </w:r>
      <w:r w:rsidRPr="00F011E5">
        <w:rPr>
          <w:rFonts w:ascii="宋体" w:eastAsia="宋体" w:hAnsi="宋体"/>
        </w:rPr>
        <w:t>计后台服务的时候，用户的登录状态可以</w:t>
      </w:r>
      <w:r w:rsidRPr="00F011E5">
        <w:rPr>
          <w:rFonts w:ascii="宋体" w:eastAsia="宋体" w:hAnsi="宋体" w:hint="eastAsia"/>
        </w:rPr>
        <w:t>持</w:t>
      </w:r>
      <w:r w:rsidRPr="00F011E5">
        <w:rPr>
          <w:rFonts w:ascii="宋体" w:eastAsia="宋体" w:hAnsi="宋体"/>
        </w:rPr>
        <w:t>久化</w:t>
      </w:r>
      <w:r w:rsidRPr="00F011E5">
        <w:rPr>
          <w:rFonts w:ascii="宋体" w:eastAsia="宋体" w:hAnsi="宋体" w:hint="eastAsia"/>
        </w:rPr>
        <w:t>到</w:t>
      </w:r>
      <w:r w:rsidRPr="00F011E5">
        <w:rPr>
          <w:rFonts w:ascii="宋体" w:eastAsia="宋体" w:hAnsi="宋体"/>
        </w:rPr>
        <w:t>数据库</w:t>
      </w:r>
      <w:r w:rsidRPr="00F011E5">
        <w:rPr>
          <w:rFonts w:ascii="宋体" w:eastAsia="宋体" w:hAnsi="宋体" w:hint="eastAsia"/>
        </w:rPr>
        <w:t>中</w:t>
      </w:r>
      <w:r w:rsidRPr="00F011E5">
        <w:rPr>
          <w:rFonts w:ascii="宋体" w:eastAsia="宋体" w:hAnsi="宋体"/>
        </w:rPr>
        <w:t>，也可以保</w:t>
      </w:r>
      <w:r w:rsidRPr="00F011E5">
        <w:rPr>
          <w:rFonts w:ascii="宋体" w:eastAsia="宋体" w:hAnsi="宋体" w:hint="eastAsia"/>
        </w:rPr>
        <w:t>存</w:t>
      </w:r>
      <w:r w:rsidRPr="00F011E5">
        <w:rPr>
          <w:rFonts w:ascii="宋体" w:eastAsia="宋体" w:hAnsi="宋体"/>
        </w:rPr>
        <w:t>到缓存中去</w:t>
      </w:r>
      <w:r w:rsidRPr="00F011E5">
        <w:rPr>
          <w:rFonts w:ascii="宋体" w:eastAsia="宋体" w:hAnsi="宋体" w:hint="eastAsia"/>
        </w:rPr>
        <w:t>，不</w:t>
      </w:r>
      <w:r w:rsidRPr="00F011E5">
        <w:rPr>
          <w:rFonts w:ascii="宋体" w:eastAsia="宋体" w:hAnsi="宋体"/>
        </w:rPr>
        <w:t>要保存到分布式服务器的</w:t>
      </w:r>
      <w:r w:rsidRPr="00F011E5">
        <w:rPr>
          <w:rFonts w:ascii="宋体" w:eastAsia="宋体" w:hAnsi="宋体" w:hint="eastAsia"/>
        </w:rPr>
        <w:t>内</w:t>
      </w:r>
      <w:r w:rsidRPr="00F011E5">
        <w:rPr>
          <w:rFonts w:ascii="宋体" w:eastAsia="宋体" w:hAnsi="宋体"/>
        </w:rPr>
        <w:t>存中。这</w:t>
      </w:r>
      <w:r w:rsidRPr="00F011E5">
        <w:rPr>
          <w:rFonts w:ascii="宋体" w:eastAsia="宋体" w:hAnsi="宋体" w:hint="eastAsia"/>
        </w:rPr>
        <w:t>样</w:t>
      </w:r>
      <w:r w:rsidRPr="00F011E5">
        <w:rPr>
          <w:rFonts w:ascii="宋体" w:eastAsia="宋体" w:hAnsi="宋体"/>
        </w:rPr>
        <w:t>就不会因为分布式服务节点的故障导致</w:t>
      </w:r>
      <w:r w:rsidRPr="00F011E5">
        <w:rPr>
          <w:rFonts w:ascii="宋体" w:eastAsia="宋体" w:hAnsi="宋体" w:hint="eastAsia"/>
        </w:rPr>
        <w:t>用</w:t>
      </w:r>
      <w:r w:rsidRPr="00F011E5">
        <w:rPr>
          <w:rFonts w:ascii="宋体" w:eastAsia="宋体" w:hAnsi="宋体"/>
        </w:rPr>
        <w:t>户登录状态丢失的情况。</w:t>
      </w:r>
    </w:p>
    <w:p w14:paraId="06D77B2C" w14:textId="77777777" w:rsidR="006140E1" w:rsidRPr="004166E1" w:rsidRDefault="006140E1" w:rsidP="004166E1">
      <w:pPr>
        <w:pStyle w:val="Heading2"/>
        <w:spacing w:line="415" w:lineRule="auto"/>
        <w:ind w:left="0" w:firstLine="0"/>
        <w:rPr>
          <w:rFonts w:ascii="黑体"/>
          <w:sz w:val="28"/>
          <w:szCs w:val="28"/>
        </w:rPr>
      </w:pPr>
      <w:bookmarkStart w:id="23" w:name="_Toc455479228"/>
      <w:bookmarkStart w:id="24" w:name="_Toc461048041"/>
      <w:r w:rsidRPr="004166E1">
        <w:rPr>
          <w:rFonts w:ascii="黑体" w:hint="eastAsia"/>
          <w:sz w:val="28"/>
          <w:szCs w:val="28"/>
        </w:rPr>
        <w:t>开源技术</w:t>
      </w:r>
      <w:bookmarkEnd w:id="23"/>
      <w:bookmarkEnd w:id="24"/>
    </w:p>
    <w:p w14:paraId="139D081A" w14:textId="77777777" w:rsidR="00911ECC" w:rsidRDefault="006B62A7" w:rsidP="00F011E5">
      <w:pPr>
        <w:pStyle w:val="NormalWeb"/>
        <w:numPr>
          <w:ins w:id="25" w:author="ibm" w:date="2008-11-09T09:52:00Z"/>
        </w:numPr>
        <w:spacing w:before="0" w:beforeAutospacing="0" w:after="0" w:afterAutospacing="0"/>
        <w:jc w:val="both"/>
        <w:rPr>
          <w:rFonts w:ascii="宋体" w:eastAsia="宋体" w:hAnsi="宋体"/>
        </w:rPr>
      </w:pPr>
      <w:r w:rsidRPr="00F011E5">
        <w:rPr>
          <w:rFonts w:ascii="宋体" w:eastAsia="宋体" w:hAnsi="宋体" w:hint="eastAsia"/>
        </w:rPr>
        <w:t>随着开源社区的兴起，开源成为了计算行业中的一股中间力量。越来越多的优秀技术诞生于开源社区，成长于开源社区，开源社区给了程序以更多的选择。本章选择介绍Apache社区的两个顶级项目Thrift和Zookeeper，还有优秀的Redis与MongoDB。</w:t>
      </w:r>
    </w:p>
    <w:p w14:paraId="0A4C7B01" w14:textId="77777777" w:rsidR="00C62F40" w:rsidRPr="00F011E5" w:rsidRDefault="00C62F40" w:rsidP="00F011E5">
      <w:pPr>
        <w:pStyle w:val="NormalWeb"/>
        <w:spacing w:before="0" w:beforeAutospacing="0" w:after="0" w:afterAutospacing="0"/>
        <w:jc w:val="both"/>
        <w:rPr>
          <w:rFonts w:ascii="宋体" w:eastAsia="宋体" w:hAnsi="宋体"/>
        </w:rPr>
      </w:pPr>
    </w:p>
    <w:p w14:paraId="331799A0" w14:textId="77777777" w:rsidR="00911ECC" w:rsidRPr="00920C99" w:rsidRDefault="005949C0" w:rsidP="00920C99">
      <w:pPr>
        <w:pStyle w:val="Heading3"/>
        <w:widowControl w:val="0"/>
        <w:numPr>
          <w:ilvl w:val="2"/>
          <w:numId w:val="1"/>
        </w:numPr>
        <w:spacing w:line="240" w:lineRule="auto"/>
        <w:ind w:left="0" w:firstLine="0"/>
        <w:rPr>
          <w:rFonts w:ascii="黑体"/>
          <w:sz w:val="24"/>
          <w:lang w:val="x-none" w:eastAsia="x-none"/>
        </w:rPr>
      </w:pPr>
      <w:bookmarkStart w:id="26" w:name="_Toc455479229"/>
      <w:bookmarkStart w:id="27" w:name="_Toc461048042"/>
      <w:r w:rsidRPr="00920C99">
        <w:rPr>
          <w:rFonts w:ascii="黑体"/>
          <w:sz w:val="24"/>
          <w:lang w:val="x-none" w:eastAsia="x-none"/>
        </w:rPr>
        <w:t xml:space="preserve">Thrift </w:t>
      </w:r>
      <w:r w:rsidRPr="00920C99">
        <w:rPr>
          <w:rFonts w:ascii="黑体"/>
          <w:sz w:val="24"/>
          <w:lang w:val="x-none" w:eastAsia="x-none"/>
        </w:rPr>
        <w:t>—</w:t>
      </w:r>
      <w:r w:rsidRPr="00920C99">
        <w:rPr>
          <w:rFonts w:ascii="黑体"/>
          <w:sz w:val="24"/>
          <w:lang w:val="x-none" w:eastAsia="x-none"/>
        </w:rPr>
        <w:t xml:space="preserve"> RPC Framework</w:t>
      </w:r>
      <w:bookmarkEnd w:id="26"/>
      <w:bookmarkEnd w:id="27"/>
    </w:p>
    <w:p w14:paraId="2B6D54CF" w14:textId="77777777" w:rsidR="009C55D5" w:rsidRDefault="005949C0"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 xml:space="preserve">Apache Thrift 是 Facebook </w:t>
      </w:r>
      <w:r w:rsidR="008B6AB7" w:rsidRPr="00F011E5">
        <w:rPr>
          <w:rFonts w:ascii="宋体" w:eastAsia="宋体" w:hAnsi="宋体" w:hint="eastAsia"/>
        </w:rPr>
        <w:t>实现的一种高效的、支持多种编程语言的远程服务调用的框架和</w:t>
      </w:r>
      <w:r w:rsidR="008B6AB7" w:rsidRPr="00F011E5">
        <w:rPr>
          <w:rFonts w:ascii="宋体" w:eastAsia="宋体" w:hAnsi="宋体"/>
        </w:rPr>
        <w:t>二进</w:t>
      </w:r>
      <w:r w:rsidR="008B6AB7" w:rsidRPr="00F011E5">
        <w:rPr>
          <w:rFonts w:ascii="宋体" w:eastAsia="宋体" w:hAnsi="宋体" w:hint="eastAsia"/>
        </w:rPr>
        <w:t>制</w:t>
      </w:r>
      <w:r w:rsidR="008B6AB7" w:rsidRPr="00F011E5">
        <w:rPr>
          <w:rFonts w:ascii="宋体" w:eastAsia="宋体" w:hAnsi="宋体"/>
        </w:rPr>
        <w:t>通</w:t>
      </w:r>
      <w:r w:rsidR="008B6AB7" w:rsidRPr="00F011E5">
        <w:rPr>
          <w:rFonts w:ascii="宋体" w:eastAsia="宋体" w:hAnsi="宋体" w:hint="eastAsia"/>
        </w:rPr>
        <w:t>讯</w:t>
      </w:r>
      <w:r w:rsidR="008B6AB7" w:rsidRPr="00F011E5">
        <w:rPr>
          <w:rFonts w:ascii="宋体" w:eastAsia="宋体" w:hAnsi="宋体"/>
        </w:rPr>
        <w:t>协议。主</w:t>
      </w:r>
      <w:r w:rsidR="008B6AB7" w:rsidRPr="00F011E5">
        <w:rPr>
          <w:rFonts w:ascii="宋体" w:eastAsia="宋体" w:hAnsi="宋体" w:hint="eastAsia"/>
        </w:rPr>
        <w:t>要</w:t>
      </w:r>
      <w:r w:rsidR="008B6AB7" w:rsidRPr="00F011E5">
        <w:rPr>
          <w:rFonts w:ascii="宋体" w:eastAsia="宋体" w:hAnsi="宋体"/>
        </w:rPr>
        <w:t>用来定义和创建分布式的</w:t>
      </w:r>
      <w:r w:rsidR="008B6AB7" w:rsidRPr="00F011E5">
        <w:rPr>
          <w:rFonts w:ascii="宋体" w:eastAsia="宋体" w:hAnsi="宋体" w:hint="eastAsia"/>
        </w:rPr>
        <w:t>远</w:t>
      </w:r>
      <w:r w:rsidR="008B6AB7" w:rsidRPr="00F011E5">
        <w:rPr>
          <w:rFonts w:ascii="宋体" w:eastAsia="宋体" w:hAnsi="宋体"/>
        </w:rPr>
        <w:t>程服务。</w:t>
      </w:r>
      <w:r w:rsidR="008B6AB7" w:rsidRPr="00F011E5">
        <w:rPr>
          <w:rFonts w:ascii="宋体" w:eastAsia="宋体" w:hAnsi="宋体" w:hint="eastAsia"/>
        </w:rPr>
        <w:t>Thrift</w:t>
      </w:r>
      <w:r w:rsidR="004E0BA5" w:rsidRPr="00F011E5">
        <w:rPr>
          <w:rFonts w:ascii="宋体" w:eastAsia="宋体" w:hAnsi="宋体" w:hint="eastAsia"/>
        </w:rPr>
        <w:t>的优点</w:t>
      </w:r>
      <w:r w:rsidR="008B6AB7" w:rsidRPr="00F011E5">
        <w:rPr>
          <w:rFonts w:ascii="宋体" w:eastAsia="宋体" w:hAnsi="宋体"/>
        </w:rPr>
        <w:t>有</w:t>
      </w:r>
      <w:r w:rsidR="008B6AB7" w:rsidRPr="00F011E5">
        <w:rPr>
          <w:rFonts w:ascii="宋体" w:eastAsia="宋体" w:hAnsi="宋体" w:hint="eastAsia"/>
        </w:rPr>
        <w:t>：相</w:t>
      </w:r>
      <w:r w:rsidR="008B6AB7" w:rsidRPr="00F011E5">
        <w:rPr>
          <w:rFonts w:ascii="宋体" w:eastAsia="宋体" w:hAnsi="宋体"/>
        </w:rPr>
        <w:t>比</w:t>
      </w:r>
      <w:r w:rsidR="008B6AB7" w:rsidRPr="00F011E5">
        <w:rPr>
          <w:rFonts w:ascii="宋体" w:eastAsia="宋体" w:hAnsi="宋体" w:hint="eastAsia"/>
        </w:rPr>
        <w:t>类</w:t>
      </w:r>
      <w:r w:rsidR="008B6AB7" w:rsidRPr="00F011E5">
        <w:rPr>
          <w:rFonts w:ascii="宋体" w:eastAsia="宋体" w:hAnsi="宋体"/>
        </w:rPr>
        <w:t>似于</w:t>
      </w:r>
      <w:r w:rsidR="008B6AB7" w:rsidRPr="00F011E5">
        <w:rPr>
          <w:rFonts w:ascii="宋体" w:eastAsia="宋体" w:hAnsi="宋体" w:hint="eastAsia"/>
        </w:rPr>
        <w:t>SOAP的</w:t>
      </w:r>
      <w:r w:rsidR="008B6AB7" w:rsidRPr="00F011E5">
        <w:rPr>
          <w:rFonts w:ascii="宋体" w:eastAsia="宋体" w:hAnsi="宋体"/>
        </w:rPr>
        <w:t>协议，基于二进行</w:t>
      </w:r>
      <w:r w:rsidR="008B6AB7" w:rsidRPr="00F011E5">
        <w:rPr>
          <w:rFonts w:ascii="宋体" w:eastAsia="宋体" w:hAnsi="宋体" w:hint="eastAsia"/>
        </w:rPr>
        <w:t>格</w:t>
      </w:r>
      <w:r w:rsidR="008B6AB7" w:rsidRPr="00F011E5">
        <w:rPr>
          <w:rFonts w:ascii="宋体" w:eastAsia="宋体" w:hAnsi="宋体"/>
        </w:rPr>
        <w:t>式的数据传输更</w:t>
      </w:r>
      <w:r w:rsidR="008B6AB7" w:rsidRPr="00F011E5">
        <w:rPr>
          <w:rFonts w:ascii="宋体" w:eastAsia="宋体" w:hAnsi="宋体" w:hint="eastAsia"/>
        </w:rPr>
        <w:t>加</w:t>
      </w:r>
      <w:r w:rsidR="008B6AB7" w:rsidRPr="00F011E5">
        <w:rPr>
          <w:rFonts w:ascii="宋体" w:eastAsia="宋体" w:hAnsi="宋体"/>
        </w:rPr>
        <w:t>高效、快速；</w:t>
      </w:r>
      <w:r w:rsidR="008B6AB7" w:rsidRPr="00F011E5">
        <w:rPr>
          <w:rFonts w:ascii="宋体" w:eastAsia="宋体" w:hAnsi="宋体" w:hint="eastAsia"/>
        </w:rPr>
        <w:t>引</w:t>
      </w:r>
      <w:r w:rsidR="008B6AB7" w:rsidRPr="00F011E5">
        <w:rPr>
          <w:rFonts w:ascii="宋体" w:eastAsia="宋体" w:hAnsi="宋体"/>
        </w:rPr>
        <w:t>入</w:t>
      </w:r>
      <w:r w:rsidR="008B6AB7" w:rsidRPr="00F011E5">
        <w:rPr>
          <w:rFonts w:ascii="宋体" w:eastAsia="宋体" w:hAnsi="宋体" w:hint="eastAsia"/>
        </w:rPr>
        <w:t>库</w:t>
      </w:r>
      <w:r w:rsidR="008B6AB7" w:rsidRPr="00F011E5">
        <w:rPr>
          <w:rFonts w:ascii="宋体" w:eastAsia="宋体" w:hAnsi="宋体"/>
        </w:rPr>
        <w:t>代码少，没有编码框架，没有配置文件；Thrift</w:t>
      </w:r>
      <w:r w:rsidR="008B6AB7" w:rsidRPr="00F011E5">
        <w:rPr>
          <w:rFonts w:ascii="宋体" w:eastAsia="宋体" w:hAnsi="宋体" w:hint="eastAsia"/>
        </w:rPr>
        <w:t>的IDL对</w:t>
      </w:r>
      <w:r w:rsidR="008B6AB7" w:rsidRPr="00F011E5">
        <w:rPr>
          <w:rFonts w:ascii="宋体" w:eastAsia="宋体" w:hAnsi="宋体"/>
        </w:rPr>
        <w:t>数据定义与各语言之间的</w:t>
      </w:r>
      <w:r w:rsidR="008B6AB7" w:rsidRPr="00F011E5">
        <w:rPr>
          <w:rFonts w:ascii="宋体" w:eastAsia="宋体" w:hAnsi="宋体" w:hint="eastAsia"/>
        </w:rPr>
        <w:t>翻</w:t>
      </w:r>
      <w:r w:rsidR="008B6AB7" w:rsidRPr="00F011E5">
        <w:rPr>
          <w:rFonts w:ascii="宋体" w:eastAsia="宋体" w:hAnsi="宋体"/>
        </w:rPr>
        <w:t>译很自然，映射的很好；应用层与</w:t>
      </w:r>
      <w:r w:rsidR="008B6AB7" w:rsidRPr="00F011E5">
        <w:rPr>
          <w:rFonts w:ascii="宋体" w:eastAsia="宋体" w:hAnsi="宋体" w:hint="eastAsia"/>
        </w:rPr>
        <w:t>序列</w:t>
      </w:r>
      <w:r w:rsidR="008B6AB7" w:rsidRPr="00F011E5">
        <w:rPr>
          <w:rFonts w:ascii="宋体" w:eastAsia="宋体" w:hAnsi="宋体"/>
        </w:rPr>
        <w:t>化层的通</w:t>
      </w:r>
      <w:r w:rsidR="008B6AB7" w:rsidRPr="00F011E5">
        <w:rPr>
          <w:rFonts w:ascii="宋体" w:eastAsia="宋体" w:hAnsi="宋体" w:hint="eastAsia"/>
        </w:rPr>
        <w:t>讯</w:t>
      </w:r>
      <w:r w:rsidR="008B6AB7" w:rsidRPr="00F011E5">
        <w:rPr>
          <w:rFonts w:ascii="宋体" w:eastAsia="宋体" w:hAnsi="宋体"/>
        </w:rPr>
        <w:t>格式分离，独立修改；</w:t>
      </w:r>
      <w:r w:rsidR="008B6AB7" w:rsidRPr="00F011E5">
        <w:rPr>
          <w:rFonts w:ascii="宋体" w:eastAsia="宋体" w:hAnsi="宋体" w:hint="eastAsia"/>
        </w:rPr>
        <w:t>支</w:t>
      </w:r>
      <w:r w:rsidR="008B6AB7" w:rsidRPr="00F011E5">
        <w:rPr>
          <w:rFonts w:ascii="宋体" w:eastAsia="宋体" w:hAnsi="宋体"/>
        </w:rPr>
        <w:t>持协议的向下</w:t>
      </w:r>
      <w:r w:rsidR="008B6AB7" w:rsidRPr="00F011E5">
        <w:rPr>
          <w:rFonts w:ascii="宋体" w:eastAsia="宋体" w:hAnsi="宋体" w:hint="eastAsia"/>
        </w:rPr>
        <w:t>兼</w:t>
      </w:r>
      <w:r w:rsidR="008B6AB7" w:rsidRPr="00F011E5">
        <w:rPr>
          <w:rFonts w:ascii="宋体" w:eastAsia="宋体" w:hAnsi="宋体"/>
        </w:rPr>
        <w:t>容，定义良好的协议</w:t>
      </w:r>
      <w:r w:rsidR="008B6AB7" w:rsidRPr="00F011E5">
        <w:rPr>
          <w:rFonts w:ascii="宋体" w:eastAsia="宋体" w:hAnsi="宋体" w:hint="eastAsia"/>
        </w:rPr>
        <w:t>是</w:t>
      </w:r>
      <w:r w:rsidR="008B6AB7" w:rsidRPr="00F011E5">
        <w:rPr>
          <w:rFonts w:ascii="宋体" w:eastAsia="宋体" w:hAnsi="宋体"/>
        </w:rPr>
        <w:t>可以向</w:t>
      </w:r>
      <w:r w:rsidR="008B6AB7" w:rsidRPr="00F011E5">
        <w:rPr>
          <w:rFonts w:ascii="宋体" w:eastAsia="宋体" w:hAnsi="宋体" w:hint="eastAsia"/>
        </w:rPr>
        <w:t>之</w:t>
      </w:r>
      <w:r w:rsidR="008B6AB7" w:rsidRPr="00F011E5">
        <w:rPr>
          <w:rFonts w:ascii="宋体" w:eastAsia="宋体" w:hAnsi="宋体"/>
        </w:rPr>
        <w:t>前的版本兼容的</w:t>
      </w:r>
      <w:r w:rsidR="00D4338A" w:rsidRPr="00F011E5">
        <w:rPr>
          <w:rFonts w:ascii="宋体" w:eastAsia="宋体" w:hAnsi="宋体" w:hint="eastAsia"/>
        </w:rPr>
        <w:t>。</w:t>
      </w:r>
      <w:r w:rsidR="00D9051A" w:rsidRPr="00F011E5">
        <w:rPr>
          <w:rFonts w:ascii="宋体" w:eastAsia="宋体" w:hAnsi="宋体" w:hint="eastAsia"/>
        </w:rPr>
        <w:t>T</w:t>
      </w:r>
      <w:r w:rsidR="00D9051A" w:rsidRPr="00F011E5">
        <w:rPr>
          <w:rFonts w:ascii="宋体" w:eastAsia="宋体" w:hAnsi="宋体"/>
        </w:rPr>
        <w:t>hrift</w:t>
      </w:r>
      <w:r w:rsidRPr="00F011E5">
        <w:rPr>
          <w:rFonts w:ascii="宋体" w:eastAsia="宋体" w:hAnsi="宋体" w:hint="eastAsia"/>
        </w:rPr>
        <w:t>它采用接口描述语言定义并创建服务，支持可扩展的跨语言服务开发，所包含的代码生成引擎可以在多种语言中，如 C++</w:t>
      </w:r>
      <w:r w:rsidR="00DF1BBB" w:rsidRPr="00F011E5">
        <w:rPr>
          <w:rFonts w:ascii="宋体" w:eastAsia="宋体" w:hAnsi="宋体" w:hint="eastAsia"/>
        </w:rPr>
        <w:t>，</w:t>
      </w:r>
      <w:r w:rsidRPr="00F011E5">
        <w:rPr>
          <w:rFonts w:ascii="宋体" w:eastAsia="宋体" w:hAnsi="宋体" w:hint="eastAsia"/>
        </w:rPr>
        <w:t>Java</w:t>
      </w:r>
      <w:r w:rsidR="00DF1BBB" w:rsidRPr="00F011E5">
        <w:rPr>
          <w:rFonts w:ascii="宋体" w:eastAsia="宋体" w:hAnsi="宋体" w:hint="eastAsia"/>
        </w:rPr>
        <w:t>，</w:t>
      </w:r>
      <w:r w:rsidRPr="00F011E5">
        <w:rPr>
          <w:rFonts w:ascii="宋体" w:eastAsia="宋体" w:hAnsi="宋体" w:hint="eastAsia"/>
        </w:rPr>
        <w:t>Python</w:t>
      </w:r>
      <w:r w:rsidR="00DF1BBB" w:rsidRPr="00F011E5">
        <w:rPr>
          <w:rFonts w:ascii="宋体" w:eastAsia="宋体" w:hAnsi="宋体" w:hint="eastAsia"/>
        </w:rPr>
        <w:t>，</w:t>
      </w:r>
      <w:r w:rsidRPr="00F011E5">
        <w:rPr>
          <w:rFonts w:ascii="宋体" w:eastAsia="宋体" w:hAnsi="宋体" w:hint="eastAsia"/>
        </w:rPr>
        <w:t>PHP</w:t>
      </w:r>
      <w:r w:rsidR="00DF1BBB" w:rsidRPr="00F011E5">
        <w:rPr>
          <w:rFonts w:ascii="宋体" w:eastAsia="宋体" w:hAnsi="宋体" w:hint="eastAsia"/>
        </w:rPr>
        <w:t>，</w:t>
      </w:r>
      <w:r w:rsidRPr="00F011E5">
        <w:rPr>
          <w:rFonts w:ascii="宋体" w:eastAsia="宋体" w:hAnsi="宋体" w:hint="eastAsia"/>
        </w:rPr>
        <w:t>Ruby</w:t>
      </w:r>
      <w:r w:rsidR="00DF1BBB" w:rsidRPr="00F011E5">
        <w:rPr>
          <w:rFonts w:ascii="宋体" w:eastAsia="宋体" w:hAnsi="宋体" w:hint="eastAsia"/>
        </w:rPr>
        <w:t>，</w:t>
      </w:r>
      <w:r w:rsidRPr="00F011E5">
        <w:rPr>
          <w:rFonts w:ascii="宋体" w:eastAsia="宋体" w:hAnsi="宋体" w:hint="eastAsia"/>
        </w:rPr>
        <w:t>Erlang</w:t>
      </w:r>
      <w:r w:rsidR="00DF1BBB" w:rsidRPr="00F011E5">
        <w:rPr>
          <w:rFonts w:ascii="宋体" w:eastAsia="宋体" w:hAnsi="宋体" w:hint="eastAsia"/>
        </w:rPr>
        <w:t>，</w:t>
      </w:r>
      <w:r w:rsidRPr="00F011E5">
        <w:rPr>
          <w:rFonts w:ascii="宋体" w:eastAsia="宋体" w:hAnsi="宋体" w:hint="eastAsia"/>
        </w:rPr>
        <w:t>Perl</w:t>
      </w:r>
      <w:r w:rsidR="00DF1BBB" w:rsidRPr="00F011E5">
        <w:rPr>
          <w:rFonts w:ascii="宋体" w:eastAsia="宋体" w:hAnsi="宋体" w:hint="eastAsia"/>
        </w:rPr>
        <w:t>，</w:t>
      </w:r>
      <w:r w:rsidRPr="00F011E5">
        <w:rPr>
          <w:rFonts w:ascii="宋体" w:eastAsia="宋体" w:hAnsi="宋体" w:hint="eastAsia"/>
        </w:rPr>
        <w:t>Haskell</w:t>
      </w:r>
      <w:r w:rsidR="00DF1BBB" w:rsidRPr="00F011E5">
        <w:rPr>
          <w:rFonts w:ascii="宋体" w:eastAsia="宋体" w:hAnsi="宋体" w:hint="eastAsia"/>
        </w:rPr>
        <w:t>，</w:t>
      </w:r>
      <w:r w:rsidRPr="00F011E5">
        <w:rPr>
          <w:rFonts w:ascii="宋体" w:eastAsia="宋体" w:hAnsi="宋体" w:hint="eastAsia"/>
        </w:rPr>
        <w:t>C#</w:t>
      </w:r>
      <w:r w:rsidR="00DF1BBB" w:rsidRPr="00F011E5">
        <w:rPr>
          <w:rFonts w:ascii="宋体" w:eastAsia="宋体" w:hAnsi="宋体" w:hint="eastAsia"/>
        </w:rPr>
        <w:t>，</w:t>
      </w:r>
      <w:r w:rsidRPr="00F011E5">
        <w:rPr>
          <w:rFonts w:ascii="宋体" w:eastAsia="宋体" w:hAnsi="宋体" w:hint="eastAsia"/>
        </w:rPr>
        <w:t>Cocoa</w:t>
      </w:r>
      <w:r w:rsidR="00DF1BBB" w:rsidRPr="00F011E5">
        <w:rPr>
          <w:rFonts w:ascii="宋体" w:eastAsia="宋体" w:hAnsi="宋体" w:hint="eastAsia"/>
        </w:rPr>
        <w:t>，</w:t>
      </w:r>
      <w:r w:rsidRPr="00F011E5">
        <w:rPr>
          <w:rFonts w:ascii="宋体" w:eastAsia="宋体" w:hAnsi="宋体" w:hint="eastAsia"/>
        </w:rPr>
        <w:t>Smalltalk 等创建高效的、无缝的服务</w:t>
      </w:r>
      <w:r w:rsidR="00D9051A" w:rsidRPr="00F011E5">
        <w:rPr>
          <w:rFonts w:ascii="宋体" w:eastAsia="宋体" w:hAnsi="宋体" w:hint="eastAsia"/>
        </w:rPr>
        <w:t>。Thrift还</w:t>
      </w:r>
      <w:r w:rsidR="00D9051A" w:rsidRPr="00F011E5">
        <w:rPr>
          <w:rFonts w:ascii="宋体" w:eastAsia="宋体" w:hAnsi="宋体"/>
        </w:rPr>
        <w:t>可以使用Java的</w:t>
      </w:r>
      <w:r w:rsidR="00D9051A" w:rsidRPr="00F011E5">
        <w:rPr>
          <w:rFonts w:ascii="宋体" w:eastAsia="宋体" w:hAnsi="宋体" w:hint="eastAsia"/>
        </w:rPr>
        <w:t>NIO模</w:t>
      </w:r>
      <w:r w:rsidR="00D9051A" w:rsidRPr="00F011E5">
        <w:rPr>
          <w:rFonts w:ascii="宋体" w:eastAsia="宋体" w:hAnsi="宋体"/>
        </w:rPr>
        <w:t>式，</w:t>
      </w:r>
      <w:r w:rsidR="00D9051A" w:rsidRPr="00F011E5">
        <w:rPr>
          <w:rFonts w:ascii="宋体" w:eastAsia="宋体" w:hAnsi="宋体" w:hint="eastAsia"/>
        </w:rPr>
        <w:t>极</w:t>
      </w:r>
      <w:r w:rsidR="00D9051A" w:rsidRPr="00F011E5">
        <w:rPr>
          <w:rFonts w:ascii="宋体" w:eastAsia="宋体" w:hAnsi="宋体"/>
        </w:rPr>
        <w:t>大的提高了服务整体的性能和吞吐能力。</w:t>
      </w:r>
      <w:r w:rsidR="00D9051A" w:rsidRPr="00F011E5">
        <w:rPr>
          <w:rFonts w:ascii="宋体" w:eastAsia="宋体" w:hAnsi="宋体" w:hint="eastAsia"/>
        </w:rPr>
        <w:t xml:space="preserve"> </w:t>
      </w:r>
      <w:r w:rsidR="00F81FE8" w:rsidRPr="00A25910">
        <w:rPr>
          <w:rFonts w:ascii="宋体" w:eastAsia="宋体" w:hAnsi="宋体" w:hint="eastAsia"/>
          <w:vertAlign w:val="superscript"/>
        </w:rPr>
        <w:t>[2]</w:t>
      </w:r>
    </w:p>
    <w:p w14:paraId="1C5B6032" w14:textId="77777777" w:rsidR="00C62F40" w:rsidRPr="00F011E5" w:rsidRDefault="009E7788" w:rsidP="00F011E5">
      <w:pPr>
        <w:pStyle w:val="NormalWeb"/>
        <w:spacing w:before="0" w:beforeAutospacing="0" w:after="0" w:afterAutospacing="0"/>
        <w:jc w:val="both"/>
        <w:rPr>
          <w:rFonts w:ascii="宋体" w:eastAsia="宋体" w:hAnsi="宋体"/>
        </w:rPr>
      </w:pPr>
      <w:r w:rsidRPr="00B323DD">
        <w:rPr>
          <w:rFonts w:ascii="楷体_GB2312" w:eastAsia="楷体_GB2312" w:hint="eastAsia"/>
          <w:noProof/>
          <w:sz w:val="21"/>
          <w:szCs w:val="21"/>
          <w:lang w:eastAsia="en-US"/>
        </w:rPr>
        <w:drawing>
          <wp:anchor distT="0" distB="0" distL="114300" distR="114300" simplePos="0" relativeHeight="251686400" behindDoc="0" locked="0" layoutInCell="1" allowOverlap="1" wp14:anchorId="0E9F3AE7" wp14:editId="0DA37561">
            <wp:simplePos x="0" y="0"/>
            <wp:positionH relativeFrom="margin">
              <wp:posOffset>1078230</wp:posOffset>
            </wp:positionH>
            <wp:positionV relativeFrom="margin">
              <wp:posOffset>3799840</wp:posOffset>
            </wp:positionV>
            <wp:extent cx="3048000" cy="38030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0" cy="3803015"/>
                    </a:xfrm>
                    <a:prstGeom prst="rect">
                      <a:avLst/>
                    </a:prstGeom>
                  </pic:spPr>
                </pic:pic>
              </a:graphicData>
            </a:graphic>
            <wp14:sizeRelH relativeFrom="margin">
              <wp14:pctWidth>0</wp14:pctWidth>
            </wp14:sizeRelH>
            <wp14:sizeRelV relativeFrom="margin">
              <wp14:pctHeight>0</wp14:pctHeight>
            </wp14:sizeRelV>
          </wp:anchor>
        </w:drawing>
      </w:r>
    </w:p>
    <w:p w14:paraId="78860D37" w14:textId="77777777" w:rsidR="009C55D5" w:rsidRPr="00920C99" w:rsidRDefault="009C55D5" w:rsidP="00920C99">
      <w:pPr>
        <w:pStyle w:val="Heading3"/>
        <w:widowControl w:val="0"/>
        <w:numPr>
          <w:ilvl w:val="2"/>
          <w:numId w:val="1"/>
        </w:numPr>
        <w:spacing w:line="240" w:lineRule="auto"/>
        <w:ind w:left="0" w:firstLine="0"/>
        <w:rPr>
          <w:rFonts w:ascii="黑体"/>
          <w:sz w:val="24"/>
          <w:lang w:val="x-none" w:eastAsia="x-none"/>
        </w:rPr>
      </w:pPr>
      <w:bookmarkStart w:id="28" w:name="_Toc455479230"/>
      <w:bookmarkStart w:id="29" w:name="_Toc461048043"/>
      <w:r w:rsidRPr="00920C99">
        <w:rPr>
          <w:rFonts w:ascii="黑体" w:hint="eastAsia"/>
          <w:sz w:val="24"/>
          <w:lang w:val="x-none" w:eastAsia="x-none"/>
        </w:rPr>
        <w:t>分布式服务框架 Zookeepe</w:t>
      </w:r>
      <w:r w:rsidRPr="00920C99">
        <w:rPr>
          <w:rFonts w:ascii="黑体"/>
          <w:sz w:val="24"/>
          <w:lang w:val="x-none" w:eastAsia="x-none"/>
        </w:rPr>
        <w:t>r</w:t>
      </w:r>
      <w:bookmarkEnd w:id="28"/>
      <w:bookmarkEnd w:id="29"/>
    </w:p>
    <w:p w14:paraId="49B5F9E1" w14:textId="77777777" w:rsidR="00A3633A" w:rsidRPr="00B323DD" w:rsidRDefault="00A3633A" w:rsidP="00A3633A">
      <w:pPr>
        <w:jc w:val="center"/>
        <w:rPr>
          <w:rFonts w:ascii="楷体_GB2312" w:eastAsia="楷体_GB2312"/>
          <w:szCs w:val="21"/>
        </w:rPr>
      </w:pPr>
      <w:r w:rsidRPr="00B323DD">
        <w:rPr>
          <w:rFonts w:ascii="楷体_GB2312" w:eastAsia="楷体_GB2312" w:hint="eastAsia"/>
          <w:szCs w:val="21"/>
        </w:rPr>
        <w:t>图 2-</w:t>
      </w:r>
      <w:r w:rsidRPr="00B323DD">
        <w:rPr>
          <w:rFonts w:ascii="楷体_GB2312" w:eastAsia="楷体_GB2312"/>
          <w:szCs w:val="21"/>
        </w:rPr>
        <w:t>1</w:t>
      </w:r>
      <w:r w:rsidRPr="00B323DD">
        <w:rPr>
          <w:rFonts w:ascii="楷体_GB2312" w:eastAsia="楷体_GB2312" w:hint="eastAsia"/>
          <w:szCs w:val="21"/>
        </w:rPr>
        <w:t xml:space="preserve"> Zookeeper 数据结构</w:t>
      </w:r>
      <w:r w:rsidRPr="00A3633A">
        <w:rPr>
          <w:rFonts w:ascii="楷体_GB2312" w:eastAsia="楷体_GB2312" w:hint="eastAsia"/>
          <w:szCs w:val="21"/>
          <w:vertAlign w:val="superscript"/>
        </w:rPr>
        <w:t>[3]</w:t>
      </w:r>
    </w:p>
    <w:p w14:paraId="6540132A" w14:textId="77777777" w:rsidR="00063100" w:rsidRDefault="009C55D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Zookeeper 分布式服务框架是 Apache Hadoop 的一个子项目，</w:t>
      </w:r>
      <w:r w:rsidR="00063100" w:rsidRPr="00F011E5">
        <w:rPr>
          <w:rFonts w:ascii="宋体" w:eastAsia="宋体" w:hAnsi="宋体" w:hint="eastAsia"/>
        </w:rPr>
        <w:t>主</w:t>
      </w:r>
      <w:r w:rsidR="00063100" w:rsidRPr="00F011E5">
        <w:rPr>
          <w:rFonts w:ascii="宋体" w:eastAsia="宋体" w:hAnsi="宋体"/>
        </w:rPr>
        <w:t>要</w:t>
      </w:r>
      <w:r w:rsidR="00063100" w:rsidRPr="00F011E5">
        <w:rPr>
          <w:rFonts w:ascii="宋体" w:eastAsia="宋体" w:hAnsi="宋体" w:hint="eastAsia"/>
        </w:rPr>
        <w:t>解</w:t>
      </w:r>
      <w:r w:rsidR="00063100" w:rsidRPr="00F011E5">
        <w:rPr>
          <w:rFonts w:ascii="宋体" w:eastAsia="宋体" w:hAnsi="宋体"/>
        </w:rPr>
        <w:t>决分布式系统中服务</w:t>
      </w:r>
      <w:r w:rsidR="00063100" w:rsidRPr="00F011E5">
        <w:rPr>
          <w:rFonts w:ascii="宋体" w:eastAsia="宋体" w:hAnsi="宋体" w:hint="eastAsia"/>
        </w:rPr>
        <w:t>命</w:t>
      </w:r>
      <w:r w:rsidR="00063100" w:rsidRPr="00F011E5">
        <w:rPr>
          <w:rFonts w:ascii="宋体" w:eastAsia="宋体" w:hAnsi="宋体"/>
        </w:rPr>
        <w:t>名</w:t>
      </w:r>
      <w:r w:rsidR="00063100" w:rsidRPr="00F011E5">
        <w:rPr>
          <w:rFonts w:ascii="宋体" w:eastAsia="宋体" w:hAnsi="宋体" w:hint="eastAsia"/>
        </w:rPr>
        <w:t>统</w:t>
      </w:r>
      <w:r w:rsidR="00063100" w:rsidRPr="00F011E5">
        <w:rPr>
          <w:rFonts w:ascii="宋体" w:eastAsia="宋体" w:hAnsi="宋体"/>
        </w:rPr>
        <w:t>一、服务状态同表以</w:t>
      </w:r>
      <w:r w:rsidR="00063100" w:rsidRPr="00F011E5">
        <w:rPr>
          <w:rFonts w:ascii="宋体" w:eastAsia="宋体" w:hAnsi="宋体" w:hint="eastAsia"/>
        </w:rPr>
        <w:t>及</w:t>
      </w:r>
      <w:r w:rsidR="00063100" w:rsidRPr="00F011E5">
        <w:rPr>
          <w:rFonts w:ascii="宋体" w:eastAsia="宋体" w:hAnsi="宋体"/>
        </w:rPr>
        <w:t>服务配置项管</w:t>
      </w:r>
      <w:r w:rsidR="00063100" w:rsidRPr="00F011E5">
        <w:rPr>
          <w:rFonts w:ascii="宋体" w:eastAsia="宋体" w:hAnsi="宋体" w:hint="eastAsia"/>
        </w:rPr>
        <w:t>理</w:t>
      </w:r>
      <w:r w:rsidR="00063100" w:rsidRPr="00F011E5">
        <w:rPr>
          <w:rFonts w:ascii="宋体" w:eastAsia="宋体" w:hAnsi="宋体"/>
        </w:rPr>
        <w:t>等问题。</w:t>
      </w:r>
    </w:p>
    <w:p w14:paraId="662C17B5" w14:textId="77777777" w:rsidR="006B62A7" w:rsidRDefault="009C55D5" w:rsidP="00A3633A">
      <w:pPr>
        <w:pStyle w:val="NormalWeb"/>
        <w:spacing w:before="0" w:beforeAutospacing="0" w:after="0" w:afterAutospacing="0"/>
        <w:jc w:val="both"/>
        <w:rPr>
          <w:rFonts w:ascii="宋体" w:hAnsi="宋体"/>
          <w:noProof/>
        </w:rPr>
      </w:pPr>
      <w:r w:rsidRPr="00F011E5">
        <w:rPr>
          <w:rFonts w:ascii="宋体" w:eastAsia="宋体" w:hAnsi="宋体" w:hint="eastAsia"/>
        </w:rPr>
        <w:lastRenderedPageBreak/>
        <w:t>Zookeeper 会维护一个具有</w:t>
      </w:r>
      <w:r w:rsidR="00DB76EC" w:rsidRPr="00F011E5">
        <w:rPr>
          <w:rFonts w:ascii="宋体" w:eastAsia="宋体" w:hAnsi="宋体" w:hint="eastAsia"/>
        </w:rPr>
        <w:t>树</w:t>
      </w:r>
      <w:r w:rsidR="00DB76EC" w:rsidRPr="00F011E5">
        <w:rPr>
          <w:rFonts w:ascii="宋体" w:eastAsia="宋体" w:hAnsi="宋体"/>
        </w:rPr>
        <w:t>状</w:t>
      </w:r>
      <w:r w:rsidRPr="00F011E5">
        <w:rPr>
          <w:rFonts w:ascii="宋体" w:eastAsia="宋体" w:hAnsi="宋体" w:hint="eastAsia"/>
        </w:rPr>
        <w:t>层次关系的数据结构，它非常类似于一个标准的文件系统，如图</w:t>
      </w:r>
      <w:r w:rsidR="00B323DD" w:rsidRPr="00F011E5">
        <w:rPr>
          <w:rFonts w:ascii="宋体" w:eastAsia="宋体" w:hAnsi="宋体" w:hint="eastAsia"/>
        </w:rPr>
        <w:t>2-</w:t>
      </w:r>
      <w:r w:rsidR="00304D52" w:rsidRPr="00F011E5">
        <w:rPr>
          <w:rFonts w:ascii="宋体" w:eastAsia="宋体" w:hAnsi="宋体" w:hint="eastAsia"/>
        </w:rPr>
        <w:t>1</w:t>
      </w:r>
      <w:r w:rsidRPr="00F011E5">
        <w:rPr>
          <w:rFonts w:ascii="宋体" w:eastAsia="宋体" w:hAnsi="宋体" w:hint="eastAsia"/>
        </w:rPr>
        <w:t>所示：</w:t>
      </w:r>
    </w:p>
    <w:p w14:paraId="449678B5" w14:textId="77777777" w:rsidR="009C55D5" w:rsidRDefault="000A683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Zookeeper</w:t>
      </w:r>
      <w:r w:rsidRPr="00F011E5">
        <w:rPr>
          <w:rFonts w:ascii="宋体" w:eastAsia="宋体" w:hAnsi="宋体"/>
        </w:rPr>
        <w:t>服务的节点是基于路径</w:t>
      </w:r>
      <w:r w:rsidRPr="00F011E5">
        <w:rPr>
          <w:rFonts w:ascii="宋体" w:eastAsia="宋体" w:hAnsi="宋体" w:hint="eastAsia"/>
        </w:rPr>
        <w:t>标</w:t>
      </w:r>
      <w:r w:rsidRPr="00F011E5">
        <w:rPr>
          <w:rFonts w:ascii="宋体" w:eastAsia="宋体" w:hAnsi="宋体"/>
        </w:rPr>
        <w:t>识的，</w:t>
      </w:r>
      <w:r w:rsidRPr="00F011E5">
        <w:rPr>
          <w:rFonts w:ascii="宋体" w:eastAsia="宋体" w:hAnsi="宋体" w:hint="eastAsia"/>
        </w:rPr>
        <w:t>每</w:t>
      </w:r>
      <w:r w:rsidRPr="00F011E5">
        <w:rPr>
          <w:rFonts w:ascii="宋体" w:eastAsia="宋体" w:hAnsi="宋体"/>
        </w:rPr>
        <w:t>个节点可以有子节点</w:t>
      </w:r>
      <w:r w:rsidRPr="00F011E5">
        <w:rPr>
          <w:rFonts w:ascii="宋体" w:eastAsia="宋体" w:hAnsi="宋体" w:hint="eastAsia"/>
        </w:rPr>
        <w:t>在</w:t>
      </w:r>
      <w:r w:rsidRPr="00F011E5">
        <w:rPr>
          <w:rFonts w:ascii="宋体" w:eastAsia="宋体" w:hAnsi="宋体"/>
        </w:rPr>
        <w:t>同一</w:t>
      </w:r>
      <w:r w:rsidRPr="00F011E5">
        <w:rPr>
          <w:rFonts w:ascii="宋体" w:eastAsia="宋体" w:hAnsi="宋体" w:hint="eastAsia"/>
        </w:rPr>
        <w:t>目</w:t>
      </w:r>
      <w:r w:rsidRPr="00F011E5">
        <w:rPr>
          <w:rFonts w:ascii="宋体" w:eastAsia="宋体" w:hAnsi="宋体"/>
        </w:rPr>
        <w:t>录下的名称唯一。Zookeeper</w:t>
      </w:r>
      <w:r w:rsidRPr="00F011E5">
        <w:rPr>
          <w:rFonts w:ascii="宋体" w:eastAsia="宋体" w:hAnsi="宋体" w:hint="eastAsia"/>
        </w:rPr>
        <w:t>提</w:t>
      </w:r>
      <w:r w:rsidRPr="00F011E5">
        <w:rPr>
          <w:rFonts w:ascii="宋体" w:eastAsia="宋体" w:hAnsi="宋体"/>
        </w:rPr>
        <w:t>供了对节点变化的监听器，使</w:t>
      </w:r>
      <w:r w:rsidRPr="00F011E5">
        <w:rPr>
          <w:rFonts w:ascii="宋体" w:eastAsia="宋体" w:hAnsi="宋体" w:hint="eastAsia"/>
        </w:rPr>
        <w:t>应</w:t>
      </w:r>
      <w:r w:rsidRPr="00F011E5">
        <w:rPr>
          <w:rFonts w:ascii="宋体" w:eastAsia="宋体" w:hAnsi="宋体"/>
        </w:rPr>
        <w:t>用可</w:t>
      </w:r>
      <w:r w:rsidRPr="00F011E5">
        <w:rPr>
          <w:rFonts w:ascii="宋体" w:eastAsia="宋体" w:hAnsi="宋体" w:hint="eastAsia"/>
        </w:rPr>
        <w:t>以</w:t>
      </w:r>
      <w:r w:rsidRPr="00F011E5">
        <w:rPr>
          <w:rFonts w:ascii="宋体" w:eastAsia="宋体" w:hAnsi="宋体"/>
        </w:rPr>
        <w:t>随时得</w:t>
      </w:r>
      <w:r w:rsidRPr="00F011E5">
        <w:rPr>
          <w:rFonts w:ascii="宋体" w:eastAsia="宋体" w:hAnsi="宋体" w:hint="eastAsia"/>
        </w:rPr>
        <w:t>到</w:t>
      </w:r>
      <w:r w:rsidRPr="00F011E5">
        <w:rPr>
          <w:rFonts w:ascii="宋体" w:eastAsia="宋体" w:hAnsi="宋体"/>
        </w:rPr>
        <w:t>点节</w:t>
      </w:r>
      <w:r w:rsidR="00FB2902" w:rsidRPr="00F011E5">
        <w:rPr>
          <w:rFonts w:ascii="宋体" w:eastAsia="宋体" w:hAnsi="宋体" w:hint="eastAsia"/>
        </w:rPr>
        <w:t>点</w:t>
      </w:r>
      <w:r w:rsidRPr="00F011E5">
        <w:rPr>
          <w:rFonts w:ascii="宋体" w:eastAsia="宋体" w:hAnsi="宋体"/>
        </w:rPr>
        <w:t>变化的</w:t>
      </w:r>
      <w:r w:rsidRPr="00F011E5">
        <w:rPr>
          <w:rFonts w:ascii="宋体" w:eastAsia="宋体" w:hAnsi="宋体" w:hint="eastAsia"/>
        </w:rPr>
        <w:t>通</w:t>
      </w:r>
      <w:r w:rsidRPr="00F011E5">
        <w:rPr>
          <w:rFonts w:ascii="宋体" w:eastAsia="宋体" w:hAnsi="宋体"/>
        </w:rPr>
        <w:t>知。工</w:t>
      </w:r>
      <w:r w:rsidRPr="00F011E5">
        <w:rPr>
          <w:rFonts w:ascii="宋体" w:eastAsia="宋体" w:hAnsi="宋体" w:hint="eastAsia"/>
        </w:rPr>
        <w:t>作</w:t>
      </w:r>
      <w:r w:rsidRPr="00F011E5">
        <w:rPr>
          <w:rFonts w:ascii="宋体" w:eastAsia="宋体" w:hAnsi="宋体"/>
        </w:rPr>
        <w:t>圈的</w:t>
      </w:r>
      <w:r w:rsidRPr="00F011E5">
        <w:rPr>
          <w:rFonts w:ascii="宋体" w:eastAsia="宋体" w:hAnsi="宋体" w:hint="eastAsia"/>
        </w:rPr>
        <w:t>环</w:t>
      </w:r>
      <w:r w:rsidRPr="00F011E5">
        <w:rPr>
          <w:rFonts w:ascii="宋体" w:eastAsia="宋体" w:hAnsi="宋体"/>
        </w:rPr>
        <w:t>境配置</w:t>
      </w:r>
      <w:r w:rsidRPr="00F011E5">
        <w:rPr>
          <w:rFonts w:ascii="宋体" w:eastAsia="宋体" w:hAnsi="宋体" w:hint="eastAsia"/>
        </w:rPr>
        <w:t>变</w:t>
      </w:r>
      <w:r w:rsidRPr="00F011E5">
        <w:rPr>
          <w:rFonts w:ascii="宋体" w:eastAsia="宋体" w:hAnsi="宋体"/>
        </w:rPr>
        <w:t>量就是</w:t>
      </w:r>
      <w:r w:rsidRPr="00F011E5">
        <w:rPr>
          <w:rFonts w:ascii="宋体" w:eastAsia="宋体" w:hAnsi="宋体" w:hint="eastAsia"/>
        </w:rPr>
        <w:t>基</w:t>
      </w:r>
      <w:r w:rsidRPr="00F011E5">
        <w:rPr>
          <w:rFonts w:ascii="宋体" w:eastAsia="宋体" w:hAnsi="宋体"/>
        </w:rPr>
        <w:t>于这个监听器来实现的</w:t>
      </w:r>
      <w:r w:rsidRPr="00F011E5">
        <w:rPr>
          <w:rFonts w:ascii="宋体" w:eastAsia="宋体" w:hAnsi="宋体" w:hint="eastAsia"/>
        </w:rPr>
        <w:t>。</w:t>
      </w:r>
    </w:p>
    <w:p w14:paraId="5BA19E8E" w14:textId="77777777" w:rsidR="00C62F40" w:rsidRPr="00F011E5" w:rsidRDefault="00C62F40" w:rsidP="00F011E5">
      <w:pPr>
        <w:pStyle w:val="NormalWeb"/>
        <w:spacing w:before="0" w:beforeAutospacing="0" w:after="0" w:afterAutospacing="0"/>
        <w:jc w:val="both"/>
        <w:rPr>
          <w:rFonts w:ascii="宋体" w:eastAsia="宋体" w:hAnsi="宋体"/>
        </w:rPr>
      </w:pPr>
    </w:p>
    <w:p w14:paraId="624C8F84" w14:textId="77777777" w:rsidR="009C55D5" w:rsidRPr="00920C99" w:rsidRDefault="00246924" w:rsidP="00920C99">
      <w:pPr>
        <w:pStyle w:val="Heading3"/>
        <w:widowControl w:val="0"/>
        <w:numPr>
          <w:ilvl w:val="2"/>
          <w:numId w:val="1"/>
        </w:numPr>
        <w:spacing w:line="240" w:lineRule="auto"/>
        <w:ind w:left="0" w:firstLine="0"/>
        <w:rPr>
          <w:rFonts w:ascii="黑体"/>
          <w:sz w:val="24"/>
          <w:lang w:val="x-none" w:eastAsia="x-none"/>
        </w:rPr>
      </w:pPr>
      <w:bookmarkStart w:id="30" w:name="_Toc455479231"/>
      <w:bookmarkStart w:id="31" w:name="_Toc461048044"/>
      <w:r w:rsidRPr="00920C99">
        <w:rPr>
          <w:rFonts w:ascii="黑体" w:hint="eastAsia"/>
          <w:sz w:val="24"/>
          <w:lang w:val="x-none" w:eastAsia="x-none"/>
        </w:rPr>
        <w:t>服务器缓存服务  Redis</w:t>
      </w:r>
      <w:bookmarkEnd w:id="30"/>
      <w:bookmarkEnd w:id="31"/>
    </w:p>
    <w:p w14:paraId="2E2AA44E" w14:textId="77777777" w:rsidR="009C55D5" w:rsidRPr="00F011E5" w:rsidRDefault="009C55D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Redis 是一个开源（BSD许可）的</w:t>
      </w:r>
      <w:r w:rsidR="00121695" w:rsidRPr="00F011E5">
        <w:rPr>
          <w:rFonts w:ascii="宋体" w:eastAsia="宋体" w:hAnsi="宋体" w:hint="eastAsia"/>
        </w:rPr>
        <w:t>，</w:t>
      </w:r>
      <w:r w:rsidRPr="00F011E5">
        <w:rPr>
          <w:rFonts w:ascii="宋体" w:eastAsia="宋体" w:hAnsi="宋体" w:hint="eastAsia"/>
        </w:rPr>
        <w:t>内存中的数据结构存储系统，它可以用作数据库、缓存和消息中间件</w:t>
      </w:r>
      <w:r w:rsidR="00121695" w:rsidRPr="00F011E5">
        <w:rPr>
          <w:rFonts w:ascii="宋体" w:eastAsia="宋体" w:hAnsi="宋体" w:hint="eastAsia"/>
        </w:rPr>
        <w:t>。</w:t>
      </w:r>
      <w:r w:rsidRPr="00F011E5">
        <w:rPr>
          <w:rFonts w:ascii="宋体" w:eastAsia="宋体" w:hAnsi="宋体" w:hint="eastAsia"/>
        </w:rPr>
        <w:t>它支持多种类型的数据结构，如字符串（strings），散列（hashes），列表（lists），集合（sets），有序集合（sorted sets）与范围查询，bitmaps，hyperloglogs和地理空间（geospatial）索引半径查询</w:t>
      </w:r>
      <w:r w:rsidR="00121695" w:rsidRPr="00F011E5">
        <w:rPr>
          <w:rFonts w:ascii="宋体" w:eastAsia="宋体" w:hAnsi="宋体" w:hint="eastAsia"/>
        </w:rPr>
        <w:t>。</w:t>
      </w:r>
      <w:r w:rsidRPr="00F011E5">
        <w:rPr>
          <w:rFonts w:ascii="宋体" w:eastAsia="宋体" w:hAnsi="宋体" w:hint="eastAsia"/>
        </w:rPr>
        <w:t>Redis 内置了复制（replication），LUA脚本（Lua scripting），LRU驱动事件（LRU eviction），事务（transactions）和不同级别的磁盘持久化（persistence）</w:t>
      </w:r>
      <w:r w:rsidR="00DF1BBB" w:rsidRPr="00F011E5">
        <w:rPr>
          <w:rFonts w:ascii="宋体" w:eastAsia="宋体" w:hAnsi="宋体" w:hint="eastAsia"/>
        </w:rPr>
        <w:t>，</w:t>
      </w:r>
      <w:r w:rsidRPr="00F011E5">
        <w:rPr>
          <w:rFonts w:ascii="宋体" w:eastAsia="宋体" w:hAnsi="宋体" w:hint="eastAsia"/>
        </w:rPr>
        <w:t>并通过Redis哨兵（Sentinel）和自动分区（Cluster）提供高可用性（high availability）</w:t>
      </w:r>
      <w:r w:rsidR="00121695" w:rsidRPr="00F011E5">
        <w:rPr>
          <w:rFonts w:ascii="宋体" w:eastAsia="宋体" w:hAnsi="宋体" w:hint="eastAsia"/>
        </w:rPr>
        <w:t>。</w:t>
      </w:r>
    </w:p>
    <w:p w14:paraId="34EE06A6" w14:textId="77777777" w:rsidR="009C55D5" w:rsidRPr="00F011E5" w:rsidRDefault="007E2E39"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可以对这些类型执行原子操作，例</w:t>
      </w:r>
      <w:r w:rsidR="009C55D5" w:rsidRPr="00F011E5">
        <w:rPr>
          <w:rFonts w:ascii="宋体" w:eastAsia="宋体" w:hAnsi="宋体" w:hint="eastAsia"/>
        </w:rPr>
        <w:t>如：字符串（strings）的append 命令</w:t>
      </w:r>
      <w:r w:rsidR="00121695" w:rsidRPr="00F011E5">
        <w:rPr>
          <w:rFonts w:ascii="宋体" w:eastAsia="宋体" w:hAnsi="宋体" w:hint="eastAsia"/>
        </w:rPr>
        <w:t>；</w:t>
      </w:r>
      <w:r w:rsidR="009C55D5" w:rsidRPr="00F011E5">
        <w:rPr>
          <w:rFonts w:ascii="宋体" w:eastAsia="宋体" w:hAnsi="宋体" w:hint="eastAsia"/>
        </w:rPr>
        <w:t>散列（hashes）的hincrby命令</w:t>
      </w:r>
      <w:r w:rsidR="00121695" w:rsidRPr="00F011E5">
        <w:rPr>
          <w:rFonts w:ascii="宋体" w:eastAsia="宋体" w:hAnsi="宋体" w:hint="eastAsia"/>
        </w:rPr>
        <w:t>；</w:t>
      </w:r>
      <w:r w:rsidR="009C55D5" w:rsidRPr="00F011E5">
        <w:rPr>
          <w:rFonts w:ascii="宋体" w:eastAsia="宋体" w:hAnsi="宋体" w:hint="eastAsia"/>
        </w:rPr>
        <w:t>列表（lists）的lpush命令</w:t>
      </w:r>
      <w:r w:rsidR="00121695" w:rsidRPr="00F011E5">
        <w:rPr>
          <w:rFonts w:ascii="宋体" w:eastAsia="宋体" w:hAnsi="宋体" w:hint="eastAsia"/>
        </w:rPr>
        <w:t>；</w:t>
      </w:r>
      <w:r w:rsidR="009C55D5" w:rsidRPr="00F011E5">
        <w:rPr>
          <w:rFonts w:ascii="宋体" w:eastAsia="宋体" w:hAnsi="宋体" w:hint="eastAsia"/>
        </w:rPr>
        <w:t>集合（sets）计算交集sinter命令，计算并集union命令和计算差集sdiff命令</w:t>
      </w:r>
      <w:r w:rsidR="00121695" w:rsidRPr="00F011E5">
        <w:rPr>
          <w:rFonts w:ascii="宋体" w:eastAsia="宋体" w:hAnsi="宋体" w:hint="eastAsia"/>
        </w:rPr>
        <w:t>；</w:t>
      </w:r>
      <w:r w:rsidR="009C55D5" w:rsidRPr="00F011E5">
        <w:rPr>
          <w:rFonts w:ascii="宋体" w:eastAsia="宋体" w:hAnsi="宋体" w:hint="eastAsia"/>
        </w:rPr>
        <w:t>或者在有序集合（sorted sets）里面获取成员的最高排名zrangebyscore命令</w:t>
      </w:r>
      <w:r w:rsidR="00121695" w:rsidRPr="00F011E5">
        <w:rPr>
          <w:rFonts w:ascii="宋体" w:eastAsia="宋体" w:hAnsi="宋体" w:hint="eastAsia"/>
        </w:rPr>
        <w:t>。</w:t>
      </w:r>
    </w:p>
    <w:p w14:paraId="2A81DEA1" w14:textId="77777777" w:rsidR="00246924" w:rsidRDefault="009C55D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为了实现其卓越的性能</w:t>
      </w:r>
      <w:r w:rsidR="00DF1BBB" w:rsidRPr="00F011E5">
        <w:rPr>
          <w:rFonts w:ascii="宋体" w:eastAsia="宋体" w:hAnsi="宋体" w:hint="eastAsia"/>
        </w:rPr>
        <w:t>，</w:t>
      </w:r>
      <w:r w:rsidRPr="00F011E5">
        <w:rPr>
          <w:rFonts w:ascii="宋体" w:eastAsia="宋体" w:hAnsi="宋体" w:hint="eastAsia"/>
        </w:rPr>
        <w:t>Redis 采用运行在内存中的数据集工作方式</w:t>
      </w:r>
      <w:r w:rsidR="00121695" w:rsidRPr="00F011E5">
        <w:rPr>
          <w:rFonts w:ascii="宋体" w:eastAsia="宋体" w:hAnsi="宋体" w:hint="eastAsia"/>
        </w:rPr>
        <w:t>。</w:t>
      </w:r>
      <w:r w:rsidR="007851F5" w:rsidRPr="00F011E5">
        <w:rPr>
          <w:rFonts w:ascii="宋体" w:eastAsia="宋体" w:hAnsi="宋体" w:hint="eastAsia"/>
        </w:rPr>
        <w:t>根据实</w:t>
      </w:r>
      <w:r w:rsidR="007851F5" w:rsidRPr="00F011E5">
        <w:rPr>
          <w:rFonts w:ascii="宋体" w:eastAsia="宋体" w:hAnsi="宋体"/>
        </w:rPr>
        <w:t>际</w:t>
      </w:r>
      <w:r w:rsidRPr="00F011E5">
        <w:rPr>
          <w:rFonts w:ascii="宋体" w:eastAsia="宋体" w:hAnsi="宋体" w:hint="eastAsia"/>
        </w:rPr>
        <w:t>的使用情况</w:t>
      </w:r>
      <w:r w:rsidR="00DF1BBB" w:rsidRPr="00F011E5">
        <w:rPr>
          <w:rFonts w:ascii="宋体" w:eastAsia="宋体" w:hAnsi="宋体" w:hint="eastAsia"/>
        </w:rPr>
        <w:t>，</w:t>
      </w:r>
      <w:r w:rsidR="007851F5" w:rsidRPr="00F011E5">
        <w:rPr>
          <w:rFonts w:ascii="宋体" w:eastAsia="宋体" w:hAnsi="宋体" w:hint="eastAsia"/>
        </w:rPr>
        <w:t>系</w:t>
      </w:r>
      <w:r w:rsidR="007851F5" w:rsidRPr="00F011E5">
        <w:rPr>
          <w:rFonts w:ascii="宋体" w:eastAsia="宋体" w:hAnsi="宋体"/>
        </w:rPr>
        <w:t>统</w:t>
      </w:r>
      <w:r w:rsidRPr="00F011E5">
        <w:rPr>
          <w:rFonts w:ascii="宋体" w:eastAsia="宋体" w:hAnsi="宋体" w:hint="eastAsia"/>
        </w:rPr>
        <w:t>可以每隔一定时间将数据集导出到磁盘</w:t>
      </w:r>
      <w:r w:rsidR="00DF1BBB" w:rsidRPr="00F011E5">
        <w:rPr>
          <w:rFonts w:ascii="宋体" w:eastAsia="宋体" w:hAnsi="宋体" w:hint="eastAsia"/>
        </w:rPr>
        <w:t>，</w:t>
      </w:r>
      <w:r w:rsidRPr="00F011E5">
        <w:rPr>
          <w:rFonts w:ascii="宋体" w:eastAsia="宋体" w:hAnsi="宋体" w:hint="eastAsia"/>
        </w:rPr>
        <w:t>或者追加到命令日志中</w:t>
      </w:r>
      <w:r w:rsidR="00121695" w:rsidRPr="00F011E5">
        <w:rPr>
          <w:rFonts w:ascii="宋体" w:eastAsia="宋体" w:hAnsi="宋体" w:hint="eastAsia"/>
        </w:rPr>
        <w:t>。</w:t>
      </w:r>
      <w:r w:rsidR="007851F5" w:rsidRPr="00F011E5">
        <w:rPr>
          <w:rFonts w:ascii="宋体" w:eastAsia="宋体" w:hAnsi="宋体" w:hint="eastAsia"/>
        </w:rPr>
        <w:t>同时</w:t>
      </w:r>
      <w:r w:rsidRPr="00F011E5">
        <w:rPr>
          <w:rFonts w:ascii="宋体" w:eastAsia="宋体" w:hAnsi="宋体" w:hint="eastAsia"/>
        </w:rPr>
        <w:t>也可以关闭持久化功能，将Redis作为一个高效的网络的缓存数据功能使用</w:t>
      </w:r>
      <w:r w:rsidR="00121695" w:rsidRPr="00F011E5">
        <w:rPr>
          <w:rFonts w:ascii="宋体" w:eastAsia="宋体" w:hAnsi="宋体" w:hint="eastAsia"/>
        </w:rPr>
        <w:t>。</w:t>
      </w:r>
      <w:r w:rsidRPr="00F011E5">
        <w:rPr>
          <w:rFonts w:ascii="宋体" w:eastAsia="宋体" w:hAnsi="宋体" w:hint="eastAsia"/>
        </w:rPr>
        <w:t>Redis 同样支持主从复制（能自动重连和网络断开时自动重新同步），并且第一次同步是快速的非阻塞试的同步</w:t>
      </w:r>
      <w:r w:rsidR="00121695" w:rsidRPr="00F011E5">
        <w:rPr>
          <w:rFonts w:ascii="宋体" w:eastAsia="宋体" w:hAnsi="宋体" w:hint="eastAsia"/>
        </w:rPr>
        <w:t>。</w:t>
      </w:r>
      <w:r w:rsidR="00A02BE8" w:rsidRPr="00A25910">
        <w:rPr>
          <w:rFonts w:ascii="宋体" w:eastAsia="宋体" w:hAnsi="宋体" w:hint="eastAsia"/>
          <w:vertAlign w:val="superscript"/>
        </w:rPr>
        <w:t>[5]</w:t>
      </w:r>
    </w:p>
    <w:p w14:paraId="53469589" w14:textId="77777777" w:rsidR="00C62F40" w:rsidRPr="00F011E5" w:rsidRDefault="00C62F40" w:rsidP="00F011E5">
      <w:pPr>
        <w:pStyle w:val="NormalWeb"/>
        <w:spacing w:before="0" w:beforeAutospacing="0" w:after="0" w:afterAutospacing="0"/>
        <w:jc w:val="both"/>
        <w:rPr>
          <w:rFonts w:ascii="宋体" w:eastAsia="宋体" w:hAnsi="宋体"/>
        </w:rPr>
      </w:pPr>
    </w:p>
    <w:p w14:paraId="55E39ACF" w14:textId="77777777" w:rsidR="004029C9" w:rsidRPr="00920C99" w:rsidRDefault="00FB2902" w:rsidP="00920C99">
      <w:pPr>
        <w:pStyle w:val="Heading3"/>
        <w:widowControl w:val="0"/>
        <w:numPr>
          <w:ilvl w:val="2"/>
          <w:numId w:val="1"/>
        </w:numPr>
        <w:spacing w:line="240" w:lineRule="auto"/>
        <w:ind w:left="0" w:firstLine="0"/>
        <w:rPr>
          <w:rFonts w:ascii="黑体"/>
          <w:sz w:val="24"/>
          <w:lang w:val="x-none" w:eastAsia="x-none"/>
        </w:rPr>
      </w:pPr>
      <w:bookmarkStart w:id="32" w:name="_Toc455479232"/>
      <w:bookmarkStart w:id="33" w:name="_Toc461048045"/>
      <w:r w:rsidRPr="00920C99">
        <w:rPr>
          <w:rFonts w:ascii="黑体" w:hint="eastAsia"/>
          <w:sz w:val="24"/>
          <w:lang w:val="x-none" w:eastAsia="x-none"/>
        </w:rPr>
        <w:t>NoSQL</w:t>
      </w:r>
      <w:r w:rsidR="004029C9" w:rsidRPr="00920C99">
        <w:rPr>
          <w:rFonts w:ascii="黑体" w:hint="eastAsia"/>
          <w:sz w:val="24"/>
          <w:lang w:val="x-none" w:eastAsia="x-none"/>
        </w:rPr>
        <w:t>数据库 MongoDB</w:t>
      </w:r>
      <w:bookmarkEnd w:id="32"/>
      <w:bookmarkEnd w:id="33"/>
    </w:p>
    <w:p w14:paraId="17B6E293" w14:textId="77777777" w:rsidR="00FC05CD" w:rsidRPr="00F011E5"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004C0FD6" w:rsidRPr="00F011E5">
        <w:rPr>
          <w:rFonts w:ascii="宋体" w:eastAsia="宋体" w:hAnsi="宋体" w:hint="eastAsia"/>
        </w:rPr>
        <w:t>是一个开源的文档类型数据库。它具有</w:t>
      </w:r>
      <w:r w:rsidRPr="00F011E5">
        <w:rPr>
          <w:rFonts w:ascii="宋体" w:eastAsia="宋体" w:hAnsi="宋体" w:hint="eastAsia"/>
        </w:rPr>
        <w:t>高性能、高可用性和</w:t>
      </w:r>
      <w:r w:rsidR="004C0FD6" w:rsidRPr="00F011E5">
        <w:rPr>
          <w:rFonts w:ascii="宋体" w:eastAsia="宋体" w:hAnsi="宋体" w:hint="eastAsia"/>
        </w:rPr>
        <w:t>具备</w:t>
      </w:r>
      <w:r w:rsidRPr="00F011E5">
        <w:rPr>
          <w:rFonts w:ascii="宋体" w:eastAsia="宋体" w:hAnsi="宋体" w:hint="eastAsia"/>
        </w:rPr>
        <w:t>弹性扩展</w:t>
      </w:r>
      <w:r w:rsidR="004C0FD6" w:rsidRPr="00F011E5">
        <w:rPr>
          <w:rFonts w:ascii="宋体" w:eastAsia="宋体" w:hAnsi="宋体" w:hint="eastAsia"/>
        </w:rPr>
        <w:t>特点</w:t>
      </w:r>
      <w:r w:rsidRPr="00F011E5">
        <w:rPr>
          <w:rFonts w:ascii="宋体" w:eastAsia="宋体" w:hAnsi="宋体" w:hint="eastAsia"/>
        </w:rPr>
        <w:t>。</w:t>
      </w:r>
    </w:p>
    <w:p w14:paraId="5E1EE00A" w14:textId="77777777" w:rsidR="00FC05CD" w:rsidRPr="00F011E5"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的文档结构是若干由个</w:t>
      </w:r>
      <w:r w:rsidRPr="00F011E5">
        <w:rPr>
          <w:rFonts w:ascii="宋体" w:eastAsia="宋体" w:hAnsi="宋体"/>
        </w:rPr>
        <w:t>key</w:t>
      </w:r>
      <w:r w:rsidRPr="00F011E5">
        <w:rPr>
          <w:rFonts w:ascii="宋体" w:eastAsia="宋体" w:hAnsi="宋体" w:hint="eastAsia"/>
        </w:rPr>
        <w:t>和</w:t>
      </w:r>
      <w:r w:rsidRPr="00F011E5">
        <w:rPr>
          <w:rFonts w:ascii="宋体" w:eastAsia="宋体" w:hAnsi="宋体"/>
        </w:rPr>
        <w:t>value</w:t>
      </w:r>
      <w:r w:rsidRPr="00F011E5">
        <w:rPr>
          <w:rFonts w:ascii="宋体" w:eastAsia="宋体" w:hAnsi="宋体" w:hint="eastAsia"/>
        </w:rPr>
        <w:t>组成键值对构成的。</w:t>
      </w:r>
      <w:r w:rsidRPr="00F011E5">
        <w:rPr>
          <w:rFonts w:ascii="宋体" w:eastAsia="宋体" w:hAnsi="宋体"/>
        </w:rPr>
        <w:t>MongoDB</w:t>
      </w:r>
      <w:r w:rsidRPr="00F011E5">
        <w:rPr>
          <w:rFonts w:ascii="宋体" w:eastAsia="宋体" w:hAnsi="宋体" w:hint="eastAsia"/>
        </w:rPr>
        <w:t>文档类似于</w:t>
      </w:r>
      <w:r w:rsidRPr="00F011E5">
        <w:rPr>
          <w:rFonts w:ascii="宋体" w:eastAsia="宋体" w:hAnsi="宋体"/>
        </w:rPr>
        <w:t>JSON</w:t>
      </w:r>
      <w:r w:rsidRPr="00F011E5">
        <w:rPr>
          <w:rFonts w:ascii="宋体" w:eastAsia="宋体" w:hAnsi="宋体" w:hint="eastAsia"/>
        </w:rPr>
        <w:t>对象。字段的值可能包括其他文档、数组和数组的文档。在绝大多数的编程语言中，MongoDB中的文档</w:t>
      </w:r>
      <w:r w:rsidRPr="00F011E5">
        <w:rPr>
          <w:rFonts w:ascii="宋体" w:eastAsia="宋体" w:hAnsi="宋体"/>
        </w:rPr>
        <w:t>(</w:t>
      </w:r>
      <w:r w:rsidRPr="00F011E5">
        <w:rPr>
          <w:rFonts w:ascii="宋体" w:eastAsia="宋体" w:hAnsi="宋体" w:hint="eastAsia"/>
        </w:rPr>
        <w:t>即对象</w:t>
      </w:r>
      <w:r w:rsidRPr="00F011E5">
        <w:rPr>
          <w:rFonts w:ascii="宋体" w:eastAsia="宋体" w:hAnsi="宋体"/>
        </w:rPr>
        <w:t>)</w:t>
      </w:r>
      <w:r w:rsidRPr="00F011E5">
        <w:rPr>
          <w:rFonts w:ascii="宋体" w:eastAsia="宋体" w:hAnsi="宋体" w:hint="eastAsia"/>
        </w:rPr>
        <w:t>可以对应到本地数据类型。 文档和数组形式的数据组织方式减少非常耗损性能的表的外连接。</w:t>
      </w:r>
    </w:p>
    <w:p w14:paraId="6185DA24" w14:textId="77777777" w:rsidR="00FC05CD" w:rsidRPr="00F011E5"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提供高性能的数据持久性。对于嵌入式数据模型提供支持，减少了数据库系统的</w:t>
      </w:r>
      <w:r w:rsidRPr="00F011E5">
        <w:rPr>
          <w:rFonts w:ascii="宋体" w:eastAsia="宋体" w:hAnsi="宋体"/>
        </w:rPr>
        <w:t>I / O</w:t>
      </w:r>
      <w:r w:rsidRPr="00F011E5">
        <w:rPr>
          <w:rFonts w:ascii="宋体" w:eastAsia="宋体" w:hAnsi="宋体" w:hint="eastAsia"/>
        </w:rPr>
        <w:t>活动。</w:t>
      </w:r>
      <w:r w:rsidRPr="00F011E5">
        <w:rPr>
          <w:rFonts w:ascii="宋体" w:eastAsia="宋体" w:hAnsi="宋体"/>
        </w:rPr>
        <w:t>MongoDB</w:t>
      </w:r>
      <w:r w:rsidRPr="00F011E5">
        <w:rPr>
          <w:rFonts w:ascii="宋体" w:eastAsia="宋体" w:hAnsi="宋体" w:hint="eastAsia"/>
        </w:rPr>
        <w:t>索引支持从文档和可以包含密钥和数组更快</w:t>
      </w:r>
      <w:r w:rsidRPr="00F011E5">
        <w:rPr>
          <w:rFonts w:ascii="宋体" w:eastAsia="宋体" w:hAnsi="宋体" w:hint="eastAsia"/>
        </w:rPr>
        <w:lastRenderedPageBreak/>
        <w:t>的执行查询，支持丰富的查询语言，支持读写操作以及：数据聚合、文本搜索和地理空间查询。</w:t>
      </w:r>
    </w:p>
    <w:p w14:paraId="670E703E" w14:textId="77777777" w:rsidR="00FC05CD" w:rsidRPr="00F011E5"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00BE36F9" w:rsidRPr="00F011E5">
        <w:rPr>
          <w:rFonts w:ascii="宋体" w:eastAsia="宋体" w:hAnsi="宋体" w:hint="eastAsia"/>
        </w:rPr>
        <w:t>的复制</w:t>
      </w:r>
      <w:r w:rsidR="00BE36F9" w:rsidRPr="00F011E5">
        <w:rPr>
          <w:rFonts w:ascii="宋体" w:eastAsia="宋体" w:hAnsi="宋体"/>
        </w:rPr>
        <w:t>集</w:t>
      </w:r>
      <w:r w:rsidR="004647EC" w:rsidRPr="00F011E5">
        <w:rPr>
          <w:rFonts w:ascii="宋体" w:eastAsia="宋体" w:hAnsi="宋体" w:hint="eastAsia"/>
        </w:rPr>
        <w:t>功能，称为副本</w:t>
      </w:r>
      <w:r w:rsidRPr="00F011E5">
        <w:rPr>
          <w:rFonts w:ascii="宋体" w:eastAsia="宋体" w:hAnsi="宋体" w:hint="eastAsia"/>
        </w:rPr>
        <w:t>集</w:t>
      </w:r>
      <w:r w:rsidR="0053153E" w:rsidRPr="00F011E5">
        <w:rPr>
          <w:rFonts w:ascii="宋体" w:eastAsia="宋体" w:hAnsi="宋体" w:hint="eastAsia"/>
        </w:rPr>
        <w:t>，</w:t>
      </w:r>
      <w:r w:rsidR="0059372B" w:rsidRPr="00F011E5">
        <w:rPr>
          <w:rFonts w:ascii="宋体" w:eastAsia="宋体" w:hAnsi="宋体" w:hint="eastAsia"/>
        </w:rPr>
        <w:t>可以</w:t>
      </w:r>
      <w:r w:rsidRPr="00F011E5">
        <w:rPr>
          <w:rFonts w:ascii="宋体" w:eastAsia="宋体" w:hAnsi="宋体" w:hint="eastAsia"/>
        </w:rPr>
        <w:t>提供：自动故障转移和数据冗余。</w:t>
      </w:r>
    </w:p>
    <w:p w14:paraId="2FF4DA35" w14:textId="77777777" w:rsidR="00246924"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提供水平可伸缩性的核心功能</w:t>
      </w:r>
      <w:r w:rsidR="00812FC2" w:rsidRPr="00F011E5">
        <w:rPr>
          <w:rFonts w:ascii="宋体" w:eastAsia="宋体" w:hAnsi="宋体" w:hint="eastAsia"/>
        </w:rPr>
        <w:t>：</w:t>
      </w:r>
      <w:r w:rsidRPr="00F011E5">
        <w:rPr>
          <w:rFonts w:ascii="宋体" w:eastAsia="宋体" w:hAnsi="宋体" w:hint="eastAsia"/>
        </w:rPr>
        <w:t>分片</w:t>
      </w:r>
      <w:r w:rsidR="0059372B" w:rsidRPr="00F011E5">
        <w:rPr>
          <w:rFonts w:ascii="宋体" w:eastAsia="宋体" w:hAnsi="宋体" w:hint="eastAsia"/>
        </w:rPr>
        <w:t>——</w:t>
      </w:r>
      <w:r w:rsidRPr="00F011E5">
        <w:rPr>
          <w:rFonts w:ascii="宋体" w:eastAsia="宋体" w:hAnsi="宋体" w:hint="eastAsia"/>
        </w:rPr>
        <w:t>跨一组机器分布数据、标记清楚分片允许数据引导到特定的分片</w:t>
      </w:r>
      <w:r w:rsidR="00572CCF" w:rsidRPr="00F011E5">
        <w:rPr>
          <w:rFonts w:ascii="宋体" w:eastAsia="宋体" w:hAnsi="宋体" w:hint="eastAsia"/>
        </w:rPr>
        <w:t>，</w:t>
      </w:r>
      <w:r w:rsidRPr="00F011E5">
        <w:rPr>
          <w:rFonts w:ascii="宋体" w:eastAsia="宋体" w:hAnsi="宋体" w:hint="eastAsia"/>
        </w:rPr>
        <w:t>如考虑地理分布的碎片、支持多种存储引擎</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支持多个存储引擎，如</w:t>
      </w:r>
      <w:r w:rsidR="00257A70" w:rsidRPr="00F011E5">
        <w:rPr>
          <w:rFonts w:ascii="宋体" w:eastAsia="宋体" w:hAnsi="宋体" w:hint="eastAsia"/>
        </w:rPr>
        <w:t>：</w:t>
      </w:r>
      <w:r w:rsidRPr="00F011E5">
        <w:rPr>
          <w:rFonts w:ascii="宋体" w:eastAsia="宋体" w:hAnsi="宋体"/>
        </w:rPr>
        <w:t>WiredTiger</w:t>
      </w:r>
      <w:r w:rsidRPr="00F011E5">
        <w:rPr>
          <w:rFonts w:ascii="宋体" w:eastAsia="宋体" w:hAnsi="宋体" w:hint="eastAsia"/>
        </w:rPr>
        <w:t>存储引擎和</w:t>
      </w:r>
      <w:r w:rsidRPr="00F011E5">
        <w:rPr>
          <w:rFonts w:ascii="宋体" w:eastAsia="宋体" w:hAnsi="宋体"/>
        </w:rPr>
        <w:t>MMAPv1</w:t>
      </w:r>
      <w:r w:rsidRPr="00F011E5">
        <w:rPr>
          <w:rFonts w:ascii="宋体" w:eastAsia="宋体" w:hAnsi="宋体" w:hint="eastAsia"/>
        </w:rPr>
        <w:t>存储引擎。此外</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提供可插拔存储引擎</w:t>
      </w:r>
      <w:r w:rsidRPr="00F011E5">
        <w:rPr>
          <w:rFonts w:ascii="宋体" w:eastAsia="宋体" w:hAnsi="宋体"/>
        </w:rPr>
        <w:t>API</w:t>
      </w:r>
      <w:r w:rsidRPr="00F011E5">
        <w:rPr>
          <w:rFonts w:ascii="宋体" w:eastAsia="宋体" w:hAnsi="宋体" w:hint="eastAsia"/>
        </w:rPr>
        <w:t>，允许第三方制定</w:t>
      </w:r>
      <w:r w:rsidRPr="00F011E5">
        <w:rPr>
          <w:rFonts w:ascii="宋体" w:eastAsia="宋体" w:hAnsi="宋体"/>
        </w:rPr>
        <w:t>MongoDB</w:t>
      </w:r>
      <w:r w:rsidRPr="00F011E5">
        <w:rPr>
          <w:rFonts w:ascii="宋体" w:eastAsia="宋体" w:hAnsi="宋体" w:hint="eastAsia"/>
        </w:rPr>
        <w:t>的存储引擎。</w:t>
      </w:r>
    </w:p>
    <w:p w14:paraId="5F63FB5E" w14:textId="77777777" w:rsidR="00C62F40" w:rsidRPr="00F011E5" w:rsidRDefault="00C62F40" w:rsidP="00F011E5">
      <w:pPr>
        <w:pStyle w:val="NormalWeb"/>
        <w:spacing w:before="0" w:beforeAutospacing="0" w:after="0" w:afterAutospacing="0"/>
        <w:jc w:val="both"/>
        <w:rPr>
          <w:rFonts w:ascii="宋体" w:eastAsia="宋体" w:hAnsi="宋体"/>
        </w:rPr>
      </w:pPr>
    </w:p>
    <w:p w14:paraId="19AF365E" w14:textId="77777777" w:rsidR="005D2F41" w:rsidRPr="00920C99" w:rsidRDefault="00CF268D" w:rsidP="00920C99">
      <w:pPr>
        <w:pStyle w:val="Heading3"/>
        <w:widowControl w:val="0"/>
        <w:numPr>
          <w:ilvl w:val="2"/>
          <w:numId w:val="1"/>
        </w:numPr>
        <w:spacing w:line="240" w:lineRule="auto"/>
        <w:ind w:left="0" w:firstLine="0"/>
        <w:rPr>
          <w:rFonts w:ascii="黑体"/>
          <w:sz w:val="24"/>
          <w:lang w:val="x-none" w:eastAsia="x-none"/>
        </w:rPr>
      </w:pPr>
      <w:bookmarkStart w:id="34" w:name="_Toc455479233"/>
      <w:bookmarkStart w:id="35" w:name="_Toc461048046"/>
      <w:r w:rsidRPr="00920C99">
        <w:rPr>
          <w:rFonts w:ascii="黑体" w:hint="eastAsia"/>
          <w:sz w:val="24"/>
          <w:lang w:val="x-none" w:eastAsia="x-none"/>
        </w:rPr>
        <w:t>高性能HTTP服务器</w:t>
      </w:r>
      <w:r w:rsidR="002B0939" w:rsidRPr="00920C99">
        <w:rPr>
          <w:rFonts w:ascii="黑体" w:hint="eastAsia"/>
          <w:sz w:val="24"/>
          <w:lang w:val="x-none" w:eastAsia="x-none"/>
        </w:rPr>
        <w:t>Nginx</w:t>
      </w:r>
      <w:bookmarkEnd w:id="34"/>
      <w:bookmarkEnd w:id="35"/>
    </w:p>
    <w:p w14:paraId="71C5793B" w14:textId="77777777" w:rsidR="00FC6BEA" w:rsidRPr="00F011E5" w:rsidRDefault="00FC6BEA"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Nginx是</w:t>
      </w:r>
      <w:r w:rsidRPr="00F011E5">
        <w:rPr>
          <w:rFonts w:ascii="宋体" w:eastAsia="宋体" w:hAnsi="宋体"/>
        </w:rPr>
        <w:t>一</w:t>
      </w:r>
      <w:r w:rsidRPr="00F011E5">
        <w:rPr>
          <w:rFonts w:ascii="宋体" w:eastAsia="宋体" w:hAnsi="宋体" w:hint="eastAsia"/>
        </w:rPr>
        <w:t>款</w:t>
      </w:r>
      <w:r w:rsidRPr="00F011E5">
        <w:rPr>
          <w:rFonts w:ascii="宋体" w:eastAsia="宋体" w:hAnsi="宋体"/>
        </w:rPr>
        <w:t>开源的高性能</w:t>
      </w:r>
      <w:r w:rsidRPr="00F011E5">
        <w:rPr>
          <w:rFonts w:ascii="宋体" w:eastAsia="宋体" w:hAnsi="宋体" w:hint="eastAsia"/>
        </w:rPr>
        <w:t>HTTP服</w:t>
      </w:r>
      <w:r w:rsidR="001F4DD0" w:rsidRPr="00F011E5">
        <w:rPr>
          <w:rFonts w:ascii="宋体" w:eastAsia="宋体" w:hAnsi="宋体"/>
        </w:rPr>
        <w:t>务器，特点是</w:t>
      </w:r>
      <w:r w:rsidRPr="00F011E5">
        <w:rPr>
          <w:rFonts w:ascii="宋体" w:eastAsia="宋体" w:hAnsi="宋体"/>
        </w:rPr>
        <w:t>占有内存少</w:t>
      </w:r>
      <w:r w:rsidR="001F4DD0" w:rsidRPr="00F011E5">
        <w:rPr>
          <w:rFonts w:ascii="宋体" w:eastAsia="宋体" w:hAnsi="宋体" w:hint="eastAsia"/>
        </w:rPr>
        <w:t>、</w:t>
      </w:r>
      <w:r w:rsidR="001F4DD0" w:rsidRPr="00F011E5">
        <w:rPr>
          <w:rFonts w:ascii="宋体" w:eastAsia="宋体" w:hAnsi="宋体"/>
        </w:rPr>
        <w:t>稳定性高</w:t>
      </w:r>
      <w:r w:rsidR="001F4DD0" w:rsidRPr="00F011E5">
        <w:rPr>
          <w:rFonts w:ascii="宋体" w:eastAsia="宋体" w:hAnsi="宋体" w:hint="eastAsia"/>
        </w:rPr>
        <w:t>、</w:t>
      </w:r>
      <w:r w:rsidRPr="00F011E5">
        <w:rPr>
          <w:rFonts w:ascii="宋体" w:eastAsia="宋体" w:hAnsi="宋体" w:hint="eastAsia"/>
        </w:rPr>
        <w:t>模</w:t>
      </w:r>
      <w:r w:rsidRPr="00F011E5">
        <w:rPr>
          <w:rFonts w:ascii="宋体" w:eastAsia="宋体" w:hAnsi="宋体"/>
        </w:rPr>
        <w:t>块丰富</w:t>
      </w:r>
      <w:r w:rsidR="001F4DD0" w:rsidRPr="00F011E5">
        <w:rPr>
          <w:rFonts w:ascii="宋体" w:eastAsia="宋体" w:hAnsi="宋体" w:hint="eastAsia"/>
        </w:rPr>
        <w:t>、</w:t>
      </w:r>
      <w:r w:rsidRPr="00F011E5">
        <w:rPr>
          <w:rFonts w:ascii="宋体" w:eastAsia="宋体" w:hAnsi="宋体"/>
        </w:rPr>
        <w:t>扩展</w:t>
      </w:r>
      <w:r w:rsidRPr="00F011E5">
        <w:rPr>
          <w:rFonts w:ascii="宋体" w:eastAsia="宋体" w:hAnsi="宋体" w:hint="eastAsia"/>
        </w:rPr>
        <w:t>性</w:t>
      </w:r>
      <w:r w:rsidR="001F4DD0" w:rsidRPr="00F011E5">
        <w:rPr>
          <w:rFonts w:ascii="宋体" w:eastAsia="宋体" w:hAnsi="宋体"/>
        </w:rPr>
        <w:t>好</w:t>
      </w:r>
      <w:r w:rsidR="001F4DD0" w:rsidRPr="00F011E5">
        <w:rPr>
          <w:rFonts w:ascii="宋体" w:eastAsia="宋体" w:hAnsi="宋体" w:hint="eastAsia"/>
        </w:rPr>
        <w:t>。它</w:t>
      </w:r>
      <w:r w:rsidRPr="00F011E5">
        <w:rPr>
          <w:rFonts w:ascii="宋体" w:eastAsia="宋体" w:hAnsi="宋体" w:hint="eastAsia"/>
        </w:rPr>
        <w:t>采</w:t>
      </w:r>
      <w:r w:rsidRPr="00F011E5">
        <w:rPr>
          <w:rFonts w:ascii="宋体" w:eastAsia="宋体" w:hAnsi="宋体"/>
        </w:rPr>
        <w:t>用了</w:t>
      </w:r>
      <w:r w:rsidRPr="00F011E5">
        <w:rPr>
          <w:rFonts w:ascii="宋体" w:eastAsia="宋体" w:hAnsi="宋体" w:hint="eastAsia"/>
        </w:rPr>
        <w:t>Linux平</w:t>
      </w:r>
      <w:r w:rsidRPr="00F011E5">
        <w:rPr>
          <w:rFonts w:ascii="宋体" w:eastAsia="宋体" w:hAnsi="宋体"/>
        </w:rPr>
        <w:t>台的</w:t>
      </w:r>
      <w:r w:rsidRPr="00F011E5">
        <w:rPr>
          <w:rFonts w:ascii="宋体" w:eastAsia="宋体" w:hAnsi="宋体" w:hint="eastAsia"/>
        </w:rPr>
        <w:t>epoll事</w:t>
      </w:r>
      <w:r w:rsidRPr="00F011E5">
        <w:rPr>
          <w:rFonts w:ascii="宋体" w:eastAsia="宋体" w:hAnsi="宋体"/>
        </w:rPr>
        <w:t>件</w:t>
      </w:r>
      <w:r w:rsidRPr="00F011E5">
        <w:rPr>
          <w:rFonts w:ascii="宋体" w:eastAsia="宋体" w:hAnsi="宋体" w:hint="eastAsia"/>
        </w:rPr>
        <w:t>模</w:t>
      </w:r>
      <w:r w:rsidRPr="00F011E5">
        <w:rPr>
          <w:rFonts w:ascii="宋体" w:eastAsia="宋体" w:hAnsi="宋体"/>
        </w:rPr>
        <w:t>型，可支撑</w:t>
      </w:r>
      <w:r w:rsidRPr="00F011E5">
        <w:rPr>
          <w:rFonts w:ascii="宋体" w:eastAsia="宋体" w:hAnsi="宋体" w:hint="eastAsia"/>
        </w:rPr>
        <w:t>大</w:t>
      </w:r>
      <w:r w:rsidRPr="00F011E5">
        <w:rPr>
          <w:rFonts w:ascii="宋体" w:eastAsia="宋体" w:hAnsi="宋体"/>
        </w:rPr>
        <w:t>于</w:t>
      </w:r>
      <w:r w:rsidRPr="00F011E5">
        <w:rPr>
          <w:rFonts w:ascii="宋体" w:eastAsia="宋体" w:hAnsi="宋体" w:hint="eastAsia"/>
        </w:rPr>
        <w:t>2万</w:t>
      </w:r>
      <w:r w:rsidRPr="00F011E5">
        <w:rPr>
          <w:rFonts w:ascii="宋体" w:eastAsia="宋体" w:hAnsi="宋体"/>
        </w:rPr>
        <w:t>以上</w:t>
      </w:r>
      <w:r w:rsidRPr="00F011E5">
        <w:rPr>
          <w:rFonts w:ascii="宋体" w:eastAsia="宋体" w:hAnsi="宋体" w:hint="eastAsia"/>
        </w:rPr>
        <w:t>链接</w:t>
      </w:r>
      <w:r w:rsidRPr="00F011E5">
        <w:rPr>
          <w:rFonts w:ascii="宋体" w:eastAsia="宋体" w:hAnsi="宋体"/>
        </w:rPr>
        <w:t>的并</w:t>
      </w:r>
      <w:r w:rsidRPr="00F011E5">
        <w:rPr>
          <w:rFonts w:ascii="宋体" w:eastAsia="宋体" w:hAnsi="宋体" w:hint="eastAsia"/>
        </w:rPr>
        <w:t>发，</w:t>
      </w:r>
      <w:r w:rsidRPr="00F011E5">
        <w:rPr>
          <w:rFonts w:ascii="宋体" w:eastAsia="宋体" w:hAnsi="宋体"/>
        </w:rPr>
        <w:t>并且</w:t>
      </w:r>
      <w:r w:rsidRPr="00F011E5">
        <w:rPr>
          <w:rFonts w:ascii="宋体" w:eastAsia="宋体" w:hAnsi="宋体" w:hint="eastAsia"/>
        </w:rPr>
        <w:t>有优异</w:t>
      </w:r>
      <w:r w:rsidRPr="00F011E5">
        <w:rPr>
          <w:rFonts w:ascii="宋体" w:eastAsia="宋体" w:hAnsi="宋体"/>
        </w:rPr>
        <w:t>的吞吐能</w:t>
      </w:r>
      <w:r w:rsidRPr="00F011E5">
        <w:rPr>
          <w:rFonts w:ascii="宋体" w:eastAsia="宋体" w:hAnsi="宋体" w:hint="eastAsia"/>
        </w:rPr>
        <w:t>力</w:t>
      </w:r>
      <w:r w:rsidRPr="00F011E5">
        <w:rPr>
          <w:rFonts w:ascii="宋体" w:eastAsia="宋体" w:hAnsi="宋体"/>
        </w:rPr>
        <w:t>。</w:t>
      </w:r>
      <w:r w:rsidR="001F4DD0" w:rsidRPr="00F011E5">
        <w:rPr>
          <w:rFonts w:ascii="宋体" w:eastAsia="宋体" w:hAnsi="宋体" w:hint="eastAsia"/>
        </w:rPr>
        <w:t>工作圈</w:t>
      </w:r>
      <w:r w:rsidRPr="00F011E5">
        <w:rPr>
          <w:rFonts w:ascii="宋体" w:eastAsia="宋体" w:hAnsi="宋体"/>
        </w:rPr>
        <w:t>采用Nignx</w:t>
      </w:r>
      <w:r w:rsidRPr="00F011E5">
        <w:rPr>
          <w:rFonts w:ascii="宋体" w:eastAsia="宋体" w:hAnsi="宋体" w:hint="eastAsia"/>
        </w:rPr>
        <w:t>来</w:t>
      </w:r>
      <w:r w:rsidRPr="00F011E5">
        <w:rPr>
          <w:rFonts w:ascii="宋体" w:eastAsia="宋体" w:hAnsi="宋体"/>
        </w:rPr>
        <w:t>做为</w:t>
      </w:r>
      <w:r w:rsidR="001F4DD0" w:rsidRPr="00F011E5">
        <w:rPr>
          <w:rFonts w:ascii="宋体" w:eastAsia="宋体" w:hAnsi="宋体" w:hint="eastAsia"/>
        </w:rPr>
        <w:t>其</w:t>
      </w:r>
      <w:r w:rsidRPr="00F011E5">
        <w:rPr>
          <w:rFonts w:ascii="宋体" w:eastAsia="宋体" w:hAnsi="宋体" w:hint="eastAsia"/>
        </w:rPr>
        <w:t>云</w:t>
      </w:r>
      <w:r w:rsidRPr="00F011E5">
        <w:rPr>
          <w:rFonts w:ascii="宋体" w:eastAsia="宋体" w:hAnsi="宋体"/>
        </w:rPr>
        <w:t>服务的代理网关</w:t>
      </w:r>
      <w:r w:rsidR="001F4DD0" w:rsidRPr="00F011E5">
        <w:rPr>
          <w:rFonts w:ascii="宋体" w:eastAsia="宋体" w:hAnsi="宋体" w:hint="eastAsia"/>
        </w:rPr>
        <w:t>实现</w:t>
      </w:r>
      <w:r w:rsidRPr="00F011E5">
        <w:rPr>
          <w:rFonts w:ascii="宋体" w:eastAsia="宋体" w:hAnsi="宋体"/>
        </w:rPr>
        <w:t>负</w:t>
      </w:r>
      <w:r w:rsidRPr="00F011E5">
        <w:rPr>
          <w:rFonts w:ascii="宋体" w:eastAsia="宋体" w:hAnsi="宋体" w:hint="eastAsia"/>
        </w:rPr>
        <w:t>载</w:t>
      </w:r>
      <w:r w:rsidRPr="00F011E5">
        <w:rPr>
          <w:rFonts w:ascii="宋体" w:eastAsia="宋体" w:hAnsi="宋体"/>
        </w:rPr>
        <w:t>均衡，</w:t>
      </w:r>
      <w:r w:rsidRPr="00F011E5">
        <w:rPr>
          <w:rFonts w:ascii="宋体" w:eastAsia="宋体" w:hAnsi="宋体" w:hint="eastAsia"/>
        </w:rPr>
        <w:t>接</w:t>
      </w:r>
      <w:r w:rsidRPr="00F011E5">
        <w:rPr>
          <w:rFonts w:ascii="宋体" w:eastAsia="宋体" w:hAnsi="宋体"/>
        </w:rPr>
        <w:t>受从移动端</w:t>
      </w:r>
      <w:r w:rsidRPr="00F011E5">
        <w:rPr>
          <w:rFonts w:ascii="宋体" w:eastAsia="宋体" w:hAnsi="宋体" w:hint="eastAsia"/>
        </w:rPr>
        <w:t>或</w:t>
      </w:r>
      <w:r w:rsidRPr="00F011E5">
        <w:rPr>
          <w:rFonts w:ascii="宋体" w:eastAsia="宋体" w:hAnsi="宋体"/>
        </w:rPr>
        <w:t>是</w:t>
      </w:r>
      <w:r w:rsidRPr="00F011E5">
        <w:rPr>
          <w:rFonts w:ascii="宋体" w:eastAsia="宋体" w:hAnsi="宋体" w:hint="eastAsia"/>
        </w:rPr>
        <w:t>WEB端提</w:t>
      </w:r>
      <w:r w:rsidRPr="00F011E5">
        <w:rPr>
          <w:rFonts w:ascii="宋体" w:eastAsia="宋体" w:hAnsi="宋体"/>
        </w:rPr>
        <w:t>交的请求</w:t>
      </w:r>
      <w:r w:rsidR="00ED648A" w:rsidRPr="00F011E5">
        <w:rPr>
          <w:rFonts w:ascii="宋体" w:eastAsia="宋体" w:hAnsi="宋体" w:hint="eastAsia"/>
        </w:rPr>
        <w:t>并</w:t>
      </w:r>
      <w:r w:rsidRPr="00F011E5">
        <w:rPr>
          <w:rFonts w:ascii="宋体" w:eastAsia="宋体" w:hAnsi="宋体" w:hint="eastAsia"/>
        </w:rPr>
        <w:t>进</w:t>
      </w:r>
      <w:r w:rsidRPr="00F011E5">
        <w:rPr>
          <w:rFonts w:ascii="宋体" w:eastAsia="宋体" w:hAnsi="宋体"/>
        </w:rPr>
        <w:t>行分发</w:t>
      </w:r>
      <w:r w:rsidRPr="00F011E5">
        <w:rPr>
          <w:rFonts w:ascii="宋体" w:eastAsia="宋体" w:hAnsi="宋体" w:hint="eastAsia"/>
        </w:rPr>
        <w:t>。</w:t>
      </w:r>
    </w:p>
    <w:p w14:paraId="3FC8B868" w14:textId="77777777" w:rsidR="00911ECC" w:rsidRPr="004166E1" w:rsidRDefault="00911ECC" w:rsidP="004166E1">
      <w:pPr>
        <w:pStyle w:val="Heading2"/>
        <w:spacing w:line="415" w:lineRule="auto"/>
        <w:ind w:left="0" w:firstLine="0"/>
        <w:rPr>
          <w:rFonts w:ascii="黑体"/>
          <w:sz w:val="28"/>
          <w:szCs w:val="28"/>
        </w:rPr>
      </w:pPr>
      <w:bookmarkStart w:id="36" w:name="_Toc455479234"/>
      <w:bookmarkStart w:id="37" w:name="_Toc461048047"/>
      <w:r w:rsidRPr="004166E1">
        <w:rPr>
          <w:rFonts w:ascii="黑体" w:hint="eastAsia"/>
          <w:sz w:val="28"/>
          <w:szCs w:val="28"/>
        </w:rPr>
        <w:t>本章小结</w:t>
      </w:r>
      <w:bookmarkEnd w:id="36"/>
      <w:bookmarkEnd w:id="37"/>
    </w:p>
    <w:p w14:paraId="12573DE2" w14:textId="77777777" w:rsidR="001B24BB" w:rsidRPr="00F011E5" w:rsidRDefault="004D0E9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w:t>
      </w:r>
      <w:r w:rsidRPr="00F011E5">
        <w:rPr>
          <w:rFonts w:ascii="宋体" w:eastAsia="宋体" w:hAnsi="宋体" w:hint="eastAsia"/>
        </w:rPr>
        <w:t>互</w:t>
      </w:r>
      <w:r w:rsidRPr="00F011E5">
        <w:rPr>
          <w:rFonts w:ascii="宋体" w:eastAsia="宋体" w:hAnsi="宋体"/>
        </w:rPr>
        <w:t>联网时代下高并发高性能平台</w:t>
      </w:r>
      <w:r w:rsidRPr="00F011E5">
        <w:rPr>
          <w:rFonts w:ascii="宋体" w:eastAsia="宋体" w:hAnsi="宋体" w:hint="eastAsia"/>
        </w:rPr>
        <w:t>构</w:t>
      </w:r>
      <w:r w:rsidRPr="00F011E5">
        <w:rPr>
          <w:rFonts w:ascii="宋体" w:eastAsia="宋体" w:hAnsi="宋体"/>
        </w:rPr>
        <w:t>建的</w:t>
      </w:r>
      <w:r w:rsidRPr="00F011E5">
        <w:rPr>
          <w:rFonts w:ascii="宋体" w:eastAsia="宋体" w:hAnsi="宋体" w:hint="eastAsia"/>
        </w:rPr>
        <w:t>主</w:t>
      </w:r>
      <w:r w:rsidRPr="00F011E5">
        <w:rPr>
          <w:rFonts w:ascii="宋体" w:eastAsia="宋体" w:hAnsi="宋体"/>
        </w:rPr>
        <w:t>要构建方向。</w:t>
      </w:r>
      <w:r w:rsidRPr="00F011E5">
        <w:rPr>
          <w:rFonts w:ascii="宋体" w:eastAsia="宋体" w:hAnsi="宋体" w:hint="eastAsia"/>
        </w:rPr>
        <w:t>横向可扩展性（Scale Out）使</w:t>
      </w:r>
      <w:r w:rsidRPr="00F011E5">
        <w:rPr>
          <w:rFonts w:ascii="宋体" w:eastAsia="宋体" w:hAnsi="宋体"/>
        </w:rPr>
        <w:t>得</w:t>
      </w:r>
      <w:r w:rsidRPr="00F011E5">
        <w:rPr>
          <w:rFonts w:ascii="宋体" w:eastAsia="宋体" w:hAnsi="宋体" w:hint="eastAsia"/>
        </w:rPr>
        <w:t>其构</w:t>
      </w:r>
      <w:r w:rsidRPr="00F011E5">
        <w:rPr>
          <w:rFonts w:ascii="宋体" w:eastAsia="宋体" w:hAnsi="宋体"/>
        </w:rPr>
        <w:t>建系统</w:t>
      </w:r>
      <w:r w:rsidRPr="00F011E5">
        <w:rPr>
          <w:rFonts w:ascii="宋体" w:eastAsia="宋体" w:hAnsi="宋体" w:hint="eastAsia"/>
        </w:rPr>
        <w:t>异</w:t>
      </w:r>
      <w:r w:rsidRPr="00F011E5">
        <w:rPr>
          <w:rFonts w:ascii="宋体" w:eastAsia="宋体" w:hAnsi="宋体"/>
        </w:rPr>
        <w:t>常灵活，能应对</w:t>
      </w:r>
      <w:r w:rsidRPr="00F011E5">
        <w:rPr>
          <w:rFonts w:ascii="宋体" w:eastAsia="宋体" w:hAnsi="宋体" w:hint="eastAsia"/>
        </w:rPr>
        <w:t>千</w:t>
      </w:r>
      <w:r w:rsidRPr="00F011E5">
        <w:rPr>
          <w:rFonts w:ascii="宋体" w:eastAsia="宋体" w:hAnsi="宋体"/>
        </w:rPr>
        <w:t>万级别的用户并发使用，</w:t>
      </w:r>
      <w:r w:rsidRPr="00F011E5">
        <w:rPr>
          <w:rFonts w:ascii="宋体" w:eastAsia="宋体" w:hAnsi="宋体" w:hint="eastAsia"/>
        </w:rPr>
        <w:t>降低</w:t>
      </w:r>
      <w:r w:rsidRPr="00F011E5">
        <w:rPr>
          <w:rFonts w:ascii="宋体" w:eastAsia="宋体" w:hAnsi="宋体"/>
        </w:rPr>
        <w:t>了系统对硬件</w:t>
      </w:r>
      <w:r w:rsidRPr="00F011E5">
        <w:rPr>
          <w:rFonts w:ascii="宋体" w:eastAsia="宋体" w:hAnsi="宋体" w:hint="eastAsia"/>
        </w:rPr>
        <w:t>的</w:t>
      </w:r>
      <w:r w:rsidRPr="00F011E5">
        <w:rPr>
          <w:rFonts w:ascii="宋体" w:eastAsia="宋体" w:hAnsi="宋体"/>
        </w:rPr>
        <w:t>需求</w:t>
      </w:r>
      <w:r w:rsidR="00732137" w:rsidRPr="00F011E5">
        <w:rPr>
          <w:rFonts w:ascii="宋体" w:eastAsia="宋体" w:hAnsi="宋体" w:hint="eastAsia"/>
        </w:rPr>
        <w:t>，</w:t>
      </w:r>
      <w:r w:rsidR="00732137" w:rsidRPr="00F011E5">
        <w:rPr>
          <w:rFonts w:ascii="宋体" w:eastAsia="宋体" w:hAnsi="宋体"/>
        </w:rPr>
        <w:t>同时满</w:t>
      </w:r>
      <w:r w:rsidR="00732137" w:rsidRPr="00F011E5">
        <w:rPr>
          <w:rFonts w:ascii="宋体" w:eastAsia="宋体" w:hAnsi="宋体" w:hint="eastAsia"/>
        </w:rPr>
        <w:t>足</w:t>
      </w:r>
      <w:r w:rsidR="00732137" w:rsidRPr="00F011E5">
        <w:rPr>
          <w:rFonts w:ascii="宋体" w:eastAsia="宋体" w:hAnsi="宋体"/>
        </w:rPr>
        <w:t>了互联网应用的高可用特点。</w:t>
      </w:r>
      <w:r w:rsidR="0026357C" w:rsidRPr="00F011E5">
        <w:rPr>
          <w:rFonts w:ascii="宋体" w:eastAsia="宋体" w:hAnsi="宋体" w:hint="eastAsia"/>
        </w:rPr>
        <w:t>随着开源社区的蓬勃发展，开源的</w:t>
      </w:r>
      <w:r w:rsidR="00BB34F7" w:rsidRPr="00F011E5">
        <w:rPr>
          <w:rFonts w:ascii="宋体" w:eastAsia="宋体" w:hAnsi="宋体" w:hint="eastAsia"/>
        </w:rPr>
        <w:t>框架也越来越多。在开源的世界里有一句名言：不要重复发明轮子。</w:t>
      </w:r>
      <w:r w:rsidR="0026357C" w:rsidRPr="00F011E5">
        <w:rPr>
          <w:rFonts w:ascii="宋体" w:eastAsia="宋体" w:hAnsi="宋体" w:hint="eastAsia"/>
        </w:rPr>
        <w:t>要充分利用开源的力量来提高我们的工作效率与工作质量。本章所述的组件都是开源社区的优秀成果，本文论述的分布式框架设计，其思想与实现都是与这些开源的组件紧密结合的。</w:t>
      </w:r>
    </w:p>
    <w:p w14:paraId="37EDC13F" w14:textId="77777777" w:rsidR="001B24BB" w:rsidRDefault="001B24BB">
      <w:pPr>
        <w:jc w:val="left"/>
        <w:rPr>
          <w:rFonts w:ascii="宋体" w:hAnsi="宋体"/>
          <w:sz w:val="24"/>
        </w:rPr>
      </w:pPr>
      <w:r>
        <w:rPr>
          <w:rFonts w:ascii="宋体" w:hAnsi="宋体"/>
          <w:sz w:val="24"/>
        </w:rPr>
        <w:br w:type="page"/>
      </w:r>
    </w:p>
    <w:p w14:paraId="371B65EE" w14:textId="77777777" w:rsidR="004E10E2" w:rsidRDefault="004E10E2" w:rsidP="005B0838">
      <w:pPr>
        <w:pStyle w:val="Heading1"/>
        <w:ind w:left="432"/>
        <w:jc w:val="center"/>
        <w:rPr>
          <w:rFonts w:ascii="黑体" w:eastAsia="黑体"/>
          <w:sz w:val="32"/>
        </w:rPr>
        <w:sectPr w:rsidR="004E10E2" w:rsidSect="00B67EFB">
          <w:headerReference w:type="default" r:id="rId21"/>
          <w:footerReference w:type="default" r:id="rId22"/>
          <w:pgSz w:w="11906" w:h="16838"/>
          <w:pgMar w:top="1440" w:right="1800" w:bottom="1440" w:left="1800" w:header="851" w:footer="992" w:gutter="0"/>
          <w:cols w:space="720"/>
          <w:docGrid w:type="lines" w:linePitch="312"/>
        </w:sectPr>
      </w:pPr>
    </w:p>
    <w:p w14:paraId="31221F59" w14:textId="77777777" w:rsidR="00911ECC" w:rsidRPr="007359E3" w:rsidRDefault="00CB529C"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38" w:name="_Toc455479235"/>
      <w:bookmarkStart w:id="39" w:name="_Toc461048048"/>
      <w:r w:rsidRPr="007359E3">
        <w:rPr>
          <w:rFonts w:ascii="黑体" w:eastAsia="黑体" w:hAnsiTheme="minorEastAsia" w:hint="eastAsia"/>
          <w:color w:val="000000" w:themeColor="text1"/>
          <w:sz w:val="32"/>
          <w:szCs w:val="32"/>
        </w:rPr>
        <w:lastRenderedPageBreak/>
        <w:t>第</w:t>
      </w:r>
      <w:r w:rsidR="0025196A" w:rsidRPr="007359E3">
        <w:rPr>
          <w:rFonts w:ascii="黑体" w:eastAsia="黑体" w:hAnsiTheme="minorEastAsia" w:hint="eastAsia"/>
          <w:color w:val="000000" w:themeColor="text1"/>
          <w:sz w:val="32"/>
          <w:szCs w:val="32"/>
        </w:rPr>
        <w:t>三</w:t>
      </w:r>
      <w:r w:rsidRPr="007359E3">
        <w:rPr>
          <w:rFonts w:ascii="黑体" w:eastAsia="黑体" w:hAnsiTheme="minorEastAsia" w:hint="eastAsia"/>
          <w:color w:val="000000" w:themeColor="text1"/>
          <w:sz w:val="32"/>
          <w:szCs w:val="32"/>
        </w:rPr>
        <w:t>章</w:t>
      </w:r>
      <w:r w:rsidR="004B2754" w:rsidRPr="007359E3">
        <w:rPr>
          <w:rFonts w:ascii="黑体" w:eastAsia="黑体" w:hAnsiTheme="minorEastAsia" w:hint="eastAsia"/>
          <w:color w:val="000000" w:themeColor="text1"/>
          <w:sz w:val="32"/>
          <w:szCs w:val="32"/>
        </w:rPr>
        <w:t xml:space="preserve"> </w:t>
      </w:r>
      <w:r w:rsidR="00557105" w:rsidRPr="007359E3">
        <w:rPr>
          <w:rFonts w:ascii="黑体" w:eastAsia="黑体" w:hAnsiTheme="minorEastAsia" w:hint="eastAsia"/>
          <w:color w:val="000000" w:themeColor="text1"/>
          <w:sz w:val="32"/>
          <w:szCs w:val="32"/>
        </w:rPr>
        <w:t>工作圈</w:t>
      </w:r>
      <w:r w:rsidR="00911ECC" w:rsidRPr="007359E3">
        <w:rPr>
          <w:rFonts w:ascii="黑体" w:eastAsia="黑体" w:hAnsiTheme="minorEastAsia" w:hint="eastAsia"/>
          <w:color w:val="000000" w:themeColor="text1"/>
          <w:sz w:val="32"/>
          <w:szCs w:val="32"/>
        </w:rPr>
        <w:t>的需求分析</w:t>
      </w:r>
      <w:bookmarkEnd w:id="38"/>
      <w:bookmarkEnd w:id="39"/>
    </w:p>
    <w:p w14:paraId="0519628A" w14:textId="12AFFCCC" w:rsidR="002D13D8" w:rsidRPr="00F011E5" w:rsidRDefault="002D13D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在企业中，除了办公自动化系统之外，还有财务、库存、生产、销售、人力等管理系统。由于大量的信息孤岛式的建设，系统之间很少能够紧密协调起来，用户经常需要</w:t>
      </w:r>
      <w:r w:rsidR="00EC01F7" w:rsidRPr="00F011E5">
        <w:rPr>
          <w:rFonts w:ascii="宋体" w:eastAsia="宋体" w:hAnsi="宋体" w:hint="eastAsia"/>
        </w:rPr>
        <w:t>进行退出一个系统然后再进入另一个系统，并且常常发现数据不一致。</w:t>
      </w:r>
      <w:r w:rsidR="00022E33" w:rsidRPr="00F011E5">
        <w:rPr>
          <w:rFonts w:ascii="宋体" w:eastAsia="宋体" w:hAnsi="宋体" w:hint="eastAsia"/>
        </w:rPr>
        <w:t>因此</w:t>
      </w:r>
      <w:r w:rsidRPr="00F011E5">
        <w:rPr>
          <w:rFonts w:ascii="宋体" w:eastAsia="宋体" w:hAnsi="宋体" w:hint="eastAsia"/>
        </w:rPr>
        <w:t>利用</w:t>
      </w:r>
      <w:r w:rsidR="00AA7E0C" w:rsidRPr="00F011E5">
        <w:rPr>
          <w:rFonts w:ascii="宋体" w:eastAsia="宋体" w:hAnsi="宋体" w:hint="eastAsia"/>
        </w:rPr>
        <w:t>协同办公</w:t>
      </w:r>
      <w:r w:rsidRPr="00F011E5">
        <w:rPr>
          <w:rFonts w:ascii="宋体" w:eastAsia="宋体" w:hAnsi="宋体" w:hint="eastAsia"/>
        </w:rPr>
        <w:t>软件的信息门户与信息协同优势，通过集成的理念去构建岗位工作门户、以及面向对象的OA</w:t>
      </w:r>
      <w:r w:rsidR="00022E33" w:rsidRPr="00F011E5">
        <w:rPr>
          <w:rFonts w:ascii="宋体" w:eastAsia="宋体" w:hAnsi="宋体" w:hint="eastAsia"/>
        </w:rPr>
        <w:t>理念开始盛行，同时</w:t>
      </w:r>
      <w:r w:rsidR="00AA7E0C" w:rsidRPr="00F011E5">
        <w:rPr>
          <w:rFonts w:ascii="宋体" w:eastAsia="宋体" w:hAnsi="宋体" w:hint="eastAsia"/>
        </w:rPr>
        <w:t>协同办公</w:t>
      </w:r>
      <w:r w:rsidRPr="00F011E5">
        <w:rPr>
          <w:rFonts w:ascii="宋体" w:eastAsia="宋体" w:hAnsi="宋体" w:hint="eastAsia"/>
        </w:rPr>
        <w:t>软件在移动信息化方面也是首当其冲。并且随着移动互联带来的组织模式的变革，社交化的管理需求开始显露出来，</w:t>
      </w:r>
      <w:r w:rsidR="00AA7E0C" w:rsidRPr="00F011E5">
        <w:rPr>
          <w:rFonts w:ascii="宋体" w:eastAsia="宋体" w:hAnsi="宋体" w:hint="eastAsia"/>
        </w:rPr>
        <w:t>协同办公</w:t>
      </w:r>
      <w:r w:rsidRPr="00F011E5">
        <w:rPr>
          <w:rFonts w:ascii="宋体" w:eastAsia="宋体" w:hAnsi="宋体" w:hint="eastAsia"/>
        </w:rPr>
        <w:t>软件也正在进入自我变革期。作为</w:t>
      </w:r>
      <w:r w:rsidR="00AA7E0C" w:rsidRPr="00F011E5">
        <w:rPr>
          <w:rFonts w:ascii="宋体" w:eastAsia="宋体" w:hAnsi="宋体" w:hint="eastAsia"/>
        </w:rPr>
        <w:t>协同办公</w:t>
      </w:r>
      <w:r w:rsidRPr="00F011E5">
        <w:rPr>
          <w:rFonts w:ascii="宋体" w:eastAsia="宋体" w:hAnsi="宋体" w:hint="eastAsia"/>
        </w:rPr>
        <w:t>软件在当下最为根本的几个特征可以概括如下：基于组织的、基于</w:t>
      </w:r>
      <w:r w:rsidR="007740EC">
        <w:rPr>
          <w:rFonts w:ascii="宋体" w:eastAsia="宋体" w:hAnsi="宋体"/>
        </w:rPr>
        <w:t>WEB</w:t>
      </w:r>
      <w:r w:rsidRPr="00F011E5">
        <w:rPr>
          <w:rFonts w:ascii="宋体" w:eastAsia="宋体" w:hAnsi="宋体" w:hint="eastAsia"/>
        </w:rPr>
        <w:t>的、基于流程的、基于知识的、基于集成的。</w:t>
      </w:r>
      <w:r w:rsidR="00AA7E0C" w:rsidRPr="00F011E5">
        <w:rPr>
          <w:rFonts w:ascii="宋体" w:eastAsia="宋体" w:hAnsi="宋体" w:hint="eastAsia"/>
        </w:rPr>
        <w:t>协同办公</w:t>
      </w:r>
      <w:r w:rsidR="00022E33" w:rsidRPr="00F011E5">
        <w:rPr>
          <w:rFonts w:ascii="宋体" w:eastAsia="宋体" w:hAnsi="宋体" w:hint="eastAsia"/>
        </w:rPr>
        <w:t>软件的绝大多数用户关注点聚焦在流程管理、知识管理、信息门户、沟通协助和移动应用等方面。</w:t>
      </w:r>
      <w:r w:rsidRPr="00F011E5">
        <w:rPr>
          <w:rFonts w:ascii="宋体" w:eastAsia="宋体" w:hAnsi="宋体" w:hint="eastAsia"/>
        </w:rPr>
        <w:t>现阶段的</w:t>
      </w:r>
      <w:r w:rsidR="00AA7E0C" w:rsidRPr="00F011E5">
        <w:rPr>
          <w:rFonts w:ascii="宋体" w:eastAsia="宋体" w:hAnsi="宋体" w:hint="eastAsia"/>
        </w:rPr>
        <w:t>协同办公</w:t>
      </w:r>
      <w:r w:rsidRPr="00F011E5">
        <w:rPr>
          <w:rFonts w:ascii="宋体" w:eastAsia="宋体" w:hAnsi="宋体" w:hint="eastAsia"/>
        </w:rPr>
        <w:t>软件主流厂商也是多以工作流程为核心</w:t>
      </w:r>
      <w:r w:rsidR="00022E33" w:rsidRPr="00F011E5">
        <w:rPr>
          <w:rFonts w:ascii="宋体" w:eastAsia="宋体" w:hAnsi="宋体" w:hint="eastAsia"/>
        </w:rPr>
        <w:t>，但历史永远是动态发展，目前还有不少用户在关注</w:t>
      </w:r>
      <w:r w:rsidRPr="00F011E5">
        <w:rPr>
          <w:rFonts w:ascii="宋体" w:eastAsia="宋体" w:hAnsi="宋体" w:hint="eastAsia"/>
        </w:rPr>
        <w:t>行政办公、邮件管理和内部信息发布</w:t>
      </w:r>
      <w:r w:rsidR="00022E33" w:rsidRPr="00F011E5">
        <w:rPr>
          <w:rFonts w:ascii="宋体" w:eastAsia="宋体" w:hAnsi="宋体" w:hint="eastAsia"/>
        </w:rPr>
        <w:t>等功能，同时一些走的前面的用户已经十分关注信息门户和业务数据集成、移动办公。</w:t>
      </w:r>
      <w:r w:rsidR="00607501" w:rsidRPr="00F011E5">
        <w:rPr>
          <w:rFonts w:ascii="宋体" w:eastAsia="宋体" w:hAnsi="宋体" w:hint="eastAsia"/>
        </w:rPr>
        <w:t>更进一步地，部分的厂商已经</w:t>
      </w:r>
      <w:r w:rsidRPr="00F011E5">
        <w:rPr>
          <w:rFonts w:ascii="宋体" w:eastAsia="宋体" w:hAnsi="宋体" w:hint="eastAsia"/>
        </w:rPr>
        <w:t>开始打造以岗位工作目标为核心的信息门户、流程引擎、内容管理、目标任务、移动引擎、融合集成、报表引擎，引导</w:t>
      </w:r>
      <w:r w:rsidR="00AA7E0C" w:rsidRPr="00F011E5">
        <w:rPr>
          <w:rFonts w:ascii="宋体" w:eastAsia="宋体" w:hAnsi="宋体" w:hint="eastAsia"/>
        </w:rPr>
        <w:t>协同办公</w:t>
      </w:r>
      <w:r w:rsidRPr="00F011E5">
        <w:rPr>
          <w:rFonts w:ascii="宋体" w:eastAsia="宋体" w:hAnsi="宋体" w:hint="eastAsia"/>
        </w:rPr>
        <w:t>软件向社交化转型。</w:t>
      </w:r>
    </w:p>
    <w:p w14:paraId="39E60D5E" w14:textId="77777777" w:rsidR="002D13D8" w:rsidRPr="00F011E5" w:rsidRDefault="00AA7E0C"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协同办公</w:t>
      </w:r>
      <w:r w:rsidR="002D13D8" w:rsidRPr="00F011E5">
        <w:rPr>
          <w:rFonts w:ascii="宋体" w:eastAsia="宋体" w:hAnsi="宋体" w:hint="eastAsia"/>
        </w:rPr>
        <w:t>软件绝大多数的用户关心流程管理、知识管理、信息门户和沟通协作等应用，主流</w:t>
      </w:r>
      <w:r w:rsidRPr="00F011E5">
        <w:rPr>
          <w:rFonts w:ascii="宋体" w:eastAsia="宋体" w:hAnsi="宋体" w:hint="eastAsia"/>
        </w:rPr>
        <w:t>协同办公</w:t>
      </w:r>
      <w:r w:rsidR="002D13D8" w:rsidRPr="00F011E5">
        <w:rPr>
          <w:rFonts w:ascii="宋体" w:eastAsia="宋体" w:hAnsi="宋体" w:hint="eastAsia"/>
        </w:rPr>
        <w:t>软件也已经形成以工作流程为核心的共识，并且以此为基础，开始引入目标绩效、计划任务、管理报表等与组织管理、日常办公息息相关的</w:t>
      </w:r>
      <w:r w:rsidR="00F9760F" w:rsidRPr="00F011E5">
        <w:rPr>
          <w:rFonts w:ascii="宋体" w:eastAsia="宋体" w:hAnsi="宋体" w:hint="eastAsia"/>
        </w:rPr>
        <w:t>内容和方案实现。</w:t>
      </w:r>
      <w:r w:rsidR="002D13D8" w:rsidRPr="00F011E5">
        <w:rPr>
          <w:rFonts w:ascii="宋体" w:eastAsia="宋体" w:hAnsi="宋体" w:hint="eastAsia"/>
        </w:rPr>
        <w:t>与此同时，以个人工作门户为标志的平台集成理念，以及依托移动互联的移动办公平台开始引领协同OA未来的发展趋势，如移动APP、微信企业号集成应用等等。</w:t>
      </w:r>
      <w:r w:rsidR="00CF43F9" w:rsidRPr="00F011E5">
        <w:rPr>
          <w:rFonts w:ascii="宋体" w:eastAsia="宋体" w:hAnsi="宋体" w:hint="eastAsia"/>
        </w:rPr>
        <w:t>所以现代的</w:t>
      </w:r>
      <w:r w:rsidR="002D13D8" w:rsidRPr="00F011E5">
        <w:rPr>
          <w:rFonts w:ascii="宋体" w:eastAsia="宋体" w:hAnsi="宋体" w:hint="eastAsia"/>
        </w:rPr>
        <w:t>协同办公</w:t>
      </w:r>
      <w:r w:rsidR="00CF43F9" w:rsidRPr="00F011E5">
        <w:rPr>
          <w:rFonts w:ascii="宋体" w:eastAsia="宋体" w:hAnsi="宋体" w:hint="eastAsia"/>
        </w:rPr>
        <w:t>服务</w:t>
      </w:r>
      <w:r w:rsidR="002D13D8" w:rsidRPr="00F011E5">
        <w:rPr>
          <w:rFonts w:ascii="宋体" w:eastAsia="宋体" w:hAnsi="宋体" w:hint="eastAsia"/>
        </w:rPr>
        <w:t>应该是这样：移动应用为第一媒介；组织战略目标落地为第一要义；流程引擎、内容引擎、集成引擎、报表引擎、建模引擎、消息引擎六大引擎必备；各种应用云端采集部署：降低部署成本，加强智力交换；</w:t>
      </w:r>
      <w:r w:rsidR="00DC7228" w:rsidRPr="00F011E5">
        <w:rPr>
          <w:rFonts w:ascii="宋体" w:eastAsia="宋体" w:hAnsi="宋体" w:hint="eastAsia"/>
        </w:rPr>
        <w:t>平台化是大趋势；</w:t>
      </w:r>
      <w:r w:rsidR="002D13D8" w:rsidRPr="00F011E5">
        <w:rPr>
          <w:rFonts w:ascii="宋体" w:eastAsia="宋体" w:hAnsi="宋体" w:hint="eastAsia"/>
        </w:rPr>
        <w:t>个性化与标准化的有效统一；更加凸显人为核心的社交化自我管理模式；柔性组织、扩大组织边界</w:t>
      </w:r>
      <w:r w:rsidR="00DC7228" w:rsidRPr="00F011E5">
        <w:rPr>
          <w:rFonts w:ascii="宋体" w:eastAsia="宋体" w:hAnsi="宋体" w:hint="eastAsia"/>
        </w:rPr>
        <w:t>；</w:t>
      </w:r>
      <w:r w:rsidR="002D13D8" w:rsidRPr="00F011E5">
        <w:rPr>
          <w:rFonts w:ascii="宋体" w:eastAsia="宋体" w:hAnsi="宋体" w:hint="eastAsia"/>
        </w:rPr>
        <w:t>从组织应用为核心到个人发展为核心的模式---任何人都有自己终生唯一的网络办公空间ID，随时可以和任何企业组织进行对接</w:t>
      </w:r>
      <w:r w:rsidR="00CF43F9" w:rsidRPr="00F011E5">
        <w:rPr>
          <w:rFonts w:ascii="宋体" w:eastAsia="宋体" w:hAnsi="宋体" w:hint="eastAsia"/>
        </w:rPr>
        <w:t>。</w:t>
      </w:r>
    </w:p>
    <w:p w14:paraId="499BA2B1" w14:textId="77777777" w:rsidR="00911ECC" w:rsidRPr="00F011E5" w:rsidRDefault="002D13D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随着人类电脑科技的进步，</w:t>
      </w:r>
      <w:r w:rsidR="00AA7E0C" w:rsidRPr="00F011E5">
        <w:rPr>
          <w:rFonts w:ascii="宋体" w:eastAsia="宋体" w:hAnsi="宋体" w:hint="eastAsia"/>
        </w:rPr>
        <w:t>协同办公</w:t>
      </w:r>
      <w:r w:rsidRPr="00F011E5">
        <w:rPr>
          <w:rFonts w:ascii="宋体" w:eastAsia="宋体" w:hAnsi="宋体" w:hint="eastAsia"/>
        </w:rPr>
        <w:t>软件一定是向着更加还原协同工作自然原貌的方向发展：如果</w:t>
      </w:r>
      <w:r w:rsidR="00BB34F7" w:rsidRPr="00F011E5">
        <w:rPr>
          <w:rFonts w:ascii="宋体" w:eastAsia="宋体" w:hAnsi="宋体" w:hint="eastAsia"/>
        </w:rPr>
        <w:t>员工</w:t>
      </w:r>
      <w:r w:rsidRPr="00F011E5">
        <w:rPr>
          <w:rFonts w:ascii="宋体" w:eastAsia="宋体" w:hAnsi="宋体" w:hint="eastAsia"/>
        </w:rPr>
        <w:t>想请假、报销、出差，只要对着手机说一下就可以了；如果想获得某些经验，手机上马上有人跳出来告诉我做好这个事情的关键知识点—我可以不用打扰到当前的他，历史的他会来告诉我如何做；如果想召开会议，大家马上可以通过移动设备进行会面交流，系统自动帮助梳理出会议纪要并自动</w:t>
      </w:r>
      <w:r w:rsidRPr="00F011E5">
        <w:rPr>
          <w:rFonts w:ascii="宋体" w:eastAsia="宋体" w:hAnsi="宋体" w:hint="eastAsia"/>
        </w:rPr>
        <w:lastRenderedPageBreak/>
        <w:t>提醒每一个人要做的事情；任何人所做的事情都可以通过移动设备自动记录下来，并很快反馈到每一个人每一天的工作目标和工作成效中，并告知与整个公司目标的一致性和推进成效；手持设备能够自动记录我对事件的想法和判断，并针对这些想法和判断提供一些信息依据和人员支持</w:t>
      </w:r>
      <w:r w:rsidR="00CF43F9" w:rsidRPr="00F011E5">
        <w:rPr>
          <w:rFonts w:ascii="宋体" w:eastAsia="宋体" w:hAnsi="宋体" w:hint="eastAsia"/>
        </w:rPr>
        <w:t>。</w:t>
      </w:r>
    </w:p>
    <w:p w14:paraId="72BD4E71" w14:textId="77777777" w:rsidR="00AC4226" w:rsidRPr="00F011E5" w:rsidRDefault="00AC422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上述的内容不仅是企业协同的现在的需求，也是未来发展的方向。</w:t>
      </w:r>
      <w:r w:rsidR="003E243E" w:rsidRPr="00F011E5">
        <w:rPr>
          <w:rFonts w:ascii="宋体" w:eastAsia="宋体" w:hAnsi="宋体" w:hint="eastAsia"/>
        </w:rPr>
        <w:t>本章接下来就会以这些点切入，来简述工作圈这</w:t>
      </w:r>
      <w:r w:rsidR="008E2231" w:rsidRPr="00F011E5">
        <w:rPr>
          <w:rFonts w:ascii="宋体" w:eastAsia="宋体" w:hAnsi="宋体" w:hint="eastAsia"/>
        </w:rPr>
        <w:t>样</w:t>
      </w:r>
      <w:r w:rsidR="003E243E" w:rsidRPr="00F011E5">
        <w:rPr>
          <w:rFonts w:ascii="宋体" w:eastAsia="宋体" w:hAnsi="宋体" w:hint="eastAsia"/>
        </w:rPr>
        <w:t>一个基于移动云服务的企业协同软件是怎么去满足这些需求的。</w:t>
      </w:r>
    </w:p>
    <w:p w14:paraId="637745B3" w14:textId="0DF3C937" w:rsidR="004029C9" w:rsidRPr="004029C9" w:rsidRDefault="001E2A90" w:rsidP="00F937CF">
      <w:pPr>
        <w:pStyle w:val="ListParagraph"/>
        <w:keepNext/>
        <w:keepLines/>
        <w:numPr>
          <w:ilvl w:val="0"/>
          <w:numId w:val="1"/>
        </w:numPr>
        <w:spacing w:before="340" w:after="330" w:line="578" w:lineRule="auto"/>
        <w:ind w:firstLineChars="0"/>
        <w:outlineLvl w:val="0"/>
        <w:rPr>
          <w:b/>
          <w:bCs/>
          <w:noProof/>
          <w:vanish/>
          <w:kern w:val="44"/>
          <w:sz w:val="44"/>
          <w:szCs w:val="44"/>
        </w:rPr>
      </w:pPr>
      <w:r>
        <w:rPr>
          <w:rFonts w:ascii="楷体_GB2312" w:eastAsia="楷体_GB2312" w:hint="eastAsia"/>
          <w:noProof/>
          <w:szCs w:val="21"/>
          <w:lang w:eastAsia="en-US"/>
        </w:rPr>
        <w:drawing>
          <wp:anchor distT="0" distB="0" distL="114300" distR="114300" simplePos="0" relativeHeight="251679232" behindDoc="0" locked="0" layoutInCell="1" allowOverlap="1" wp14:anchorId="52DACC53" wp14:editId="60F0C4B7">
            <wp:simplePos x="0" y="0"/>
            <wp:positionH relativeFrom="margin">
              <wp:posOffset>9525</wp:posOffset>
            </wp:positionH>
            <wp:positionV relativeFrom="margin">
              <wp:posOffset>2633345</wp:posOffset>
            </wp:positionV>
            <wp:extent cx="5274310" cy="429006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q_usercase.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90060"/>
                    </a:xfrm>
                    <a:prstGeom prst="rect">
                      <a:avLst/>
                    </a:prstGeom>
                  </pic:spPr>
                </pic:pic>
              </a:graphicData>
            </a:graphic>
            <wp14:sizeRelV relativeFrom="margin">
              <wp14:pctHeight>0</wp14:pctHeight>
            </wp14:sizeRelV>
          </wp:anchor>
        </w:drawing>
      </w:r>
    </w:p>
    <w:p w14:paraId="71B9DF95" w14:textId="77777777" w:rsidR="00911ECC" w:rsidRPr="004166E1" w:rsidRDefault="00A80E2F" w:rsidP="004166E1">
      <w:pPr>
        <w:pStyle w:val="Heading2"/>
        <w:spacing w:line="415" w:lineRule="auto"/>
        <w:ind w:left="0" w:firstLine="0"/>
        <w:rPr>
          <w:rFonts w:ascii="黑体"/>
          <w:sz w:val="28"/>
          <w:szCs w:val="28"/>
        </w:rPr>
      </w:pPr>
      <w:bookmarkStart w:id="40" w:name="_Toc455479236"/>
      <w:bookmarkStart w:id="41" w:name="_Toc461048049"/>
      <w:r w:rsidRPr="004166E1">
        <w:rPr>
          <w:rFonts w:ascii="黑体" w:hint="eastAsia"/>
          <w:sz w:val="28"/>
          <w:szCs w:val="28"/>
        </w:rPr>
        <w:t>系统用户角色分析</w:t>
      </w:r>
      <w:bookmarkEnd w:id="40"/>
      <w:bookmarkEnd w:id="41"/>
    </w:p>
    <w:p w14:paraId="02C34521" w14:textId="49776306" w:rsidR="00A53499" w:rsidRPr="00B323DD" w:rsidRDefault="00A53499" w:rsidP="00B323DD">
      <w:pPr>
        <w:jc w:val="center"/>
        <w:rPr>
          <w:rFonts w:ascii="楷体_GB2312" w:eastAsia="楷体_GB2312"/>
          <w:szCs w:val="21"/>
        </w:rPr>
      </w:pPr>
      <w:r w:rsidRPr="00B323DD">
        <w:rPr>
          <w:rFonts w:ascii="楷体_GB2312" w:eastAsia="楷体_GB2312" w:hint="eastAsia"/>
          <w:szCs w:val="21"/>
        </w:rPr>
        <w:t>图</w:t>
      </w:r>
      <w:r w:rsidR="00B323DD" w:rsidRPr="00B323DD">
        <w:rPr>
          <w:rFonts w:ascii="楷体_GB2312" w:eastAsia="楷体_GB2312" w:hint="eastAsia"/>
          <w:szCs w:val="21"/>
        </w:rPr>
        <w:t>3-</w:t>
      </w:r>
      <w:r w:rsidRPr="00B323DD">
        <w:rPr>
          <w:rFonts w:ascii="楷体_GB2312" w:eastAsia="楷体_GB2312" w:hint="eastAsia"/>
          <w:szCs w:val="21"/>
        </w:rPr>
        <w:t>1  工作圈UML用例图</w:t>
      </w:r>
    </w:p>
    <w:p w14:paraId="183FA8FB" w14:textId="77777777" w:rsidR="006B0DE0" w:rsidRPr="00F011E5" w:rsidRDefault="00F14A5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企业内的角色划分，一般分为：决策者、管理者、员工</w:t>
      </w:r>
      <w:r w:rsidR="00AC4226" w:rsidRPr="00F011E5">
        <w:rPr>
          <w:rFonts w:ascii="宋体" w:eastAsia="宋体" w:hAnsi="宋体" w:hint="eastAsia"/>
        </w:rPr>
        <w:t>。</w:t>
      </w:r>
      <w:r w:rsidR="00267BE7" w:rsidRPr="00F011E5">
        <w:rPr>
          <w:rFonts w:ascii="宋体" w:eastAsia="宋体" w:hAnsi="宋体" w:hint="eastAsia"/>
        </w:rPr>
        <w:t>如果对角色进一步的抽象可以分为：普通用户与管理用户。</w:t>
      </w:r>
      <w:r w:rsidR="00AC4226" w:rsidRPr="00F011E5">
        <w:rPr>
          <w:rFonts w:ascii="宋体" w:eastAsia="宋体" w:hAnsi="宋体" w:hint="eastAsia"/>
        </w:rPr>
        <w:t>他们在企业中起到一个什么样的作用，决定了他们在这个系统之中的能力大小。</w:t>
      </w:r>
    </w:p>
    <w:p w14:paraId="5D425C2F" w14:textId="77777777" w:rsidR="00267BE7" w:rsidRPr="00F011E5" w:rsidRDefault="00267BE7"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普通用户，使用工作圈为员工提供的基本的办公协同能力：审批（包括报销、借款、请假等）、查看公告、查看企业通讯录、在圈子中发帖、评论、点赞以及</w:t>
      </w:r>
      <w:r w:rsidRPr="00F011E5">
        <w:rPr>
          <w:rFonts w:ascii="宋体" w:eastAsia="宋体" w:hAnsi="宋体" w:hint="eastAsia"/>
        </w:rPr>
        <w:lastRenderedPageBreak/>
        <w:t>和他人聊天等协同能力。管理用户在普通用户的基础上扩展了：发布公告、邀请员工、</w:t>
      </w:r>
      <w:r w:rsidR="002D322E" w:rsidRPr="00F011E5">
        <w:rPr>
          <w:rFonts w:ascii="宋体" w:eastAsia="宋体" w:hAnsi="宋体" w:hint="eastAsia"/>
        </w:rPr>
        <w:t>管理企业通讯录等功能。</w:t>
      </w:r>
    </w:p>
    <w:p w14:paraId="55D74DFD" w14:textId="77777777" w:rsidR="00AC4226" w:rsidRPr="00F011E5" w:rsidRDefault="00AC422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决策者：一般指的就是企业的领导。他们在企业中仅是很少的一</w:t>
      </w:r>
      <w:r w:rsidR="00CE39B5" w:rsidRPr="00F011E5">
        <w:rPr>
          <w:rFonts w:ascii="宋体" w:eastAsia="宋体" w:hAnsi="宋体" w:hint="eastAsia"/>
        </w:rPr>
        <w:t>部分</w:t>
      </w:r>
      <w:r w:rsidRPr="00F011E5">
        <w:rPr>
          <w:rFonts w:ascii="宋体" w:eastAsia="宋体" w:hAnsi="宋体" w:hint="eastAsia"/>
        </w:rPr>
        <w:t>人，</w:t>
      </w:r>
      <w:r w:rsidR="00267BE7" w:rsidRPr="00F011E5">
        <w:rPr>
          <w:rFonts w:ascii="宋体" w:eastAsia="宋体" w:hAnsi="宋体" w:hint="eastAsia"/>
        </w:rPr>
        <w:t>却</w:t>
      </w:r>
      <w:r w:rsidRPr="00F011E5">
        <w:rPr>
          <w:rFonts w:ascii="宋体" w:eastAsia="宋体" w:hAnsi="宋体" w:hint="eastAsia"/>
        </w:rPr>
        <w:t>是企业的头脑。他们主要的工作就是决定企业发展的方向，决定企业的主要目的与制定企业的管理方式。</w:t>
      </w:r>
      <w:r w:rsidR="00267BE7" w:rsidRPr="00F011E5">
        <w:rPr>
          <w:rFonts w:ascii="宋体" w:eastAsia="宋体" w:hAnsi="宋体" w:hint="eastAsia"/>
        </w:rPr>
        <w:t>在工作圈中，</w:t>
      </w:r>
      <w:r w:rsidR="002D322E" w:rsidRPr="00F011E5">
        <w:rPr>
          <w:rFonts w:ascii="宋体" w:eastAsia="宋体" w:hAnsi="宋体" w:hint="eastAsia"/>
        </w:rPr>
        <w:t>他们属于标准的管理用户类型。</w:t>
      </w:r>
    </w:p>
    <w:p w14:paraId="3FD7D7B9" w14:textId="77777777" w:rsidR="00F14A55" w:rsidRPr="00F011E5" w:rsidRDefault="00F14A5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管理者：一般是企业员工的管理人员。主要工作是管理员工的日常工作，转达决策者的一些信息。</w:t>
      </w:r>
      <w:r w:rsidR="002D322E" w:rsidRPr="00F011E5">
        <w:rPr>
          <w:rFonts w:ascii="宋体" w:eastAsia="宋体" w:hAnsi="宋体" w:hint="eastAsia"/>
        </w:rPr>
        <w:t>他们不同于决策者，他们需要负责一些很具体的管理工作，所以在角色定义上他们的功能权限要大于一般的管理用户。</w:t>
      </w:r>
      <w:r w:rsidR="00522875" w:rsidRPr="00F011E5">
        <w:rPr>
          <w:rFonts w:ascii="宋体" w:eastAsia="宋体" w:hAnsi="宋体" w:hint="eastAsia"/>
        </w:rPr>
        <w:t>在工作圈中，对他们的定位</w:t>
      </w:r>
      <w:r w:rsidR="002D322E" w:rsidRPr="00F011E5">
        <w:rPr>
          <w:rFonts w:ascii="宋体" w:eastAsia="宋体" w:hAnsi="宋体" w:hint="eastAsia"/>
        </w:rPr>
        <w:t>是大于管理用户的权限，除了管理用户的功能他们还可以：审批单据、管理圈子等。</w:t>
      </w:r>
    </w:p>
    <w:p w14:paraId="567BB4DD" w14:textId="77777777" w:rsidR="00A93168" w:rsidRPr="00F011E5" w:rsidRDefault="00F248CC"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员工：就是企业中具本工作的执行者</w:t>
      </w:r>
      <w:r w:rsidR="00522875" w:rsidRPr="00F011E5">
        <w:rPr>
          <w:rFonts w:ascii="宋体" w:eastAsia="宋体" w:hAnsi="宋体" w:hint="eastAsia"/>
        </w:rPr>
        <w:t>。</w:t>
      </w:r>
      <w:r w:rsidR="00F842A7" w:rsidRPr="00F011E5">
        <w:rPr>
          <w:rFonts w:ascii="宋体" w:eastAsia="宋体" w:hAnsi="宋体" w:hint="eastAsia"/>
        </w:rPr>
        <w:t>这个角色</w:t>
      </w:r>
      <w:r w:rsidR="00522875" w:rsidRPr="00F011E5">
        <w:rPr>
          <w:rFonts w:ascii="宋体" w:eastAsia="宋体" w:hAnsi="宋体" w:hint="eastAsia"/>
        </w:rPr>
        <w:t>代表</w:t>
      </w:r>
      <w:r w:rsidRPr="00F011E5">
        <w:rPr>
          <w:rFonts w:ascii="宋体" w:eastAsia="宋体" w:hAnsi="宋体" w:hint="eastAsia"/>
        </w:rPr>
        <w:t>着</w:t>
      </w:r>
      <w:r w:rsidR="00522875" w:rsidRPr="00F011E5">
        <w:rPr>
          <w:rFonts w:ascii="宋体" w:eastAsia="宋体" w:hAnsi="宋体" w:hint="eastAsia"/>
        </w:rPr>
        <w:t>企业的绝大多数人。</w:t>
      </w:r>
      <w:r w:rsidR="00B239B0" w:rsidRPr="00F011E5">
        <w:rPr>
          <w:rFonts w:ascii="宋体" w:eastAsia="宋体" w:hAnsi="宋体" w:hint="eastAsia"/>
        </w:rPr>
        <w:t>员工</w:t>
      </w:r>
      <w:r w:rsidR="00522875" w:rsidRPr="00F011E5">
        <w:rPr>
          <w:rFonts w:ascii="宋体" w:eastAsia="宋体" w:hAnsi="宋体" w:hint="eastAsia"/>
        </w:rPr>
        <w:t>主要工作就是完成管理者传达的工作，汇报工作结果。在工作圈中，对他们的定位就是数据的主要生产者。上、下班打卡，每日、每周、每月工作总结、发布工作进度、问题或是解决方案等。</w:t>
      </w:r>
    </w:p>
    <w:p w14:paraId="62D66843" w14:textId="77777777" w:rsidR="001939CB" w:rsidRPr="00F011E5" w:rsidRDefault="001939CB"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sidRPr="00F011E5">
        <w:rPr>
          <w:rFonts w:ascii="宋体" w:eastAsia="宋体" w:hAnsi="宋体" w:hint="eastAsia"/>
        </w:rPr>
        <w:t>小微企业因为人数和规模较小，所以更容易对他们的管理需求和业务需求进行分析和抽象归纳，工作圈的需求定位就会更加的准确，而且适用面也更加地广泛。</w:t>
      </w:r>
      <w:r w:rsidR="00D32861" w:rsidRPr="00F011E5">
        <w:rPr>
          <w:rFonts w:ascii="宋体" w:eastAsia="宋体" w:hAnsi="宋体" w:hint="eastAsia"/>
        </w:rPr>
        <w:t>小微企业的人员较少，对工作圈软件的在企业内部的推广就更加容易。</w:t>
      </w:r>
    </w:p>
    <w:p w14:paraId="566AB458" w14:textId="77777777" w:rsidR="00911ECC" w:rsidRPr="004166E1" w:rsidRDefault="00911ECC" w:rsidP="004166E1">
      <w:pPr>
        <w:pStyle w:val="Heading2"/>
        <w:spacing w:line="415" w:lineRule="auto"/>
        <w:ind w:left="0" w:firstLine="0"/>
        <w:rPr>
          <w:rFonts w:ascii="黑体"/>
          <w:sz w:val="28"/>
          <w:szCs w:val="28"/>
        </w:rPr>
      </w:pPr>
      <w:bookmarkStart w:id="42" w:name="_Toc455479237"/>
      <w:bookmarkStart w:id="43" w:name="_Toc461048050"/>
      <w:r w:rsidRPr="004166E1">
        <w:rPr>
          <w:rFonts w:ascii="黑体" w:hint="eastAsia"/>
          <w:sz w:val="28"/>
          <w:szCs w:val="28"/>
        </w:rPr>
        <w:t>系统功能需求分析</w:t>
      </w:r>
      <w:bookmarkEnd w:id="42"/>
      <w:bookmarkEnd w:id="43"/>
    </w:p>
    <w:p w14:paraId="56958449" w14:textId="77777777" w:rsidR="00E37E58" w:rsidRPr="00920C99" w:rsidRDefault="00E37E58" w:rsidP="00920C99">
      <w:pPr>
        <w:pStyle w:val="Heading3"/>
        <w:widowControl w:val="0"/>
        <w:numPr>
          <w:ilvl w:val="2"/>
          <w:numId w:val="1"/>
        </w:numPr>
        <w:spacing w:line="240" w:lineRule="auto"/>
        <w:ind w:left="0" w:firstLine="0"/>
        <w:rPr>
          <w:rFonts w:ascii="黑体"/>
          <w:sz w:val="24"/>
          <w:lang w:val="x-none" w:eastAsia="x-none"/>
        </w:rPr>
      </w:pPr>
      <w:bookmarkStart w:id="44" w:name="_Toc455479238"/>
      <w:bookmarkStart w:id="45" w:name="_Toc461048051"/>
      <w:r w:rsidRPr="00920C99">
        <w:rPr>
          <w:rFonts w:ascii="黑体" w:hint="eastAsia"/>
          <w:sz w:val="24"/>
          <w:lang w:val="x-none" w:eastAsia="x-none"/>
        </w:rPr>
        <w:t>用户账户管理</w:t>
      </w:r>
      <w:r w:rsidR="005032EC" w:rsidRPr="00920C99">
        <w:rPr>
          <w:rFonts w:ascii="黑体" w:hint="eastAsia"/>
          <w:sz w:val="24"/>
          <w:lang w:val="x-none" w:eastAsia="x-none"/>
        </w:rPr>
        <w:t>与企业管理</w:t>
      </w:r>
      <w:bookmarkEnd w:id="44"/>
      <w:bookmarkEnd w:id="45"/>
    </w:p>
    <w:p w14:paraId="4100C913" w14:textId="7838629D" w:rsidR="00AF6D02" w:rsidRPr="00F011E5" w:rsidRDefault="00E37E5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工作圈的账户系统是畅捷通CIA</w:t>
      </w:r>
      <w:r w:rsidR="00EA4047">
        <w:rPr>
          <w:rFonts w:ascii="宋体" w:eastAsia="宋体" w:hAnsi="宋体" w:hint="eastAsia"/>
        </w:rPr>
        <w:t>云平台的子系统，工作圈的用户账户直接使用的CIA云平台的用户数据，</w:t>
      </w:r>
      <w:r w:rsidRPr="00F011E5">
        <w:rPr>
          <w:rFonts w:ascii="宋体" w:eastAsia="宋体" w:hAnsi="宋体" w:hint="eastAsia"/>
        </w:rPr>
        <w:t>用户数据与CIA通过消息总线保持同步；CIA云平台下所有子系统注册的账号均可在工作圈直接登录。</w:t>
      </w:r>
      <w:r w:rsidR="0024726C" w:rsidRPr="00F011E5">
        <w:rPr>
          <w:rFonts w:ascii="宋体" w:eastAsia="宋体" w:hAnsi="宋体" w:hint="eastAsia"/>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sidRPr="00F011E5">
        <w:rPr>
          <w:rFonts w:ascii="宋体" w:eastAsia="宋体" w:hAnsi="宋体" w:hint="eastAsia"/>
        </w:rPr>
        <w:t>数据的第一步就是需要用户模型统一。</w:t>
      </w:r>
      <w:r w:rsidR="005032EC" w:rsidRPr="00F011E5">
        <w:rPr>
          <w:rFonts w:ascii="宋体" w:eastAsia="宋体" w:hAnsi="宋体" w:hint="eastAsia"/>
        </w:rPr>
        <w:t>用户的账户在CIA云平台都有一个唯一的ID</w:t>
      </w:r>
      <w:r w:rsidR="00EA4047">
        <w:rPr>
          <w:rFonts w:ascii="宋体" w:eastAsia="宋体" w:hAnsi="宋体" w:hint="eastAsia"/>
        </w:rPr>
        <w:t>值</w:t>
      </w:r>
      <w:r w:rsidR="005032EC" w:rsidRPr="00F011E5">
        <w:rPr>
          <w:rFonts w:ascii="宋体" w:eastAsia="宋体" w:hAnsi="宋体" w:hint="eastAsia"/>
        </w:rPr>
        <w:t>userId，可以在不同的系统，不同的业务功能中以userId识别用户信息。</w:t>
      </w:r>
      <w:r w:rsidR="00824DAA" w:rsidRPr="00F011E5">
        <w:rPr>
          <w:rFonts w:ascii="宋体" w:eastAsia="宋体" w:hAnsi="宋体" w:hint="eastAsia"/>
        </w:rPr>
        <w:t>账户管理模块的主要功能是为工作圈</w:t>
      </w:r>
      <w:r w:rsidR="00FB2902" w:rsidRPr="00F011E5">
        <w:rPr>
          <w:rFonts w:ascii="宋体" w:eastAsia="宋体" w:hAnsi="宋体" w:hint="eastAsia"/>
        </w:rPr>
        <w:t>各个</w:t>
      </w:r>
      <w:r w:rsidR="00824DAA" w:rsidRPr="00F011E5">
        <w:rPr>
          <w:rFonts w:ascii="宋体" w:eastAsia="宋体" w:hAnsi="宋体" w:hint="eastAsia"/>
        </w:rPr>
        <w:lastRenderedPageBreak/>
        <w:t>终端提供单点登录、权限校验用户/企业信息查询和变更等功能。并且基于畅捷通云平台的智能平台，为工作圈用户提供智能推荐、搜索服务。</w:t>
      </w:r>
    </w:p>
    <w:p w14:paraId="562EAE99" w14:textId="77777777" w:rsidR="00AF6D02" w:rsidRPr="00F011E5" w:rsidRDefault="00AF6D02"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工作圈的企业</w:t>
      </w:r>
      <w:r w:rsidR="005032EC" w:rsidRPr="00F011E5">
        <w:rPr>
          <w:rFonts w:ascii="宋体" w:eastAsia="宋体" w:hAnsi="宋体" w:hint="eastAsia"/>
        </w:rPr>
        <w:t>也是沿用了畅捷通CIA</w:t>
      </w:r>
      <w:r w:rsidRPr="00F011E5">
        <w:rPr>
          <w:rFonts w:ascii="宋体" w:eastAsia="宋体" w:hAnsi="宋体" w:hint="eastAsia"/>
        </w:rPr>
        <w:t>云平台的模型，企业的数据同用户一样通过消息总线与CIA保持同步。</w:t>
      </w:r>
      <w:r w:rsidR="00F937CF" w:rsidRPr="00F011E5">
        <w:rPr>
          <w:rFonts w:ascii="宋体" w:eastAsia="宋体" w:hAnsi="宋体" w:hint="eastAsia"/>
        </w:rPr>
        <w:t>工作圈的企业是以orgId这个值</w:t>
      </w:r>
      <w:r w:rsidR="00FB2902" w:rsidRPr="00F011E5">
        <w:rPr>
          <w:rFonts w:ascii="宋体" w:eastAsia="宋体" w:hAnsi="宋体" w:hint="eastAsia"/>
        </w:rPr>
        <w:t>作为</w:t>
      </w:r>
      <w:r w:rsidR="00F937CF" w:rsidRPr="00F011E5">
        <w:rPr>
          <w:rFonts w:ascii="宋体" w:eastAsia="宋体" w:hAnsi="宋体" w:hint="eastAsia"/>
        </w:rPr>
        <w:t>企业在系统中的唯一标识，同时企业的名称也不能重复。这样可以便于用户在注册进入工作圈的时候，可以直接加入企业。</w:t>
      </w:r>
    </w:p>
    <w:p w14:paraId="57ED1579" w14:textId="77777777" w:rsidR="00E37E58" w:rsidRPr="00F011E5" w:rsidRDefault="00824DAA"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工作圈企业管理的最主要功能就是企业</w:t>
      </w:r>
      <w:r w:rsidR="00D45A54" w:rsidRPr="00F011E5">
        <w:rPr>
          <w:rFonts w:ascii="宋体" w:eastAsia="宋体" w:hAnsi="宋体" w:hint="eastAsia"/>
        </w:rPr>
        <w:t>通讯录。微信就是以手机通讯录为入口，占据了移动互联网时代的入口，</w:t>
      </w:r>
      <w:r w:rsidR="00F50900" w:rsidRPr="00F011E5">
        <w:rPr>
          <w:rFonts w:ascii="宋体" w:eastAsia="宋体" w:hAnsi="宋体" w:hint="eastAsia"/>
        </w:rPr>
        <w:t>这个案例在企业协同市场依然有效，可以说做好了企业的通讯录管理，企业协同能力就完成了</w:t>
      </w:r>
      <w:r w:rsidR="00D45A54" w:rsidRPr="00F011E5">
        <w:rPr>
          <w:rFonts w:ascii="宋体" w:eastAsia="宋体" w:hAnsi="宋体" w:hint="eastAsia"/>
        </w:rPr>
        <w:t>一大半。提交审批单的时候，需要企业通讯录才能知道提交给哪个领导，</w:t>
      </w:r>
      <w:r w:rsidR="00F50900" w:rsidRPr="00F011E5">
        <w:rPr>
          <w:rFonts w:ascii="宋体" w:eastAsia="宋体" w:hAnsi="宋体" w:hint="eastAsia"/>
        </w:rPr>
        <w:t>提交报销单，请假单，工作报告也是类似的</w:t>
      </w:r>
      <w:r w:rsidR="00D45A54" w:rsidRPr="00F011E5">
        <w:rPr>
          <w:rFonts w:ascii="宋体" w:eastAsia="宋体" w:hAnsi="宋体" w:hint="eastAsia"/>
        </w:rPr>
        <w:t>，</w:t>
      </w:r>
      <w:r w:rsidR="00F50900" w:rsidRPr="00F011E5">
        <w:rPr>
          <w:rFonts w:ascii="宋体" w:eastAsia="宋体" w:hAnsi="宋体" w:hint="eastAsia"/>
        </w:rPr>
        <w:t>开会时发起电话会议需要企业通讯录才能知道参与人的联系方式</w:t>
      </w:r>
      <w:r w:rsidR="00D45A54" w:rsidRPr="00F011E5">
        <w:rPr>
          <w:rFonts w:ascii="宋体" w:eastAsia="宋体" w:hAnsi="宋体" w:hint="eastAsia"/>
        </w:rPr>
        <w:t>，</w:t>
      </w:r>
      <w:r w:rsidR="00F50900" w:rsidRPr="00F011E5">
        <w:rPr>
          <w:rFonts w:ascii="宋体" w:eastAsia="宋体" w:hAnsi="宋体" w:hint="eastAsia"/>
        </w:rPr>
        <w:t>更</w:t>
      </w:r>
      <w:r w:rsidR="00D45A54" w:rsidRPr="00F011E5">
        <w:rPr>
          <w:rFonts w:ascii="宋体" w:eastAsia="宋体" w:hAnsi="宋体" w:hint="eastAsia"/>
        </w:rPr>
        <w:t>不用提在工作中找人的便利性。最重要的，是挖掘企业与企业之间的协同关系，</w:t>
      </w:r>
      <w:r w:rsidR="00F35B6C" w:rsidRPr="00F011E5">
        <w:rPr>
          <w:rFonts w:ascii="宋体" w:eastAsia="宋体" w:hAnsi="宋体" w:hint="eastAsia"/>
        </w:rPr>
        <w:t>而</w:t>
      </w:r>
      <w:r w:rsidR="00F50900" w:rsidRPr="00F011E5">
        <w:rPr>
          <w:rFonts w:ascii="宋体" w:eastAsia="宋体" w:hAnsi="宋体" w:hint="eastAsia"/>
        </w:rPr>
        <w:t>目前</w:t>
      </w:r>
      <w:r w:rsidR="00F35B6C" w:rsidRPr="00F011E5">
        <w:rPr>
          <w:rFonts w:ascii="宋体" w:eastAsia="宋体" w:hAnsi="宋体" w:hint="eastAsia"/>
        </w:rPr>
        <w:t>的协同办公市场上还</w:t>
      </w:r>
      <w:r w:rsidR="00F50900" w:rsidRPr="00F011E5">
        <w:rPr>
          <w:rFonts w:ascii="宋体" w:eastAsia="宋体" w:hAnsi="宋体" w:hint="eastAsia"/>
        </w:rPr>
        <w:t>没有能够提供这样能力的服务。</w:t>
      </w:r>
    </w:p>
    <w:p w14:paraId="3D5DA065" w14:textId="77777777" w:rsidR="006B0DE0" w:rsidRDefault="0080331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企业通讯录主要的功能：</w:t>
      </w:r>
      <w:r w:rsidR="00892BBB" w:rsidRPr="00F011E5">
        <w:rPr>
          <w:rFonts w:ascii="宋体" w:eastAsia="宋体" w:hAnsi="宋体" w:hint="eastAsia"/>
        </w:rPr>
        <w:t>可以</w:t>
      </w:r>
      <w:r w:rsidRPr="00F011E5">
        <w:rPr>
          <w:rFonts w:ascii="宋体" w:eastAsia="宋体" w:hAnsi="宋体" w:hint="eastAsia"/>
        </w:rPr>
        <w:t>展现企业一个清晰简单的组织结构树；</w:t>
      </w:r>
      <w:r w:rsidR="00892BBB" w:rsidRPr="00F011E5">
        <w:rPr>
          <w:rFonts w:ascii="宋体" w:eastAsia="宋体" w:hAnsi="宋体" w:hint="eastAsia"/>
        </w:rPr>
        <w:t>可以</w:t>
      </w:r>
      <w:r w:rsidRPr="00F011E5">
        <w:rPr>
          <w:rFonts w:ascii="宋体" w:eastAsia="宋体" w:hAnsi="宋体" w:hint="eastAsia"/>
        </w:rPr>
        <w:t>通过姓名</w:t>
      </w:r>
      <w:r w:rsidR="00892BBB" w:rsidRPr="00F011E5">
        <w:rPr>
          <w:rFonts w:ascii="宋体" w:eastAsia="宋体" w:hAnsi="宋体" w:hint="eastAsia"/>
        </w:rPr>
        <w:t>、电话或是邮件等关键信息</w:t>
      </w:r>
      <w:r w:rsidRPr="00F011E5">
        <w:rPr>
          <w:rFonts w:ascii="宋体" w:eastAsia="宋体" w:hAnsi="宋体" w:hint="eastAsia"/>
        </w:rPr>
        <w:t>搜索公司中同事；</w:t>
      </w:r>
      <w:r w:rsidR="00892BBB" w:rsidRPr="00F011E5">
        <w:rPr>
          <w:rFonts w:ascii="宋体" w:eastAsia="宋体" w:hAnsi="宋体" w:hint="eastAsia"/>
        </w:rPr>
        <w:t>可以</w:t>
      </w:r>
      <w:r w:rsidRPr="00F011E5">
        <w:rPr>
          <w:rFonts w:ascii="宋体" w:eastAsia="宋体" w:hAnsi="宋体" w:hint="eastAsia"/>
        </w:rPr>
        <w:t>将同事的电子名片转发给相关的人；可以很方便的和同事通过电话，工作邮件，短信，消息方式进行联系；</w:t>
      </w:r>
      <w:r w:rsidR="00892BBB" w:rsidRPr="00F011E5">
        <w:rPr>
          <w:rFonts w:ascii="宋体" w:eastAsia="宋体" w:hAnsi="宋体" w:hint="eastAsia"/>
        </w:rPr>
        <w:t>可</w:t>
      </w:r>
      <w:r w:rsidR="00BF2A28" w:rsidRPr="00F011E5">
        <w:rPr>
          <w:rFonts w:ascii="宋体" w:eastAsia="宋体" w:hAnsi="宋体" w:hint="eastAsia"/>
        </w:rPr>
        <w:t>以通过工作圈提供的即时通讯功能聊天</w:t>
      </w:r>
      <w:r w:rsidR="006B0DE0" w:rsidRPr="00F011E5">
        <w:rPr>
          <w:rFonts w:ascii="宋体" w:eastAsia="宋体" w:hAnsi="宋体" w:hint="eastAsia"/>
        </w:rPr>
        <w:t>或是多个人一同发起会话</w:t>
      </w:r>
      <w:r w:rsidR="00CC041F" w:rsidRPr="00F011E5">
        <w:rPr>
          <w:rFonts w:ascii="宋体" w:eastAsia="宋体" w:hAnsi="宋体" w:hint="eastAsia"/>
        </w:rPr>
        <w:t>等</w:t>
      </w:r>
      <w:r w:rsidR="006B0DE0" w:rsidRPr="00F011E5">
        <w:rPr>
          <w:rFonts w:ascii="宋体" w:eastAsia="宋体" w:hAnsi="宋体" w:hint="eastAsia"/>
        </w:rPr>
        <w:t>。企业管理员可以新增，删除</w:t>
      </w:r>
      <w:r w:rsidR="00F83FF5" w:rsidRPr="00F011E5">
        <w:rPr>
          <w:rFonts w:ascii="宋体" w:eastAsia="宋体" w:hAnsi="宋体" w:hint="eastAsia"/>
        </w:rPr>
        <w:t>企业内的</w:t>
      </w:r>
      <w:r w:rsidR="006B0DE0" w:rsidRPr="00F011E5">
        <w:rPr>
          <w:rFonts w:ascii="宋体" w:eastAsia="宋体" w:hAnsi="宋体" w:hint="eastAsia"/>
        </w:rPr>
        <w:t>员工，调整</w:t>
      </w:r>
      <w:r w:rsidR="00F83FF5" w:rsidRPr="00F011E5">
        <w:rPr>
          <w:rFonts w:ascii="宋体" w:eastAsia="宋体" w:hAnsi="宋体" w:hint="eastAsia"/>
        </w:rPr>
        <w:t>企业内的</w:t>
      </w:r>
      <w:r w:rsidR="006B0DE0" w:rsidRPr="00F011E5">
        <w:rPr>
          <w:rFonts w:ascii="宋体" w:eastAsia="宋体" w:hAnsi="宋体" w:hint="eastAsia"/>
        </w:rPr>
        <w:t>部门组织结构。</w:t>
      </w:r>
    </w:p>
    <w:p w14:paraId="4BDF0993" w14:textId="77777777" w:rsidR="00C62F40" w:rsidRPr="00F011E5" w:rsidRDefault="00C62F40" w:rsidP="00F011E5">
      <w:pPr>
        <w:pStyle w:val="NormalWeb"/>
        <w:spacing w:before="0" w:beforeAutospacing="0" w:after="0" w:afterAutospacing="0"/>
        <w:jc w:val="both"/>
        <w:rPr>
          <w:rFonts w:ascii="宋体" w:eastAsia="宋体" w:hAnsi="宋体"/>
        </w:rPr>
      </w:pPr>
    </w:p>
    <w:p w14:paraId="467F1FCC" w14:textId="262C1E9E" w:rsidR="006B0DE0" w:rsidRPr="00920C99" w:rsidRDefault="006B0DE0" w:rsidP="00920C99">
      <w:pPr>
        <w:pStyle w:val="Heading3"/>
        <w:widowControl w:val="0"/>
        <w:numPr>
          <w:ilvl w:val="2"/>
          <w:numId w:val="1"/>
        </w:numPr>
        <w:spacing w:line="240" w:lineRule="auto"/>
        <w:ind w:left="0" w:firstLine="0"/>
        <w:rPr>
          <w:rFonts w:ascii="黑体"/>
          <w:sz w:val="24"/>
          <w:lang w:val="x-none" w:eastAsia="x-none"/>
        </w:rPr>
      </w:pPr>
      <w:bookmarkStart w:id="46" w:name="_Toc455479239"/>
      <w:bookmarkStart w:id="47" w:name="_Toc461048052"/>
      <w:r w:rsidRPr="00920C99">
        <w:rPr>
          <w:rFonts w:ascii="黑体" w:hint="eastAsia"/>
          <w:sz w:val="24"/>
          <w:lang w:val="x-none" w:eastAsia="x-none"/>
        </w:rPr>
        <w:t>圈子</w:t>
      </w:r>
      <w:r w:rsidR="00506070" w:rsidRPr="00920C99">
        <w:rPr>
          <w:rFonts w:ascii="黑体" w:hint="eastAsia"/>
          <w:sz w:val="24"/>
          <w:lang w:val="x-none" w:eastAsia="x-none"/>
        </w:rPr>
        <w:t>与帖子</w:t>
      </w:r>
      <w:bookmarkEnd w:id="46"/>
      <w:r w:rsidR="00EA4047">
        <w:rPr>
          <w:rFonts w:ascii="黑体" w:hint="eastAsia"/>
          <w:sz w:val="24"/>
          <w:lang w:val="x-none" w:eastAsia="x-none"/>
        </w:rPr>
        <w:t>管理</w:t>
      </w:r>
      <w:bookmarkEnd w:id="47"/>
    </w:p>
    <w:p w14:paraId="15F3B552" w14:textId="77777777" w:rsidR="006B0DE0" w:rsidRPr="00F011E5" w:rsidRDefault="00F83FF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圈子在工作圈中的定位是一组关系相对松散的集合，这个集合</w:t>
      </w:r>
      <w:r w:rsidR="009D2C53" w:rsidRPr="00F011E5">
        <w:rPr>
          <w:rFonts w:ascii="宋体" w:eastAsia="宋体" w:hAnsi="宋体" w:hint="eastAsia"/>
        </w:rPr>
        <w:t>是以一个工作上共同的目标为关系来创建的，例</w:t>
      </w:r>
      <w:r w:rsidR="00506070" w:rsidRPr="00F011E5">
        <w:rPr>
          <w:rFonts w:ascii="宋体" w:eastAsia="宋体" w:hAnsi="宋体" w:hint="eastAsia"/>
        </w:rPr>
        <w:t>如一个项目，一个目标或者是一个团队等。</w:t>
      </w:r>
      <w:r w:rsidR="009D2C53" w:rsidRPr="00F011E5">
        <w:rPr>
          <w:rFonts w:ascii="宋体" w:eastAsia="宋体" w:hAnsi="宋体" w:hint="eastAsia"/>
        </w:rPr>
        <w:t>圈子中的角色有圈子管理员与圈子成员。任何人都可以通过</w:t>
      </w:r>
      <w:r w:rsidR="003C71B3" w:rsidRPr="00F011E5">
        <w:rPr>
          <w:rFonts w:ascii="宋体" w:eastAsia="宋体" w:hAnsi="宋体" w:hint="eastAsia"/>
        </w:rPr>
        <w:t>圈子内的用户</w:t>
      </w:r>
      <w:r w:rsidR="009D2C53" w:rsidRPr="00F011E5">
        <w:rPr>
          <w:rFonts w:ascii="宋体" w:eastAsia="宋体" w:hAnsi="宋体" w:hint="eastAsia"/>
        </w:rPr>
        <w:t>邀请加入圈子</w:t>
      </w:r>
      <w:r w:rsidR="00506070" w:rsidRPr="00F011E5">
        <w:rPr>
          <w:rFonts w:ascii="宋体" w:eastAsia="宋体" w:hAnsi="宋体" w:hint="eastAsia"/>
        </w:rPr>
        <w:t>。</w:t>
      </w:r>
      <w:r w:rsidR="00BE2A50" w:rsidRPr="00F011E5">
        <w:rPr>
          <w:rFonts w:ascii="宋体" w:eastAsia="宋体" w:hAnsi="宋体" w:hint="eastAsia"/>
        </w:rPr>
        <w:t>在圈子中，</w:t>
      </w:r>
      <w:r w:rsidR="00C16AC1" w:rsidRPr="00F011E5">
        <w:rPr>
          <w:rFonts w:ascii="宋体" w:eastAsia="宋体" w:hAnsi="宋体" w:hint="eastAsia"/>
        </w:rPr>
        <w:t>大家可以平等的在圈子中发起话题，这些话题可以是</w:t>
      </w:r>
      <w:r w:rsidR="006B0DE0" w:rsidRPr="00F011E5">
        <w:rPr>
          <w:rFonts w:ascii="宋体" w:eastAsia="宋体" w:hAnsi="宋体" w:hint="eastAsia"/>
        </w:rPr>
        <w:t>在公司的一些工作成果或是一项讨论等。</w:t>
      </w:r>
    </w:p>
    <w:p w14:paraId="417FC6F5" w14:textId="77777777" w:rsidR="006B0DE0" w:rsidRPr="00F011E5" w:rsidRDefault="00BE2A50"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帖子承载了圈子中最关键的信息，主要是以文字来构成，辅以图片文件等，同时可以@其他圈子成员关注。</w:t>
      </w:r>
      <w:r w:rsidR="00FB2902" w:rsidRPr="00F011E5">
        <w:rPr>
          <w:rFonts w:ascii="宋体" w:eastAsia="宋体" w:hAnsi="宋体" w:hint="eastAsia"/>
        </w:rPr>
        <w:t>帖子</w:t>
      </w:r>
      <w:r w:rsidR="006B0DE0" w:rsidRPr="00F011E5">
        <w:rPr>
          <w:rFonts w:ascii="宋体" w:eastAsia="宋体" w:hAnsi="宋体" w:hint="eastAsia"/>
        </w:rPr>
        <w:t>可以发表500字的文章，可以被评论，可以被点赞。在</w:t>
      </w:r>
      <w:r w:rsidR="00FB2902" w:rsidRPr="00F011E5">
        <w:rPr>
          <w:rFonts w:ascii="宋体" w:eastAsia="宋体" w:hAnsi="宋体" w:hint="eastAsia"/>
        </w:rPr>
        <w:t>帖子</w:t>
      </w:r>
      <w:r w:rsidR="006B0DE0" w:rsidRPr="00F011E5">
        <w:rPr>
          <w:rFonts w:ascii="宋体" w:eastAsia="宋体" w:hAnsi="宋体" w:hint="eastAsia"/>
        </w:rPr>
        <w:t>中可以@圈子中的用户，被@到的用户会收到一条关于这篇</w:t>
      </w:r>
      <w:r w:rsidR="00FB2902" w:rsidRPr="00F011E5">
        <w:rPr>
          <w:rFonts w:ascii="宋体" w:eastAsia="宋体" w:hAnsi="宋体" w:hint="eastAsia"/>
        </w:rPr>
        <w:t>帖子</w:t>
      </w:r>
      <w:r w:rsidR="006B0DE0" w:rsidRPr="00F011E5">
        <w:rPr>
          <w:rFonts w:ascii="宋体" w:eastAsia="宋体" w:hAnsi="宋体" w:hint="eastAsia"/>
        </w:rPr>
        <w:t>的提醒。</w:t>
      </w:r>
    </w:p>
    <w:p w14:paraId="5E00795F" w14:textId="77777777" w:rsidR="009A1986" w:rsidRPr="00F011E5" w:rsidRDefault="009A198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圈子的设计思想是一种开放式的功能，对圈子的功能没有一个严格的定义与约束，意味着每家企业，每个员工对这个都可以有不同的使用方式。</w:t>
      </w:r>
      <w:r w:rsidR="00322892" w:rsidRPr="00F011E5">
        <w:rPr>
          <w:rFonts w:ascii="宋体" w:eastAsia="宋体" w:hAnsi="宋体" w:hint="eastAsia"/>
        </w:rPr>
        <w:t>比如建立一</w:t>
      </w:r>
      <w:r w:rsidR="00AD7DDA" w:rsidRPr="00F011E5">
        <w:rPr>
          <w:rFonts w:ascii="宋体" w:eastAsia="宋体" w:hAnsi="宋体" w:hint="eastAsia"/>
        </w:rPr>
        <w:t>个公司圈，邀请全公司的同事加入，然后领导可以传达信息、员工可以分享成果等等</w:t>
      </w:r>
      <w:r w:rsidR="00322892" w:rsidRPr="00F011E5">
        <w:rPr>
          <w:rFonts w:ascii="宋体" w:eastAsia="宋体" w:hAnsi="宋体" w:hint="eastAsia"/>
        </w:rPr>
        <w:t>；又比如建立一个客户圈，</w:t>
      </w:r>
      <w:r w:rsidR="00AD7DDA" w:rsidRPr="00F011E5">
        <w:rPr>
          <w:rFonts w:ascii="宋体" w:eastAsia="宋体" w:hAnsi="宋体" w:hint="eastAsia"/>
        </w:rPr>
        <w:t>邀请公司的客户加入</w:t>
      </w:r>
      <w:r w:rsidR="00322892" w:rsidRPr="00F011E5">
        <w:rPr>
          <w:rFonts w:ascii="宋体" w:eastAsia="宋体" w:hAnsi="宋体" w:hint="eastAsia"/>
        </w:rPr>
        <w:t>，销售就可以很方便的在圈子中推出自己的新产品、或是和客户更加直接的沟通等。</w:t>
      </w:r>
      <w:r w:rsidR="008F2B4E" w:rsidRPr="00F011E5">
        <w:rPr>
          <w:rFonts w:ascii="宋体" w:eastAsia="宋体" w:hAnsi="宋体" w:hint="eastAsia"/>
        </w:rPr>
        <w:t>个性化非常</w:t>
      </w:r>
      <w:r w:rsidR="00AD7DDA" w:rsidRPr="00F011E5">
        <w:rPr>
          <w:rFonts w:ascii="宋体" w:eastAsia="宋体" w:hAnsi="宋体" w:hint="eastAsia"/>
        </w:rPr>
        <w:t>高的圈子模块，在协同办公中承担着一个不可或缺的作用。下面会介绍</w:t>
      </w:r>
      <w:r w:rsidR="008F2B4E" w:rsidRPr="00F011E5">
        <w:rPr>
          <w:rFonts w:ascii="宋体" w:eastAsia="宋体" w:hAnsi="宋体" w:hint="eastAsia"/>
        </w:rPr>
        <w:t>工作圈中企业内的办</w:t>
      </w:r>
      <w:r w:rsidR="008F2B4E" w:rsidRPr="00F011E5">
        <w:rPr>
          <w:rFonts w:ascii="宋体" w:eastAsia="宋体" w:hAnsi="宋体" w:hint="eastAsia"/>
        </w:rPr>
        <w:lastRenderedPageBreak/>
        <w:t>公应用，它们主要承</w:t>
      </w:r>
      <w:r w:rsidR="00E2253B" w:rsidRPr="00F011E5">
        <w:rPr>
          <w:rFonts w:ascii="宋体" w:eastAsia="宋体" w:hAnsi="宋体" w:hint="eastAsia"/>
        </w:rPr>
        <w:t>担着企业的自动化办公与管理的功能，它们的特点就是功能很明确。系统中开发的</w:t>
      </w:r>
      <w:r w:rsidR="008F2B4E" w:rsidRPr="00F011E5">
        <w:rPr>
          <w:rFonts w:ascii="宋体" w:eastAsia="宋体" w:hAnsi="宋体" w:hint="eastAsia"/>
        </w:rPr>
        <w:t>工作应用的数量毕竟是有限的，总是有一些工作场景不能覆盖，开放式的圈子就很好的为这个做了互补</w:t>
      </w:r>
      <w:r w:rsidR="000614AC" w:rsidRPr="00F011E5">
        <w:rPr>
          <w:rFonts w:ascii="宋体" w:eastAsia="宋体" w:hAnsi="宋体" w:hint="eastAsia"/>
        </w:rPr>
        <w:t>。</w:t>
      </w:r>
    </w:p>
    <w:p w14:paraId="533D1F95" w14:textId="77777777" w:rsidR="00EC206C" w:rsidRDefault="00877E2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圈子中人人平等的特性</w:t>
      </w:r>
      <w:r w:rsidR="00EC206C" w:rsidRPr="00F011E5">
        <w:rPr>
          <w:rFonts w:ascii="宋体" w:eastAsia="宋体" w:hAnsi="宋体" w:hint="eastAsia"/>
        </w:rPr>
        <w:t>会为企业带来一种新的管理模型</w:t>
      </w:r>
      <w:r w:rsidR="00FE03DA" w:rsidRPr="00F011E5">
        <w:rPr>
          <w:rFonts w:ascii="宋体" w:eastAsia="宋体" w:hAnsi="宋体" w:hint="eastAsia"/>
        </w:rPr>
        <w:t>——</w:t>
      </w:r>
      <w:r w:rsidR="00EC206C" w:rsidRPr="00F011E5">
        <w:rPr>
          <w:rFonts w:ascii="宋体" w:eastAsia="宋体" w:hAnsi="宋体" w:hint="eastAsia"/>
        </w:rPr>
        <w:t>扁平化管理。在这样的管理模式中领导的指令下达不再是层层下传，而可直达所有的员工。这样的做法有利也有弊</w:t>
      </w:r>
      <w:r w:rsidR="004035B9" w:rsidRPr="00F011E5">
        <w:rPr>
          <w:rFonts w:ascii="宋体" w:eastAsia="宋体" w:hAnsi="宋体" w:hint="eastAsia"/>
        </w:rPr>
        <w:t>：</w:t>
      </w:r>
      <w:r w:rsidR="005673A6" w:rsidRPr="00F011E5">
        <w:rPr>
          <w:rFonts w:ascii="宋体" w:eastAsia="宋体" w:hAnsi="宋体" w:hint="eastAsia"/>
        </w:rPr>
        <w:t>对于小微企业，避免了信息因层层传达而导致的信息缺失</w:t>
      </w:r>
      <w:r w:rsidR="00EC206C" w:rsidRPr="00F011E5">
        <w:rPr>
          <w:rFonts w:ascii="宋体" w:eastAsia="宋体" w:hAnsi="宋体" w:hint="eastAsia"/>
        </w:rPr>
        <w:t>；</w:t>
      </w:r>
      <w:r w:rsidR="005673A6" w:rsidRPr="00F011E5">
        <w:rPr>
          <w:rFonts w:ascii="宋体" w:eastAsia="宋体" w:hAnsi="宋体" w:hint="eastAsia"/>
        </w:rPr>
        <w:t>但是</w:t>
      </w:r>
      <w:r w:rsidR="00EC206C" w:rsidRPr="00F011E5">
        <w:rPr>
          <w:rFonts w:ascii="宋体" w:eastAsia="宋体" w:hAnsi="宋体" w:hint="eastAsia"/>
        </w:rPr>
        <w:t>对于大型企业，</w:t>
      </w:r>
      <w:r w:rsidR="00313CE6" w:rsidRPr="00F011E5">
        <w:rPr>
          <w:rFonts w:ascii="宋体" w:eastAsia="宋体" w:hAnsi="宋体" w:hint="eastAsia"/>
        </w:rPr>
        <w:t>扁平化管理</w:t>
      </w:r>
      <w:r w:rsidR="00EC206C" w:rsidRPr="00F011E5">
        <w:rPr>
          <w:rFonts w:ascii="宋体" w:eastAsia="宋体" w:hAnsi="宋体" w:hint="eastAsia"/>
        </w:rPr>
        <w:t>容易造成信息淹没难以分辨有价值的信息。所以圈子内的人员数不是无限增长的。</w:t>
      </w:r>
      <w:r w:rsidR="00967AB5" w:rsidRPr="00F011E5">
        <w:rPr>
          <w:rFonts w:ascii="宋体" w:eastAsia="宋体" w:hAnsi="宋体" w:hint="eastAsia"/>
        </w:rPr>
        <w:t>根据公司在小微企业调研的结果，暂时定为一个圈子人数上限不会超过1000人。这个设定，在将来工作圈的运行过程中还会根据用户的活跃程度和需求调整。</w:t>
      </w:r>
    </w:p>
    <w:p w14:paraId="6AF16A72" w14:textId="77777777" w:rsidR="00C62F40" w:rsidRPr="00F011E5" w:rsidRDefault="00C62F40" w:rsidP="00F011E5">
      <w:pPr>
        <w:pStyle w:val="NormalWeb"/>
        <w:spacing w:before="0" w:beforeAutospacing="0" w:after="0" w:afterAutospacing="0"/>
        <w:jc w:val="both"/>
        <w:rPr>
          <w:rFonts w:ascii="宋体" w:eastAsia="宋体" w:hAnsi="宋体"/>
        </w:rPr>
      </w:pPr>
    </w:p>
    <w:p w14:paraId="4A8D9704" w14:textId="405E7A10" w:rsidR="006B0DE0" w:rsidRPr="00920C99" w:rsidRDefault="00EA4047" w:rsidP="00920C99">
      <w:pPr>
        <w:pStyle w:val="Heading3"/>
        <w:widowControl w:val="0"/>
        <w:numPr>
          <w:ilvl w:val="2"/>
          <w:numId w:val="1"/>
        </w:numPr>
        <w:spacing w:line="240" w:lineRule="auto"/>
        <w:ind w:left="0" w:firstLine="0"/>
        <w:rPr>
          <w:rFonts w:ascii="黑体"/>
          <w:sz w:val="24"/>
          <w:lang w:val="x-none" w:eastAsia="x-none"/>
        </w:rPr>
      </w:pPr>
      <w:bookmarkStart w:id="48" w:name="_Toc455479240"/>
      <w:bookmarkStart w:id="49" w:name="_Toc461048053"/>
      <w:r>
        <w:rPr>
          <w:rFonts w:ascii="黑体" w:hint="eastAsia"/>
          <w:sz w:val="24"/>
          <w:lang w:val="x-none" w:eastAsia="x-none"/>
        </w:rPr>
        <w:t>用户</w:t>
      </w:r>
      <w:r w:rsidRPr="00920C99">
        <w:rPr>
          <w:rFonts w:ascii="黑体" w:hint="eastAsia"/>
          <w:sz w:val="24"/>
          <w:lang w:val="x-none" w:eastAsia="x-none"/>
        </w:rPr>
        <w:t>评论</w:t>
      </w:r>
      <w:bookmarkEnd w:id="48"/>
      <w:r>
        <w:rPr>
          <w:rFonts w:ascii="黑体" w:hint="eastAsia"/>
          <w:sz w:val="24"/>
          <w:lang w:val="x-none" w:eastAsia="x-none"/>
        </w:rPr>
        <w:t>管理</w:t>
      </w:r>
      <w:bookmarkEnd w:id="49"/>
    </w:p>
    <w:p w14:paraId="34E75B2E" w14:textId="77777777" w:rsidR="001D7FF4" w:rsidRPr="00F011E5" w:rsidRDefault="001D7FF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评论的功能可以对圈子中的</w:t>
      </w:r>
      <w:r w:rsidR="00FB2902" w:rsidRPr="00F011E5">
        <w:rPr>
          <w:rFonts w:ascii="宋体" w:eastAsia="宋体" w:hAnsi="宋体" w:hint="eastAsia"/>
        </w:rPr>
        <w:t>帖子</w:t>
      </w:r>
      <w:r w:rsidRPr="00F011E5">
        <w:rPr>
          <w:rFonts w:ascii="宋体" w:eastAsia="宋体" w:hAnsi="宋体" w:hint="eastAsia"/>
        </w:rPr>
        <w:t>发表评论。评论中也可以上传图片或是附件。评论也可以用来回复他人的评论。当用户评论</w:t>
      </w:r>
      <w:r w:rsidR="00FB2902" w:rsidRPr="00F011E5">
        <w:rPr>
          <w:rFonts w:ascii="宋体" w:eastAsia="宋体" w:hAnsi="宋体" w:hint="eastAsia"/>
        </w:rPr>
        <w:t>帖子的时候，发帖</w:t>
      </w:r>
      <w:r w:rsidRPr="00F011E5">
        <w:rPr>
          <w:rFonts w:ascii="宋体" w:eastAsia="宋体" w:hAnsi="宋体" w:hint="eastAsia"/>
        </w:rPr>
        <w:t>人会收到提醒。回复他人的评论时，被回复用户也会收到提醒。评论中可以@圈子中的用户。被@到的用户会收到一条关于这条评论的提醒。</w:t>
      </w:r>
    </w:p>
    <w:p w14:paraId="2AA1CEAD" w14:textId="77777777" w:rsidR="006B0DE0" w:rsidRDefault="001D7FF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评论的功能看似与帖子相同，然而在工作圈中却把它作为一个单独的</w:t>
      </w:r>
      <w:r w:rsidR="000B685D" w:rsidRPr="00F011E5">
        <w:rPr>
          <w:rFonts w:ascii="宋体" w:eastAsia="宋体" w:hAnsi="宋体" w:hint="eastAsia"/>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sidRPr="00F011E5">
        <w:rPr>
          <w:rFonts w:ascii="宋体" w:eastAsia="宋体" w:hAnsi="宋体" w:hint="eastAsia"/>
        </w:rPr>
        <w:t>可以看到在企业协同办公的很多场景中都需要评论功能，单独为了每个模块去写评论功能是不合适的。它不仅低效，而且分散</w:t>
      </w:r>
      <w:r w:rsidR="00F6714D" w:rsidRPr="00F011E5">
        <w:rPr>
          <w:rFonts w:ascii="宋体" w:eastAsia="宋体" w:hAnsi="宋体" w:hint="eastAsia"/>
        </w:rPr>
        <w:t>了评论的数据，不便于数据的聚合与挖掘。而提供一个独立的服务让所有</w:t>
      </w:r>
      <w:r w:rsidR="00D0621B" w:rsidRPr="00F011E5">
        <w:rPr>
          <w:rFonts w:ascii="宋体" w:eastAsia="宋体" w:hAnsi="宋体" w:hint="eastAsia"/>
        </w:rPr>
        <w:t>的模块复用则会提高开发的效率，促进数据的聚合。</w:t>
      </w:r>
    </w:p>
    <w:p w14:paraId="1C8289F5" w14:textId="77777777" w:rsidR="00C62F40" w:rsidRPr="00F011E5" w:rsidRDefault="00C62F40" w:rsidP="00F011E5">
      <w:pPr>
        <w:pStyle w:val="NormalWeb"/>
        <w:spacing w:before="0" w:beforeAutospacing="0" w:after="0" w:afterAutospacing="0"/>
        <w:jc w:val="both"/>
        <w:rPr>
          <w:rFonts w:ascii="宋体" w:eastAsia="宋体" w:hAnsi="宋体"/>
        </w:rPr>
      </w:pPr>
    </w:p>
    <w:p w14:paraId="56F33DF1" w14:textId="2626B358" w:rsidR="006B0DE0" w:rsidRPr="00920C99" w:rsidRDefault="00EA4047" w:rsidP="00920C99">
      <w:pPr>
        <w:pStyle w:val="Heading3"/>
        <w:widowControl w:val="0"/>
        <w:numPr>
          <w:ilvl w:val="2"/>
          <w:numId w:val="1"/>
        </w:numPr>
        <w:spacing w:line="240" w:lineRule="auto"/>
        <w:ind w:left="0" w:firstLine="0"/>
        <w:rPr>
          <w:rFonts w:ascii="黑体"/>
          <w:sz w:val="24"/>
          <w:lang w:val="x-none" w:eastAsia="x-none"/>
        </w:rPr>
      </w:pPr>
      <w:bookmarkStart w:id="50" w:name="_Toc455479241"/>
      <w:bookmarkStart w:id="51" w:name="_Toc461048054"/>
      <w:r>
        <w:rPr>
          <w:rFonts w:ascii="黑体" w:hint="eastAsia"/>
          <w:sz w:val="24"/>
          <w:lang w:val="x-none" w:eastAsia="x-none"/>
        </w:rPr>
        <w:t>用户点</w:t>
      </w:r>
      <w:r w:rsidRPr="00920C99">
        <w:rPr>
          <w:rFonts w:ascii="黑体" w:hint="eastAsia"/>
          <w:sz w:val="24"/>
          <w:lang w:val="x-none" w:eastAsia="x-none"/>
        </w:rPr>
        <w:t>赞</w:t>
      </w:r>
      <w:bookmarkEnd w:id="50"/>
      <w:r>
        <w:rPr>
          <w:rFonts w:ascii="黑体" w:hint="eastAsia"/>
          <w:sz w:val="24"/>
          <w:lang w:val="x-none" w:eastAsia="x-none"/>
        </w:rPr>
        <w:t>管理</w:t>
      </w:r>
      <w:bookmarkEnd w:id="51"/>
    </w:p>
    <w:p w14:paraId="4C9C1A65" w14:textId="77777777" w:rsidR="006B0DE0" w:rsidRDefault="00F6714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赞与评论一样，是社交式应用的一个主要的切入点。操作简便而且更加容易吸引用户。同样的，用户的点赞数据也有很多可以挖掘的地方。所以这里也作为一个单独的服务模块提供服务。</w:t>
      </w:r>
    </w:p>
    <w:p w14:paraId="1BAD7859" w14:textId="77777777" w:rsidR="00C62F40" w:rsidRPr="00F011E5" w:rsidRDefault="00C62F40" w:rsidP="00F011E5">
      <w:pPr>
        <w:pStyle w:val="NormalWeb"/>
        <w:spacing w:before="0" w:beforeAutospacing="0" w:after="0" w:afterAutospacing="0"/>
        <w:jc w:val="both"/>
        <w:rPr>
          <w:rFonts w:ascii="宋体" w:eastAsia="宋体" w:hAnsi="宋体"/>
        </w:rPr>
      </w:pPr>
    </w:p>
    <w:p w14:paraId="68EEB822" w14:textId="77777777" w:rsidR="006B0DE0" w:rsidRPr="00920C99" w:rsidRDefault="006B0DE0" w:rsidP="00920C99">
      <w:pPr>
        <w:pStyle w:val="Heading3"/>
        <w:widowControl w:val="0"/>
        <w:numPr>
          <w:ilvl w:val="2"/>
          <w:numId w:val="1"/>
        </w:numPr>
        <w:spacing w:line="240" w:lineRule="auto"/>
        <w:ind w:left="0" w:firstLine="0"/>
        <w:rPr>
          <w:rFonts w:ascii="黑体"/>
          <w:sz w:val="24"/>
          <w:lang w:val="x-none" w:eastAsia="x-none"/>
        </w:rPr>
      </w:pPr>
      <w:bookmarkStart w:id="52" w:name="_Toc455479242"/>
      <w:bookmarkStart w:id="53" w:name="_Toc461048055"/>
      <w:r w:rsidRPr="00920C99">
        <w:rPr>
          <w:rFonts w:ascii="黑体" w:hint="eastAsia"/>
          <w:sz w:val="24"/>
          <w:lang w:val="x-none" w:eastAsia="x-none"/>
        </w:rPr>
        <w:t>工作功能</w:t>
      </w:r>
      <w:bookmarkEnd w:id="52"/>
      <w:bookmarkEnd w:id="53"/>
    </w:p>
    <w:p w14:paraId="291AED55" w14:textId="77777777" w:rsidR="002863D9" w:rsidRPr="00F011E5" w:rsidRDefault="00CA66D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工作功能是建立在企业通讯录之上，为企业员工用户提供协同办公</w:t>
      </w:r>
      <w:r w:rsidR="006B0DE0" w:rsidRPr="00F011E5">
        <w:rPr>
          <w:rFonts w:ascii="宋体" w:eastAsia="宋体" w:hAnsi="宋体" w:hint="eastAsia"/>
        </w:rPr>
        <w:t>的服务。</w:t>
      </w:r>
      <w:r w:rsidR="0086505A" w:rsidRPr="00F011E5">
        <w:rPr>
          <w:rFonts w:ascii="宋体" w:eastAsia="宋体" w:hAnsi="宋体" w:hint="eastAsia"/>
        </w:rPr>
        <w:t>可以说工作功能这个模块就是工作圈办公OA的入口。</w:t>
      </w:r>
      <w:r w:rsidR="002863D9" w:rsidRPr="00F011E5">
        <w:rPr>
          <w:rFonts w:ascii="宋体" w:eastAsia="宋体" w:hAnsi="宋体" w:hint="eastAsia"/>
        </w:rPr>
        <w:t>为了能覆盖办公场景，工作圈提供</w:t>
      </w:r>
      <w:r w:rsidRPr="00F011E5">
        <w:rPr>
          <w:rFonts w:ascii="宋体" w:eastAsia="宋体" w:hAnsi="宋体" w:hint="eastAsia"/>
        </w:rPr>
        <w:t>的</w:t>
      </w:r>
      <w:r w:rsidR="002863D9" w:rsidRPr="00F011E5">
        <w:rPr>
          <w:rFonts w:ascii="宋体" w:eastAsia="宋体" w:hAnsi="宋体" w:hint="eastAsia"/>
        </w:rPr>
        <w:t>办公应用有：1. 公告</w:t>
      </w:r>
      <w:r w:rsidRPr="00F011E5">
        <w:rPr>
          <w:rFonts w:ascii="宋体" w:eastAsia="宋体" w:hAnsi="宋体" w:hint="eastAsia"/>
        </w:rPr>
        <w:t>，</w:t>
      </w:r>
      <w:r w:rsidR="002C69C5" w:rsidRPr="00F011E5">
        <w:rPr>
          <w:rFonts w:ascii="宋体" w:eastAsia="宋体" w:hAnsi="宋体" w:hint="eastAsia"/>
        </w:rPr>
        <w:t>公司内部重大事项的广而告之功能。总是由</w:t>
      </w:r>
      <w:r w:rsidR="002C69C5" w:rsidRPr="00F011E5">
        <w:rPr>
          <w:rFonts w:ascii="宋体" w:eastAsia="宋体" w:hAnsi="宋体" w:hint="eastAsia"/>
        </w:rPr>
        <w:lastRenderedPageBreak/>
        <w:t>公司的管理人员编写，通知给公司的所有员工查看。</w:t>
      </w:r>
      <w:r w:rsidR="002863D9" w:rsidRPr="00F011E5">
        <w:rPr>
          <w:rFonts w:ascii="宋体" w:eastAsia="宋体" w:hAnsi="宋体" w:hint="eastAsia"/>
        </w:rPr>
        <w:t>2. 审批</w:t>
      </w:r>
      <w:r w:rsidRPr="00F011E5">
        <w:rPr>
          <w:rFonts w:ascii="宋体" w:eastAsia="宋体" w:hAnsi="宋体" w:hint="eastAsia"/>
        </w:rPr>
        <w:t>，</w:t>
      </w:r>
      <w:r w:rsidR="00BD565F" w:rsidRPr="00F011E5">
        <w:rPr>
          <w:rFonts w:ascii="宋体" w:eastAsia="宋体" w:hAnsi="宋体" w:hint="eastAsia"/>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sidRPr="00F011E5">
        <w:rPr>
          <w:rFonts w:ascii="宋体" w:eastAsia="宋体" w:hAnsi="宋体" w:hint="eastAsia"/>
        </w:rPr>
        <w:t>3. 任务</w:t>
      </w:r>
      <w:r w:rsidRPr="00F011E5">
        <w:rPr>
          <w:rFonts w:ascii="宋体" w:eastAsia="宋体" w:hAnsi="宋体" w:hint="eastAsia"/>
        </w:rPr>
        <w:t>，</w:t>
      </w:r>
      <w:r w:rsidR="00BD565F" w:rsidRPr="00F011E5">
        <w:rPr>
          <w:rFonts w:ascii="宋体" w:eastAsia="宋体" w:hAnsi="宋体" w:hint="eastAsia"/>
        </w:rPr>
        <w:t>为了解决对工作进度的跟踪问题。任务的一大特点就是和移动端上的日历提醒相关联，每接到一个限时的任务就自动的在手机的日历上加一个</w:t>
      </w:r>
      <w:r w:rsidR="00FB2902" w:rsidRPr="00F011E5">
        <w:rPr>
          <w:rFonts w:ascii="宋体" w:eastAsia="宋体" w:hAnsi="宋体"/>
        </w:rPr>
        <w:t>Deadline</w:t>
      </w:r>
      <w:r w:rsidR="00BD565F" w:rsidRPr="00F011E5">
        <w:rPr>
          <w:rFonts w:ascii="宋体" w:eastAsia="宋体" w:hAnsi="宋体" w:hint="eastAsia"/>
        </w:rPr>
        <w:t xml:space="preserve">的提醒项。 </w:t>
      </w:r>
      <w:r w:rsidR="002863D9" w:rsidRPr="00F011E5">
        <w:rPr>
          <w:rFonts w:ascii="宋体" w:eastAsia="宋体" w:hAnsi="宋体" w:hint="eastAsia"/>
        </w:rPr>
        <w:t>4. 签到</w:t>
      </w:r>
      <w:r w:rsidRPr="00F011E5">
        <w:rPr>
          <w:rFonts w:ascii="宋体" w:eastAsia="宋体" w:hAnsi="宋体" w:hint="eastAsia"/>
        </w:rPr>
        <w:t>，提供了对公司员工考勤的跟踪。签到可以根据地点划分为外勤签到和内勤签到</w:t>
      </w:r>
      <w:r w:rsidR="009721D9" w:rsidRPr="00F011E5">
        <w:rPr>
          <w:rFonts w:ascii="宋体" w:eastAsia="宋体" w:hAnsi="宋体" w:hint="eastAsia"/>
        </w:rPr>
        <w:t>：</w:t>
      </w:r>
      <w:r w:rsidR="00BD565F" w:rsidRPr="00F011E5">
        <w:rPr>
          <w:rFonts w:ascii="宋体" w:eastAsia="宋体" w:hAnsi="宋体" w:hint="eastAsia"/>
        </w:rPr>
        <w:t>内勤签到，方便了员工上下班的加卡，公司设定了办工地点与上下班时间，</w:t>
      </w:r>
      <w:r w:rsidR="006C292F" w:rsidRPr="00F011E5">
        <w:rPr>
          <w:rFonts w:ascii="宋体" w:eastAsia="宋体" w:hAnsi="宋体" w:hint="eastAsia"/>
        </w:rPr>
        <w:t>就可以通过工作圈来跟踪员工的考勤；外勤签到，方便了公司对外勤人员工作的跟踪。签到的主要功能就是利用手机的定位功能与GIS信息结合，方便公司对员工的工作情况的掌控。</w:t>
      </w:r>
      <w:r w:rsidR="002863D9" w:rsidRPr="00F011E5">
        <w:rPr>
          <w:rFonts w:ascii="宋体" w:eastAsia="宋体" w:hAnsi="宋体" w:hint="eastAsia"/>
        </w:rPr>
        <w:t>5. 工作报告</w:t>
      </w:r>
      <w:r w:rsidR="00055D0C" w:rsidRPr="00F011E5">
        <w:rPr>
          <w:rFonts w:ascii="宋体" w:eastAsia="宋体" w:hAnsi="宋体" w:hint="eastAsia"/>
        </w:rPr>
        <w:t>，</w:t>
      </w:r>
      <w:r w:rsidR="0003669C" w:rsidRPr="00F011E5">
        <w:rPr>
          <w:rFonts w:ascii="宋体" w:eastAsia="宋体" w:hAnsi="宋体" w:hint="eastAsia"/>
        </w:rPr>
        <w:t>提供一个简易的工作日、周、月工作汇总的一个功能。员工填写，领导阅览。</w:t>
      </w:r>
      <w:r w:rsidR="002863D9" w:rsidRPr="00F011E5">
        <w:rPr>
          <w:rFonts w:ascii="宋体" w:eastAsia="宋体" w:hAnsi="宋体" w:hint="eastAsia"/>
        </w:rPr>
        <w:t>6. 文件柜</w:t>
      </w:r>
      <w:r w:rsidR="00055D0C" w:rsidRPr="00F011E5">
        <w:rPr>
          <w:rFonts w:ascii="宋体" w:eastAsia="宋体" w:hAnsi="宋体" w:hint="eastAsia"/>
        </w:rPr>
        <w:t>，</w:t>
      </w:r>
      <w:r w:rsidR="00043FE1" w:rsidRPr="00F011E5">
        <w:rPr>
          <w:rFonts w:ascii="宋体" w:eastAsia="宋体" w:hAnsi="宋体" w:hint="eastAsia"/>
        </w:rPr>
        <w:t>为公司提供一个办公文件的云存储功能</w:t>
      </w:r>
      <w:r w:rsidR="00055D0C" w:rsidRPr="00F011E5">
        <w:rPr>
          <w:rFonts w:ascii="宋体" w:eastAsia="宋体" w:hAnsi="宋体" w:hint="eastAsia"/>
        </w:rPr>
        <w:t>（</w:t>
      </w:r>
      <w:r w:rsidR="00043FE1" w:rsidRPr="00F011E5">
        <w:rPr>
          <w:rFonts w:ascii="宋体" w:eastAsia="宋体" w:hAnsi="宋体" w:hint="eastAsia"/>
        </w:rPr>
        <w:t>易美云提供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7. 邮件</w:t>
      </w:r>
      <w:r w:rsidR="00055D0C" w:rsidRPr="00F011E5">
        <w:rPr>
          <w:rFonts w:ascii="宋体" w:eastAsia="宋体" w:hAnsi="宋体" w:hint="eastAsia"/>
        </w:rPr>
        <w:t>，</w:t>
      </w:r>
      <w:r w:rsidR="00043FE1" w:rsidRPr="00F011E5">
        <w:rPr>
          <w:rFonts w:ascii="宋体" w:eastAsia="宋体" w:hAnsi="宋体" w:hint="eastAsia"/>
        </w:rPr>
        <w:t>为公司员工提供一个办公邮局，可为入职的员工开通一个基于公司域名下的电子邮箱</w:t>
      </w:r>
      <w:r w:rsidR="00055D0C" w:rsidRPr="00F011E5">
        <w:rPr>
          <w:rFonts w:ascii="宋体" w:eastAsia="宋体" w:hAnsi="宋体" w:hint="eastAsia"/>
        </w:rPr>
        <w:t>（</w:t>
      </w:r>
      <w:r w:rsidR="00043FE1" w:rsidRPr="00F011E5">
        <w:rPr>
          <w:rFonts w:ascii="宋体" w:eastAsia="宋体" w:hAnsi="宋体" w:hint="eastAsia"/>
        </w:rPr>
        <w:t>由263企业邮箱提供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8. 电话会议</w:t>
      </w:r>
      <w:r w:rsidR="004F7F62" w:rsidRPr="00F011E5">
        <w:rPr>
          <w:rFonts w:ascii="宋体" w:eastAsia="宋体" w:hAnsi="宋体" w:hint="eastAsia"/>
        </w:rPr>
        <w:t>，</w:t>
      </w:r>
      <w:r w:rsidR="00B10027" w:rsidRPr="00F011E5">
        <w:rPr>
          <w:rFonts w:ascii="宋体" w:eastAsia="宋体" w:hAnsi="宋体" w:hint="eastAsia"/>
        </w:rPr>
        <w:t>办公电话会议功能，结合企业通讯录来发起一个电话会议</w:t>
      </w:r>
      <w:r w:rsidR="004F7F62" w:rsidRPr="00F011E5">
        <w:rPr>
          <w:rFonts w:ascii="宋体" w:eastAsia="宋体" w:hAnsi="宋体" w:hint="eastAsia"/>
        </w:rPr>
        <w:t>（</w:t>
      </w:r>
      <w:r w:rsidR="00740C30" w:rsidRPr="00F011E5">
        <w:rPr>
          <w:rFonts w:ascii="宋体" w:eastAsia="宋体" w:hAnsi="宋体" w:hint="eastAsia"/>
        </w:rPr>
        <w:t>由用友通信公司提供</w:t>
      </w:r>
      <w:r w:rsidR="004F7F62" w:rsidRPr="00F011E5">
        <w:rPr>
          <w:rFonts w:ascii="宋体" w:eastAsia="宋体" w:hAnsi="宋体" w:hint="eastAsia"/>
        </w:rPr>
        <w:t>）</w:t>
      </w:r>
      <w:r w:rsidR="00740C30" w:rsidRPr="00F011E5">
        <w:rPr>
          <w:rFonts w:ascii="宋体" w:eastAsia="宋体" w:hAnsi="宋体" w:hint="eastAsia"/>
        </w:rPr>
        <w:t>。</w:t>
      </w:r>
      <w:r w:rsidR="002863D9" w:rsidRPr="00F011E5">
        <w:rPr>
          <w:rFonts w:ascii="宋体" w:eastAsia="宋体" w:hAnsi="宋体" w:hint="eastAsia"/>
        </w:rPr>
        <w:t>9. 企业日报</w:t>
      </w:r>
      <w:r w:rsidR="003E773B" w:rsidRPr="00F011E5">
        <w:rPr>
          <w:rFonts w:ascii="宋体" w:eastAsia="宋体" w:hAnsi="宋体" w:hint="eastAsia"/>
        </w:rPr>
        <w:t>，</w:t>
      </w:r>
      <w:r w:rsidR="0028164A" w:rsidRPr="00F011E5">
        <w:rPr>
          <w:rFonts w:ascii="宋体" w:eastAsia="宋体" w:hAnsi="宋体" w:hint="eastAsia"/>
        </w:rPr>
        <w:t>工作圈每天统计请假、报销以及签到的数据，给公司的领导发送一份工作概要性质的报告。</w:t>
      </w:r>
    </w:p>
    <w:p w14:paraId="090FAED3" w14:textId="77777777" w:rsidR="00574370" w:rsidRDefault="00574370"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sidRPr="00F011E5">
        <w:rPr>
          <w:rFonts w:ascii="宋体" w:eastAsia="宋体" w:hAnsi="宋体" w:hint="eastAsia"/>
        </w:rPr>
        <w:t>积累了足够的用户之后，更进一步的可以以这个入口与企业通讯录为基础来打造畅捷通公司的企业协同办公生态圈。</w:t>
      </w:r>
    </w:p>
    <w:p w14:paraId="39B27911" w14:textId="77777777" w:rsidR="00C62F40" w:rsidRPr="00F011E5" w:rsidRDefault="00C62F40" w:rsidP="00F011E5">
      <w:pPr>
        <w:pStyle w:val="NormalWeb"/>
        <w:spacing w:before="0" w:beforeAutospacing="0" w:after="0" w:afterAutospacing="0"/>
        <w:jc w:val="both"/>
        <w:rPr>
          <w:rFonts w:ascii="宋体" w:eastAsia="宋体" w:hAnsi="宋体"/>
        </w:rPr>
      </w:pPr>
    </w:p>
    <w:p w14:paraId="0EDB65A8" w14:textId="77777777" w:rsidR="00C27B18" w:rsidRPr="00920C99" w:rsidRDefault="00C27B18" w:rsidP="00920C99">
      <w:pPr>
        <w:pStyle w:val="Heading3"/>
        <w:widowControl w:val="0"/>
        <w:numPr>
          <w:ilvl w:val="2"/>
          <w:numId w:val="1"/>
        </w:numPr>
        <w:spacing w:line="240" w:lineRule="auto"/>
        <w:ind w:left="0" w:firstLine="0"/>
        <w:rPr>
          <w:rFonts w:ascii="黑体"/>
          <w:sz w:val="24"/>
          <w:lang w:val="x-none" w:eastAsia="x-none"/>
        </w:rPr>
      </w:pPr>
      <w:bookmarkStart w:id="54" w:name="_Toc455479243"/>
      <w:bookmarkStart w:id="55" w:name="_Toc461048056"/>
      <w:r w:rsidRPr="00920C99">
        <w:rPr>
          <w:rFonts w:ascii="黑体" w:hint="eastAsia"/>
          <w:sz w:val="24"/>
          <w:lang w:val="x-none" w:eastAsia="x-none"/>
        </w:rPr>
        <w:t>工作流引擎</w:t>
      </w:r>
      <w:bookmarkEnd w:id="54"/>
      <w:bookmarkEnd w:id="55"/>
    </w:p>
    <w:p w14:paraId="11D7A7C4" w14:textId="77777777" w:rsidR="00C27B18" w:rsidRDefault="00FA2DD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工作流管理一直以来都是办公系统中的一个核心</w:t>
      </w:r>
      <w:r w:rsidR="00F433EB" w:rsidRPr="00F011E5">
        <w:rPr>
          <w:rFonts w:ascii="宋体" w:eastAsia="宋体" w:hAnsi="宋体" w:hint="eastAsia"/>
        </w:rPr>
        <w:t>业务。不同的业务，不同的企业对于工作流的定义也都不完全一样，从这个角</w:t>
      </w:r>
      <w:r w:rsidR="003E773B" w:rsidRPr="00F011E5">
        <w:rPr>
          <w:rFonts w:ascii="宋体" w:eastAsia="宋体" w:hAnsi="宋体" w:hint="eastAsia"/>
        </w:rPr>
        <w:t>度出发工作流管理的系统曾经也催生了一个很大的业务市场。然而</w:t>
      </w:r>
      <w:r w:rsidR="0076247B" w:rsidRPr="00F011E5">
        <w:rPr>
          <w:rFonts w:ascii="宋体" w:eastAsia="宋体" w:hAnsi="宋体" w:hint="eastAsia"/>
        </w:rPr>
        <w:t>在</w:t>
      </w:r>
      <w:r w:rsidR="003E773B" w:rsidRPr="00F011E5">
        <w:rPr>
          <w:rFonts w:ascii="宋体" w:eastAsia="宋体" w:hAnsi="宋体" w:hint="eastAsia"/>
        </w:rPr>
        <w:t>目前</w:t>
      </w:r>
      <w:r w:rsidR="00F433EB" w:rsidRPr="00F011E5">
        <w:rPr>
          <w:rFonts w:ascii="宋体" w:eastAsia="宋体" w:hAnsi="宋体" w:hint="eastAsia"/>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sidRPr="00F011E5">
        <w:rPr>
          <w:rFonts w:ascii="宋体" w:eastAsia="宋体" w:hAnsi="宋体" w:hint="eastAsia"/>
        </w:rPr>
        <w:t>定制完之后工作圈会记住这个工作流，在下次使用中自动的为用户进行流程的选择。</w:t>
      </w:r>
    </w:p>
    <w:p w14:paraId="194BB37E" w14:textId="77777777" w:rsidR="00C62F40" w:rsidRPr="00F011E5" w:rsidRDefault="00C62F40" w:rsidP="00F011E5">
      <w:pPr>
        <w:pStyle w:val="NormalWeb"/>
        <w:spacing w:before="0" w:beforeAutospacing="0" w:after="0" w:afterAutospacing="0"/>
        <w:jc w:val="both"/>
        <w:rPr>
          <w:rFonts w:ascii="宋体" w:eastAsia="宋体" w:hAnsi="宋体"/>
        </w:rPr>
      </w:pPr>
    </w:p>
    <w:p w14:paraId="08319F7A" w14:textId="77777777" w:rsidR="006B0DE0" w:rsidRPr="00920C99" w:rsidRDefault="006B0DE0" w:rsidP="00920C99">
      <w:pPr>
        <w:pStyle w:val="Heading3"/>
        <w:widowControl w:val="0"/>
        <w:numPr>
          <w:ilvl w:val="2"/>
          <w:numId w:val="1"/>
        </w:numPr>
        <w:spacing w:line="240" w:lineRule="auto"/>
        <w:ind w:left="0" w:firstLine="0"/>
        <w:rPr>
          <w:rFonts w:ascii="黑体"/>
          <w:sz w:val="24"/>
          <w:lang w:val="x-none" w:eastAsia="x-none"/>
        </w:rPr>
      </w:pPr>
      <w:bookmarkStart w:id="56" w:name="_Toc455479244"/>
      <w:bookmarkStart w:id="57" w:name="_Toc461048057"/>
      <w:r w:rsidRPr="00920C99">
        <w:rPr>
          <w:rFonts w:ascii="黑体" w:hint="eastAsia"/>
          <w:sz w:val="24"/>
          <w:lang w:val="x-none" w:eastAsia="x-none"/>
        </w:rPr>
        <w:lastRenderedPageBreak/>
        <w:t>即时通信（IM）</w:t>
      </w:r>
      <w:bookmarkEnd w:id="56"/>
      <w:bookmarkEnd w:id="57"/>
    </w:p>
    <w:p w14:paraId="72BFAF5C" w14:textId="77777777" w:rsidR="00911ECC" w:rsidRPr="00F011E5" w:rsidRDefault="008F5FD1"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即时通信服务，作为工作圈企业用户的一个</w:t>
      </w:r>
      <w:r w:rsidR="002E5B15" w:rsidRPr="00F011E5">
        <w:rPr>
          <w:rFonts w:ascii="宋体" w:eastAsia="宋体" w:hAnsi="宋体" w:hint="eastAsia"/>
        </w:rPr>
        <w:t>实时通道。可以进行用户之间点对点聊天，群聊、</w:t>
      </w:r>
      <w:r w:rsidR="006B0DE0" w:rsidRPr="00F011E5">
        <w:rPr>
          <w:rFonts w:ascii="宋体" w:eastAsia="宋体" w:hAnsi="宋体" w:hint="eastAsia"/>
        </w:rPr>
        <w:t>可以向用户发送文字、语音、表情、图片及文件等。工作圈的@人与评论帖子的通知也是通过即时通讯完成的。</w:t>
      </w:r>
      <w:r w:rsidR="002E5B15" w:rsidRPr="00F011E5">
        <w:rPr>
          <w:rFonts w:ascii="宋体" w:eastAsia="宋体" w:hAnsi="宋体" w:hint="eastAsia"/>
        </w:rPr>
        <w:t>即时通信服务还可以为工作功能提供相关的消息推送服务，</w:t>
      </w:r>
      <w:r w:rsidR="006B0DE0" w:rsidRPr="00F011E5">
        <w:rPr>
          <w:rFonts w:ascii="宋体" w:eastAsia="宋体" w:hAnsi="宋体" w:hint="eastAsia"/>
        </w:rPr>
        <w:t>比如发布公告，提交审批等等。</w:t>
      </w:r>
    </w:p>
    <w:p w14:paraId="17C8C192" w14:textId="77777777" w:rsidR="00911ECC" w:rsidRPr="004166E1" w:rsidRDefault="00911ECC" w:rsidP="004166E1">
      <w:pPr>
        <w:pStyle w:val="Heading2"/>
        <w:spacing w:line="415" w:lineRule="auto"/>
        <w:ind w:left="0" w:firstLine="0"/>
        <w:rPr>
          <w:rFonts w:ascii="黑体"/>
          <w:sz w:val="28"/>
          <w:szCs w:val="28"/>
        </w:rPr>
      </w:pPr>
      <w:bookmarkStart w:id="58" w:name="_Toc455479245"/>
      <w:bookmarkStart w:id="59" w:name="_Toc461048058"/>
      <w:r w:rsidRPr="004166E1">
        <w:rPr>
          <w:rFonts w:ascii="黑体" w:hint="eastAsia"/>
          <w:sz w:val="28"/>
          <w:szCs w:val="28"/>
        </w:rPr>
        <w:t>系统的非功能需求分析</w:t>
      </w:r>
      <w:bookmarkEnd w:id="58"/>
      <w:bookmarkEnd w:id="59"/>
    </w:p>
    <w:p w14:paraId="0BB6CBD1" w14:textId="77777777" w:rsidR="007E14BE" w:rsidRPr="00920C99" w:rsidRDefault="007E14BE" w:rsidP="00920C99">
      <w:pPr>
        <w:pStyle w:val="Heading3"/>
        <w:widowControl w:val="0"/>
        <w:numPr>
          <w:ilvl w:val="2"/>
          <w:numId w:val="1"/>
        </w:numPr>
        <w:spacing w:line="240" w:lineRule="auto"/>
        <w:ind w:left="0" w:firstLine="0"/>
        <w:rPr>
          <w:rFonts w:ascii="黑体"/>
          <w:sz w:val="24"/>
          <w:lang w:val="x-none" w:eastAsia="x-none"/>
        </w:rPr>
      </w:pPr>
      <w:bookmarkStart w:id="60" w:name="_Toc455479246"/>
      <w:bookmarkStart w:id="61" w:name="_Toc461048059"/>
      <w:r w:rsidRPr="00920C99">
        <w:rPr>
          <w:rFonts w:ascii="黑体" w:hint="eastAsia"/>
          <w:sz w:val="24"/>
          <w:lang w:val="x-none" w:eastAsia="x-none"/>
        </w:rPr>
        <w:t>数据存储持久性</w:t>
      </w:r>
      <w:bookmarkEnd w:id="60"/>
      <w:bookmarkEnd w:id="61"/>
    </w:p>
    <w:p w14:paraId="7EB5D93A"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定义：承诺在合同期内数据保存不丢的概率，即每月完好数据</w:t>
      </w:r>
      <w:r w:rsidRPr="00F011E5">
        <w:rPr>
          <w:rFonts w:ascii="宋体" w:eastAsia="宋体" w:hAnsi="宋体"/>
        </w:rPr>
        <w:t>/_(_</w:t>
      </w:r>
      <w:r w:rsidRPr="00F011E5">
        <w:rPr>
          <w:rFonts w:ascii="宋体" w:eastAsia="宋体" w:hAnsi="宋体" w:hint="eastAsia"/>
        </w:rPr>
        <w:t>每月完好数据</w:t>
      </w:r>
      <w:r w:rsidRPr="00F011E5">
        <w:rPr>
          <w:rFonts w:ascii="宋体" w:eastAsia="宋体" w:hAnsi="宋体"/>
        </w:rPr>
        <w:t>+_</w:t>
      </w:r>
      <w:r w:rsidRPr="00F011E5">
        <w:rPr>
          <w:rFonts w:ascii="宋体" w:eastAsia="宋体" w:hAnsi="宋体" w:hint="eastAsia"/>
        </w:rPr>
        <w:t>每月丢失数据</w:t>
      </w:r>
      <w:r w:rsidRPr="00F011E5">
        <w:rPr>
          <w:rFonts w:ascii="宋体" w:eastAsia="宋体" w:hAnsi="宋体"/>
        </w:rPr>
        <w:t>)_</w:t>
      </w:r>
      <w:r w:rsidRPr="00F011E5">
        <w:rPr>
          <w:rFonts w:ascii="宋体" w:eastAsia="宋体" w:hAnsi="宋体" w:hint="eastAsia"/>
        </w:rPr>
        <w:t>。</w:t>
      </w:r>
    </w:p>
    <w:p w14:paraId="215B9124" w14:textId="5619904A" w:rsidR="007E14BE" w:rsidRDefault="00641E0C" w:rsidP="00F011E5">
      <w:pPr>
        <w:pStyle w:val="NormalWeb"/>
        <w:spacing w:before="0" w:beforeAutospacing="0" w:after="0" w:afterAutospacing="0"/>
        <w:jc w:val="both"/>
        <w:rPr>
          <w:rFonts w:ascii="宋体" w:eastAsia="宋体" w:hAnsi="宋体"/>
        </w:rPr>
      </w:pPr>
      <w:r>
        <w:rPr>
          <w:rFonts w:ascii="宋体" w:eastAsia="宋体" w:hAnsi="宋体" w:hint="eastAsia"/>
        </w:rPr>
        <w:t>工作圈的数据库设置了1个主节点、</w:t>
      </w:r>
      <w:r>
        <w:rPr>
          <w:rFonts w:ascii="宋体" w:eastAsia="宋体" w:hAnsi="宋体"/>
        </w:rPr>
        <w:t>1个从节点</w:t>
      </w:r>
      <w:r>
        <w:rPr>
          <w:rFonts w:ascii="宋体" w:eastAsia="宋体" w:hAnsi="宋体" w:hint="eastAsia"/>
        </w:rPr>
        <w:t>和1个仲裁节点</w:t>
      </w:r>
      <w:r w:rsidR="001413B0">
        <w:rPr>
          <w:rFonts w:ascii="宋体" w:eastAsia="宋体" w:hAnsi="宋体" w:hint="eastAsia"/>
        </w:rPr>
        <w:t>以实现线上的热备份以及故障无缝切换，同时也会对整个数据库进行周期</w:t>
      </w:r>
      <w:r w:rsidR="002B7FAB">
        <w:rPr>
          <w:rFonts w:ascii="宋体" w:eastAsia="宋体" w:hAnsi="宋体" w:hint="eastAsia"/>
        </w:rPr>
        <w:t>性</w:t>
      </w:r>
      <w:r w:rsidR="001413B0">
        <w:rPr>
          <w:rFonts w:ascii="宋体" w:eastAsia="宋体" w:hAnsi="宋体" w:hint="eastAsia"/>
        </w:rPr>
        <w:t>的全库的备份。这两个备份策略保证了</w:t>
      </w:r>
      <w:r w:rsidR="007E14BE" w:rsidRPr="00F011E5">
        <w:rPr>
          <w:rFonts w:ascii="宋体" w:eastAsia="宋体" w:hAnsi="宋体" w:hint="eastAsia"/>
        </w:rPr>
        <w:t>工作圈的数据持久性不低于</w:t>
      </w:r>
      <w:r w:rsidR="00EA4047">
        <w:rPr>
          <w:rFonts w:ascii="宋体" w:eastAsia="宋体" w:hAnsi="宋体"/>
        </w:rPr>
        <w:t>99.99999</w:t>
      </w:r>
      <w:r w:rsidR="007E14BE" w:rsidRPr="00F011E5">
        <w:rPr>
          <w:rFonts w:ascii="宋体" w:eastAsia="宋体" w:hAnsi="宋体"/>
        </w:rPr>
        <w:t>9%</w:t>
      </w:r>
      <w:r w:rsidR="007E14BE" w:rsidRPr="00F011E5">
        <w:rPr>
          <w:rFonts w:ascii="宋体" w:eastAsia="宋体" w:hAnsi="宋体" w:hint="eastAsia"/>
        </w:rPr>
        <w:t>。数据持久性按服务周期统计，一个服务周期为一个自然月，如不满一个月不计算为一个服务周期。按工作圈的数据持久性计算，如用户在工作圈存储一百亿条工作或是圈子相关的业务数据，每月最多只有</w:t>
      </w:r>
      <w:r w:rsidR="007E14BE" w:rsidRPr="00F011E5">
        <w:rPr>
          <w:rFonts w:ascii="宋体" w:eastAsia="宋体" w:hAnsi="宋体"/>
        </w:rPr>
        <w:t>1</w:t>
      </w:r>
      <w:r w:rsidR="007E14BE" w:rsidRPr="00F011E5">
        <w:rPr>
          <w:rFonts w:ascii="宋体" w:eastAsia="宋体" w:hAnsi="宋体" w:hint="eastAsia"/>
        </w:rPr>
        <w:t>条业务数据发生数据丢失的可能性。</w:t>
      </w:r>
    </w:p>
    <w:p w14:paraId="50DBCA59" w14:textId="77777777" w:rsidR="00C62F40" w:rsidRPr="00F011E5" w:rsidRDefault="00C62F40" w:rsidP="00F011E5">
      <w:pPr>
        <w:pStyle w:val="NormalWeb"/>
        <w:spacing w:before="0" w:beforeAutospacing="0" w:after="0" w:afterAutospacing="0"/>
        <w:jc w:val="both"/>
        <w:rPr>
          <w:rFonts w:ascii="宋体" w:eastAsia="宋体" w:hAnsi="宋体"/>
        </w:rPr>
      </w:pPr>
    </w:p>
    <w:p w14:paraId="1AEEA1FC" w14:textId="77777777" w:rsidR="00295DEE" w:rsidRPr="00920C99" w:rsidRDefault="00295DEE" w:rsidP="00920C99">
      <w:pPr>
        <w:pStyle w:val="Heading3"/>
        <w:widowControl w:val="0"/>
        <w:numPr>
          <w:ilvl w:val="2"/>
          <w:numId w:val="1"/>
        </w:numPr>
        <w:spacing w:line="240" w:lineRule="auto"/>
        <w:ind w:left="0" w:firstLine="0"/>
        <w:rPr>
          <w:rFonts w:ascii="黑体"/>
          <w:sz w:val="24"/>
          <w:lang w:val="x-none" w:eastAsia="x-none"/>
        </w:rPr>
      </w:pPr>
      <w:bookmarkStart w:id="62" w:name="_Toc455479247"/>
      <w:bookmarkStart w:id="63" w:name="_Toc461048060"/>
      <w:r w:rsidRPr="00920C99">
        <w:rPr>
          <w:rFonts w:ascii="黑体" w:hint="eastAsia"/>
          <w:sz w:val="24"/>
          <w:lang w:val="x-none" w:eastAsia="x-none"/>
        </w:rPr>
        <w:t>数据可迁移性</w:t>
      </w:r>
      <w:bookmarkEnd w:id="62"/>
      <w:bookmarkEnd w:id="63"/>
    </w:p>
    <w:p w14:paraId="4FC8F85E" w14:textId="77777777" w:rsidR="00295DEE" w:rsidRDefault="00295DE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承诺用户能够控制数据或主机镜像的迁移，保证启用或弃用该云服务时，数据能迁入和迁出。</w:t>
      </w:r>
      <w:r w:rsidR="007E14BE" w:rsidRPr="00F011E5">
        <w:rPr>
          <w:rFonts w:ascii="宋体" w:eastAsia="宋体" w:hAnsi="宋体" w:hint="eastAsia"/>
        </w:rPr>
        <w:t>用户可以通过API，SDK等工具对存储在工作圈上的数据进行读写操作，并根据需要进行迁移。工作圈不会对用户上传的数据做任何的修改。</w:t>
      </w:r>
    </w:p>
    <w:p w14:paraId="6BED1459" w14:textId="77777777" w:rsidR="00C62F40" w:rsidRPr="00F011E5" w:rsidRDefault="00C62F40" w:rsidP="00F011E5">
      <w:pPr>
        <w:pStyle w:val="NormalWeb"/>
        <w:spacing w:before="0" w:beforeAutospacing="0" w:after="0" w:afterAutospacing="0"/>
        <w:jc w:val="both"/>
        <w:rPr>
          <w:rFonts w:ascii="宋体" w:eastAsia="宋体" w:hAnsi="宋体"/>
        </w:rPr>
      </w:pPr>
    </w:p>
    <w:p w14:paraId="0132913F" w14:textId="77777777" w:rsidR="0033755D" w:rsidRPr="00920C99" w:rsidRDefault="00295DEE" w:rsidP="00920C99">
      <w:pPr>
        <w:pStyle w:val="Heading3"/>
        <w:widowControl w:val="0"/>
        <w:numPr>
          <w:ilvl w:val="2"/>
          <w:numId w:val="1"/>
        </w:numPr>
        <w:spacing w:line="240" w:lineRule="auto"/>
        <w:ind w:left="0" w:firstLine="0"/>
        <w:rPr>
          <w:rFonts w:ascii="黑体"/>
          <w:sz w:val="24"/>
          <w:lang w:val="x-none" w:eastAsia="x-none"/>
        </w:rPr>
      </w:pPr>
      <w:bookmarkStart w:id="64" w:name="_Toc455479248"/>
      <w:bookmarkStart w:id="65" w:name="_Toc461048061"/>
      <w:r w:rsidRPr="00920C99">
        <w:rPr>
          <w:rFonts w:ascii="黑体" w:hint="eastAsia"/>
          <w:sz w:val="24"/>
          <w:lang w:val="x-none" w:eastAsia="x-none"/>
        </w:rPr>
        <w:t>数据私密性</w:t>
      </w:r>
      <w:bookmarkEnd w:id="64"/>
      <w:bookmarkEnd w:id="65"/>
    </w:p>
    <w:p w14:paraId="0BFADB8E" w14:textId="77777777" w:rsidR="00C62F40"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承诺用户应有加密或隔离等手段保证同一资源池用户数据互不可见，并且</w:t>
      </w:r>
      <w:r w:rsidR="00295DEE" w:rsidRPr="00F011E5">
        <w:rPr>
          <w:rFonts w:ascii="宋体" w:eastAsia="宋体" w:hAnsi="宋体" w:hint="eastAsia"/>
        </w:rPr>
        <w:t>在用户授权的情况下，云服务商才能获得数据。</w:t>
      </w:r>
      <w:r w:rsidRPr="00F011E5">
        <w:rPr>
          <w:rFonts w:ascii="宋体" w:eastAsia="宋体" w:hAnsi="宋体" w:hint="eastAsia"/>
        </w:rPr>
        <w:t xml:space="preserve">用户存储在工作圈上的数据，在未经用户合法授权的情况下，其他用户无法访问其数据。工作圈为从访问接口上进行权限控制和隔离，保障用户数据的私密性。 </w:t>
      </w:r>
    </w:p>
    <w:p w14:paraId="31C59CDF" w14:textId="77777777" w:rsidR="00C62F40" w:rsidRDefault="00C62F40" w:rsidP="00F011E5">
      <w:pPr>
        <w:pStyle w:val="NormalWeb"/>
        <w:spacing w:before="0" w:beforeAutospacing="0" w:after="0" w:afterAutospacing="0"/>
        <w:jc w:val="both"/>
        <w:rPr>
          <w:rFonts w:ascii="宋体" w:eastAsia="宋体" w:hAnsi="宋体"/>
        </w:rPr>
      </w:pPr>
    </w:p>
    <w:p w14:paraId="051FE487" w14:textId="77777777" w:rsidR="00C62F40" w:rsidRPr="00F011E5" w:rsidRDefault="00C62F40" w:rsidP="00F011E5">
      <w:pPr>
        <w:pStyle w:val="NormalWeb"/>
        <w:spacing w:before="0" w:beforeAutospacing="0" w:after="0" w:afterAutospacing="0"/>
        <w:jc w:val="both"/>
        <w:rPr>
          <w:rFonts w:ascii="宋体" w:eastAsia="宋体" w:hAnsi="宋体"/>
        </w:rPr>
      </w:pPr>
    </w:p>
    <w:p w14:paraId="338ED224" w14:textId="77777777" w:rsidR="0033755D" w:rsidRPr="00920C99" w:rsidRDefault="00295DEE" w:rsidP="00920C99">
      <w:pPr>
        <w:pStyle w:val="Heading3"/>
        <w:widowControl w:val="0"/>
        <w:numPr>
          <w:ilvl w:val="2"/>
          <w:numId w:val="1"/>
        </w:numPr>
        <w:spacing w:line="240" w:lineRule="auto"/>
        <w:ind w:left="0" w:firstLine="0"/>
        <w:rPr>
          <w:rFonts w:ascii="黑体"/>
          <w:sz w:val="24"/>
          <w:lang w:val="x-none" w:eastAsia="x-none"/>
        </w:rPr>
      </w:pPr>
      <w:bookmarkStart w:id="66" w:name="_Toc455479249"/>
      <w:bookmarkStart w:id="67" w:name="_Toc461048062"/>
      <w:r w:rsidRPr="00920C99">
        <w:rPr>
          <w:rFonts w:ascii="黑体" w:hint="eastAsia"/>
          <w:sz w:val="24"/>
          <w:lang w:val="x-none" w:eastAsia="x-none"/>
        </w:rPr>
        <w:t>服务可用性</w:t>
      </w:r>
      <w:bookmarkEnd w:id="66"/>
      <w:bookmarkEnd w:id="67"/>
    </w:p>
    <w:p w14:paraId="09208F07" w14:textId="77777777" w:rsidR="00295DEE" w:rsidRPr="00F011E5" w:rsidRDefault="00295DE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承诺用户业务可用性为合同期内每月单个用户云服务业务可用时间的概率，即每月实际可用时间/每月(实际可用时间+</w:t>
      </w:r>
      <w:r w:rsidR="007E14BE" w:rsidRPr="00F011E5">
        <w:rPr>
          <w:rFonts w:ascii="宋体" w:eastAsia="宋体" w:hAnsi="宋体" w:hint="eastAsia"/>
        </w:rPr>
        <w:t>不</w:t>
      </w:r>
      <w:r w:rsidRPr="00F011E5">
        <w:rPr>
          <w:rFonts w:ascii="宋体" w:eastAsia="宋体" w:hAnsi="宋体" w:hint="eastAsia"/>
        </w:rPr>
        <w:t>可用时间)。</w:t>
      </w:r>
    </w:p>
    <w:p w14:paraId="411BB681"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工作圈的服务可用性不低于</w:t>
      </w:r>
      <w:r w:rsidRPr="00F011E5">
        <w:rPr>
          <w:rFonts w:ascii="宋体" w:eastAsia="宋体" w:hAnsi="宋体"/>
        </w:rPr>
        <w:t>99.9</w:t>
      </w:r>
      <w:r w:rsidRPr="00F011E5">
        <w:rPr>
          <w:rFonts w:ascii="宋体" w:eastAsia="宋体" w:hAnsi="宋体" w:hint="eastAsia"/>
        </w:rPr>
        <w:t>9</w:t>
      </w:r>
      <w:r w:rsidRPr="00F011E5">
        <w:rPr>
          <w:rFonts w:ascii="宋体" w:eastAsia="宋体" w:hAnsi="宋体"/>
        </w:rPr>
        <w:t>%</w:t>
      </w:r>
      <w:r w:rsidRPr="00F011E5">
        <w:rPr>
          <w:rFonts w:ascii="宋体" w:eastAsia="宋体" w:hAnsi="宋体" w:hint="eastAsia"/>
        </w:rPr>
        <w:t>。可用性按服务周期统计，一个服务周期为一个自然月，如不满一个月不计算为一个服务周期。工作圈所提供的服务在连续的</w:t>
      </w:r>
      <w:r w:rsidRPr="00F011E5">
        <w:rPr>
          <w:rFonts w:ascii="宋体" w:eastAsia="宋体" w:hAnsi="宋体"/>
        </w:rPr>
        <w:t>5</w:t>
      </w:r>
      <w:r w:rsidRPr="00F011E5">
        <w:rPr>
          <w:rFonts w:ascii="宋体" w:eastAsia="宋体" w:hAnsi="宋体" w:hint="eastAsia"/>
        </w:rPr>
        <w:t>分钟或更长时间不可使用方计为不可用时间，不可使用的服务时间低于</w:t>
      </w:r>
      <w:r w:rsidRPr="00F011E5">
        <w:rPr>
          <w:rFonts w:ascii="宋体" w:eastAsia="宋体" w:hAnsi="宋体"/>
        </w:rPr>
        <w:lastRenderedPageBreak/>
        <w:t>5</w:t>
      </w:r>
      <w:r w:rsidRPr="00F011E5">
        <w:rPr>
          <w:rFonts w:ascii="宋体" w:eastAsia="宋体" w:hAnsi="宋体" w:hint="eastAsia"/>
        </w:rPr>
        <w:t>分钟的，不计入不可用时间。工作圈不可用时间不包括日常系统维护时间、由用户原因、第三方原因或不可抗力导致的不可用时间。</w:t>
      </w:r>
    </w:p>
    <w:p w14:paraId="5F354279"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工作圈服务可用性的计算方法如下：</w:t>
      </w:r>
    </w:p>
    <w:p w14:paraId="194408C1"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月总请求次数低于</w:t>
      </w:r>
      <w:r w:rsidRPr="00F011E5">
        <w:rPr>
          <w:rFonts w:ascii="宋体" w:eastAsia="宋体" w:hAnsi="宋体"/>
        </w:rPr>
        <w:t>1</w:t>
      </w:r>
      <w:r w:rsidRPr="00F011E5">
        <w:rPr>
          <w:rFonts w:ascii="宋体" w:eastAsia="宋体" w:hAnsi="宋体" w:hint="eastAsia"/>
        </w:rPr>
        <w:t>万的用户不做统计；</w:t>
      </w:r>
    </w:p>
    <w:p w14:paraId="6210A40F"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失败请求数</w:t>
      </w:r>
      <w:r w:rsidRPr="00F011E5">
        <w:rPr>
          <w:rFonts w:ascii="宋体" w:eastAsia="宋体" w:hAnsi="宋体"/>
        </w:rPr>
        <w:t xml:space="preserve"> = </w:t>
      </w:r>
      <w:r w:rsidRPr="00F011E5">
        <w:rPr>
          <w:rFonts w:ascii="宋体" w:eastAsia="宋体" w:hAnsi="宋体" w:hint="eastAsia"/>
        </w:rPr>
        <w:t>返回错误</w:t>
      </w:r>
      <w:r w:rsidRPr="00F011E5">
        <w:rPr>
          <w:rFonts w:ascii="宋体" w:eastAsia="宋体" w:hAnsi="宋体"/>
        </w:rPr>
        <w:t>5xx</w:t>
      </w:r>
      <w:r w:rsidRPr="00F011E5">
        <w:rPr>
          <w:rFonts w:ascii="宋体" w:eastAsia="宋体" w:hAnsi="宋体" w:hint="eastAsia"/>
        </w:rPr>
        <w:t>的请求数量；</w:t>
      </w:r>
    </w:p>
    <w:p w14:paraId="3372CC62"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估算的失败请求数</w:t>
      </w:r>
      <w:r w:rsidRPr="00F011E5">
        <w:rPr>
          <w:rFonts w:ascii="宋体" w:eastAsia="宋体" w:hAnsi="宋体"/>
        </w:rPr>
        <w:t xml:space="preserve"> = </w:t>
      </w:r>
      <w:r w:rsidRPr="00F011E5">
        <w:rPr>
          <w:rFonts w:ascii="宋体" w:eastAsia="宋体" w:hAnsi="宋体" w:hint="eastAsia"/>
        </w:rPr>
        <w:t>前</w:t>
      </w:r>
      <w:r w:rsidRPr="00F011E5">
        <w:rPr>
          <w:rFonts w:ascii="宋体" w:eastAsia="宋体" w:hAnsi="宋体"/>
        </w:rPr>
        <w:t>7</w:t>
      </w:r>
      <w:r w:rsidRPr="00F011E5">
        <w:rPr>
          <w:rFonts w:ascii="宋体" w:eastAsia="宋体" w:hAnsi="宋体" w:hint="eastAsia"/>
        </w:rPr>
        <w:t>天用户单位时间请求数的平均值</w:t>
      </w:r>
      <w:r w:rsidRPr="00F011E5">
        <w:rPr>
          <w:rFonts w:ascii="宋体" w:eastAsia="宋体" w:hAnsi="宋体"/>
        </w:rPr>
        <w:t xml:space="preserve"> </w:t>
      </w:r>
      <w:r w:rsidRPr="00F011E5">
        <w:rPr>
          <w:rFonts w:ascii="宋体" w:eastAsia="宋体" w:hAnsi="宋体" w:hint="eastAsia"/>
        </w:rPr>
        <w:t>×</w:t>
      </w:r>
      <w:r w:rsidRPr="00F011E5">
        <w:rPr>
          <w:rFonts w:ascii="宋体" w:eastAsia="宋体" w:hAnsi="宋体"/>
        </w:rPr>
        <w:t xml:space="preserve"> </w:t>
      </w:r>
      <w:r w:rsidRPr="00F011E5">
        <w:rPr>
          <w:rFonts w:ascii="宋体" w:eastAsia="宋体" w:hAnsi="宋体" w:hint="eastAsia"/>
        </w:rPr>
        <w:t>服务不可用时间</w:t>
      </w:r>
      <w:r w:rsidRPr="00F011E5">
        <w:rPr>
          <w:rFonts w:ascii="宋体" w:eastAsia="宋体" w:hAnsi="宋体"/>
        </w:rPr>
        <w:t xml:space="preserve"> </w:t>
      </w:r>
      <w:r w:rsidRPr="00F011E5">
        <w:rPr>
          <w:rFonts w:ascii="宋体" w:eastAsia="宋体" w:hAnsi="宋体" w:hint="eastAsia"/>
        </w:rPr>
        <w:t>（当出现服务不可用且无失败请求返回时）；</w:t>
      </w:r>
    </w:p>
    <w:p w14:paraId="5617ABE2" w14:textId="77777777" w:rsidR="007E14BE"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工作圈的可用性</w:t>
      </w:r>
      <w:r w:rsidRPr="00F011E5">
        <w:rPr>
          <w:rFonts w:ascii="宋体" w:eastAsia="宋体" w:hAnsi="宋体"/>
        </w:rPr>
        <w:t xml:space="preserve"> =</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r w:rsidRPr="00F011E5">
        <w:rPr>
          <w:rFonts w:ascii="宋体" w:eastAsia="宋体" w:hAnsi="宋体"/>
        </w:rPr>
        <w:t>/</w:t>
      </w:r>
      <w:r w:rsidRPr="00F011E5">
        <w:rPr>
          <w:rFonts w:ascii="宋体" w:eastAsia="宋体" w:hAnsi="宋体" w:hint="eastAsia"/>
        </w:rPr>
        <w:t>总请求数（正常请求数</w:t>
      </w:r>
      <w:r w:rsidRPr="00F011E5">
        <w:rPr>
          <w:rFonts w:ascii="宋体" w:eastAsia="宋体" w:hAnsi="宋体"/>
        </w:rPr>
        <w:t>+</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p>
    <w:p w14:paraId="6529E699" w14:textId="77777777" w:rsidR="00C62F40" w:rsidRPr="00F011E5" w:rsidRDefault="00C62F40" w:rsidP="00F011E5">
      <w:pPr>
        <w:pStyle w:val="NormalWeb"/>
        <w:spacing w:before="0" w:beforeAutospacing="0" w:after="0" w:afterAutospacing="0"/>
        <w:jc w:val="both"/>
        <w:rPr>
          <w:rFonts w:ascii="宋体" w:eastAsia="宋体" w:hAnsi="宋体"/>
        </w:rPr>
      </w:pPr>
    </w:p>
    <w:p w14:paraId="13807232" w14:textId="77777777" w:rsidR="0033755D" w:rsidRPr="00920C99" w:rsidRDefault="00295DEE" w:rsidP="00920C99">
      <w:pPr>
        <w:pStyle w:val="Heading3"/>
        <w:widowControl w:val="0"/>
        <w:numPr>
          <w:ilvl w:val="2"/>
          <w:numId w:val="1"/>
        </w:numPr>
        <w:spacing w:line="240" w:lineRule="auto"/>
        <w:ind w:left="0" w:firstLine="0"/>
        <w:rPr>
          <w:rFonts w:ascii="黑体"/>
          <w:sz w:val="24"/>
          <w:lang w:val="x-none" w:eastAsia="x-none"/>
        </w:rPr>
      </w:pPr>
      <w:bookmarkStart w:id="68" w:name="_Toc455479250"/>
      <w:bookmarkStart w:id="69" w:name="_Toc461048063"/>
      <w:r w:rsidRPr="00920C99">
        <w:rPr>
          <w:rFonts w:ascii="黑体" w:hint="eastAsia"/>
          <w:sz w:val="24"/>
          <w:lang w:val="x-none" w:eastAsia="x-none"/>
        </w:rPr>
        <w:t>故障恢复能力</w:t>
      </w:r>
      <w:bookmarkEnd w:id="68"/>
      <w:bookmarkEnd w:id="69"/>
    </w:p>
    <w:p w14:paraId="41A9B03F" w14:textId="77777777" w:rsidR="00911ECC" w:rsidRPr="00F011E5" w:rsidRDefault="00295DE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告知用户如出现故障时，故障恢复的能力。</w:t>
      </w:r>
      <w:r w:rsidR="007E14BE" w:rsidRPr="00F011E5">
        <w:rPr>
          <w:rFonts w:ascii="宋体" w:eastAsia="宋体" w:hAnsi="宋体" w:hint="eastAsia"/>
        </w:rPr>
        <w:t>工作圈为付费用户的云服务提供7×24小时的运行维护，并以在线工单和电话报障等方式提供技术支持，具备完善的故障监控、自动告警、快速定位、快速恢复等一系列故障应急响应机制。</w:t>
      </w:r>
    </w:p>
    <w:p w14:paraId="25DB30B0" w14:textId="77777777" w:rsidR="00911ECC" w:rsidRPr="004166E1" w:rsidRDefault="00911ECC" w:rsidP="004166E1">
      <w:pPr>
        <w:pStyle w:val="Heading2"/>
        <w:spacing w:line="415" w:lineRule="auto"/>
        <w:ind w:left="0" w:firstLine="0"/>
        <w:rPr>
          <w:rFonts w:ascii="黑体"/>
          <w:sz w:val="28"/>
          <w:szCs w:val="28"/>
        </w:rPr>
      </w:pPr>
      <w:bookmarkStart w:id="70" w:name="_Toc455479251"/>
      <w:bookmarkStart w:id="71" w:name="_Toc461048064"/>
      <w:r w:rsidRPr="004166E1">
        <w:rPr>
          <w:rFonts w:ascii="黑体" w:hint="eastAsia"/>
          <w:sz w:val="28"/>
          <w:szCs w:val="28"/>
        </w:rPr>
        <w:t>本章小结</w:t>
      </w:r>
      <w:bookmarkEnd w:id="70"/>
      <w:bookmarkEnd w:id="71"/>
    </w:p>
    <w:p w14:paraId="64E79492" w14:textId="0D44CC7F" w:rsidR="00B67EFB" w:rsidRPr="00F011E5" w:rsidRDefault="00A31853"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本章</w:t>
      </w:r>
      <w:r w:rsidR="00AD39E8" w:rsidRPr="00F011E5">
        <w:rPr>
          <w:rFonts w:ascii="宋体" w:eastAsia="宋体" w:hAnsi="宋体" w:hint="eastAsia"/>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sidRPr="00F011E5">
        <w:rPr>
          <w:rFonts w:ascii="宋体" w:eastAsia="宋体" w:hAnsi="宋体" w:hint="eastAsia"/>
        </w:rPr>
        <w:t>。给出了工作圈的模块需求，并且分析了这些模块需求在企业协同中起到的作用与价值</w:t>
      </w:r>
      <w:r w:rsidR="00953E69" w:rsidRPr="00F011E5">
        <w:rPr>
          <w:rFonts w:ascii="宋体" w:eastAsia="宋体" w:hAnsi="宋体" w:hint="eastAsia"/>
        </w:rPr>
        <w:t>，</w:t>
      </w:r>
      <w:r w:rsidR="00AD39E8" w:rsidRPr="00F011E5">
        <w:rPr>
          <w:rFonts w:ascii="宋体" w:eastAsia="宋体" w:hAnsi="宋体" w:hint="eastAsia"/>
        </w:rPr>
        <w:t>还提供了一些参考的数值。在3.3</w:t>
      </w:r>
      <w:r w:rsidR="0004725B">
        <w:rPr>
          <w:rFonts w:ascii="宋体" w:eastAsia="宋体" w:hAnsi="宋体" w:hint="eastAsia"/>
        </w:rPr>
        <w:t>小</w:t>
      </w:r>
      <w:r w:rsidR="00AD39E8" w:rsidRPr="00F011E5">
        <w:rPr>
          <w:rFonts w:ascii="宋体" w:eastAsia="宋体" w:hAnsi="宋体" w:hint="eastAsia"/>
        </w:rPr>
        <w:t>节中给出了现代云服务的一些非功能性质的要求。</w:t>
      </w:r>
      <w:r w:rsidRPr="00F011E5">
        <w:rPr>
          <w:rFonts w:ascii="宋体" w:eastAsia="宋体" w:hAnsi="宋体" w:hint="eastAsia"/>
        </w:rPr>
        <w:t>下面就会结合之前的开源技术与分布式的思想来进行这个项目的设计，以期能实现本章中的各个需求。</w:t>
      </w:r>
    </w:p>
    <w:p w14:paraId="233B8D91" w14:textId="77777777" w:rsidR="00B67EFB" w:rsidRDefault="00B67EFB">
      <w:pPr>
        <w:jc w:val="left"/>
        <w:rPr>
          <w:rFonts w:ascii="宋体" w:hAnsi="宋体"/>
          <w:sz w:val="24"/>
        </w:rPr>
      </w:pPr>
      <w:r>
        <w:rPr>
          <w:rFonts w:ascii="宋体" w:hAnsi="宋体"/>
          <w:sz w:val="24"/>
        </w:rPr>
        <w:br w:type="page"/>
      </w:r>
    </w:p>
    <w:p w14:paraId="3EB2B610" w14:textId="77777777" w:rsidR="00E01A50" w:rsidRDefault="00E01A50" w:rsidP="00626322">
      <w:pPr>
        <w:pStyle w:val="Heading1"/>
        <w:ind w:left="432"/>
        <w:jc w:val="center"/>
        <w:rPr>
          <w:rFonts w:eastAsia="黑体"/>
          <w:sz w:val="32"/>
        </w:rPr>
        <w:sectPr w:rsidR="00E01A50" w:rsidSect="00B67EFB">
          <w:headerReference w:type="default" r:id="rId24"/>
          <w:pgSz w:w="11906" w:h="16838"/>
          <w:pgMar w:top="1440" w:right="1800" w:bottom="1440" w:left="1800" w:header="851" w:footer="992" w:gutter="0"/>
          <w:cols w:space="720"/>
          <w:docGrid w:type="lines" w:linePitch="312"/>
        </w:sectPr>
      </w:pPr>
    </w:p>
    <w:p w14:paraId="68FF5B1A" w14:textId="77777777" w:rsidR="00911ECC" w:rsidRPr="007359E3" w:rsidRDefault="006340F6"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72" w:name="_Toc455479252"/>
      <w:bookmarkStart w:id="73" w:name="_Toc461048065"/>
      <w:r w:rsidRPr="007359E3">
        <w:rPr>
          <w:rFonts w:ascii="黑体" w:eastAsia="黑体" w:hAnsiTheme="minorEastAsia" w:hint="eastAsia"/>
          <w:color w:val="000000" w:themeColor="text1"/>
          <w:sz w:val="32"/>
          <w:szCs w:val="32"/>
        </w:rPr>
        <w:lastRenderedPageBreak/>
        <w:t>第</w:t>
      </w:r>
      <w:r w:rsidR="00A609FB" w:rsidRPr="007359E3">
        <w:rPr>
          <w:rFonts w:ascii="黑体" w:eastAsia="黑体" w:hAnsiTheme="minorEastAsia" w:hint="eastAsia"/>
          <w:color w:val="000000" w:themeColor="text1"/>
          <w:sz w:val="32"/>
          <w:szCs w:val="32"/>
        </w:rPr>
        <w:t>四</w:t>
      </w:r>
      <w:r w:rsidR="00911ECC" w:rsidRPr="007359E3">
        <w:rPr>
          <w:rFonts w:ascii="黑体" w:eastAsia="黑体" w:hAnsiTheme="minorEastAsia" w:hint="eastAsia"/>
          <w:color w:val="000000" w:themeColor="text1"/>
          <w:sz w:val="32"/>
          <w:szCs w:val="32"/>
        </w:rPr>
        <w:t>章</w:t>
      </w:r>
      <w:r w:rsidR="00430BE5" w:rsidRPr="007359E3">
        <w:rPr>
          <w:rFonts w:ascii="黑体" w:eastAsia="黑体" w:hAnsiTheme="minorEastAsia" w:hint="eastAsia"/>
          <w:color w:val="000000" w:themeColor="text1"/>
          <w:sz w:val="32"/>
          <w:szCs w:val="32"/>
        </w:rPr>
        <w:t xml:space="preserve"> </w:t>
      </w:r>
      <w:r w:rsidR="00F3254A" w:rsidRPr="007359E3">
        <w:rPr>
          <w:rFonts w:ascii="黑体" w:eastAsia="黑体" w:hAnsiTheme="minorEastAsia" w:hint="eastAsia"/>
          <w:color w:val="000000" w:themeColor="text1"/>
          <w:sz w:val="32"/>
          <w:szCs w:val="32"/>
        </w:rPr>
        <w:t>工作圈</w:t>
      </w:r>
      <w:r w:rsidR="00BD50DA" w:rsidRPr="007359E3">
        <w:rPr>
          <w:rFonts w:ascii="黑体" w:eastAsia="黑体" w:hAnsiTheme="minorEastAsia" w:hint="eastAsia"/>
          <w:color w:val="000000" w:themeColor="text1"/>
          <w:sz w:val="32"/>
          <w:szCs w:val="32"/>
        </w:rPr>
        <w:t>的</w:t>
      </w:r>
      <w:r w:rsidR="00430BE5" w:rsidRPr="007359E3">
        <w:rPr>
          <w:rFonts w:ascii="黑体" w:eastAsia="黑体" w:hAnsiTheme="minorEastAsia" w:hint="eastAsia"/>
          <w:color w:val="000000" w:themeColor="text1"/>
          <w:sz w:val="32"/>
          <w:szCs w:val="32"/>
        </w:rPr>
        <w:t>总体</w:t>
      </w:r>
      <w:r w:rsidR="00BD50DA" w:rsidRPr="007359E3">
        <w:rPr>
          <w:rFonts w:ascii="黑体" w:eastAsia="黑体" w:hAnsiTheme="minorEastAsia" w:hint="eastAsia"/>
          <w:color w:val="000000" w:themeColor="text1"/>
          <w:sz w:val="32"/>
          <w:szCs w:val="32"/>
        </w:rPr>
        <w:t>设计</w:t>
      </w:r>
      <w:bookmarkEnd w:id="72"/>
      <w:bookmarkEnd w:id="73"/>
    </w:p>
    <w:p w14:paraId="2756E5BD" w14:textId="77777777" w:rsidR="008D2525" w:rsidRPr="00F011E5" w:rsidRDefault="008D252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结合</w:t>
      </w:r>
      <w:r w:rsidR="00A93168" w:rsidRPr="00F011E5">
        <w:rPr>
          <w:rFonts w:ascii="宋体" w:eastAsia="宋体" w:hAnsi="宋体" w:hint="eastAsia"/>
        </w:rPr>
        <w:t>前两章的关键技术介绍与需求分析，本章将开始进行工作圈的</w:t>
      </w:r>
      <w:r w:rsidRPr="00F011E5">
        <w:rPr>
          <w:rFonts w:ascii="宋体" w:eastAsia="宋体" w:hAnsi="宋体" w:hint="eastAsia"/>
        </w:rPr>
        <w:t>总体设计阶段。这一阶段的主要目标是在满足功能性需求与非功能性需求的基础上完成云服务的整体架构设计。</w:t>
      </w:r>
      <w:r w:rsidR="00B63A9C" w:rsidRPr="00F011E5">
        <w:rPr>
          <w:rFonts w:ascii="宋体" w:eastAsia="宋体" w:hAnsi="宋体" w:hint="eastAsia"/>
        </w:rPr>
        <w:t>本章的主要内容，首先完成对企业协同办公云服务的业务设计，接下来针对服务的性能需求进行分布式框架的设计。</w:t>
      </w:r>
    </w:p>
    <w:p w14:paraId="4BB84FB6" w14:textId="77777777" w:rsidR="00BD50DA" w:rsidRPr="00BD50DA" w:rsidRDefault="00BD50DA" w:rsidP="00F937CF">
      <w:pPr>
        <w:pStyle w:val="ListParagraph"/>
        <w:keepNext/>
        <w:keepLines/>
        <w:numPr>
          <w:ilvl w:val="0"/>
          <w:numId w:val="1"/>
        </w:numPr>
        <w:spacing w:before="340" w:after="330" w:line="578" w:lineRule="auto"/>
        <w:ind w:firstLineChars="0"/>
        <w:outlineLvl w:val="0"/>
        <w:rPr>
          <w:b/>
          <w:bCs/>
          <w:vanish/>
          <w:kern w:val="44"/>
          <w:sz w:val="44"/>
          <w:szCs w:val="44"/>
        </w:rPr>
      </w:pPr>
    </w:p>
    <w:p w14:paraId="78D6E0F7" w14:textId="77777777" w:rsidR="004A5409" w:rsidRPr="004166E1" w:rsidRDefault="00A93168" w:rsidP="004166E1">
      <w:pPr>
        <w:pStyle w:val="Heading2"/>
        <w:spacing w:line="415" w:lineRule="auto"/>
        <w:ind w:left="0" w:firstLine="0"/>
        <w:rPr>
          <w:rFonts w:ascii="黑体"/>
          <w:sz w:val="28"/>
          <w:szCs w:val="28"/>
        </w:rPr>
      </w:pPr>
      <w:bookmarkStart w:id="74" w:name="_Toc455479253"/>
      <w:bookmarkStart w:id="75" w:name="_Toc461048066"/>
      <w:r w:rsidRPr="004166E1">
        <w:rPr>
          <w:rFonts w:ascii="黑体" w:hint="eastAsia"/>
          <w:sz w:val="28"/>
          <w:szCs w:val="28"/>
        </w:rPr>
        <w:t>工作圈的设计目标</w:t>
      </w:r>
      <w:bookmarkEnd w:id="74"/>
      <w:bookmarkEnd w:id="75"/>
    </w:p>
    <w:p w14:paraId="66815A7D" w14:textId="77777777" w:rsidR="0074406A" w:rsidRPr="00F011E5" w:rsidRDefault="00BB34F7"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之前</w:t>
      </w:r>
      <w:r w:rsidR="00287707" w:rsidRPr="00F011E5">
        <w:rPr>
          <w:rFonts w:ascii="宋体" w:eastAsia="宋体" w:hAnsi="宋体" w:hint="eastAsia"/>
        </w:rPr>
        <w:t>提到了工作圈的针对的用户市场是中小型企业与小微企业。那么在国内这个市场有多大呢？</w:t>
      </w:r>
      <w:r w:rsidR="009A7C08" w:rsidRPr="00F011E5">
        <w:rPr>
          <w:rFonts w:ascii="宋体" w:eastAsia="宋体" w:hAnsi="宋体" w:hint="eastAsia"/>
        </w:rPr>
        <w:t>根据工伤总局2014年发布的《全国小型微型企业发展情况报告(摘要)》：截至2013年年底，全国各类企业总数为1527.84</w:t>
      </w:r>
      <w:r w:rsidR="00016BC2" w:rsidRPr="00F011E5">
        <w:rPr>
          <w:rFonts w:ascii="宋体" w:eastAsia="宋体" w:hAnsi="宋体" w:hint="eastAsia"/>
        </w:rPr>
        <w:t>万户。其中</w:t>
      </w:r>
      <w:r w:rsidR="009A7C08" w:rsidRPr="00F011E5">
        <w:rPr>
          <w:rFonts w:ascii="宋体" w:eastAsia="宋体" w:hAnsi="宋体" w:hint="eastAsia"/>
        </w:rPr>
        <w:t>小型微型企业1169.87万户，占到企业总数的76.57%。将4436.29万户个体工商户纳入统计后，小型微型企业所占比重达到94.15%。</w:t>
      </w:r>
      <w:r w:rsidR="004718C8" w:rsidRPr="00A25910">
        <w:rPr>
          <w:rFonts w:ascii="宋体" w:eastAsia="宋体" w:hAnsi="宋体" w:hint="eastAsia"/>
          <w:vertAlign w:val="superscript"/>
        </w:rPr>
        <w:t>[</w:t>
      </w:r>
      <w:r w:rsidR="004718C8" w:rsidRPr="00A25910">
        <w:rPr>
          <w:rFonts w:ascii="宋体" w:eastAsia="宋体" w:hAnsi="宋体"/>
          <w:vertAlign w:val="superscript"/>
        </w:rPr>
        <w:t>6]</w:t>
      </w:r>
      <w:r w:rsidR="009A7C08" w:rsidRPr="00F011E5">
        <w:rPr>
          <w:rFonts w:ascii="宋体" w:eastAsia="宋体" w:hAnsi="宋体" w:hint="eastAsia"/>
        </w:rPr>
        <w:t>可以看出工作圈面对的是一个有千万级企业，上亿用户的这么一个市场。所以，对于工作圈服务的规划已经不能再像以前</w:t>
      </w:r>
      <w:r w:rsidR="00610F9A" w:rsidRPr="00F011E5">
        <w:rPr>
          <w:rFonts w:ascii="宋体" w:eastAsia="宋体" w:hAnsi="宋体" w:hint="eastAsia"/>
        </w:rPr>
        <w:t>的企业门户那样只考虑几千人的用户去设计实现了</w:t>
      </w:r>
      <w:r w:rsidR="00016BC2" w:rsidRPr="00F011E5">
        <w:rPr>
          <w:rFonts w:ascii="宋体" w:eastAsia="宋体" w:hAnsi="宋体" w:hint="eastAsia"/>
        </w:rPr>
        <w:t>，应该朝着移动互联网服务的方向进行</w:t>
      </w:r>
      <w:r w:rsidR="00610F9A" w:rsidRPr="00F011E5">
        <w:rPr>
          <w:rFonts w:ascii="宋体" w:eastAsia="宋体" w:hAnsi="宋体" w:hint="eastAsia"/>
        </w:rPr>
        <w:t>设计。</w:t>
      </w:r>
      <w:r w:rsidR="007168FD" w:rsidRPr="00F011E5">
        <w:rPr>
          <w:rFonts w:ascii="宋体" w:eastAsia="宋体" w:hAnsi="宋体" w:hint="eastAsia"/>
        </w:rPr>
        <w:t>在第二章的时候，提到了分布式的概念和技术</w:t>
      </w:r>
      <w:r w:rsidR="00A215CD" w:rsidRPr="00F011E5">
        <w:rPr>
          <w:rFonts w:ascii="宋体" w:eastAsia="宋体" w:hAnsi="宋体" w:hint="eastAsia"/>
        </w:rPr>
        <w:t>，就是近几年解决移动互联网并发问题的方案，现在同样也适用于工作圈。</w:t>
      </w:r>
      <w:r w:rsidR="00AC20E3" w:rsidRPr="00F011E5">
        <w:rPr>
          <w:rFonts w:ascii="宋体" w:eastAsia="宋体" w:hAnsi="宋体" w:hint="eastAsia"/>
        </w:rPr>
        <w:t>结合分布式几个显著特性开始设计工作圈整体的架构。</w:t>
      </w:r>
      <w:r w:rsidR="00C7544C" w:rsidRPr="00F011E5">
        <w:rPr>
          <w:rFonts w:ascii="宋体" w:eastAsia="宋体" w:hAnsi="宋体" w:hint="eastAsia"/>
        </w:rPr>
        <w:t>结合分布式几个显著特性开始设计工作圈整体的架构。</w:t>
      </w:r>
    </w:p>
    <w:p w14:paraId="0B7969DF" w14:textId="77777777" w:rsidR="00B63A9C" w:rsidRPr="004166E1" w:rsidRDefault="0074406A" w:rsidP="004166E1">
      <w:pPr>
        <w:pStyle w:val="Heading2"/>
        <w:spacing w:line="415" w:lineRule="auto"/>
        <w:ind w:left="0" w:firstLine="0"/>
        <w:rPr>
          <w:rFonts w:ascii="黑体"/>
          <w:sz w:val="28"/>
          <w:szCs w:val="28"/>
        </w:rPr>
      </w:pPr>
      <w:bookmarkStart w:id="76" w:name="_Toc455479254"/>
      <w:bookmarkStart w:id="77" w:name="_Toc461048067"/>
      <w:r w:rsidRPr="004166E1">
        <w:rPr>
          <w:rFonts w:ascii="黑体" w:hint="eastAsia"/>
          <w:sz w:val="28"/>
          <w:szCs w:val="28"/>
        </w:rPr>
        <w:t>工作圈功能模块</w:t>
      </w:r>
      <w:r w:rsidR="00352C60" w:rsidRPr="004166E1">
        <w:rPr>
          <w:rFonts w:ascii="黑体" w:hint="eastAsia"/>
          <w:sz w:val="28"/>
          <w:szCs w:val="28"/>
        </w:rPr>
        <w:t>设计</w:t>
      </w:r>
      <w:bookmarkEnd w:id="76"/>
      <w:bookmarkEnd w:id="77"/>
    </w:p>
    <w:p w14:paraId="4BDF382C" w14:textId="77777777" w:rsidR="00386507" w:rsidRPr="00920C99" w:rsidRDefault="00386507" w:rsidP="00920C99">
      <w:pPr>
        <w:pStyle w:val="Heading3"/>
        <w:widowControl w:val="0"/>
        <w:numPr>
          <w:ilvl w:val="2"/>
          <w:numId w:val="1"/>
        </w:numPr>
        <w:spacing w:line="240" w:lineRule="auto"/>
        <w:ind w:left="0" w:firstLine="0"/>
        <w:rPr>
          <w:rFonts w:ascii="黑体"/>
          <w:sz w:val="24"/>
          <w:lang w:val="x-none" w:eastAsia="x-none"/>
        </w:rPr>
      </w:pPr>
      <w:bookmarkStart w:id="78" w:name="_Toc455479255"/>
      <w:bookmarkStart w:id="79" w:name="_Toc461048068"/>
      <w:r w:rsidRPr="00920C99">
        <w:rPr>
          <w:rFonts w:ascii="黑体" w:hint="eastAsia"/>
          <w:sz w:val="24"/>
          <w:lang w:val="x-none" w:eastAsia="x-none"/>
        </w:rPr>
        <w:t>功能总体划分</w:t>
      </w:r>
      <w:bookmarkEnd w:id="78"/>
      <w:bookmarkEnd w:id="79"/>
    </w:p>
    <w:p w14:paraId="4D7AD79C"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模块划分是分布式服务设计重要的一环。低成本，横向扩展是分布式服务的一个主要特点。从需求分析，可以预见的是工作圈服务的用户</w:t>
      </w:r>
      <w:r w:rsidR="0076247B" w:rsidRPr="00F011E5">
        <w:rPr>
          <w:rFonts w:ascii="宋体" w:eastAsia="宋体" w:hAnsi="宋体" w:hint="eastAsia"/>
        </w:rPr>
        <w:t>账户</w:t>
      </w:r>
      <w:r w:rsidRPr="00F011E5">
        <w:rPr>
          <w:rFonts w:ascii="宋体" w:eastAsia="宋体" w:hAnsi="宋体" w:hint="eastAsia"/>
        </w:rPr>
        <w:t>、即时通信这两个相关的服务访问量会比其他的功能要大一些。为了能做到性能可以弹性扩展，就是在有个别服务的请求量比较大的时候对，为这个服务动态增加计算资源，需要对整个服务的功能合理的划分模块服务。对服务进行模块划分，有助于对业务进行更清晰的梳理。同时在软件设计的层面上，好的模块划分更有利于程序员架构师对项目的维护与扩展，减少开发的代码量。每个模块专注与自己的功能实现，如果有对于其他模块的依赖，则通过标准的RPC API调用，这符合软件工程中的高内聚，低耦合的要求。</w:t>
      </w:r>
      <w:r w:rsidR="00F55D1B" w:rsidRPr="00F011E5">
        <w:rPr>
          <w:rFonts w:ascii="宋体" w:eastAsia="宋体" w:hAnsi="宋体" w:hint="eastAsia"/>
        </w:rPr>
        <w:t>工作圈的功能总体功能模块如图4-1。</w:t>
      </w:r>
    </w:p>
    <w:p w14:paraId="7CAE5D86" w14:textId="77777777" w:rsidR="007F6ADE" w:rsidRPr="00F011E5" w:rsidRDefault="007F6ADE" w:rsidP="00F011E5">
      <w:pPr>
        <w:pStyle w:val="NormalWeb"/>
        <w:spacing w:before="0" w:beforeAutospacing="0" w:after="0" w:afterAutospacing="0"/>
        <w:jc w:val="both"/>
        <w:rPr>
          <w:rFonts w:ascii="宋体" w:eastAsia="宋体" w:hAnsi="宋体"/>
        </w:rPr>
      </w:pPr>
    </w:p>
    <w:p w14:paraId="4846E66C" w14:textId="77777777" w:rsidR="007F6ADE" w:rsidRPr="001026DD" w:rsidRDefault="00F20C13" w:rsidP="001026DD">
      <w:pPr>
        <w:pStyle w:val="Caption"/>
        <w:jc w:val="center"/>
        <w:rPr>
          <w:rFonts w:ascii="楷体_GB2312" w:eastAsia="楷体_GB2312" w:hAnsi="Times New Roman"/>
          <w:sz w:val="21"/>
          <w:szCs w:val="21"/>
        </w:rPr>
      </w:pPr>
      <w:r>
        <w:rPr>
          <w:rFonts w:ascii="楷体_GB2312" w:eastAsia="楷体_GB2312" w:hAnsi="Times New Roman"/>
          <w:sz w:val="21"/>
          <w:szCs w:val="21"/>
        </w:rPr>
        <w:lastRenderedPageBreak/>
        <w:object w:dxaOrig="1440" w:dyaOrig="1440" w14:anchorId="7FCF4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2.15pt;width:414.8pt;height:186.75pt;z-index:251663360;mso-position-horizontal-relative:text;mso-position-vertical-relative:text;mso-width-relative:page;mso-height-relative:page">
            <v:imagedata r:id="rId25" o:title=""/>
            <w10:wrap type="topAndBottom"/>
          </v:shape>
          <o:OLEObject Type="Embed" ProgID="Visio.Drawing.11" ShapeID="_x0000_s1044" DrawAspect="Content" ObjectID="_1535311104" r:id="rId26"/>
        </w:obje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工作圈功能模块图</w:t>
      </w:r>
    </w:p>
    <w:p w14:paraId="6302AA1A" w14:textId="77777777" w:rsidR="00E703A6" w:rsidRPr="001877B8" w:rsidRDefault="00E703A6" w:rsidP="00E703A6">
      <w:pPr>
        <w:pStyle w:val="a"/>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14:paraId="7844A4B9"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根据第三章的功能需求分析，可以进行功能模块划分。根据上面的需求功划分能得到：用户、圈子（</w:t>
      </w:r>
      <w:r w:rsidR="0076247B" w:rsidRPr="00F011E5">
        <w:rPr>
          <w:rFonts w:ascii="宋体" w:eastAsia="宋体" w:hAnsi="宋体" w:hint="eastAsia"/>
        </w:rPr>
        <w:t>帖子</w:t>
      </w:r>
      <w:r w:rsidRPr="00F011E5">
        <w:rPr>
          <w:rFonts w:ascii="宋体" w:eastAsia="宋体" w:hAnsi="宋体" w:hint="eastAsia"/>
        </w:rPr>
        <w:t>）、评论、赞、IM消息、工作功能等模块服务。因为</w:t>
      </w:r>
      <w:r w:rsidR="0076247B" w:rsidRPr="00F011E5">
        <w:rPr>
          <w:rFonts w:ascii="宋体" w:eastAsia="宋体" w:hAnsi="宋体" w:hint="eastAsia"/>
        </w:rPr>
        <w:t>帖子</w:t>
      </w:r>
      <w:r w:rsidRPr="00F011E5">
        <w:rPr>
          <w:rFonts w:ascii="宋体" w:eastAsia="宋体" w:hAnsi="宋体" w:hint="eastAsia"/>
        </w:rPr>
        <w:t>也是圈子的一个成员属性故划到圈子服务中。而评论和赞的服务，可以通用化用在其它的一些业务上，比如用在工作的审批中。所以</w:t>
      </w:r>
      <w:r w:rsidR="0076247B" w:rsidRPr="00F011E5">
        <w:rPr>
          <w:rFonts w:ascii="宋体" w:eastAsia="宋体" w:hAnsi="宋体" w:hint="eastAsia"/>
        </w:rPr>
        <w:t>作为</w:t>
      </w:r>
      <w:r w:rsidRPr="00F011E5">
        <w:rPr>
          <w:rFonts w:ascii="宋体" w:eastAsia="宋体" w:hAnsi="宋体" w:hint="eastAsia"/>
        </w:rPr>
        <w:t>一个基础的服务可以独立出来。在进行公共模块划分设计需要考虑的要点：1.高内聚，无耦合。模块之前要相互独立，仅数据耦合。2.提取功能相同的代码到一个公共服务包进封装。减少开发代码量。3.模块服务要是无状态的，便于模块服务的模向扩容，同时也为restful服务打基础。</w:t>
      </w:r>
    </w:p>
    <w:p w14:paraId="7C704204" w14:textId="0CD6290F" w:rsidR="00E703A6" w:rsidRPr="00F011E5" w:rsidRDefault="001A69D4" w:rsidP="00F011E5">
      <w:pPr>
        <w:pStyle w:val="NormalWeb"/>
        <w:spacing w:before="0" w:beforeAutospacing="0" w:after="0" w:afterAutospacing="0"/>
        <w:jc w:val="both"/>
        <w:rPr>
          <w:rFonts w:ascii="宋体" w:eastAsia="宋体" w:hAnsi="宋体"/>
        </w:rPr>
      </w:pPr>
      <w:r>
        <w:rPr>
          <w:rFonts w:ascii="宋体" w:eastAsia="宋体" w:hAnsi="宋体" w:hint="eastAsia"/>
        </w:rPr>
        <w:t>对工作圈的功能模块划分</w:t>
      </w:r>
      <w:r w:rsidR="00E703A6" w:rsidRPr="00F011E5">
        <w:rPr>
          <w:rFonts w:ascii="宋体" w:eastAsia="宋体" w:hAnsi="宋体" w:hint="eastAsia"/>
        </w:rPr>
        <w:t>如下：</w:t>
      </w:r>
    </w:p>
    <w:p w14:paraId="79A19A8C"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gongzuoquan-account，用户账户服务</w:t>
      </w:r>
    </w:p>
    <w:p w14:paraId="47B2D9E1"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gongzuoquan-quan，圈子、</w:t>
      </w:r>
      <w:r w:rsidR="0076247B" w:rsidRPr="00F011E5">
        <w:rPr>
          <w:rFonts w:ascii="宋体" w:eastAsia="宋体" w:hAnsi="宋体" w:hint="eastAsia"/>
        </w:rPr>
        <w:t>帖子</w:t>
      </w:r>
      <w:r w:rsidRPr="00F011E5">
        <w:rPr>
          <w:rFonts w:ascii="宋体" w:eastAsia="宋体" w:hAnsi="宋体" w:hint="eastAsia"/>
        </w:rPr>
        <w:t>服务</w:t>
      </w:r>
    </w:p>
    <w:p w14:paraId="335D71AB"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gongzuoquan-comment，评论服务</w:t>
      </w:r>
    </w:p>
    <w:p w14:paraId="22DE7A4D"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gongzuoquan-favorite，赞服务</w:t>
      </w:r>
    </w:p>
    <w:p w14:paraId="4C0692E5"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gongzuoquan-app，工作应用服务</w:t>
      </w:r>
    </w:p>
    <w:p w14:paraId="333E3A80"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gongzuoquan-imp，即时通信服务</w:t>
      </w:r>
    </w:p>
    <w:p w14:paraId="75571C22" w14:textId="77777777" w:rsidR="00E703A6" w:rsidRPr="001877B8" w:rsidRDefault="00E703A6" w:rsidP="00E703A6">
      <w:pPr>
        <w:pStyle w:val="a"/>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14:paraId="29DF4A2D"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工作圈的规划里，数据持久存储使用MongoDB服务，数据内存缓存使用Redis服务。所有的业务模块，基本都需要操作数据库与缓存。将MongoDB数据库与Redis缓存的连接与操作服务封装成公共模块的服务，开发时要求开发人员统一使用这些公共服务完成对数据持久与缓存的操作。这样不仅可以减少在数据</w:t>
      </w:r>
      <w:r w:rsidR="0076247B" w:rsidRPr="00F011E5">
        <w:rPr>
          <w:rFonts w:ascii="宋体" w:eastAsia="宋体" w:hAnsi="宋体" w:hint="eastAsia"/>
        </w:rPr>
        <w:t>持久层上的</w:t>
      </w:r>
      <w:r w:rsidRPr="00F011E5">
        <w:rPr>
          <w:rFonts w:ascii="宋体" w:eastAsia="宋体" w:hAnsi="宋体" w:hint="eastAsia"/>
        </w:rPr>
        <w:t>代码开发量，同时也可以应用链接池技术提升服务的吞吐性能，预防因为人为的疏忽导致的链接泄漏。</w:t>
      </w:r>
    </w:p>
    <w:p w14:paraId="762D63B5"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lastRenderedPageBreak/>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14:paraId="4656FBE8"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最终公共模块划分如下：</w:t>
      </w:r>
    </w:p>
    <w:p w14:paraId="120AD584"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gongzuoquan-mongo，提供数据库接入操作的封装。</w:t>
      </w:r>
    </w:p>
    <w:p w14:paraId="44ADE173"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gongzuoquan-cache，提供对缓存服务的接入操作。</w:t>
      </w:r>
    </w:p>
    <w:p w14:paraId="5DAED0F7"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gongzuoquan-configcenter，提供自动化配置中的管理操作。</w:t>
      </w:r>
    </w:p>
    <w:p w14:paraId="16938BEB"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gongzuoquan-util，提供一些公共的工具类方法</w:t>
      </w:r>
    </w:p>
    <w:p w14:paraId="356B7756"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公共模块不同于功能模块，它们不应该成为一个独立的服务，而是成为其它服务所依赖的低层插件。</w:t>
      </w:r>
    </w:p>
    <w:p w14:paraId="76CDE439" w14:textId="77777777" w:rsidR="00E703A6" w:rsidRPr="001877B8" w:rsidRDefault="00D06945" w:rsidP="00E703A6">
      <w:pPr>
        <w:pStyle w:val="a"/>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14:paraId="53B95192" w14:textId="77777777" w:rsidR="00E703A6" w:rsidRPr="00F011E5" w:rsidRDefault="00D0694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工作圈的分布式</w:t>
      </w:r>
      <w:r w:rsidR="00680269" w:rsidRPr="00F011E5">
        <w:rPr>
          <w:rFonts w:ascii="宋体" w:eastAsia="宋体" w:hAnsi="宋体" w:hint="eastAsia"/>
        </w:rPr>
        <w:t>组件</w:t>
      </w:r>
      <w:r w:rsidR="00E703A6" w:rsidRPr="00F011E5">
        <w:rPr>
          <w:rFonts w:ascii="宋体" w:eastAsia="宋体" w:hAnsi="宋体" w:hint="eastAsia"/>
        </w:rPr>
        <w:t>服务是对分布式服务与数据存储提供抽象化服务的模块。在分布式系统之中，数据的流转处理是依赖于一个全局唯一的主键ID，需要一个gongzuoquan-idcenter的服务来为其它的服务生成一个全局唯一的ID。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14:paraId="077B396A" w14:textId="6E1E15DF"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w:t>
      </w:r>
      <w:r w:rsidR="00680269" w:rsidRPr="00F011E5">
        <w:rPr>
          <w:rFonts w:ascii="宋体" w:eastAsia="宋体" w:hAnsi="宋体" w:hint="eastAsia"/>
        </w:rPr>
        <w:t>分布式组件</w:t>
      </w:r>
      <w:r w:rsidR="00961B3B" w:rsidRPr="00F011E5">
        <w:rPr>
          <w:rFonts w:ascii="宋体" w:eastAsia="宋体" w:hAnsi="宋体" w:hint="eastAsia"/>
        </w:rPr>
        <w:t>模块</w:t>
      </w:r>
      <w:r w:rsidR="001A69D4">
        <w:rPr>
          <w:rFonts w:ascii="宋体" w:eastAsia="宋体" w:hAnsi="宋体" w:hint="eastAsia"/>
        </w:rPr>
        <w:t>服务划分</w:t>
      </w:r>
      <w:r w:rsidRPr="00F011E5">
        <w:rPr>
          <w:rFonts w:ascii="宋体" w:eastAsia="宋体" w:hAnsi="宋体" w:hint="eastAsia"/>
        </w:rPr>
        <w:t>如下</w:t>
      </w:r>
      <w:r w:rsidR="00BA48F0" w:rsidRPr="00F011E5">
        <w:rPr>
          <w:rFonts w:ascii="宋体" w:eastAsia="宋体" w:hAnsi="宋体" w:hint="eastAsia"/>
        </w:rPr>
        <w:t>：</w:t>
      </w:r>
    </w:p>
    <w:p w14:paraId="1D565626"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gongzuoquan-idcenter，提供全局主键生成服务。</w:t>
      </w:r>
    </w:p>
    <w:p w14:paraId="1433C3F4" w14:textId="77777777" w:rsidR="00E703A6"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gongzuoquan-idlist，提供数据主键索引中心。</w:t>
      </w:r>
    </w:p>
    <w:p w14:paraId="20F11A72" w14:textId="77777777" w:rsidR="00C62F40" w:rsidRPr="00F011E5" w:rsidRDefault="00C62F40" w:rsidP="00F011E5">
      <w:pPr>
        <w:pStyle w:val="NormalWeb"/>
        <w:spacing w:before="0" w:beforeAutospacing="0" w:after="0" w:afterAutospacing="0"/>
        <w:jc w:val="both"/>
        <w:rPr>
          <w:rFonts w:ascii="宋体" w:eastAsia="宋体" w:hAnsi="宋体"/>
        </w:rPr>
      </w:pPr>
    </w:p>
    <w:p w14:paraId="5C9040BC" w14:textId="77777777" w:rsidR="008F19DB"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80" w:name="_Toc455479256"/>
      <w:bookmarkStart w:id="81" w:name="_Toc461048069"/>
      <w:r w:rsidRPr="00920C99">
        <w:rPr>
          <w:rFonts w:ascii="黑体" w:hint="eastAsia"/>
          <w:sz w:val="24"/>
          <w:lang w:val="x-none" w:eastAsia="x-none"/>
        </w:rPr>
        <w:t>用户账户</w:t>
      </w:r>
      <w:r w:rsidR="0074406A" w:rsidRPr="00920C99">
        <w:rPr>
          <w:rFonts w:ascii="黑体" w:hint="eastAsia"/>
          <w:sz w:val="24"/>
          <w:lang w:val="x-none" w:eastAsia="x-none"/>
        </w:rPr>
        <w:t>模块</w:t>
      </w:r>
      <w:bookmarkEnd w:id="80"/>
      <w:bookmarkEnd w:id="81"/>
    </w:p>
    <w:p w14:paraId="2510446A" w14:textId="77777777" w:rsidR="00686BE9" w:rsidRPr="00F011E5" w:rsidRDefault="0072724A"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工作圈的云服务是</w:t>
      </w:r>
      <w:r w:rsidR="00BA48F0" w:rsidRPr="00F011E5">
        <w:rPr>
          <w:rFonts w:ascii="宋体" w:eastAsia="宋体" w:hAnsi="宋体" w:hint="eastAsia"/>
        </w:rPr>
        <w:t>畅捷通</w:t>
      </w:r>
      <w:r w:rsidRPr="00F011E5">
        <w:rPr>
          <w:rFonts w:ascii="宋体" w:eastAsia="宋体" w:hAnsi="宋体" w:hint="eastAsia"/>
        </w:rPr>
        <w:t>公司几个云服务中的一个，为了能够在不同的云服务之间打通数据，打通用户信息是关键的第一步。</w:t>
      </w:r>
      <w:r w:rsidR="00BA48F0" w:rsidRPr="00F011E5">
        <w:rPr>
          <w:rFonts w:ascii="宋体" w:eastAsia="宋体" w:hAnsi="宋体" w:hint="eastAsia"/>
        </w:rPr>
        <w:t>打通用户信息，最简单而有效的做法就是在一开始设计的时候，就沿用同</w:t>
      </w:r>
      <w:r w:rsidRPr="00F011E5">
        <w:rPr>
          <w:rFonts w:ascii="宋体" w:eastAsia="宋体" w:hAnsi="宋体" w:hint="eastAsia"/>
        </w:rPr>
        <w:t>一个用户账户模型，工作圈正是这么做的。工作圈直接使用了公司统一的用户账户模型与数据，所有的用户信息以公司的用户中心服务</w:t>
      </w:r>
      <w:r w:rsidR="005F2EA4" w:rsidRPr="00F011E5">
        <w:rPr>
          <w:rFonts w:ascii="宋体" w:eastAsia="宋体" w:hAnsi="宋体" w:hint="eastAsia"/>
        </w:rPr>
        <w:t>（以下简称</w:t>
      </w:r>
      <w:r w:rsidR="00EF7476" w:rsidRPr="00F011E5">
        <w:rPr>
          <w:rFonts w:ascii="宋体" w:eastAsia="宋体" w:hAnsi="宋体" w:hint="eastAsia"/>
        </w:rPr>
        <w:t>CIA</w:t>
      </w:r>
      <w:r w:rsidR="005F2EA4" w:rsidRPr="00F011E5">
        <w:rPr>
          <w:rFonts w:ascii="宋体" w:eastAsia="宋体" w:hAnsi="宋体" w:hint="eastAsia"/>
        </w:rPr>
        <w:t>）</w:t>
      </w:r>
      <w:r w:rsidRPr="00F011E5">
        <w:rPr>
          <w:rFonts w:ascii="宋体" w:eastAsia="宋体" w:hAnsi="宋体" w:hint="eastAsia"/>
        </w:rPr>
        <w:t>为基准。</w:t>
      </w:r>
      <w:r w:rsidR="005F2EA4" w:rsidRPr="00F011E5">
        <w:rPr>
          <w:rFonts w:ascii="宋体" w:eastAsia="宋体" w:hAnsi="宋体" w:hint="eastAsia"/>
        </w:rPr>
        <w:t>企业数据与用户数据相同，都由公司的</w:t>
      </w:r>
      <w:r w:rsidR="00EF7476" w:rsidRPr="00F011E5">
        <w:rPr>
          <w:rFonts w:ascii="宋体" w:eastAsia="宋体" w:hAnsi="宋体" w:hint="eastAsia"/>
        </w:rPr>
        <w:t>CIA</w:t>
      </w:r>
      <w:r w:rsidR="005F2EA4" w:rsidRPr="00F011E5">
        <w:rPr>
          <w:rFonts w:ascii="宋体" w:eastAsia="宋体" w:hAnsi="宋体" w:hint="eastAsia"/>
        </w:rPr>
        <w:t>系统来维护</w:t>
      </w:r>
      <w:r w:rsidR="00016A9C" w:rsidRPr="00F011E5">
        <w:rPr>
          <w:rFonts w:ascii="宋体" w:eastAsia="宋体" w:hAnsi="宋体" w:hint="eastAsia"/>
        </w:rPr>
        <w:t>。</w:t>
      </w:r>
    </w:p>
    <w:p w14:paraId="7C1D615C" w14:textId="77777777" w:rsidR="00686BE9" w:rsidRPr="00F011E5" w:rsidRDefault="00EF747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lastRenderedPageBreak/>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sidRPr="00F011E5">
        <w:rPr>
          <w:rFonts w:ascii="宋体" w:eastAsia="宋体" w:hAnsi="宋体" w:hint="eastAsia"/>
        </w:rPr>
        <w:t>&amp;消费的模式订阅工作圈用户的数据更新，来达到数据同步的目的。更新的方式如下：</w:t>
      </w:r>
    </w:p>
    <w:p w14:paraId="0E2CF1DF" w14:textId="77777777" w:rsidR="004914F7" w:rsidRPr="00F011E5" w:rsidRDefault="004914F7" w:rsidP="00F011E5">
      <w:pPr>
        <w:pStyle w:val="NormalWeb"/>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CIA上的用户/企业中有一个字段的数据被更新。</w:t>
      </w:r>
    </w:p>
    <w:p w14:paraId="6D47BDC4" w14:textId="77777777" w:rsidR="004914F7" w:rsidRPr="00F011E5" w:rsidRDefault="004914F7" w:rsidP="00F011E5">
      <w:pPr>
        <w:pStyle w:val="NormalWeb"/>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CIA将被更新的数据标识（ID），与更新的操作合在一起，发布一条更新消息。</w:t>
      </w:r>
    </w:p>
    <w:p w14:paraId="74480C86" w14:textId="77777777" w:rsidR="004914F7" w:rsidRDefault="004914F7" w:rsidP="00F011E5">
      <w:pPr>
        <w:pStyle w:val="NormalWeb"/>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工作圈或是其它的云平台会收到更新的消息，在自己的缓存数据中定位然后更新指定的数据。</w:t>
      </w:r>
    </w:p>
    <w:p w14:paraId="0B15687E" w14:textId="77777777" w:rsidR="00C62F40" w:rsidRPr="00F011E5" w:rsidRDefault="00C62F40" w:rsidP="00C62F40">
      <w:pPr>
        <w:pStyle w:val="NormalWeb"/>
        <w:spacing w:before="0" w:beforeAutospacing="0" w:after="0" w:afterAutospacing="0"/>
        <w:jc w:val="both"/>
        <w:rPr>
          <w:rFonts w:ascii="宋体" w:eastAsia="宋体" w:hAnsi="宋体"/>
        </w:rPr>
      </w:pPr>
    </w:p>
    <w:p w14:paraId="4F566E55"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82" w:name="_Toc455479257"/>
      <w:bookmarkStart w:id="83" w:name="_Toc461048070"/>
      <w:r w:rsidRPr="00920C99">
        <w:rPr>
          <w:rFonts w:ascii="黑体" w:hint="eastAsia"/>
          <w:sz w:val="24"/>
          <w:lang w:val="x-none" w:eastAsia="x-none"/>
        </w:rPr>
        <w:t>圈子与</w:t>
      </w:r>
      <w:r w:rsidR="0076247B" w:rsidRPr="00920C99">
        <w:rPr>
          <w:rFonts w:ascii="黑体" w:hint="eastAsia"/>
          <w:sz w:val="24"/>
          <w:lang w:val="x-none" w:eastAsia="x-none"/>
        </w:rPr>
        <w:t>帖子</w:t>
      </w:r>
      <w:bookmarkEnd w:id="82"/>
      <w:bookmarkEnd w:id="83"/>
    </w:p>
    <w:p w14:paraId="41D39470" w14:textId="77777777" w:rsidR="006D0CDD" w:rsidRPr="00F011E5" w:rsidRDefault="006D0CD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圈子和帖子之所以设计在一个服务模块里，是因为</w:t>
      </w:r>
      <w:r w:rsidR="0052218B" w:rsidRPr="00F011E5">
        <w:rPr>
          <w:rFonts w:ascii="宋体" w:eastAsia="宋体" w:hAnsi="宋体" w:hint="eastAsia"/>
        </w:rPr>
        <w:t>它们</w:t>
      </w:r>
      <w:r w:rsidRPr="00F011E5">
        <w:rPr>
          <w:rFonts w:ascii="宋体" w:eastAsia="宋体" w:hAnsi="宋体" w:hint="eastAsia"/>
        </w:rPr>
        <w:t>是相辅相成的两个功能。帖子不能离开圈子单独存在，圈子离开了帖子也失去了意义</w:t>
      </w:r>
      <w:r w:rsidR="0052218B" w:rsidRPr="00F011E5">
        <w:rPr>
          <w:rFonts w:ascii="宋体" w:eastAsia="宋体" w:hAnsi="宋体" w:hint="eastAsia"/>
        </w:rPr>
        <w:t>，它们没有必要单独成为一个服务，而且合并之后更为方便开发与维护。</w:t>
      </w:r>
    </w:p>
    <w:p w14:paraId="6CF25331" w14:textId="77777777" w:rsidR="00686BE9" w:rsidRPr="00F011E5" w:rsidRDefault="00D5296B"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圈子与用户是多</w:t>
      </w:r>
      <w:r w:rsidR="00044531" w:rsidRPr="00F011E5">
        <w:rPr>
          <w:rFonts w:ascii="宋体" w:eastAsia="宋体" w:hAnsi="宋体" w:hint="eastAsia"/>
        </w:rPr>
        <w:t>对多的关系模型，一个圈子可以有多个用户，同样一个用户也可以有多个圈子。这个关系模型很重要，这个关系是维系着圈子业务的重要一环。简单来讲，用户</w:t>
      </w:r>
      <w:r w:rsidR="00CC49B9" w:rsidRPr="00F011E5">
        <w:rPr>
          <w:rFonts w:ascii="宋体" w:eastAsia="宋体" w:hAnsi="宋体" w:hint="eastAsia"/>
        </w:rPr>
        <w:t>首先需要加入一个圈子，</w:t>
      </w:r>
      <w:r w:rsidR="0076247B" w:rsidRPr="00F011E5">
        <w:rPr>
          <w:rFonts w:ascii="宋体" w:eastAsia="宋体" w:hAnsi="宋体" w:hint="eastAsia"/>
        </w:rPr>
        <w:t>才可以在圈子中发</w:t>
      </w:r>
      <w:r w:rsidR="00B2535B" w:rsidRPr="00F011E5">
        <w:rPr>
          <w:rFonts w:ascii="宋体" w:eastAsia="宋体" w:hAnsi="宋体" w:hint="eastAsia"/>
        </w:rPr>
        <w:t>帖</w:t>
      </w:r>
      <w:r w:rsidR="0076247B" w:rsidRPr="00F011E5">
        <w:rPr>
          <w:rFonts w:ascii="宋体" w:eastAsia="宋体" w:hAnsi="宋体" w:hint="eastAsia"/>
        </w:rPr>
        <w:t>、发评论、为他人点赞等。同样的，当一个用户发帖</w:t>
      </w:r>
      <w:r w:rsidR="00CC49B9" w:rsidRPr="00F011E5">
        <w:rPr>
          <w:rFonts w:ascii="宋体" w:eastAsia="宋体" w:hAnsi="宋体" w:hint="eastAsia"/>
        </w:rPr>
        <w:t>了之后，另一个用户可不可以查看、评论、点赞也需要根据这个关系来确定。所以对圈子的数据设计应该包含两部分，一个是圈子本身的实体数据，另一个是圈子与用户的关系数据。</w:t>
      </w:r>
    </w:p>
    <w:p w14:paraId="276E7C15" w14:textId="77777777" w:rsidR="00D5296B" w:rsidRDefault="00D5296B"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14:paraId="549B0014" w14:textId="77777777" w:rsidR="00C62F40" w:rsidRPr="00F011E5" w:rsidRDefault="00C62F40" w:rsidP="00F011E5">
      <w:pPr>
        <w:pStyle w:val="NormalWeb"/>
        <w:spacing w:before="0" w:beforeAutospacing="0" w:after="0" w:afterAutospacing="0"/>
        <w:jc w:val="both"/>
        <w:rPr>
          <w:rFonts w:ascii="宋体" w:eastAsia="宋体" w:hAnsi="宋体"/>
        </w:rPr>
      </w:pPr>
    </w:p>
    <w:p w14:paraId="595EDFEC"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84" w:name="_Toc455479258"/>
      <w:bookmarkStart w:id="85" w:name="_Toc461048071"/>
      <w:r w:rsidRPr="00920C99">
        <w:rPr>
          <w:rFonts w:ascii="黑体" w:hint="eastAsia"/>
          <w:sz w:val="24"/>
          <w:lang w:val="x-none" w:eastAsia="x-none"/>
        </w:rPr>
        <w:t>评论</w:t>
      </w:r>
      <w:bookmarkEnd w:id="84"/>
      <w:bookmarkEnd w:id="85"/>
    </w:p>
    <w:p w14:paraId="27C146B7" w14:textId="77777777" w:rsidR="00432D48" w:rsidRDefault="00162563"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sidRPr="00046446">
        <w:rPr>
          <w:rFonts w:ascii="宋体" w:eastAsia="宋体" w:hAnsi="宋体" w:hint="eastAsia"/>
        </w:rPr>
        <w:t>，例如</w:t>
      </w:r>
      <w:r w:rsidRPr="00046446">
        <w:rPr>
          <w:rFonts w:ascii="宋体" w:eastAsia="宋体" w:hAnsi="宋体" w:hint="eastAsia"/>
        </w:rPr>
        <w:t>帖子的评论列表或者是审批的评论列表等。可以在这里做一个抽象的定义：</w:t>
      </w:r>
      <w:r w:rsidR="007D08C1" w:rsidRPr="00046446">
        <w:rPr>
          <w:rFonts w:ascii="宋体" w:eastAsia="宋体" w:hAnsi="宋体" w:hint="eastAsia"/>
        </w:rPr>
        <w:t>“</w:t>
      </w:r>
      <w:r w:rsidRPr="00046446">
        <w:rPr>
          <w:rFonts w:ascii="宋体" w:eastAsia="宋体" w:hAnsi="宋体" w:hint="eastAsia"/>
        </w:rPr>
        <w:t>任意一个引入评论功能的业务都视其为一种信息资源，评论是建立这个信息资源之上对其评论的一个信息列表。</w:t>
      </w:r>
      <w:r w:rsidR="007D08C1" w:rsidRPr="00046446">
        <w:rPr>
          <w:rFonts w:ascii="宋体" w:eastAsia="宋体" w:hAnsi="宋体" w:hint="eastAsia"/>
        </w:rPr>
        <w:t>”</w:t>
      </w:r>
      <w:r w:rsidR="00432D48" w:rsidRPr="00046446">
        <w:rPr>
          <w:rFonts w:ascii="宋体" w:eastAsia="宋体" w:hAnsi="宋体" w:hint="eastAsia"/>
        </w:rPr>
        <w:t>有了这么一个定义之后，可以看出不管是帖子，还是审批，还是员工提交的工作报告，在评论或者用评论功能批阅的时候，用户仅仅需要通过这个帖子或者是审批的数据就能发表对其的评论。</w:t>
      </w:r>
      <w:r w:rsidR="0006519F" w:rsidRPr="00046446">
        <w:rPr>
          <w:rFonts w:ascii="宋体" w:eastAsia="宋体" w:hAnsi="宋体" w:hint="eastAsia"/>
        </w:rPr>
        <w:t>这里有一个隐含的约束条件，在评论不关</w:t>
      </w:r>
      <w:r w:rsidR="0006519F" w:rsidRPr="00046446">
        <w:rPr>
          <w:rFonts w:ascii="宋体" w:eastAsia="宋体" w:hAnsi="宋体" w:hint="eastAsia"/>
        </w:rPr>
        <w:lastRenderedPageBreak/>
        <w:t>注资源类型的情况下，评论引用的资源其ID应该是在云平台全局唯一的。如果不是这样，就有可能出现评论的脏数据。</w:t>
      </w:r>
    </w:p>
    <w:p w14:paraId="3CC29620" w14:textId="77777777" w:rsidR="00C62F40" w:rsidRPr="00046446" w:rsidRDefault="00C62F40" w:rsidP="00046446">
      <w:pPr>
        <w:pStyle w:val="NormalWeb"/>
        <w:spacing w:before="0" w:beforeAutospacing="0" w:after="0" w:afterAutospacing="0"/>
        <w:jc w:val="both"/>
        <w:rPr>
          <w:rFonts w:ascii="宋体" w:eastAsia="宋体" w:hAnsi="宋体"/>
        </w:rPr>
      </w:pPr>
    </w:p>
    <w:p w14:paraId="10061395"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86" w:name="_Toc455479259"/>
      <w:bookmarkStart w:id="87" w:name="_Toc461048072"/>
      <w:r w:rsidRPr="00920C99">
        <w:rPr>
          <w:rFonts w:ascii="黑体" w:hint="eastAsia"/>
          <w:sz w:val="24"/>
          <w:lang w:val="x-none" w:eastAsia="x-none"/>
        </w:rPr>
        <w:t>赞</w:t>
      </w:r>
      <w:bookmarkEnd w:id="86"/>
      <w:bookmarkEnd w:id="87"/>
    </w:p>
    <w:p w14:paraId="5429F952" w14:textId="77777777" w:rsidR="00686BE9" w:rsidRDefault="00083A81"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赞的设计需要注意的要点基本等同于评论。</w:t>
      </w:r>
      <w:r w:rsidR="00A13224" w:rsidRPr="00046446">
        <w:rPr>
          <w:rFonts w:ascii="宋体" w:eastAsia="宋体" w:hAnsi="宋体" w:hint="eastAsia"/>
        </w:rPr>
        <w:t>对使用赞功能的业务进行抽象，注意引用的资源ID全局唯一。赞唯一的特点就是有一个最近点赞人的头像列表。这个功能的实现相对简单，</w:t>
      </w:r>
      <w:r w:rsidR="00E07273" w:rsidRPr="00046446">
        <w:rPr>
          <w:rFonts w:ascii="宋体" w:eastAsia="宋体" w:hAnsi="宋体" w:hint="eastAsia"/>
        </w:rPr>
        <w:t>维护一个最近点赞人的列表以点赞时间倒序排序即可。需要注意的是，这个列表是以资源ID为关键词来维护，不是以赞的ID维护。即这个数据不能保存在某一条赞当中。</w:t>
      </w:r>
    </w:p>
    <w:p w14:paraId="694E8F7C" w14:textId="77777777" w:rsidR="00C62F40" w:rsidRPr="00046446" w:rsidRDefault="00C62F40" w:rsidP="00046446">
      <w:pPr>
        <w:pStyle w:val="NormalWeb"/>
        <w:spacing w:before="0" w:beforeAutospacing="0" w:after="0" w:afterAutospacing="0"/>
        <w:jc w:val="both"/>
        <w:rPr>
          <w:rFonts w:ascii="宋体" w:eastAsia="宋体" w:hAnsi="宋体"/>
        </w:rPr>
      </w:pPr>
    </w:p>
    <w:p w14:paraId="05E379F1"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88" w:name="_Toc455479260"/>
      <w:bookmarkStart w:id="89" w:name="_Toc461048073"/>
      <w:r w:rsidRPr="00920C99">
        <w:rPr>
          <w:rFonts w:ascii="黑体" w:hint="eastAsia"/>
          <w:sz w:val="24"/>
          <w:lang w:val="x-none" w:eastAsia="x-none"/>
        </w:rPr>
        <w:t>工作应用</w:t>
      </w:r>
      <w:bookmarkEnd w:id="88"/>
      <w:bookmarkEnd w:id="89"/>
    </w:p>
    <w:p w14:paraId="02C9C9A1" w14:textId="77777777" w:rsidR="00686BE9" w:rsidRPr="00046446" w:rsidRDefault="00B55C45"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工作应用功能是工作圈中比较重要的一个模块，这里从一开始的设计就是为了平台化而进行了。所以这里不针对每一个应用介绍，而是从平台化的角度出发来介绍工作应用平台机制。</w:t>
      </w:r>
    </w:p>
    <w:p w14:paraId="1248C603" w14:textId="77777777" w:rsidR="00665986" w:rsidRDefault="00B55C45"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现代的移动智能终端为我们带来了更加丰富的信息展现方式，然而不同的移动终端的依托的底层系统不同，开发的语言也不尽相同。但是它们都支持一个语言：</w:t>
      </w:r>
      <w:r w:rsidR="0076247B" w:rsidRPr="00046446">
        <w:rPr>
          <w:rFonts w:ascii="宋体" w:eastAsia="宋体" w:hAnsi="宋体"/>
        </w:rPr>
        <w:t>JavaScript</w:t>
      </w:r>
      <w:r w:rsidRPr="00046446">
        <w:rPr>
          <w:rFonts w:ascii="宋体" w:eastAsia="宋体" w:hAnsi="宋体" w:hint="eastAsia"/>
        </w:rPr>
        <w:t>。HTML5（以下简称H5）标准的出现更大大增强了这门语言的表达能力。所以H5+Javascript成为了平台开放的最佳选择。确定了开放平台的技</w:t>
      </w:r>
      <w:r w:rsidR="00BB34F7" w:rsidRPr="00046446">
        <w:rPr>
          <w:rFonts w:ascii="宋体" w:eastAsia="宋体" w:hAnsi="宋体" w:hint="eastAsia"/>
        </w:rPr>
        <w:t>术方向之后，就</w:t>
      </w:r>
      <w:r w:rsidRPr="00046446">
        <w:rPr>
          <w:rFonts w:ascii="宋体" w:eastAsia="宋体" w:hAnsi="宋体" w:hint="eastAsia"/>
        </w:rPr>
        <w:t>要定义开放平台的能力了。</w:t>
      </w:r>
      <w:r w:rsidR="00AD72DE" w:rsidRPr="00046446">
        <w:rPr>
          <w:rFonts w:ascii="宋体" w:eastAsia="宋体" w:hAnsi="宋体" w:hint="eastAsia"/>
        </w:rPr>
        <w:t>开放能力首要任务是打通本地应用与H5应用之间的功能接口与数据接口，工作圈Android和iOS终端采用了开源的</w:t>
      </w:r>
      <w:r w:rsidR="0076247B" w:rsidRPr="00046446">
        <w:rPr>
          <w:rFonts w:ascii="宋体" w:eastAsia="宋体" w:hAnsi="宋体"/>
        </w:rPr>
        <w:t>Cordova</w:t>
      </w:r>
      <w:r w:rsidR="0076247B" w:rsidRPr="00046446">
        <w:rPr>
          <w:rFonts w:ascii="宋体" w:eastAsia="宋体" w:hAnsi="宋体" w:hint="eastAsia"/>
        </w:rPr>
        <w:t>框架</w:t>
      </w:r>
      <w:r w:rsidR="00AD72DE" w:rsidRPr="00046446">
        <w:rPr>
          <w:rFonts w:ascii="宋体" w:eastAsia="宋体" w:hAnsi="宋体" w:hint="eastAsia"/>
        </w:rPr>
        <w:t>来实现的接口打通，这里涉及各终端的</w:t>
      </w:r>
      <w:r w:rsidR="00154A12" w:rsidRPr="00046446">
        <w:rPr>
          <w:rFonts w:ascii="宋体" w:eastAsia="宋体" w:hAnsi="宋体" w:hint="eastAsia"/>
        </w:rPr>
        <w:t>设计与</w:t>
      </w:r>
      <w:r w:rsidR="00AD72DE" w:rsidRPr="00046446">
        <w:rPr>
          <w:rFonts w:ascii="宋体" w:eastAsia="宋体" w:hAnsi="宋体" w:hint="eastAsia"/>
        </w:rPr>
        <w:t>实现不在本文的讨论范围。</w:t>
      </w:r>
    </w:p>
    <w:p w14:paraId="0CE10E21" w14:textId="77777777" w:rsidR="00C62F40" w:rsidRPr="00046446" w:rsidRDefault="00C62F40" w:rsidP="00046446">
      <w:pPr>
        <w:pStyle w:val="NormalWeb"/>
        <w:spacing w:before="0" w:beforeAutospacing="0" w:after="0" w:afterAutospacing="0"/>
        <w:jc w:val="both"/>
        <w:rPr>
          <w:rFonts w:ascii="宋体" w:eastAsia="宋体" w:hAnsi="宋体"/>
        </w:rPr>
      </w:pPr>
    </w:p>
    <w:p w14:paraId="30E7B279"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90" w:name="_Toc455479261"/>
      <w:bookmarkStart w:id="91" w:name="_Toc461048074"/>
      <w:r w:rsidRPr="00920C99">
        <w:rPr>
          <w:rFonts w:ascii="黑体" w:hint="eastAsia"/>
          <w:sz w:val="24"/>
          <w:lang w:val="x-none" w:eastAsia="x-none"/>
        </w:rPr>
        <w:t>工作流引擎</w:t>
      </w:r>
      <w:bookmarkEnd w:id="90"/>
      <w:bookmarkEnd w:id="91"/>
    </w:p>
    <w:p w14:paraId="43B6A56C" w14:textId="77777777" w:rsidR="00044B19" w:rsidRPr="00046446" w:rsidRDefault="00044B1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14:paraId="50F4F56D" w14:textId="77777777" w:rsidR="00044B19" w:rsidRPr="00046446" w:rsidRDefault="00C47E81"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就因为小微企业的企业结构变动比较频繁，传统以角色定义的模型并不适应，同样的工作圈中企业的模型对员工的角色管理也并不突出。</w:t>
      </w:r>
      <w:r w:rsidR="00FD6CCB" w:rsidRPr="00046446">
        <w:rPr>
          <w:rFonts w:ascii="宋体" w:eastAsia="宋体" w:hAnsi="宋体" w:hint="eastAsia"/>
        </w:rPr>
        <w:t>自由工作流的特点就是单据的审批人并不是特定的角色，而是指定的人。那么对于单据的提交人来说，他需要在提交单据的时候指定至少一级的审批人。再有多个审批人的情况下，审批人之间是有</w:t>
      </w:r>
      <w:r w:rsidR="00FD6CCB" w:rsidRPr="00046446">
        <w:rPr>
          <w:rFonts w:ascii="宋体" w:eastAsia="宋体" w:hAnsi="宋体" w:hint="eastAsia"/>
        </w:rPr>
        <w:lastRenderedPageBreak/>
        <w:t>先后次序的，这些也需要在选择审批人的时候指定。</w:t>
      </w:r>
      <w:r w:rsidR="00F84F98" w:rsidRPr="00046446">
        <w:rPr>
          <w:rFonts w:ascii="宋体" w:eastAsia="宋体" w:hAnsi="宋体" w:hint="eastAsia"/>
        </w:rPr>
        <w:t>这样工作圈就不需要为每一个企业的每一个工作流去指定一个审批人，而是为企业的员工记住他们使用过的审批流即可，在他们下次发起流程的时候能够直接复用上一次的审批流。</w:t>
      </w:r>
    </w:p>
    <w:p w14:paraId="60784497" w14:textId="77777777" w:rsidR="00E065A3" w:rsidRPr="004166E1" w:rsidRDefault="00E065A3" w:rsidP="004166E1">
      <w:pPr>
        <w:pStyle w:val="Heading2"/>
        <w:spacing w:line="415" w:lineRule="auto"/>
        <w:ind w:left="0" w:firstLine="0"/>
        <w:rPr>
          <w:rFonts w:ascii="黑体"/>
          <w:sz w:val="28"/>
          <w:szCs w:val="28"/>
        </w:rPr>
      </w:pPr>
      <w:bookmarkStart w:id="92" w:name="_Toc455479262"/>
      <w:bookmarkStart w:id="93" w:name="_Toc461048075"/>
      <w:r w:rsidRPr="004166E1">
        <w:rPr>
          <w:rFonts w:ascii="黑体" w:hint="eastAsia"/>
          <w:sz w:val="28"/>
          <w:szCs w:val="28"/>
        </w:rPr>
        <w:t>数据库设计</w:t>
      </w:r>
      <w:bookmarkEnd w:id="92"/>
      <w:bookmarkEnd w:id="93"/>
    </w:p>
    <w:p w14:paraId="00EC4793" w14:textId="77777777" w:rsidR="00945FEE" w:rsidRPr="00046446" w:rsidRDefault="008A3854"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工作圈的后台设计使用的NoSQL型的数据库MongoDB，有别于传统的关系型数据库，NoSQL的数据库对软件的数据模型设计带来的转变是非常之大的。</w:t>
      </w:r>
      <w:r w:rsidR="002A5AC6" w:rsidRPr="00046446">
        <w:rPr>
          <w:rFonts w:ascii="宋体" w:eastAsia="宋体" w:hAnsi="宋体" w:hint="eastAsia"/>
        </w:rPr>
        <w:t>传统的关系型数据库设计的要点是表之间关系外键的连接，也就是表与表之间的关系是通过关系外键的连接来维护</w:t>
      </w:r>
      <w:r w:rsidR="00CB01DB" w:rsidRPr="00046446">
        <w:rPr>
          <w:rFonts w:ascii="宋体" w:eastAsia="宋体" w:hAnsi="宋体" w:hint="eastAsia"/>
        </w:rPr>
        <w:t>的。系统在做高并发的查询时，外键连接对数据库的性能损耗是非常可观</w:t>
      </w:r>
      <w:r w:rsidR="002A5AC6" w:rsidRPr="00046446">
        <w:rPr>
          <w:rFonts w:ascii="宋体" w:eastAsia="宋体" w:hAnsi="宋体" w:hint="eastAsia"/>
        </w:rPr>
        <w:t>的。</w:t>
      </w:r>
      <w:r w:rsidR="000C1307" w:rsidRPr="00046446">
        <w:rPr>
          <w:rFonts w:ascii="宋体" w:eastAsia="宋体" w:hAnsi="宋体" w:hint="eastAsia"/>
        </w:rPr>
        <w:t>同时在扩展需求的时候，表结构会经常变动，程序底层的数据模型也不易扩展。</w:t>
      </w:r>
      <w:r w:rsidR="00CB01DB" w:rsidRPr="00046446">
        <w:rPr>
          <w:rFonts w:ascii="宋体" w:eastAsia="宋体" w:hAnsi="宋体" w:hint="eastAsia"/>
        </w:rPr>
        <w:t>以上的两点</w:t>
      </w:r>
      <w:r w:rsidR="001363DF" w:rsidRPr="00046446">
        <w:rPr>
          <w:rFonts w:ascii="宋体" w:eastAsia="宋体" w:hAnsi="宋体" w:hint="eastAsia"/>
        </w:rPr>
        <w:t>未必是关系型数据库的缺点，但是在面对互联网的海量用户</w:t>
      </w:r>
      <w:r w:rsidR="00CB01DB" w:rsidRPr="00046446">
        <w:rPr>
          <w:rFonts w:ascii="宋体" w:eastAsia="宋体" w:hAnsi="宋体" w:hint="eastAsia"/>
        </w:rPr>
        <w:t>并发访问与快速迭代的开发需求</w:t>
      </w:r>
      <w:r w:rsidR="001363DF" w:rsidRPr="00046446">
        <w:rPr>
          <w:rFonts w:ascii="宋体" w:eastAsia="宋体" w:hAnsi="宋体" w:hint="eastAsia"/>
        </w:rPr>
        <w:t>，这两点特性并不友好。MongoDB作为一个NoSQL中的优秀产品，解决了这两个痛点。</w:t>
      </w:r>
    </w:p>
    <w:p w14:paraId="03828967" w14:textId="77777777" w:rsidR="0088267F" w:rsidRPr="00046446" w:rsidRDefault="0088267F"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工作圈选用MongoDB的原因有以下几点：</w:t>
      </w:r>
    </w:p>
    <w:p w14:paraId="41DDF455" w14:textId="77777777" w:rsidR="0088267F" w:rsidRPr="00046446" w:rsidRDefault="0088267F" w:rsidP="00046446">
      <w:pPr>
        <w:pStyle w:val="NormalWeb"/>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BSON文档式的数据结构，形式上于JSON基本一致。因为工作圈的REST服务接口统一使用JSON数据格式，使用MongoDB就更容易理解与分析数据模型，并设计数据结构。</w:t>
      </w:r>
    </w:p>
    <w:p w14:paraId="7AF343E4" w14:textId="77777777" w:rsidR="0088267F" w:rsidRPr="00046446" w:rsidRDefault="00BE0393" w:rsidP="00046446">
      <w:pPr>
        <w:pStyle w:val="NormalWeb"/>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BSON文档的数据易于扩展，不需要DDL语句就可以在集合中为数据增加新的属性。</w:t>
      </w:r>
    </w:p>
    <w:p w14:paraId="618068B4" w14:textId="77777777" w:rsidR="00BE0393" w:rsidRPr="00046446" w:rsidRDefault="00BE0393" w:rsidP="00046446">
      <w:pPr>
        <w:pStyle w:val="NormalWeb"/>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NoSQL数据库没有外键的概念，没有关系的概念。进行查询的时候，响应速度快。</w:t>
      </w:r>
    </w:p>
    <w:p w14:paraId="163DAA5E" w14:textId="77777777" w:rsidR="00BE0393" w:rsidRDefault="00BE0393" w:rsidP="00046446">
      <w:pPr>
        <w:pStyle w:val="NormalWeb"/>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MongoDB有成熟的主从复制集设计和成熟的集群方案，符合现代互联网对数据持久化的高可用与高性能的要求。</w:t>
      </w:r>
    </w:p>
    <w:p w14:paraId="56BD9DFB" w14:textId="77777777" w:rsidR="00C62F40" w:rsidRPr="00046446" w:rsidRDefault="00C62F40" w:rsidP="00C62F40">
      <w:pPr>
        <w:pStyle w:val="NormalWeb"/>
        <w:spacing w:before="0" w:beforeAutospacing="0" w:after="0" w:afterAutospacing="0"/>
        <w:jc w:val="both"/>
        <w:rPr>
          <w:rFonts w:ascii="宋体" w:eastAsia="宋体" w:hAnsi="宋体"/>
        </w:rPr>
      </w:pPr>
    </w:p>
    <w:p w14:paraId="43628B1D"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94" w:name="_Toc455479263"/>
      <w:bookmarkStart w:id="95" w:name="_Toc461048076"/>
      <w:r w:rsidRPr="00920C99">
        <w:rPr>
          <w:rFonts w:ascii="黑体" w:hint="eastAsia"/>
          <w:sz w:val="24"/>
          <w:lang w:val="x-none" w:eastAsia="x-none"/>
        </w:rPr>
        <w:t>用户账户模块数据设计</w:t>
      </w:r>
      <w:bookmarkEnd w:id="94"/>
      <w:bookmarkEnd w:id="95"/>
    </w:p>
    <w:p w14:paraId="367FA4B6" w14:textId="77777777" w:rsidR="00792440" w:rsidRDefault="00D502BE"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圈的用户账户与企业数据使用的是CIA平台的用户模型，并不是自行设计的数据。平台上用户的唯一标识（userId）、企业的唯一标识(orgId)、部门的唯一标识（deptId），这三个标识是工作圈业务模块设计的重要数据。</w:t>
      </w:r>
    </w:p>
    <w:p w14:paraId="59DEB767" w14:textId="77777777" w:rsidR="00C62F40" w:rsidRPr="00046446" w:rsidRDefault="00C62F40" w:rsidP="00046446">
      <w:pPr>
        <w:pStyle w:val="NormalWeb"/>
        <w:spacing w:before="0" w:beforeAutospacing="0" w:after="0" w:afterAutospacing="0"/>
        <w:jc w:val="both"/>
        <w:rPr>
          <w:rFonts w:ascii="宋体" w:eastAsia="宋体" w:hAnsi="宋体"/>
        </w:rPr>
      </w:pPr>
    </w:p>
    <w:p w14:paraId="502EC9BA"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96" w:name="_Toc455479264"/>
      <w:bookmarkStart w:id="97" w:name="_Toc461048077"/>
      <w:r w:rsidRPr="00920C99">
        <w:rPr>
          <w:rFonts w:ascii="黑体" w:hint="eastAsia"/>
          <w:sz w:val="24"/>
          <w:lang w:val="x-none" w:eastAsia="x-none"/>
        </w:rPr>
        <w:t>圈子帖子模块数据设计</w:t>
      </w:r>
      <w:bookmarkEnd w:id="96"/>
      <w:bookmarkEnd w:id="97"/>
    </w:p>
    <w:p w14:paraId="18221815" w14:textId="6FB5CF5F" w:rsidR="00F8247B" w:rsidRPr="00046446" w:rsidRDefault="00792440" w:rsidP="00A830F9">
      <w:pPr>
        <w:pStyle w:val="NormalWeb"/>
        <w:spacing w:before="0" w:beforeAutospacing="0" w:after="0" w:afterAutospacing="0"/>
        <w:jc w:val="both"/>
        <w:rPr>
          <w:rFonts w:ascii="宋体" w:eastAsia="宋体" w:hAnsi="宋体"/>
        </w:rPr>
      </w:pPr>
      <w:r w:rsidRPr="00046446">
        <w:rPr>
          <w:rFonts w:ascii="宋体" w:eastAsia="宋体" w:hAnsi="宋体" w:hint="eastAsia"/>
        </w:rPr>
        <w:t>圈子的数据设计如下：</w:t>
      </w:r>
    </w:p>
    <w:p w14:paraId="7AC390B6" w14:textId="77777777" w:rsidR="00403028" w:rsidRDefault="00403028" w:rsidP="00403028">
      <w:pPr>
        <w:pStyle w:val="a"/>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xml:space="preserve">", </w:t>
      </w:r>
      <w:r w:rsidRPr="00403028">
        <w:rPr>
          <w:szCs w:val="21"/>
        </w:rPr>
        <w:lastRenderedPageBreak/>
        <w:t>"invitelevel" : 0, "status" : 0, "masterid" : "60000271637", "qrcodecontent" : "mYnEnq", "qrcodeurl" : "1.jpg" }</w:t>
      </w:r>
    </w:p>
    <w:p w14:paraId="3B937FB1" w14:textId="77777777" w:rsidR="00403028" w:rsidRPr="00046446" w:rsidRDefault="00403028"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圈子的数据有：唯一标识(_id)，圈子名称（name），圈子标志（logo），创建人（createBy），创建时间（createtime），介绍（introduction），状态（status），圈主（masterid），邀请码（qrcodecontent），邀请二维码图片（qrcodeurl）。</w:t>
      </w:r>
    </w:p>
    <w:p w14:paraId="24968098" w14:textId="77777777" w:rsidR="00403028" w:rsidRPr="00046446" w:rsidRDefault="008578E4"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工作圈中的唯一标识都是由gongzuoquan-idcenter模块提供的Long类型全局唯一标识，</w:t>
      </w:r>
      <w:r w:rsidR="0052641D" w:rsidRPr="00046446">
        <w:rPr>
          <w:rFonts w:ascii="宋体" w:eastAsia="宋体" w:hAnsi="宋体" w:hint="eastAsia"/>
        </w:rPr>
        <w:t>工作圈</w:t>
      </w:r>
      <w:r w:rsidRPr="00046446">
        <w:rPr>
          <w:rFonts w:ascii="宋体" w:eastAsia="宋体" w:hAnsi="宋体" w:hint="eastAsia"/>
        </w:rPr>
        <w:t>所有的模块数据都要遵从这一规范。</w:t>
      </w:r>
      <w:r w:rsidR="0052641D" w:rsidRPr="00046446">
        <w:rPr>
          <w:rFonts w:ascii="宋体" w:eastAsia="宋体" w:hAnsi="宋体" w:hint="eastAsia"/>
        </w:rPr>
        <w:t>圈子创建的时候，创建人就是圈主，但是圈主是可以移交的</w:t>
      </w:r>
      <w:r w:rsidR="00CB01DB" w:rsidRPr="00046446">
        <w:rPr>
          <w:rFonts w:ascii="宋体" w:eastAsia="宋体" w:hAnsi="宋体" w:hint="eastAsia"/>
        </w:rPr>
        <w:t>，当前圈主不一定是圈子的创建者</w:t>
      </w:r>
      <w:r w:rsidR="0052641D" w:rsidRPr="00046446">
        <w:rPr>
          <w:rFonts w:ascii="宋体" w:eastAsia="宋体" w:hAnsi="宋体" w:hint="eastAsia"/>
        </w:rPr>
        <w:t>，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14:paraId="3CD01226" w14:textId="77777777" w:rsidR="00BD61BB" w:rsidRPr="00046446" w:rsidRDefault="00BD61B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帖子的数据结构设计如下：</w:t>
      </w:r>
    </w:p>
    <w:p w14:paraId="155507DC" w14:textId="77777777" w:rsidR="00BD61BB" w:rsidRPr="00BD61BB" w:rsidRDefault="00BD61BB" w:rsidP="00403028">
      <w:pPr>
        <w:pStyle w:val="a"/>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14:paraId="7A1B4468" w14:textId="77777777" w:rsidR="00BD61BB" w:rsidRPr="00046446" w:rsidRDefault="00BD61B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帖子的数据有：唯一标识(_id)，发布的圈子（teamid），发布用户（userid），创建时间（createtime），</w:t>
      </w:r>
      <w:r w:rsidR="005014D4" w:rsidRPr="00046446">
        <w:rPr>
          <w:rFonts w:ascii="宋体" w:eastAsia="宋体" w:hAnsi="宋体" w:hint="eastAsia"/>
        </w:rPr>
        <w:t>更新时间</w:t>
      </w:r>
      <w:r w:rsidRPr="00046446">
        <w:rPr>
          <w:rFonts w:ascii="宋体" w:eastAsia="宋体" w:hAnsi="宋体" w:hint="eastAsia"/>
        </w:rPr>
        <w:t>（</w:t>
      </w:r>
      <w:r w:rsidR="00B40C17" w:rsidRPr="00046446">
        <w:rPr>
          <w:rFonts w:ascii="宋体" w:eastAsia="宋体" w:hAnsi="宋体" w:hint="eastAsia"/>
        </w:rPr>
        <w:t>updatetime</w:t>
      </w:r>
      <w:r w:rsidRPr="00046446">
        <w:rPr>
          <w:rFonts w:ascii="宋体" w:eastAsia="宋体" w:hAnsi="宋体" w:hint="eastAsia"/>
        </w:rPr>
        <w:t>），</w:t>
      </w:r>
      <w:r w:rsidR="005014D4" w:rsidRPr="00046446">
        <w:rPr>
          <w:rFonts w:ascii="宋体" w:eastAsia="宋体" w:hAnsi="宋体" w:hint="eastAsia"/>
        </w:rPr>
        <w:t>内容</w:t>
      </w:r>
      <w:r w:rsidRPr="00046446">
        <w:rPr>
          <w:rFonts w:ascii="宋体" w:eastAsia="宋体" w:hAnsi="宋体" w:hint="eastAsia"/>
        </w:rPr>
        <w:t>（</w:t>
      </w:r>
      <w:r w:rsidR="005014D4" w:rsidRPr="00046446">
        <w:rPr>
          <w:rFonts w:ascii="宋体" w:eastAsia="宋体" w:hAnsi="宋体" w:hint="eastAsia"/>
        </w:rPr>
        <w:t>content</w:t>
      </w:r>
      <w:r w:rsidRPr="00046446">
        <w:rPr>
          <w:rFonts w:ascii="宋体" w:eastAsia="宋体" w:hAnsi="宋体" w:hint="eastAsia"/>
        </w:rPr>
        <w:t>），</w:t>
      </w:r>
      <w:r w:rsidR="005014D4" w:rsidRPr="00046446">
        <w:rPr>
          <w:rFonts w:ascii="宋体" w:eastAsia="宋体" w:hAnsi="宋体" w:hint="eastAsia"/>
        </w:rPr>
        <w:t>设备类型</w:t>
      </w:r>
      <w:r w:rsidRPr="00046446">
        <w:rPr>
          <w:rFonts w:ascii="宋体" w:eastAsia="宋体" w:hAnsi="宋体" w:hint="eastAsia"/>
        </w:rPr>
        <w:t>（</w:t>
      </w:r>
      <w:r w:rsidR="005014D4" w:rsidRPr="00046446">
        <w:rPr>
          <w:rFonts w:ascii="宋体" w:eastAsia="宋体" w:hAnsi="宋体" w:hint="eastAsia"/>
        </w:rPr>
        <w:t>devicetype</w:t>
      </w:r>
      <w:r w:rsidRPr="00046446">
        <w:rPr>
          <w:rFonts w:ascii="宋体" w:eastAsia="宋体" w:hAnsi="宋体" w:hint="eastAsia"/>
        </w:rPr>
        <w:t>），</w:t>
      </w:r>
      <w:r w:rsidR="005014D4" w:rsidRPr="00046446">
        <w:rPr>
          <w:rFonts w:ascii="宋体" w:eastAsia="宋体" w:hAnsi="宋体" w:hint="eastAsia"/>
        </w:rPr>
        <w:t>位置</w:t>
      </w:r>
      <w:r w:rsidRPr="00046446">
        <w:rPr>
          <w:rFonts w:ascii="宋体" w:eastAsia="宋体" w:hAnsi="宋体" w:hint="eastAsia"/>
        </w:rPr>
        <w:t>（</w:t>
      </w:r>
      <w:r w:rsidR="005014D4" w:rsidRPr="00046446">
        <w:rPr>
          <w:rFonts w:ascii="宋体" w:eastAsia="宋体" w:hAnsi="宋体" w:hint="eastAsia"/>
        </w:rPr>
        <w:t>location</w:t>
      </w:r>
      <w:r w:rsidRPr="00046446">
        <w:rPr>
          <w:rFonts w:ascii="宋体" w:eastAsia="宋体" w:hAnsi="宋体" w:hint="eastAsia"/>
        </w:rPr>
        <w:t>），</w:t>
      </w:r>
      <w:r w:rsidR="005014D4" w:rsidRPr="00046446">
        <w:rPr>
          <w:rFonts w:ascii="宋体" w:eastAsia="宋体" w:hAnsi="宋体" w:hint="eastAsia"/>
        </w:rPr>
        <w:t>经度</w:t>
      </w:r>
      <w:r w:rsidRPr="00046446">
        <w:rPr>
          <w:rFonts w:ascii="宋体" w:eastAsia="宋体" w:hAnsi="宋体" w:hint="eastAsia"/>
        </w:rPr>
        <w:t>（</w:t>
      </w:r>
      <w:r w:rsidR="005014D4" w:rsidRPr="00046446">
        <w:rPr>
          <w:rFonts w:ascii="宋体" w:eastAsia="宋体" w:hAnsi="宋体" w:hint="eastAsia"/>
        </w:rPr>
        <w:t>longitude</w:t>
      </w:r>
      <w:r w:rsidRPr="00046446">
        <w:rPr>
          <w:rFonts w:ascii="宋体" w:eastAsia="宋体" w:hAnsi="宋体" w:hint="eastAsia"/>
        </w:rPr>
        <w:t>）</w:t>
      </w:r>
      <w:r w:rsidR="005014D4" w:rsidRPr="00046446">
        <w:rPr>
          <w:rFonts w:ascii="宋体" w:eastAsia="宋体" w:hAnsi="宋体" w:hint="eastAsia"/>
        </w:rPr>
        <w:t>，纬度（latitude）</w:t>
      </w:r>
      <w:r w:rsidRPr="00046446">
        <w:rPr>
          <w:rFonts w:ascii="宋体" w:eastAsia="宋体" w:hAnsi="宋体" w:hint="eastAsia"/>
        </w:rPr>
        <w:t>。</w:t>
      </w:r>
    </w:p>
    <w:p w14:paraId="031C408C" w14:textId="77777777" w:rsidR="005014D4" w:rsidRDefault="005014D4"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_id是全局唯一标识，不多说了。帖子的特点就是根据用户需要可以分享发帖位置，通过GPS插件获取手机所在的经纬度，通过地图类API</w:t>
      </w:r>
      <w:r w:rsidR="00CB01DB" w:rsidRPr="00046446">
        <w:rPr>
          <w:rFonts w:ascii="宋体" w:eastAsia="宋体" w:hAnsi="宋体" w:hint="eastAsia"/>
        </w:rPr>
        <w:t>查询手机当前的位置并</w:t>
      </w:r>
      <w:r w:rsidRPr="00046446">
        <w:rPr>
          <w:rFonts w:ascii="宋体" w:eastAsia="宋体" w:hAnsi="宋体" w:hint="eastAsia"/>
        </w:rPr>
        <w:t>保存。帖子的内容中有几段特殊的文本：{@abc,60000001389}；{!lh}。这两个</w:t>
      </w:r>
      <w:r w:rsidR="00CB01DB" w:rsidRPr="00046446">
        <w:rPr>
          <w:rFonts w:ascii="宋体" w:eastAsia="宋体" w:hAnsi="宋体" w:hint="eastAsia"/>
        </w:rPr>
        <w:t>特殊的文本</w:t>
      </w:r>
      <w:r w:rsidRPr="00046446">
        <w:rPr>
          <w:rFonts w:ascii="宋体" w:eastAsia="宋体" w:hAnsi="宋体" w:hint="eastAsia"/>
        </w:rPr>
        <w:t>是工作圈的两种功能性文本</w:t>
      </w:r>
      <w:r w:rsidR="00CB01DB" w:rsidRPr="00046446">
        <w:rPr>
          <w:rFonts w:ascii="宋体" w:eastAsia="宋体" w:hAnsi="宋体" w:hint="eastAsia"/>
        </w:rPr>
        <w:t>：阱</w:t>
      </w:r>
      <w:r w:rsidRPr="00046446">
        <w:rPr>
          <w:rFonts w:ascii="宋体" w:eastAsia="宋体" w:hAnsi="宋体" w:hint="eastAsia"/>
        </w:rPr>
        <w:t>一个是@一个名为abc的用户，这样用户就能收到一条关于这个帖子的特殊信息；后一个就是工作圈的emoji表情了，会在端上解析成一个流汗的emoji表情符号。</w:t>
      </w:r>
    </w:p>
    <w:p w14:paraId="6DE4EA96" w14:textId="77777777" w:rsidR="00C62F40" w:rsidRPr="00046446" w:rsidRDefault="00C62F40" w:rsidP="00046446">
      <w:pPr>
        <w:pStyle w:val="NormalWeb"/>
        <w:spacing w:before="0" w:beforeAutospacing="0" w:after="0" w:afterAutospacing="0"/>
        <w:jc w:val="both"/>
        <w:rPr>
          <w:rFonts w:ascii="宋体" w:eastAsia="宋体" w:hAnsi="宋体"/>
        </w:rPr>
      </w:pPr>
    </w:p>
    <w:p w14:paraId="02087163"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98" w:name="_Toc455479265"/>
      <w:bookmarkStart w:id="99" w:name="_Toc461048078"/>
      <w:r w:rsidRPr="00920C99">
        <w:rPr>
          <w:rFonts w:ascii="黑体" w:hint="eastAsia"/>
          <w:sz w:val="24"/>
          <w:lang w:val="x-none" w:eastAsia="x-none"/>
        </w:rPr>
        <w:t>评论模块数据设计</w:t>
      </w:r>
      <w:bookmarkEnd w:id="98"/>
      <w:bookmarkEnd w:id="99"/>
    </w:p>
    <w:p w14:paraId="18F294F2" w14:textId="77777777" w:rsidR="00B40C17" w:rsidRPr="00046446" w:rsidRDefault="00B40C17"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评论的数据结构设计如下：</w:t>
      </w:r>
    </w:p>
    <w:p w14:paraId="2D48C150" w14:textId="77777777" w:rsidR="00B40C17" w:rsidRDefault="00D979D6" w:rsidP="00B40C17">
      <w:pPr>
        <w:pStyle w:val="a"/>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 xml:space="preserve">{!zy}", "createtime" : "1402030079657", "replytocomment" : "1952886687211523175", </w:t>
      </w:r>
      <w:r w:rsidRPr="00B40C17">
        <w:rPr>
          <w:rFonts w:hint="eastAsia"/>
          <w:szCs w:val="21"/>
        </w:rPr>
        <w:lastRenderedPageBreak/>
        <w:t>"replytouser" : "60000000944",</w:t>
      </w:r>
      <w:r w:rsidRPr="00B40C17">
        <w:rPr>
          <w:szCs w:val="21"/>
        </w:rPr>
        <w:t xml:space="preserve"> "devicetype" : 3, "userip" : null, "status" : 0, "updatetime" : "1402030079657" }</w:t>
      </w:r>
    </w:p>
    <w:p w14:paraId="5B2CE9C9" w14:textId="77777777" w:rsidR="00B40C17" w:rsidRPr="00046446" w:rsidRDefault="00B40C17"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评论的数据有：唯一标识(_id)，被引用的资源（resourceid），发布用户（userid），创建时间（createtime），更新时间（</w:t>
      </w:r>
      <w:r w:rsidRPr="00046446">
        <w:rPr>
          <w:rFonts w:ascii="宋体" w:eastAsia="宋体" w:hAnsi="宋体"/>
        </w:rPr>
        <w:t>updatetime</w:t>
      </w:r>
      <w:r w:rsidRPr="00046446">
        <w:rPr>
          <w:rFonts w:ascii="宋体" w:eastAsia="宋体" w:hAnsi="宋体" w:hint="eastAsia"/>
        </w:rPr>
        <w:t>），内容（content），回复的用户（</w:t>
      </w:r>
      <w:r w:rsidRPr="00046446">
        <w:rPr>
          <w:rFonts w:ascii="宋体" w:eastAsia="宋体" w:hAnsi="宋体"/>
        </w:rPr>
        <w:t>replytouser</w:t>
      </w:r>
      <w:r w:rsidRPr="00046446">
        <w:rPr>
          <w:rFonts w:ascii="宋体" w:eastAsia="宋体" w:hAnsi="宋体" w:hint="eastAsia"/>
        </w:rPr>
        <w:t>），回复的评论（</w:t>
      </w:r>
      <w:r w:rsidRPr="00046446">
        <w:rPr>
          <w:rFonts w:ascii="宋体" w:eastAsia="宋体" w:hAnsi="宋体"/>
        </w:rPr>
        <w:t>replytocomment</w:t>
      </w:r>
      <w:r w:rsidRPr="00046446">
        <w:rPr>
          <w:rFonts w:ascii="宋体" w:eastAsia="宋体" w:hAnsi="宋体" w:hint="eastAsia"/>
        </w:rPr>
        <w:t>），设备类型（devicetype），IP地址（</w:t>
      </w:r>
      <w:r w:rsidRPr="00046446">
        <w:rPr>
          <w:rFonts w:ascii="宋体" w:eastAsia="宋体" w:hAnsi="宋体"/>
        </w:rPr>
        <w:t>userip</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p>
    <w:p w14:paraId="6511A80C" w14:textId="77777777" w:rsidR="00B40C17" w:rsidRDefault="00B40C17"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评论是以一个通用开放式的模块来设计的，不仅仅是帖子中可以用到，在其它的功能中也可以使用。</w:t>
      </w:r>
      <w:r w:rsidR="000D3EF1" w:rsidRPr="00046446">
        <w:rPr>
          <w:rFonts w:ascii="宋体" w:eastAsia="宋体" w:hAnsi="宋体" w:hint="eastAsia"/>
        </w:rPr>
        <w:t>将任意一个使用评论的对象抽象为一个resource，在评论数据里记录resourceid，就可以表示这个评论是</w:t>
      </w:r>
      <w:r w:rsidR="009A7C3D" w:rsidRPr="00046446">
        <w:rPr>
          <w:rFonts w:ascii="宋体" w:eastAsia="宋体" w:hAnsi="宋体" w:hint="eastAsia"/>
        </w:rPr>
        <w:t>针对这个资源的。回复的评论，这个字段</w:t>
      </w:r>
      <w:r w:rsidR="00141679" w:rsidRPr="00046446">
        <w:rPr>
          <w:rFonts w:ascii="宋体" w:eastAsia="宋体" w:hAnsi="宋体" w:hint="eastAsia"/>
        </w:rPr>
        <w:t>是表示这个评论是回复了另一条评论的评论，也就是现在</w:t>
      </w:r>
      <w:r w:rsidR="00B2535B" w:rsidRPr="00046446">
        <w:rPr>
          <w:rFonts w:ascii="宋体" w:eastAsia="宋体" w:hAnsi="宋体" w:hint="eastAsia"/>
        </w:rPr>
        <w:t>帖</w:t>
      </w:r>
      <w:r w:rsidR="00141679" w:rsidRPr="00046446">
        <w:rPr>
          <w:rFonts w:ascii="宋体" w:eastAsia="宋体" w:hAnsi="宋体" w:hint="eastAsia"/>
        </w:rPr>
        <w:t>吧常用的盖楼模式。</w:t>
      </w:r>
    </w:p>
    <w:p w14:paraId="7168C101" w14:textId="77777777" w:rsidR="00C62F40" w:rsidRPr="00046446" w:rsidRDefault="00C62F40" w:rsidP="00046446">
      <w:pPr>
        <w:pStyle w:val="NormalWeb"/>
        <w:spacing w:before="0" w:beforeAutospacing="0" w:after="0" w:afterAutospacing="0"/>
        <w:jc w:val="both"/>
        <w:rPr>
          <w:rFonts w:ascii="宋体" w:eastAsia="宋体" w:hAnsi="宋体"/>
        </w:rPr>
      </w:pPr>
    </w:p>
    <w:p w14:paraId="5AC12BBD"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100" w:name="_Toc455479266"/>
      <w:bookmarkStart w:id="101" w:name="_Toc461048079"/>
      <w:r w:rsidRPr="00920C99">
        <w:rPr>
          <w:rFonts w:ascii="黑体" w:hint="eastAsia"/>
          <w:sz w:val="24"/>
          <w:lang w:val="x-none" w:eastAsia="x-none"/>
        </w:rPr>
        <w:t>赞模块数据设计</w:t>
      </w:r>
      <w:bookmarkEnd w:id="100"/>
      <w:bookmarkEnd w:id="101"/>
    </w:p>
    <w:p w14:paraId="3FB7CC8C" w14:textId="77777777" w:rsidR="00AE5F70" w:rsidRPr="00046446" w:rsidRDefault="00AE5F70"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赞的数据结构设计如下：</w:t>
      </w:r>
    </w:p>
    <w:p w14:paraId="092EFD5D" w14:textId="77777777" w:rsidR="00F1605C" w:rsidRDefault="00AE5F70" w:rsidP="00AE5F70">
      <w:pPr>
        <w:pStyle w:val="a"/>
        <w:spacing w:line="400" w:lineRule="exact"/>
        <w:ind w:firstLine="480"/>
        <w:jc w:val="left"/>
        <w:rPr>
          <w:szCs w:val="21"/>
        </w:rPr>
      </w:pPr>
      <w:proofErr w:type="gramStart"/>
      <w:r w:rsidRPr="00AE5F70">
        <w:rPr>
          <w:szCs w:val="21"/>
        </w:rPr>
        <w:t>{ "</w:t>
      </w:r>
      <w:proofErr w:type="gramEnd"/>
      <w:r w:rsidRPr="00AE5F70">
        <w:rPr>
          <w:szCs w:val="21"/>
        </w:rPr>
        <w:t>_id" : "gzq:favorite:60000004929", "resourceType" : 2, "resourceId" : "231577403934248961", "userid" : "60000004929", "createtime" : "1434526529085", "status" : 0 }</w:t>
      </w:r>
    </w:p>
    <w:p w14:paraId="6ABA9ED7" w14:textId="77777777" w:rsidR="00AE5F70" w:rsidRDefault="00AE5F70"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赞的设计同评论差不多，都是通用开放式的服务，抽象了resource的概念。这里不再赘述</w:t>
      </w:r>
    </w:p>
    <w:p w14:paraId="146C97F1" w14:textId="77777777" w:rsidR="00C62F40" w:rsidRPr="00046446" w:rsidRDefault="00C62F40" w:rsidP="00046446">
      <w:pPr>
        <w:pStyle w:val="NormalWeb"/>
        <w:spacing w:before="0" w:beforeAutospacing="0" w:after="0" w:afterAutospacing="0"/>
        <w:jc w:val="both"/>
        <w:rPr>
          <w:rFonts w:ascii="宋体" w:eastAsia="宋体" w:hAnsi="宋体"/>
        </w:rPr>
      </w:pPr>
    </w:p>
    <w:p w14:paraId="250DB95E"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102" w:name="_Toc455479267"/>
      <w:bookmarkStart w:id="103" w:name="_Toc461048080"/>
      <w:r w:rsidRPr="00920C99">
        <w:rPr>
          <w:rFonts w:ascii="黑体" w:hint="eastAsia"/>
          <w:sz w:val="24"/>
          <w:lang w:val="x-none" w:eastAsia="x-none"/>
        </w:rPr>
        <w:t>工作应用模块数据设计</w:t>
      </w:r>
      <w:bookmarkEnd w:id="102"/>
      <w:bookmarkEnd w:id="103"/>
    </w:p>
    <w:p w14:paraId="1A8D0333" w14:textId="77777777" w:rsidR="00F1605C" w:rsidRPr="00046446" w:rsidRDefault="00AE5F70"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工作应用模块比较特殊，工作圈的工作应用正在走平台化的路线，既有自己研发的应用，比如：</w:t>
      </w:r>
      <w:r w:rsidR="00EF1D22" w:rsidRPr="00046446">
        <w:rPr>
          <w:rFonts w:ascii="宋体" w:eastAsia="宋体" w:hAnsi="宋体" w:hint="eastAsia"/>
        </w:rPr>
        <w:t>审批、签到、工作报告</w:t>
      </w:r>
      <w:r w:rsidRPr="00046446">
        <w:rPr>
          <w:rFonts w:ascii="宋体" w:eastAsia="宋体" w:hAnsi="宋体" w:hint="eastAsia"/>
        </w:rPr>
        <w:t>、公告等；又接入了一些第三方的应用：文件柜、电话会议、邮件等，成为了一个开放的应用平台。这里仅介绍一个</w:t>
      </w:r>
      <w:r w:rsidR="00EF1D22" w:rsidRPr="00046446">
        <w:rPr>
          <w:rFonts w:ascii="宋体" w:eastAsia="宋体" w:hAnsi="宋体" w:hint="eastAsia"/>
        </w:rPr>
        <w:t>与工作流引擎结合紧密的核心应用，审批</w:t>
      </w:r>
      <w:r w:rsidR="006C5579" w:rsidRPr="00046446">
        <w:rPr>
          <w:rFonts w:ascii="宋体" w:eastAsia="宋体" w:hAnsi="宋体" w:hint="eastAsia"/>
        </w:rPr>
        <w:t>的数据设计</w:t>
      </w:r>
      <w:r w:rsidR="00EF1D22" w:rsidRPr="00046446">
        <w:rPr>
          <w:rFonts w:ascii="宋体" w:eastAsia="宋体" w:hAnsi="宋体" w:hint="eastAsia"/>
        </w:rPr>
        <w:t>。</w:t>
      </w:r>
    </w:p>
    <w:p w14:paraId="2EC069E9" w14:textId="77777777" w:rsidR="006C5579" w:rsidRPr="006C5579" w:rsidRDefault="006C5579" w:rsidP="00F1605C">
      <w:pPr>
        <w:pStyle w:val="a"/>
        <w:spacing w:line="400" w:lineRule="exact"/>
        <w:ind w:firstLine="480"/>
        <w:jc w:val="left"/>
        <w:rPr>
          <w:szCs w:val="21"/>
        </w:rPr>
      </w:pPr>
      <w:proofErr w:type="gramStart"/>
      <w:r w:rsidRPr="006C5579">
        <w:rPr>
          <w:szCs w:val="21"/>
        </w:rPr>
        <w:t>{ "</w:t>
      </w:r>
      <w:proofErr w:type="gramEnd"/>
      <w:r w:rsidRPr="006C5579">
        <w:rPr>
          <w:szCs w:val="21"/>
        </w:rPr>
        <w:t xml:space="preserve">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14:paraId="26ABD3D5" w14:textId="77777777" w:rsidR="00F1605C" w:rsidRPr="00046446" w:rsidRDefault="006C557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审批的数据有：唯一标识(_id)，发起用户（userid），企业（orgId），部门（deptId），标题（</w:t>
      </w:r>
      <w:r w:rsidR="009B376A" w:rsidRPr="00046446">
        <w:rPr>
          <w:rFonts w:ascii="宋体" w:eastAsia="宋体" w:hAnsi="宋体" w:hint="eastAsia"/>
        </w:rPr>
        <w:t>title</w:t>
      </w:r>
      <w:r w:rsidRPr="00046446">
        <w:rPr>
          <w:rFonts w:ascii="宋体" w:eastAsia="宋体" w:hAnsi="宋体" w:hint="eastAsia"/>
        </w:rPr>
        <w:t>），内容（content），创建时间（createtime），更新时间（</w:t>
      </w:r>
      <w:r w:rsidRPr="00046446">
        <w:rPr>
          <w:rFonts w:ascii="宋体" w:eastAsia="宋体" w:hAnsi="宋体"/>
        </w:rPr>
        <w:t>updatetime</w:t>
      </w:r>
      <w:r w:rsidRPr="00046446">
        <w:rPr>
          <w:rFonts w:ascii="宋体" w:eastAsia="宋体" w:hAnsi="宋体" w:hint="eastAsia"/>
        </w:rPr>
        <w:t>），设备类型（device</w:t>
      </w:r>
      <w:r w:rsidR="009B376A" w:rsidRPr="00046446">
        <w:rPr>
          <w:rFonts w:ascii="宋体" w:eastAsia="宋体" w:hAnsi="宋体" w:hint="eastAsia"/>
        </w:rPr>
        <w:t>T</w:t>
      </w:r>
      <w:r w:rsidRPr="00046446">
        <w:rPr>
          <w:rFonts w:ascii="宋体" w:eastAsia="宋体" w:hAnsi="宋体" w:hint="eastAsia"/>
        </w:rPr>
        <w:t>ype），IP地址（</w:t>
      </w:r>
      <w:r w:rsidRPr="00046446">
        <w:rPr>
          <w:rFonts w:ascii="宋体" w:eastAsia="宋体" w:hAnsi="宋体"/>
        </w:rPr>
        <w:t>userip</w:t>
      </w:r>
      <w:r w:rsidRPr="00046446">
        <w:rPr>
          <w:rFonts w:ascii="宋体" w:eastAsia="宋体" w:hAnsi="宋体" w:hint="eastAsia"/>
        </w:rPr>
        <w:t>），</w:t>
      </w:r>
      <w:r w:rsidR="009B376A" w:rsidRPr="00046446">
        <w:rPr>
          <w:rFonts w:ascii="宋体" w:eastAsia="宋体" w:hAnsi="宋体" w:hint="eastAsia"/>
        </w:rPr>
        <w:t>位置（location），经度（longitude），纬度（latitude），当前审批人（auditId），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9C22B2" w:rsidRPr="00046446">
        <w:rPr>
          <w:rFonts w:ascii="宋体" w:eastAsia="宋体" w:hAnsi="宋体" w:hint="eastAsia"/>
        </w:rPr>
        <w:t>，审批类型（type）</w:t>
      </w:r>
      <w:r w:rsidRPr="00046446">
        <w:rPr>
          <w:rFonts w:ascii="宋体" w:eastAsia="宋体" w:hAnsi="宋体" w:hint="eastAsia"/>
        </w:rPr>
        <w:t>。</w:t>
      </w:r>
    </w:p>
    <w:p w14:paraId="28EA5118" w14:textId="77777777" w:rsidR="009B376A" w:rsidRPr="00046446" w:rsidRDefault="009C22B2"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lastRenderedPageBreak/>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14:paraId="4035E0D5" w14:textId="77777777" w:rsidR="00477BEB" w:rsidRPr="00046446" w:rsidRDefault="009C22B2"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请假：</w:t>
      </w:r>
      <w:r w:rsidR="00477BEB" w:rsidRPr="00046446">
        <w:rPr>
          <w:rFonts w:ascii="宋体" w:eastAsia="宋体" w:hAnsi="宋体" w:hint="eastAsia"/>
        </w:rPr>
        <w:t>"leaveSheet" : { "beginTime" : "1430976600000", "endTime" : "1430992800000", "sumTime" : 270, "reasons" : "测试测试"}。请假数据有：请假起始时间（</w:t>
      </w:r>
      <w:r w:rsidR="00477BEB" w:rsidRPr="00046446">
        <w:rPr>
          <w:rFonts w:ascii="宋体" w:eastAsia="宋体" w:hAnsi="宋体"/>
        </w:rPr>
        <w:t>beginTime</w:t>
      </w:r>
      <w:r w:rsidR="00477BEB" w:rsidRPr="00046446">
        <w:rPr>
          <w:rFonts w:ascii="宋体" w:eastAsia="宋体" w:hAnsi="宋体" w:hint="eastAsia"/>
        </w:rPr>
        <w:t>），结束时间（</w:t>
      </w:r>
      <w:r w:rsidR="00477BEB" w:rsidRPr="00046446">
        <w:rPr>
          <w:rFonts w:ascii="宋体" w:eastAsia="宋体" w:hAnsi="宋体"/>
        </w:rPr>
        <w:t>endTime</w:t>
      </w:r>
      <w:r w:rsidR="00477BEB" w:rsidRPr="00046446">
        <w:rPr>
          <w:rFonts w:ascii="宋体" w:eastAsia="宋体" w:hAnsi="宋体" w:hint="eastAsia"/>
        </w:rPr>
        <w:t>），请假时长（</w:t>
      </w:r>
      <w:r w:rsidR="00477BEB" w:rsidRPr="00046446">
        <w:rPr>
          <w:rFonts w:ascii="宋体" w:eastAsia="宋体" w:hAnsi="宋体"/>
        </w:rPr>
        <w:t>sumTime</w:t>
      </w:r>
      <w:r w:rsidR="00477BEB" w:rsidRPr="00046446">
        <w:rPr>
          <w:rFonts w:ascii="宋体" w:eastAsia="宋体" w:hAnsi="宋体" w:hint="eastAsia"/>
        </w:rPr>
        <w:t>）/单位：分钟，请假事由：（</w:t>
      </w:r>
      <w:r w:rsidR="00477BEB" w:rsidRPr="00046446">
        <w:rPr>
          <w:rFonts w:ascii="宋体" w:eastAsia="宋体" w:hAnsi="宋体"/>
        </w:rPr>
        <w:t>reasons</w:t>
      </w:r>
      <w:r w:rsidR="00477BEB" w:rsidRPr="00046446">
        <w:rPr>
          <w:rFonts w:ascii="宋体" w:eastAsia="宋体" w:hAnsi="宋体" w:hint="eastAsia"/>
        </w:rPr>
        <w:t>）</w:t>
      </w:r>
    </w:p>
    <w:p w14:paraId="6DFF206C" w14:textId="77777777" w:rsidR="00477BEB" w:rsidRPr="00046446" w:rsidRDefault="00477BE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报销："reimburseList" : [ { "reimburseType" : 5, "amount" : "600.00", "remark" : "报销" } ], "totalAmountForReimburses" : "600.00"。报销单列表的数据：报销类型（</w:t>
      </w:r>
      <w:r w:rsidRPr="00046446">
        <w:rPr>
          <w:rFonts w:ascii="宋体" w:eastAsia="宋体" w:hAnsi="宋体"/>
        </w:rPr>
        <w:t>reimburseType</w:t>
      </w:r>
      <w:r w:rsidRPr="00046446">
        <w:rPr>
          <w:rFonts w:ascii="宋体" w:eastAsia="宋体" w:hAnsi="宋体" w:hint="eastAsia"/>
        </w:rPr>
        <w:t>），报销金额（</w:t>
      </w:r>
      <w:r w:rsidRPr="00046446">
        <w:rPr>
          <w:rFonts w:ascii="宋体" w:eastAsia="宋体" w:hAnsi="宋体"/>
        </w:rPr>
        <w:t>amount</w:t>
      </w:r>
      <w:r w:rsidRPr="00046446">
        <w:rPr>
          <w:rFonts w:ascii="宋体" w:eastAsia="宋体" w:hAnsi="宋体" w:hint="eastAsia"/>
        </w:rPr>
        <w:t>），备注（</w:t>
      </w:r>
      <w:r w:rsidRPr="00046446">
        <w:rPr>
          <w:rFonts w:ascii="宋体" w:eastAsia="宋体" w:hAnsi="宋体"/>
        </w:rPr>
        <w:t>remark</w:t>
      </w:r>
      <w:r w:rsidRPr="00046446">
        <w:rPr>
          <w:rFonts w:ascii="宋体" w:eastAsia="宋体" w:hAnsi="宋体" w:hint="eastAsia"/>
        </w:rPr>
        <w:t>）。报销总额（</w:t>
      </w:r>
      <w:r w:rsidRPr="00046446">
        <w:rPr>
          <w:rFonts w:ascii="宋体" w:eastAsia="宋体" w:hAnsi="宋体"/>
        </w:rPr>
        <w:t>totalAmountForReimburses</w:t>
      </w:r>
      <w:r w:rsidRPr="00046446">
        <w:rPr>
          <w:rFonts w:ascii="宋体" w:eastAsia="宋体" w:hAnsi="宋体" w:hint="eastAsia"/>
        </w:rPr>
        <w:t>）。</w:t>
      </w:r>
    </w:p>
    <w:p w14:paraId="6F8BAF4A" w14:textId="77777777" w:rsidR="00477BEB" w:rsidRPr="00046446" w:rsidRDefault="00477BE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借款："loan" : { "reasons" : "路兔兔借款", "amount" : "2500.00", "createTime" : "1430717854497" }。借款数据：借款金额（</w:t>
      </w:r>
      <w:r w:rsidRPr="00046446">
        <w:rPr>
          <w:rFonts w:ascii="宋体" w:eastAsia="宋体" w:hAnsi="宋体"/>
        </w:rPr>
        <w:t>amount</w:t>
      </w:r>
      <w:r w:rsidRPr="00046446">
        <w:rPr>
          <w:rFonts w:ascii="宋体" w:eastAsia="宋体" w:hAnsi="宋体" w:hint="eastAsia"/>
        </w:rPr>
        <w:t>），借款事由（</w:t>
      </w:r>
      <w:r w:rsidRPr="00046446">
        <w:rPr>
          <w:rFonts w:ascii="宋体" w:eastAsia="宋体" w:hAnsi="宋体"/>
        </w:rPr>
        <w:t>reasons</w:t>
      </w:r>
      <w:r w:rsidRPr="00046446">
        <w:rPr>
          <w:rFonts w:ascii="宋体" w:eastAsia="宋体" w:hAnsi="宋体" w:hint="eastAsia"/>
        </w:rPr>
        <w:t>）。借款时间（</w:t>
      </w:r>
      <w:r w:rsidRPr="00046446">
        <w:rPr>
          <w:rFonts w:ascii="宋体" w:eastAsia="宋体" w:hAnsi="宋体"/>
        </w:rPr>
        <w:t>createTime</w:t>
      </w:r>
      <w:r w:rsidRPr="00046446">
        <w:rPr>
          <w:rFonts w:ascii="宋体" w:eastAsia="宋体" w:hAnsi="宋体" w:hint="eastAsia"/>
        </w:rPr>
        <w:t>）。</w:t>
      </w:r>
    </w:p>
    <w:p w14:paraId="5CD0A4FD" w14:textId="77777777" w:rsidR="00477BEB" w:rsidRDefault="00477BE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可以看出不同的审批业务，所需要的数据也略有不同，</w:t>
      </w:r>
      <w:r w:rsidR="004233D0" w:rsidRPr="00046446">
        <w:rPr>
          <w:rFonts w:ascii="宋体" w:eastAsia="宋体" w:hAnsi="宋体" w:hint="eastAsia"/>
        </w:rPr>
        <w:t>同时</w:t>
      </w:r>
      <w:r w:rsidRPr="00046446">
        <w:rPr>
          <w:rFonts w:ascii="宋体" w:eastAsia="宋体" w:hAnsi="宋体" w:hint="eastAsia"/>
        </w:rPr>
        <w:t>这几</w:t>
      </w:r>
      <w:r w:rsidR="00D84DEE" w:rsidRPr="00046446">
        <w:rPr>
          <w:rFonts w:ascii="宋体" w:eastAsia="宋体" w:hAnsi="宋体" w:hint="eastAsia"/>
        </w:rPr>
        <w:t>个</w:t>
      </w:r>
      <w:r w:rsidRPr="00046446">
        <w:rPr>
          <w:rFonts w:ascii="宋体" w:eastAsia="宋体" w:hAnsi="宋体" w:hint="eastAsia"/>
        </w:rPr>
        <w:t>类型都是互斥的，</w:t>
      </w:r>
      <w:r w:rsidR="00D84DEE" w:rsidRPr="00046446">
        <w:rPr>
          <w:rFonts w:ascii="宋体" w:eastAsia="宋体" w:hAnsi="宋体" w:hint="eastAsia"/>
        </w:rPr>
        <w:t>在审批的数据中以上</w:t>
      </w:r>
      <w:r w:rsidR="00CB172D" w:rsidRPr="00046446">
        <w:rPr>
          <w:rFonts w:ascii="宋体" w:eastAsia="宋体" w:hAnsi="宋体" w:hint="eastAsia"/>
        </w:rPr>
        <w:t>四种类型的扩展同时只能使用一类</w:t>
      </w:r>
      <w:r w:rsidR="00D84DEE" w:rsidRPr="00046446">
        <w:rPr>
          <w:rFonts w:ascii="宋体" w:eastAsia="宋体" w:hAnsi="宋体" w:hint="eastAsia"/>
        </w:rPr>
        <w:t>。在关系型数据库中必然要冗余很多的字段或者拆分多张表设计才能满足需要，MongoDB的BSON文档数据却能随意的为这个数据扩展相关的属性，相对于关系型数据库设计和扩展功能都更加方便。</w:t>
      </w:r>
    </w:p>
    <w:p w14:paraId="4B566888" w14:textId="77777777" w:rsidR="00C62F40" w:rsidRPr="00046446" w:rsidRDefault="00C62F40" w:rsidP="00046446">
      <w:pPr>
        <w:pStyle w:val="NormalWeb"/>
        <w:spacing w:before="0" w:beforeAutospacing="0" w:after="0" w:afterAutospacing="0"/>
        <w:jc w:val="both"/>
        <w:rPr>
          <w:rFonts w:ascii="宋体" w:eastAsia="宋体" w:hAnsi="宋体"/>
        </w:rPr>
      </w:pPr>
    </w:p>
    <w:p w14:paraId="4CF51574" w14:textId="073C745C"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104" w:name="_Toc455479268"/>
      <w:bookmarkStart w:id="105" w:name="_Toc461048081"/>
      <w:r w:rsidRPr="00920C99">
        <w:rPr>
          <w:rFonts w:ascii="黑体" w:hint="eastAsia"/>
          <w:sz w:val="24"/>
          <w:lang w:val="x-none" w:eastAsia="x-none"/>
        </w:rPr>
        <w:t>工作流引擎</w:t>
      </w:r>
      <w:r w:rsidR="00E9197D" w:rsidRPr="00920C99">
        <w:rPr>
          <w:rFonts w:ascii="黑体" w:hint="eastAsia"/>
          <w:sz w:val="24"/>
          <w:lang w:val="x-none" w:eastAsia="x-none"/>
        </w:rPr>
        <w:t>模块数据设计</w:t>
      </w:r>
      <w:bookmarkEnd w:id="104"/>
      <w:bookmarkEnd w:id="105"/>
    </w:p>
    <w:p w14:paraId="7144DA21" w14:textId="77777777" w:rsidR="00F1605C" w:rsidRPr="00046446" w:rsidRDefault="003966E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工作流引擎数据结构由工作流实例(FlowInstance)和任务(Task)列表两部分组成，先来看工作流实例设计：</w:t>
      </w:r>
    </w:p>
    <w:p w14:paraId="79711FC4" w14:textId="77777777" w:rsidR="003966E9" w:rsidRDefault="003966E9" w:rsidP="003966E9">
      <w:pPr>
        <w:pStyle w:val="a"/>
        <w:spacing w:line="400" w:lineRule="exact"/>
        <w:ind w:firstLine="480"/>
        <w:jc w:val="left"/>
        <w:rPr>
          <w:szCs w:val="21"/>
        </w:rPr>
      </w:pPr>
      <w:proofErr w:type="gramStart"/>
      <w:r w:rsidRPr="003966E9">
        <w:rPr>
          <w:szCs w:val="21"/>
        </w:rPr>
        <w:t>{ "</w:t>
      </w:r>
      <w:proofErr w:type="gramEnd"/>
      <w:r w:rsidRPr="003966E9">
        <w:rPr>
          <w:szCs w:val="21"/>
        </w:rPr>
        <w:t>_id" : "1954286430986249633", "resId" : "1953272588472329523", "resType" : 3, "startUserId" : "60000005530", "status" : 0, "createTime" : "1414464172572", "orgId" : "90000001631" }</w:t>
      </w:r>
    </w:p>
    <w:p w14:paraId="03DCA51B" w14:textId="77777777" w:rsidR="003966E9" w:rsidRPr="00046446" w:rsidRDefault="003966E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任务设计：</w:t>
      </w:r>
    </w:p>
    <w:p w14:paraId="42B6BCDF" w14:textId="77777777" w:rsidR="003966E9" w:rsidRDefault="003966E9" w:rsidP="003966E9">
      <w:pPr>
        <w:pStyle w:val="a"/>
        <w:spacing w:line="400" w:lineRule="exact"/>
        <w:ind w:firstLine="480"/>
        <w:jc w:val="left"/>
        <w:rPr>
          <w:szCs w:val="21"/>
        </w:rPr>
      </w:pPr>
      <w:proofErr w:type="gramStart"/>
      <w:r w:rsidRPr="003966E9">
        <w:rPr>
          <w:szCs w:val="21"/>
        </w:rPr>
        <w:t>{ "</w:t>
      </w:r>
      <w:proofErr w:type="gramEnd"/>
      <w:r w:rsidRPr="003966E9">
        <w:rPr>
          <w:szCs w:val="21"/>
        </w:rPr>
        <w:t>_id" : "1952454119239682188", "flowInstanceId" : "1953453617233922043", "result" : 2, "handleDesp" : "", "createTime" : "1429692185803", "handleTime" : "1429692218996", "commentId" : 0, "taskUserId" : "60000710782", "orgId" : "60000710783" }</w:t>
      </w:r>
    </w:p>
    <w:p w14:paraId="77789C76" w14:textId="77777777" w:rsidR="003966E9" w:rsidRPr="00046446" w:rsidRDefault="003966E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工作流实例数据：唯一标识(_id)，被引用的资源（resId），被引用的资源类型（resType），</w:t>
      </w:r>
      <w:r w:rsidR="000F0205" w:rsidRPr="00046446">
        <w:rPr>
          <w:rFonts w:ascii="宋体" w:eastAsia="宋体" w:hAnsi="宋体" w:hint="eastAsia"/>
        </w:rPr>
        <w:t>发起用户（startUserId），</w:t>
      </w:r>
      <w:r w:rsidRPr="00046446">
        <w:rPr>
          <w:rFonts w:ascii="宋体" w:eastAsia="宋体" w:hAnsi="宋体" w:hint="eastAsia"/>
        </w:rPr>
        <w:t>创建时间（createtime），</w:t>
      </w:r>
      <w:r w:rsidR="000F0205" w:rsidRPr="00046446">
        <w:rPr>
          <w:rFonts w:ascii="宋体" w:eastAsia="宋体" w:hAnsi="宋体" w:hint="eastAsia"/>
        </w:rPr>
        <w:t>企业</w:t>
      </w:r>
      <w:r w:rsidRPr="00046446">
        <w:rPr>
          <w:rFonts w:ascii="宋体" w:eastAsia="宋体" w:hAnsi="宋体" w:hint="eastAsia"/>
        </w:rPr>
        <w:lastRenderedPageBreak/>
        <w:t>（</w:t>
      </w:r>
      <w:r w:rsidR="000F0205" w:rsidRPr="00046446">
        <w:rPr>
          <w:rFonts w:ascii="宋体" w:eastAsia="宋体" w:hAnsi="宋体" w:hint="eastAsia"/>
        </w:rPr>
        <w:t>orgId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0F0205" w:rsidRPr="00046446">
        <w:rPr>
          <w:rFonts w:ascii="宋体" w:eastAsia="宋体" w:hAnsi="宋体" w:hint="eastAsia"/>
        </w:rPr>
        <w:t>任务数据：唯一标识(_id)，引用的工作流实例（</w:t>
      </w:r>
      <w:r w:rsidR="000F0205" w:rsidRPr="00046446">
        <w:rPr>
          <w:rFonts w:ascii="宋体" w:eastAsia="宋体" w:hAnsi="宋体"/>
        </w:rPr>
        <w:t>flowInstanceId</w:t>
      </w:r>
      <w:r w:rsidR="000F0205" w:rsidRPr="00046446">
        <w:rPr>
          <w:rFonts w:ascii="宋体" w:eastAsia="宋体" w:hAnsi="宋体" w:hint="eastAsia"/>
        </w:rPr>
        <w:t>），处理结果（result），创建时间（createtime），企业（orgId），处理人（</w:t>
      </w:r>
      <w:r w:rsidR="000F0205" w:rsidRPr="00046446">
        <w:rPr>
          <w:rFonts w:ascii="宋体" w:eastAsia="宋体" w:hAnsi="宋体"/>
        </w:rPr>
        <w:t>taskUserId</w:t>
      </w:r>
      <w:r w:rsidR="000F0205" w:rsidRPr="00046446">
        <w:rPr>
          <w:rFonts w:ascii="宋体" w:eastAsia="宋体" w:hAnsi="宋体" w:hint="eastAsia"/>
        </w:rPr>
        <w:t>），处理时间（</w:t>
      </w:r>
      <w:r w:rsidR="000F0205" w:rsidRPr="00046446">
        <w:rPr>
          <w:rFonts w:ascii="宋体" w:eastAsia="宋体" w:hAnsi="宋体"/>
        </w:rPr>
        <w:t>handleTime</w:t>
      </w:r>
      <w:r w:rsidR="000F0205" w:rsidRPr="00046446">
        <w:rPr>
          <w:rFonts w:ascii="宋体" w:eastAsia="宋体" w:hAnsi="宋体" w:hint="eastAsia"/>
        </w:rPr>
        <w:t>），评论（</w:t>
      </w:r>
      <w:r w:rsidR="000F0205" w:rsidRPr="00046446">
        <w:rPr>
          <w:rFonts w:ascii="宋体" w:eastAsia="宋体" w:hAnsi="宋体"/>
        </w:rPr>
        <w:t>commentId</w:t>
      </w:r>
      <w:r w:rsidR="000F0205" w:rsidRPr="00046446">
        <w:rPr>
          <w:rFonts w:ascii="宋体" w:eastAsia="宋体" w:hAnsi="宋体" w:hint="eastAsia"/>
        </w:rPr>
        <w:t>）。</w:t>
      </w:r>
    </w:p>
    <w:p w14:paraId="691758D2" w14:textId="77777777" w:rsidR="000F0205" w:rsidRPr="00046446" w:rsidRDefault="000F0205"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14:paraId="3FB7572A" w14:textId="77777777" w:rsidR="00B63A9C" w:rsidRPr="004166E1" w:rsidRDefault="00E065A3" w:rsidP="004166E1">
      <w:pPr>
        <w:pStyle w:val="Heading2"/>
        <w:spacing w:line="415" w:lineRule="auto"/>
        <w:ind w:left="0" w:firstLine="0"/>
        <w:rPr>
          <w:rFonts w:ascii="黑体"/>
          <w:sz w:val="28"/>
          <w:szCs w:val="28"/>
        </w:rPr>
      </w:pPr>
      <w:bookmarkStart w:id="106" w:name="_Toc455479269"/>
      <w:bookmarkStart w:id="107" w:name="_Toc461048082"/>
      <w:r w:rsidRPr="004166E1">
        <w:rPr>
          <w:rFonts w:ascii="黑体" w:hint="eastAsia"/>
          <w:sz w:val="28"/>
          <w:szCs w:val="28"/>
        </w:rPr>
        <w:t>工作圈技术</w:t>
      </w:r>
      <w:r w:rsidR="00352C60" w:rsidRPr="004166E1">
        <w:rPr>
          <w:rFonts w:ascii="黑体" w:hint="eastAsia"/>
          <w:sz w:val="28"/>
          <w:szCs w:val="28"/>
        </w:rPr>
        <w:t>框架设计</w:t>
      </w:r>
      <w:bookmarkEnd w:id="106"/>
      <w:bookmarkEnd w:id="107"/>
    </w:p>
    <w:p w14:paraId="7797CF28" w14:textId="06EF1137" w:rsidR="00AB46D8" w:rsidRPr="00920C99" w:rsidRDefault="00AB46D8" w:rsidP="00920C99">
      <w:pPr>
        <w:pStyle w:val="Heading3"/>
        <w:widowControl w:val="0"/>
        <w:numPr>
          <w:ilvl w:val="2"/>
          <w:numId w:val="1"/>
        </w:numPr>
        <w:spacing w:line="240" w:lineRule="auto"/>
        <w:ind w:left="0" w:firstLine="0"/>
        <w:rPr>
          <w:rFonts w:ascii="黑体"/>
          <w:sz w:val="24"/>
          <w:lang w:val="x-none" w:eastAsia="x-none"/>
        </w:rPr>
      </w:pPr>
      <w:bookmarkStart w:id="108" w:name="_Toc455479270"/>
      <w:bookmarkStart w:id="109" w:name="_Toc461048083"/>
      <w:r w:rsidRPr="00920C99">
        <w:rPr>
          <w:rFonts w:ascii="黑体" w:hint="eastAsia"/>
          <w:sz w:val="24"/>
          <w:lang w:val="x-none" w:eastAsia="x-none"/>
        </w:rPr>
        <w:t>工作圈整体技术架构</w:t>
      </w:r>
      <w:bookmarkEnd w:id="108"/>
      <w:bookmarkEnd w:id="109"/>
    </w:p>
    <w:p w14:paraId="51C05CB7" w14:textId="7B5EC807" w:rsidR="00D877D4" w:rsidRDefault="00F20C13" w:rsidP="00046446">
      <w:pPr>
        <w:pStyle w:val="NormalWeb"/>
        <w:spacing w:before="0" w:beforeAutospacing="0" w:after="0" w:afterAutospacing="0"/>
        <w:jc w:val="both"/>
        <w:rPr>
          <w:rFonts w:ascii="宋体" w:eastAsia="宋体" w:hAnsi="宋体"/>
        </w:rPr>
      </w:pPr>
      <w:r>
        <w:rPr>
          <w:rFonts w:ascii="楷体_GB2312" w:eastAsia="楷体_GB2312"/>
          <w:noProof/>
          <w:sz w:val="21"/>
          <w:szCs w:val="21"/>
        </w:rPr>
        <w:object w:dxaOrig="1440" w:dyaOrig="1440" w14:anchorId="4D9FFFB7">
          <v:shape id="_x0000_s1084" type="#_x0000_t75" style="position:absolute;left:0;text-align:left;margin-left:68.8pt;margin-top:293.4pt;width:270.6pt;height:374.1pt;z-index:251680256;mso-position-horizontal-relative:margin;mso-position-vertical-relative:margin">
            <v:imagedata r:id="rId27" o:title=""/>
            <w10:wrap type="topAndBottom" anchorx="margin" anchory="margin"/>
          </v:shape>
          <o:OLEObject Type="Embed" ProgID="Visio.Drawing.11" ShapeID="_x0000_s1084" DrawAspect="Content" ObjectID="_1535311105" r:id="rId28"/>
        </w:object>
      </w:r>
      <w:r w:rsidR="005072F3" w:rsidRPr="00046446">
        <w:rPr>
          <w:rFonts w:ascii="宋体" w:eastAsia="宋体" w:hAnsi="宋体" w:hint="eastAsia"/>
        </w:rPr>
        <w:t>工作圈分布式技术架构的核心就是应用注册中心，所有的服务层都会围绕这个注册中心来设计。工作圈的整体结构是一个标准的MVC的三层架构，View对应工作圈的R</w:t>
      </w:r>
      <w:r w:rsidR="005072F3" w:rsidRPr="00046446">
        <w:rPr>
          <w:rFonts w:ascii="宋体" w:eastAsia="宋体" w:hAnsi="宋体"/>
        </w:rPr>
        <w:t>est</w:t>
      </w:r>
      <w:r w:rsidR="005072F3" w:rsidRPr="00046446">
        <w:rPr>
          <w:rFonts w:ascii="宋体" w:eastAsia="宋体" w:hAnsi="宋体" w:hint="eastAsia"/>
        </w:rPr>
        <w:t>层服务；Control对应的工作圈的Server层服务；Model对应着数据库与缓存。</w:t>
      </w:r>
      <w:r w:rsidR="00A74D6A" w:rsidRPr="00046446">
        <w:rPr>
          <w:rFonts w:ascii="宋体" w:eastAsia="宋体" w:hAnsi="宋体" w:hint="eastAsia"/>
        </w:rPr>
        <w:t>如图</w:t>
      </w:r>
      <w:r w:rsidR="001026DD" w:rsidRPr="00046446">
        <w:rPr>
          <w:rFonts w:ascii="宋体" w:eastAsia="宋体" w:hAnsi="宋体" w:hint="eastAsia"/>
        </w:rPr>
        <w:t>4-2</w:t>
      </w:r>
    </w:p>
    <w:p w14:paraId="7F90FD47" w14:textId="037A06AD" w:rsidR="004F4180" w:rsidRDefault="004F4180" w:rsidP="00046446">
      <w:pPr>
        <w:pStyle w:val="NormalWeb"/>
        <w:spacing w:before="0" w:beforeAutospacing="0" w:after="0" w:afterAutospacing="0"/>
        <w:jc w:val="both"/>
        <w:rPr>
          <w:rFonts w:ascii="宋体" w:eastAsia="宋体" w:hAnsi="宋体"/>
        </w:rPr>
      </w:pPr>
    </w:p>
    <w:p w14:paraId="683C8B2E" w14:textId="77777777" w:rsidR="004F4180" w:rsidRPr="00C62F40" w:rsidRDefault="004F4180" w:rsidP="004F4180">
      <w:pPr>
        <w:pStyle w:val="Caption"/>
        <w:jc w:val="center"/>
        <w:rPr>
          <w:rFonts w:ascii="楷体_GB2312" w:eastAsia="楷体_GB2312" w:hAnsi="Times New Roman"/>
          <w:sz w:val="21"/>
          <w:szCs w:val="21"/>
        </w:rPr>
      </w:pPr>
      <w:r w:rsidRPr="00C62F40">
        <w:rPr>
          <w:rFonts w:ascii="楷体_GB2312" w:eastAsia="楷体_GB2312" w:hAnsi="Times New Roman" w:hint="eastAsia"/>
          <w:sz w:val="21"/>
          <w:szCs w:val="21"/>
        </w:rPr>
        <w:t>图4-2工作圈整体技术架构图</w:t>
      </w:r>
    </w:p>
    <w:p w14:paraId="78517684" w14:textId="77777777" w:rsidR="004F4180" w:rsidRPr="004F4180" w:rsidRDefault="004F4180" w:rsidP="00046446">
      <w:pPr>
        <w:pStyle w:val="NormalWeb"/>
        <w:spacing w:before="0" w:beforeAutospacing="0" w:after="0" w:afterAutospacing="0"/>
        <w:jc w:val="both"/>
        <w:rPr>
          <w:rFonts w:ascii="宋体" w:eastAsia="宋体" w:hAnsi="宋体"/>
        </w:rPr>
      </w:pPr>
    </w:p>
    <w:p w14:paraId="5BB1B52A" w14:textId="77777777" w:rsidR="009475C5" w:rsidRPr="00920C99" w:rsidRDefault="00167BE6" w:rsidP="00920C99">
      <w:pPr>
        <w:pStyle w:val="Heading3"/>
        <w:widowControl w:val="0"/>
        <w:numPr>
          <w:ilvl w:val="2"/>
          <w:numId w:val="1"/>
        </w:numPr>
        <w:spacing w:line="240" w:lineRule="auto"/>
        <w:ind w:left="0" w:firstLine="0"/>
        <w:rPr>
          <w:rFonts w:ascii="黑体"/>
          <w:sz w:val="24"/>
          <w:lang w:val="x-none" w:eastAsia="x-none"/>
        </w:rPr>
      </w:pPr>
      <w:bookmarkStart w:id="110" w:name="_Toc455479271"/>
      <w:bookmarkStart w:id="111" w:name="_Toc461048084"/>
      <w:r w:rsidRPr="00920C99">
        <w:rPr>
          <w:rFonts w:ascii="黑体" w:hint="eastAsia"/>
          <w:sz w:val="24"/>
          <w:lang w:val="x-none" w:eastAsia="x-none"/>
        </w:rPr>
        <w:t>工作圈Rest</w:t>
      </w:r>
      <w:r w:rsidR="009475C5" w:rsidRPr="00920C99">
        <w:rPr>
          <w:rFonts w:ascii="黑体" w:hint="eastAsia"/>
          <w:sz w:val="24"/>
          <w:lang w:val="x-none" w:eastAsia="x-none"/>
        </w:rPr>
        <w:t>设计</w:t>
      </w:r>
      <w:bookmarkEnd w:id="110"/>
      <w:bookmarkEnd w:id="111"/>
    </w:p>
    <w:p w14:paraId="4B80008C" w14:textId="77777777" w:rsidR="000E4BE0" w:rsidRPr="00046446" w:rsidRDefault="00F20C13" w:rsidP="00046446">
      <w:pPr>
        <w:pStyle w:val="NormalWeb"/>
        <w:spacing w:before="0" w:beforeAutospacing="0" w:after="0" w:afterAutospacing="0"/>
        <w:jc w:val="both"/>
        <w:rPr>
          <w:rFonts w:ascii="宋体" w:eastAsia="宋体" w:hAnsi="宋体"/>
        </w:rPr>
      </w:pPr>
      <w:r>
        <w:rPr>
          <w:rFonts w:ascii="楷体_GB2312" w:eastAsia="楷体_GB2312"/>
          <w:noProof/>
          <w:sz w:val="21"/>
          <w:szCs w:val="21"/>
        </w:rPr>
        <w:object w:dxaOrig="1440" w:dyaOrig="1440" w14:anchorId="0E21DF22">
          <v:shape id="_x0000_s1085" type="#_x0000_t75" style="position:absolute;left:0;text-align:left;margin-left:102pt;margin-top:344.3pt;width:230.2pt;height:192.25pt;z-index:251681280;mso-position-horizontal-relative:margin;mso-position-vertical-relative:margin" o:allowoverlap="f">
            <v:imagedata r:id="rId29" o:title=""/>
            <w10:wrap type="topAndBottom" anchorx="margin" anchory="margin"/>
          </v:shape>
          <o:OLEObject Type="Embed" ProgID="Visio.Drawing.11" ShapeID="_x0000_s1085" DrawAspect="Content" ObjectID="_1535311106" r:id="rId30"/>
        </w:object>
      </w:r>
      <w:r w:rsidR="009475C5" w:rsidRPr="00046446">
        <w:rPr>
          <w:rFonts w:ascii="宋体" w:eastAsia="宋体" w:hAnsi="宋体" w:hint="eastAsia"/>
        </w:rPr>
        <w:t>工作圈的用户终端有三种：Android、iOS和PC Web。这三个端可以简单的区分成为PC端和移动终端。这样区分是因为这两种端对应的场景和对后台的数据交互要求都是不一样的。</w:t>
      </w:r>
      <w:r w:rsidR="00EF322C" w:rsidRPr="00046446">
        <w:rPr>
          <w:rFonts w:ascii="宋体" w:eastAsia="宋体" w:hAnsi="宋体" w:hint="eastAsia"/>
        </w:rPr>
        <w:t>PC端的特点：运行在浏览器中</w:t>
      </w:r>
      <w:r w:rsidR="004E34DB" w:rsidRPr="00046446">
        <w:rPr>
          <w:rFonts w:ascii="宋体" w:eastAsia="宋体" w:hAnsi="宋体" w:hint="eastAsia"/>
        </w:rPr>
        <w:t>（B/S结构）</w:t>
      </w:r>
      <w:r w:rsidR="00EF322C" w:rsidRPr="00046446">
        <w:rPr>
          <w:rFonts w:ascii="宋体" w:eastAsia="宋体" w:hAnsi="宋体" w:hint="eastAsia"/>
        </w:rPr>
        <w:t>，网络环境信号较强，</w:t>
      </w:r>
      <w:r w:rsidR="00122230" w:rsidRPr="00046446">
        <w:rPr>
          <w:rFonts w:ascii="宋体" w:eastAsia="宋体" w:hAnsi="宋体" w:hint="eastAsia"/>
        </w:rPr>
        <w:t>数据传输几乎没有成本，</w:t>
      </w:r>
      <w:r w:rsidR="00EF322C" w:rsidRPr="00046446">
        <w:rPr>
          <w:rFonts w:ascii="宋体" w:eastAsia="宋体" w:hAnsi="宋体" w:hint="eastAsia"/>
        </w:rPr>
        <w:t>终端的尺寸较大可以展示的内容丰富，终端更换的频率较高；移动端特点：</w:t>
      </w:r>
      <w:r w:rsidR="004E34DB" w:rsidRPr="00046446">
        <w:rPr>
          <w:rFonts w:ascii="宋体" w:eastAsia="宋体" w:hAnsi="宋体" w:hint="eastAsia"/>
        </w:rPr>
        <w:t>原生的APP程序</w:t>
      </w:r>
      <w:r w:rsidR="00EF322C" w:rsidRPr="00046446">
        <w:rPr>
          <w:rFonts w:ascii="宋体" w:eastAsia="宋体" w:hAnsi="宋体" w:hint="eastAsia"/>
        </w:rPr>
        <w:t>运行在移动智能操作系统中</w:t>
      </w:r>
      <w:r w:rsidR="004E34DB" w:rsidRPr="00046446">
        <w:rPr>
          <w:rFonts w:ascii="宋体" w:eastAsia="宋体" w:hAnsi="宋体" w:hint="eastAsia"/>
        </w:rPr>
        <w:t>（C/S结构）</w:t>
      </w:r>
      <w:r w:rsidR="00EF322C" w:rsidRPr="00046446">
        <w:rPr>
          <w:rFonts w:ascii="宋体" w:eastAsia="宋体" w:hAnsi="宋体" w:hint="eastAsia"/>
        </w:rPr>
        <w:t>，容易处在弱网络环境中，</w:t>
      </w:r>
      <w:r w:rsidR="00122230" w:rsidRPr="00046446">
        <w:rPr>
          <w:rFonts w:ascii="宋体" w:eastAsia="宋体" w:hAnsi="宋体" w:hint="eastAsia"/>
        </w:rPr>
        <w:t>数据传输有成本，终端的尺寸有限，</w:t>
      </w:r>
      <w:r w:rsidR="00EF322C" w:rsidRPr="00046446">
        <w:rPr>
          <w:rFonts w:ascii="宋体" w:eastAsia="宋体" w:hAnsi="宋体" w:hint="eastAsia"/>
        </w:rPr>
        <w:t>终端不易更换。</w:t>
      </w:r>
      <w:r w:rsidR="004E34DB" w:rsidRPr="00046446">
        <w:rPr>
          <w:rFonts w:ascii="宋体" w:eastAsia="宋体" w:hAnsi="宋体" w:hint="eastAsia"/>
        </w:rPr>
        <w:t>从</w:t>
      </w:r>
      <w:r w:rsidR="00F622DF" w:rsidRPr="00046446">
        <w:rPr>
          <w:rFonts w:ascii="宋体" w:eastAsia="宋体" w:hAnsi="宋体" w:hint="eastAsia"/>
        </w:rPr>
        <w:t>Web与移动端的</w:t>
      </w:r>
      <w:r w:rsidR="004E34DB" w:rsidRPr="00046446">
        <w:rPr>
          <w:rFonts w:ascii="宋体" w:eastAsia="宋体" w:hAnsi="宋体" w:hint="eastAsia"/>
        </w:rPr>
        <w:t>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sidRPr="00046446">
        <w:rPr>
          <w:rFonts w:ascii="宋体" w:eastAsia="宋体" w:hAnsi="宋体" w:hint="eastAsia"/>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sidRPr="00046446">
        <w:rPr>
          <w:rFonts w:ascii="宋体" w:eastAsia="宋体" w:hAnsi="宋体" w:hint="eastAsia"/>
        </w:rPr>
        <w:t>本文</w:t>
      </w:r>
      <w:r w:rsidR="00BB34F7" w:rsidRPr="00046446">
        <w:rPr>
          <w:rFonts w:ascii="宋体" w:eastAsia="宋体" w:hAnsi="宋体"/>
        </w:rPr>
        <w:t>中</w:t>
      </w:r>
      <w:r w:rsidR="000F387D" w:rsidRPr="00046446">
        <w:rPr>
          <w:rFonts w:ascii="宋体" w:eastAsia="宋体" w:hAnsi="宋体" w:hint="eastAsia"/>
        </w:rPr>
        <w:t>先简称为server层。然后在server层之上封装一个rest层，给不同的终端提供不同的服务。</w:t>
      </w:r>
      <w:r w:rsidR="009C5D4E" w:rsidRPr="00046446">
        <w:rPr>
          <w:rFonts w:ascii="宋体" w:eastAsia="宋体" w:hAnsi="宋体" w:hint="eastAsia"/>
        </w:rPr>
        <w:t>如图</w:t>
      </w:r>
      <w:r w:rsidR="00603C21" w:rsidRPr="00046446">
        <w:rPr>
          <w:rFonts w:ascii="宋体" w:eastAsia="宋体" w:hAnsi="宋体" w:hint="eastAsia"/>
        </w:rPr>
        <w:t>4-3</w:t>
      </w:r>
      <w:r w:rsidR="00BC6105" w:rsidRPr="00046446">
        <w:rPr>
          <w:rFonts w:ascii="宋体" w:eastAsia="宋体" w:hAnsi="宋体" w:hint="eastAsia"/>
        </w:rPr>
        <w:t>。</w:t>
      </w:r>
    </w:p>
    <w:p w14:paraId="08A1D11B" w14:textId="77777777" w:rsidR="00422953" w:rsidRPr="00603C21" w:rsidRDefault="00422953" w:rsidP="00603C21">
      <w:pPr>
        <w:pStyle w:val="Caption"/>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Pr="00603C21">
        <w:rPr>
          <w:rFonts w:ascii="楷体_GB2312" w:eastAsia="楷体_GB2312" w:hAnsi="Times New Roman" w:hint="eastAsia"/>
          <w:sz w:val="21"/>
          <w:szCs w:val="21"/>
        </w:rPr>
        <w:t xml:space="preserve">  终端交互示意图</w:t>
      </w:r>
    </w:p>
    <w:p w14:paraId="42DFAEE8" w14:textId="77777777" w:rsidR="009475C5" w:rsidRPr="001877B8" w:rsidRDefault="009475C5" w:rsidP="001877B8">
      <w:pPr>
        <w:pStyle w:val="a"/>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14:paraId="1A45D9AB" w14:textId="77777777" w:rsidR="009475C5" w:rsidRPr="00E93A25" w:rsidRDefault="004A7FDF" w:rsidP="004A7FDF">
      <w:pPr>
        <w:pStyle w:val="a"/>
        <w:spacing w:line="400" w:lineRule="exact"/>
        <w:ind w:firstLine="480"/>
        <w:jc w:val="left"/>
        <w:rPr>
          <w:rFonts w:ascii="宋体" w:hAnsi="宋体"/>
          <w:kern w:val="0"/>
          <w:sz w:val="24"/>
        </w:rPr>
      </w:pPr>
      <w:r w:rsidRPr="00516B3F">
        <w:rPr>
          <w:rFonts w:ascii="宋体" w:hAnsi="宋体" w:hint="eastAsia"/>
          <w:sz w:val="24"/>
        </w:rPr>
        <w:t>Rest server是整个工作圈服务的表现层，是和工作圈移动端或是WEB端通</w:t>
      </w:r>
      <w:r w:rsidRPr="00E93A25">
        <w:rPr>
          <w:rFonts w:ascii="宋体" w:hAnsi="宋体" w:hint="eastAsia"/>
          <w:kern w:val="0"/>
          <w:sz w:val="24"/>
        </w:rPr>
        <w:t>信的一层。工作圈终端借由Rest Server这一层提供的Rest api，来和工作圈服务进行数据的交换。同样，在面对大规模用户高并发的访问时一台服务器的能力是有限的，</w:t>
      </w:r>
      <w:r w:rsidR="00BB34F7" w:rsidRPr="00E93A25">
        <w:rPr>
          <w:rFonts w:ascii="宋体" w:hAnsi="宋体" w:hint="eastAsia"/>
          <w:kern w:val="0"/>
          <w:sz w:val="24"/>
        </w:rPr>
        <w:t>云</w:t>
      </w:r>
      <w:r w:rsidR="00BB34F7" w:rsidRPr="00E93A25">
        <w:rPr>
          <w:rFonts w:ascii="宋体" w:hAnsi="宋体"/>
          <w:kern w:val="0"/>
          <w:sz w:val="24"/>
        </w:rPr>
        <w:t>服务</w:t>
      </w:r>
      <w:r w:rsidR="00BB34F7" w:rsidRPr="00E93A25">
        <w:rPr>
          <w:rFonts w:ascii="宋体" w:hAnsi="宋体" w:hint="eastAsia"/>
          <w:kern w:val="0"/>
          <w:sz w:val="24"/>
        </w:rPr>
        <w:t>就</w:t>
      </w:r>
      <w:r w:rsidRPr="00E93A25">
        <w:rPr>
          <w:rFonts w:ascii="宋体" w:hAnsi="宋体" w:hint="eastAsia"/>
          <w:kern w:val="0"/>
          <w:sz w:val="24"/>
        </w:rPr>
        <w:t>需要多台服务器来分担压力。站在最前面的负载服务器就</w:t>
      </w:r>
      <w:r w:rsidRPr="00E93A25">
        <w:rPr>
          <w:rFonts w:ascii="宋体" w:hAnsi="宋体" w:hint="eastAsia"/>
          <w:kern w:val="0"/>
          <w:sz w:val="24"/>
        </w:rPr>
        <w:lastRenderedPageBreak/>
        <w:t>尤其重要，这里选择了前面介绍过的Nginx服务器</w:t>
      </w:r>
      <w:r w:rsidR="0076247B" w:rsidRPr="00E93A25">
        <w:rPr>
          <w:rFonts w:ascii="宋体" w:hAnsi="宋体" w:hint="eastAsia"/>
          <w:kern w:val="0"/>
          <w:sz w:val="24"/>
        </w:rPr>
        <w:t>来做为</w:t>
      </w:r>
      <w:r w:rsidRPr="00E93A25">
        <w:rPr>
          <w:rFonts w:ascii="宋体" w:hAnsi="宋体" w:hint="eastAsia"/>
          <w:kern w:val="0"/>
          <w:sz w:val="24"/>
        </w:rPr>
        <w:t>HTTP请求的代理网关与负载。</w:t>
      </w:r>
      <w:r w:rsidR="00D92BD3" w:rsidRPr="00E93A25">
        <w:rPr>
          <w:rFonts w:ascii="宋体" w:hAnsi="宋体" w:hint="eastAsia"/>
          <w:kern w:val="0"/>
          <w:sz w:val="24"/>
        </w:rPr>
        <w:t>如图</w:t>
      </w:r>
      <w:r w:rsidR="00603C21" w:rsidRPr="00E93A25">
        <w:rPr>
          <w:rFonts w:ascii="宋体" w:hAnsi="宋体" w:hint="eastAsia"/>
          <w:kern w:val="0"/>
          <w:sz w:val="24"/>
        </w:rPr>
        <w:t>4-4</w:t>
      </w:r>
      <w:r w:rsidR="00BC6105" w:rsidRPr="00E93A25">
        <w:rPr>
          <w:rFonts w:ascii="宋体" w:hAnsi="宋体" w:hint="eastAsia"/>
          <w:kern w:val="0"/>
          <w:sz w:val="24"/>
        </w:rPr>
        <w:t>。</w:t>
      </w:r>
    </w:p>
    <w:p w14:paraId="04BC315E" w14:textId="77777777" w:rsidR="00433F75" w:rsidRPr="00603C21" w:rsidRDefault="00FC1757" w:rsidP="00603C21">
      <w:pPr>
        <w:pStyle w:val="Caption"/>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F20C13">
        <w:rPr>
          <w:rFonts w:ascii="楷体_GB2312" w:eastAsia="楷体_GB2312" w:hAnsi="Times New Roman"/>
          <w:sz w:val="21"/>
          <w:szCs w:val="21"/>
        </w:rPr>
        <w:object w:dxaOrig="1440" w:dyaOrig="1440" w14:anchorId="4479D20D">
          <v:shape id="_x0000_s1054" type="#_x0000_t75" style="position:absolute;left:0;text-align:left;margin-left:54.75pt;margin-top:4.5pt;width:302.25pt;height:194.7pt;z-index:-251652096;mso-position-horizontal-relative:text;mso-position-vertical-relative:text">
            <v:imagedata r:id="rId31" o:title=""/>
            <w10:wrap type="topAndBottom"/>
          </v:shape>
          <o:OLEObject Type="Embed" ProgID="Visio.Drawing.11" ShapeID="_x0000_s1054" DrawAspect="Content" ObjectID="_1535311107" r:id="rId32"/>
        </w:object>
      </w:r>
    </w:p>
    <w:p w14:paraId="42BE981F" w14:textId="77777777" w:rsidR="009475C5" w:rsidRPr="001877B8" w:rsidRDefault="009475C5" w:rsidP="001877B8">
      <w:pPr>
        <w:pStyle w:val="a"/>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14:paraId="24DEC736" w14:textId="77777777" w:rsidR="009475C5" w:rsidRPr="00E93A25" w:rsidRDefault="009475C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其实提出这点反而是为了解决用户的登录状态问题，假设用户登录的请求发到了Rest A服务上，对用户的数据请求又发送到了Rest B服务上。那Rest B</w:t>
      </w:r>
      <w:r w:rsidR="00002035" w:rsidRPr="00E93A25">
        <w:rPr>
          <w:rFonts w:ascii="宋体" w:eastAsia="宋体" w:hAnsi="宋体" w:hint="eastAsia"/>
        </w:rPr>
        <w:t>怎么能知道用户的登录状态呢？</w:t>
      </w:r>
      <w:r w:rsidR="00075975" w:rsidRPr="00E93A25">
        <w:rPr>
          <w:rFonts w:ascii="宋体" w:eastAsia="宋体" w:hAnsi="宋体" w:hint="eastAsia"/>
        </w:rPr>
        <w:t>在过去</w:t>
      </w:r>
      <w:r w:rsidRPr="00E93A25">
        <w:rPr>
          <w:rFonts w:ascii="宋体" w:eastAsia="宋体" w:hAnsi="宋体" w:hint="eastAsia"/>
        </w:rPr>
        <w:t>的单点式系统中，有一个Session的概念。用户登录后建立在服务器，请求的时候服务端会查询这个Session，登出后销毁。但是在分布式的Rest server上主机之前内存的数据不共享，无法得知用户的Session状态。</w:t>
      </w:r>
    </w:p>
    <w:p w14:paraId="118D3651" w14:textId="77777777" w:rsidR="009475C5" w:rsidRDefault="009475C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716970C7" w14:textId="77777777" w:rsidR="00D00826" w:rsidRPr="00E93A25" w:rsidRDefault="00D00826" w:rsidP="00E93A25">
      <w:pPr>
        <w:pStyle w:val="NormalWeb"/>
        <w:spacing w:before="0" w:beforeAutospacing="0" w:after="0" w:afterAutospacing="0"/>
        <w:jc w:val="both"/>
        <w:rPr>
          <w:rFonts w:ascii="宋体" w:eastAsia="宋体" w:hAnsi="宋体"/>
        </w:rPr>
      </w:pPr>
    </w:p>
    <w:p w14:paraId="75187AB3" w14:textId="77777777" w:rsidR="009E2125" w:rsidRPr="00920C99" w:rsidRDefault="009E2125" w:rsidP="00920C99">
      <w:pPr>
        <w:pStyle w:val="Heading3"/>
        <w:widowControl w:val="0"/>
        <w:numPr>
          <w:ilvl w:val="2"/>
          <w:numId w:val="1"/>
        </w:numPr>
        <w:spacing w:line="240" w:lineRule="auto"/>
        <w:ind w:left="0" w:firstLine="0"/>
        <w:rPr>
          <w:rFonts w:ascii="黑体"/>
          <w:sz w:val="24"/>
          <w:lang w:val="x-none" w:eastAsia="x-none"/>
        </w:rPr>
      </w:pPr>
      <w:bookmarkStart w:id="112" w:name="_Toc455479272"/>
      <w:bookmarkStart w:id="113" w:name="_Toc461048085"/>
      <w:r w:rsidRPr="00920C99">
        <w:rPr>
          <w:rFonts w:ascii="黑体" w:hint="eastAsia"/>
          <w:sz w:val="24"/>
          <w:lang w:val="x-none" w:eastAsia="x-none"/>
        </w:rPr>
        <w:t>分布式服务与自动化配置中心</w:t>
      </w:r>
      <w:bookmarkEnd w:id="112"/>
      <w:bookmarkEnd w:id="113"/>
    </w:p>
    <w:p w14:paraId="47282155" w14:textId="77777777" w:rsidR="009E2125" w:rsidRPr="00E93A25" w:rsidRDefault="009E212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模块划分完成之后，这个框架还不能被称为分布式框架。因为它还没有满足前面（</w:t>
      </w:r>
      <w:r w:rsidR="002825BF" w:rsidRPr="00E93A25">
        <w:rPr>
          <w:rFonts w:ascii="宋体" w:eastAsia="宋体" w:hAnsi="宋体" w:hint="eastAsia"/>
        </w:rPr>
        <w:t>2.1.3</w:t>
      </w:r>
      <w:r w:rsidRPr="00E93A25">
        <w:rPr>
          <w:rFonts w:ascii="宋体" w:eastAsia="宋体" w:hAnsi="宋体" w:hint="eastAsia"/>
        </w:rPr>
        <w:t xml:space="preserve"> 现代分布式系统的特点）中提到的特性。下面来尝试进一步的满足这些特性。</w:t>
      </w:r>
    </w:p>
    <w:p w14:paraId="6993A0E7" w14:textId="77777777" w:rsidR="00EA46AE" w:rsidRPr="001877B8" w:rsidRDefault="00EA46AE" w:rsidP="00C63A1C">
      <w:pPr>
        <w:pStyle w:val="a"/>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14:paraId="5F90B4C1" w14:textId="77777777" w:rsidR="005F5BA8" w:rsidRPr="00E93A25" w:rsidRDefault="00EA46AE"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lastRenderedPageBreak/>
        <w:t>服务层的模块规划完成了，接着要解决Rest层对服务层的业务服务调用。在第二章介绍的</w:t>
      </w:r>
      <w:r w:rsidR="0076247B" w:rsidRPr="00E93A25">
        <w:rPr>
          <w:rFonts w:ascii="宋体" w:eastAsia="宋体" w:hAnsi="宋体"/>
        </w:rPr>
        <w:t>Apache</w:t>
      </w:r>
      <w:r w:rsidRPr="00E93A25">
        <w:rPr>
          <w:rFonts w:ascii="宋体" w:eastAsia="宋体" w:hAnsi="宋体" w:hint="eastAsia"/>
        </w:rPr>
        <w:t xml:space="preserve"> Thrift就是一个优秀的RPC框架。</w:t>
      </w:r>
      <w:r w:rsidR="005F5BA8" w:rsidRPr="00E93A25">
        <w:rPr>
          <w:rFonts w:ascii="宋体" w:eastAsia="宋体" w:hAnsi="宋体" w:hint="eastAsia"/>
        </w:rPr>
        <w:t>Thrift使用自己的IDL语言来定义远程服务的接口，然后使用Thrift工具生成基于定义的服务端接口以及可以调用服务的客户端</w:t>
      </w:r>
      <w:r w:rsidR="000203AB" w:rsidRPr="00E93A25">
        <w:rPr>
          <w:rFonts w:ascii="宋体" w:eastAsia="宋体" w:hAnsi="宋体" w:hint="eastAsia"/>
        </w:rPr>
        <w:t>Client</w:t>
      </w:r>
      <w:r w:rsidR="005F5BA8" w:rsidRPr="00E93A25">
        <w:rPr>
          <w:rFonts w:ascii="宋体" w:eastAsia="宋体" w:hAnsi="宋体" w:hint="eastAsia"/>
        </w:rPr>
        <w:t>。</w:t>
      </w:r>
    </w:p>
    <w:p w14:paraId="4D732D19" w14:textId="48A9A1D9" w:rsidR="000203AB" w:rsidRPr="00E93A25" w:rsidRDefault="000203AB"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前面介绍了工作圈的两层结构：REST、Server。Client就是REST与SEVER之间的桥梁。工作圈的Server层是分布式部署的，所以Client层这个桥梁就需要支持分布式的RPC调用。Client首先要通过ZkHelper</w:t>
      </w:r>
      <w:r w:rsidR="00E77A59" w:rsidRPr="00E93A25">
        <w:rPr>
          <w:rFonts w:ascii="宋体" w:eastAsia="宋体" w:hAnsi="宋体" w:hint="eastAsia"/>
        </w:rPr>
        <w:t>（工作圈封装的Zookeeper统一操作接口）</w:t>
      </w:r>
      <w:r w:rsidRPr="00E93A25">
        <w:rPr>
          <w:rFonts w:ascii="宋体" w:eastAsia="宋体" w:hAnsi="宋体" w:hint="eastAsia"/>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Client层封装Server层通过Thrift定义的RPC方法，将其暴露给其它的服务。需要使用模块的服务的时，引用相应的Client即可。</w:t>
      </w:r>
    </w:p>
    <w:p w14:paraId="569601E1" w14:textId="2EB2DB39" w:rsidR="0037298A" w:rsidRPr="00E93A25" w:rsidRDefault="00F20C13" w:rsidP="00E93A25">
      <w:pPr>
        <w:pStyle w:val="NormalWeb"/>
        <w:spacing w:before="0" w:beforeAutospacing="0" w:after="0" w:afterAutospacing="0"/>
        <w:jc w:val="both"/>
        <w:rPr>
          <w:rFonts w:ascii="宋体" w:eastAsia="宋体" w:hAnsi="宋体"/>
        </w:rPr>
      </w:pPr>
      <w:r>
        <w:rPr>
          <w:rFonts w:ascii="宋体" w:eastAsia="宋体" w:hAnsi="宋体"/>
          <w:noProof/>
        </w:rPr>
        <w:object w:dxaOrig="1440" w:dyaOrig="1440" w14:anchorId="03ADAF18">
          <v:shape id="_x0000_s1093" type="#_x0000_t75" style="position:absolute;left:0;text-align:left;margin-left:166.8pt;margin-top:386.3pt;width:102.4pt;height:168.45pt;z-index:251687424;mso-position-horizontal-relative:margin;mso-position-vertical-relative:margin">
            <v:imagedata r:id="rId33" o:title=""/>
            <w10:wrap type="topAndBottom" anchorx="margin" anchory="margin"/>
          </v:shape>
          <o:OLEObject Type="Embed" ProgID="Visio.Drawing.11" ShapeID="_x0000_s1093" DrawAspect="Content" ObjectID="_1535311108" r:id="rId34"/>
        </w:object>
      </w:r>
      <w:r w:rsidR="0037298A" w:rsidRPr="00E93A25">
        <w:rPr>
          <w:rFonts w:ascii="宋体" w:eastAsia="宋体" w:hAnsi="宋体" w:hint="eastAsia"/>
        </w:rPr>
        <w:t>以用户</w:t>
      </w:r>
      <w:r w:rsidR="0076247B" w:rsidRPr="00E93A25">
        <w:rPr>
          <w:rFonts w:ascii="宋体" w:eastAsia="宋体" w:hAnsi="宋体" w:hint="eastAsia"/>
        </w:rPr>
        <w:t>账户</w:t>
      </w:r>
      <w:r w:rsidR="0037298A" w:rsidRPr="00E93A25">
        <w:rPr>
          <w:rFonts w:ascii="宋体" w:eastAsia="宋体" w:hAnsi="宋体" w:hint="eastAsia"/>
        </w:rPr>
        <w:t>服务gongzuoquan-account举例，Thrift会为</w:t>
      </w:r>
      <w:r w:rsidR="00BB34F7" w:rsidRPr="00E93A25">
        <w:rPr>
          <w:rFonts w:ascii="宋体" w:eastAsia="宋体" w:hAnsi="宋体" w:hint="eastAsia"/>
        </w:rPr>
        <w:t>开发</w:t>
      </w:r>
      <w:r w:rsidR="00BB34F7" w:rsidRPr="00E93A25">
        <w:rPr>
          <w:rFonts w:ascii="宋体" w:eastAsia="宋体" w:hAnsi="宋体"/>
        </w:rPr>
        <w:t>者</w:t>
      </w:r>
      <w:r w:rsidR="0037298A" w:rsidRPr="00E93A25">
        <w:rPr>
          <w:rFonts w:ascii="宋体" w:eastAsia="宋体" w:hAnsi="宋体" w:hint="eastAsia"/>
        </w:rPr>
        <w:t>生成一个接口定义程序gongzuoquan-account-core。gongzuoquan-account-server在这个包的基础上实现它定义的服务接口；gongzuoquan-account-client在这个包的基础上封装的客户端的调用方法。</w:t>
      </w:r>
      <w:r w:rsidR="0037298A" w:rsidRPr="00E93A25">
        <w:rPr>
          <w:rFonts w:ascii="宋体" w:eastAsia="宋体" w:hAnsi="宋体"/>
        </w:rPr>
        <w:t>gongzuoquan</w:t>
      </w:r>
      <w:r w:rsidR="0037298A" w:rsidRPr="00E93A25">
        <w:rPr>
          <w:rFonts w:ascii="宋体" w:eastAsia="宋体" w:hAnsi="宋体" w:hint="eastAsia"/>
        </w:rPr>
        <w:t>-account-rest通过引用client实现了访问server</w:t>
      </w:r>
      <w:r w:rsidR="00E77A59" w:rsidRPr="00E93A25">
        <w:rPr>
          <w:rFonts w:ascii="宋体" w:eastAsia="宋体" w:hAnsi="宋体" w:hint="eastAsia"/>
        </w:rPr>
        <w:t>的目的，结构如图4</w:t>
      </w:r>
      <w:r w:rsidR="00603C21" w:rsidRPr="00E93A25">
        <w:rPr>
          <w:rFonts w:ascii="宋体" w:eastAsia="宋体" w:hAnsi="宋体" w:hint="eastAsia"/>
        </w:rPr>
        <w:t>-5</w:t>
      </w:r>
      <w:r w:rsidR="0037298A" w:rsidRPr="00E93A25">
        <w:rPr>
          <w:rFonts w:ascii="宋体" w:eastAsia="宋体" w:hAnsi="宋体" w:hint="eastAsia"/>
        </w:rPr>
        <w:t>。</w:t>
      </w:r>
    </w:p>
    <w:p w14:paraId="53D300DC" w14:textId="7A6F944C" w:rsidR="005760B3" w:rsidRPr="00603C21" w:rsidRDefault="008B492F" w:rsidP="00603C21">
      <w:pPr>
        <w:pStyle w:val="Caption"/>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Pr="00603C21">
        <w:rPr>
          <w:rFonts w:ascii="楷体_GB2312" w:eastAsia="楷体_GB2312" w:hAnsi="Times New Roman" w:hint="eastAsia"/>
          <w:sz w:val="21"/>
          <w:szCs w:val="21"/>
        </w:rPr>
        <w:t xml:space="preserve"> Server-Rest通信示意图</w:t>
      </w:r>
    </w:p>
    <w:p w14:paraId="60D4D5E1" w14:textId="77777777" w:rsidR="00EA46AE" w:rsidRPr="001877B8" w:rsidRDefault="00EA46AE" w:rsidP="00C63A1C">
      <w:pPr>
        <w:pStyle w:val="a"/>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14:paraId="601E1066" w14:textId="77777777" w:rsidR="009E2125" w:rsidRDefault="002B663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横向可扩展</w:t>
      </w:r>
      <w:r w:rsidR="009E2125" w:rsidRPr="00E93A25">
        <w:rPr>
          <w:rFonts w:ascii="宋体" w:eastAsia="宋体" w:hAnsi="宋体" w:hint="eastAsia"/>
        </w:rPr>
        <w:t>（Scale Out）意味着一个业务服务模块是可以部署很多个副本</w:t>
      </w:r>
      <w:r w:rsidRPr="00E93A25">
        <w:rPr>
          <w:rFonts w:ascii="宋体" w:eastAsia="宋体" w:hAnsi="宋体" w:hint="eastAsia"/>
        </w:rPr>
        <w:t>的</w:t>
      </w:r>
      <w:r w:rsidR="009E2125" w:rsidRPr="00E93A25">
        <w:rPr>
          <w:rFonts w:ascii="宋体" w:eastAsia="宋体" w:hAnsi="宋体" w:hint="eastAsia"/>
        </w:rPr>
        <w:t>，这样就带来一个问题，如何保证所有的请求都能平均的分发到所有的服务上去</w:t>
      </w:r>
      <w:r w:rsidR="0037298A" w:rsidRPr="00E93A25">
        <w:rPr>
          <w:rFonts w:ascii="宋体" w:eastAsia="宋体" w:hAnsi="宋体" w:hint="eastAsia"/>
        </w:rPr>
        <w:t xml:space="preserve">？ </w:t>
      </w:r>
      <w:r w:rsidR="00286853" w:rsidRPr="00E93A25">
        <w:rPr>
          <w:rFonts w:ascii="宋体" w:eastAsia="宋体" w:hAnsi="宋体" w:hint="eastAsia"/>
        </w:rPr>
        <w:t>前面完成了REST与SERVER层的剥离与远程调用，在已知server服务的IP前提下就可以</w:t>
      </w:r>
      <w:r w:rsidR="00EE65E1" w:rsidRPr="00E93A25">
        <w:rPr>
          <w:rFonts w:ascii="宋体" w:eastAsia="宋体" w:hAnsi="宋体" w:hint="eastAsia"/>
        </w:rPr>
        <w:t>进行调用。在有多台服务实例情况下，简单的办法就是维护一</w:t>
      </w:r>
      <w:r w:rsidR="00EE65E1" w:rsidRPr="00E93A25">
        <w:rPr>
          <w:rFonts w:ascii="宋体" w:eastAsia="宋体" w:hAnsi="宋体" w:hint="eastAsia"/>
        </w:rPr>
        <w:lastRenderedPageBreak/>
        <w:t>个</w:t>
      </w:r>
      <w:r w:rsidRPr="00E93A25">
        <w:rPr>
          <w:rFonts w:ascii="宋体" w:eastAsia="宋体" w:hAnsi="宋体" w:hint="eastAsia"/>
        </w:rPr>
        <w:t>服务可用的</w:t>
      </w:r>
      <w:r w:rsidR="00EE65E1" w:rsidRPr="00E93A25">
        <w:rPr>
          <w:rFonts w:ascii="宋体" w:eastAsia="宋体" w:hAnsi="宋体" w:hint="eastAsia"/>
        </w:rPr>
        <w:t>IP数组，然后随机的从数组中选出一个</w:t>
      </w:r>
      <w:r w:rsidRPr="00E93A25">
        <w:rPr>
          <w:rFonts w:ascii="宋体" w:eastAsia="宋体" w:hAnsi="宋体" w:hint="eastAsia"/>
        </w:rPr>
        <w:t>服务</w:t>
      </w:r>
      <w:r w:rsidR="00EE65E1" w:rsidRPr="00E93A25">
        <w:rPr>
          <w:rFonts w:ascii="宋体" w:eastAsia="宋体" w:hAnsi="宋体" w:hint="eastAsia"/>
        </w:rPr>
        <w:t>IP来进行调用。</w:t>
      </w:r>
      <w:r w:rsidR="00BB34F7" w:rsidRPr="00E93A25">
        <w:rPr>
          <w:rFonts w:ascii="宋体" w:eastAsia="宋体" w:hAnsi="宋体" w:hint="eastAsia"/>
        </w:rPr>
        <w:t>这</w:t>
      </w:r>
      <w:r w:rsidR="00A9140B" w:rsidRPr="00E93A25">
        <w:rPr>
          <w:rFonts w:ascii="宋体" w:eastAsia="宋体" w:hAnsi="宋体" w:hint="eastAsia"/>
        </w:rPr>
        <w:t>样</w:t>
      </w:r>
      <w:r w:rsidR="00BB34F7" w:rsidRPr="00E93A25">
        <w:rPr>
          <w:rFonts w:ascii="宋体" w:eastAsia="宋体" w:hAnsi="宋体" w:hint="eastAsia"/>
        </w:rPr>
        <w:t>就</w:t>
      </w:r>
      <w:r w:rsidR="009E2125" w:rsidRPr="00E93A25">
        <w:rPr>
          <w:rFonts w:ascii="宋体" w:eastAsia="宋体" w:hAnsi="宋体" w:hint="eastAsia"/>
        </w:rPr>
        <w:t>需要一个自动化配置中心</w:t>
      </w:r>
      <w:r w:rsidR="00A9140B" w:rsidRPr="00E93A25">
        <w:rPr>
          <w:rFonts w:ascii="宋体" w:eastAsia="宋体" w:hAnsi="宋体" w:hint="eastAsia"/>
        </w:rPr>
        <w:t>，</w:t>
      </w:r>
      <w:r w:rsidR="009E2125" w:rsidRPr="00E93A25">
        <w:rPr>
          <w:rFonts w:ascii="宋体" w:eastAsia="宋体" w:hAnsi="宋体" w:hint="eastAsia"/>
        </w:rPr>
        <w:t>在一个模块服务启动时，将启动的服务器在网络上的IP</w:t>
      </w:r>
      <w:r w:rsidR="00701501" w:rsidRPr="00E93A25">
        <w:rPr>
          <w:rFonts w:ascii="宋体" w:eastAsia="宋体" w:hAnsi="宋体" w:hint="eastAsia"/>
        </w:rPr>
        <w:t>地址</w:t>
      </w:r>
      <w:r w:rsidR="009E2125" w:rsidRPr="00E93A25">
        <w:rPr>
          <w:rFonts w:ascii="宋体" w:eastAsia="宋体" w:hAnsi="宋体" w:hint="eastAsia"/>
        </w:rPr>
        <w:t>注册到自动化配置中心服务中，这样就完成了服务状态的发布。然后任一客户端在需要调用这个服务的时候，先在自动化配置中心中读取一下这个服务的服务状态，取得了可以提供这个服务的服务器</w:t>
      </w:r>
      <w:r w:rsidR="00A03246" w:rsidRPr="00E93A25">
        <w:rPr>
          <w:rFonts w:ascii="宋体" w:eastAsia="宋体" w:hAnsi="宋体" w:hint="eastAsia"/>
        </w:rPr>
        <w:t>I</w:t>
      </w:r>
      <w:r w:rsidR="00A03246" w:rsidRPr="00E93A25">
        <w:rPr>
          <w:rFonts w:ascii="宋体" w:eastAsia="宋体" w:hAnsi="宋体"/>
        </w:rPr>
        <w:t>P</w:t>
      </w:r>
      <w:r w:rsidR="009E2125" w:rsidRPr="00E93A25">
        <w:rPr>
          <w:rFonts w:ascii="宋体" w:eastAsia="宋体" w:hAnsi="宋体" w:hint="eastAsia"/>
        </w:rPr>
        <w:t>列表，然后再以一个算法随机的</w:t>
      </w:r>
      <w:r w:rsidR="001554B1" w:rsidRPr="00E93A25">
        <w:rPr>
          <w:rFonts w:ascii="宋体" w:eastAsia="宋体" w:hAnsi="宋体" w:hint="eastAsia"/>
        </w:rPr>
        <w:t>选择其中一个</w:t>
      </w:r>
      <w:r w:rsidR="004B5B96" w:rsidRPr="00E93A25">
        <w:rPr>
          <w:rFonts w:ascii="宋体" w:eastAsia="宋体" w:hAnsi="宋体" w:hint="eastAsia"/>
        </w:rPr>
        <w:t>地址发起请求，完成一次调用。这样就满足了服务的横向可扩展性</w:t>
      </w:r>
      <w:r w:rsidR="009E2125" w:rsidRPr="00E93A25">
        <w:rPr>
          <w:rFonts w:ascii="宋体" w:eastAsia="宋体" w:hAnsi="宋体" w:hint="eastAsia"/>
        </w:rPr>
        <w:t>。</w:t>
      </w:r>
    </w:p>
    <w:p w14:paraId="7C67F5F6" w14:textId="77777777" w:rsidR="009D390C" w:rsidRPr="00E93A25" w:rsidRDefault="00F20C13" w:rsidP="00E93A25">
      <w:pPr>
        <w:pStyle w:val="NormalWeb"/>
        <w:spacing w:before="0" w:beforeAutospacing="0" w:after="0" w:afterAutospacing="0"/>
        <w:jc w:val="both"/>
        <w:rPr>
          <w:rFonts w:ascii="宋体" w:eastAsia="宋体" w:hAnsi="宋体"/>
        </w:rPr>
      </w:pPr>
      <w:r>
        <w:rPr>
          <w:rFonts w:ascii="宋体" w:eastAsia="宋体" w:hAnsi="宋体"/>
          <w:noProof/>
        </w:rPr>
        <w:object w:dxaOrig="1440" w:dyaOrig="1440" w14:anchorId="012A3EA1">
          <v:shape id="_x0000_s1091" type="#_x0000_t75" style="position:absolute;left:0;text-align:left;margin-left:97.9pt;margin-top:213.75pt;width:219.35pt;height:235.8pt;z-index:251682304;mso-position-horizontal-relative:margin;mso-position-vertical-relative:margin">
            <v:imagedata r:id="rId35" o:title=""/>
            <w10:wrap type="topAndBottom" anchorx="margin" anchory="margin"/>
          </v:shape>
          <o:OLEObject Type="Embed" ProgID="Visio.Drawing.11" ShapeID="_x0000_s1091" DrawAspect="Content" ObjectID="_1535311109" r:id="rId36"/>
        </w:object>
      </w:r>
      <w:r w:rsidR="00701501" w:rsidRPr="00E93A25">
        <w:rPr>
          <w:rFonts w:ascii="宋体" w:eastAsia="宋体" w:hAnsi="宋体" w:hint="eastAsia"/>
        </w:rPr>
        <w:t>Zookeeper是这个自动化中心实现的</w:t>
      </w:r>
      <w:r w:rsidR="00F02C9C" w:rsidRPr="00E93A25">
        <w:rPr>
          <w:rFonts w:ascii="宋体" w:eastAsia="宋体" w:hAnsi="宋体" w:hint="eastAsia"/>
        </w:rPr>
        <w:t>最佳选择。服务以一个约定的路径</w:t>
      </w:r>
      <w:r w:rsidR="00FC11B2" w:rsidRPr="00E93A25">
        <w:rPr>
          <w:rFonts w:ascii="宋体" w:eastAsia="宋体" w:hAnsi="宋体" w:hint="eastAsia"/>
        </w:rPr>
        <w:t>：/gongzuoquan/account/cluster/</w:t>
      </w:r>
      <w:r w:rsidR="00F02C9C" w:rsidRPr="00E93A25">
        <w:rPr>
          <w:rFonts w:ascii="宋体" w:eastAsia="宋体" w:hAnsi="宋体" w:hint="eastAsia"/>
        </w:rPr>
        <w:t>在Zookeeper服务中注册一个节点，然后把</w:t>
      </w:r>
      <w:r w:rsidR="00FC11B2" w:rsidRPr="00E93A25">
        <w:rPr>
          <w:rFonts w:ascii="宋体" w:eastAsia="宋体" w:hAnsi="宋体" w:hint="eastAsia"/>
        </w:rPr>
        <w:t>服务自身的IP</w:t>
      </w:r>
      <w:r w:rsidR="000547BC" w:rsidRPr="00E93A25">
        <w:rPr>
          <w:rFonts w:ascii="宋体" w:eastAsia="宋体" w:hAnsi="宋体" w:hint="eastAsia"/>
        </w:rPr>
        <w:t>地址写入到这个节点下，如</w:t>
      </w:r>
      <w:r w:rsidR="00FC11B2" w:rsidRPr="00E93A25">
        <w:rPr>
          <w:rFonts w:ascii="宋体" w:eastAsia="宋体" w:hAnsi="宋体" w:hint="eastAsia"/>
        </w:rPr>
        <w:t>图</w:t>
      </w:r>
      <w:r w:rsidR="00E9573F" w:rsidRPr="00E93A25">
        <w:rPr>
          <w:rFonts w:ascii="宋体" w:eastAsia="宋体" w:hAnsi="宋体" w:hint="eastAsia"/>
        </w:rPr>
        <w:t>4-6。</w:t>
      </w:r>
    </w:p>
    <w:p w14:paraId="3B53E790" w14:textId="77777777" w:rsidR="00FC11B2" w:rsidRPr="00E9573F" w:rsidRDefault="008B492F" w:rsidP="00E9573F">
      <w:pPr>
        <w:pStyle w:val="Caption"/>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14:paraId="1CE74945" w14:textId="77777777" w:rsidR="009D390C" w:rsidRPr="001877B8" w:rsidRDefault="00C63A1C" w:rsidP="00C63A1C">
      <w:pPr>
        <w:pStyle w:val="a"/>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14:paraId="6FF29A41" w14:textId="77777777" w:rsidR="009E2125" w:rsidRPr="00E93A25" w:rsidRDefault="009E212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14:paraId="4914A6AD" w14:textId="77777777" w:rsidR="005D6E15" w:rsidRPr="00E93A25" w:rsidRDefault="009E212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对故障列表的检测，有两种方式：1.在启动的服务与自动化配置中心之间建立一个心跳，心跳消失即失效；2.从客户端来检测，如果客户端调用服务失败后，将其从自动化配置中心中剔除然后访问下一个服务地址。</w:t>
      </w:r>
    </w:p>
    <w:p w14:paraId="384B0673" w14:textId="32B791DD" w:rsidR="009E2125" w:rsidRPr="00E93A25" w:rsidRDefault="00F20C13" w:rsidP="00E93A25">
      <w:pPr>
        <w:pStyle w:val="NormalWeb"/>
        <w:spacing w:before="0" w:beforeAutospacing="0" w:after="0" w:afterAutospacing="0"/>
        <w:jc w:val="both"/>
        <w:rPr>
          <w:rFonts w:ascii="宋体" w:eastAsia="宋体" w:hAnsi="宋体"/>
        </w:rPr>
      </w:pPr>
      <w:r>
        <w:rPr>
          <w:rFonts w:ascii="宋体" w:eastAsia="宋体" w:hAnsi="宋体"/>
        </w:rPr>
        <w:lastRenderedPageBreak/>
        <w:object w:dxaOrig="1440" w:dyaOrig="1440" w14:anchorId="4CB15E76">
          <v:shape id="_x0000_s1035" type="#_x0000_t75" style="position:absolute;left:0;text-align:left;margin-left:50.65pt;margin-top:132pt;width:312.4pt;height:193.35pt;z-index:251662336">
            <v:imagedata r:id="rId37" o:title=""/>
            <w10:wrap type="topAndBottom"/>
          </v:shape>
          <o:OLEObject Type="Embed" ProgID="Visio.Drawing.11" ShapeID="_x0000_s1035" DrawAspect="Content" ObjectID="_1535311110" r:id="rId38"/>
        </w:object>
      </w:r>
      <w:r w:rsidR="009E2125" w:rsidRPr="00E93A25">
        <w:rPr>
          <w:rFonts w:ascii="宋体" w:eastAsia="宋体" w:hAnsi="宋体" w:hint="eastAsia"/>
        </w:rPr>
        <w:t>第一种方式，因为心跳会有延时。如</w:t>
      </w:r>
      <w:r w:rsidR="007D0EF6">
        <w:rPr>
          <w:rFonts w:ascii="宋体" w:eastAsia="宋体" w:hAnsi="宋体" w:hint="eastAsia"/>
        </w:rPr>
        <w:t>果在延时中发生问题，那么在这一段时间内就会有一定机率的请求会</w:t>
      </w:r>
      <w:r w:rsidR="009E2125" w:rsidRPr="00E93A25">
        <w:rPr>
          <w:rFonts w:ascii="宋体" w:eastAsia="宋体" w:hAnsi="宋体" w:hint="eastAsia"/>
        </w:rPr>
        <w:t>请求到故障节点上。</w:t>
      </w:r>
      <w:r w:rsidR="009D3CF6" w:rsidRPr="00E93A25">
        <w:rPr>
          <w:rFonts w:ascii="宋体" w:eastAsia="宋体" w:hAnsi="宋体" w:hint="eastAsia"/>
        </w:rPr>
        <w:t>（如下图</w:t>
      </w:r>
      <w:r w:rsidR="00E9573F" w:rsidRPr="00E93A25">
        <w:rPr>
          <w:rFonts w:ascii="宋体" w:eastAsia="宋体" w:hAnsi="宋体" w:hint="eastAsia"/>
        </w:rPr>
        <w:t>4-7</w:t>
      </w:r>
      <w:r w:rsidR="009D3CF6" w:rsidRPr="00E93A25">
        <w:rPr>
          <w:rFonts w:ascii="宋体" w:eastAsia="宋体" w:hAnsi="宋体" w:hint="eastAsia"/>
        </w:rPr>
        <w:t>）</w:t>
      </w:r>
      <w:r w:rsidR="009E2125" w:rsidRPr="00E93A25">
        <w:rPr>
          <w:rFonts w:ascii="宋体" w:eastAsia="宋体" w:hAnsi="宋体" w:hint="eastAsia"/>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31434E2F" w14:textId="77777777" w:rsidR="009D3CF6" w:rsidRPr="00E9573F" w:rsidRDefault="00151D20" w:rsidP="00E9573F">
      <w:pPr>
        <w:pStyle w:val="Caption"/>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14:paraId="7E1B23D5" w14:textId="77777777" w:rsidR="009E2125" w:rsidRDefault="009E212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在实际的开发中，也可以将数据库和缓存服务的地址与链接配置存到Zookeeper中相应的节点下。当服务器的数据库或是缓存进行迁移数所据的时候，监听节点的变化，重新建立指向新服务的链接池就可以了。</w:t>
      </w:r>
    </w:p>
    <w:p w14:paraId="723A9C82" w14:textId="77777777" w:rsidR="00A62648" w:rsidRPr="00E93A25" w:rsidRDefault="00A62648" w:rsidP="00E93A25">
      <w:pPr>
        <w:pStyle w:val="NormalWeb"/>
        <w:spacing w:before="0" w:beforeAutospacing="0" w:after="0" w:afterAutospacing="0"/>
        <w:jc w:val="both"/>
        <w:rPr>
          <w:rFonts w:ascii="宋体" w:eastAsia="宋体" w:hAnsi="宋体"/>
        </w:rPr>
      </w:pPr>
    </w:p>
    <w:p w14:paraId="4D932A6D" w14:textId="77777777" w:rsidR="00862D67" w:rsidRPr="00920C99" w:rsidRDefault="00862D67" w:rsidP="00920C99">
      <w:pPr>
        <w:pStyle w:val="Heading3"/>
        <w:widowControl w:val="0"/>
        <w:numPr>
          <w:ilvl w:val="2"/>
          <w:numId w:val="1"/>
        </w:numPr>
        <w:spacing w:line="240" w:lineRule="auto"/>
        <w:ind w:left="0" w:firstLine="0"/>
        <w:rPr>
          <w:rFonts w:ascii="黑体"/>
          <w:sz w:val="24"/>
          <w:lang w:val="x-none" w:eastAsia="x-none"/>
        </w:rPr>
      </w:pPr>
      <w:bookmarkStart w:id="114" w:name="_Toc455479273"/>
      <w:bookmarkStart w:id="115" w:name="_Toc461048086"/>
      <w:r w:rsidRPr="00920C99">
        <w:rPr>
          <w:rFonts w:ascii="黑体" w:hint="eastAsia"/>
          <w:sz w:val="24"/>
          <w:lang w:val="x-none" w:eastAsia="x-none"/>
        </w:rPr>
        <w:t>数据分片(Data Sharding)与数据索引中心</w:t>
      </w:r>
      <w:bookmarkEnd w:id="114"/>
      <w:bookmarkEnd w:id="115"/>
    </w:p>
    <w:p w14:paraId="21CF7389" w14:textId="77777777" w:rsidR="00862D67" w:rsidRPr="00E93A25" w:rsidRDefault="00862D6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sidRPr="00E93A25">
        <w:rPr>
          <w:rFonts w:ascii="宋体" w:eastAsia="宋体" w:hAnsi="宋体" w:hint="eastAsia"/>
        </w:rPr>
        <w:t>系</w:t>
      </w:r>
      <w:r w:rsidR="00BB34F7" w:rsidRPr="00E93A25">
        <w:rPr>
          <w:rFonts w:ascii="宋体" w:eastAsia="宋体" w:hAnsi="宋体"/>
        </w:rPr>
        <w:t>统</w:t>
      </w:r>
      <w:r w:rsidRPr="00E93A25">
        <w:rPr>
          <w:rFonts w:ascii="宋体" w:eastAsia="宋体" w:hAnsi="宋体" w:hint="eastAsia"/>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f。如果数据库服务器不只一台，那么可以再将数据散列到不同的数据库上去，此时假设有n台数据库服务，那么t = m / (f * n)。</w:t>
      </w:r>
    </w:p>
    <w:p w14:paraId="2E9023BD" w14:textId="77777777" w:rsidR="0079466A" w:rsidRPr="00E93A25" w:rsidRDefault="00862D6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lastRenderedPageBreak/>
        <w:t>对数据进行分表，分库的插入的过程</w:t>
      </w:r>
      <w:r w:rsidR="00BB34F7" w:rsidRPr="00E93A25">
        <w:rPr>
          <w:rFonts w:ascii="宋体" w:eastAsia="宋体" w:hAnsi="宋体" w:hint="eastAsia"/>
        </w:rPr>
        <w:t>称</w:t>
      </w:r>
      <w:r w:rsidR="00BB34F7" w:rsidRPr="00E93A25">
        <w:rPr>
          <w:rFonts w:ascii="宋体" w:eastAsia="宋体" w:hAnsi="宋体"/>
        </w:rPr>
        <w:t>为</w:t>
      </w:r>
      <w:r w:rsidRPr="00E93A25">
        <w:rPr>
          <w:rFonts w:ascii="宋体" w:eastAsia="宋体" w:hAnsi="宋体" w:hint="eastAsia"/>
        </w:rPr>
        <w:t>数据分片(Data Sharding)。常见的</w:t>
      </w:r>
      <w:r w:rsidR="00852247" w:rsidRPr="00E93A25">
        <w:rPr>
          <w:rFonts w:ascii="宋体" w:eastAsia="宋体" w:hAnsi="宋体" w:hint="eastAsia"/>
        </w:rPr>
        <w:t>分</w:t>
      </w:r>
      <w:r w:rsidR="00852247" w:rsidRPr="00E93A25">
        <w:rPr>
          <w:rFonts w:ascii="宋体" w:eastAsia="宋体" w:hAnsi="宋体"/>
        </w:rPr>
        <w:t>片策略</w:t>
      </w:r>
      <w:r w:rsidR="00B10BBA" w:rsidRPr="00E93A25">
        <w:rPr>
          <w:rFonts w:ascii="宋体" w:eastAsia="宋体" w:hAnsi="宋体" w:hint="eastAsia"/>
        </w:rPr>
        <w:t>有</w:t>
      </w:r>
      <w:r w:rsidRPr="00E93A25">
        <w:rPr>
          <w:rFonts w:ascii="宋体" w:eastAsia="宋体" w:hAnsi="宋体" w:hint="eastAsia"/>
        </w:rPr>
        <w:t>几种：</w:t>
      </w:r>
      <w:r w:rsidR="00B10BBA" w:rsidRPr="00E93A25">
        <w:rPr>
          <w:rFonts w:ascii="宋体" w:eastAsia="宋体" w:hAnsi="宋体" w:hint="eastAsia"/>
        </w:rPr>
        <w:t>1.</w:t>
      </w:r>
      <w:r w:rsidRPr="00E93A25">
        <w:rPr>
          <w:rFonts w:ascii="宋体" w:eastAsia="宋体" w:hAnsi="宋体" w:hint="eastAsia"/>
        </w:rPr>
        <w:t>根据ID特征：例如对记录的ID</w:t>
      </w:r>
      <w:r w:rsidR="00B10BBA" w:rsidRPr="00E93A25">
        <w:rPr>
          <w:rFonts w:ascii="宋体" w:eastAsia="宋体" w:hAnsi="宋体" w:hint="eastAsia"/>
        </w:rPr>
        <w:t>取模，得到的结果是几，那么这条记录就放在编号为几的数据分区上；2.</w:t>
      </w:r>
      <w:r w:rsidR="00852247" w:rsidRPr="00E93A25">
        <w:rPr>
          <w:rFonts w:ascii="宋体" w:eastAsia="宋体" w:hAnsi="宋体" w:hint="eastAsia"/>
        </w:rPr>
        <w:t>根据时间分</w:t>
      </w:r>
      <w:r w:rsidR="00852247" w:rsidRPr="00E93A25">
        <w:rPr>
          <w:rFonts w:ascii="宋体" w:eastAsia="宋体" w:hAnsi="宋体"/>
        </w:rPr>
        <w:t>区</w:t>
      </w:r>
      <w:r w:rsidRPr="00E93A25">
        <w:rPr>
          <w:rFonts w:ascii="宋体" w:eastAsia="宋体" w:hAnsi="宋体" w:hint="eastAsia"/>
        </w:rPr>
        <w:t>：例如</w:t>
      </w:r>
      <w:r w:rsidR="00852247" w:rsidRPr="00E93A25">
        <w:rPr>
          <w:rFonts w:ascii="宋体" w:eastAsia="宋体" w:hAnsi="宋体" w:hint="eastAsia"/>
        </w:rPr>
        <w:t>以</w:t>
      </w:r>
      <w:r w:rsidR="00852247" w:rsidRPr="00E93A25">
        <w:rPr>
          <w:rFonts w:ascii="宋体" w:eastAsia="宋体" w:hAnsi="宋体"/>
        </w:rPr>
        <w:t>年/</w:t>
      </w:r>
      <w:r w:rsidR="00852247" w:rsidRPr="00E93A25">
        <w:rPr>
          <w:rFonts w:ascii="宋体" w:eastAsia="宋体" w:hAnsi="宋体" w:hint="eastAsia"/>
        </w:rPr>
        <w:t>月</w:t>
      </w:r>
      <w:r w:rsidR="00852247" w:rsidRPr="00E93A25">
        <w:rPr>
          <w:rFonts w:ascii="宋体" w:eastAsia="宋体" w:hAnsi="宋体"/>
        </w:rPr>
        <w:t>为单位，某一年</w:t>
      </w:r>
      <w:r w:rsidR="00852247" w:rsidRPr="00E93A25">
        <w:rPr>
          <w:rFonts w:ascii="宋体" w:eastAsia="宋体" w:hAnsi="宋体" w:hint="eastAsia"/>
        </w:rPr>
        <w:t>/月中</w:t>
      </w:r>
      <w:r w:rsidR="00852247" w:rsidRPr="00E93A25">
        <w:rPr>
          <w:rFonts w:ascii="宋体" w:eastAsia="宋体" w:hAnsi="宋体"/>
        </w:rPr>
        <w:t>产生的数据放在一起</w:t>
      </w:r>
      <w:r w:rsidR="00B10BBA" w:rsidRPr="00E93A25">
        <w:rPr>
          <w:rFonts w:ascii="宋体" w:eastAsia="宋体" w:hAnsi="宋体" w:hint="eastAsia"/>
        </w:rPr>
        <w:t>；3.</w:t>
      </w:r>
      <w:r w:rsidR="00852247" w:rsidRPr="00E93A25">
        <w:rPr>
          <w:rFonts w:ascii="宋体" w:eastAsia="宋体" w:hAnsi="宋体" w:hint="eastAsia"/>
        </w:rPr>
        <w:t>基于索</w:t>
      </w:r>
      <w:r w:rsidR="00852247" w:rsidRPr="00E93A25">
        <w:rPr>
          <w:rFonts w:ascii="宋体" w:eastAsia="宋体" w:hAnsi="宋体"/>
        </w:rPr>
        <w:t>引</w:t>
      </w:r>
      <w:r w:rsidRPr="00E93A25">
        <w:rPr>
          <w:rFonts w:ascii="宋体" w:eastAsia="宋体" w:hAnsi="宋体" w:hint="eastAsia"/>
        </w:rPr>
        <w:t>表：根据ID先</w:t>
      </w:r>
      <w:r w:rsidR="00852247" w:rsidRPr="00E93A25">
        <w:rPr>
          <w:rFonts w:ascii="宋体" w:eastAsia="宋体" w:hAnsi="宋体" w:hint="eastAsia"/>
        </w:rPr>
        <w:t>在</w:t>
      </w:r>
      <w:r w:rsidR="00852247" w:rsidRPr="00E93A25">
        <w:rPr>
          <w:rFonts w:ascii="宋体" w:eastAsia="宋体" w:hAnsi="宋体"/>
        </w:rPr>
        <w:t>一个</w:t>
      </w:r>
      <w:r w:rsidR="00852247" w:rsidRPr="00E93A25">
        <w:rPr>
          <w:rFonts w:ascii="宋体" w:eastAsia="宋体" w:hAnsi="宋体" w:hint="eastAsia"/>
        </w:rPr>
        <w:t>复合</w:t>
      </w:r>
      <w:r w:rsidR="00852247" w:rsidRPr="00E93A25">
        <w:rPr>
          <w:rFonts w:ascii="宋体" w:eastAsia="宋体" w:hAnsi="宋体"/>
        </w:rPr>
        <w:t>索引中查到分区信息，</w:t>
      </w:r>
      <w:r w:rsidR="00852247" w:rsidRPr="00E93A25">
        <w:rPr>
          <w:rFonts w:ascii="宋体" w:eastAsia="宋体" w:hAnsi="宋体" w:hint="eastAsia"/>
        </w:rPr>
        <w:t>然</w:t>
      </w:r>
      <w:r w:rsidR="00852247" w:rsidRPr="00E93A25">
        <w:rPr>
          <w:rFonts w:ascii="宋体" w:eastAsia="宋体" w:hAnsi="宋体"/>
        </w:rPr>
        <w:t>后再到分区中去查找</w:t>
      </w:r>
      <w:r w:rsidR="00852247" w:rsidRPr="00E93A25">
        <w:rPr>
          <w:rFonts w:ascii="宋体" w:eastAsia="宋体" w:hAnsi="宋体" w:hint="eastAsia"/>
        </w:rPr>
        <w:t>具</w:t>
      </w:r>
      <w:r w:rsidR="00852247" w:rsidRPr="00E93A25">
        <w:rPr>
          <w:rFonts w:ascii="宋体" w:eastAsia="宋体" w:hAnsi="宋体"/>
        </w:rPr>
        <w:t>体的数据</w:t>
      </w:r>
      <w:r w:rsidR="00BB1895" w:rsidRPr="00E93A25">
        <w:rPr>
          <w:rFonts w:ascii="宋体" w:eastAsia="宋体" w:hAnsi="宋体" w:hint="eastAsia"/>
        </w:rPr>
        <w:t>。这</w:t>
      </w:r>
      <w:r w:rsidR="00BB1895" w:rsidRPr="00E93A25">
        <w:rPr>
          <w:rFonts w:ascii="宋体" w:eastAsia="宋体" w:hAnsi="宋体"/>
        </w:rPr>
        <w:t>些分片的策略没有好坏之分，实际</w:t>
      </w:r>
      <w:r w:rsidR="00BB1895" w:rsidRPr="00E93A25">
        <w:rPr>
          <w:rFonts w:ascii="宋体" w:eastAsia="宋体" w:hAnsi="宋体" w:hint="eastAsia"/>
        </w:rPr>
        <w:t>应</w:t>
      </w:r>
      <w:r w:rsidR="00BB1895" w:rsidRPr="00E93A25">
        <w:rPr>
          <w:rFonts w:ascii="宋体" w:eastAsia="宋体" w:hAnsi="宋体"/>
        </w:rPr>
        <w:t>用中</w:t>
      </w:r>
      <w:r w:rsidR="00BB1895" w:rsidRPr="00E93A25">
        <w:rPr>
          <w:rFonts w:ascii="宋体" w:eastAsia="宋体" w:hAnsi="宋体" w:hint="eastAsia"/>
        </w:rPr>
        <w:t>需</w:t>
      </w:r>
      <w:r w:rsidR="00BB1895" w:rsidRPr="00E93A25">
        <w:rPr>
          <w:rFonts w:ascii="宋体" w:eastAsia="宋体" w:hAnsi="宋体"/>
        </w:rPr>
        <w:t>要</w:t>
      </w:r>
      <w:r w:rsidR="00BB1895" w:rsidRPr="00E93A25">
        <w:rPr>
          <w:rFonts w:ascii="宋体" w:eastAsia="宋体" w:hAnsi="宋体" w:hint="eastAsia"/>
        </w:rPr>
        <w:t>根据</w:t>
      </w:r>
      <w:r w:rsidR="00BB1895" w:rsidRPr="00E93A25">
        <w:rPr>
          <w:rFonts w:ascii="宋体" w:eastAsia="宋体" w:hAnsi="宋体"/>
        </w:rPr>
        <w:t>具体的</w:t>
      </w:r>
      <w:r w:rsidR="00BB1895" w:rsidRPr="00E93A25">
        <w:rPr>
          <w:rFonts w:ascii="宋体" w:eastAsia="宋体" w:hAnsi="宋体" w:hint="eastAsia"/>
        </w:rPr>
        <w:t>业</w:t>
      </w:r>
      <w:r w:rsidR="00BB1895" w:rsidRPr="00E93A25">
        <w:rPr>
          <w:rFonts w:ascii="宋体" w:eastAsia="宋体" w:hAnsi="宋体"/>
        </w:rPr>
        <w:t>务需求或是数据特征来</w:t>
      </w:r>
      <w:r w:rsidR="00BB1895" w:rsidRPr="00E93A25">
        <w:rPr>
          <w:rFonts w:ascii="宋体" w:eastAsia="宋体" w:hAnsi="宋体" w:hint="eastAsia"/>
        </w:rPr>
        <w:t>选择设计</w:t>
      </w:r>
      <w:r w:rsidR="00BB1895" w:rsidRPr="00E93A25">
        <w:rPr>
          <w:rFonts w:ascii="宋体" w:eastAsia="宋体" w:hAnsi="宋体"/>
        </w:rPr>
        <w:t>。</w:t>
      </w:r>
      <w:r w:rsidR="00BB1895" w:rsidRPr="00E93A25">
        <w:rPr>
          <w:rFonts w:ascii="宋体" w:eastAsia="宋体" w:hAnsi="宋体" w:hint="eastAsia"/>
        </w:rPr>
        <w:t>需要</w:t>
      </w:r>
      <w:r w:rsidR="00BB1895" w:rsidRPr="00E93A25">
        <w:rPr>
          <w:rFonts w:ascii="宋体" w:eastAsia="宋体" w:hAnsi="宋体"/>
        </w:rPr>
        <w:t>注意的是</w:t>
      </w:r>
      <w:r w:rsidRPr="00E93A25">
        <w:rPr>
          <w:rFonts w:ascii="宋体" w:eastAsia="宋体" w:hAnsi="宋体" w:hint="eastAsia"/>
        </w:rPr>
        <w:t>：数据分片不是银弹，它对系统的性能和伸缩性（Scalability）带来一定好处的同时，也会对系统开发带来许多复杂度。例如，有两条记录分别处</w:t>
      </w:r>
      <w:r w:rsidR="00BB1895" w:rsidRPr="00E93A25">
        <w:rPr>
          <w:rFonts w:ascii="宋体" w:eastAsia="宋体" w:hAnsi="宋体" w:hint="eastAsia"/>
        </w:rPr>
        <w:t>在</w:t>
      </w:r>
      <w:r w:rsidR="00BB1895" w:rsidRPr="00E93A25">
        <w:rPr>
          <w:rFonts w:ascii="宋体" w:eastAsia="宋体" w:hAnsi="宋体"/>
        </w:rPr>
        <w:t>不同</w:t>
      </w:r>
      <w:r w:rsidR="00BB1895" w:rsidRPr="00E93A25">
        <w:rPr>
          <w:rFonts w:ascii="宋体" w:eastAsia="宋体" w:hAnsi="宋体" w:hint="eastAsia"/>
        </w:rPr>
        <w:t>的</w:t>
      </w:r>
      <w:r w:rsidR="00BB1895" w:rsidRPr="00E93A25">
        <w:rPr>
          <w:rFonts w:ascii="宋体" w:eastAsia="宋体" w:hAnsi="宋体"/>
        </w:rPr>
        <w:t>分</w:t>
      </w:r>
      <w:r w:rsidR="00BB1895" w:rsidRPr="00E93A25">
        <w:rPr>
          <w:rFonts w:ascii="宋体" w:eastAsia="宋体" w:hAnsi="宋体" w:hint="eastAsia"/>
        </w:rPr>
        <w:t>区中</w:t>
      </w:r>
      <w:r w:rsidRPr="00E93A25">
        <w:rPr>
          <w:rFonts w:ascii="宋体" w:eastAsia="宋体" w:hAnsi="宋体" w:hint="eastAsia"/>
        </w:rPr>
        <w:t>，</w:t>
      </w:r>
      <w:r w:rsidR="0079466A" w:rsidRPr="00E93A25">
        <w:rPr>
          <w:rFonts w:ascii="宋体" w:eastAsia="宋体" w:hAnsi="宋体" w:hint="eastAsia"/>
        </w:rPr>
        <w:t>如</w:t>
      </w:r>
      <w:r w:rsidR="0079466A" w:rsidRPr="00E93A25">
        <w:rPr>
          <w:rFonts w:ascii="宋体" w:eastAsia="宋体" w:hAnsi="宋体"/>
        </w:rPr>
        <w:t>果</w:t>
      </w:r>
      <w:r w:rsidR="0079466A" w:rsidRPr="00E93A25">
        <w:rPr>
          <w:rFonts w:ascii="宋体" w:eastAsia="宋体" w:hAnsi="宋体" w:hint="eastAsia"/>
        </w:rPr>
        <w:t>有</w:t>
      </w:r>
      <w:r w:rsidR="0079466A" w:rsidRPr="00E93A25">
        <w:rPr>
          <w:rFonts w:ascii="宋体" w:eastAsia="宋体" w:hAnsi="宋体"/>
        </w:rPr>
        <w:t>另一条数据与</w:t>
      </w:r>
      <w:r w:rsidR="0079466A" w:rsidRPr="00E93A25">
        <w:rPr>
          <w:rFonts w:ascii="宋体" w:eastAsia="宋体" w:hAnsi="宋体" w:hint="eastAsia"/>
        </w:rPr>
        <w:t>这</w:t>
      </w:r>
      <w:r w:rsidR="0079466A" w:rsidRPr="00E93A25">
        <w:rPr>
          <w:rFonts w:ascii="宋体" w:eastAsia="宋体" w:hAnsi="宋体"/>
        </w:rPr>
        <w:t>两条记录</w:t>
      </w:r>
      <w:r w:rsidR="0079466A" w:rsidRPr="00E93A25">
        <w:rPr>
          <w:rFonts w:ascii="宋体" w:eastAsia="宋体" w:hAnsi="宋体" w:hint="eastAsia"/>
        </w:rPr>
        <w:t>其</w:t>
      </w:r>
      <w:r w:rsidR="0079466A" w:rsidRPr="00E93A25">
        <w:rPr>
          <w:rFonts w:ascii="宋体" w:eastAsia="宋体" w:hAnsi="宋体"/>
        </w:rPr>
        <w:t>中之一有关联，</w:t>
      </w:r>
      <w:r w:rsidR="0079466A" w:rsidRPr="00E93A25">
        <w:rPr>
          <w:rFonts w:ascii="宋体" w:eastAsia="宋体" w:hAnsi="宋体" w:hint="eastAsia"/>
        </w:rPr>
        <w:t>那</w:t>
      </w:r>
      <w:r w:rsidR="0079466A" w:rsidRPr="00E93A25">
        <w:rPr>
          <w:rFonts w:ascii="宋体" w:eastAsia="宋体" w:hAnsi="宋体"/>
        </w:rPr>
        <w:t>么关联的信息</w:t>
      </w:r>
      <w:r w:rsidR="0079466A" w:rsidRPr="00E93A25">
        <w:rPr>
          <w:rFonts w:ascii="宋体" w:eastAsia="宋体" w:hAnsi="宋体" w:hint="eastAsia"/>
        </w:rPr>
        <w:t>就</w:t>
      </w:r>
      <w:r w:rsidR="0079466A" w:rsidRPr="00E93A25">
        <w:rPr>
          <w:rFonts w:ascii="宋体" w:eastAsia="宋体" w:hAnsi="宋体"/>
        </w:rPr>
        <w:t>需要</w:t>
      </w:r>
      <w:r w:rsidR="0079466A" w:rsidRPr="00E93A25">
        <w:rPr>
          <w:rFonts w:ascii="宋体" w:eastAsia="宋体" w:hAnsi="宋体" w:hint="eastAsia"/>
        </w:rPr>
        <w:t>在</w:t>
      </w:r>
      <w:r w:rsidR="0079466A" w:rsidRPr="00E93A25">
        <w:rPr>
          <w:rFonts w:ascii="宋体" w:eastAsia="宋体" w:hAnsi="宋体"/>
        </w:rPr>
        <w:t>这两个分区中各</w:t>
      </w:r>
      <w:r w:rsidR="0079466A" w:rsidRPr="00E93A25">
        <w:rPr>
          <w:rFonts w:ascii="宋体" w:eastAsia="宋体" w:hAnsi="宋体" w:hint="eastAsia"/>
        </w:rPr>
        <w:t>保</w:t>
      </w:r>
      <w:r w:rsidR="0079466A" w:rsidRPr="00E93A25">
        <w:rPr>
          <w:rFonts w:ascii="宋体" w:eastAsia="宋体" w:hAnsi="宋体"/>
        </w:rPr>
        <w:t>存一次</w:t>
      </w:r>
      <w:r w:rsidR="0079466A" w:rsidRPr="00E93A25">
        <w:rPr>
          <w:rFonts w:ascii="宋体" w:eastAsia="宋体" w:hAnsi="宋体" w:hint="eastAsia"/>
        </w:rPr>
        <w:t>。在</w:t>
      </w:r>
      <w:r w:rsidR="0079466A" w:rsidRPr="00E93A25">
        <w:rPr>
          <w:rFonts w:ascii="宋体" w:eastAsia="宋体" w:hAnsi="宋体"/>
        </w:rPr>
        <w:t>对数据完整性有要求的</w:t>
      </w:r>
      <w:r w:rsidR="0079466A" w:rsidRPr="00E93A25">
        <w:rPr>
          <w:rFonts w:ascii="宋体" w:eastAsia="宋体" w:hAnsi="宋体" w:hint="eastAsia"/>
        </w:rPr>
        <w:t>场</w:t>
      </w:r>
      <w:r w:rsidR="0079466A" w:rsidRPr="00E93A25">
        <w:rPr>
          <w:rFonts w:ascii="宋体" w:eastAsia="宋体" w:hAnsi="宋体"/>
        </w:rPr>
        <w:t>合，</w:t>
      </w:r>
      <w:r w:rsidR="0079466A" w:rsidRPr="00E93A25">
        <w:rPr>
          <w:rFonts w:ascii="宋体" w:eastAsia="宋体" w:hAnsi="宋体" w:hint="eastAsia"/>
        </w:rPr>
        <w:t>也</w:t>
      </w:r>
      <w:r w:rsidR="0079466A" w:rsidRPr="00E93A25">
        <w:rPr>
          <w:rFonts w:ascii="宋体" w:eastAsia="宋体" w:hAnsi="宋体"/>
        </w:rPr>
        <w:t>就是对数据操作</w:t>
      </w:r>
      <w:r w:rsidR="0079466A" w:rsidRPr="00E93A25">
        <w:rPr>
          <w:rFonts w:ascii="宋体" w:eastAsia="宋体" w:hAnsi="宋体" w:hint="eastAsia"/>
        </w:rPr>
        <w:t>需</w:t>
      </w:r>
      <w:r w:rsidR="0079466A" w:rsidRPr="00E93A25">
        <w:rPr>
          <w:rFonts w:ascii="宋体" w:eastAsia="宋体" w:hAnsi="宋体"/>
        </w:rPr>
        <w:t>要事务的情况下，跨分</w:t>
      </w:r>
      <w:r w:rsidR="0079466A" w:rsidRPr="00E93A25">
        <w:rPr>
          <w:rFonts w:ascii="宋体" w:eastAsia="宋体" w:hAnsi="宋体" w:hint="eastAsia"/>
        </w:rPr>
        <w:t>区</w:t>
      </w:r>
      <w:r w:rsidR="0079466A" w:rsidRPr="00E93A25">
        <w:rPr>
          <w:rFonts w:ascii="宋体" w:eastAsia="宋体" w:hAnsi="宋体"/>
        </w:rPr>
        <w:t>的事务会变成</w:t>
      </w:r>
      <w:r w:rsidR="0079466A" w:rsidRPr="00E93A25">
        <w:rPr>
          <w:rFonts w:ascii="宋体" w:eastAsia="宋体" w:hAnsi="宋体" w:hint="eastAsia"/>
        </w:rPr>
        <w:t>“</w:t>
      </w:r>
      <w:r w:rsidR="0079466A" w:rsidRPr="00E93A25">
        <w:rPr>
          <w:rFonts w:ascii="宋体" w:eastAsia="宋体" w:hAnsi="宋体"/>
        </w:rPr>
        <w:t>性能杀手</w:t>
      </w:r>
      <w:r w:rsidR="0079466A" w:rsidRPr="00E93A25">
        <w:rPr>
          <w:rFonts w:ascii="宋体" w:eastAsia="宋体" w:hAnsi="宋体" w:hint="eastAsia"/>
        </w:rPr>
        <w:t>”。另</w:t>
      </w:r>
      <w:r w:rsidR="0079466A" w:rsidRPr="00E93A25">
        <w:rPr>
          <w:rFonts w:ascii="宋体" w:eastAsia="宋体" w:hAnsi="宋体"/>
        </w:rPr>
        <w:t>一方面，</w:t>
      </w:r>
      <w:r w:rsidR="0079466A" w:rsidRPr="00E93A25">
        <w:rPr>
          <w:rFonts w:ascii="宋体" w:eastAsia="宋体" w:hAnsi="宋体" w:hint="eastAsia"/>
        </w:rPr>
        <w:t>数</w:t>
      </w:r>
      <w:r w:rsidR="0079466A" w:rsidRPr="00E93A25">
        <w:rPr>
          <w:rFonts w:ascii="宋体" w:eastAsia="宋体" w:hAnsi="宋体"/>
        </w:rPr>
        <w:t>据分片对全局扫描的需求也没有</w:t>
      </w:r>
      <w:r w:rsidR="0079466A" w:rsidRPr="00E93A25">
        <w:rPr>
          <w:rFonts w:ascii="宋体" w:eastAsia="宋体" w:hAnsi="宋体" w:hint="eastAsia"/>
        </w:rPr>
        <w:t>带</w:t>
      </w:r>
      <w:r w:rsidR="0079466A" w:rsidRPr="00E93A25">
        <w:rPr>
          <w:rFonts w:ascii="宋体" w:eastAsia="宋体" w:hAnsi="宋体"/>
        </w:rPr>
        <w:t>来提升，反</w:t>
      </w:r>
      <w:r w:rsidR="0079466A" w:rsidRPr="00E93A25">
        <w:rPr>
          <w:rFonts w:ascii="宋体" w:eastAsia="宋体" w:hAnsi="宋体" w:hint="eastAsia"/>
        </w:rPr>
        <w:t>而增</w:t>
      </w:r>
      <w:r w:rsidR="0079466A" w:rsidRPr="00E93A25">
        <w:rPr>
          <w:rFonts w:ascii="宋体" w:eastAsia="宋体" w:hAnsi="宋体"/>
        </w:rPr>
        <w:t>加了扫描的复杂度。</w:t>
      </w:r>
    </w:p>
    <w:p w14:paraId="6AB7E2BF" w14:textId="77777777" w:rsidR="00046CC5" w:rsidRDefault="00862D6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w:t>
      </w:r>
      <w:r w:rsidR="00BB1895" w:rsidRPr="00E93A25">
        <w:rPr>
          <w:rFonts w:ascii="宋体" w:eastAsia="宋体" w:hAnsi="宋体" w:hint="eastAsia"/>
        </w:rPr>
        <w:t>作圈的数据分片使用</w:t>
      </w:r>
      <w:r w:rsidR="00BB1895" w:rsidRPr="00E93A25">
        <w:rPr>
          <w:rFonts w:ascii="宋体" w:eastAsia="宋体" w:hAnsi="宋体"/>
        </w:rPr>
        <w:t>了</w:t>
      </w:r>
      <w:r w:rsidRPr="00E93A25">
        <w:rPr>
          <w:rFonts w:ascii="宋体" w:eastAsia="宋体" w:hAnsi="宋体" w:hint="eastAsia"/>
        </w:rPr>
        <w:t>ID取模</w:t>
      </w:r>
      <w:r w:rsidR="00BB1895" w:rsidRPr="00E93A25">
        <w:rPr>
          <w:rFonts w:ascii="宋体" w:eastAsia="宋体" w:hAnsi="宋体" w:hint="eastAsia"/>
        </w:rPr>
        <w:t>和</w:t>
      </w:r>
      <w:r w:rsidR="00BB1895" w:rsidRPr="00E93A25">
        <w:rPr>
          <w:rFonts w:ascii="宋体" w:eastAsia="宋体" w:hAnsi="宋体"/>
        </w:rPr>
        <w:t>索引表两种</w:t>
      </w:r>
      <w:r w:rsidRPr="00E93A25">
        <w:rPr>
          <w:rFonts w:ascii="宋体" w:eastAsia="宋体" w:hAnsi="宋体" w:hint="eastAsia"/>
        </w:rPr>
        <w:t>的方式，但是对这个策略进行了改进。首先引入一个gongzuoquan-idcenter的服务，用来随机生成数据在工作圈服务内全局唯一的主键id。这样，id</w:t>
      </w:r>
      <w:r w:rsidR="00596969" w:rsidRPr="00E93A25">
        <w:rPr>
          <w:rFonts w:ascii="宋体" w:eastAsia="宋体" w:hAnsi="宋体" w:hint="eastAsia"/>
        </w:rPr>
        <w:t>在进行取模分片的时候就可以较为均匀的分布在所有的分表中。同时</w:t>
      </w:r>
      <w:r w:rsidRPr="00E93A25">
        <w:rPr>
          <w:rFonts w:ascii="宋体" w:eastAsia="宋体" w:hAnsi="宋体" w:hint="eastAsia"/>
        </w:rPr>
        <w:t>为了解决跨区数据查询的问题，</w:t>
      </w:r>
      <w:r w:rsidR="00BB34F7" w:rsidRPr="00E93A25">
        <w:rPr>
          <w:rFonts w:ascii="宋体" w:eastAsia="宋体" w:hAnsi="宋体" w:hint="eastAsia"/>
        </w:rPr>
        <w:t>服务</w:t>
      </w:r>
      <w:r w:rsidRPr="00E93A25">
        <w:rPr>
          <w:rFonts w:ascii="宋体" w:eastAsia="宋体" w:hAnsi="宋体" w:hint="eastAsia"/>
        </w:rPr>
        <w:t>需要一个数据索引中心（类拟于</w:t>
      </w:r>
      <w:r w:rsidR="0076247B" w:rsidRPr="00E93A25">
        <w:rPr>
          <w:rFonts w:ascii="宋体" w:eastAsia="宋体" w:hAnsi="宋体"/>
        </w:rPr>
        <w:t>Hadoop</w:t>
      </w:r>
      <w:r w:rsidRPr="00E93A25">
        <w:rPr>
          <w:rFonts w:ascii="宋体" w:eastAsia="宋体" w:hAnsi="宋体" w:hint="eastAsia"/>
        </w:rPr>
        <w:t>的nameService的概念)</w:t>
      </w:r>
      <w:r w:rsidR="00596969" w:rsidRPr="00E93A25">
        <w:rPr>
          <w:rFonts w:ascii="宋体" w:eastAsia="宋体" w:hAnsi="宋体" w:hint="eastAsia"/>
        </w:rPr>
        <w:t>。将</w:t>
      </w:r>
      <w:r w:rsidRPr="00E93A25">
        <w:rPr>
          <w:rFonts w:ascii="宋体" w:eastAsia="宋体" w:hAnsi="宋体" w:hint="eastAsia"/>
        </w:rPr>
        <w:t>一组有关系的数据id索引在一起保存起来，在查询的时候通过这个索引可以得到这些数据的id，然后再通过id取模来得到分库分表的数据，从而查询到需要的业务数据。工作圈中承担这</w:t>
      </w:r>
      <w:r w:rsidR="00CE39B5" w:rsidRPr="00E93A25">
        <w:rPr>
          <w:rFonts w:ascii="宋体" w:eastAsia="宋体" w:hAnsi="宋体" w:hint="eastAsia"/>
        </w:rPr>
        <w:t>部分</w:t>
      </w:r>
      <w:r w:rsidRPr="00E93A25">
        <w:rPr>
          <w:rFonts w:ascii="宋体" w:eastAsia="宋体" w:hAnsi="宋体" w:hint="eastAsia"/>
        </w:rPr>
        <w:t>工作的核心服务是gongzuoquan-idlist。</w:t>
      </w:r>
    </w:p>
    <w:p w14:paraId="2B82B877" w14:textId="77777777" w:rsidR="006039CF" w:rsidRPr="00E93A25" w:rsidRDefault="006039CF" w:rsidP="00E93A25">
      <w:pPr>
        <w:pStyle w:val="NormalWeb"/>
        <w:spacing w:before="0" w:beforeAutospacing="0" w:after="0" w:afterAutospacing="0"/>
        <w:jc w:val="both"/>
        <w:rPr>
          <w:rFonts w:ascii="宋体" w:eastAsia="宋体" w:hAnsi="宋体"/>
        </w:rPr>
      </w:pPr>
    </w:p>
    <w:p w14:paraId="50EB8977" w14:textId="77777777" w:rsidR="00EE7FFE" w:rsidRPr="00920C99" w:rsidRDefault="009E234B" w:rsidP="00920C99">
      <w:pPr>
        <w:pStyle w:val="Heading3"/>
        <w:widowControl w:val="0"/>
        <w:numPr>
          <w:ilvl w:val="2"/>
          <w:numId w:val="1"/>
        </w:numPr>
        <w:spacing w:line="240" w:lineRule="auto"/>
        <w:ind w:left="0" w:firstLine="0"/>
        <w:rPr>
          <w:rFonts w:ascii="黑体"/>
          <w:sz w:val="24"/>
          <w:lang w:val="x-none" w:eastAsia="x-none"/>
        </w:rPr>
      </w:pPr>
      <w:bookmarkStart w:id="116" w:name="_Toc455479274"/>
      <w:bookmarkStart w:id="117" w:name="_Toc461048087"/>
      <w:r w:rsidRPr="00920C99">
        <w:rPr>
          <w:rFonts w:ascii="黑体" w:hint="eastAsia"/>
          <w:sz w:val="24"/>
          <w:lang w:val="x-none" w:eastAsia="x-none"/>
        </w:rPr>
        <w:t>工作圈</w:t>
      </w:r>
      <w:r w:rsidR="00E065A3" w:rsidRPr="00920C99">
        <w:rPr>
          <w:rFonts w:ascii="黑体" w:hint="eastAsia"/>
          <w:sz w:val="24"/>
          <w:lang w:val="x-none" w:eastAsia="x-none"/>
        </w:rPr>
        <w:t>部署架构</w:t>
      </w:r>
      <w:bookmarkEnd w:id="116"/>
      <w:bookmarkEnd w:id="117"/>
    </w:p>
    <w:p w14:paraId="77058B12" w14:textId="77777777" w:rsidR="009A7775" w:rsidRDefault="009E6E22"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工作圈完整的部署架构如图</w:t>
      </w:r>
      <w:r w:rsidR="00E9573F" w:rsidRPr="00E93A25">
        <w:rPr>
          <w:rFonts w:ascii="宋体" w:eastAsia="宋体" w:hAnsi="宋体" w:hint="eastAsia"/>
        </w:rPr>
        <w:t>4-8</w:t>
      </w:r>
      <w:r w:rsidRPr="00E93A25">
        <w:rPr>
          <w:rFonts w:ascii="宋体" w:eastAsia="宋体" w:hAnsi="宋体" w:hint="eastAsia"/>
        </w:rPr>
        <w:t>所示。工作圈主体的服务是由Rest</w:t>
      </w:r>
      <w:r w:rsidR="00E30B6C" w:rsidRPr="00E93A25">
        <w:rPr>
          <w:rFonts w:ascii="宋体" w:eastAsia="宋体" w:hAnsi="宋体" w:hint="eastAsia"/>
        </w:rPr>
        <w:t>层</w:t>
      </w:r>
      <w:r w:rsidRPr="00E93A25">
        <w:rPr>
          <w:rFonts w:ascii="宋体" w:eastAsia="宋体" w:hAnsi="宋体" w:hint="eastAsia"/>
        </w:rPr>
        <w:t>和Server</w:t>
      </w:r>
      <w:r w:rsidR="00482391" w:rsidRPr="00E93A25">
        <w:rPr>
          <w:rFonts w:ascii="宋体" w:eastAsia="宋体" w:hAnsi="宋体" w:hint="eastAsia"/>
        </w:rPr>
        <w:t>层来承担的。为了提高性能，Rest和Server层都有不止一台的服务器来提供服务，每一台Rest服务器中都部署着工作圈所有Rest模块，同样Server中的每一台服务器也都部署着工作圈所有的Server模块。</w:t>
      </w:r>
      <w:r w:rsidR="009E234B" w:rsidRPr="00E93A25">
        <w:rPr>
          <w:rFonts w:ascii="宋体" w:eastAsia="宋体" w:hAnsi="宋体" w:hint="eastAsia"/>
        </w:rPr>
        <w:t>这样部署，使得整个系统</w:t>
      </w:r>
      <w:r w:rsidR="004B2ACE" w:rsidRPr="00E93A25">
        <w:rPr>
          <w:rFonts w:ascii="宋体" w:eastAsia="宋体" w:hAnsi="宋体" w:hint="eastAsia"/>
        </w:rPr>
        <w:t>中</w:t>
      </w:r>
      <w:r w:rsidR="009E234B" w:rsidRPr="00E93A25">
        <w:rPr>
          <w:rFonts w:ascii="宋体" w:eastAsia="宋体" w:hAnsi="宋体" w:hint="eastAsia"/>
        </w:rPr>
        <w:t>只要有一个Rest服务器和Server服务器</w:t>
      </w:r>
      <w:r w:rsidR="004B2ACE" w:rsidRPr="00E93A25">
        <w:rPr>
          <w:rFonts w:ascii="宋体" w:eastAsia="宋体" w:hAnsi="宋体" w:hint="eastAsia"/>
        </w:rPr>
        <w:t>还在工作</w:t>
      </w:r>
      <w:r w:rsidR="009E234B" w:rsidRPr="00E93A25">
        <w:rPr>
          <w:rFonts w:ascii="宋体" w:eastAsia="宋体" w:hAnsi="宋体" w:hint="eastAsia"/>
        </w:rPr>
        <w:t>，都可以继续为用户提供服务。</w:t>
      </w:r>
      <w:r w:rsidR="00CC7E70" w:rsidRPr="00E93A25">
        <w:rPr>
          <w:rFonts w:ascii="宋体" w:eastAsia="宋体" w:hAnsi="宋体" w:hint="eastAsia"/>
        </w:rPr>
        <w:t>集群中任意一个节点的故障都不会影响到系统的完整功能，仅会影响整个集群的性能。</w:t>
      </w:r>
      <w:r w:rsidRPr="00E93A25">
        <w:rPr>
          <w:rFonts w:ascii="宋体" w:eastAsia="宋体" w:hAnsi="宋体" w:hint="eastAsia"/>
        </w:rPr>
        <w:t>Nginx承担着网关与Rest层服务的负载，图中可以看到Rest</w:t>
      </w:r>
      <w:r w:rsidR="00D92AC6" w:rsidRPr="00E93A25">
        <w:rPr>
          <w:rFonts w:ascii="宋体" w:eastAsia="宋体" w:hAnsi="宋体" w:hint="eastAsia"/>
        </w:rPr>
        <w:t>集群</w:t>
      </w:r>
      <w:r w:rsidR="00482391" w:rsidRPr="00E93A25">
        <w:rPr>
          <w:rFonts w:ascii="宋体" w:eastAsia="宋体" w:hAnsi="宋体" w:hint="eastAsia"/>
        </w:rPr>
        <w:t>一共</w:t>
      </w:r>
      <w:r w:rsidRPr="00E93A25">
        <w:rPr>
          <w:rFonts w:ascii="宋体" w:eastAsia="宋体" w:hAnsi="宋体" w:hint="eastAsia"/>
        </w:rPr>
        <w:t>层部署了4台主机，</w:t>
      </w:r>
      <w:r w:rsidR="00482391" w:rsidRPr="00E93A25">
        <w:rPr>
          <w:rFonts w:ascii="宋体" w:eastAsia="宋体" w:hAnsi="宋体" w:hint="eastAsia"/>
        </w:rPr>
        <w:t>Server</w:t>
      </w:r>
      <w:r w:rsidR="00D92AC6" w:rsidRPr="00E93A25">
        <w:rPr>
          <w:rFonts w:ascii="宋体" w:eastAsia="宋体" w:hAnsi="宋体" w:hint="eastAsia"/>
        </w:rPr>
        <w:t>集群</w:t>
      </w:r>
      <w:r w:rsidR="00482391" w:rsidRPr="00E93A25">
        <w:rPr>
          <w:rFonts w:ascii="宋体" w:eastAsia="宋体" w:hAnsi="宋体" w:hint="eastAsia"/>
        </w:rPr>
        <w:t>一共部署了8台主机。</w:t>
      </w:r>
      <w:r w:rsidR="00D92AC6" w:rsidRPr="00E93A25">
        <w:rPr>
          <w:rFonts w:ascii="宋体" w:eastAsia="宋体" w:hAnsi="宋体" w:hint="eastAsia"/>
        </w:rPr>
        <w:t>注册配置中心用到的Zookeeper集群服务与Server集群共享了5台主机。MongoDB集群使用了一个3×2的方案，集群使用了三组服务做分布式数据存储，每一组服务都是由Master/Slave/仲裁节点做</w:t>
      </w:r>
      <w:r w:rsidR="00E1438E" w:rsidRPr="00E93A25">
        <w:rPr>
          <w:rFonts w:ascii="宋体" w:eastAsia="宋体" w:hAnsi="宋体" w:hint="eastAsia"/>
        </w:rPr>
        <w:t>的高可用配置。</w:t>
      </w:r>
    </w:p>
    <w:p w14:paraId="7FF6C0F0" w14:textId="77777777" w:rsidR="003815C9" w:rsidRDefault="003815C9" w:rsidP="00E93A25">
      <w:pPr>
        <w:pStyle w:val="NormalWeb"/>
        <w:spacing w:before="0" w:beforeAutospacing="0" w:after="0" w:afterAutospacing="0"/>
        <w:jc w:val="both"/>
        <w:rPr>
          <w:rFonts w:ascii="宋体" w:eastAsia="宋体" w:hAnsi="宋体"/>
        </w:rPr>
      </w:pPr>
    </w:p>
    <w:p w14:paraId="3854C328" w14:textId="77777777" w:rsidR="003815C9" w:rsidRDefault="003815C9" w:rsidP="00E93A25">
      <w:pPr>
        <w:pStyle w:val="NormalWeb"/>
        <w:spacing w:before="0" w:beforeAutospacing="0" w:after="0" w:afterAutospacing="0"/>
        <w:jc w:val="both"/>
        <w:rPr>
          <w:rFonts w:ascii="宋体" w:eastAsia="宋体" w:hAnsi="宋体"/>
        </w:rPr>
      </w:pPr>
    </w:p>
    <w:p w14:paraId="01ACF585" w14:textId="77777777" w:rsidR="00A97F36" w:rsidRPr="00A97F36" w:rsidRDefault="00A97F36" w:rsidP="00A97F36">
      <w:pPr>
        <w:pStyle w:val="Caption"/>
        <w:jc w:val="center"/>
        <w:rPr>
          <w:rFonts w:ascii="宋体" w:eastAsia="宋体" w:hAnsi="宋体"/>
        </w:rPr>
      </w:pPr>
      <w:r w:rsidRPr="00E9573F">
        <w:rPr>
          <w:rFonts w:ascii="楷体_GB2312" w:eastAsia="楷体_GB2312" w:hAnsi="Times New Roman" w:hint="eastAsia"/>
          <w:sz w:val="21"/>
          <w:szCs w:val="21"/>
        </w:rPr>
        <w:lastRenderedPageBreak/>
        <w:t>图4-8工作圈部署网络拓扑图</w:t>
      </w:r>
    </w:p>
    <w:p w14:paraId="63539E12" w14:textId="7CC2068C" w:rsidR="00E5356B" w:rsidRPr="004166E1" w:rsidRDefault="00A97F36" w:rsidP="004166E1">
      <w:pPr>
        <w:pStyle w:val="Heading2"/>
        <w:spacing w:line="415" w:lineRule="auto"/>
        <w:ind w:left="0" w:firstLine="0"/>
        <w:rPr>
          <w:rFonts w:ascii="黑体"/>
          <w:sz w:val="28"/>
          <w:szCs w:val="28"/>
        </w:rPr>
      </w:pPr>
      <w:bookmarkStart w:id="118" w:name="_Toc455479275"/>
      <w:bookmarkStart w:id="119" w:name="_Toc461048088"/>
      <w:r w:rsidRPr="00920C99">
        <w:rPr>
          <w:rFonts w:ascii="黑体"/>
          <w:noProof/>
          <w:sz w:val="24"/>
          <w:lang w:eastAsia="en-US"/>
        </w:rPr>
        <w:drawing>
          <wp:anchor distT="0" distB="0" distL="114300" distR="114300" simplePos="0" relativeHeight="251684352" behindDoc="0" locked="0" layoutInCell="1" allowOverlap="1" wp14:anchorId="4B81A2A5" wp14:editId="474967B6">
            <wp:simplePos x="0" y="0"/>
            <wp:positionH relativeFrom="margin">
              <wp:posOffset>-191135</wp:posOffset>
            </wp:positionH>
            <wp:positionV relativeFrom="margin">
              <wp:posOffset>-8890</wp:posOffset>
            </wp:positionV>
            <wp:extent cx="5708015" cy="32289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08015" cy="3228975"/>
                    </a:xfrm>
                    <a:prstGeom prst="rect">
                      <a:avLst/>
                    </a:prstGeom>
                  </pic:spPr>
                </pic:pic>
              </a:graphicData>
            </a:graphic>
            <wp14:sizeRelH relativeFrom="margin">
              <wp14:pctWidth>0</wp14:pctWidth>
            </wp14:sizeRelH>
            <wp14:sizeRelV relativeFrom="margin">
              <wp14:pctHeight>0</wp14:pctHeight>
            </wp14:sizeRelV>
          </wp:anchor>
        </w:drawing>
      </w:r>
      <w:r w:rsidR="00E5356B" w:rsidRPr="004166E1">
        <w:rPr>
          <w:rFonts w:ascii="黑体" w:hint="eastAsia"/>
          <w:sz w:val="28"/>
          <w:szCs w:val="28"/>
        </w:rPr>
        <w:t>本章小</w:t>
      </w:r>
      <w:bookmarkEnd w:id="118"/>
      <w:bookmarkEnd w:id="119"/>
      <w:r w:rsidR="004B35ED">
        <w:rPr>
          <w:rFonts w:ascii="黑体" w:hint="eastAsia"/>
          <w:sz w:val="28"/>
          <w:szCs w:val="28"/>
        </w:rPr>
        <w:t>结</w:t>
      </w:r>
    </w:p>
    <w:p w14:paraId="19E3FF92" w14:textId="77777777" w:rsidR="0084085E" w:rsidRPr="00E93A25" w:rsidRDefault="0084085E"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本章重点描述了工作圈的Rest server层、模块化的服务层的设计。以前一章的需求作为入口，对工作圈的服务进行了模块的划分，并且对公共功能的模块进行了封装</w:t>
      </w:r>
      <w:r w:rsidR="0055647D" w:rsidRPr="00E93A25">
        <w:rPr>
          <w:rFonts w:ascii="宋体" w:eastAsia="宋体" w:hAnsi="宋体" w:hint="eastAsia"/>
        </w:rPr>
        <w:t>设计，减少开发人员的工作量</w:t>
      </w:r>
      <w:r w:rsidRPr="00E93A25">
        <w:rPr>
          <w:rFonts w:ascii="宋体" w:eastAsia="宋体" w:hAnsi="宋体" w:hint="eastAsia"/>
        </w:rPr>
        <w:t>。结合第二章的分布式思想</w:t>
      </w:r>
      <w:r w:rsidR="00CD4D1E" w:rsidRPr="00E93A25">
        <w:rPr>
          <w:rFonts w:ascii="宋体" w:eastAsia="宋体" w:hAnsi="宋体" w:hint="eastAsia"/>
        </w:rPr>
        <w:t>为Rest和Server层设计了负载均衡的解决方案。同时也对持久化的数据存储进行了</w:t>
      </w:r>
      <w:r w:rsidR="00596969" w:rsidRPr="00E93A25">
        <w:rPr>
          <w:rFonts w:ascii="宋体" w:eastAsia="宋体" w:hAnsi="宋体" w:hint="eastAsia"/>
        </w:rPr>
        <w:t>数据分片的设计，以期能够在大量用户并发的场景下能有高性能的表现。</w:t>
      </w:r>
      <w:r w:rsidRPr="00E93A25">
        <w:rPr>
          <w:rFonts w:ascii="宋体" w:eastAsia="宋体" w:hAnsi="宋体"/>
        </w:rPr>
        <w:t>综上所述为本章的核心内容</w:t>
      </w:r>
      <w:r w:rsidRPr="00E93A25">
        <w:rPr>
          <w:rFonts w:ascii="宋体" w:eastAsia="宋体" w:hAnsi="宋体" w:hint="eastAsia"/>
        </w:rPr>
        <w:t>，</w:t>
      </w:r>
      <w:r w:rsidRPr="00E93A25">
        <w:rPr>
          <w:rFonts w:ascii="宋体" w:eastAsia="宋体" w:hAnsi="宋体"/>
        </w:rPr>
        <w:t>本章虽然没有具体提及某个功能的具体设计与实现</w:t>
      </w:r>
      <w:r w:rsidRPr="00E93A25">
        <w:rPr>
          <w:rFonts w:ascii="宋体" w:eastAsia="宋体" w:hAnsi="宋体" w:hint="eastAsia"/>
        </w:rPr>
        <w:t>，</w:t>
      </w:r>
      <w:r w:rsidRPr="00E93A25">
        <w:rPr>
          <w:rFonts w:ascii="宋体" w:eastAsia="宋体" w:hAnsi="宋体"/>
        </w:rPr>
        <w:t>但从宏观的角度出发以系统运转主线为基础简明的描述了整个系统的业务逻辑</w:t>
      </w:r>
      <w:r w:rsidRPr="00E93A25">
        <w:rPr>
          <w:rFonts w:ascii="宋体" w:eastAsia="宋体" w:hAnsi="宋体" w:hint="eastAsia"/>
        </w:rPr>
        <w:t>，</w:t>
      </w:r>
      <w:r w:rsidRPr="00E93A25">
        <w:rPr>
          <w:rFonts w:ascii="宋体" w:eastAsia="宋体" w:hAnsi="宋体"/>
        </w:rPr>
        <w:t>在后面的章节中将选择这些逻辑或模块中的核心内容作为重点阐述</w:t>
      </w:r>
      <w:r w:rsidRPr="00E93A25">
        <w:rPr>
          <w:rFonts w:ascii="宋体" w:eastAsia="宋体" w:hAnsi="宋体" w:hint="eastAsia"/>
        </w:rPr>
        <w:t>。</w:t>
      </w:r>
    </w:p>
    <w:p w14:paraId="5AD04527" w14:textId="77777777" w:rsidR="00EE7FFE" w:rsidRPr="0084085E" w:rsidRDefault="00EE7FFE">
      <w:pPr>
        <w:jc w:val="left"/>
      </w:pPr>
    </w:p>
    <w:p w14:paraId="02F9BD17" w14:textId="77777777" w:rsidR="00EE7FFE" w:rsidRDefault="00EE7FFE">
      <w:pPr>
        <w:jc w:val="left"/>
      </w:pPr>
      <w:r>
        <w:br w:type="page"/>
      </w:r>
    </w:p>
    <w:p w14:paraId="41D7DF9E" w14:textId="77777777" w:rsidR="00E01A50" w:rsidRDefault="00E01A50" w:rsidP="00EE7FFE">
      <w:pPr>
        <w:pStyle w:val="Heading1"/>
        <w:ind w:left="432"/>
        <w:jc w:val="center"/>
        <w:rPr>
          <w:rFonts w:eastAsia="黑体"/>
          <w:sz w:val="32"/>
        </w:rPr>
        <w:sectPr w:rsidR="00E01A50" w:rsidSect="00B67EFB">
          <w:headerReference w:type="default" r:id="rId40"/>
          <w:pgSz w:w="11906" w:h="16838"/>
          <w:pgMar w:top="1440" w:right="1800" w:bottom="1440" w:left="1800" w:header="851" w:footer="992" w:gutter="0"/>
          <w:cols w:space="720"/>
          <w:docGrid w:type="lines" w:linePitch="312"/>
        </w:sectPr>
      </w:pPr>
    </w:p>
    <w:p w14:paraId="11AA7616" w14:textId="77777777" w:rsidR="00EE7FFE" w:rsidRPr="007359E3" w:rsidRDefault="00EE7FFE"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120" w:name="_Toc455479276"/>
      <w:bookmarkStart w:id="121" w:name="_Toc461048089"/>
      <w:r w:rsidRPr="007359E3">
        <w:rPr>
          <w:rFonts w:ascii="黑体" w:eastAsia="黑体" w:hAnsiTheme="minorEastAsia" w:hint="eastAsia"/>
          <w:color w:val="000000" w:themeColor="text1"/>
          <w:sz w:val="32"/>
          <w:szCs w:val="32"/>
        </w:rPr>
        <w:lastRenderedPageBreak/>
        <w:t>第五章</w:t>
      </w:r>
      <w:r w:rsidR="007C48DF" w:rsidRPr="007359E3">
        <w:rPr>
          <w:rFonts w:ascii="黑体" w:eastAsia="黑体" w:hAnsiTheme="minorEastAsia" w:hint="eastAsia"/>
          <w:color w:val="000000" w:themeColor="text1"/>
          <w:sz w:val="32"/>
          <w:szCs w:val="32"/>
        </w:rPr>
        <w:t xml:space="preserve"> </w:t>
      </w:r>
      <w:r w:rsidR="00BA3ACB" w:rsidRPr="007359E3">
        <w:rPr>
          <w:rFonts w:ascii="黑体" w:eastAsia="黑体" w:hAnsiTheme="minorEastAsia" w:hint="eastAsia"/>
          <w:color w:val="000000" w:themeColor="text1"/>
          <w:sz w:val="32"/>
          <w:szCs w:val="32"/>
        </w:rPr>
        <w:t>工作圈</w:t>
      </w:r>
      <w:r w:rsidR="00F1605C" w:rsidRPr="007359E3">
        <w:rPr>
          <w:rFonts w:ascii="黑体" w:eastAsia="黑体" w:hAnsiTheme="minorEastAsia" w:hint="eastAsia"/>
          <w:color w:val="000000" w:themeColor="text1"/>
          <w:sz w:val="32"/>
          <w:szCs w:val="32"/>
        </w:rPr>
        <w:t>功能</w:t>
      </w:r>
      <w:r w:rsidRPr="007359E3">
        <w:rPr>
          <w:rFonts w:ascii="黑体" w:eastAsia="黑体" w:hAnsiTheme="minorEastAsia" w:hint="eastAsia"/>
          <w:color w:val="000000" w:themeColor="text1"/>
          <w:sz w:val="32"/>
          <w:szCs w:val="32"/>
        </w:rPr>
        <w:t>模块的设计与实现</w:t>
      </w:r>
      <w:bookmarkEnd w:id="120"/>
      <w:bookmarkEnd w:id="121"/>
    </w:p>
    <w:p w14:paraId="5380F19F" w14:textId="77777777" w:rsidR="00522E58" w:rsidRPr="00E93A25" w:rsidRDefault="007C48DF"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上一章讲述了工作圈的总体框架的设计思路与服务划分。本章</w:t>
      </w:r>
      <w:r w:rsidR="00E82E95" w:rsidRPr="00E93A25">
        <w:rPr>
          <w:rFonts w:ascii="宋体" w:eastAsia="宋体" w:hAnsi="宋体" w:hint="eastAsia"/>
        </w:rPr>
        <w:t>结合</w:t>
      </w:r>
      <w:r w:rsidR="007F1343" w:rsidRPr="00E93A25">
        <w:rPr>
          <w:rFonts w:ascii="宋体" w:eastAsia="宋体" w:hAnsi="宋体" w:hint="eastAsia"/>
        </w:rPr>
        <w:t>第三章</w:t>
      </w:r>
      <w:r w:rsidR="00E82E95" w:rsidRPr="00E93A25">
        <w:rPr>
          <w:rFonts w:ascii="宋体" w:eastAsia="宋体" w:hAnsi="宋体" w:hint="eastAsia"/>
        </w:rPr>
        <w:t>章的需求</w:t>
      </w:r>
      <w:r w:rsidR="008D5427" w:rsidRPr="00E93A25">
        <w:rPr>
          <w:rFonts w:ascii="宋体" w:eastAsia="宋体" w:hAnsi="宋体" w:hint="eastAsia"/>
        </w:rPr>
        <w:t>以及第四章的设计</w:t>
      </w:r>
      <w:r w:rsidR="00E82E95" w:rsidRPr="00E93A25">
        <w:rPr>
          <w:rFonts w:ascii="宋体" w:eastAsia="宋体" w:hAnsi="宋体" w:hint="eastAsia"/>
        </w:rPr>
        <w:t>，给出了用户</w:t>
      </w:r>
      <w:r w:rsidR="0076247B" w:rsidRPr="00E93A25">
        <w:rPr>
          <w:rFonts w:ascii="宋体" w:eastAsia="宋体" w:hAnsi="宋体" w:hint="eastAsia"/>
        </w:rPr>
        <w:t>账户</w:t>
      </w:r>
      <w:r w:rsidR="00E82E95" w:rsidRPr="00E93A25">
        <w:rPr>
          <w:rFonts w:ascii="宋体" w:eastAsia="宋体" w:hAnsi="宋体" w:hint="eastAsia"/>
        </w:rPr>
        <w:t>、圈子\</w:t>
      </w:r>
      <w:r w:rsidR="00D65737" w:rsidRPr="00E93A25">
        <w:rPr>
          <w:rFonts w:ascii="宋体" w:eastAsia="宋体" w:hAnsi="宋体" w:hint="eastAsia"/>
        </w:rPr>
        <w:t>帖子、</w:t>
      </w:r>
      <w:r w:rsidR="00E82E95" w:rsidRPr="00E93A25">
        <w:rPr>
          <w:rFonts w:ascii="宋体" w:eastAsia="宋体" w:hAnsi="宋体" w:hint="eastAsia"/>
        </w:rPr>
        <w:t>评论服务</w:t>
      </w:r>
      <w:r w:rsidR="00D65737" w:rsidRPr="00E93A25">
        <w:rPr>
          <w:rFonts w:ascii="宋体" w:eastAsia="宋体" w:hAnsi="宋体" w:hint="eastAsia"/>
        </w:rPr>
        <w:t>、工作流引擎</w:t>
      </w:r>
      <w:r w:rsidR="008D5427" w:rsidRPr="00E93A25">
        <w:rPr>
          <w:rFonts w:ascii="宋体" w:eastAsia="宋体" w:hAnsi="宋体" w:hint="eastAsia"/>
        </w:rPr>
        <w:t>模块的设计</w:t>
      </w:r>
      <w:r w:rsidR="007F1343" w:rsidRPr="00E93A25">
        <w:rPr>
          <w:rFonts w:ascii="宋体" w:eastAsia="宋体" w:hAnsi="宋体" w:hint="eastAsia"/>
        </w:rPr>
        <w:t>与实现。</w:t>
      </w:r>
    </w:p>
    <w:p w14:paraId="14C2537B" w14:textId="77777777" w:rsidR="00F65164" w:rsidRPr="00F65164" w:rsidRDefault="00F65164" w:rsidP="00F65164">
      <w:pPr>
        <w:pStyle w:val="ListParagraph"/>
        <w:keepNext/>
        <w:keepLines/>
        <w:numPr>
          <w:ilvl w:val="0"/>
          <w:numId w:val="1"/>
        </w:numPr>
        <w:spacing w:before="340" w:after="330" w:line="578" w:lineRule="auto"/>
        <w:ind w:firstLineChars="0"/>
        <w:outlineLvl w:val="0"/>
        <w:rPr>
          <w:b/>
          <w:bCs/>
          <w:vanish/>
          <w:kern w:val="44"/>
          <w:sz w:val="44"/>
          <w:szCs w:val="44"/>
        </w:rPr>
      </w:pPr>
      <w:bookmarkStart w:id="122" w:name="_Toc249866128"/>
    </w:p>
    <w:p w14:paraId="7E094CAD" w14:textId="77777777" w:rsidR="006A42B0" w:rsidRPr="004166E1" w:rsidRDefault="006A42B0" w:rsidP="004166E1">
      <w:pPr>
        <w:pStyle w:val="Heading2"/>
        <w:spacing w:line="415" w:lineRule="auto"/>
        <w:ind w:left="0" w:firstLine="0"/>
        <w:rPr>
          <w:rFonts w:ascii="黑体"/>
          <w:sz w:val="28"/>
          <w:szCs w:val="28"/>
        </w:rPr>
      </w:pPr>
      <w:bookmarkStart w:id="123" w:name="_Toc455479277"/>
      <w:bookmarkStart w:id="124" w:name="_Toc461048090"/>
      <w:bookmarkStart w:id="125" w:name="_Toc418875567"/>
      <w:bookmarkEnd w:id="122"/>
      <w:r w:rsidRPr="004166E1">
        <w:rPr>
          <w:rFonts w:ascii="黑体" w:hint="eastAsia"/>
          <w:sz w:val="28"/>
          <w:szCs w:val="28"/>
        </w:rPr>
        <w:t>客</w:t>
      </w:r>
      <w:r w:rsidRPr="004166E1">
        <w:rPr>
          <w:rFonts w:ascii="黑体"/>
          <w:sz w:val="28"/>
          <w:szCs w:val="28"/>
        </w:rPr>
        <w:t>户端界面设计</w:t>
      </w:r>
      <w:bookmarkEnd w:id="123"/>
      <w:bookmarkEnd w:id="124"/>
    </w:p>
    <w:p w14:paraId="45CF957D" w14:textId="77777777" w:rsidR="00730BF5" w:rsidRPr="00920C99" w:rsidRDefault="00730BF5" w:rsidP="00920C99">
      <w:pPr>
        <w:pStyle w:val="Heading3"/>
        <w:widowControl w:val="0"/>
        <w:numPr>
          <w:ilvl w:val="2"/>
          <w:numId w:val="1"/>
        </w:numPr>
        <w:spacing w:line="240" w:lineRule="auto"/>
        <w:ind w:left="0" w:firstLine="0"/>
        <w:rPr>
          <w:rFonts w:ascii="黑体"/>
          <w:sz w:val="24"/>
          <w:lang w:val="x-none" w:eastAsia="x-none"/>
        </w:rPr>
      </w:pPr>
      <w:bookmarkStart w:id="126" w:name="_Toc455479278"/>
      <w:bookmarkStart w:id="127" w:name="_Toc461048091"/>
      <w:r w:rsidRPr="00920C99">
        <w:rPr>
          <w:rFonts w:ascii="黑体" w:hint="eastAsia"/>
          <w:sz w:val="24"/>
          <w:lang w:val="x-none" w:eastAsia="x-none"/>
        </w:rPr>
        <w:t>用户账</w:t>
      </w:r>
      <w:r w:rsidRPr="00920C99">
        <w:rPr>
          <w:rFonts w:ascii="黑体"/>
          <w:sz w:val="24"/>
          <w:lang w:val="x-none" w:eastAsia="x-none"/>
        </w:rPr>
        <w:t>户界面设计</w:t>
      </w:r>
      <w:bookmarkEnd w:id="126"/>
      <w:bookmarkEnd w:id="127"/>
    </w:p>
    <w:p w14:paraId="47A6B400" w14:textId="77777777" w:rsidR="00E022B8" w:rsidRPr="00E93A25" w:rsidRDefault="00F97D71" w:rsidP="00E93A25">
      <w:pPr>
        <w:pStyle w:val="NormalWeb"/>
        <w:spacing w:before="0" w:beforeAutospacing="0" w:after="0" w:afterAutospacing="0"/>
        <w:jc w:val="both"/>
        <w:rPr>
          <w:rFonts w:ascii="宋体" w:eastAsia="宋体" w:hAnsi="宋体"/>
        </w:rPr>
      </w:pPr>
      <w:r w:rsidRPr="00E93A25">
        <w:rPr>
          <w:rFonts w:ascii="宋体" w:eastAsia="宋体" w:hAnsi="宋体" w:hint="eastAsia"/>
          <w:noProof/>
          <w:lang w:eastAsia="en-US"/>
        </w:rPr>
        <w:drawing>
          <wp:anchor distT="0" distB="0" distL="114300" distR="114300" simplePos="0" relativeHeight="251668992" behindDoc="0" locked="0" layoutInCell="1" allowOverlap="1" wp14:anchorId="661C8DCD" wp14:editId="7078E5C2">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E93A25">
        <w:rPr>
          <w:rFonts w:ascii="宋体" w:eastAsia="宋体" w:hAnsi="宋体"/>
          <w:noProof/>
          <w:lang w:eastAsia="en-US"/>
        </w:rPr>
        <w:drawing>
          <wp:anchor distT="0" distB="0" distL="114300" distR="114300" simplePos="0" relativeHeight="251654656" behindDoc="0" locked="0" layoutInCell="1" allowOverlap="1" wp14:anchorId="69134015" wp14:editId="228E422B">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sidRPr="00E93A25">
        <w:rPr>
          <w:rFonts w:ascii="宋体" w:eastAsia="宋体" w:hAnsi="宋体" w:hint="eastAsia"/>
        </w:rPr>
        <w:t>用户</w:t>
      </w:r>
      <w:r w:rsidR="006F7B9D" w:rsidRPr="00E93A25">
        <w:rPr>
          <w:rFonts w:ascii="宋体" w:eastAsia="宋体" w:hAnsi="宋体"/>
        </w:rPr>
        <w:t>账户的</w:t>
      </w:r>
      <w:r w:rsidR="006F7B9D" w:rsidRPr="00E93A25">
        <w:rPr>
          <w:rFonts w:ascii="宋体" w:eastAsia="宋体" w:hAnsi="宋体" w:hint="eastAsia"/>
        </w:rPr>
        <w:t>主</w:t>
      </w:r>
      <w:r w:rsidR="00C409A4" w:rsidRPr="00E93A25">
        <w:rPr>
          <w:rFonts w:ascii="宋体" w:eastAsia="宋体" w:hAnsi="宋体"/>
        </w:rPr>
        <w:t>要功能</w:t>
      </w:r>
      <w:r w:rsidR="00C409A4" w:rsidRPr="00E93A25">
        <w:rPr>
          <w:rFonts w:ascii="宋体" w:eastAsia="宋体" w:hAnsi="宋体" w:hint="eastAsia"/>
        </w:rPr>
        <w:t>有</w:t>
      </w:r>
      <w:r w:rsidR="006F7B9D" w:rsidRPr="00E93A25">
        <w:rPr>
          <w:rFonts w:ascii="宋体" w:eastAsia="宋体" w:hAnsi="宋体" w:hint="eastAsia"/>
        </w:rPr>
        <w:t>注册</w:t>
      </w:r>
      <w:r w:rsidR="006F7B9D" w:rsidRPr="00E93A25">
        <w:rPr>
          <w:rFonts w:ascii="宋体" w:eastAsia="宋体" w:hAnsi="宋体"/>
        </w:rPr>
        <w:t>与登录工作圈</w:t>
      </w:r>
      <w:r w:rsidR="00C409A4" w:rsidRPr="00E93A25">
        <w:rPr>
          <w:rFonts w:ascii="宋体" w:eastAsia="宋体" w:hAnsi="宋体" w:hint="eastAsia"/>
        </w:rPr>
        <w:t>、浏览管理企业通讯录等。</w:t>
      </w:r>
      <w:r w:rsidR="00E022B8" w:rsidRPr="00E93A25">
        <w:rPr>
          <w:rFonts w:ascii="宋体" w:eastAsia="宋体" w:hAnsi="宋体" w:hint="eastAsia"/>
        </w:rPr>
        <w:t>WEB端可以支持手机号和电子邮箱的注册，同时还支持通过QQ号绑定注册的快速通道。而手机端仅允许手机号注册。</w:t>
      </w:r>
      <w:r w:rsidR="00DF46F3" w:rsidRPr="00E93A25">
        <w:rPr>
          <w:rFonts w:ascii="宋体" w:eastAsia="宋体" w:hAnsi="宋体" w:hint="eastAsia"/>
        </w:rPr>
        <w:t>如图5</w:t>
      </w:r>
      <w:r w:rsidR="008F7F50" w:rsidRPr="00E93A25">
        <w:rPr>
          <w:rFonts w:ascii="宋体" w:eastAsia="宋体" w:hAnsi="宋体" w:hint="eastAsia"/>
        </w:rPr>
        <w:t>-</w:t>
      </w:r>
      <w:r w:rsidR="00DF46F3" w:rsidRPr="00E93A25">
        <w:rPr>
          <w:rFonts w:ascii="宋体" w:eastAsia="宋体" w:hAnsi="宋体"/>
        </w:rPr>
        <w:t>1</w:t>
      </w:r>
    </w:p>
    <w:p w14:paraId="61544ACD" w14:textId="77777777" w:rsidR="00F97D71" w:rsidRPr="008F7F50" w:rsidRDefault="008F7F50" w:rsidP="008F7F50">
      <w:pPr>
        <w:pStyle w:val="Caption"/>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14:paraId="79C67C67" w14:textId="77777777" w:rsidR="00260000" w:rsidRPr="00E93A25" w:rsidRDefault="00260000"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在企业通讯录界面，用户可以搜索和查看企业中的员工信息和部门信息，企业管理员可以添加可删除企业中的员工、部门。企业通讯录的WEB和PC界面设计如图</w:t>
      </w:r>
      <w:r w:rsidR="008F7F50" w:rsidRPr="00E93A25">
        <w:rPr>
          <w:rFonts w:ascii="宋体" w:eastAsia="宋体" w:hAnsi="宋体" w:hint="eastAsia"/>
        </w:rPr>
        <w:t>5-</w:t>
      </w:r>
      <w:r w:rsidRPr="00E93A25">
        <w:rPr>
          <w:rFonts w:ascii="宋体" w:eastAsia="宋体" w:hAnsi="宋体" w:hint="eastAsia"/>
        </w:rPr>
        <w:t>2。</w:t>
      </w:r>
    </w:p>
    <w:p w14:paraId="4E9F64C4" w14:textId="77777777" w:rsidR="009423D2" w:rsidRDefault="009423D2" w:rsidP="008F7F50">
      <w:pPr>
        <w:pStyle w:val="Caption"/>
        <w:jc w:val="center"/>
        <w:rPr>
          <w:rFonts w:ascii="楷体_GB2312" w:eastAsia="楷体_GB2312" w:hAnsi="Times New Roman"/>
          <w:sz w:val="21"/>
          <w:szCs w:val="21"/>
        </w:rPr>
      </w:pPr>
    </w:p>
    <w:p w14:paraId="53E99C07" w14:textId="77777777" w:rsidR="009423D2" w:rsidRDefault="009423D2" w:rsidP="008F7F50">
      <w:pPr>
        <w:pStyle w:val="Caption"/>
        <w:jc w:val="center"/>
        <w:rPr>
          <w:rFonts w:ascii="楷体_GB2312" w:eastAsia="楷体_GB2312" w:hAnsi="Times New Roman"/>
          <w:sz w:val="21"/>
          <w:szCs w:val="21"/>
        </w:rPr>
      </w:pPr>
    </w:p>
    <w:p w14:paraId="441396CE" w14:textId="77777777" w:rsidR="009423D2" w:rsidRDefault="009423D2" w:rsidP="008F7F50">
      <w:pPr>
        <w:pStyle w:val="Caption"/>
        <w:jc w:val="center"/>
        <w:rPr>
          <w:rFonts w:ascii="楷体_GB2312" w:eastAsia="楷体_GB2312" w:hAnsi="Times New Roman"/>
          <w:sz w:val="21"/>
          <w:szCs w:val="21"/>
        </w:rPr>
      </w:pPr>
    </w:p>
    <w:p w14:paraId="3E8D23A5" w14:textId="77777777" w:rsidR="002F07EF" w:rsidRDefault="002F07EF" w:rsidP="002F07EF"/>
    <w:p w14:paraId="479D3D5E" w14:textId="77777777" w:rsidR="002F07EF" w:rsidRDefault="002F07EF" w:rsidP="002F07EF"/>
    <w:p w14:paraId="76482379" w14:textId="77777777" w:rsidR="002F07EF" w:rsidRPr="002F07EF" w:rsidRDefault="002F07EF" w:rsidP="002F07EF"/>
    <w:p w14:paraId="4885E17A" w14:textId="77777777" w:rsidR="009423D2" w:rsidRDefault="009423D2" w:rsidP="008F7F50">
      <w:pPr>
        <w:pStyle w:val="Caption"/>
        <w:jc w:val="center"/>
        <w:rPr>
          <w:rFonts w:ascii="楷体_GB2312" w:eastAsia="楷体_GB2312" w:hAnsi="Times New Roman"/>
          <w:sz w:val="21"/>
          <w:szCs w:val="21"/>
        </w:rPr>
      </w:pPr>
    </w:p>
    <w:p w14:paraId="5327DD5C" w14:textId="77777777" w:rsidR="002F07EF" w:rsidRDefault="0084080B" w:rsidP="002F07EF">
      <w:pPr>
        <w:pStyle w:val="Caption"/>
        <w:jc w:val="center"/>
        <w:rPr>
          <w:rFonts w:ascii="楷体_GB2312" w:eastAsia="楷体_GB2312" w:hAnsi="Times New Roman"/>
          <w:sz w:val="21"/>
          <w:szCs w:val="21"/>
        </w:rPr>
      </w:pPr>
      <w:r w:rsidRPr="008F7F50">
        <w:rPr>
          <w:rFonts w:ascii="楷体_GB2312" w:eastAsia="楷体_GB2312" w:hAnsi="Times New Roman" w:hint="eastAsia"/>
          <w:noProof/>
          <w:sz w:val="21"/>
          <w:szCs w:val="21"/>
          <w:lang w:eastAsia="en-US"/>
        </w:rPr>
        <w:lastRenderedPageBreak/>
        <w:drawing>
          <wp:anchor distT="0" distB="0" distL="114300" distR="114300" simplePos="0" relativeHeight="251653120" behindDoc="0" locked="0" layoutInCell="1" allowOverlap="1" wp14:anchorId="468D2B9C" wp14:editId="30CEDE28">
            <wp:simplePos x="1447800" y="447675"/>
            <wp:positionH relativeFrom="margin">
              <wp:align>right</wp:align>
            </wp:positionH>
            <wp:positionV relativeFrom="margin">
              <wp:align>top</wp:align>
            </wp:positionV>
            <wp:extent cx="1413510" cy="25133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6929" cy="2518661"/>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noProof/>
          <w:sz w:val="21"/>
          <w:szCs w:val="21"/>
          <w:lang w:eastAsia="en-US"/>
        </w:rPr>
        <w:drawing>
          <wp:anchor distT="0" distB="0" distL="114300" distR="114300" simplePos="0" relativeHeight="251652096" behindDoc="0" locked="0" layoutInCell="1" allowOverlap="1" wp14:anchorId="0B2D803F" wp14:editId="6B9DB0F3">
            <wp:simplePos x="1447800" y="-571500"/>
            <wp:positionH relativeFrom="margin">
              <wp:align>left</wp:align>
            </wp:positionH>
            <wp:positionV relativeFrom="margin">
              <wp:align>top</wp:align>
            </wp:positionV>
            <wp:extent cx="3675380" cy="22218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4583" cy="2227461"/>
                    </a:xfrm>
                    <a:prstGeom prst="rect">
                      <a:avLst/>
                    </a:prstGeom>
                  </pic:spPr>
                </pic:pic>
              </a:graphicData>
            </a:graphic>
            <wp14:sizeRelH relativeFrom="margin">
              <wp14:pctWidth>0</wp14:pctWidth>
            </wp14:sizeRelH>
            <wp14:sizeRelV relativeFrom="margin">
              <wp14:pctHeight>0</wp14:pctHeight>
            </wp14:sizeRelV>
          </wp:anchor>
        </w:drawing>
      </w:r>
      <w:r w:rsidR="007843EE">
        <w:rPr>
          <w:rFonts w:ascii="楷体_GB2312" w:eastAsia="楷体_GB2312" w:hAnsi="Times New Roman" w:hint="eastAsia"/>
          <w:sz w:val="21"/>
          <w:szCs w:val="21"/>
        </w:rPr>
        <w:t>5-</w:t>
      </w:r>
      <w:r w:rsidR="002F07EF" w:rsidRPr="008F7F50">
        <w:rPr>
          <w:rFonts w:ascii="楷体_GB2312" w:eastAsia="楷体_GB2312" w:hAnsi="Times New Roman" w:hint="eastAsia"/>
          <w:sz w:val="21"/>
          <w:szCs w:val="21"/>
        </w:rPr>
        <w:t>2 PC WEB与手机的企业通讯录界面</w:t>
      </w:r>
    </w:p>
    <w:p w14:paraId="3B63FCAC" w14:textId="77777777" w:rsidR="00260000" w:rsidRPr="008F7F50" w:rsidRDefault="00260000" w:rsidP="008F7F50">
      <w:pPr>
        <w:pStyle w:val="Caption"/>
        <w:jc w:val="center"/>
        <w:rPr>
          <w:rFonts w:ascii="楷体_GB2312" w:eastAsia="楷体_GB2312" w:hAnsi="Times New Roman"/>
          <w:sz w:val="21"/>
          <w:szCs w:val="21"/>
        </w:rPr>
      </w:pPr>
    </w:p>
    <w:p w14:paraId="05E11BB1" w14:textId="77777777" w:rsidR="00730BF5" w:rsidRPr="00920C99" w:rsidRDefault="0084080B" w:rsidP="00920C99">
      <w:pPr>
        <w:pStyle w:val="Heading3"/>
        <w:widowControl w:val="0"/>
        <w:numPr>
          <w:ilvl w:val="2"/>
          <w:numId w:val="1"/>
        </w:numPr>
        <w:spacing w:line="240" w:lineRule="auto"/>
        <w:ind w:left="0" w:firstLine="0"/>
        <w:rPr>
          <w:rFonts w:ascii="黑体"/>
          <w:sz w:val="24"/>
          <w:lang w:val="x-none" w:eastAsia="x-none"/>
        </w:rPr>
      </w:pPr>
      <w:bookmarkStart w:id="128" w:name="_Toc455479279"/>
      <w:bookmarkStart w:id="129" w:name="_Toc461048092"/>
      <w:r w:rsidRPr="00E93A25">
        <w:rPr>
          <w:rFonts w:ascii="宋体" w:eastAsia="宋体" w:hAnsi="宋体" w:hint="eastAsia"/>
          <w:noProof/>
          <w:sz w:val="24"/>
          <w:lang w:eastAsia="en-US"/>
        </w:rPr>
        <w:drawing>
          <wp:anchor distT="0" distB="0" distL="114300" distR="114300" simplePos="0" relativeHeight="251655168" behindDoc="0" locked="0" layoutInCell="1" allowOverlap="1" wp14:anchorId="1B9A3FBC" wp14:editId="078BC0AE">
            <wp:simplePos x="0" y="0"/>
            <wp:positionH relativeFrom="margin">
              <wp:posOffset>3895725</wp:posOffset>
            </wp:positionH>
            <wp:positionV relativeFrom="margin">
              <wp:posOffset>3312795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sidRPr="00E93A25">
        <w:rPr>
          <w:rFonts w:ascii="宋体" w:eastAsia="宋体" w:hAnsi="宋体"/>
          <w:noProof/>
          <w:lang w:eastAsia="en-US"/>
        </w:rPr>
        <w:drawing>
          <wp:anchor distT="0" distB="0" distL="114300" distR="114300" simplePos="0" relativeHeight="251654144" behindDoc="0" locked="0" layoutInCell="1" allowOverlap="1" wp14:anchorId="176B7B3A" wp14:editId="11631366">
            <wp:simplePos x="1409700" y="6210300"/>
            <wp:positionH relativeFrom="margin">
              <wp:align>left</wp:align>
            </wp:positionH>
            <wp:positionV relativeFrom="margin">
              <wp:align>center</wp:align>
            </wp:positionV>
            <wp:extent cx="3678555" cy="22237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83371" cy="2226536"/>
                    </a:xfrm>
                    <a:prstGeom prst="rect">
                      <a:avLst/>
                    </a:prstGeom>
                  </pic:spPr>
                </pic:pic>
              </a:graphicData>
            </a:graphic>
            <wp14:sizeRelH relativeFrom="margin">
              <wp14:pctWidth>0</wp14:pctWidth>
            </wp14:sizeRelH>
            <wp14:sizeRelV relativeFrom="margin">
              <wp14:pctHeight>0</wp14:pctHeight>
            </wp14:sizeRelV>
          </wp:anchor>
        </w:drawing>
      </w:r>
      <w:r w:rsidR="00730BF5" w:rsidRPr="00920C99">
        <w:rPr>
          <w:rFonts w:ascii="黑体" w:hint="eastAsia"/>
          <w:sz w:val="24"/>
          <w:lang w:val="x-none" w:eastAsia="x-none"/>
        </w:rPr>
        <w:t>圈子与</w:t>
      </w:r>
      <w:r w:rsidR="00730BF5" w:rsidRPr="00920C99">
        <w:rPr>
          <w:rFonts w:ascii="黑体"/>
          <w:sz w:val="24"/>
          <w:lang w:val="x-none" w:eastAsia="x-none"/>
        </w:rPr>
        <w:t>帖子界面</w:t>
      </w:r>
      <w:r w:rsidR="00730BF5" w:rsidRPr="00920C99">
        <w:rPr>
          <w:rFonts w:ascii="黑体" w:hint="eastAsia"/>
          <w:sz w:val="24"/>
          <w:lang w:val="x-none" w:eastAsia="x-none"/>
        </w:rPr>
        <w:t>设计</w:t>
      </w:r>
      <w:bookmarkEnd w:id="128"/>
      <w:bookmarkEnd w:id="129"/>
    </w:p>
    <w:p w14:paraId="27F01A89" w14:textId="77777777" w:rsidR="00575B0F" w:rsidRPr="008F7F50" w:rsidRDefault="00575B0F" w:rsidP="003A620A">
      <w:pPr>
        <w:pStyle w:val="Caption"/>
        <w:jc w:val="center"/>
        <w:rPr>
          <w:rFonts w:ascii="楷体_GB2312" w:eastAsia="楷体_GB2312" w:hAnsi="Times New Roman"/>
          <w:sz w:val="21"/>
          <w:szCs w:val="21"/>
        </w:rPr>
      </w:pPr>
      <w:r w:rsidRPr="008F7F50">
        <w:rPr>
          <w:rFonts w:ascii="楷体_GB2312" w:eastAsia="楷体_GB2312" w:hAnsi="Times New Roman" w:hint="eastAsia"/>
          <w:sz w:val="21"/>
          <w:szCs w:val="21"/>
        </w:rPr>
        <w:t>5-3 PC WEB与手机的圈子列表界面</w:t>
      </w:r>
    </w:p>
    <w:p w14:paraId="4136CD51" w14:textId="77777777" w:rsidR="007F0197" w:rsidRPr="00E93A25" w:rsidRDefault="00C409A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圈子界面的主要功能就是编辑圈子信息和邀请用户加入圈子等。帖子界面的功能有：发帖，浏览圈子中的帖子，给帖子点赞和评论</w:t>
      </w:r>
      <w:r w:rsidR="005B2F2A" w:rsidRPr="00E93A25">
        <w:rPr>
          <w:rFonts w:ascii="宋体" w:eastAsia="宋体" w:hAnsi="宋体" w:hint="eastAsia"/>
        </w:rPr>
        <w:t>等</w:t>
      </w:r>
      <w:r w:rsidRPr="00E93A25">
        <w:rPr>
          <w:rFonts w:ascii="宋体" w:eastAsia="宋体" w:hAnsi="宋体" w:hint="eastAsia"/>
        </w:rPr>
        <w:t>。</w:t>
      </w:r>
      <w:r w:rsidR="0043186D" w:rsidRPr="00E93A25">
        <w:rPr>
          <w:rFonts w:ascii="宋体" w:eastAsia="宋体" w:hAnsi="宋体" w:hint="eastAsia"/>
        </w:rPr>
        <w:t>如图</w:t>
      </w:r>
      <w:r w:rsidR="008F7F50" w:rsidRPr="00E93A25">
        <w:rPr>
          <w:rFonts w:ascii="宋体" w:eastAsia="宋体" w:hAnsi="宋体" w:hint="eastAsia"/>
        </w:rPr>
        <w:t>5-3</w:t>
      </w:r>
      <w:r w:rsidR="0043186D" w:rsidRPr="00E93A25">
        <w:rPr>
          <w:rFonts w:ascii="宋体" w:eastAsia="宋体" w:hAnsi="宋体" w:hint="eastAsia"/>
        </w:rPr>
        <w:t>。</w:t>
      </w:r>
    </w:p>
    <w:p w14:paraId="6E6F6434" w14:textId="77777777" w:rsidR="00096E7D" w:rsidRDefault="00096E7D" w:rsidP="001614D8">
      <w:pPr>
        <w:pStyle w:val="NormalWeb"/>
        <w:spacing w:before="0" w:beforeAutospacing="0" w:after="0" w:afterAutospacing="0"/>
        <w:jc w:val="both"/>
        <w:rPr>
          <w:rFonts w:ascii="宋体" w:hAnsi="宋体"/>
        </w:rPr>
      </w:pPr>
      <w:r w:rsidRPr="00E93A25">
        <w:rPr>
          <w:rFonts w:ascii="宋体" w:eastAsia="宋体" w:hAnsi="宋体" w:hint="eastAsia"/>
        </w:rPr>
        <w:t>WEB端</w:t>
      </w:r>
      <w:r w:rsidR="005B2F2A" w:rsidRPr="00E93A25">
        <w:rPr>
          <w:rFonts w:ascii="宋体" w:eastAsia="宋体" w:hAnsi="宋体" w:hint="eastAsia"/>
        </w:rPr>
        <w:t>可视化的窗口较大，展示的信息也全面，帖子列表、帖子内容、评论和</w:t>
      </w:r>
      <w:r w:rsidRPr="00E93A25">
        <w:rPr>
          <w:rFonts w:ascii="宋体" w:eastAsia="宋体" w:hAnsi="宋体" w:hint="eastAsia"/>
        </w:rPr>
        <w:t>点赞的功能的交互都展示在了一个界面中。右图的手机端仅能展示一个圈子的列表，需要点击某一个圈子才能查看到这个圈子的帖子列表。如图</w:t>
      </w:r>
      <w:r w:rsidR="00966ACC" w:rsidRPr="00E93A25">
        <w:rPr>
          <w:rFonts w:ascii="宋体" w:eastAsia="宋体" w:hAnsi="宋体" w:hint="eastAsia"/>
        </w:rPr>
        <w:t>5-4。</w:t>
      </w:r>
    </w:p>
    <w:p w14:paraId="42641F8B" w14:textId="77777777" w:rsidR="001614D8" w:rsidRDefault="001614D8" w:rsidP="00E93A25">
      <w:pPr>
        <w:pStyle w:val="NormalWeb"/>
        <w:spacing w:before="0" w:beforeAutospacing="0" w:after="0" w:afterAutospacing="0"/>
        <w:jc w:val="both"/>
        <w:rPr>
          <w:rFonts w:ascii="宋体" w:eastAsia="宋体" w:hAnsi="宋体"/>
        </w:rPr>
      </w:pPr>
    </w:p>
    <w:p w14:paraId="161AECB1" w14:textId="77777777" w:rsidR="001614D8" w:rsidRDefault="001614D8" w:rsidP="00E93A25">
      <w:pPr>
        <w:pStyle w:val="NormalWeb"/>
        <w:spacing w:before="0" w:beforeAutospacing="0" w:after="0" w:afterAutospacing="0"/>
        <w:jc w:val="both"/>
        <w:rPr>
          <w:rFonts w:ascii="宋体" w:eastAsia="宋体" w:hAnsi="宋体"/>
        </w:rPr>
      </w:pPr>
    </w:p>
    <w:p w14:paraId="21F709EF" w14:textId="77777777" w:rsidR="001614D8" w:rsidRDefault="001614D8" w:rsidP="00E93A25">
      <w:pPr>
        <w:pStyle w:val="NormalWeb"/>
        <w:spacing w:before="0" w:beforeAutospacing="0" w:after="0" w:afterAutospacing="0"/>
        <w:jc w:val="both"/>
        <w:rPr>
          <w:rFonts w:ascii="宋体" w:eastAsia="宋体" w:hAnsi="宋体"/>
        </w:rPr>
      </w:pPr>
    </w:p>
    <w:p w14:paraId="1D44E22E" w14:textId="77777777" w:rsidR="001614D8" w:rsidRDefault="001614D8" w:rsidP="00E93A25">
      <w:pPr>
        <w:pStyle w:val="NormalWeb"/>
        <w:spacing w:before="0" w:beforeAutospacing="0" w:after="0" w:afterAutospacing="0"/>
        <w:jc w:val="both"/>
        <w:rPr>
          <w:rFonts w:ascii="宋体" w:eastAsia="宋体" w:hAnsi="宋体"/>
        </w:rPr>
      </w:pPr>
    </w:p>
    <w:p w14:paraId="76A5B5B5" w14:textId="77777777" w:rsidR="001614D8" w:rsidRDefault="001614D8" w:rsidP="00E93A25">
      <w:pPr>
        <w:pStyle w:val="NormalWeb"/>
        <w:spacing w:before="0" w:beforeAutospacing="0" w:after="0" w:afterAutospacing="0"/>
        <w:jc w:val="both"/>
        <w:rPr>
          <w:rFonts w:ascii="宋体" w:eastAsia="宋体" w:hAnsi="宋体"/>
        </w:rPr>
      </w:pPr>
    </w:p>
    <w:p w14:paraId="4E38C708" w14:textId="77777777" w:rsidR="001614D8" w:rsidRPr="00966ACC" w:rsidRDefault="0085069E" w:rsidP="0085069E">
      <w:pPr>
        <w:pStyle w:val="Caption"/>
        <w:jc w:val="center"/>
        <w:rPr>
          <w:rFonts w:ascii="楷体_GB2312" w:eastAsia="楷体_GB2312" w:hAnsi="Times New Roman"/>
          <w:sz w:val="21"/>
          <w:szCs w:val="21"/>
        </w:rPr>
      </w:pPr>
      <w:r w:rsidRPr="00966ACC">
        <w:rPr>
          <w:rFonts w:ascii="楷体_GB2312" w:eastAsia="楷体_GB2312" w:hAnsi="Times New Roman"/>
          <w:noProof/>
          <w:sz w:val="21"/>
          <w:szCs w:val="21"/>
          <w:lang w:eastAsia="en-US"/>
        </w:rPr>
        <w:lastRenderedPageBreak/>
        <w:drawing>
          <wp:anchor distT="0" distB="0" distL="114300" distR="114300" simplePos="0" relativeHeight="251676160" behindDoc="0" locked="0" layoutInCell="1" allowOverlap="1" wp14:anchorId="20EBF3CB" wp14:editId="16F46E04">
            <wp:simplePos x="0" y="0"/>
            <wp:positionH relativeFrom="margin">
              <wp:posOffset>1797685</wp:posOffset>
            </wp:positionH>
            <wp:positionV relativeFrom="margin">
              <wp:posOffset>-64135</wp:posOffset>
            </wp:positionV>
            <wp:extent cx="1946910" cy="34658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46910" cy="3465830"/>
                    </a:xfrm>
                    <a:prstGeom prst="rect">
                      <a:avLst/>
                    </a:prstGeom>
                  </pic:spPr>
                </pic:pic>
              </a:graphicData>
            </a:graphic>
            <wp14:sizeRelH relativeFrom="margin">
              <wp14:pctWidth>0</wp14:pctWidth>
            </wp14:sizeRelH>
            <wp14:sizeRelV relativeFrom="margin">
              <wp14:pctHeight>0</wp14:pctHeight>
            </wp14:sizeRelV>
          </wp:anchor>
        </w:drawing>
      </w:r>
      <w:r w:rsidR="001614D8" w:rsidRPr="00966ACC">
        <w:rPr>
          <w:rFonts w:ascii="楷体_GB2312" w:eastAsia="楷体_GB2312" w:hAnsi="Times New Roman" w:hint="eastAsia"/>
          <w:sz w:val="21"/>
          <w:szCs w:val="21"/>
        </w:rPr>
        <w:t>5-4 手机的帖子列表界面</w:t>
      </w:r>
    </w:p>
    <w:p w14:paraId="7338557F" w14:textId="77777777" w:rsidR="007F0197" w:rsidRPr="00E93A25" w:rsidRDefault="0068167F" w:rsidP="00E93A25">
      <w:pPr>
        <w:pStyle w:val="NormalWeb"/>
        <w:spacing w:before="0" w:beforeAutospacing="0" w:after="0" w:afterAutospacing="0"/>
        <w:jc w:val="both"/>
        <w:rPr>
          <w:rFonts w:ascii="宋体" w:eastAsia="宋体" w:hAnsi="宋体"/>
        </w:rPr>
      </w:pPr>
      <w:r w:rsidRPr="00E93A25">
        <w:rPr>
          <w:rFonts w:ascii="宋体" w:eastAsia="宋体" w:hAnsi="宋体" w:hint="eastAsia"/>
          <w:noProof/>
          <w:lang w:eastAsia="en-US"/>
        </w:rPr>
        <w:drawing>
          <wp:anchor distT="0" distB="0" distL="114300" distR="114300" simplePos="0" relativeHeight="251658240" behindDoc="0" locked="0" layoutInCell="1" allowOverlap="1" wp14:anchorId="3A2D5CEE" wp14:editId="7952E941">
            <wp:simplePos x="0" y="0"/>
            <wp:positionH relativeFrom="margin">
              <wp:posOffset>1833880</wp:posOffset>
            </wp:positionH>
            <wp:positionV relativeFrom="margin">
              <wp:posOffset>4848225</wp:posOffset>
            </wp:positionV>
            <wp:extent cx="1913255" cy="3404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3255" cy="3404235"/>
                    </a:xfrm>
                    <a:prstGeom prst="rect">
                      <a:avLst/>
                    </a:prstGeom>
                  </pic:spPr>
                </pic:pic>
              </a:graphicData>
            </a:graphic>
            <wp14:sizeRelH relativeFrom="margin">
              <wp14:pctWidth>0</wp14:pctWidth>
            </wp14:sizeRelH>
            <wp14:sizeRelV relativeFrom="margin">
              <wp14:pctHeight>0</wp14:pctHeight>
            </wp14:sizeRelV>
          </wp:anchor>
        </w:drawing>
      </w:r>
      <w:r w:rsidR="00096E7D" w:rsidRPr="00E93A25">
        <w:rPr>
          <w:rFonts w:ascii="宋体" w:eastAsia="宋体" w:hAnsi="宋体" w:hint="eastAsia"/>
        </w:rPr>
        <w:t>在帖子列表的下方，用户可以发表纯文本的帖子，也可以通过使用手机的摄像头或者选用手机已有的图片来编辑一个图文并茂的帖子</w:t>
      </w:r>
      <w:r w:rsidR="007F0197" w:rsidRPr="00E93A25">
        <w:rPr>
          <w:rFonts w:ascii="宋体" w:eastAsia="宋体" w:hAnsi="宋体" w:hint="eastAsia"/>
        </w:rPr>
        <w:t>。</w:t>
      </w:r>
      <w:r w:rsidR="005B2F2A" w:rsidRPr="00E93A25">
        <w:rPr>
          <w:rFonts w:ascii="宋体" w:eastAsia="宋体" w:hAnsi="宋体" w:hint="eastAsia"/>
        </w:rPr>
        <w:t>在每一个帖子中</w:t>
      </w:r>
      <w:r w:rsidR="00096E7D" w:rsidRPr="00E93A25">
        <w:rPr>
          <w:rFonts w:ascii="宋体" w:eastAsia="宋体" w:hAnsi="宋体" w:hint="eastAsia"/>
        </w:rPr>
        <w:t>都有点赞</w:t>
      </w:r>
      <w:r w:rsidR="00C12FDD" w:rsidRPr="00E93A25">
        <w:rPr>
          <w:rFonts w:ascii="宋体" w:eastAsia="宋体" w:hAnsi="宋体" w:hint="eastAsia"/>
        </w:rPr>
        <w:t>、评论</w:t>
      </w:r>
      <w:r w:rsidR="005B2F2A" w:rsidRPr="00E93A25">
        <w:rPr>
          <w:rFonts w:ascii="宋体" w:eastAsia="宋体" w:hAnsi="宋体" w:hint="eastAsia"/>
        </w:rPr>
        <w:t>和收藏的按钮。查看帖子详情，用户需要点击帖子列表中的某一个帖子，</w:t>
      </w:r>
      <w:r w:rsidR="00C12FDD" w:rsidRPr="00E93A25">
        <w:rPr>
          <w:rFonts w:ascii="宋体" w:eastAsia="宋体" w:hAnsi="宋体" w:hint="eastAsia"/>
        </w:rPr>
        <w:t>评论的列表会展示在帖子的详情中。</w:t>
      </w:r>
      <w:r w:rsidR="00966ACC" w:rsidRPr="00E93A25">
        <w:rPr>
          <w:rFonts w:ascii="宋体" w:eastAsia="宋体" w:hAnsi="宋体" w:hint="eastAsia"/>
        </w:rPr>
        <w:t>如图5-5。</w:t>
      </w:r>
    </w:p>
    <w:p w14:paraId="5334CFF0" w14:textId="77777777" w:rsidR="0068167F" w:rsidRPr="00966ACC" w:rsidRDefault="00966ACC" w:rsidP="00966ACC">
      <w:pPr>
        <w:pStyle w:val="Caption"/>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14:paraId="2C1A0C1F" w14:textId="77777777" w:rsidR="0095765C" w:rsidRPr="004166E1" w:rsidRDefault="006A42B0" w:rsidP="004166E1">
      <w:pPr>
        <w:pStyle w:val="Heading2"/>
        <w:spacing w:line="415" w:lineRule="auto"/>
        <w:ind w:left="0" w:firstLine="0"/>
        <w:rPr>
          <w:rFonts w:ascii="黑体"/>
          <w:sz w:val="28"/>
          <w:szCs w:val="28"/>
        </w:rPr>
      </w:pPr>
      <w:bookmarkStart w:id="130" w:name="_Toc455479280"/>
      <w:bookmarkStart w:id="131" w:name="_Toc461048093"/>
      <w:r w:rsidRPr="004166E1">
        <w:rPr>
          <w:rFonts w:ascii="黑体" w:hint="eastAsia"/>
          <w:sz w:val="28"/>
          <w:szCs w:val="28"/>
        </w:rPr>
        <w:lastRenderedPageBreak/>
        <w:t>服务</w:t>
      </w:r>
      <w:r w:rsidR="0095765C" w:rsidRPr="004166E1">
        <w:rPr>
          <w:rFonts w:ascii="黑体" w:hint="eastAsia"/>
          <w:sz w:val="28"/>
          <w:szCs w:val="28"/>
        </w:rPr>
        <w:t>详</w:t>
      </w:r>
      <w:r w:rsidR="0095765C" w:rsidRPr="004166E1">
        <w:rPr>
          <w:rFonts w:ascii="黑体"/>
          <w:sz w:val="28"/>
          <w:szCs w:val="28"/>
        </w:rPr>
        <w:t>细功能设计</w:t>
      </w:r>
      <w:bookmarkStart w:id="132" w:name="_Toc418875568"/>
      <w:bookmarkEnd w:id="125"/>
      <w:r w:rsidR="006A06B9" w:rsidRPr="004166E1">
        <w:rPr>
          <w:rFonts w:ascii="黑体" w:hint="eastAsia"/>
          <w:sz w:val="28"/>
          <w:szCs w:val="28"/>
        </w:rPr>
        <w:t>与实现</w:t>
      </w:r>
      <w:bookmarkEnd w:id="130"/>
      <w:bookmarkEnd w:id="131"/>
    </w:p>
    <w:p w14:paraId="7E4FC43E" w14:textId="77777777" w:rsidR="00F65164" w:rsidRPr="00920C99" w:rsidRDefault="00B0593E" w:rsidP="00920C99">
      <w:pPr>
        <w:pStyle w:val="Heading3"/>
        <w:widowControl w:val="0"/>
        <w:numPr>
          <w:ilvl w:val="2"/>
          <w:numId w:val="1"/>
        </w:numPr>
        <w:spacing w:line="240" w:lineRule="auto"/>
        <w:ind w:left="0" w:firstLine="0"/>
        <w:rPr>
          <w:rFonts w:ascii="黑体"/>
          <w:sz w:val="24"/>
          <w:lang w:val="x-none" w:eastAsia="x-none"/>
        </w:rPr>
      </w:pPr>
      <w:bookmarkStart w:id="133" w:name="_Toc455479281"/>
      <w:bookmarkStart w:id="134" w:name="_Toc461048094"/>
      <w:r w:rsidRPr="00920C99">
        <w:rPr>
          <w:rFonts w:ascii="黑体" w:hint="eastAsia"/>
          <w:sz w:val="24"/>
          <w:lang w:val="x-none" w:eastAsia="x-none"/>
        </w:rPr>
        <w:t>用户</w:t>
      </w:r>
      <w:r w:rsidR="00A203F9" w:rsidRPr="00920C99">
        <w:rPr>
          <w:rFonts w:ascii="黑体" w:hint="eastAsia"/>
          <w:sz w:val="24"/>
          <w:lang w:val="x-none" w:eastAsia="x-none"/>
        </w:rPr>
        <w:t>账户</w:t>
      </w:r>
      <w:r w:rsidR="00F65164" w:rsidRPr="00920C99">
        <w:rPr>
          <w:rFonts w:ascii="黑体" w:hint="eastAsia"/>
          <w:sz w:val="24"/>
          <w:lang w:val="x-none" w:eastAsia="x-none"/>
        </w:rPr>
        <w:t>模块</w:t>
      </w:r>
      <w:bookmarkEnd w:id="132"/>
      <w:r w:rsidR="00A203F9" w:rsidRPr="00920C99">
        <w:rPr>
          <w:rFonts w:ascii="黑体" w:hint="eastAsia"/>
          <w:sz w:val="24"/>
          <w:lang w:val="x-none" w:eastAsia="x-none"/>
        </w:rPr>
        <w:t>详细功能设计</w:t>
      </w:r>
      <w:r w:rsidR="008B3581" w:rsidRPr="00920C99">
        <w:rPr>
          <w:rFonts w:ascii="黑体" w:hint="eastAsia"/>
          <w:sz w:val="24"/>
          <w:lang w:val="x-none" w:eastAsia="x-none"/>
        </w:rPr>
        <w:t>与实现</w:t>
      </w:r>
      <w:bookmarkEnd w:id="133"/>
      <w:bookmarkEnd w:id="134"/>
    </w:p>
    <w:p w14:paraId="55288D90" w14:textId="77777777" w:rsidR="00F65164" w:rsidRPr="00E93A25" w:rsidRDefault="006E689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前面介绍了，</w:t>
      </w:r>
      <w:r w:rsidR="00F65164" w:rsidRPr="00E93A25">
        <w:rPr>
          <w:rFonts w:ascii="宋体" w:eastAsia="宋体" w:hAnsi="宋体" w:hint="eastAsia"/>
        </w:rPr>
        <w:t>工作圈的用户体系是畅捷通CIA云平台用户管理的一个子集</w:t>
      </w:r>
      <w:r w:rsidR="00C576E9" w:rsidRPr="00E93A25">
        <w:rPr>
          <w:rFonts w:ascii="宋体" w:eastAsia="宋体" w:hAnsi="宋体" w:hint="eastAsia"/>
        </w:rPr>
        <w:t>，同时工作圈账户系统</w:t>
      </w:r>
      <w:r w:rsidR="00F65164" w:rsidRPr="00E93A25">
        <w:rPr>
          <w:rFonts w:ascii="宋体" w:eastAsia="宋体" w:hAnsi="宋体" w:hint="eastAsia"/>
        </w:rPr>
        <w:t>支撑工作圈各个端的单点登录、权限校验、注册、用户/企业信息查询和变更，并且基于畅捷通云平台的智能平台，为工作圈用户提供智能推荐、搜索服务。</w:t>
      </w:r>
    </w:p>
    <w:p w14:paraId="0FCB9DB7" w14:textId="77777777" w:rsidR="007A666F" w:rsidRPr="00E93A25" w:rsidRDefault="00F20C13" w:rsidP="00E93A25">
      <w:pPr>
        <w:pStyle w:val="NormalWeb"/>
        <w:spacing w:before="0" w:beforeAutospacing="0" w:after="0" w:afterAutospacing="0"/>
        <w:jc w:val="both"/>
        <w:rPr>
          <w:rFonts w:ascii="宋体" w:eastAsia="宋体" w:hAnsi="宋体"/>
        </w:rPr>
      </w:pPr>
      <w:r>
        <w:rPr>
          <w:rFonts w:ascii="宋体" w:eastAsia="宋体" w:hAnsi="宋体"/>
        </w:rPr>
        <w:object w:dxaOrig="1440" w:dyaOrig="1440" w14:anchorId="7CCB57CC">
          <v:shape id="_x0000_s1075" type="#_x0000_t75" style="position:absolute;left:0;text-align:left;margin-left:1.1pt;margin-top:267.9pt;width:393.65pt;height:293.8pt;z-index:251666432;mso-position-horizontal-relative:margin;mso-position-vertical-relative:margin;mso-width-relative:page;mso-height-relative:page" o:allowoverlap="f">
            <v:imagedata r:id="rId49" o:title=""/>
            <w10:wrap type="topAndBottom" anchorx="margin" anchory="margin"/>
          </v:shape>
          <o:OLEObject Type="Embed" ProgID="Visio.Drawing.11" ShapeID="_x0000_s1075" DrawAspect="Content" ObjectID="_1535311111" r:id="rId50"/>
        </w:object>
      </w:r>
      <w:r w:rsidR="007A666F" w:rsidRPr="00E93A25">
        <w:rPr>
          <w:rFonts w:ascii="宋体" w:eastAsia="宋体" w:hAnsi="宋体" w:hint="eastAsia"/>
        </w:rPr>
        <w:t>工</w:t>
      </w:r>
      <w:r w:rsidR="007A666F" w:rsidRPr="00E93A25">
        <w:rPr>
          <w:rFonts w:ascii="宋体" w:eastAsia="宋体" w:hAnsi="宋体"/>
        </w:rPr>
        <w:t>作圈的注</w:t>
      </w:r>
      <w:r w:rsidR="007A666F" w:rsidRPr="00E93A25">
        <w:rPr>
          <w:rFonts w:ascii="宋体" w:eastAsia="宋体" w:hAnsi="宋体" w:hint="eastAsia"/>
        </w:rPr>
        <w:t>册</w:t>
      </w:r>
      <w:r w:rsidR="007A666F" w:rsidRPr="00E93A25">
        <w:rPr>
          <w:rFonts w:ascii="宋体" w:eastAsia="宋体" w:hAnsi="宋体"/>
        </w:rPr>
        <w:t>流程</w:t>
      </w:r>
      <w:r w:rsidR="007A666F" w:rsidRPr="00E93A25">
        <w:rPr>
          <w:rFonts w:ascii="宋体" w:eastAsia="宋体" w:hAnsi="宋体" w:hint="eastAsia"/>
        </w:rPr>
        <w:t>十</w:t>
      </w:r>
      <w:r w:rsidR="007A666F" w:rsidRPr="00E93A25">
        <w:rPr>
          <w:rFonts w:ascii="宋体" w:eastAsia="宋体" w:hAnsi="宋体"/>
        </w:rPr>
        <w:t>分简便，用户可以通过</w:t>
      </w:r>
      <w:r w:rsidR="007A666F" w:rsidRPr="00E93A25">
        <w:rPr>
          <w:rFonts w:ascii="宋体" w:eastAsia="宋体" w:hAnsi="宋体" w:hint="eastAsia"/>
        </w:rPr>
        <w:t>有</w:t>
      </w:r>
      <w:r w:rsidR="007A666F" w:rsidRPr="00E93A25">
        <w:rPr>
          <w:rFonts w:ascii="宋体" w:eastAsia="宋体" w:hAnsi="宋体"/>
        </w:rPr>
        <w:t>效的手机号或者是</w:t>
      </w:r>
      <w:r w:rsidR="007A666F" w:rsidRPr="00E93A25">
        <w:rPr>
          <w:rFonts w:ascii="宋体" w:eastAsia="宋体" w:hAnsi="宋体" w:hint="eastAsia"/>
        </w:rPr>
        <w:t>电子</w:t>
      </w:r>
      <w:r w:rsidR="007A666F" w:rsidRPr="00E93A25">
        <w:rPr>
          <w:rFonts w:ascii="宋体" w:eastAsia="宋体" w:hAnsi="宋体"/>
        </w:rPr>
        <w:t>邮箱</w:t>
      </w:r>
      <w:r w:rsidR="007A666F" w:rsidRPr="00E93A25">
        <w:rPr>
          <w:rFonts w:ascii="宋体" w:eastAsia="宋体" w:hAnsi="宋体" w:hint="eastAsia"/>
        </w:rPr>
        <w:t>进</w:t>
      </w:r>
      <w:r w:rsidR="007A666F" w:rsidRPr="00E93A25">
        <w:rPr>
          <w:rFonts w:ascii="宋体" w:eastAsia="宋体" w:hAnsi="宋体"/>
        </w:rPr>
        <w:t>行</w:t>
      </w:r>
      <w:r w:rsidR="007A666F" w:rsidRPr="00E93A25">
        <w:rPr>
          <w:rFonts w:ascii="宋体" w:eastAsia="宋体" w:hAnsi="宋体" w:hint="eastAsia"/>
        </w:rPr>
        <w:t>注册</w:t>
      </w:r>
      <w:r w:rsidR="007A666F" w:rsidRPr="00E93A25">
        <w:rPr>
          <w:rFonts w:ascii="宋体" w:eastAsia="宋体" w:hAnsi="宋体"/>
        </w:rPr>
        <w:t>。</w:t>
      </w:r>
      <w:r w:rsidR="007A666F" w:rsidRPr="00E93A25">
        <w:rPr>
          <w:rFonts w:ascii="宋体" w:eastAsia="宋体" w:hAnsi="宋体" w:hint="eastAsia"/>
        </w:rPr>
        <w:t>工</w:t>
      </w:r>
      <w:r w:rsidR="007A666F" w:rsidRPr="00E93A25">
        <w:rPr>
          <w:rFonts w:ascii="宋体" w:eastAsia="宋体" w:hAnsi="宋体"/>
        </w:rPr>
        <w:t>作圈通过</w:t>
      </w:r>
      <w:r w:rsidR="007A666F" w:rsidRPr="00E93A25">
        <w:rPr>
          <w:rFonts w:ascii="宋体" w:eastAsia="宋体" w:hAnsi="宋体" w:hint="eastAsia"/>
        </w:rPr>
        <w:t>向</w:t>
      </w:r>
      <w:r w:rsidR="007A666F" w:rsidRPr="00E93A25">
        <w:rPr>
          <w:rFonts w:ascii="宋体" w:eastAsia="宋体" w:hAnsi="宋体"/>
        </w:rPr>
        <w:t>用户注册的手机号或邮箱发送一条含用验证码的信息，然后在注册的过程中输入</w:t>
      </w:r>
      <w:r w:rsidR="007A666F" w:rsidRPr="00E93A25">
        <w:rPr>
          <w:rFonts w:ascii="宋体" w:eastAsia="宋体" w:hAnsi="宋体" w:hint="eastAsia"/>
        </w:rPr>
        <w:t>正</w:t>
      </w:r>
      <w:r w:rsidR="007A666F" w:rsidRPr="00E93A25">
        <w:rPr>
          <w:rFonts w:ascii="宋体" w:eastAsia="宋体" w:hAnsi="宋体"/>
        </w:rPr>
        <w:t>确的</w:t>
      </w:r>
      <w:r w:rsidR="007A666F" w:rsidRPr="00E93A25">
        <w:rPr>
          <w:rFonts w:ascii="宋体" w:eastAsia="宋体" w:hAnsi="宋体" w:hint="eastAsia"/>
        </w:rPr>
        <w:t>验</w:t>
      </w:r>
      <w:r w:rsidR="007A666F" w:rsidRPr="00E93A25">
        <w:rPr>
          <w:rFonts w:ascii="宋体" w:eastAsia="宋体" w:hAnsi="宋体"/>
        </w:rPr>
        <w:t>证码即可确认</w:t>
      </w:r>
      <w:r w:rsidR="007A666F" w:rsidRPr="00E93A25">
        <w:rPr>
          <w:rFonts w:ascii="宋体" w:eastAsia="宋体" w:hAnsi="宋体" w:hint="eastAsia"/>
        </w:rPr>
        <w:t>这</w:t>
      </w:r>
      <w:r w:rsidR="007A666F" w:rsidRPr="00E93A25">
        <w:rPr>
          <w:rFonts w:ascii="宋体" w:eastAsia="宋体" w:hAnsi="宋体"/>
        </w:rPr>
        <w:t>个</w:t>
      </w:r>
      <w:r w:rsidR="007A666F" w:rsidRPr="00E93A25">
        <w:rPr>
          <w:rFonts w:ascii="宋体" w:eastAsia="宋体" w:hAnsi="宋体" w:hint="eastAsia"/>
        </w:rPr>
        <w:t>手</w:t>
      </w:r>
      <w:r w:rsidR="007A666F" w:rsidRPr="00E93A25">
        <w:rPr>
          <w:rFonts w:ascii="宋体" w:eastAsia="宋体" w:hAnsi="宋体"/>
        </w:rPr>
        <w:t>机号或者电子邮箱是用户</w:t>
      </w:r>
      <w:r w:rsidR="007A666F">
        <w:rPr>
          <w:rFonts w:ascii="宋体" w:hAnsi="宋体"/>
        </w:rPr>
        <w:t>本人</w:t>
      </w:r>
      <w:r w:rsidR="007A666F">
        <w:rPr>
          <w:rFonts w:ascii="宋体" w:hAnsi="宋体" w:hint="eastAsia"/>
        </w:rPr>
        <w:t>的</w:t>
      </w:r>
      <w:r w:rsidR="007A666F">
        <w:rPr>
          <w:rFonts w:ascii="宋体" w:hAnsi="宋体"/>
        </w:rPr>
        <w:t>并</w:t>
      </w:r>
      <w:r w:rsidR="007A666F">
        <w:rPr>
          <w:rFonts w:ascii="宋体" w:hAnsi="宋体" w:hint="eastAsia"/>
        </w:rPr>
        <w:t>且</w:t>
      </w:r>
      <w:r w:rsidR="007A666F">
        <w:rPr>
          <w:rFonts w:ascii="宋体" w:hAnsi="宋体"/>
        </w:rPr>
        <w:t>是有效的。</w:t>
      </w:r>
      <w:r w:rsidR="007A666F">
        <w:rPr>
          <w:rFonts w:ascii="宋体" w:hAnsi="宋体" w:hint="eastAsia"/>
        </w:rPr>
        <w:t>因</w:t>
      </w:r>
      <w:r w:rsidR="007A666F">
        <w:rPr>
          <w:rFonts w:ascii="宋体" w:hAnsi="宋体"/>
        </w:rPr>
        <w:t>为工作圈使用的是</w:t>
      </w:r>
      <w:r w:rsidR="007A666F">
        <w:rPr>
          <w:rFonts w:ascii="宋体" w:hAnsi="宋体" w:hint="eastAsia"/>
        </w:rPr>
        <w:t>CIA的</w:t>
      </w:r>
      <w:r w:rsidR="007A666F">
        <w:rPr>
          <w:rFonts w:ascii="宋体" w:hAnsi="宋体"/>
        </w:rPr>
        <w:t>用户，所以注册的过程需要调</w:t>
      </w:r>
      <w:r w:rsidR="007A666F" w:rsidRPr="00E93A25">
        <w:rPr>
          <w:rFonts w:ascii="宋体" w:eastAsia="宋体" w:hAnsi="宋体"/>
        </w:rPr>
        <w:t>用</w:t>
      </w:r>
      <w:r w:rsidR="007A666F" w:rsidRPr="00E93A25">
        <w:rPr>
          <w:rFonts w:ascii="宋体" w:eastAsia="宋体" w:hAnsi="宋体" w:hint="eastAsia"/>
        </w:rPr>
        <w:t>CIA的</w:t>
      </w:r>
      <w:r w:rsidR="007A666F" w:rsidRPr="00E93A25">
        <w:rPr>
          <w:rFonts w:ascii="宋体" w:eastAsia="宋体" w:hAnsi="宋体"/>
        </w:rPr>
        <w:t>注册接口，确认</w:t>
      </w:r>
      <w:r w:rsidR="007A666F" w:rsidRPr="00E93A25">
        <w:rPr>
          <w:rFonts w:ascii="宋体" w:eastAsia="宋体" w:hAnsi="宋体" w:hint="eastAsia"/>
        </w:rPr>
        <w:t>CIA注册</w:t>
      </w:r>
      <w:r w:rsidR="008B3581" w:rsidRPr="00E93A25">
        <w:rPr>
          <w:rFonts w:ascii="宋体" w:eastAsia="宋体" w:hAnsi="宋体"/>
        </w:rPr>
        <w:t>成功之后方可以写入工作圈自己的用户数据库中</w:t>
      </w:r>
      <w:r w:rsidR="008B3581" w:rsidRPr="00E93A25">
        <w:rPr>
          <w:rFonts w:ascii="宋体" w:eastAsia="宋体" w:hAnsi="宋体" w:hint="eastAsia"/>
        </w:rPr>
        <w:t>，</w:t>
      </w:r>
      <w:r w:rsidR="00FC6D59" w:rsidRPr="00E93A25">
        <w:rPr>
          <w:rFonts w:ascii="宋体" w:eastAsia="宋体" w:hAnsi="宋体" w:hint="eastAsia"/>
        </w:rPr>
        <w:t>如</w:t>
      </w:r>
      <w:r w:rsidR="00FC6D59" w:rsidRPr="00E93A25">
        <w:rPr>
          <w:rFonts w:ascii="宋体" w:eastAsia="宋体" w:hAnsi="宋体"/>
        </w:rPr>
        <w:t>图</w:t>
      </w:r>
      <w:r w:rsidR="00DD7EF7" w:rsidRPr="00E93A25">
        <w:rPr>
          <w:rFonts w:ascii="宋体" w:eastAsia="宋体" w:hAnsi="宋体" w:hint="eastAsia"/>
        </w:rPr>
        <w:t>5-6。</w:t>
      </w:r>
    </w:p>
    <w:p w14:paraId="116E2523" w14:textId="77777777" w:rsidR="00F6252A" w:rsidRPr="00DD7EF7" w:rsidRDefault="00F6252A" w:rsidP="00DD7EF7">
      <w:pPr>
        <w:pStyle w:val="Caption"/>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14:paraId="49937745" w14:textId="77777777" w:rsidR="00666836" w:rsidRPr="00E93A25" w:rsidRDefault="00666836"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用户注册的伪代码实现如下：</w:t>
      </w:r>
    </w:p>
    <w:p w14:paraId="39537DD0"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发送短信验证码</w:t>
      </w:r>
    </w:p>
    <w:p w14:paraId="530E760B"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if</w:t>
      </w:r>
      <w:r w:rsidRPr="00833ECF">
        <w:rPr>
          <w:rFonts w:eastAsia="微软雅黑" w:hint="eastAsia"/>
          <w:sz w:val="24"/>
        </w:rPr>
        <w:t>是有效的手机号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平台短信验证码发送接口</w:t>
      </w:r>
    </w:p>
    <w:p w14:paraId="6CD369E5"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else</w:t>
      </w:r>
      <w:r w:rsidR="001A580C" w:rsidRPr="00833ECF">
        <w:rPr>
          <w:rFonts w:eastAsia="微软雅黑" w:hint="eastAsia"/>
          <w:sz w:val="24"/>
        </w:rPr>
        <w:t xml:space="preserve"> if</w:t>
      </w:r>
      <w:r w:rsidRPr="00833ECF">
        <w:rPr>
          <w:rFonts w:eastAsia="微软雅黑" w:hint="eastAsia"/>
          <w:sz w:val="24"/>
        </w:rPr>
        <w:t>是有效的邮箱账号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平台邮件验证码发送接口</w:t>
      </w:r>
    </w:p>
    <w:p w14:paraId="05927799"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else</w:t>
      </w:r>
      <w:r w:rsidRPr="00833ECF">
        <w:rPr>
          <w:rFonts w:eastAsia="微软雅黑" w:hint="eastAsia"/>
          <w:sz w:val="24"/>
        </w:rPr>
        <w:t>既不是手机号也不是邮箱账号</w:t>
      </w:r>
    </w:p>
    <w:p w14:paraId="5F02D05E"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提示用户：‘您输入的账号信息不正确，请输入有效的手机号码或者邮箱账号’</w:t>
      </w:r>
    </w:p>
    <w:p w14:paraId="0A00914D" w14:textId="77777777" w:rsidR="00CF1D70" w:rsidRPr="00833ECF" w:rsidRDefault="00CF1D70" w:rsidP="00E37917">
      <w:pPr>
        <w:pStyle w:val="a"/>
        <w:spacing w:before="0" w:after="0" w:line="400" w:lineRule="exact"/>
        <w:jc w:val="left"/>
        <w:rPr>
          <w:rFonts w:eastAsia="微软雅黑"/>
          <w:sz w:val="24"/>
        </w:rPr>
      </w:pPr>
    </w:p>
    <w:p w14:paraId="52D2E0B5"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注册账号</w:t>
      </w:r>
    </w:p>
    <w:p w14:paraId="7F036042"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验证码不正确</w:t>
      </w:r>
    </w:p>
    <w:p w14:paraId="3F90C262"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提示用户：‘您输入的验证码有误，请重新输入’</w:t>
      </w:r>
    </w:p>
    <w:p w14:paraId="2F7DED90"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sz w:val="24"/>
        </w:rPr>
        <w:t>else</w:t>
      </w:r>
    </w:p>
    <w:p w14:paraId="0D0F7D7D"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平台注册接口</w:t>
      </w:r>
    </w:p>
    <w:p w14:paraId="264DE586"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if CIA</w:t>
      </w:r>
      <w:r w:rsidRPr="00833ECF">
        <w:rPr>
          <w:rFonts w:eastAsia="微软雅黑" w:hint="eastAsia"/>
          <w:sz w:val="24"/>
        </w:rPr>
        <w:t>平台注册成功</w:t>
      </w:r>
      <w:r w:rsidR="001A580C" w:rsidRPr="00833ECF">
        <w:rPr>
          <w:rFonts w:eastAsia="微软雅黑" w:hint="eastAsia"/>
          <w:sz w:val="24"/>
        </w:rPr>
        <w:t xml:space="preserve"> then </w:t>
      </w:r>
      <w:r w:rsidRPr="00833ECF">
        <w:rPr>
          <w:rFonts w:eastAsia="微软雅黑" w:hint="eastAsia"/>
          <w:sz w:val="24"/>
        </w:rPr>
        <w:t>保存到工作圈的数据库</w:t>
      </w:r>
    </w:p>
    <w:p w14:paraId="156B199A"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注册成功</w:t>
      </w:r>
    </w:p>
    <w:p w14:paraId="48C1ED34"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sz w:val="24"/>
        </w:rPr>
        <w:t xml:space="preserve">  else</w:t>
      </w:r>
    </w:p>
    <w:p w14:paraId="52B5CFF0" w14:textId="77777777" w:rsidR="00666836"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注册失败</w:t>
      </w:r>
    </w:p>
    <w:p w14:paraId="23F7012E" w14:textId="77777777" w:rsidR="004B11B5" w:rsidRPr="00E93A25" w:rsidRDefault="004B11B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由于</w:t>
      </w:r>
      <w:r w:rsidRPr="00E93A25">
        <w:rPr>
          <w:rFonts w:ascii="宋体" w:eastAsia="宋体" w:hAnsi="宋体"/>
        </w:rPr>
        <w:t>用户信息</w:t>
      </w:r>
      <w:r w:rsidRPr="00E93A25">
        <w:rPr>
          <w:rFonts w:ascii="宋体" w:eastAsia="宋体" w:hAnsi="宋体" w:hint="eastAsia"/>
        </w:rPr>
        <w:t>是CIA的</w:t>
      </w:r>
      <w:r w:rsidRPr="00E93A25">
        <w:rPr>
          <w:rFonts w:ascii="宋体" w:eastAsia="宋体" w:hAnsi="宋体"/>
        </w:rPr>
        <w:t>，工作圈</w:t>
      </w:r>
      <w:r w:rsidRPr="00E93A25">
        <w:rPr>
          <w:rFonts w:ascii="宋体" w:eastAsia="宋体" w:hAnsi="宋体" w:hint="eastAsia"/>
        </w:rPr>
        <w:t>的</w:t>
      </w:r>
      <w:r w:rsidRPr="00E93A25">
        <w:rPr>
          <w:rFonts w:ascii="宋体" w:eastAsia="宋体" w:hAnsi="宋体"/>
        </w:rPr>
        <w:t>用户账户仅是一个子集。那</w:t>
      </w:r>
      <w:r w:rsidRPr="00E93A25">
        <w:rPr>
          <w:rFonts w:ascii="宋体" w:eastAsia="宋体" w:hAnsi="宋体" w:hint="eastAsia"/>
        </w:rPr>
        <w:t>么</w:t>
      </w:r>
      <w:r w:rsidRPr="00E93A25">
        <w:rPr>
          <w:rFonts w:ascii="宋体" w:eastAsia="宋体" w:hAnsi="宋体"/>
        </w:rPr>
        <w:t>工作圈用户</w:t>
      </w:r>
      <w:r w:rsidRPr="00E93A25">
        <w:rPr>
          <w:rFonts w:ascii="宋体" w:eastAsia="宋体" w:hAnsi="宋体" w:hint="eastAsia"/>
        </w:rPr>
        <w:t>信息</w:t>
      </w:r>
      <w:r w:rsidRPr="00E93A25">
        <w:rPr>
          <w:rFonts w:ascii="宋体" w:eastAsia="宋体" w:hAnsi="宋体"/>
        </w:rPr>
        <w:t>与</w:t>
      </w:r>
      <w:r w:rsidRPr="00E93A25">
        <w:rPr>
          <w:rFonts w:ascii="宋体" w:eastAsia="宋体" w:hAnsi="宋体" w:hint="eastAsia"/>
        </w:rPr>
        <w:t>CIA用户</w:t>
      </w:r>
      <w:r w:rsidRPr="00E93A25">
        <w:rPr>
          <w:rFonts w:ascii="宋体" w:eastAsia="宋体" w:hAnsi="宋体"/>
        </w:rPr>
        <w:t>信息</w:t>
      </w:r>
      <w:r w:rsidRPr="00E93A25">
        <w:rPr>
          <w:rFonts w:ascii="宋体" w:eastAsia="宋体" w:hAnsi="宋体" w:hint="eastAsia"/>
        </w:rPr>
        <w:t>的</w:t>
      </w:r>
      <w:r w:rsidRPr="00E93A25">
        <w:rPr>
          <w:rFonts w:ascii="宋体" w:eastAsia="宋体" w:hAnsi="宋体"/>
        </w:rPr>
        <w:t>同步就很重要</w:t>
      </w:r>
      <w:r w:rsidRPr="00E93A25">
        <w:rPr>
          <w:rFonts w:ascii="宋体" w:eastAsia="宋体" w:hAnsi="宋体" w:hint="eastAsia"/>
        </w:rPr>
        <w:t>，否</w:t>
      </w:r>
      <w:r w:rsidRPr="00E93A25">
        <w:rPr>
          <w:rFonts w:ascii="宋体" w:eastAsia="宋体" w:hAnsi="宋体"/>
        </w:rPr>
        <w:t>则会出现用户修改了用户信息之后，登录工作圈</w:t>
      </w:r>
      <w:r w:rsidRPr="00E93A25">
        <w:rPr>
          <w:rFonts w:ascii="宋体" w:eastAsia="宋体" w:hAnsi="宋体" w:hint="eastAsia"/>
        </w:rPr>
        <w:t>信息</w:t>
      </w:r>
      <w:r w:rsidRPr="00E93A25">
        <w:rPr>
          <w:rFonts w:ascii="宋体" w:eastAsia="宋体" w:hAnsi="宋体"/>
        </w:rPr>
        <w:t>还是</w:t>
      </w:r>
      <w:r w:rsidRPr="00E93A25">
        <w:rPr>
          <w:rFonts w:ascii="宋体" w:eastAsia="宋体" w:hAnsi="宋体" w:hint="eastAsia"/>
        </w:rPr>
        <w:t>过去的状态。工作</w:t>
      </w:r>
      <w:r w:rsidRPr="00E93A25">
        <w:rPr>
          <w:rFonts w:ascii="宋体" w:eastAsia="宋体" w:hAnsi="宋体"/>
        </w:rPr>
        <w:t>圈和</w:t>
      </w:r>
      <w:r w:rsidRPr="00E93A25">
        <w:rPr>
          <w:rFonts w:ascii="宋体" w:eastAsia="宋体" w:hAnsi="宋体" w:hint="eastAsia"/>
        </w:rPr>
        <w:t>CIA用户</w:t>
      </w:r>
      <w:r w:rsidRPr="00E93A25">
        <w:rPr>
          <w:rFonts w:ascii="宋体" w:eastAsia="宋体" w:hAnsi="宋体"/>
        </w:rPr>
        <w:t>同步信息</w:t>
      </w:r>
      <w:r w:rsidRPr="00E93A25">
        <w:rPr>
          <w:rFonts w:ascii="宋体" w:eastAsia="宋体" w:hAnsi="宋体" w:hint="eastAsia"/>
        </w:rPr>
        <w:t>是通</w:t>
      </w:r>
      <w:r w:rsidRPr="00E93A25">
        <w:rPr>
          <w:rFonts w:ascii="宋体" w:eastAsia="宋体" w:hAnsi="宋体"/>
        </w:rPr>
        <w:t>过一个消息总线的服务</w:t>
      </w:r>
      <w:r w:rsidRPr="00E93A25">
        <w:rPr>
          <w:rFonts w:ascii="宋体" w:eastAsia="宋体" w:hAnsi="宋体" w:hint="eastAsia"/>
        </w:rPr>
        <w:t>实</w:t>
      </w:r>
      <w:r w:rsidRPr="00E93A25">
        <w:rPr>
          <w:rFonts w:ascii="宋体" w:eastAsia="宋体" w:hAnsi="宋体"/>
        </w:rPr>
        <w:t>现的</w:t>
      </w:r>
      <w:r w:rsidRPr="00E93A25">
        <w:rPr>
          <w:rFonts w:ascii="宋体" w:eastAsia="宋体" w:hAnsi="宋体" w:hint="eastAsia"/>
        </w:rPr>
        <w:t>，当CIA有</w:t>
      </w:r>
      <w:r w:rsidRPr="00E93A25">
        <w:rPr>
          <w:rFonts w:ascii="宋体" w:eastAsia="宋体" w:hAnsi="宋体"/>
        </w:rPr>
        <w:t>一个用户</w:t>
      </w:r>
      <w:r w:rsidRPr="00E93A25">
        <w:rPr>
          <w:rFonts w:ascii="宋体" w:eastAsia="宋体" w:hAnsi="宋体" w:hint="eastAsia"/>
        </w:rPr>
        <w:t>信息</w:t>
      </w:r>
      <w:r w:rsidRPr="00E93A25">
        <w:rPr>
          <w:rFonts w:ascii="宋体" w:eastAsia="宋体" w:hAnsi="宋体"/>
        </w:rPr>
        <w:t>被更新或是删除的时候，</w:t>
      </w:r>
      <w:r w:rsidRPr="00E93A25">
        <w:rPr>
          <w:rFonts w:ascii="宋体" w:eastAsia="宋体" w:hAnsi="宋体" w:hint="eastAsia"/>
        </w:rPr>
        <w:t>CIA服务</w:t>
      </w:r>
      <w:r w:rsidRPr="00E93A25">
        <w:rPr>
          <w:rFonts w:ascii="宋体" w:eastAsia="宋体" w:hAnsi="宋体"/>
        </w:rPr>
        <w:t>会生成一</w:t>
      </w:r>
      <w:r w:rsidRPr="00E93A25">
        <w:rPr>
          <w:rFonts w:ascii="宋体" w:eastAsia="宋体" w:hAnsi="宋体" w:hint="eastAsia"/>
        </w:rPr>
        <w:t>条</w:t>
      </w:r>
      <w:r w:rsidRPr="00E93A25">
        <w:rPr>
          <w:rFonts w:ascii="宋体" w:eastAsia="宋体" w:hAnsi="宋体"/>
        </w:rPr>
        <w:t>格式</w:t>
      </w:r>
      <w:r w:rsidRPr="00E93A25">
        <w:rPr>
          <w:rFonts w:ascii="宋体" w:eastAsia="宋体" w:hAnsi="宋体" w:hint="eastAsia"/>
        </w:rPr>
        <w:t>化</w:t>
      </w:r>
      <w:r w:rsidRPr="00E93A25">
        <w:rPr>
          <w:rFonts w:ascii="宋体" w:eastAsia="宋体" w:hAnsi="宋体"/>
        </w:rPr>
        <w:t>的消息放在消息总线上，消息的内容包括这个用户的标识（</w:t>
      </w:r>
      <w:r w:rsidRPr="00E93A25">
        <w:rPr>
          <w:rFonts w:ascii="宋体" w:eastAsia="宋体" w:hAnsi="宋体" w:hint="eastAsia"/>
        </w:rPr>
        <w:t>user</w:t>
      </w:r>
      <w:r w:rsidRPr="00E93A25">
        <w:rPr>
          <w:rFonts w:ascii="宋体" w:eastAsia="宋体" w:hAnsi="宋体"/>
        </w:rPr>
        <w:t>Id</w:t>
      </w:r>
      <w:r w:rsidRPr="00E93A25">
        <w:rPr>
          <w:rFonts w:ascii="宋体" w:eastAsia="宋体" w:hAnsi="宋体" w:hint="eastAsia"/>
        </w:rPr>
        <w:t>）、</w:t>
      </w:r>
      <w:r w:rsidRPr="00E93A25">
        <w:rPr>
          <w:rFonts w:ascii="宋体" w:eastAsia="宋体" w:hAnsi="宋体"/>
        </w:rPr>
        <w:t>操作类型</w:t>
      </w:r>
      <w:r w:rsidRPr="00E93A25">
        <w:rPr>
          <w:rFonts w:ascii="宋体" w:eastAsia="宋体" w:hAnsi="宋体" w:hint="eastAsia"/>
        </w:rPr>
        <w:t>、</w:t>
      </w:r>
      <w:r w:rsidRPr="00E93A25">
        <w:rPr>
          <w:rFonts w:ascii="宋体" w:eastAsia="宋体" w:hAnsi="宋体"/>
        </w:rPr>
        <w:t>操作的字段、</w:t>
      </w:r>
      <w:r w:rsidRPr="00E93A25">
        <w:rPr>
          <w:rFonts w:ascii="宋体" w:eastAsia="宋体" w:hAnsi="宋体" w:hint="eastAsia"/>
        </w:rPr>
        <w:t>操</w:t>
      </w:r>
      <w:r w:rsidRPr="00E93A25">
        <w:rPr>
          <w:rFonts w:ascii="宋体" w:eastAsia="宋体" w:hAnsi="宋体"/>
        </w:rPr>
        <w:t>作的结果。工</w:t>
      </w:r>
      <w:r w:rsidRPr="00E93A25">
        <w:rPr>
          <w:rFonts w:ascii="宋体" w:eastAsia="宋体" w:hAnsi="宋体" w:hint="eastAsia"/>
        </w:rPr>
        <w:t>作</w:t>
      </w:r>
      <w:r w:rsidRPr="00E93A25">
        <w:rPr>
          <w:rFonts w:ascii="宋体" w:eastAsia="宋体" w:hAnsi="宋体"/>
        </w:rPr>
        <w:t>圈用户</w:t>
      </w:r>
      <w:r w:rsidRPr="00E93A25">
        <w:rPr>
          <w:rFonts w:ascii="宋体" w:eastAsia="宋体" w:hAnsi="宋体" w:hint="eastAsia"/>
        </w:rPr>
        <w:t>账</w:t>
      </w:r>
      <w:r w:rsidRPr="00E93A25">
        <w:rPr>
          <w:rFonts w:ascii="宋体" w:eastAsia="宋体" w:hAnsi="宋体"/>
        </w:rPr>
        <w:t>户模块</w:t>
      </w:r>
      <w:r w:rsidRPr="00E93A25">
        <w:rPr>
          <w:rFonts w:ascii="宋体" w:eastAsia="宋体" w:hAnsi="宋体" w:hint="eastAsia"/>
        </w:rPr>
        <w:t>需</w:t>
      </w:r>
      <w:r w:rsidRPr="00E93A25">
        <w:rPr>
          <w:rFonts w:ascii="宋体" w:eastAsia="宋体" w:hAnsi="宋体"/>
        </w:rPr>
        <w:t>要从这个消息总</w:t>
      </w:r>
      <w:r w:rsidRPr="00E93A25">
        <w:rPr>
          <w:rFonts w:ascii="宋体" w:eastAsia="宋体" w:hAnsi="宋体" w:hint="eastAsia"/>
        </w:rPr>
        <w:t>线</w:t>
      </w:r>
      <w:r w:rsidRPr="00E93A25">
        <w:rPr>
          <w:rFonts w:ascii="宋体" w:eastAsia="宋体" w:hAnsi="宋体"/>
        </w:rPr>
        <w:t>上订阅</w:t>
      </w:r>
      <w:r w:rsidRPr="00E93A25">
        <w:rPr>
          <w:rFonts w:ascii="宋体" w:eastAsia="宋体" w:hAnsi="宋体" w:hint="eastAsia"/>
        </w:rPr>
        <w:t>CIA发</w:t>
      </w:r>
      <w:r w:rsidRPr="00E93A25">
        <w:rPr>
          <w:rFonts w:ascii="宋体" w:eastAsia="宋体" w:hAnsi="宋体"/>
        </w:rPr>
        <w:t>出的用</w:t>
      </w:r>
      <w:r w:rsidRPr="00E93A25">
        <w:rPr>
          <w:rFonts w:ascii="宋体" w:eastAsia="宋体" w:hAnsi="宋体" w:hint="eastAsia"/>
        </w:rPr>
        <w:t>户变</w:t>
      </w:r>
      <w:r w:rsidRPr="00E93A25">
        <w:rPr>
          <w:rFonts w:ascii="宋体" w:eastAsia="宋体" w:hAnsi="宋体"/>
        </w:rPr>
        <w:t>更类型的消息，当</w:t>
      </w:r>
      <w:r w:rsidRPr="00E93A25">
        <w:rPr>
          <w:rFonts w:ascii="宋体" w:eastAsia="宋体" w:hAnsi="宋体" w:hint="eastAsia"/>
        </w:rPr>
        <w:t>有新</w:t>
      </w:r>
      <w:r w:rsidRPr="00E93A25">
        <w:rPr>
          <w:rFonts w:ascii="宋体" w:eastAsia="宋体" w:hAnsi="宋体"/>
        </w:rPr>
        <w:t>的消息</w:t>
      </w:r>
      <w:r w:rsidRPr="00E93A25">
        <w:rPr>
          <w:rFonts w:ascii="宋体" w:eastAsia="宋体" w:hAnsi="宋体" w:hint="eastAsia"/>
        </w:rPr>
        <w:t>时</w:t>
      </w:r>
      <w:r w:rsidRPr="00E93A25">
        <w:rPr>
          <w:rFonts w:ascii="宋体" w:eastAsia="宋体" w:hAnsi="宋体"/>
        </w:rPr>
        <w:t>会自</w:t>
      </w:r>
      <w:r w:rsidRPr="00E93A25">
        <w:rPr>
          <w:rFonts w:ascii="宋体" w:eastAsia="宋体" w:hAnsi="宋体" w:hint="eastAsia"/>
        </w:rPr>
        <w:t>动</w:t>
      </w:r>
      <w:r w:rsidRPr="00E93A25">
        <w:rPr>
          <w:rFonts w:ascii="宋体" w:eastAsia="宋体" w:hAnsi="宋体"/>
        </w:rPr>
        <w:t>的推</w:t>
      </w:r>
      <w:r w:rsidRPr="00E93A25">
        <w:rPr>
          <w:rFonts w:ascii="宋体" w:eastAsia="宋体" w:hAnsi="宋体" w:hint="eastAsia"/>
        </w:rPr>
        <w:t>送到</w:t>
      </w:r>
      <w:r w:rsidRPr="00E93A25">
        <w:rPr>
          <w:rFonts w:ascii="宋体" w:eastAsia="宋体" w:hAnsi="宋体"/>
        </w:rPr>
        <w:t>工作圈的用户账户模块，</w:t>
      </w:r>
      <w:r w:rsidRPr="00E93A25">
        <w:rPr>
          <w:rFonts w:ascii="宋体" w:eastAsia="宋体" w:hAnsi="宋体" w:hint="eastAsia"/>
        </w:rPr>
        <w:t>从</w:t>
      </w:r>
      <w:r w:rsidRPr="00E93A25">
        <w:rPr>
          <w:rFonts w:ascii="宋体" w:eastAsia="宋体" w:hAnsi="宋体"/>
        </w:rPr>
        <w:t>而更新工作圈的用户信息</w:t>
      </w:r>
      <w:r w:rsidRPr="00E93A25">
        <w:rPr>
          <w:rFonts w:ascii="宋体" w:eastAsia="宋体" w:hAnsi="宋体" w:hint="eastAsia"/>
        </w:rPr>
        <w:t>。</w:t>
      </w:r>
    </w:p>
    <w:p w14:paraId="55F51721" w14:textId="77777777" w:rsidR="00BC5C13" w:rsidRPr="00E93A25" w:rsidRDefault="0087090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w:t>
      </w:r>
      <w:r w:rsidRPr="00E93A25">
        <w:rPr>
          <w:rFonts w:ascii="宋体" w:eastAsia="宋体" w:hAnsi="宋体"/>
        </w:rPr>
        <w:t>作圈的用户登录</w:t>
      </w:r>
      <w:r w:rsidR="00042D6D" w:rsidRPr="00E93A25">
        <w:rPr>
          <w:rFonts w:ascii="宋体" w:eastAsia="宋体" w:hAnsi="宋体" w:hint="eastAsia"/>
        </w:rPr>
        <w:t>的</w:t>
      </w:r>
      <w:r w:rsidR="00042D6D" w:rsidRPr="00E93A25">
        <w:rPr>
          <w:rFonts w:ascii="宋体" w:eastAsia="宋体" w:hAnsi="宋体"/>
        </w:rPr>
        <w:t>流程与注册</w:t>
      </w:r>
      <w:r w:rsidR="00042D6D" w:rsidRPr="00E93A25">
        <w:rPr>
          <w:rFonts w:ascii="宋体" w:eastAsia="宋体" w:hAnsi="宋体" w:hint="eastAsia"/>
        </w:rPr>
        <w:t>类</w:t>
      </w:r>
      <w:r w:rsidR="00042D6D" w:rsidRPr="00E93A25">
        <w:rPr>
          <w:rFonts w:ascii="宋体" w:eastAsia="宋体" w:hAnsi="宋体"/>
        </w:rPr>
        <w:t>似，</w:t>
      </w:r>
      <w:r w:rsidR="00042D6D" w:rsidRPr="00E93A25">
        <w:rPr>
          <w:rFonts w:ascii="宋体" w:eastAsia="宋体" w:hAnsi="宋体" w:hint="eastAsia"/>
        </w:rPr>
        <w:t>调</w:t>
      </w:r>
      <w:r w:rsidR="00042D6D" w:rsidRPr="00E93A25">
        <w:rPr>
          <w:rFonts w:ascii="宋体" w:eastAsia="宋体" w:hAnsi="宋体"/>
        </w:rPr>
        <w:t>用</w:t>
      </w:r>
      <w:r w:rsidR="00042D6D" w:rsidRPr="00E93A25">
        <w:rPr>
          <w:rFonts w:ascii="宋体" w:eastAsia="宋体" w:hAnsi="宋体" w:hint="eastAsia"/>
        </w:rPr>
        <w:t>CIA系</w:t>
      </w:r>
      <w:r w:rsidR="00042D6D" w:rsidRPr="00E93A25">
        <w:rPr>
          <w:rFonts w:ascii="宋体" w:eastAsia="宋体" w:hAnsi="宋体"/>
        </w:rPr>
        <w:t>统的</w:t>
      </w:r>
      <w:r w:rsidR="00042D6D" w:rsidRPr="00E93A25">
        <w:rPr>
          <w:rFonts w:ascii="宋体" w:eastAsia="宋体" w:hAnsi="宋体" w:hint="eastAsia"/>
        </w:rPr>
        <w:t>鉴</w:t>
      </w:r>
      <w:r w:rsidR="00042D6D" w:rsidRPr="00E93A25">
        <w:rPr>
          <w:rFonts w:ascii="宋体" w:eastAsia="宋体" w:hAnsi="宋体"/>
        </w:rPr>
        <w:t>权接口</w:t>
      </w:r>
      <w:r w:rsidR="00042D6D" w:rsidRPr="00E93A25">
        <w:rPr>
          <w:rFonts w:ascii="宋体" w:eastAsia="宋体" w:hAnsi="宋体" w:hint="eastAsia"/>
        </w:rPr>
        <w:t>，成</w:t>
      </w:r>
      <w:r w:rsidR="00042D6D" w:rsidRPr="00E93A25">
        <w:rPr>
          <w:rFonts w:ascii="宋体" w:eastAsia="宋体" w:hAnsi="宋体"/>
        </w:rPr>
        <w:t>功校验用户</w:t>
      </w:r>
      <w:r w:rsidR="00042D6D" w:rsidRPr="00E93A25">
        <w:rPr>
          <w:rFonts w:ascii="宋体" w:eastAsia="宋体" w:hAnsi="宋体" w:hint="eastAsia"/>
        </w:rPr>
        <w:t>名</w:t>
      </w:r>
      <w:r w:rsidR="00042D6D" w:rsidRPr="00E93A25">
        <w:rPr>
          <w:rFonts w:ascii="宋体" w:eastAsia="宋体" w:hAnsi="宋体"/>
        </w:rPr>
        <w:t>密码之后，再为</w:t>
      </w:r>
      <w:r w:rsidR="00042D6D" w:rsidRPr="00E93A25">
        <w:rPr>
          <w:rFonts w:ascii="宋体" w:eastAsia="宋体" w:hAnsi="宋体" w:hint="eastAsia"/>
        </w:rPr>
        <w:t>将</w:t>
      </w:r>
      <w:r w:rsidR="00042D6D" w:rsidRPr="00E93A25">
        <w:rPr>
          <w:rFonts w:ascii="宋体" w:eastAsia="宋体" w:hAnsi="宋体"/>
        </w:rPr>
        <w:t>工作圈的用户置为登录</w:t>
      </w:r>
      <w:r w:rsidR="00042D6D" w:rsidRPr="00E93A25">
        <w:rPr>
          <w:rFonts w:ascii="宋体" w:eastAsia="宋体" w:hAnsi="宋体" w:hint="eastAsia"/>
        </w:rPr>
        <w:t>状</w:t>
      </w:r>
      <w:r w:rsidR="00042D6D" w:rsidRPr="00E93A25">
        <w:rPr>
          <w:rFonts w:ascii="宋体" w:eastAsia="宋体" w:hAnsi="宋体"/>
        </w:rPr>
        <w:t>态。</w:t>
      </w:r>
      <w:r w:rsidR="00EA749F" w:rsidRPr="00E93A25">
        <w:rPr>
          <w:rFonts w:ascii="宋体" w:eastAsia="宋体" w:hAnsi="宋体" w:hint="eastAsia"/>
        </w:rPr>
        <w:t>工</w:t>
      </w:r>
      <w:r w:rsidR="00EA749F" w:rsidRPr="00E93A25">
        <w:rPr>
          <w:rFonts w:ascii="宋体" w:eastAsia="宋体" w:hAnsi="宋体"/>
        </w:rPr>
        <w:t>作圈</w:t>
      </w:r>
      <w:r w:rsidR="00EA749F" w:rsidRPr="00E93A25">
        <w:rPr>
          <w:rFonts w:ascii="宋体" w:eastAsia="宋体" w:hAnsi="宋体" w:hint="eastAsia"/>
        </w:rPr>
        <w:t>的</w:t>
      </w:r>
      <w:r w:rsidR="00EA749F" w:rsidRPr="00E93A25">
        <w:rPr>
          <w:rFonts w:ascii="宋体" w:eastAsia="宋体" w:hAnsi="宋体"/>
        </w:rPr>
        <w:t>页面</w:t>
      </w:r>
      <w:r w:rsidR="00EA749F" w:rsidRPr="00E93A25">
        <w:rPr>
          <w:rFonts w:ascii="宋体" w:eastAsia="宋体" w:hAnsi="宋体" w:hint="eastAsia"/>
        </w:rPr>
        <w:t>与</w:t>
      </w:r>
      <w:r w:rsidR="00EA749F" w:rsidRPr="00E93A25">
        <w:rPr>
          <w:rFonts w:ascii="宋体" w:eastAsia="宋体" w:hAnsi="宋体"/>
        </w:rPr>
        <w:t>服务端</w:t>
      </w:r>
      <w:r w:rsidR="00EA749F" w:rsidRPr="00E93A25">
        <w:rPr>
          <w:rFonts w:ascii="宋体" w:eastAsia="宋体" w:hAnsi="宋体" w:hint="eastAsia"/>
        </w:rPr>
        <w:t>是同</w:t>
      </w:r>
      <w:r w:rsidR="00EA749F" w:rsidRPr="00E93A25">
        <w:rPr>
          <w:rFonts w:ascii="宋体" w:eastAsia="宋体" w:hAnsi="宋体"/>
        </w:rPr>
        <w:t>过</w:t>
      </w:r>
      <w:r w:rsidR="00EA749F" w:rsidRPr="00E93A25">
        <w:rPr>
          <w:rFonts w:ascii="宋体" w:eastAsia="宋体" w:hAnsi="宋体" w:hint="eastAsia"/>
        </w:rPr>
        <w:t>REST接口进</w:t>
      </w:r>
      <w:r w:rsidR="00EA749F" w:rsidRPr="00E93A25">
        <w:rPr>
          <w:rFonts w:ascii="宋体" w:eastAsia="宋体" w:hAnsi="宋体"/>
        </w:rPr>
        <w:t>行</w:t>
      </w:r>
      <w:r w:rsidR="00EA749F" w:rsidRPr="00E93A25">
        <w:rPr>
          <w:rFonts w:ascii="宋体" w:eastAsia="宋体" w:hAnsi="宋体" w:hint="eastAsia"/>
        </w:rPr>
        <w:t>交</w:t>
      </w:r>
      <w:r w:rsidR="00EA749F" w:rsidRPr="00E93A25">
        <w:rPr>
          <w:rFonts w:ascii="宋体" w:eastAsia="宋体" w:hAnsi="宋体"/>
        </w:rPr>
        <w:t>互的，</w:t>
      </w:r>
      <w:r w:rsidR="00BB34F7" w:rsidRPr="00E93A25">
        <w:rPr>
          <w:rFonts w:ascii="宋体" w:eastAsia="宋体" w:hAnsi="宋体" w:hint="eastAsia"/>
        </w:rPr>
        <w:t>前面</w:t>
      </w:r>
      <w:r w:rsidR="00EA749F" w:rsidRPr="00E93A25">
        <w:rPr>
          <w:rFonts w:ascii="宋体" w:eastAsia="宋体" w:hAnsi="宋体"/>
        </w:rPr>
        <w:t>已经介绍过</w:t>
      </w:r>
      <w:r w:rsidR="00EA749F" w:rsidRPr="00E93A25">
        <w:rPr>
          <w:rFonts w:ascii="宋体" w:eastAsia="宋体" w:hAnsi="宋体" w:hint="eastAsia"/>
        </w:rPr>
        <w:t>了REST下</w:t>
      </w:r>
      <w:r w:rsidR="00EA749F" w:rsidRPr="00E93A25">
        <w:rPr>
          <w:rFonts w:ascii="宋体" w:eastAsia="宋体" w:hAnsi="宋体"/>
        </w:rPr>
        <w:t>的无状态</w:t>
      </w:r>
      <w:r w:rsidR="00EA749F" w:rsidRPr="00E93A25">
        <w:rPr>
          <w:rFonts w:ascii="宋体" w:eastAsia="宋体" w:hAnsi="宋体" w:hint="eastAsia"/>
        </w:rPr>
        <w:t>的</w:t>
      </w:r>
      <w:r w:rsidR="00EA749F" w:rsidRPr="00E93A25">
        <w:rPr>
          <w:rFonts w:ascii="宋体" w:eastAsia="宋体" w:hAnsi="宋体"/>
        </w:rPr>
        <w:t>用户登录设计，</w:t>
      </w:r>
      <w:r w:rsidR="00EA749F" w:rsidRPr="00E93A25">
        <w:rPr>
          <w:rFonts w:ascii="宋体" w:eastAsia="宋体" w:hAnsi="宋体" w:hint="eastAsia"/>
        </w:rPr>
        <w:t>具</w:t>
      </w:r>
      <w:r w:rsidR="00EA749F" w:rsidRPr="00E93A25">
        <w:rPr>
          <w:rFonts w:ascii="宋体" w:eastAsia="宋体" w:hAnsi="宋体"/>
        </w:rPr>
        <w:t>体实</w:t>
      </w:r>
      <w:r w:rsidR="00EA749F" w:rsidRPr="00E93A25">
        <w:rPr>
          <w:rFonts w:ascii="宋体" w:eastAsia="宋体" w:hAnsi="宋体" w:hint="eastAsia"/>
        </w:rPr>
        <w:t>现</w:t>
      </w:r>
      <w:r w:rsidR="00EA749F" w:rsidRPr="00E93A25">
        <w:rPr>
          <w:rFonts w:ascii="宋体" w:eastAsia="宋体" w:hAnsi="宋体"/>
        </w:rPr>
        <w:t>如下图</w:t>
      </w:r>
      <w:r w:rsidR="00DD7EF7" w:rsidRPr="00E93A25">
        <w:rPr>
          <w:rFonts w:ascii="宋体" w:eastAsia="宋体" w:hAnsi="宋体" w:hint="eastAsia"/>
        </w:rPr>
        <w:t>5-7</w:t>
      </w:r>
      <w:r w:rsidR="00EA749F" w:rsidRPr="00E93A25">
        <w:rPr>
          <w:rFonts w:ascii="宋体" w:eastAsia="宋体" w:hAnsi="宋体"/>
        </w:rPr>
        <w:t>。</w:t>
      </w:r>
      <w:r w:rsidR="00BC5C13" w:rsidRPr="00E93A25">
        <w:rPr>
          <w:rFonts w:ascii="宋体" w:eastAsia="宋体" w:hAnsi="宋体"/>
        </w:rPr>
        <w:t xml:space="preserve"> </w:t>
      </w:r>
      <w:r w:rsidR="00BC5C13" w:rsidRPr="00E93A25">
        <w:rPr>
          <w:rFonts w:ascii="宋体" w:eastAsia="宋体" w:hAnsi="宋体" w:hint="eastAsia"/>
        </w:rPr>
        <w:t>图</w:t>
      </w:r>
      <w:r w:rsidR="00BC5C13" w:rsidRPr="00E93A25">
        <w:rPr>
          <w:rFonts w:ascii="宋体" w:eastAsia="宋体" w:hAnsi="宋体"/>
        </w:rPr>
        <w:t>中的拦截器是一个</w:t>
      </w:r>
      <w:r w:rsidR="00BC5C13" w:rsidRPr="00E93A25">
        <w:rPr>
          <w:rFonts w:ascii="宋体" w:eastAsia="宋体" w:hAnsi="宋体" w:hint="eastAsia"/>
        </w:rPr>
        <w:t>所</w:t>
      </w:r>
      <w:r w:rsidR="00BC5C13" w:rsidRPr="00E93A25">
        <w:rPr>
          <w:rFonts w:ascii="宋体" w:eastAsia="宋体" w:hAnsi="宋体"/>
        </w:rPr>
        <w:t>有模块通用的</w:t>
      </w:r>
      <w:r w:rsidR="00BC5C13" w:rsidRPr="00E93A25">
        <w:rPr>
          <w:rFonts w:ascii="宋体" w:eastAsia="宋体" w:hAnsi="宋体" w:hint="eastAsia"/>
        </w:rPr>
        <w:t>拦</w:t>
      </w:r>
      <w:r w:rsidR="00BC5C13" w:rsidRPr="00E93A25">
        <w:rPr>
          <w:rFonts w:ascii="宋体" w:eastAsia="宋体" w:hAnsi="宋体"/>
        </w:rPr>
        <w:t>截器，每一个</w:t>
      </w:r>
      <w:r w:rsidR="00BC5C13" w:rsidRPr="00E93A25">
        <w:rPr>
          <w:rFonts w:ascii="宋体" w:eastAsia="宋体" w:hAnsi="宋体" w:hint="eastAsia"/>
        </w:rPr>
        <w:t>需</w:t>
      </w:r>
      <w:r w:rsidR="00BC5C13" w:rsidRPr="00E93A25">
        <w:rPr>
          <w:rFonts w:ascii="宋体" w:eastAsia="宋体" w:hAnsi="宋体"/>
        </w:rPr>
        <w:t>要</w:t>
      </w:r>
      <w:r w:rsidR="00BC5C13" w:rsidRPr="00E93A25">
        <w:rPr>
          <w:rFonts w:ascii="宋体" w:eastAsia="宋体" w:hAnsi="宋体" w:hint="eastAsia"/>
        </w:rPr>
        <w:t>校</w:t>
      </w:r>
      <w:r w:rsidR="00BC5C13" w:rsidRPr="00E93A25">
        <w:rPr>
          <w:rFonts w:ascii="宋体" w:eastAsia="宋体" w:hAnsi="宋体"/>
        </w:rPr>
        <w:t>验</w:t>
      </w:r>
      <w:r w:rsidR="00BC5C13" w:rsidRPr="00E93A25">
        <w:rPr>
          <w:rFonts w:ascii="宋体" w:eastAsia="宋体" w:hAnsi="宋体" w:hint="eastAsia"/>
        </w:rPr>
        <w:t>用户</w:t>
      </w:r>
      <w:r w:rsidR="00BC5C13" w:rsidRPr="00E93A25">
        <w:rPr>
          <w:rFonts w:ascii="宋体" w:eastAsia="宋体" w:hAnsi="宋体"/>
        </w:rPr>
        <w:t>登录信息</w:t>
      </w:r>
      <w:r w:rsidR="00BC5C13" w:rsidRPr="00E93A25">
        <w:rPr>
          <w:rFonts w:ascii="宋体" w:eastAsia="宋体" w:hAnsi="宋体" w:hint="eastAsia"/>
        </w:rPr>
        <w:t>。</w:t>
      </w:r>
    </w:p>
    <w:p w14:paraId="36852987" w14:textId="77777777" w:rsidR="00CF1D70" w:rsidRPr="00E93A25" w:rsidRDefault="00CF1D70"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用户登录状态鉴权的伪代码实现如下：</w:t>
      </w:r>
    </w:p>
    <w:p w14:paraId="2D96E008"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 xml:space="preserve">// </w:t>
      </w:r>
      <w:r w:rsidRPr="00833ECF">
        <w:rPr>
          <w:rFonts w:eastAsia="微软雅黑"/>
          <w:sz w:val="24"/>
        </w:rPr>
        <w:t>用户鉴权拦截器实现</w:t>
      </w:r>
    </w:p>
    <w:p w14:paraId="101D7165" w14:textId="77777777" w:rsidR="00725078" w:rsidRPr="00833ECF" w:rsidRDefault="005D42BB" w:rsidP="00E37917">
      <w:pPr>
        <w:pStyle w:val="a"/>
        <w:spacing w:before="0" w:after="0" w:line="400" w:lineRule="exact"/>
        <w:jc w:val="left"/>
        <w:rPr>
          <w:rFonts w:eastAsia="微软雅黑"/>
          <w:sz w:val="24"/>
        </w:rPr>
      </w:pPr>
      <w:r w:rsidRPr="00833ECF">
        <w:rPr>
          <w:rFonts w:eastAsia="微软雅黑"/>
          <w:sz w:val="24"/>
        </w:rPr>
        <w:t>I</w:t>
      </w:r>
      <w:r w:rsidR="00725078" w:rsidRPr="00833ECF">
        <w:rPr>
          <w:rFonts w:eastAsia="微软雅黑"/>
          <w:sz w:val="24"/>
        </w:rPr>
        <w:t>f</w:t>
      </w:r>
      <w:r w:rsidRPr="00833ECF">
        <w:rPr>
          <w:rFonts w:eastAsia="微软雅黑"/>
          <w:sz w:val="24"/>
        </w:rPr>
        <w:t>是</w:t>
      </w:r>
      <w:r w:rsidR="00725078" w:rsidRPr="00833ECF">
        <w:rPr>
          <w:rFonts w:eastAsia="微软雅黑"/>
          <w:sz w:val="24"/>
        </w:rPr>
        <w:t>移动端发起的请求</w:t>
      </w:r>
      <w:r w:rsidR="001A580C" w:rsidRPr="00833ECF">
        <w:rPr>
          <w:rFonts w:eastAsia="微软雅黑"/>
          <w:sz w:val="24"/>
        </w:rPr>
        <w:t xml:space="preserve"> then </w:t>
      </w:r>
      <w:r w:rsidR="00725078" w:rsidRPr="00833ECF">
        <w:rPr>
          <w:rFonts w:eastAsia="微软雅黑"/>
          <w:sz w:val="24"/>
        </w:rPr>
        <w:t>从</w:t>
      </w:r>
      <w:r w:rsidR="00725078" w:rsidRPr="00833ECF">
        <w:rPr>
          <w:rFonts w:eastAsia="微软雅黑"/>
          <w:sz w:val="24"/>
        </w:rPr>
        <w:t>Http RequestHeader</w:t>
      </w:r>
      <w:r w:rsidR="00725078" w:rsidRPr="00833ECF">
        <w:rPr>
          <w:rFonts w:eastAsia="微软雅黑"/>
          <w:sz w:val="24"/>
        </w:rPr>
        <w:t>中获取工作圈</w:t>
      </w:r>
      <w:r w:rsidR="00725078" w:rsidRPr="00833ECF">
        <w:rPr>
          <w:rFonts w:eastAsia="微软雅黑"/>
          <w:sz w:val="24"/>
        </w:rPr>
        <w:t>Token</w:t>
      </w:r>
    </w:p>
    <w:p w14:paraId="5493E50A"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else</w:t>
      </w:r>
    </w:p>
    <w:p w14:paraId="48C6970F"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do </w:t>
      </w:r>
      <w:r w:rsidRPr="00833ECF">
        <w:rPr>
          <w:rFonts w:eastAsia="微软雅黑"/>
          <w:sz w:val="24"/>
        </w:rPr>
        <w:t>从</w:t>
      </w:r>
      <w:r w:rsidRPr="00833ECF">
        <w:rPr>
          <w:rFonts w:eastAsia="微软雅黑"/>
          <w:sz w:val="24"/>
        </w:rPr>
        <w:t>Http Cookie</w:t>
      </w:r>
      <w:r w:rsidRPr="00833ECF">
        <w:rPr>
          <w:rFonts w:eastAsia="微软雅黑"/>
          <w:sz w:val="24"/>
        </w:rPr>
        <w:t>中获取工作圈</w:t>
      </w:r>
      <w:r w:rsidRPr="00833ECF">
        <w:rPr>
          <w:rFonts w:eastAsia="微软雅黑"/>
          <w:sz w:val="24"/>
        </w:rPr>
        <w:t>Token</w:t>
      </w:r>
    </w:p>
    <w:p w14:paraId="059DFFE8"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if Token</w:t>
      </w:r>
      <w:r w:rsidRPr="00833ECF">
        <w:rPr>
          <w:rFonts w:eastAsia="微软雅黑"/>
          <w:sz w:val="24"/>
        </w:rPr>
        <w:t>有效</w:t>
      </w:r>
      <w:r w:rsidR="001A580C" w:rsidRPr="00833ECF">
        <w:rPr>
          <w:rFonts w:eastAsia="微软雅黑"/>
          <w:sz w:val="24"/>
        </w:rPr>
        <w:t xml:space="preserve"> then </w:t>
      </w:r>
      <w:r w:rsidRPr="00833ECF">
        <w:rPr>
          <w:rFonts w:eastAsia="微软雅黑"/>
          <w:sz w:val="24"/>
        </w:rPr>
        <w:t>调用用户实际请求的业务接口</w:t>
      </w:r>
    </w:p>
    <w:p w14:paraId="196F1883"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else</w:t>
      </w:r>
    </w:p>
    <w:p w14:paraId="560C1A07" w14:textId="77777777" w:rsidR="00CF1D70" w:rsidRPr="00833ECF" w:rsidRDefault="00725078" w:rsidP="00E37917">
      <w:pPr>
        <w:pStyle w:val="a"/>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return </w:t>
      </w:r>
      <w:r w:rsidRPr="00833ECF">
        <w:rPr>
          <w:rFonts w:eastAsia="微软雅黑"/>
          <w:sz w:val="24"/>
        </w:rPr>
        <w:t>提示用户登录过期，跳转登录界面</w:t>
      </w:r>
    </w:p>
    <w:p w14:paraId="294F607A" w14:textId="77777777" w:rsidR="002973BA" w:rsidRDefault="00F20C13" w:rsidP="002973BA">
      <w:pPr>
        <w:pStyle w:val="Caption"/>
        <w:jc w:val="center"/>
        <w:rPr>
          <w:rFonts w:ascii="楷体_GB2312" w:eastAsia="楷体_GB2312" w:hAnsi="Times New Roman"/>
          <w:sz w:val="21"/>
          <w:szCs w:val="21"/>
        </w:rPr>
      </w:pPr>
      <w:r>
        <w:rPr>
          <w:rFonts w:ascii="微软雅黑" w:eastAsia="微软雅黑" w:hAnsi="微软雅黑"/>
          <w:sz w:val="21"/>
          <w:szCs w:val="21"/>
        </w:rPr>
        <w:lastRenderedPageBreak/>
        <w:object w:dxaOrig="1440" w:dyaOrig="1440" w14:anchorId="1FF4309C">
          <v:shape id="_x0000_s1078" type="#_x0000_t75" style="position:absolute;left:0;text-align:left;margin-left:43.25pt;margin-top:6pt;width:309.25pt;height:318.4pt;z-index:251670016;mso-position-horizontal-relative:margin;mso-position-vertical-relative:margin;mso-width-relative:page;mso-height-relative:page">
            <v:imagedata r:id="rId51" o:title=""/>
            <w10:wrap type="topAndBottom" anchorx="margin" anchory="margin"/>
          </v:shape>
          <o:OLEObject Type="Embed" ProgID="Visio.Drawing.11" ShapeID="_x0000_s1078" DrawAspect="Content" ObjectID="_1535311112" r:id="rId52"/>
        </w:object>
      </w:r>
      <w:r w:rsidR="002973BA" w:rsidRPr="00DD7EF7">
        <w:rPr>
          <w:rFonts w:ascii="楷体_GB2312" w:eastAsia="楷体_GB2312" w:hAnsi="Times New Roman" w:hint="eastAsia"/>
          <w:sz w:val="21"/>
          <w:szCs w:val="21"/>
        </w:rPr>
        <w:t>图</w:t>
      </w:r>
      <w:r w:rsidR="002973BA">
        <w:rPr>
          <w:rFonts w:ascii="楷体_GB2312" w:eastAsia="楷体_GB2312" w:hAnsi="Times New Roman" w:hint="eastAsia"/>
          <w:sz w:val="21"/>
          <w:szCs w:val="21"/>
        </w:rPr>
        <w:t>5-7</w:t>
      </w:r>
      <w:r w:rsidR="002973BA" w:rsidRPr="00DD7EF7">
        <w:rPr>
          <w:rFonts w:ascii="楷体_GB2312" w:eastAsia="楷体_GB2312" w:hAnsi="Times New Roman" w:hint="eastAsia"/>
          <w:sz w:val="21"/>
          <w:szCs w:val="21"/>
        </w:rPr>
        <w:t>用户</w:t>
      </w:r>
      <w:r w:rsidR="002973BA" w:rsidRPr="00DD7EF7">
        <w:rPr>
          <w:rFonts w:ascii="楷体_GB2312" w:eastAsia="楷体_GB2312" w:hAnsi="Times New Roman"/>
          <w:sz w:val="21"/>
          <w:szCs w:val="21"/>
        </w:rPr>
        <w:t>登录状态校验流程</w:t>
      </w:r>
    </w:p>
    <w:p w14:paraId="6534EB4E" w14:textId="77777777" w:rsidR="009423D2" w:rsidRPr="009423D2" w:rsidRDefault="009423D2" w:rsidP="009423D2"/>
    <w:p w14:paraId="3A33F803" w14:textId="77777777" w:rsidR="00F65164" w:rsidRPr="00920C99" w:rsidRDefault="008E0121" w:rsidP="00920C99">
      <w:pPr>
        <w:pStyle w:val="Heading3"/>
        <w:widowControl w:val="0"/>
        <w:numPr>
          <w:ilvl w:val="2"/>
          <w:numId w:val="1"/>
        </w:numPr>
        <w:spacing w:line="240" w:lineRule="auto"/>
        <w:ind w:left="0" w:firstLine="0"/>
        <w:rPr>
          <w:rFonts w:ascii="黑体"/>
          <w:sz w:val="24"/>
          <w:lang w:val="x-none" w:eastAsia="x-none"/>
        </w:rPr>
      </w:pPr>
      <w:bookmarkStart w:id="135" w:name="_Toc418875604"/>
      <w:bookmarkStart w:id="136" w:name="_Toc455479282"/>
      <w:bookmarkStart w:id="137" w:name="_Toc461048095"/>
      <w:r w:rsidRPr="00920C99">
        <w:rPr>
          <w:rFonts w:ascii="黑体" w:hint="eastAsia"/>
          <w:sz w:val="24"/>
          <w:lang w:val="x-none" w:eastAsia="x-none"/>
        </w:rPr>
        <w:t>圈子</w:t>
      </w:r>
      <w:r w:rsidR="00D96058" w:rsidRPr="00920C99">
        <w:rPr>
          <w:rFonts w:ascii="黑体" w:hint="eastAsia"/>
          <w:sz w:val="24"/>
          <w:lang w:val="x-none" w:eastAsia="x-none"/>
        </w:rPr>
        <w:t>帖子</w:t>
      </w:r>
      <w:r w:rsidRPr="00920C99">
        <w:rPr>
          <w:rFonts w:ascii="黑体" w:hint="eastAsia"/>
          <w:sz w:val="24"/>
          <w:lang w:val="x-none" w:eastAsia="x-none"/>
        </w:rPr>
        <w:t>模块</w:t>
      </w:r>
      <w:bookmarkEnd w:id="135"/>
      <w:r w:rsidR="00D96058" w:rsidRPr="00920C99">
        <w:rPr>
          <w:rFonts w:ascii="黑体" w:hint="eastAsia"/>
          <w:sz w:val="24"/>
          <w:lang w:val="x-none" w:eastAsia="x-none"/>
        </w:rPr>
        <w:t>详</w:t>
      </w:r>
      <w:r w:rsidR="00D96058" w:rsidRPr="00920C99">
        <w:rPr>
          <w:rFonts w:ascii="黑体"/>
          <w:sz w:val="24"/>
          <w:lang w:val="x-none" w:eastAsia="x-none"/>
        </w:rPr>
        <w:t>细功能设计</w:t>
      </w:r>
      <w:r w:rsidR="00725078" w:rsidRPr="00920C99">
        <w:rPr>
          <w:rFonts w:ascii="黑体" w:hint="eastAsia"/>
          <w:sz w:val="24"/>
          <w:lang w:val="x-none" w:eastAsia="x-none"/>
        </w:rPr>
        <w:t>与实现</w:t>
      </w:r>
      <w:bookmarkEnd w:id="136"/>
      <w:bookmarkEnd w:id="137"/>
    </w:p>
    <w:p w14:paraId="76BE5B69" w14:textId="77777777" w:rsidR="00F65164" w:rsidRPr="00E93A25" w:rsidRDefault="00F6516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工作圈的圈子系统是创建编辑圈子和帖子，并邀请或申请加入圈子的模块。工作圈圈子系统，包括创建编辑删除圈子、创建删除展示帖子，邀请加入圈子，申请加入圈子等功能。</w:t>
      </w:r>
    </w:p>
    <w:p w14:paraId="7FC5C08E" w14:textId="77777777" w:rsidR="00F65164" w:rsidRPr="00E93A25" w:rsidRDefault="00774222" w:rsidP="00E93A25">
      <w:pPr>
        <w:pStyle w:val="NormalWeb"/>
        <w:spacing w:before="0" w:beforeAutospacing="0" w:after="0" w:afterAutospacing="0"/>
        <w:jc w:val="both"/>
        <w:rPr>
          <w:rFonts w:ascii="宋体" w:eastAsia="宋体" w:hAnsi="宋体"/>
        </w:rPr>
      </w:pPr>
      <w:r w:rsidRPr="00E93A25">
        <w:rPr>
          <w:rFonts w:ascii="宋体" w:hAnsi="宋体" w:hint="eastAsia"/>
        </w:rPr>
        <w:t>用户创</w:t>
      </w:r>
      <w:r w:rsidRPr="00E93A25">
        <w:rPr>
          <w:rFonts w:ascii="宋体" w:hAnsi="宋体"/>
        </w:rPr>
        <w:t>建圈子之后即成</w:t>
      </w:r>
      <w:r w:rsidRPr="00E93A25">
        <w:rPr>
          <w:rFonts w:ascii="宋体" w:hAnsi="宋体" w:hint="eastAsia"/>
        </w:rPr>
        <w:t>为</w:t>
      </w:r>
      <w:r w:rsidRPr="00E93A25">
        <w:rPr>
          <w:rFonts w:ascii="宋体" w:hAnsi="宋体"/>
        </w:rPr>
        <w:t>圈子的</w:t>
      </w:r>
      <w:r w:rsidRPr="00E93A25">
        <w:rPr>
          <w:rFonts w:ascii="宋体" w:hAnsi="宋体" w:hint="eastAsia"/>
        </w:rPr>
        <w:t>管</w:t>
      </w:r>
      <w:r w:rsidRPr="00E93A25">
        <w:rPr>
          <w:rFonts w:ascii="宋体" w:hAnsi="宋体"/>
        </w:rPr>
        <w:t>理员（圈</w:t>
      </w:r>
      <w:r w:rsidRPr="00E93A25">
        <w:rPr>
          <w:rFonts w:ascii="宋体" w:hAnsi="宋体" w:hint="eastAsia"/>
        </w:rPr>
        <w:t>主</w:t>
      </w:r>
      <w:r w:rsidRPr="00E93A25">
        <w:rPr>
          <w:rFonts w:ascii="宋体" w:hAnsi="宋体"/>
        </w:rPr>
        <w:t>）</w:t>
      </w:r>
      <w:r w:rsidRPr="00E93A25">
        <w:rPr>
          <w:rFonts w:ascii="宋体" w:hAnsi="宋体" w:hint="eastAsia"/>
        </w:rPr>
        <w:t>，</w:t>
      </w:r>
      <w:r w:rsidRPr="00E93A25">
        <w:rPr>
          <w:rFonts w:ascii="宋体" w:hAnsi="宋体"/>
        </w:rPr>
        <w:t>可以</w:t>
      </w:r>
      <w:r w:rsidRPr="00E93A25">
        <w:rPr>
          <w:rFonts w:ascii="宋体" w:hAnsi="宋体" w:hint="eastAsia"/>
        </w:rPr>
        <w:t>修</w:t>
      </w:r>
      <w:r w:rsidRPr="00E93A25">
        <w:rPr>
          <w:rFonts w:ascii="宋体" w:hAnsi="宋体"/>
        </w:rPr>
        <w:t>改圈子的信息</w:t>
      </w:r>
      <w:r w:rsidRPr="00E93A25">
        <w:rPr>
          <w:rFonts w:ascii="宋体" w:hAnsi="宋体" w:hint="eastAsia"/>
        </w:rPr>
        <w:t>（</w:t>
      </w:r>
      <w:r w:rsidRPr="00E93A25">
        <w:rPr>
          <w:rFonts w:ascii="宋体" w:hAnsi="宋体"/>
        </w:rPr>
        <w:t>名</w:t>
      </w:r>
      <w:r w:rsidRPr="00E93A25">
        <w:rPr>
          <w:rFonts w:ascii="宋体" w:eastAsia="宋体" w:hAnsi="宋体"/>
        </w:rPr>
        <w:t>称、LOGO</w:t>
      </w:r>
      <w:r w:rsidRPr="00E93A25">
        <w:rPr>
          <w:rFonts w:ascii="宋体" w:eastAsia="宋体" w:hAnsi="宋体" w:hint="eastAsia"/>
        </w:rPr>
        <w:t>）</w:t>
      </w:r>
      <w:r w:rsidRPr="00E93A25">
        <w:rPr>
          <w:rFonts w:ascii="宋体" w:eastAsia="宋体" w:hAnsi="宋体"/>
        </w:rPr>
        <w:t>等</w:t>
      </w:r>
      <w:r w:rsidRPr="00E93A25">
        <w:rPr>
          <w:rFonts w:ascii="宋体" w:eastAsia="宋体" w:hAnsi="宋体" w:hint="eastAsia"/>
        </w:rPr>
        <w:t>，</w:t>
      </w:r>
      <w:r w:rsidRPr="00E93A25">
        <w:rPr>
          <w:rFonts w:ascii="宋体" w:eastAsia="宋体" w:hAnsi="宋体"/>
        </w:rPr>
        <w:t>用户创建圈</w:t>
      </w:r>
      <w:r w:rsidRPr="00E93A25">
        <w:rPr>
          <w:rFonts w:ascii="宋体" w:eastAsia="宋体" w:hAnsi="宋体" w:hint="eastAsia"/>
        </w:rPr>
        <w:t>子</w:t>
      </w:r>
      <w:r w:rsidRPr="00E93A25">
        <w:rPr>
          <w:rFonts w:ascii="宋体" w:eastAsia="宋体" w:hAnsi="宋体"/>
        </w:rPr>
        <w:t>和编辑圈子信息的流程如图</w:t>
      </w:r>
      <w:r w:rsidR="00DD7EF7" w:rsidRPr="00E93A25">
        <w:rPr>
          <w:rFonts w:ascii="宋体" w:eastAsia="宋体" w:hAnsi="宋体" w:hint="eastAsia"/>
        </w:rPr>
        <w:t>5-8</w:t>
      </w:r>
      <w:r w:rsidRPr="00E93A25">
        <w:rPr>
          <w:rFonts w:ascii="宋体" w:eastAsia="宋体" w:hAnsi="宋体" w:hint="eastAsia"/>
        </w:rPr>
        <w:t>所</w:t>
      </w:r>
      <w:r w:rsidRPr="00E93A25">
        <w:rPr>
          <w:rFonts w:ascii="宋体" w:eastAsia="宋体" w:hAnsi="宋体"/>
        </w:rPr>
        <w:t>示。</w:t>
      </w:r>
    </w:p>
    <w:p w14:paraId="6078F9B3" w14:textId="77777777" w:rsidR="00117066" w:rsidRPr="00E93A25" w:rsidRDefault="006124D8"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圈</w:t>
      </w:r>
      <w:r w:rsidRPr="00E93A25">
        <w:rPr>
          <w:rFonts w:ascii="宋体" w:eastAsia="宋体" w:hAnsi="宋体"/>
        </w:rPr>
        <w:t>子</w:t>
      </w:r>
      <w:r w:rsidRPr="00E93A25">
        <w:rPr>
          <w:rFonts w:ascii="宋体" w:eastAsia="宋体" w:hAnsi="宋体" w:hint="eastAsia"/>
        </w:rPr>
        <w:t>成</w:t>
      </w:r>
      <w:r w:rsidRPr="00E93A25">
        <w:rPr>
          <w:rFonts w:ascii="宋体" w:eastAsia="宋体" w:hAnsi="宋体"/>
        </w:rPr>
        <w:t>员都是圈主或</w:t>
      </w:r>
      <w:r w:rsidRPr="00E93A25">
        <w:rPr>
          <w:rFonts w:ascii="宋体" w:eastAsia="宋体" w:hAnsi="宋体" w:hint="eastAsia"/>
        </w:rPr>
        <w:t>者已</w:t>
      </w:r>
      <w:r w:rsidRPr="00E93A25">
        <w:rPr>
          <w:rFonts w:ascii="宋体" w:eastAsia="宋体" w:hAnsi="宋体"/>
        </w:rPr>
        <w:t>加入圈子的成员邀请加入的</w:t>
      </w:r>
      <w:r w:rsidRPr="00E93A25">
        <w:rPr>
          <w:rFonts w:ascii="宋体" w:eastAsia="宋体" w:hAnsi="宋体" w:hint="eastAsia"/>
        </w:rPr>
        <w:t>，</w:t>
      </w:r>
      <w:r w:rsidRPr="00E93A25">
        <w:rPr>
          <w:rFonts w:ascii="宋体" w:eastAsia="宋体" w:hAnsi="宋体"/>
        </w:rPr>
        <w:t>邀请的来源可以是用户的手机通讯录，也可以是用户</w:t>
      </w:r>
      <w:r w:rsidRPr="00E93A25">
        <w:rPr>
          <w:rFonts w:ascii="宋体" w:eastAsia="宋体" w:hAnsi="宋体" w:hint="eastAsia"/>
        </w:rPr>
        <w:t>所在</w:t>
      </w:r>
      <w:r w:rsidRPr="00E93A25">
        <w:rPr>
          <w:rFonts w:ascii="宋体" w:eastAsia="宋体" w:hAnsi="宋体"/>
        </w:rPr>
        <w:t>企</w:t>
      </w:r>
      <w:r w:rsidRPr="00E93A25">
        <w:rPr>
          <w:rFonts w:ascii="宋体" w:eastAsia="宋体" w:hAnsi="宋体" w:hint="eastAsia"/>
        </w:rPr>
        <w:t>业</w:t>
      </w:r>
      <w:r w:rsidRPr="00E93A25">
        <w:rPr>
          <w:rFonts w:ascii="宋体" w:eastAsia="宋体" w:hAnsi="宋体"/>
        </w:rPr>
        <w:t>的企业通讯录，也可以是用户</w:t>
      </w:r>
      <w:r w:rsidRPr="00E93A25">
        <w:rPr>
          <w:rFonts w:ascii="宋体" w:eastAsia="宋体" w:hAnsi="宋体" w:hint="eastAsia"/>
        </w:rPr>
        <w:t>手</w:t>
      </w:r>
      <w:r w:rsidRPr="00E93A25">
        <w:rPr>
          <w:rFonts w:ascii="宋体" w:eastAsia="宋体" w:hAnsi="宋体"/>
        </w:rPr>
        <w:t>动输入</w:t>
      </w:r>
      <w:r w:rsidRPr="00E93A25">
        <w:rPr>
          <w:rFonts w:ascii="宋体" w:eastAsia="宋体" w:hAnsi="宋体" w:hint="eastAsia"/>
        </w:rPr>
        <w:t>的</w:t>
      </w:r>
      <w:r w:rsidRPr="00E93A25">
        <w:rPr>
          <w:rFonts w:ascii="宋体" w:eastAsia="宋体" w:hAnsi="宋体"/>
        </w:rPr>
        <w:t>手机号</w:t>
      </w:r>
      <w:r w:rsidRPr="00E93A25">
        <w:rPr>
          <w:rFonts w:ascii="宋体" w:eastAsia="宋体" w:hAnsi="宋体" w:hint="eastAsia"/>
        </w:rPr>
        <w:t>或</w:t>
      </w:r>
      <w:r w:rsidRPr="00E93A25">
        <w:rPr>
          <w:rFonts w:ascii="宋体" w:eastAsia="宋体" w:hAnsi="宋体"/>
        </w:rPr>
        <w:t>是电子邮箱账号等。</w:t>
      </w:r>
    </w:p>
    <w:p w14:paraId="1C103A72" w14:textId="77777777" w:rsidR="00725078" w:rsidRPr="00167B9C" w:rsidRDefault="00725078" w:rsidP="00E93A25">
      <w:pPr>
        <w:pStyle w:val="NormalWeb"/>
        <w:spacing w:before="0" w:beforeAutospacing="0" w:after="0" w:afterAutospacing="0"/>
        <w:jc w:val="both"/>
        <w:rPr>
          <w:rFonts w:ascii="宋体" w:eastAsia="宋体" w:hAnsi="宋体"/>
        </w:rPr>
      </w:pPr>
      <w:r w:rsidRPr="00167B9C">
        <w:rPr>
          <w:rFonts w:ascii="宋体" w:eastAsia="宋体" w:hAnsi="宋体" w:hint="eastAsia"/>
        </w:rPr>
        <w:t>用户</w:t>
      </w:r>
      <w:r w:rsidR="002D470B" w:rsidRPr="00167B9C">
        <w:rPr>
          <w:rFonts w:ascii="宋体" w:eastAsia="宋体" w:hAnsi="宋体" w:hint="eastAsia"/>
        </w:rPr>
        <w:t>创建圈子的</w:t>
      </w:r>
      <w:r w:rsidRPr="00167B9C">
        <w:rPr>
          <w:rFonts w:ascii="宋体" w:eastAsia="宋体" w:hAnsi="宋体" w:hint="eastAsia"/>
        </w:rPr>
        <w:t>伪代码实现如下：</w:t>
      </w:r>
    </w:p>
    <w:p w14:paraId="359EE8E7"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圈子名称为空</w:t>
      </w:r>
    </w:p>
    <w:p w14:paraId="2C59B651"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要求用户填写圈子名称</w:t>
      </w:r>
    </w:p>
    <w:p w14:paraId="08B41772"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sz w:val="24"/>
        </w:rPr>
        <w:t>else</w:t>
      </w:r>
    </w:p>
    <w:p w14:paraId="7FF437F8"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保存圈子数据</w:t>
      </w:r>
    </w:p>
    <w:p w14:paraId="571410D7" w14:textId="77777777" w:rsidR="003968D1" w:rsidRPr="00833ECF" w:rsidRDefault="003968D1"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保存成功</w:t>
      </w:r>
      <w:r w:rsidR="001A580C" w:rsidRPr="00833ECF">
        <w:rPr>
          <w:rFonts w:eastAsia="微软雅黑" w:hint="eastAsia"/>
          <w:sz w:val="24"/>
        </w:rPr>
        <w:t xml:space="preserve"> then </w:t>
      </w:r>
      <w:r w:rsidRPr="00833ECF">
        <w:rPr>
          <w:rFonts w:eastAsia="微软雅黑" w:hint="eastAsia"/>
          <w:sz w:val="24"/>
        </w:rPr>
        <w:t>邀请人员加入圈子</w:t>
      </w:r>
    </w:p>
    <w:p w14:paraId="37D6E9BD" w14:textId="77777777" w:rsidR="003968D1" w:rsidRPr="00833ECF" w:rsidRDefault="003968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圈子创建成功</w:t>
      </w:r>
    </w:p>
    <w:p w14:paraId="4AD1C523"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sz w:val="24"/>
        </w:rPr>
        <w:lastRenderedPageBreak/>
        <w:t>else</w:t>
      </w:r>
    </w:p>
    <w:p w14:paraId="6C84A282" w14:textId="77777777" w:rsidR="002D470B" w:rsidRPr="00833ECF" w:rsidRDefault="00167B9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圈子创建失败</w:t>
      </w:r>
    </w:p>
    <w:p w14:paraId="375B4A6A" w14:textId="77777777" w:rsidR="006124D8" w:rsidRDefault="009423D2" w:rsidP="00E93A25">
      <w:pPr>
        <w:pStyle w:val="NormalWeb"/>
        <w:spacing w:before="0" w:beforeAutospacing="0" w:after="0" w:afterAutospacing="0"/>
        <w:jc w:val="both"/>
        <w:rPr>
          <w:rFonts w:ascii="宋体" w:eastAsia="宋体" w:hAnsi="宋体"/>
        </w:rPr>
      </w:pPr>
      <w:r w:rsidRPr="00162F82">
        <w:rPr>
          <w:rFonts w:ascii="宋体" w:hAnsi="宋体"/>
          <w:noProof/>
          <w:lang w:eastAsia="en-US"/>
        </w:rPr>
        <w:drawing>
          <wp:anchor distT="0" distB="0" distL="114300" distR="114300" simplePos="0" relativeHeight="251678208" behindDoc="0" locked="0" layoutInCell="1" allowOverlap="1" wp14:anchorId="75F9A21E" wp14:editId="04CD43C0">
            <wp:simplePos x="0" y="0"/>
            <wp:positionH relativeFrom="margin">
              <wp:posOffset>-9525</wp:posOffset>
            </wp:positionH>
            <wp:positionV relativeFrom="margin">
              <wp:posOffset>2400300</wp:posOffset>
            </wp:positionV>
            <wp:extent cx="5181600" cy="33324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8160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82" w:rsidRPr="00E93A25">
        <w:rPr>
          <w:rFonts w:ascii="宋体" w:eastAsia="宋体" w:hAnsi="宋体" w:hint="eastAsia"/>
        </w:rPr>
        <w:t>加</w:t>
      </w:r>
      <w:r w:rsidR="00162F82" w:rsidRPr="00E93A25">
        <w:rPr>
          <w:rFonts w:ascii="宋体" w:eastAsia="宋体" w:hAnsi="宋体"/>
        </w:rPr>
        <w:t>入圈子的成员</w:t>
      </w:r>
      <w:r w:rsidR="00162F82" w:rsidRPr="00E93A25">
        <w:rPr>
          <w:rFonts w:ascii="宋体" w:eastAsia="宋体" w:hAnsi="宋体" w:hint="eastAsia"/>
        </w:rPr>
        <w:t>就</w:t>
      </w:r>
      <w:r w:rsidR="00162F82" w:rsidRPr="00E93A25">
        <w:rPr>
          <w:rFonts w:ascii="宋体" w:eastAsia="宋体" w:hAnsi="宋体"/>
        </w:rPr>
        <w:t>可以在圈</w:t>
      </w:r>
      <w:r w:rsidR="00162F82" w:rsidRPr="00E93A25">
        <w:rPr>
          <w:rFonts w:ascii="宋体" w:eastAsia="宋体" w:hAnsi="宋体" w:hint="eastAsia"/>
        </w:rPr>
        <w:t>子中</w:t>
      </w:r>
      <w:r w:rsidR="00162F82" w:rsidRPr="00E93A25">
        <w:rPr>
          <w:rFonts w:ascii="宋体" w:eastAsia="宋体" w:hAnsi="宋体"/>
        </w:rPr>
        <w:t>发</w:t>
      </w:r>
      <w:r w:rsidR="0076247B" w:rsidRPr="00E93A25">
        <w:rPr>
          <w:rFonts w:ascii="宋体" w:eastAsia="宋体" w:hAnsi="宋体" w:hint="eastAsia"/>
        </w:rPr>
        <w:t>帖子</w:t>
      </w:r>
      <w:r w:rsidR="00162F82" w:rsidRPr="00E93A25">
        <w:rPr>
          <w:rFonts w:ascii="宋体" w:eastAsia="宋体" w:hAnsi="宋体"/>
        </w:rPr>
        <w:t>。</w:t>
      </w:r>
      <w:r w:rsidR="0076247B" w:rsidRPr="00E93A25">
        <w:rPr>
          <w:rFonts w:ascii="宋体" w:eastAsia="宋体" w:hAnsi="宋体" w:hint="eastAsia"/>
        </w:rPr>
        <w:t>帖子</w:t>
      </w:r>
      <w:r w:rsidR="00162F82" w:rsidRPr="00E93A25">
        <w:rPr>
          <w:rFonts w:ascii="宋体" w:eastAsia="宋体" w:hAnsi="宋体" w:hint="eastAsia"/>
        </w:rPr>
        <w:t>中</w:t>
      </w:r>
      <w:r w:rsidR="00162F82" w:rsidRPr="00E93A25">
        <w:rPr>
          <w:rFonts w:ascii="宋体" w:eastAsia="宋体" w:hAnsi="宋体"/>
        </w:rPr>
        <w:t>可以发布500</w:t>
      </w:r>
      <w:r w:rsidR="00162F82" w:rsidRPr="00E93A25">
        <w:rPr>
          <w:rFonts w:ascii="宋体" w:eastAsia="宋体" w:hAnsi="宋体" w:hint="eastAsia"/>
        </w:rPr>
        <w:t>个</w:t>
      </w:r>
      <w:r w:rsidR="00162F82" w:rsidRPr="00E93A25">
        <w:rPr>
          <w:rFonts w:ascii="宋体" w:eastAsia="宋体" w:hAnsi="宋体"/>
        </w:rPr>
        <w:t>文字，</w:t>
      </w:r>
      <w:r w:rsidR="00162F82" w:rsidRPr="00E93A25">
        <w:rPr>
          <w:rFonts w:ascii="宋体" w:eastAsia="宋体" w:hAnsi="宋体" w:hint="eastAsia"/>
        </w:rPr>
        <w:t>9张</w:t>
      </w:r>
      <w:r w:rsidR="00162F82" w:rsidRPr="00E93A25">
        <w:rPr>
          <w:rFonts w:ascii="宋体" w:eastAsia="宋体" w:hAnsi="宋体"/>
        </w:rPr>
        <w:t>图片</w:t>
      </w:r>
      <w:r w:rsidR="00162F82" w:rsidRPr="00E93A25">
        <w:rPr>
          <w:rFonts w:ascii="宋体" w:eastAsia="宋体" w:hAnsi="宋体" w:hint="eastAsia"/>
        </w:rPr>
        <w:t>与</w:t>
      </w:r>
      <w:r w:rsidR="00162F82" w:rsidRPr="00E93A25">
        <w:rPr>
          <w:rFonts w:ascii="宋体" w:eastAsia="宋体" w:hAnsi="宋体"/>
        </w:rPr>
        <w:t>用户的当前</w:t>
      </w:r>
      <w:r w:rsidR="00162F82" w:rsidRPr="00E93A25">
        <w:rPr>
          <w:rFonts w:ascii="宋体" w:eastAsia="宋体" w:hAnsi="宋体" w:hint="eastAsia"/>
        </w:rPr>
        <w:t>位置</w:t>
      </w:r>
      <w:r w:rsidR="00162F82" w:rsidRPr="00E93A25">
        <w:rPr>
          <w:rFonts w:ascii="宋体" w:eastAsia="宋体" w:hAnsi="宋体"/>
        </w:rPr>
        <w:t>信息等。工</w:t>
      </w:r>
      <w:r w:rsidR="00162F82" w:rsidRPr="00E93A25">
        <w:rPr>
          <w:rFonts w:ascii="宋体" w:eastAsia="宋体" w:hAnsi="宋体" w:hint="eastAsia"/>
        </w:rPr>
        <w:t>作</w:t>
      </w:r>
      <w:r w:rsidR="00162F82" w:rsidRPr="00E93A25">
        <w:rPr>
          <w:rFonts w:ascii="宋体" w:eastAsia="宋体" w:hAnsi="宋体"/>
        </w:rPr>
        <w:t>圈的</w:t>
      </w:r>
      <w:r w:rsidR="0076247B" w:rsidRPr="00E93A25">
        <w:rPr>
          <w:rFonts w:ascii="宋体" w:eastAsia="宋体" w:hAnsi="宋体" w:hint="eastAsia"/>
        </w:rPr>
        <w:t>帖子</w:t>
      </w:r>
      <w:r w:rsidR="00162F82" w:rsidRPr="00E93A25">
        <w:rPr>
          <w:rFonts w:ascii="宋体" w:eastAsia="宋体" w:hAnsi="宋体" w:hint="eastAsia"/>
        </w:rPr>
        <w:t>的</w:t>
      </w:r>
      <w:r w:rsidR="00162F82" w:rsidRPr="00E93A25">
        <w:rPr>
          <w:rFonts w:ascii="宋体" w:eastAsia="宋体" w:hAnsi="宋体"/>
        </w:rPr>
        <w:t>一大特点就是可以</w:t>
      </w:r>
      <w:r w:rsidR="00162F82" w:rsidRPr="00E93A25">
        <w:rPr>
          <w:rFonts w:ascii="宋体" w:eastAsia="宋体" w:hAnsi="宋体" w:hint="eastAsia"/>
        </w:rPr>
        <w:t>@某</w:t>
      </w:r>
      <w:r w:rsidR="00162F82" w:rsidRPr="00E93A25">
        <w:rPr>
          <w:rFonts w:ascii="宋体" w:eastAsia="宋体" w:hAnsi="宋体"/>
        </w:rPr>
        <w:t>一个</w:t>
      </w:r>
      <w:r w:rsidR="00162F82" w:rsidRPr="00E93A25">
        <w:rPr>
          <w:rFonts w:ascii="宋体" w:eastAsia="宋体" w:hAnsi="宋体" w:hint="eastAsia"/>
        </w:rPr>
        <w:t>特</w:t>
      </w:r>
      <w:r w:rsidR="00162F82" w:rsidRPr="00E93A25">
        <w:rPr>
          <w:rFonts w:ascii="宋体" w:eastAsia="宋体" w:hAnsi="宋体"/>
        </w:rPr>
        <w:t>定的用户，被</w:t>
      </w:r>
      <w:r w:rsidR="00162F82" w:rsidRPr="00E93A25">
        <w:rPr>
          <w:rFonts w:ascii="宋体" w:eastAsia="宋体" w:hAnsi="宋体" w:hint="eastAsia"/>
        </w:rPr>
        <w:t>@的</w:t>
      </w:r>
      <w:r w:rsidR="00162F82" w:rsidRPr="00E93A25">
        <w:rPr>
          <w:rFonts w:ascii="宋体" w:eastAsia="宋体" w:hAnsi="宋体"/>
        </w:rPr>
        <w:t>用户必须是圈子的成员之一</w:t>
      </w:r>
      <w:r w:rsidR="00162F82" w:rsidRPr="00E93A25">
        <w:rPr>
          <w:rFonts w:ascii="宋体" w:eastAsia="宋体" w:hAnsi="宋体" w:hint="eastAsia"/>
        </w:rPr>
        <w:t>，</w:t>
      </w:r>
      <w:r w:rsidR="00162F82" w:rsidRPr="00E93A25">
        <w:rPr>
          <w:rFonts w:ascii="宋体" w:eastAsia="宋体" w:hAnsi="宋体"/>
        </w:rPr>
        <w:t>他可以接受到关于这个</w:t>
      </w:r>
      <w:r w:rsidR="0076247B" w:rsidRPr="00E93A25">
        <w:rPr>
          <w:rFonts w:ascii="宋体" w:eastAsia="宋体" w:hAnsi="宋体" w:hint="eastAsia"/>
        </w:rPr>
        <w:t>帖子</w:t>
      </w:r>
      <w:r w:rsidR="00162F82" w:rsidRPr="00E93A25">
        <w:rPr>
          <w:rFonts w:ascii="宋体" w:eastAsia="宋体" w:hAnsi="宋体" w:hint="eastAsia"/>
        </w:rPr>
        <w:t>@他</w:t>
      </w:r>
      <w:r w:rsidR="00162F82" w:rsidRPr="00E93A25">
        <w:rPr>
          <w:rFonts w:ascii="宋体" w:eastAsia="宋体" w:hAnsi="宋体"/>
        </w:rPr>
        <w:t>的消息</w:t>
      </w:r>
      <w:r w:rsidR="00162F82" w:rsidRPr="00E93A25">
        <w:rPr>
          <w:rFonts w:ascii="宋体" w:eastAsia="宋体" w:hAnsi="宋体" w:hint="eastAsia"/>
        </w:rPr>
        <w:t>。@用</w:t>
      </w:r>
      <w:r w:rsidR="00162F82" w:rsidRPr="00E93A25">
        <w:rPr>
          <w:rFonts w:ascii="宋体" w:eastAsia="宋体" w:hAnsi="宋体"/>
        </w:rPr>
        <w:t>户的信息是</w:t>
      </w:r>
      <w:r w:rsidR="00162F82" w:rsidRPr="00E93A25">
        <w:rPr>
          <w:rFonts w:ascii="宋体" w:eastAsia="宋体" w:hAnsi="宋体" w:hint="eastAsia"/>
        </w:rPr>
        <w:t>发</w:t>
      </w:r>
      <w:r w:rsidR="00162F82" w:rsidRPr="00E93A25">
        <w:rPr>
          <w:rFonts w:ascii="宋体" w:eastAsia="宋体" w:hAnsi="宋体"/>
        </w:rPr>
        <w:t>布在</w:t>
      </w:r>
      <w:r w:rsidR="0076247B" w:rsidRPr="00E93A25">
        <w:rPr>
          <w:rFonts w:ascii="宋体" w:eastAsia="宋体" w:hAnsi="宋体" w:hint="eastAsia"/>
        </w:rPr>
        <w:t>帖子</w:t>
      </w:r>
      <w:r w:rsidR="00162F82" w:rsidRPr="00E93A25">
        <w:rPr>
          <w:rFonts w:ascii="宋体" w:eastAsia="宋体" w:hAnsi="宋体"/>
        </w:rPr>
        <w:t>的</w:t>
      </w:r>
      <w:r w:rsidR="00162F82" w:rsidRPr="00E93A25">
        <w:rPr>
          <w:rFonts w:ascii="宋体" w:eastAsia="宋体" w:hAnsi="宋体" w:hint="eastAsia"/>
        </w:rPr>
        <w:t>文</w:t>
      </w:r>
      <w:r w:rsidR="00162F82" w:rsidRPr="00E93A25">
        <w:rPr>
          <w:rFonts w:ascii="宋体" w:eastAsia="宋体" w:hAnsi="宋体"/>
        </w:rPr>
        <w:t>本内容中，</w:t>
      </w:r>
      <w:r w:rsidR="0076247B" w:rsidRPr="00E93A25">
        <w:rPr>
          <w:rFonts w:ascii="宋体" w:eastAsia="宋体" w:hAnsi="宋体" w:hint="eastAsia"/>
        </w:rPr>
        <w:t>帖子</w:t>
      </w:r>
      <w:r w:rsidR="00162F82" w:rsidRPr="00E93A25">
        <w:rPr>
          <w:rFonts w:ascii="宋体" w:eastAsia="宋体" w:hAnsi="宋体"/>
        </w:rPr>
        <w:t>的数据提交到服务端之后，服务端</w:t>
      </w:r>
      <w:r w:rsidR="00162F82" w:rsidRPr="00E93A25">
        <w:rPr>
          <w:rFonts w:ascii="宋体" w:eastAsia="宋体" w:hAnsi="宋体" w:hint="eastAsia"/>
        </w:rPr>
        <w:t>使</w:t>
      </w:r>
      <w:r w:rsidR="00162F82" w:rsidRPr="00E93A25">
        <w:rPr>
          <w:rFonts w:ascii="宋体" w:eastAsia="宋体" w:hAnsi="宋体"/>
        </w:rPr>
        <w:t>用正则对这个文本</w:t>
      </w:r>
      <w:r w:rsidR="00162F82" w:rsidRPr="00E93A25">
        <w:rPr>
          <w:rFonts w:ascii="宋体" w:eastAsia="宋体" w:hAnsi="宋体" w:hint="eastAsia"/>
        </w:rPr>
        <w:t>中</w:t>
      </w:r>
      <w:r w:rsidR="00162F82" w:rsidRPr="00E93A25">
        <w:rPr>
          <w:rFonts w:ascii="宋体" w:eastAsia="宋体" w:hAnsi="宋体"/>
        </w:rPr>
        <w:t>的</w:t>
      </w:r>
      <w:r w:rsidR="00162F82" w:rsidRPr="00E93A25">
        <w:rPr>
          <w:rFonts w:ascii="宋体" w:eastAsia="宋体" w:hAnsi="宋体" w:hint="eastAsia"/>
        </w:rPr>
        <w:t>@信息</w:t>
      </w:r>
      <w:r w:rsidR="00162F82" w:rsidRPr="00E93A25">
        <w:rPr>
          <w:rFonts w:ascii="宋体" w:eastAsia="宋体" w:hAnsi="宋体"/>
        </w:rPr>
        <w:t>进行解析，得到被</w:t>
      </w:r>
      <w:r w:rsidR="00162F82" w:rsidRPr="00E93A25">
        <w:rPr>
          <w:rFonts w:ascii="宋体" w:eastAsia="宋体" w:hAnsi="宋体" w:hint="eastAsia"/>
        </w:rPr>
        <w:t>@用户</w:t>
      </w:r>
      <w:r w:rsidR="00162F82" w:rsidRPr="00E93A25">
        <w:rPr>
          <w:rFonts w:ascii="宋体" w:eastAsia="宋体" w:hAnsi="宋体"/>
        </w:rPr>
        <w:t>的</w:t>
      </w:r>
      <w:r w:rsidR="00162F82" w:rsidRPr="00E93A25">
        <w:rPr>
          <w:rFonts w:ascii="宋体" w:eastAsia="宋体" w:hAnsi="宋体" w:hint="eastAsia"/>
        </w:rPr>
        <w:t>唯</w:t>
      </w:r>
      <w:r w:rsidR="00162F82" w:rsidRPr="00E93A25">
        <w:rPr>
          <w:rFonts w:ascii="宋体" w:eastAsia="宋体" w:hAnsi="宋体"/>
        </w:rPr>
        <w:t>一标识</w:t>
      </w:r>
      <w:r w:rsidR="00162F82" w:rsidRPr="00E93A25">
        <w:rPr>
          <w:rFonts w:ascii="宋体" w:eastAsia="宋体" w:hAnsi="宋体" w:hint="eastAsia"/>
        </w:rPr>
        <w:t>（userId</w:t>
      </w:r>
      <w:r w:rsidR="00162F82" w:rsidRPr="00E93A25">
        <w:rPr>
          <w:rFonts w:ascii="宋体" w:eastAsia="宋体" w:hAnsi="宋体"/>
        </w:rPr>
        <w:t>）</w:t>
      </w:r>
      <w:r w:rsidR="00162F82" w:rsidRPr="00E93A25">
        <w:rPr>
          <w:rFonts w:ascii="宋体" w:eastAsia="宋体" w:hAnsi="宋体" w:hint="eastAsia"/>
        </w:rPr>
        <w:t>，</w:t>
      </w:r>
      <w:r w:rsidR="00162F82" w:rsidRPr="00E93A25">
        <w:rPr>
          <w:rFonts w:ascii="宋体" w:eastAsia="宋体" w:hAnsi="宋体"/>
        </w:rPr>
        <w:t>然后通过调用</w:t>
      </w:r>
      <w:r w:rsidR="00F814CA" w:rsidRPr="00E93A25">
        <w:rPr>
          <w:rFonts w:ascii="宋体" w:eastAsia="宋体" w:hAnsi="宋体" w:hint="eastAsia"/>
        </w:rPr>
        <w:t>即</w:t>
      </w:r>
      <w:r w:rsidR="00F814CA" w:rsidRPr="00E93A25">
        <w:rPr>
          <w:rFonts w:ascii="宋体" w:eastAsia="宋体" w:hAnsi="宋体"/>
        </w:rPr>
        <w:t>时消息的接口为</w:t>
      </w:r>
      <w:r w:rsidR="00F814CA" w:rsidRPr="00E93A25">
        <w:rPr>
          <w:rFonts w:ascii="宋体" w:eastAsia="宋体" w:hAnsi="宋体" w:hint="eastAsia"/>
        </w:rPr>
        <w:t>被@的</w:t>
      </w:r>
      <w:r w:rsidR="00F814CA" w:rsidRPr="00E93A25">
        <w:rPr>
          <w:rFonts w:ascii="宋体" w:eastAsia="宋体" w:hAnsi="宋体"/>
        </w:rPr>
        <w:t>用户推送一条圈子消息，提示有</w:t>
      </w:r>
      <w:r w:rsidR="00F814CA" w:rsidRPr="00E93A25">
        <w:rPr>
          <w:rFonts w:ascii="宋体" w:eastAsia="宋体" w:hAnsi="宋体" w:hint="eastAsia"/>
        </w:rPr>
        <w:t>人</w:t>
      </w:r>
      <w:r w:rsidR="00F814CA" w:rsidRPr="00E93A25">
        <w:rPr>
          <w:rFonts w:ascii="宋体" w:eastAsia="宋体" w:hAnsi="宋体"/>
        </w:rPr>
        <w:t>在</w:t>
      </w:r>
      <w:r w:rsidR="0076247B" w:rsidRPr="00E93A25">
        <w:rPr>
          <w:rFonts w:ascii="宋体" w:eastAsia="宋体" w:hAnsi="宋体" w:hint="eastAsia"/>
        </w:rPr>
        <w:t>帖子</w:t>
      </w:r>
      <w:r w:rsidR="00F814CA" w:rsidRPr="00E93A25">
        <w:rPr>
          <w:rFonts w:ascii="宋体" w:eastAsia="宋体" w:hAnsi="宋体"/>
        </w:rPr>
        <w:t>中</w:t>
      </w:r>
      <w:r w:rsidR="00F814CA" w:rsidRPr="00E93A25">
        <w:rPr>
          <w:rFonts w:ascii="宋体" w:eastAsia="宋体" w:hAnsi="宋体" w:hint="eastAsia"/>
        </w:rPr>
        <w:t>@过他</w:t>
      </w:r>
      <w:r w:rsidR="00F814CA" w:rsidRPr="00E93A25">
        <w:rPr>
          <w:rFonts w:ascii="宋体" w:eastAsia="宋体" w:hAnsi="宋体"/>
        </w:rPr>
        <w:t>。</w:t>
      </w:r>
    </w:p>
    <w:p w14:paraId="4442A1A5" w14:textId="77777777" w:rsidR="00833ECF" w:rsidRPr="003C5F7C" w:rsidRDefault="00833ECF" w:rsidP="00833ECF">
      <w:pPr>
        <w:pStyle w:val="Caption"/>
        <w:jc w:val="center"/>
        <w:rPr>
          <w:rFonts w:ascii="微软雅黑" w:eastAsia="微软雅黑" w:hAnsi="微软雅黑"/>
          <w:sz w:val="21"/>
          <w:szCs w:val="21"/>
        </w:rPr>
      </w:pPr>
      <w:r w:rsidRPr="00DD7EF7">
        <w:rPr>
          <w:rFonts w:ascii="楷体_GB2312" w:eastAsia="楷体_GB2312" w:hAnsi="Times New Roman" w:hint="eastAsia"/>
          <w:sz w:val="21"/>
          <w:szCs w:val="21"/>
        </w:rPr>
        <w:t>图</w:t>
      </w:r>
      <w:r>
        <w:rPr>
          <w:rFonts w:ascii="楷体_GB2312" w:eastAsia="楷体_GB2312" w:hAnsi="Times New Roman" w:hint="eastAsia"/>
          <w:sz w:val="21"/>
          <w:szCs w:val="21"/>
        </w:rPr>
        <w:t>5-8</w:t>
      </w:r>
      <w:r w:rsidRPr="00DD7EF7">
        <w:rPr>
          <w:rFonts w:ascii="楷体_GB2312" w:eastAsia="楷体_GB2312" w:hAnsi="Times New Roman" w:hint="eastAsia"/>
          <w:sz w:val="21"/>
          <w:szCs w:val="21"/>
        </w:rPr>
        <w:t xml:space="preserve">  圈子创建编辑流程图</w:t>
      </w:r>
    </w:p>
    <w:p w14:paraId="4B400850" w14:textId="77777777" w:rsidR="00167B9C" w:rsidRPr="00167B9C" w:rsidRDefault="00167B9C" w:rsidP="00E93A25">
      <w:pPr>
        <w:pStyle w:val="NormalWeb"/>
        <w:spacing w:before="0" w:beforeAutospacing="0" w:after="0" w:afterAutospacing="0"/>
        <w:jc w:val="both"/>
        <w:rPr>
          <w:rFonts w:ascii="宋体" w:eastAsia="宋体" w:hAnsi="宋体"/>
        </w:rPr>
      </w:pPr>
      <w:r w:rsidRPr="00167B9C">
        <w:rPr>
          <w:rFonts w:ascii="宋体" w:eastAsia="宋体" w:hAnsi="宋体" w:hint="eastAsia"/>
        </w:rPr>
        <w:t>用户</w:t>
      </w:r>
      <w:r w:rsidRPr="00E93A25">
        <w:rPr>
          <w:rFonts w:ascii="宋体" w:eastAsia="宋体" w:hAnsi="宋体" w:hint="eastAsia"/>
        </w:rPr>
        <w:t>发帖</w:t>
      </w:r>
      <w:r w:rsidRPr="00167B9C">
        <w:rPr>
          <w:rFonts w:ascii="宋体" w:eastAsia="宋体" w:hAnsi="宋体" w:hint="eastAsia"/>
        </w:rPr>
        <w:t>的伪代码实现如下：</w:t>
      </w:r>
    </w:p>
    <w:p w14:paraId="728BC8F0"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if </w:t>
      </w:r>
      <w:r w:rsidR="005D42BB" w:rsidRPr="00833ECF">
        <w:rPr>
          <w:rFonts w:eastAsia="微软雅黑" w:hint="eastAsia"/>
          <w:sz w:val="24"/>
        </w:rPr>
        <w:t>发帖人</w:t>
      </w:r>
      <w:r w:rsidRPr="00833ECF">
        <w:rPr>
          <w:rFonts w:eastAsia="微软雅黑" w:hint="eastAsia"/>
          <w:sz w:val="24"/>
        </w:rPr>
        <w:t>在圈子内</w:t>
      </w:r>
    </w:p>
    <w:p w14:paraId="77A8A442"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帖子信息校验合法</w:t>
      </w:r>
      <w:r w:rsidR="001A580C" w:rsidRPr="00833ECF">
        <w:rPr>
          <w:rFonts w:eastAsia="微软雅黑" w:hint="eastAsia"/>
          <w:sz w:val="24"/>
        </w:rPr>
        <w:t xml:space="preserve"> then </w:t>
      </w:r>
      <w:r w:rsidRPr="00833ECF">
        <w:rPr>
          <w:rFonts w:eastAsia="微软雅黑" w:hint="eastAsia"/>
          <w:sz w:val="24"/>
        </w:rPr>
        <w:t>保存帖子</w:t>
      </w:r>
    </w:p>
    <w:p w14:paraId="1BB26899"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帖子内容中有</w:t>
      </w:r>
      <w:r w:rsidRPr="00833ECF">
        <w:rPr>
          <w:rFonts w:eastAsia="微软雅黑" w:hint="eastAsia"/>
          <w:sz w:val="24"/>
        </w:rPr>
        <w:t>@</w:t>
      </w:r>
      <w:r w:rsidRPr="00833ECF">
        <w:rPr>
          <w:rFonts w:eastAsia="微软雅黑" w:hint="eastAsia"/>
          <w:sz w:val="24"/>
        </w:rPr>
        <w:t>人的内容</w:t>
      </w:r>
      <w:r w:rsidR="001A580C" w:rsidRPr="00833ECF">
        <w:rPr>
          <w:rFonts w:eastAsia="微软雅黑" w:hint="eastAsia"/>
          <w:sz w:val="24"/>
        </w:rPr>
        <w:t xml:space="preserve"> then </w:t>
      </w:r>
      <w:r w:rsidRPr="00833ECF">
        <w:rPr>
          <w:rFonts w:eastAsia="微软雅黑" w:hint="eastAsia"/>
          <w:sz w:val="24"/>
        </w:rPr>
        <w:t>为被</w:t>
      </w:r>
      <w:r w:rsidRPr="00833ECF">
        <w:rPr>
          <w:rFonts w:eastAsia="微软雅黑" w:hint="eastAsia"/>
          <w:sz w:val="24"/>
        </w:rPr>
        <w:t>@</w:t>
      </w:r>
      <w:r w:rsidRPr="00833ECF">
        <w:rPr>
          <w:rFonts w:eastAsia="微软雅黑" w:hint="eastAsia"/>
          <w:sz w:val="24"/>
        </w:rPr>
        <w:t>的用户推送通知</w:t>
      </w:r>
    </w:p>
    <w:p w14:paraId="2663695C"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发帖成功</w:t>
      </w:r>
    </w:p>
    <w:p w14:paraId="4ECDB59A"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sz w:val="24"/>
        </w:rPr>
        <w:t xml:space="preserve">  else</w:t>
      </w:r>
    </w:p>
    <w:p w14:paraId="44BCC437"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提示用户帖子信息有误的地方需要修改</w:t>
      </w:r>
    </w:p>
    <w:p w14:paraId="18C041B5"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sz w:val="24"/>
        </w:rPr>
        <w:t>else</w:t>
      </w:r>
    </w:p>
    <w:p w14:paraId="22A57A6C" w14:textId="77777777" w:rsidR="00167B9C"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提示用户：‘您不在圈子中，不能发帖’</w:t>
      </w:r>
    </w:p>
    <w:p w14:paraId="41564784" w14:textId="77777777" w:rsidR="009423D2" w:rsidRPr="00833ECF" w:rsidRDefault="009423D2" w:rsidP="00E37917">
      <w:pPr>
        <w:pStyle w:val="a"/>
        <w:spacing w:before="0" w:after="0" w:line="400" w:lineRule="exact"/>
        <w:jc w:val="left"/>
        <w:rPr>
          <w:rFonts w:eastAsia="微软雅黑"/>
          <w:sz w:val="24"/>
        </w:rPr>
      </w:pPr>
    </w:p>
    <w:p w14:paraId="26027B55" w14:textId="77777777" w:rsidR="00B27EE4" w:rsidRPr="00920C99" w:rsidRDefault="003A07ED" w:rsidP="00920C99">
      <w:pPr>
        <w:pStyle w:val="Heading3"/>
        <w:widowControl w:val="0"/>
        <w:numPr>
          <w:ilvl w:val="2"/>
          <w:numId w:val="1"/>
        </w:numPr>
        <w:spacing w:line="240" w:lineRule="auto"/>
        <w:ind w:left="0" w:firstLine="0"/>
        <w:rPr>
          <w:rFonts w:ascii="黑体"/>
          <w:sz w:val="24"/>
          <w:lang w:val="x-none" w:eastAsia="x-none"/>
        </w:rPr>
      </w:pPr>
      <w:bookmarkStart w:id="138" w:name="_Toc455479283"/>
      <w:bookmarkStart w:id="139" w:name="_Toc461048096"/>
      <w:r w:rsidRPr="00920C99">
        <w:rPr>
          <w:rFonts w:ascii="黑体" w:hint="eastAsia"/>
          <w:sz w:val="24"/>
          <w:lang w:val="x-none" w:eastAsia="x-none"/>
        </w:rPr>
        <w:lastRenderedPageBreak/>
        <w:t>评论</w:t>
      </w:r>
      <w:r w:rsidR="00B27EE4" w:rsidRPr="00920C99">
        <w:rPr>
          <w:rFonts w:ascii="黑体" w:hint="eastAsia"/>
          <w:sz w:val="24"/>
          <w:lang w:val="x-none" w:eastAsia="x-none"/>
        </w:rPr>
        <w:t>模块</w:t>
      </w:r>
      <w:r w:rsidRPr="00920C99">
        <w:rPr>
          <w:rFonts w:ascii="黑体" w:hint="eastAsia"/>
          <w:sz w:val="24"/>
          <w:lang w:val="x-none" w:eastAsia="x-none"/>
        </w:rPr>
        <w:t>详细</w:t>
      </w:r>
      <w:r w:rsidRPr="00920C99">
        <w:rPr>
          <w:rFonts w:ascii="黑体"/>
          <w:sz w:val="24"/>
          <w:lang w:val="x-none" w:eastAsia="x-none"/>
        </w:rPr>
        <w:t>功能</w:t>
      </w:r>
      <w:r w:rsidRPr="00920C99">
        <w:rPr>
          <w:rFonts w:ascii="黑体" w:hint="eastAsia"/>
          <w:sz w:val="24"/>
          <w:lang w:val="x-none" w:eastAsia="x-none"/>
        </w:rPr>
        <w:t>设计</w:t>
      </w:r>
      <w:r w:rsidR="004309D1" w:rsidRPr="00920C99">
        <w:rPr>
          <w:rFonts w:ascii="黑体" w:hint="eastAsia"/>
          <w:sz w:val="24"/>
          <w:lang w:val="x-none" w:eastAsia="x-none"/>
        </w:rPr>
        <w:t>与实现</w:t>
      </w:r>
      <w:bookmarkEnd w:id="138"/>
      <w:bookmarkEnd w:id="139"/>
    </w:p>
    <w:p w14:paraId="48422054" w14:textId="77777777" w:rsidR="00B27EE4" w:rsidRPr="00E93A25" w:rsidRDefault="00B27EE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工作圈的评论系统为工作圈提供了一个公共评论/回复服务。工作圈中涉及评论与回复相关业务的功能都可以使用这个服务来发布相关的评论信息。评论系统为工作圈中的</w:t>
      </w:r>
      <w:r w:rsidR="0076247B" w:rsidRPr="00E93A25">
        <w:rPr>
          <w:rFonts w:ascii="宋体" w:eastAsia="宋体" w:hAnsi="宋体" w:hint="eastAsia"/>
        </w:rPr>
        <w:t>帖子</w:t>
      </w:r>
      <w:r w:rsidRPr="00E93A25">
        <w:rPr>
          <w:rFonts w:ascii="宋体" w:eastAsia="宋体" w:hAnsi="宋体" w:hint="eastAsia"/>
        </w:rPr>
        <w:t>，轻应用中的审批、请假、任务等功能提供了评论和回复评论的功能</w:t>
      </w:r>
      <w:r w:rsidR="00C51A5F" w:rsidRPr="00E93A25">
        <w:rPr>
          <w:rFonts w:ascii="宋体" w:eastAsia="宋体" w:hAnsi="宋体" w:hint="eastAsia"/>
        </w:rPr>
        <w:t>。</w:t>
      </w:r>
    </w:p>
    <w:p w14:paraId="2BDF160D" w14:textId="77777777" w:rsidR="005D5EB9" w:rsidRPr="00E93A25" w:rsidRDefault="005D5EB9"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评论</w:t>
      </w:r>
      <w:r w:rsidRPr="00E93A25">
        <w:rPr>
          <w:rFonts w:ascii="宋体" w:eastAsia="宋体" w:hAnsi="宋体"/>
        </w:rPr>
        <w:t>之所以能为任</w:t>
      </w:r>
      <w:r w:rsidRPr="00E93A25">
        <w:rPr>
          <w:rFonts w:ascii="宋体" w:eastAsia="宋体" w:hAnsi="宋体" w:hint="eastAsia"/>
        </w:rPr>
        <w:t>意</w:t>
      </w:r>
      <w:r w:rsidRPr="00E93A25">
        <w:rPr>
          <w:rFonts w:ascii="宋体" w:eastAsia="宋体" w:hAnsi="宋体"/>
        </w:rPr>
        <w:t>一个功能提供评论的服</w:t>
      </w:r>
      <w:r w:rsidRPr="00E93A25">
        <w:rPr>
          <w:rFonts w:ascii="宋体" w:eastAsia="宋体" w:hAnsi="宋体" w:hint="eastAsia"/>
        </w:rPr>
        <w:t>务</w:t>
      </w:r>
      <w:r w:rsidRPr="00E93A25">
        <w:rPr>
          <w:rFonts w:ascii="宋体" w:eastAsia="宋体" w:hAnsi="宋体"/>
        </w:rPr>
        <w:t>，是因为评论将所有</w:t>
      </w:r>
      <w:r w:rsidRPr="00E93A25">
        <w:rPr>
          <w:rFonts w:ascii="宋体" w:eastAsia="宋体" w:hAnsi="宋体" w:hint="eastAsia"/>
        </w:rPr>
        <w:t>使</w:t>
      </w:r>
      <w:r w:rsidRPr="00E93A25">
        <w:rPr>
          <w:rFonts w:ascii="宋体" w:eastAsia="宋体" w:hAnsi="宋体"/>
        </w:rPr>
        <w:t>用评论</w:t>
      </w:r>
      <w:r w:rsidRPr="00E93A25">
        <w:rPr>
          <w:rFonts w:ascii="宋体" w:eastAsia="宋体" w:hAnsi="宋体" w:hint="eastAsia"/>
        </w:rPr>
        <w:t>模块</w:t>
      </w:r>
      <w:r w:rsidRPr="00E93A25">
        <w:rPr>
          <w:rFonts w:ascii="宋体" w:eastAsia="宋体" w:hAnsi="宋体"/>
        </w:rPr>
        <w:t>的功能</w:t>
      </w:r>
      <w:r w:rsidRPr="00E93A25">
        <w:rPr>
          <w:rFonts w:ascii="宋体" w:eastAsia="宋体" w:hAnsi="宋体" w:hint="eastAsia"/>
        </w:rPr>
        <w:t>视</w:t>
      </w:r>
      <w:r w:rsidRPr="00E93A25">
        <w:rPr>
          <w:rFonts w:ascii="宋体" w:eastAsia="宋体" w:hAnsi="宋体"/>
        </w:rPr>
        <w:t>为</w:t>
      </w:r>
      <w:r w:rsidRPr="00E93A25">
        <w:rPr>
          <w:rFonts w:ascii="宋体" w:eastAsia="宋体" w:hAnsi="宋体" w:hint="eastAsia"/>
        </w:rPr>
        <w:t>一</w:t>
      </w:r>
      <w:r w:rsidRPr="00E93A25">
        <w:rPr>
          <w:rFonts w:ascii="宋体" w:eastAsia="宋体" w:hAnsi="宋体"/>
        </w:rPr>
        <w:t>个</w:t>
      </w:r>
      <w:r w:rsidRPr="00E93A25">
        <w:rPr>
          <w:rFonts w:ascii="宋体" w:eastAsia="宋体" w:hAnsi="宋体" w:hint="eastAsia"/>
        </w:rPr>
        <w:t>Resource，</w:t>
      </w:r>
      <w:r w:rsidRPr="00E93A25">
        <w:rPr>
          <w:rFonts w:ascii="宋体" w:eastAsia="宋体" w:hAnsi="宋体"/>
        </w:rPr>
        <w:t>然后以这个</w:t>
      </w:r>
      <w:r w:rsidRPr="00E93A25">
        <w:rPr>
          <w:rFonts w:ascii="宋体" w:eastAsia="宋体" w:hAnsi="宋体" w:hint="eastAsia"/>
        </w:rPr>
        <w:t>Resource的唯</w:t>
      </w:r>
      <w:r w:rsidRPr="00E93A25">
        <w:rPr>
          <w:rFonts w:ascii="宋体" w:eastAsia="宋体" w:hAnsi="宋体"/>
        </w:rPr>
        <w:t>一标识</w:t>
      </w:r>
      <w:r w:rsidRPr="00E93A25">
        <w:rPr>
          <w:rFonts w:ascii="宋体" w:eastAsia="宋体" w:hAnsi="宋体" w:hint="eastAsia"/>
        </w:rPr>
        <w:t>resourceid为主</w:t>
      </w:r>
      <w:r w:rsidRPr="00E93A25">
        <w:rPr>
          <w:rFonts w:ascii="宋体" w:eastAsia="宋体" w:hAnsi="宋体"/>
        </w:rPr>
        <w:t>来聚合所有关于这个</w:t>
      </w:r>
      <w:r w:rsidRPr="00E93A25">
        <w:rPr>
          <w:rFonts w:ascii="宋体" w:eastAsia="宋体" w:hAnsi="宋体" w:hint="eastAsia"/>
        </w:rPr>
        <w:t>Resource的</w:t>
      </w:r>
      <w:r w:rsidRPr="00E93A25">
        <w:rPr>
          <w:rFonts w:ascii="宋体" w:eastAsia="宋体" w:hAnsi="宋体"/>
        </w:rPr>
        <w:t>评论。</w:t>
      </w:r>
      <w:r w:rsidRPr="00E93A25">
        <w:rPr>
          <w:rFonts w:ascii="宋体" w:eastAsia="宋体" w:hAnsi="宋体" w:hint="eastAsia"/>
        </w:rPr>
        <w:t>所</w:t>
      </w:r>
      <w:r w:rsidRPr="00E93A25">
        <w:rPr>
          <w:rFonts w:ascii="宋体" w:eastAsia="宋体" w:hAnsi="宋体"/>
        </w:rPr>
        <w:t>以</w:t>
      </w:r>
      <w:r w:rsidRPr="00E93A25">
        <w:rPr>
          <w:rFonts w:ascii="宋体" w:eastAsia="宋体" w:hAnsi="宋体" w:hint="eastAsia"/>
        </w:rPr>
        <w:t>在已</w:t>
      </w:r>
      <w:r w:rsidRPr="00E93A25">
        <w:rPr>
          <w:rFonts w:ascii="宋体" w:eastAsia="宋体" w:hAnsi="宋体"/>
        </w:rPr>
        <w:t>知</w:t>
      </w:r>
      <w:r w:rsidRPr="00E93A25">
        <w:rPr>
          <w:rFonts w:ascii="宋体" w:eastAsia="宋体" w:hAnsi="宋体" w:hint="eastAsia"/>
        </w:rPr>
        <w:t>resourceid的</w:t>
      </w:r>
      <w:r w:rsidRPr="00E93A25">
        <w:rPr>
          <w:rFonts w:ascii="宋体" w:eastAsia="宋体" w:hAnsi="宋体"/>
        </w:rPr>
        <w:t>情况下，</w:t>
      </w:r>
      <w:r w:rsidRPr="00E93A25">
        <w:rPr>
          <w:rFonts w:ascii="宋体" w:eastAsia="宋体" w:hAnsi="宋体" w:hint="eastAsia"/>
        </w:rPr>
        <w:t>就</w:t>
      </w:r>
      <w:r w:rsidRPr="00E93A25">
        <w:rPr>
          <w:rFonts w:ascii="宋体" w:eastAsia="宋体" w:hAnsi="宋体"/>
        </w:rPr>
        <w:t>可以</w:t>
      </w:r>
      <w:r w:rsidR="00565D78" w:rsidRPr="00E93A25">
        <w:rPr>
          <w:rFonts w:ascii="宋体" w:eastAsia="宋体" w:hAnsi="宋体" w:hint="eastAsia"/>
        </w:rPr>
        <w:t>新</w:t>
      </w:r>
      <w:r w:rsidR="00565D78" w:rsidRPr="00E93A25">
        <w:rPr>
          <w:rFonts w:ascii="宋体" w:eastAsia="宋体" w:hAnsi="宋体"/>
        </w:rPr>
        <w:t>增，</w:t>
      </w:r>
      <w:r w:rsidR="00565D78" w:rsidRPr="00E93A25">
        <w:rPr>
          <w:rFonts w:ascii="宋体" w:eastAsia="宋体" w:hAnsi="宋体" w:hint="eastAsia"/>
        </w:rPr>
        <w:t>删</w:t>
      </w:r>
      <w:r w:rsidR="00565D78" w:rsidRPr="00E93A25">
        <w:rPr>
          <w:rFonts w:ascii="宋体" w:eastAsia="宋体" w:hAnsi="宋体"/>
        </w:rPr>
        <w:t>除和查询一个</w:t>
      </w:r>
      <w:r w:rsidR="00565D78" w:rsidRPr="00E93A25">
        <w:rPr>
          <w:rFonts w:ascii="宋体" w:eastAsia="宋体" w:hAnsi="宋体" w:hint="eastAsia"/>
        </w:rPr>
        <w:t>Resource的</w:t>
      </w:r>
      <w:r w:rsidR="00565D78" w:rsidRPr="00E93A25">
        <w:rPr>
          <w:rFonts w:ascii="宋体" w:eastAsia="宋体" w:hAnsi="宋体"/>
        </w:rPr>
        <w:t>评论</w:t>
      </w:r>
      <w:r w:rsidR="00565D78" w:rsidRPr="00E93A25">
        <w:rPr>
          <w:rFonts w:ascii="宋体" w:eastAsia="宋体" w:hAnsi="宋体" w:hint="eastAsia"/>
        </w:rPr>
        <w:t>了</w:t>
      </w:r>
      <w:r w:rsidR="00565D78" w:rsidRPr="00E93A25">
        <w:rPr>
          <w:rFonts w:ascii="宋体" w:eastAsia="宋体" w:hAnsi="宋体"/>
        </w:rPr>
        <w:t>。</w:t>
      </w:r>
    </w:p>
    <w:p w14:paraId="285DBAE7" w14:textId="77777777" w:rsidR="003C5F7C" w:rsidRPr="00167B9C" w:rsidRDefault="003C5F7C"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评论功能相关</w:t>
      </w:r>
      <w:r w:rsidRPr="00167B9C">
        <w:rPr>
          <w:rFonts w:ascii="宋体" w:eastAsia="宋体" w:hAnsi="宋体" w:hint="eastAsia"/>
        </w:rPr>
        <w:t>的伪代码实现如下：</w:t>
      </w:r>
    </w:p>
    <w:p w14:paraId="2ED80304"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新增评论</w:t>
      </w:r>
    </w:p>
    <w:p w14:paraId="2FF874CA"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为空</w:t>
      </w:r>
    </w:p>
    <w:p w14:paraId="69A53608"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评论保存的</w:t>
      </w:r>
      <w:r w:rsidRPr="00833ECF">
        <w:rPr>
          <w:rFonts w:eastAsia="微软雅黑" w:hint="eastAsia"/>
          <w:sz w:val="24"/>
        </w:rPr>
        <w:t>ResourceId</w:t>
      </w:r>
      <w:r w:rsidRPr="00833ECF">
        <w:rPr>
          <w:rFonts w:eastAsia="微软雅黑" w:hint="eastAsia"/>
          <w:sz w:val="24"/>
        </w:rPr>
        <w:t>不能为空</w:t>
      </w:r>
    </w:p>
    <w:p w14:paraId="0216CA25"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sz w:val="24"/>
        </w:rPr>
        <w:t>else</w:t>
      </w:r>
    </w:p>
    <w:p w14:paraId="3F559CDF"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将评论保存在这个</w:t>
      </w:r>
      <w:r w:rsidRPr="00833ECF">
        <w:rPr>
          <w:rFonts w:eastAsia="微软雅黑" w:hint="eastAsia"/>
          <w:sz w:val="24"/>
        </w:rPr>
        <w:t>ResourceId</w:t>
      </w:r>
      <w:r w:rsidRPr="00833ECF">
        <w:rPr>
          <w:rFonts w:eastAsia="微软雅黑" w:hint="eastAsia"/>
          <w:sz w:val="24"/>
        </w:rPr>
        <w:t>对应的评论列表中</w:t>
      </w:r>
    </w:p>
    <w:p w14:paraId="526FF007"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评论是回复他人的评论</w:t>
      </w:r>
      <w:r w:rsidR="001A580C" w:rsidRPr="00833ECF">
        <w:rPr>
          <w:rFonts w:eastAsia="微软雅黑" w:hint="eastAsia"/>
          <w:sz w:val="24"/>
        </w:rPr>
        <w:t xml:space="preserve"> then </w:t>
      </w:r>
      <w:r w:rsidRPr="00833ECF">
        <w:rPr>
          <w:rFonts w:eastAsia="微软雅黑" w:hint="eastAsia"/>
          <w:sz w:val="24"/>
        </w:rPr>
        <w:t>给被回复人发送一条回复类型的通知</w:t>
      </w:r>
    </w:p>
    <w:p w14:paraId="2B58254B"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sz w:val="24"/>
        </w:rPr>
        <w:t xml:space="preserve">  else</w:t>
      </w:r>
    </w:p>
    <w:p w14:paraId="6F9B8589"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给</w:t>
      </w:r>
      <w:r w:rsidRPr="00833ECF">
        <w:rPr>
          <w:rFonts w:eastAsia="微软雅黑" w:hint="eastAsia"/>
          <w:sz w:val="24"/>
        </w:rPr>
        <w:t>Resource</w:t>
      </w:r>
      <w:r w:rsidRPr="00833ECF">
        <w:rPr>
          <w:rFonts w:eastAsia="微软雅黑" w:hint="eastAsia"/>
          <w:sz w:val="24"/>
        </w:rPr>
        <w:t>的创建者发送一条评论类型的通知</w:t>
      </w:r>
    </w:p>
    <w:p w14:paraId="3C5ECA10"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评论的内容中有</w:t>
      </w:r>
      <w:r w:rsidRPr="00833ECF">
        <w:rPr>
          <w:rFonts w:eastAsia="微软雅黑" w:hint="eastAsia"/>
          <w:sz w:val="24"/>
        </w:rPr>
        <w:t>@</w:t>
      </w:r>
      <w:r w:rsidRPr="00833ECF">
        <w:rPr>
          <w:rFonts w:eastAsia="微软雅黑" w:hint="eastAsia"/>
          <w:sz w:val="24"/>
        </w:rPr>
        <w:t>他人的内容</w:t>
      </w:r>
      <w:r w:rsidR="001A580C" w:rsidRPr="00833ECF">
        <w:rPr>
          <w:rFonts w:eastAsia="微软雅黑" w:hint="eastAsia"/>
          <w:sz w:val="24"/>
        </w:rPr>
        <w:t xml:space="preserve"> then </w:t>
      </w:r>
      <w:r w:rsidRPr="00833ECF">
        <w:rPr>
          <w:rFonts w:eastAsia="微软雅黑" w:hint="eastAsia"/>
          <w:sz w:val="24"/>
        </w:rPr>
        <w:t>给被</w:t>
      </w:r>
      <w:r w:rsidRPr="00833ECF">
        <w:rPr>
          <w:rFonts w:eastAsia="微软雅黑" w:hint="eastAsia"/>
          <w:sz w:val="24"/>
        </w:rPr>
        <w:t>@</w:t>
      </w:r>
      <w:r w:rsidRPr="00833ECF">
        <w:rPr>
          <w:rFonts w:eastAsia="微软雅黑" w:hint="eastAsia"/>
          <w:sz w:val="24"/>
        </w:rPr>
        <w:t>的用户发送一条评论</w:t>
      </w:r>
      <w:r w:rsidRPr="00833ECF">
        <w:rPr>
          <w:rFonts w:eastAsia="微软雅黑" w:hint="eastAsia"/>
          <w:sz w:val="24"/>
        </w:rPr>
        <w:t>@</w:t>
      </w:r>
      <w:r w:rsidRPr="00833ECF">
        <w:rPr>
          <w:rFonts w:eastAsia="微软雅黑" w:hint="eastAsia"/>
          <w:sz w:val="24"/>
        </w:rPr>
        <w:t>类型的通知</w:t>
      </w:r>
    </w:p>
    <w:p w14:paraId="1B7A93DE"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do</w:t>
      </w:r>
      <w:r w:rsidRPr="00833ECF">
        <w:rPr>
          <w:rFonts w:eastAsia="微软雅黑" w:hint="eastAsia"/>
          <w:sz w:val="24"/>
        </w:rPr>
        <w:t xml:space="preserve"> </w:t>
      </w:r>
      <w:r w:rsidRPr="00833ECF">
        <w:rPr>
          <w:rFonts w:eastAsia="微软雅黑" w:hint="eastAsia"/>
          <w:sz w:val="24"/>
        </w:rPr>
        <w:t>将评论的数据以异步处理的方式发送到智能平台</w:t>
      </w:r>
    </w:p>
    <w:p w14:paraId="48876D23"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评论成功</w:t>
      </w:r>
    </w:p>
    <w:p w14:paraId="0E72A81E" w14:textId="77777777" w:rsidR="004309D1" w:rsidRPr="00833ECF" w:rsidRDefault="004309D1" w:rsidP="00E37917">
      <w:pPr>
        <w:pStyle w:val="a"/>
        <w:spacing w:before="0" w:after="0" w:line="400" w:lineRule="exact"/>
        <w:jc w:val="left"/>
        <w:rPr>
          <w:rFonts w:eastAsia="微软雅黑"/>
          <w:sz w:val="24"/>
        </w:rPr>
      </w:pPr>
    </w:p>
    <w:p w14:paraId="5FA8368D"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删除评论</w:t>
      </w:r>
    </w:p>
    <w:p w14:paraId="5341AD24"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操作用户是评论的发起者</w:t>
      </w:r>
      <w:r w:rsidR="001A580C" w:rsidRPr="00833ECF">
        <w:rPr>
          <w:rFonts w:eastAsia="微软雅黑" w:hint="eastAsia"/>
          <w:sz w:val="24"/>
        </w:rPr>
        <w:t>then</w:t>
      </w:r>
      <w:r w:rsidR="005D42BB" w:rsidRPr="00833ECF">
        <w:rPr>
          <w:rFonts w:eastAsia="微软雅黑" w:hint="eastAsia"/>
          <w:sz w:val="24"/>
        </w:rPr>
        <w:t xml:space="preserve"> </w:t>
      </w:r>
      <w:r w:rsidRPr="00833ECF">
        <w:rPr>
          <w:rFonts w:eastAsia="微软雅黑" w:hint="eastAsia"/>
          <w:sz w:val="24"/>
        </w:rPr>
        <w:t>删除评论</w:t>
      </w:r>
    </w:p>
    <w:p w14:paraId="199C29D4"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6FD6523"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操作用户是管理员</w:t>
      </w:r>
      <w:r w:rsidR="001A580C" w:rsidRPr="00833ECF">
        <w:rPr>
          <w:rFonts w:eastAsia="微软雅黑" w:hint="eastAsia"/>
          <w:sz w:val="24"/>
        </w:rPr>
        <w:t xml:space="preserve"> then </w:t>
      </w:r>
      <w:r w:rsidRPr="00833ECF">
        <w:rPr>
          <w:rFonts w:eastAsia="微软雅黑" w:hint="eastAsia"/>
          <w:sz w:val="24"/>
        </w:rPr>
        <w:t>删除评论</w:t>
      </w:r>
    </w:p>
    <w:p w14:paraId="121DAF42"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7D92BA7"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sz w:val="24"/>
        </w:rPr>
        <w:t>else</w:t>
      </w:r>
    </w:p>
    <w:p w14:paraId="016C73BF"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您不能删除他人的评论</w:t>
      </w:r>
      <w:r w:rsidRPr="00833ECF">
        <w:rPr>
          <w:rFonts w:eastAsia="微软雅黑" w:hint="eastAsia"/>
          <w:sz w:val="24"/>
        </w:rPr>
        <w:t>'</w:t>
      </w:r>
    </w:p>
    <w:p w14:paraId="38A12434" w14:textId="77777777" w:rsidR="004309D1" w:rsidRPr="00833ECF" w:rsidRDefault="004309D1" w:rsidP="00E37917">
      <w:pPr>
        <w:pStyle w:val="a"/>
        <w:spacing w:before="0" w:after="0" w:line="400" w:lineRule="exact"/>
        <w:jc w:val="left"/>
        <w:rPr>
          <w:rFonts w:eastAsia="微软雅黑"/>
          <w:sz w:val="24"/>
        </w:rPr>
      </w:pPr>
    </w:p>
    <w:p w14:paraId="18F6B31D"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查询评论列表</w:t>
      </w:r>
    </w:p>
    <w:p w14:paraId="4B4224C5"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从数据库中查询这个</w:t>
      </w:r>
      <w:r w:rsidRPr="00833ECF">
        <w:rPr>
          <w:rFonts w:eastAsia="微软雅黑" w:hint="eastAsia"/>
          <w:sz w:val="24"/>
        </w:rPr>
        <w:t>Resource</w:t>
      </w:r>
      <w:r w:rsidRPr="00833ECF">
        <w:rPr>
          <w:rFonts w:eastAsia="微软雅黑" w:hint="eastAsia"/>
          <w:sz w:val="24"/>
        </w:rPr>
        <w:t>下的评论列表</w:t>
      </w:r>
    </w:p>
    <w:p w14:paraId="43896D1D"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0A2BB952"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sz w:val="24"/>
        </w:rPr>
        <w:t>else</w:t>
      </w:r>
    </w:p>
    <w:p w14:paraId="4A7132B7" w14:textId="77777777" w:rsidR="003C5F7C" w:rsidRDefault="004309D1" w:rsidP="00E37917">
      <w:pPr>
        <w:pStyle w:val="a"/>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查询参数不正确</w:t>
      </w:r>
    </w:p>
    <w:p w14:paraId="73B36B99" w14:textId="77777777" w:rsidR="009423D2" w:rsidRPr="00833ECF" w:rsidRDefault="009423D2" w:rsidP="00E37917">
      <w:pPr>
        <w:pStyle w:val="a"/>
        <w:spacing w:before="0" w:after="0" w:line="400" w:lineRule="exact"/>
        <w:jc w:val="left"/>
        <w:rPr>
          <w:rFonts w:eastAsia="微软雅黑"/>
          <w:sz w:val="24"/>
        </w:rPr>
      </w:pPr>
    </w:p>
    <w:p w14:paraId="4533B39C" w14:textId="77777777" w:rsidR="00204C2B" w:rsidRPr="00920C99" w:rsidRDefault="000C4EBC" w:rsidP="00920C99">
      <w:pPr>
        <w:pStyle w:val="Heading3"/>
        <w:widowControl w:val="0"/>
        <w:numPr>
          <w:ilvl w:val="2"/>
          <w:numId w:val="1"/>
        </w:numPr>
        <w:spacing w:line="240" w:lineRule="auto"/>
        <w:ind w:left="0" w:firstLine="0"/>
        <w:rPr>
          <w:rFonts w:ascii="黑体"/>
          <w:sz w:val="24"/>
          <w:lang w:val="x-none" w:eastAsia="x-none"/>
        </w:rPr>
      </w:pPr>
      <w:bookmarkStart w:id="140" w:name="_Toc455479284"/>
      <w:bookmarkStart w:id="141" w:name="_Toc461048097"/>
      <w:r w:rsidRPr="00920C99">
        <w:rPr>
          <w:rFonts w:ascii="黑体" w:hint="eastAsia"/>
          <w:sz w:val="24"/>
          <w:lang w:val="x-none" w:eastAsia="x-none"/>
        </w:rPr>
        <w:t>赞</w:t>
      </w:r>
      <w:r w:rsidR="00204C2B" w:rsidRPr="00920C99">
        <w:rPr>
          <w:rFonts w:ascii="黑体" w:hint="eastAsia"/>
          <w:sz w:val="24"/>
          <w:lang w:val="x-none" w:eastAsia="x-none"/>
        </w:rPr>
        <w:t>系统模块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0"/>
      <w:bookmarkEnd w:id="141"/>
    </w:p>
    <w:p w14:paraId="6B7E3838" w14:textId="77777777" w:rsidR="00204C2B" w:rsidRPr="00E93A25" w:rsidRDefault="00204C2B"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工作圈的</w:t>
      </w:r>
      <w:r w:rsidR="00D87B08" w:rsidRPr="00E93A25">
        <w:rPr>
          <w:rFonts w:ascii="宋体" w:eastAsia="宋体" w:hAnsi="宋体" w:hint="eastAsia"/>
        </w:rPr>
        <w:t>赞系统</w:t>
      </w:r>
      <w:r w:rsidRPr="00E93A25">
        <w:rPr>
          <w:rFonts w:ascii="宋体" w:eastAsia="宋体" w:hAnsi="宋体" w:hint="eastAsia"/>
        </w:rPr>
        <w:t>为工作圈提供了一个公共</w:t>
      </w:r>
      <w:r w:rsidR="001A3F24" w:rsidRPr="00E93A25">
        <w:rPr>
          <w:rFonts w:ascii="宋体" w:eastAsia="宋体" w:hAnsi="宋体" w:hint="eastAsia"/>
        </w:rPr>
        <w:t>平台性质的点赞</w:t>
      </w:r>
      <w:r w:rsidR="00D87B08" w:rsidRPr="00E93A25">
        <w:rPr>
          <w:rFonts w:ascii="宋体" w:eastAsia="宋体" w:hAnsi="宋体" w:hint="eastAsia"/>
        </w:rPr>
        <w:t>服务。</w:t>
      </w:r>
      <w:r w:rsidR="001A3F24" w:rsidRPr="00E93A25">
        <w:rPr>
          <w:rFonts w:ascii="宋体" w:eastAsia="宋体" w:hAnsi="宋体" w:hint="eastAsia"/>
        </w:rPr>
        <w:t>并且基于畅捷通云平台的智能平台</w:t>
      </w:r>
      <w:r w:rsidRPr="00E93A25">
        <w:rPr>
          <w:rFonts w:ascii="宋体" w:eastAsia="宋体" w:hAnsi="宋体" w:hint="eastAsia"/>
        </w:rPr>
        <w:t>为工作圈用户提供智能推荐、搜索服务。</w:t>
      </w:r>
      <w:r w:rsidR="00A91BE8" w:rsidRPr="00E93A25">
        <w:rPr>
          <w:rFonts w:ascii="宋体" w:eastAsia="宋体" w:hAnsi="宋体" w:hint="eastAsia"/>
        </w:rPr>
        <w:t>赞与评论提供的功能性接口非常相似</w:t>
      </w:r>
      <w:r w:rsidR="00F0256C" w:rsidRPr="00E93A25">
        <w:rPr>
          <w:rFonts w:ascii="宋体" w:eastAsia="宋体" w:hAnsi="宋体" w:hint="eastAsia"/>
        </w:rPr>
        <w:t>，其中一个</w:t>
      </w:r>
      <w:r w:rsidR="00A91BE8" w:rsidRPr="00E93A25">
        <w:rPr>
          <w:rFonts w:ascii="宋体" w:eastAsia="宋体" w:hAnsi="宋体" w:hint="eastAsia"/>
        </w:rPr>
        <w:t>的区别是它们的数据结构有差异</w:t>
      </w:r>
      <w:r w:rsidR="00F0256C" w:rsidRPr="00E93A25">
        <w:rPr>
          <w:rFonts w:ascii="宋体" w:eastAsia="宋体" w:hAnsi="宋体" w:hint="eastAsia"/>
        </w:rPr>
        <w:t>，</w:t>
      </w:r>
      <w:r w:rsidR="00A91BE8" w:rsidRPr="00E93A25">
        <w:rPr>
          <w:rFonts w:ascii="宋体" w:eastAsia="宋体" w:hAnsi="宋体" w:hint="eastAsia"/>
        </w:rPr>
        <w:t>点赞的数据实体中是没有内容的，也不可以@</w:t>
      </w:r>
      <w:r w:rsidR="00F0256C" w:rsidRPr="00E93A25">
        <w:rPr>
          <w:rFonts w:ascii="宋体" w:eastAsia="宋体" w:hAnsi="宋体" w:hint="eastAsia"/>
        </w:rPr>
        <w:t>其他用户；另一个区别是点赞没有删除，但是有取消赞的功能，也不能为这个Resource重复点赞。</w:t>
      </w:r>
    </w:p>
    <w:p w14:paraId="643FA04C" w14:textId="77777777" w:rsidR="00F0256C" w:rsidRPr="00167B9C" w:rsidRDefault="00F0256C"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赞功能相关</w:t>
      </w:r>
      <w:r w:rsidRPr="00167B9C">
        <w:rPr>
          <w:rFonts w:ascii="宋体" w:eastAsia="宋体" w:hAnsi="宋体" w:hint="eastAsia"/>
        </w:rPr>
        <w:t>的伪代码实现如下：</w:t>
      </w:r>
    </w:p>
    <w:p w14:paraId="77F5696F"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点赞</w:t>
      </w:r>
    </w:p>
    <w:p w14:paraId="1CDAC1C2"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信息为空</w:t>
      </w:r>
    </w:p>
    <w:p w14:paraId="0F4801D3"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点赞的</w:t>
      </w:r>
      <w:r w:rsidRPr="00833ECF">
        <w:rPr>
          <w:rFonts w:eastAsia="微软雅黑" w:hint="eastAsia"/>
          <w:sz w:val="24"/>
        </w:rPr>
        <w:t>ResourceId</w:t>
      </w:r>
      <w:r w:rsidRPr="00833ECF">
        <w:rPr>
          <w:rFonts w:eastAsia="微软雅黑" w:hint="eastAsia"/>
          <w:sz w:val="24"/>
        </w:rPr>
        <w:t>不能为空</w:t>
      </w:r>
    </w:p>
    <w:p w14:paraId="587AC70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用户没有为这个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将赞保存在这个</w:t>
      </w:r>
      <w:r w:rsidRPr="00833ECF">
        <w:rPr>
          <w:rFonts w:eastAsia="微软雅黑" w:hint="eastAsia"/>
          <w:sz w:val="24"/>
        </w:rPr>
        <w:t>ResourceId</w:t>
      </w:r>
      <w:r w:rsidRPr="00833ECF">
        <w:rPr>
          <w:rFonts w:eastAsia="微软雅黑" w:hint="eastAsia"/>
          <w:sz w:val="24"/>
        </w:rPr>
        <w:t>对应的点赞列表中</w:t>
      </w:r>
    </w:p>
    <w:p w14:paraId="79324D6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do </w:t>
      </w:r>
      <w:r w:rsidRPr="00833ECF">
        <w:rPr>
          <w:rFonts w:eastAsia="微软雅黑" w:hint="eastAsia"/>
          <w:sz w:val="24"/>
        </w:rPr>
        <w:t>给被点赞人发送一条点赞类型的通知</w:t>
      </w:r>
    </w:p>
    <w:p w14:paraId="19D05DE8"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w:t>
      </w:r>
      <w:r w:rsidRPr="00833ECF">
        <w:rPr>
          <w:rFonts w:eastAsia="微软雅黑" w:hint="eastAsia"/>
          <w:sz w:val="24"/>
        </w:rPr>
        <w:t>将赞的数据以异步处理的方式发送到智能平台</w:t>
      </w:r>
    </w:p>
    <w:p w14:paraId="69AF5FED"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成功</w:t>
      </w:r>
    </w:p>
    <w:p w14:paraId="07FFEE5A"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sz w:val="24"/>
        </w:rPr>
        <w:t>else</w:t>
      </w:r>
    </w:p>
    <w:p w14:paraId="0067B1B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您已经点过赞了</w:t>
      </w:r>
      <w:r w:rsidRPr="00833ECF">
        <w:rPr>
          <w:rFonts w:eastAsia="微软雅黑" w:hint="eastAsia"/>
          <w:sz w:val="24"/>
        </w:rPr>
        <w:t>'</w:t>
      </w:r>
    </w:p>
    <w:p w14:paraId="251963BE" w14:textId="77777777" w:rsidR="00F0256C" w:rsidRPr="00833ECF" w:rsidRDefault="00F0256C" w:rsidP="00E37917">
      <w:pPr>
        <w:pStyle w:val="a"/>
        <w:spacing w:before="0" w:after="0" w:line="400" w:lineRule="exact"/>
        <w:jc w:val="left"/>
        <w:rPr>
          <w:rFonts w:eastAsia="微软雅黑"/>
          <w:sz w:val="24"/>
        </w:rPr>
      </w:pPr>
    </w:p>
    <w:p w14:paraId="5A143495"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取消赞</w:t>
      </w:r>
    </w:p>
    <w:p w14:paraId="54322812"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操作用户是赞的发起者</w:t>
      </w:r>
    </w:p>
    <w:p w14:paraId="2338229E"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用户为这个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取消赞</w:t>
      </w:r>
    </w:p>
    <w:p w14:paraId="3B94C65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取消成功</w:t>
      </w:r>
    </w:p>
    <w:p w14:paraId="5589C142"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sz w:val="24"/>
        </w:rPr>
        <w:t xml:space="preserve">  else</w:t>
      </w:r>
    </w:p>
    <w:p w14:paraId="20C7F006"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您还没有点过赞</w:t>
      </w:r>
      <w:r w:rsidRPr="00833ECF">
        <w:rPr>
          <w:rFonts w:eastAsia="微软雅黑" w:hint="eastAsia"/>
          <w:sz w:val="24"/>
        </w:rPr>
        <w:t>'</w:t>
      </w:r>
    </w:p>
    <w:p w14:paraId="314FD100"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sz w:val="24"/>
        </w:rPr>
        <w:t>else</w:t>
      </w:r>
    </w:p>
    <w:p w14:paraId="5E11B70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不能取消他人的点赞</w:t>
      </w:r>
    </w:p>
    <w:p w14:paraId="68A77310" w14:textId="77777777" w:rsidR="00F0256C" w:rsidRPr="00833ECF" w:rsidRDefault="00F0256C" w:rsidP="00E37917">
      <w:pPr>
        <w:pStyle w:val="a"/>
        <w:spacing w:before="0" w:after="0" w:line="400" w:lineRule="exact"/>
        <w:jc w:val="left"/>
        <w:rPr>
          <w:rFonts w:eastAsia="微软雅黑"/>
          <w:sz w:val="24"/>
        </w:rPr>
      </w:pPr>
    </w:p>
    <w:p w14:paraId="7AF61FC0"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查询赞列表</w:t>
      </w:r>
    </w:p>
    <w:p w14:paraId="4F2CFB04"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从工作圈的数据库中查询这个</w:t>
      </w:r>
      <w:r w:rsidRPr="00833ECF">
        <w:rPr>
          <w:rFonts w:eastAsia="微软雅黑" w:hint="eastAsia"/>
          <w:sz w:val="24"/>
        </w:rPr>
        <w:t>Resource</w:t>
      </w:r>
      <w:r w:rsidRPr="00833ECF">
        <w:rPr>
          <w:rFonts w:eastAsia="微软雅黑" w:hint="eastAsia"/>
          <w:sz w:val="24"/>
        </w:rPr>
        <w:t>下的赞列表</w:t>
      </w:r>
    </w:p>
    <w:p w14:paraId="0BA6A272"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12B2A8AA"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sz w:val="24"/>
        </w:rPr>
        <w:t>else</w:t>
      </w:r>
    </w:p>
    <w:p w14:paraId="6AFD2C8A"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14:paraId="0DA29F79" w14:textId="77777777" w:rsidR="00A7429F" w:rsidRPr="00920C99" w:rsidRDefault="00A7429F" w:rsidP="00920C99">
      <w:pPr>
        <w:pStyle w:val="Heading3"/>
        <w:widowControl w:val="0"/>
        <w:numPr>
          <w:ilvl w:val="2"/>
          <w:numId w:val="1"/>
        </w:numPr>
        <w:spacing w:line="240" w:lineRule="auto"/>
        <w:ind w:left="0" w:firstLine="0"/>
        <w:rPr>
          <w:rFonts w:ascii="黑体"/>
          <w:sz w:val="24"/>
          <w:lang w:val="x-none" w:eastAsia="x-none"/>
        </w:rPr>
      </w:pPr>
      <w:bookmarkStart w:id="142" w:name="_Toc455479285"/>
      <w:bookmarkStart w:id="143" w:name="_Toc461048098"/>
      <w:r w:rsidRPr="00920C99">
        <w:rPr>
          <w:rFonts w:ascii="黑体" w:hint="eastAsia"/>
          <w:sz w:val="24"/>
          <w:lang w:val="x-none" w:eastAsia="x-none"/>
        </w:rPr>
        <w:lastRenderedPageBreak/>
        <w:t>工作流引擎模块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2"/>
      <w:bookmarkEnd w:id="143"/>
    </w:p>
    <w:p w14:paraId="32CCA9D1" w14:textId="77777777" w:rsidR="00A7429F" w:rsidRPr="00E93A25" w:rsidRDefault="00C47010"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工作流引擎，为工作圈中的工作应用提供一个</w:t>
      </w:r>
      <w:r w:rsidR="00CE4C7A" w:rsidRPr="00E93A25">
        <w:rPr>
          <w:rFonts w:ascii="宋体" w:eastAsia="宋体" w:hAnsi="宋体" w:hint="eastAsia"/>
        </w:rPr>
        <w:t>可定制的，自由的工作流程服务。</w:t>
      </w:r>
      <w:r w:rsidR="00242715" w:rsidRPr="00E93A25">
        <w:rPr>
          <w:rFonts w:ascii="宋体" w:eastAsia="宋体" w:hAnsi="宋体" w:hint="eastAsia"/>
        </w:rPr>
        <w:t>这个服务模块是主要是为了工作应用服务提供的一个服务，并不面向实际用户</w:t>
      </w:r>
      <w:r w:rsidR="00990D02" w:rsidRPr="00E93A25">
        <w:rPr>
          <w:rFonts w:ascii="宋体" w:eastAsia="宋体" w:hAnsi="宋体" w:hint="eastAsia"/>
        </w:rPr>
        <w:t>，所以不需要REST层和Restful接口。</w:t>
      </w:r>
      <w:r w:rsidR="0039472F" w:rsidRPr="00E93A25">
        <w:rPr>
          <w:rFonts w:ascii="宋体" w:eastAsia="宋体" w:hAnsi="宋体" w:hint="eastAsia"/>
        </w:rPr>
        <w:t>工作流引擎服务层的设计类似于圈子模块的设计，设计了两个数据模块Task和FlowInstance。</w:t>
      </w:r>
    </w:p>
    <w:p w14:paraId="709B8DFD" w14:textId="77777777" w:rsidR="0039472F" w:rsidRPr="00E93A25" w:rsidRDefault="0039472F"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FlowInstance，就是对一个特定的工作流的定义实例。比如某企业</w:t>
      </w:r>
      <w:r w:rsidR="0074633D" w:rsidRPr="00E93A25">
        <w:rPr>
          <w:rFonts w:ascii="宋体" w:eastAsia="宋体" w:hAnsi="宋体" w:hint="eastAsia"/>
        </w:rPr>
        <w:t>的一个员工</w:t>
      </w:r>
      <w:r w:rsidRPr="00E93A25">
        <w:rPr>
          <w:rFonts w:ascii="宋体" w:eastAsia="宋体" w:hAnsi="宋体" w:hint="eastAsia"/>
        </w:rPr>
        <w:t>需要使用审批，那么就需要一个FlowInstance来保存一个企业的审批工作流。FlowInstance保存的数据</w:t>
      </w:r>
      <w:r w:rsidR="0074633D" w:rsidRPr="00E93A25">
        <w:rPr>
          <w:rFonts w:ascii="宋体" w:eastAsia="宋体" w:hAnsi="宋体" w:hint="eastAsia"/>
        </w:rPr>
        <w:t>包括定义这个审批流的企业信息，发起人信息，还有审批人列表。</w:t>
      </w:r>
    </w:p>
    <w:p w14:paraId="1AA325AA" w14:textId="77777777" w:rsidR="0074633D" w:rsidRPr="00E93A25" w:rsidRDefault="0074633D"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sidRPr="00E93A25">
        <w:rPr>
          <w:rFonts w:ascii="宋体" w:eastAsia="宋体" w:hAnsi="宋体" w:hint="eastAsia"/>
        </w:rPr>
        <w:t>Task保存了当前处理人，下一步处理人和任务信息的引用(FlowInstanceId)。</w:t>
      </w:r>
    </w:p>
    <w:p w14:paraId="7FE89CE2" w14:textId="77777777" w:rsidR="00A7429F" w:rsidRPr="00E93A25" w:rsidRDefault="00B15C73"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sidRPr="00E93A25">
        <w:rPr>
          <w:rFonts w:ascii="宋体" w:eastAsia="宋体" w:hAnsi="宋体" w:hint="eastAsia"/>
        </w:rPr>
        <w:t>为单据打</w:t>
      </w:r>
      <w:r w:rsidRPr="00E93A25">
        <w:rPr>
          <w:rFonts w:ascii="宋体" w:eastAsia="宋体" w:hAnsi="宋体" w:hint="eastAsia"/>
        </w:rPr>
        <w:t>上完成的标签。</w:t>
      </w:r>
      <w:r w:rsidR="004E0714" w:rsidRPr="00E93A25">
        <w:rPr>
          <w:rFonts w:ascii="宋体" w:eastAsia="宋体" w:hAnsi="宋体" w:hint="eastAsia"/>
        </w:rPr>
        <w:t>这个看似复杂的步骤，其实是在为后面的智能推荐做准备。用户的每一次发起和完成的工作流都将被记录到智能平台，然后根据每一次的单据的处理记录和用户与处理人之间的</w:t>
      </w:r>
      <w:r w:rsidR="004A6C77" w:rsidRPr="00E93A25">
        <w:rPr>
          <w:rFonts w:ascii="宋体" w:eastAsia="宋体" w:hAnsi="宋体" w:hint="eastAsia"/>
        </w:rPr>
        <w:t>关系来推导出这个类型的工作流可能的处理过程，然后</w:t>
      </w:r>
      <w:r w:rsidR="004E0714" w:rsidRPr="00E93A25">
        <w:rPr>
          <w:rFonts w:ascii="宋体" w:eastAsia="宋体" w:hAnsi="宋体" w:hint="eastAsia"/>
        </w:rPr>
        <w:t>为其他相同角色的用户直接生成处理人列表。也就是说，在收集到足够多的数据之后，这个公司的用户在发起工作流的时候将不再需要指定处理人，工作圈将为其自动的添加处理人列表。</w:t>
      </w:r>
      <w:r w:rsidR="00BB34F7" w:rsidRPr="00E93A25">
        <w:rPr>
          <w:rFonts w:ascii="宋体" w:eastAsia="宋体" w:hAnsi="宋体" w:hint="eastAsia"/>
        </w:rPr>
        <w:t>让用户</w:t>
      </w:r>
      <w:r w:rsidR="00F80736" w:rsidRPr="00E93A25">
        <w:rPr>
          <w:rFonts w:ascii="宋体" w:eastAsia="宋体" w:hAnsi="宋体" w:hint="eastAsia"/>
        </w:rPr>
        <w:t>来完善他们的工作流定义，这就是自由工作流的最终目的，解决了如何为上千万家企业提供工作流的问题。</w:t>
      </w:r>
    </w:p>
    <w:p w14:paraId="19D777CD" w14:textId="77777777" w:rsidR="00094CEF" w:rsidRPr="00167B9C" w:rsidRDefault="00094CEF"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工作流功能相关</w:t>
      </w:r>
      <w:r w:rsidRPr="00167B9C">
        <w:rPr>
          <w:rFonts w:ascii="宋体" w:eastAsia="宋体" w:hAnsi="宋体" w:hint="eastAsia"/>
        </w:rPr>
        <w:t>的伪代码实现如下：</w:t>
      </w:r>
    </w:p>
    <w:p w14:paraId="7A1BA3F3"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发起工作流</w:t>
      </w:r>
    </w:p>
    <w:p w14:paraId="116D8F20"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从智能平台获取为用户推荐的工作流数据</w:t>
      </w:r>
    </w:p>
    <w:p w14:paraId="33187D31"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有推荐</w:t>
      </w:r>
      <w:r w:rsidRPr="00833ECF">
        <w:rPr>
          <w:rFonts w:eastAsia="微软雅黑" w:hint="eastAsia"/>
          <w:sz w:val="24"/>
        </w:rPr>
        <w:t xml:space="preserve"> then </w:t>
      </w:r>
      <w:r w:rsidRPr="00833ECF">
        <w:rPr>
          <w:rFonts w:eastAsia="微软雅黑" w:hint="eastAsia"/>
          <w:sz w:val="24"/>
        </w:rPr>
        <w:t>用户确认是否符合实际情况</w:t>
      </w:r>
    </w:p>
    <w:p w14:paraId="4D878DFA"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符合</w:t>
      </w:r>
      <w:r w:rsidRPr="00833ECF">
        <w:rPr>
          <w:rFonts w:eastAsia="微软雅黑" w:hint="eastAsia"/>
          <w:sz w:val="24"/>
        </w:rPr>
        <w:t xml:space="preserve"> then </w:t>
      </w:r>
      <w:r w:rsidRPr="00833ECF">
        <w:rPr>
          <w:rFonts w:eastAsia="微软雅黑" w:hint="eastAsia"/>
          <w:sz w:val="24"/>
        </w:rPr>
        <w:t>通过推荐的数据来创建工作流</w:t>
      </w:r>
    </w:p>
    <w:p w14:paraId="645E8D1B"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sz w:val="24"/>
        </w:rPr>
        <w:t xml:space="preserve">  else</w:t>
      </w:r>
    </w:p>
    <w:p w14:paraId="1A58241F"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用户修改一下错误信息</w:t>
      </w:r>
    </w:p>
    <w:p w14:paraId="426E6E89"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将新的参考数据推送智能平台</w:t>
      </w:r>
    </w:p>
    <w:p w14:paraId="21935D3B"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通过用户修改后的结果来创建工作流</w:t>
      </w:r>
    </w:p>
    <w:p w14:paraId="2D6C63A5"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sz w:val="24"/>
        </w:rPr>
        <w:t>else</w:t>
      </w:r>
    </w:p>
    <w:p w14:paraId="32378829"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lastRenderedPageBreak/>
        <w:t xml:space="preserve">  do </w:t>
      </w:r>
      <w:r w:rsidRPr="00833ECF">
        <w:rPr>
          <w:rFonts w:eastAsia="微软雅黑" w:hint="eastAsia"/>
          <w:sz w:val="24"/>
        </w:rPr>
        <w:t>让用户自己新创建一个工作流</w:t>
      </w:r>
    </w:p>
    <w:p w14:paraId="176F50DB"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将新的工作流推送到智能平台</w:t>
      </w:r>
    </w:p>
    <w:p w14:paraId="247DB1BC"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保存新的工作流</w:t>
      </w:r>
    </w:p>
    <w:p w14:paraId="05183A6A"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推送处理信息到工作流的下一个处理人</w:t>
      </w:r>
    </w:p>
    <w:p w14:paraId="0D85A211" w14:textId="77777777" w:rsidR="001A580C" w:rsidRPr="00833ECF" w:rsidRDefault="001A580C" w:rsidP="00E37917">
      <w:pPr>
        <w:pStyle w:val="a"/>
        <w:spacing w:before="0" w:after="0" w:line="400" w:lineRule="exact"/>
        <w:jc w:val="left"/>
        <w:rPr>
          <w:rFonts w:eastAsia="微软雅黑"/>
          <w:sz w:val="24"/>
        </w:rPr>
      </w:pPr>
    </w:p>
    <w:p w14:paraId="5AA72A6F"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处理工作流</w:t>
      </w:r>
    </w:p>
    <w:p w14:paraId="5A13D05F"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填写处理结果</w:t>
      </w:r>
    </w:p>
    <w:p w14:paraId="452DA381"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处理成功</w:t>
      </w:r>
    </w:p>
    <w:p w14:paraId="02E66149"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工作流中是否有下一个处理人</w:t>
      </w:r>
      <w:r w:rsidRPr="00833ECF">
        <w:rPr>
          <w:rFonts w:eastAsia="微软雅黑" w:hint="eastAsia"/>
          <w:sz w:val="24"/>
        </w:rPr>
        <w:t xml:space="preserve"> then </w:t>
      </w:r>
      <w:r w:rsidRPr="00833ECF">
        <w:rPr>
          <w:rFonts w:eastAsia="微软雅黑" w:hint="eastAsia"/>
          <w:sz w:val="24"/>
        </w:rPr>
        <w:t>推送处理信息到工作流的下一个处理人</w:t>
      </w:r>
    </w:p>
    <w:p w14:paraId="5B2EE3B1"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sz w:val="24"/>
        </w:rPr>
        <w:t xml:space="preserve">  else</w:t>
      </w:r>
    </w:p>
    <w:p w14:paraId="30E1E3A8"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给之前的所有处理人推送信息，提示工作流处理完毕</w:t>
      </w:r>
    </w:p>
    <w:p w14:paraId="64E77327"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1E39982E"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sz w:val="24"/>
        </w:rPr>
        <w:t>else</w:t>
      </w:r>
    </w:p>
    <w:p w14:paraId="228FDD9A"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给之前的所有处理人推送信息，提示工作流处理失败</w:t>
      </w:r>
    </w:p>
    <w:p w14:paraId="04351BF7" w14:textId="77777777" w:rsidR="00094CEF"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047E7CFE" w14:textId="77777777" w:rsidR="001B6ED9" w:rsidRPr="004166E1" w:rsidRDefault="001B6ED9" w:rsidP="004166E1">
      <w:pPr>
        <w:pStyle w:val="Heading2"/>
        <w:spacing w:line="415" w:lineRule="auto"/>
        <w:ind w:left="0" w:firstLine="0"/>
        <w:rPr>
          <w:rFonts w:ascii="黑体"/>
          <w:sz w:val="28"/>
          <w:szCs w:val="28"/>
        </w:rPr>
      </w:pPr>
      <w:bookmarkStart w:id="144" w:name="_Toc455479286"/>
      <w:bookmarkStart w:id="145" w:name="_Toc461048099"/>
      <w:r w:rsidRPr="004166E1">
        <w:rPr>
          <w:rFonts w:ascii="黑体" w:hint="eastAsia"/>
          <w:sz w:val="28"/>
          <w:szCs w:val="28"/>
        </w:rPr>
        <w:t>本章小结</w:t>
      </w:r>
      <w:bookmarkEnd w:id="144"/>
      <w:bookmarkEnd w:id="145"/>
    </w:p>
    <w:p w14:paraId="038DE0D6" w14:textId="77777777" w:rsidR="00BD50DA" w:rsidRPr="00E93A25" w:rsidRDefault="00660B1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本章主要讲解了工作圈基础服务与业务模块的具体设计与实现。文中给出了的</w:t>
      </w:r>
      <w:r w:rsidR="00C838C1" w:rsidRPr="00E93A25">
        <w:rPr>
          <w:rFonts w:ascii="宋体" w:eastAsia="宋体" w:hAnsi="宋体" w:hint="eastAsia"/>
        </w:rPr>
        <w:t>基于第四章总体设计思路下的</w:t>
      </w:r>
      <w:r w:rsidRPr="00E93A25">
        <w:rPr>
          <w:rFonts w:ascii="宋体" w:eastAsia="宋体" w:hAnsi="宋体" w:hint="eastAsia"/>
        </w:rPr>
        <w:t>类设计与接口设计，</w:t>
      </w:r>
      <w:r w:rsidR="00C838C1" w:rsidRPr="00E93A25">
        <w:rPr>
          <w:rFonts w:ascii="宋体" w:eastAsia="宋体" w:hAnsi="宋体" w:hint="eastAsia"/>
        </w:rPr>
        <w:t>同时探讨了</w:t>
      </w:r>
      <w:r w:rsidR="001A3F24" w:rsidRPr="00E93A25">
        <w:rPr>
          <w:rFonts w:ascii="宋体" w:eastAsia="宋体" w:hAnsi="宋体" w:hint="eastAsia"/>
        </w:rPr>
        <w:t>用户账户、圈子、帖子、评论等</w:t>
      </w:r>
      <w:r w:rsidR="00C838C1" w:rsidRPr="00E93A25">
        <w:rPr>
          <w:rFonts w:ascii="宋体" w:eastAsia="宋体" w:hAnsi="宋体" w:hint="eastAsia"/>
        </w:rPr>
        <w:t>关键业务的实现思路，</w:t>
      </w:r>
      <w:r w:rsidRPr="00E93A25">
        <w:rPr>
          <w:rFonts w:ascii="宋体" w:eastAsia="宋体" w:hAnsi="宋体" w:hint="eastAsia"/>
        </w:rPr>
        <w:t>具体的代码没有再进行赘述。</w:t>
      </w:r>
      <w:r w:rsidR="00B75FFC" w:rsidRPr="00E93A25">
        <w:rPr>
          <w:rFonts w:ascii="宋体" w:eastAsia="宋体" w:hAnsi="宋体" w:hint="eastAsia"/>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14:paraId="74F72CEF" w14:textId="77777777" w:rsidR="00F91E79" w:rsidRDefault="00F91E79">
      <w:pPr>
        <w:jc w:val="left"/>
        <w:rPr>
          <w:rFonts w:ascii="宋体" w:hAnsi="宋体"/>
          <w:sz w:val="24"/>
        </w:rPr>
      </w:pPr>
      <w:r>
        <w:rPr>
          <w:rFonts w:ascii="宋体" w:hAnsi="宋体"/>
          <w:sz w:val="24"/>
        </w:rPr>
        <w:br w:type="page"/>
      </w:r>
    </w:p>
    <w:p w14:paraId="4983B9B2" w14:textId="77777777" w:rsidR="00E01A50" w:rsidRDefault="00E01A50" w:rsidP="00A9185D">
      <w:pPr>
        <w:pStyle w:val="Heading1"/>
        <w:ind w:left="432"/>
        <w:jc w:val="center"/>
        <w:rPr>
          <w:rFonts w:eastAsia="黑体"/>
          <w:sz w:val="32"/>
        </w:rPr>
        <w:sectPr w:rsidR="00E01A50" w:rsidSect="00B67EFB">
          <w:headerReference w:type="default" r:id="rId54"/>
          <w:pgSz w:w="11906" w:h="16838"/>
          <w:pgMar w:top="1440" w:right="1800" w:bottom="1440" w:left="1800" w:header="851" w:footer="992" w:gutter="0"/>
          <w:cols w:space="720"/>
          <w:docGrid w:type="lines" w:linePitch="312"/>
        </w:sectPr>
      </w:pPr>
    </w:p>
    <w:p w14:paraId="5D77B8A8" w14:textId="77777777" w:rsidR="00911ECC" w:rsidRPr="007359E3" w:rsidRDefault="00911ECC"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146" w:name="_Toc455479287"/>
      <w:bookmarkStart w:id="147" w:name="_Toc461048100"/>
      <w:r w:rsidRPr="007359E3">
        <w:rPr>
          <w:rFonts w:ascii="黑体" w:eastAsia="黑体" w:hAnsiTheme="minorEastAsia" w:hint="eastAsia"/>
          <w:color w:val="000000" w:themeColor="text1"/>
          <w:sz w:val="32"/>
          <w:szCs w:val="32"/>
        </w:rPr>
        <w:lastRenderedPageBreak/>
        <w:t>第</w:t>
      </w:r>
      <w:r w:rsidR="00203E8A" w:rsidRPr="007359E3">
        <w:rPr>
          <w:rFonts w:ascii="黑体" w:eastAsia="黑体" w:hAnsiTheme="minorEastAsia" w:hint="eastAsia"/>
          <w:color w:val="000000" w:themeColor="text1"/>
          <w:sz w:val="32"/>
          <w:szCs w:val="32"/>
        </w:rPr>
        <w:t>六</w:t>
      </w:r>
      <w:r w:rsidRPr="007359E3">
        <w:rPr>
          <w:rFonts w:ascii="黑体" w:eastAsia="黑体" w:hAnsiTheme="minorEastAsia" w:hint="eastAsia"/>
          <w:color w:val="000000" w:themeColor="text1"/>
          <w:sz w:val="32"/>
          <w:szCs w:val="32"/>
        </w:rPr>
        <w:t>章 结束语</w:t>
      </w:r>
      <w:bookmarkEnd w:id="146"/>
      <w:bookmarkEnd w:id="147"/>
    </w:p>
    <w:p w14:paraId="54F3DA73" w14:textId="77777777" w:rsidR="00A9185D" w:rsidRPr="00A9185D" w:rsidRDefault="00A9185D" w:rsidP="00F937CF">
      <w:pPr>
        <w:pStyle w:val="ListParagraph"/>
        <w:keepNext/>
        <w:keepLines/>
        <w:numPr>
          <w:ilvl w:val="0"/>
          <w:numId w:val="1"/>
        </w:numPr>
        <w:spacing w:before="340" w:after="330" w:line="578" w:lineRule="auto"/>
        <w:ind w:firstLineChars="0"/>
        <w:outlineLvl w:val="0"/>
        <w:rPr>
          <w:b/>
          <w:bCs/>
          <w:vanish/>
          <w:kern w:val="44"/>
          <w:sz w:val="44"/>
          <w:szCs w:val="44"/>
        </w:rPr>
      </w:pPr>
    </w:p>
    <w:p w14:paraId="2A104A51" w14:textId="77777777" w:rsidR="00911ECC" w:rsidRPr="004166E1" w:rsidRDefault="00911ECC" w:rsidP="004166E1">
      <w:pPr>
        <w:pStyle w:val="Heading2"/>
        <w:spacing w:line="415" w:lineRule="auto"/>
        <w:ind w:left="0" w:firstLine="0"/>
        <w:rPr>
          <w:rFonts w:ascii="黑体"/>
          <w:sz w:val="28"/>
          <w:szCs w:val="28"/>
        </w:rPr>
      </w:pPr>
      <w:bookmarkStart w:id="148" w:name="_Toc455479288"/>
      <w:bookmarkStart w:id="149" w:name="_Toc461048101"/>
      <w:r w:rsidRPr="004166E1">
        <w:rPr>
          <w:rFonts w:ascii="黑体" w:hint="eastAsia"/>
          <w:sz w:val="28"/>
          <w:szCs w:val="28"/>
        </w:rPr>
        <w:t>论文工作总结</w:t>
      </w:r>
      <w:bookmarkEnd w:id="148"/>
      <w:bookmarkEnd w:id="149"/>
    </w:p>
    <w:p w14:paraId="4DFFC56A" w14:textId="77777777" w:rsidR="0060764D" w:rsidRPr="00E93A25" w:rsidRDefault="0060764D"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本文介绍了企业协同办公发展的历史于现状。从当下的移动互联网出发，探讨了现在企业协同的不足之处以及改进的方向，并且对企业协同的未来发展给出了分析。</w:t>
      </w:r>
      <w:r w:rsidR="00AA572A" w:rsidRPr="00E93A25">
        <w:rPr>
          <w:rFonts w:ascii="宋体" w:eastAsia="宋体" w:hAnsi="宋体" w:hint="eastAsia"/>
        </w:rPr>
        <w:t>在</w:t>
      </w:r>
      <w:r w:rsidR="009B1906" w:rsidRPr="00E93A25">
        <w:rPr>
          <w:rFonts w:ascii="宋体" w:eastAsia="宋体" w:hAnsi="宋体" w:hint="eastAsia"/>
        </w:rPr>
        <w:t>提出意见之后，立足于移动互联网的云服务，本文尝试给出一个基于云服务的企业协同办公的解决方案。</w:t>
      </w:r>
    </w:p>
    <w:p w14:paraId="684551FE" w14:textId="77777777" w:rsidR="003E4B5F" w:rsidRPr="00E93A25" w:rsidRDefault="003E4B5F" w:rsidP="00E93A25">
      <w:pPr>
        <w:pStyle w:val="NormalWeb"/>
        <w:spacing w:before="0" w:beforeAutospacing="0" w:after="0" w:afterAutospacing="0"/>
        <w:jc w:val="both"/>
        <w:rPr>
          <w:rFonts w:ascii="宋体" w:eastAsia="宋体" w:hAnsi="宋体"/>
        </w:rPr>
      </w:pPr>
      <w:r w:rsidRPr="00E93A25">
        <w:rPr>
          <w:rFonts w:ascii="宋体" w:eastAsia="宋体" w:hAnsi="宋体"/>
        </w:rPr>
        <w:t>本文分析了分布式计算的思想，并结合现代开源社区组件设计了一个高性能，高可用的分布式系统框架。</w:t>
      </w:r>
      <w:r w:rsidR="00C12868" w:rsidRPr="00E93A25">
        <w:rPr>
          <w:rFonts w:ascii="宋体" w:eastAsia="宋体" w:hAnsi="宋体" w:hint="eastAsia"/>
        </w:rPr>
        <w:t>通过这个分布式的框架实现了基于分布式开源技术下的企业移动协同云办公服务</w:t>
      </w:r>
      <w:r w:rsidRPr="00E93A25">
        <w:rPr>
          <w:rFonts w:ascii="宋体" w:eastAsia="宋体" w:hAnsi="宋体"/>
        </w:rPr>
        <w:t>。</w:t>
      </w:r>
    </w:p>
    <w:p w14:paraId="466758FC" w14:textId="77777777" w:rsidR="003E4B5F" w:rsidRPr="00E93A25" w:rsidRDefault="003E4B5F" w:rsidP="00E93A25">
      <w:pPr>
        <w:pStyle w:val="NormalWeb"/>
        <w:spacing w:before="0" w:beforeAutospacing="0" w:after="0" w:afterAutospacing="0"/>
        <w:jc w:val="both"/>
        <w:rPr>
          <w:rFonts w:ascii="宋体" w:eastAsia="宋体" w:hAnsi="宋体"/>
        </w:rPr>
      </w:pPr>
      <w:r w:rsidRPr="00E93A25">
        <w:rPr>
          <w:rFonts w:ascii="宋体" w:eastAsia="宋体" w:hAnsi="宋体"/>
        </w:rPr>
        <w:t>本文取得的主要成果有：</w:t>
      </w:r>
    </w:p>
    <w:p w14:paraId="05CDA1FA" w14:textId="77777777" w:rsidR="00C12868" w:rsidRPr="00E93A25" w:rsidRDefault="00C12868" w:rsidP="00E93A25">
      <w:pPr>
        <w:pStyle w:val="NormalWeb"/>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hint="eastAsia"/>
        </w:rPr>
        <w:t>分析企业协同软件的发展方向</w:t>
      </w:r>
    </w:p>
    <w:p w14:paraId="3CCBB2E9" w14:textId="77777777" w:rsidR="003E4B5F" w:rsidRPr="00E93A25" w:rsidRDefault="003E4B5F" w:rsidP="00E93A25">
      <w:pPr>
        <w:pStyle w:val="NormalWeb"/>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阐述了分布式思想</w:t>
      </w:r>
    </w:p>
    <w:p w14:paraId="6D9B6C3C" w14:textId="77777777" w:rsidR="003E4B5F" w:rsidRPr="00E93A25" w:rsidRDefault="003E4B5F" w:rsidP="00E93A25">
      <w:pPr>
        <w:pStyle w:val="NormalWeb"/>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设计了一个以开源技术为基础的分布式服务框架</w:t>
      </w:r>
    </w:p>
    <w:p w14:paraId="7E942098" w14:textId="6490D516" w:rsidR="00911ECC" w:rsidRPr="00E93A25" w:rsidRDefault="003E4B5F" w:rsidP="00E93A25">
      <w:pPr>
        <w:pStyle w:val="NormalWeb"/>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以分布式服务框架为基础，完成了一个</w:t>
      </w:r>
      <w:r w:rsidR="000D7B6E" w:rsidRPr="00E93A25">
        <w:rPr>
          <w:rFonts w:ascii="宋体" w:eastAsia="宋体" w:hAnsi="宋体" w:hint="eastAsia"/>
        </w:rPr>
        <w:t>基于分布式开源技术下的企业移动协同云办公服务</w:t>
      </w:r>
      <w:r w:rsidR="008162A4">
        <w:rPr>
          <w:rFonts w:ascii="宋体" w:eastAsia="宋体" w:hAnsi="宋体" w:hint="eastAsia"/>
        </w:rPr>
        <w:t>。</w:t>
      </w:r>
    </w:p>
    <w:p w14:paraId="13B36F84" w14:textId="77777777" w:rsidR="00911ECC" w:rsidRPr="004166E1" w:rsidRDefault="00911ECC" w:rsidP="004166E1">
      <w:pPr>
        <w:pStyle w:val="Heading2"/>
        <w:spacing w:line="415" w:lineRule="auto"/>
        <w:ind w:left="0" w:firstLine="0"/>
        <w:rPr>
          <w:rFonts w:ascii="黑体"/>
          <w:sz w:val="28"/>
          <w:szCs w:val="28"/>
        </w:rPr>
      </w:pPr>
      <w:bookmarkStart w:id="150" w:name="_Toc455479289"/>
      <w:bookmarkStart w:id="151" w:name="_Toc461048102"/>
      <w:r w:rsidRPr="004166E1">
        <w:rPr>
          <w:rFonts w:ascii="黑体" w:hint="eastAsia"/>
          <w:sz w:val="28"/>
          <w:szCs w:val="28"/>
        </w:rPr>
        <w:t>问题和展望</w:t>
      </w:r>
      <w:bookmarkEnd w:id="150"/>
      <w:bookmarkEnd w:id="151"/>
    </w:p>
    <w:p w14:paraId="65C9DE03" w14:textId="77777777" w:rsidR="00197637" w:rsidRPr="00E93A25" w:rsidRDefault="0014292E"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sidRPr="00E93A25">
        <w:rPr>
          <w:rFonts w:ascii="宋体" w:eastAsia="宋体" w:hAnsi="宋体" w:hint="eastAsia"/>
        </w:rPr>
        <w:t>工</w:t>
      </w:r>
      <w:r w:rsidR="00BB34F7" w:rsidRPr="00E93A25">
        <w:rPr>
          <w:rFonts w:ascii="宋体" w:eastAsia="宋体" w:hAnsi="宋体"/>
        </w:rPr>
        <w:t>作圈</w:t>
      </w:r>
      <w:r w:rsidRPr="00E93A25">
        <w:rPr>
          <w:rFonts w:ascii="宋体" w:eastAsia="宋体" w:hAnsi="宋体" w:hint="eastAsia"/>
        </w:rPr>
        <w:t>的企业用户提供服务</w:t>
      </w:r>
      <w:r w:rsidR="006A6334" w:rsidRPr="00E93A25">
        <w:rPr>
          <w:rFonts w:ascii="宋体" w:eastAsia="宋体" w:hAnsi="宋体" w:hint="eastAsia"/>
        </w:rPr>
        <w:t>，</w:t>
      </w:r>
      <w:r w:rsidRPr="00E93A25">
        <w:rPr>
          <w:rFonts w:ascii="宋体" w:eastAsia="宋体" w:hAnsi="宋体" w:hint="eastAsia"/>
        </w:rPr>
        <w:t>当平台的服务越加完善的时候就会吸引更多的企业用户来使用这个云平台</w:t>
      </w:r>
      <w:r w:rsidR="006A6334" w:rsidRPr="00E93A25">
        <w:rPr>
          <w:rFonts w:ascii="宋体" w:eastAsia="宋体" w:hAnsi="宋体" w:hint="eastAsia"/>
        </w:rPr>
        <w:t>，形成良性循环。</w:t>
      </w:r>
    </w:p>
    <w:p w14:paraId="0C5708BD" w14:textId="77777777" w:rsidR="00EE7019" w:rsidRPr="00E93A25" w:rsidRDefault="003E4B5F" w:rsidP="00E93A25">
      <w:pPr>
        <w:pStyle w:val="NormalWeb"/>
        <w:spacing w:before="0" w:beforeAutospacing="0" w:after="0" w:afterAutospacing="0"/>
        <w:jc w:val="both"/>
        <w:rPr>
          <w:rFonts w:ascii="宋体" w:eastAsia="宋体" w:hAnsi="宋体"/>
        </w:rPr>
      </w:pPr>
      <w:r w:rsidRPr="00E93A25">
        <w:rPr>
          <w:rFonts w:ascii="宋体" w:eastAsia="宋体" w:hAnsi="宋体"/>
        </w:rPr>
        <w:t>本文探讨的这个分布式框架，有两个不太明显的性能瓶颈。说不太明显，是因为这两个问题是在两个数据量非常大的情况下会出现的。一个是</w:t>
      </w:r>
      <w:r w:rsidR="005E47B0" w:rsidRPr="00E93A25">
        <w:rPr>
          <w:rFonts w:ascii="宋体" w:eastAsia="宋体" w:hAnsi="宋体" w:hint="eastAsia"/>
        </w:rPr>
        <w:t>Zookeeper服务</w:t>
      </w:r>
      <w:r w:rsidRPr="00E93A25">
        <w:rPr>
          <w:rFonts w:ascii="宋体" w:eastAsia="宋体" w:hAnsi="宋体"/>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sidRPr="00E93A25">
        <w:rPr>
          <w:rFonts w:ascii="宋体" w:eastAsia="宋体" w:hAnsi="宋体" w:hint="eastAsia"/>
        </w:rPr>
        <w:t>本文所描述的框架还有许多可以扩展的地方。</w:t>
      </w:r>
    </w:p>
    <w:p w14:paraId="01F6E081" w14:textId="77777777" w:rsidR="00EE7019" w:rsidRPr="00E93A25" w:rsidRDefault="00EE7019" w:rsidP="00E93A25">
      <w:pPr>
        <w:pStyle w:val="NormalWeb"/>
        <w:spacing w:before="0" w:beforeAutospacing="0" w:after="0" w:afterAutospacing="0"/>
        <w:jc w:val="both"/>
        <w:rPr>
          <w:rFonts w:ascii="宋体" w:eastAsia="宋体" w:hAnsi="宋体"/>
        </w:rPr>
      </w:pPr>
      <w:r w:rsidRPr="00E93A25">
        <w:rPr>
          <w:rFonts w:ascii="宋体" w:eastAsia="宋体" w:hAnsi="宋体"/>
        </w:rPr>
        <w:lastRenderedPageBreak/>
        <w:t>D</w:t>
      </w:r>
      <w:r w:rsidRPr="00E93A25">
        <w:rPr>
          <w:rFonts w:ascii="宋体" w:eastAsia="宋体" w:hAnsi="宋体" w:hint="eastAsia"/>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14:paraId="770F5DEC" w14:textId="77777777" w:rsidR="00EE7019" w:rsidRPr="00E93A25" w:rsidRDefault="00EE7019"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Spark，一个基于Hadoop的流数据处理组件。互联网的分布式服务和大数据处理两者是相辅相成的，当用户量达到</w:t>
      </w:r>
      <w:r w:rsidR="007E2E3C" w:rsidRPr="00E93A25">
        <w:rPr>
          <w:rFonts w:ascii="宋体" w:eastAsia="宋体" w:hAnsi="宋体" w:hint="eastAsia"/>
        </w:rPr>
        <w:t>千万级别的时候，产生的数据是非常可观的，同时其中的价值也是巨大的。</w:t>
      </w:r>
    </w:p>
    <w:p w14:paraId="23931542" w14:textId="77777777" w:rsidR="00911ECC" w:rsidRDefault="00911ECC">
      <w:pPr>
        <w:pStyle w:val="a"/>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5CA34C62" w14:textId="77777777" w:rsidR="00911ECC" w:rsidRDefault="00911ECC">
      <w:pPr>
        <w:pStyle w:val="a"/>
        <w:adjustRightInd/>
        <w:snapToGrid/>
        <w:spacing w:before="0" w:after="0" w:line="240" w:lineRule="auto"/>
        <w:jc w:val="both"/>
        <w:rPr>
          <w:rFonts w:ascii="宋体" w:hAnsi="宋体"/>
        </w:rPr>
      </w:pPr>
    </w:p>
    <w:p w14:paraId="7FB62969" w14:textId="77777777" w:rsidR="00911ECC" w:rsidRPr="00F72E0D" w:rsidRDefault="00FC68CC" w:rsidP="00F72E0D">
      <w:pPr>
        <w:pStyle w:val="ListParagraph"/>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r w:rsidRPr="00F72E0D">
        <w:rPr>
          <w:rFonts w:ascii="宋体" w:hAnsi="宋体" w:hint="eastAsia"/>
          <w:szCs w:val="21"/>
        </w:rPr>
        <w:t>点融黑帮</w:t>
      </w:r>
      <w:r w:rsidR="00911ECC" w:rsidRPr="00F72E0D">
        <w:rPr>
          <w:rFonts w:ascii="宋体" w:hAnsi="宋体" w:hint="eastAsia"/>
          <w:szCs w:val="21"/>
        </w:rPr>
        <w:t xml:space="preserve"> </w:t>
      </w:r>
      <w:r w:rsidRPr="00F72E0D">
        <w:rPr>
          <w:rFonts w:ascii="宋体" w:hAnsi="宋体" w:hint="eastAsia"/>
          <w:szCs w:val="21"/>
        </w:rPr>
        <w:t xml:space="preserve">2015年9月8日 </w:t>
      </w:r>
    </w:p>
    <w:p w14:paraId="0A5F8ADF" w14:textId="77777777" w:rsidR="00911ECC" w:rsidRDefault="00FC68CC" w:rsidP="00F72E0D">
      <w:pPr>
        <w:pStyle w:val="ListParagraph"/>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14:paraId="0E5F4BE1" w14:textId="77777777" w:rsidR="00B72F57" w:rsidRDefault="00B72F57"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14:paraId="78EEB96C" w14:textId="77777777" w:rsidR="00C92B5B" w:rsidRDefault="00B72F57"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794C5765" w14:textId="77777777" w:rsidR="00B72F57" w:rsidRDefault="00C92B5B"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00C1C4F1" w14:textId="77777777" w:rsidR="00A735E8" w:rsidRPr="00F72E0D" w:rsidRDefault="00A735E8" w:rsidP="00A735E8">
      <w:pPr>
        <w:pStyle w:val="ListParagraph"/>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小微企业金融服务创新与完善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14:paraId="24ACFFC9" w14:textId="77777777" w:rsidR="0075188A" w:rsidRDefault="0075188A"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14:paraId="1BDD7845" w14:textId="77777777" w:rsidR="00181929" w:rsidRDefault="00181929"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14:paraId="1A5BC187" w14:textId="77777777" w:rsidR="00181929" w:rsidRDefault="00181929" w:rsidP="00F72E0D">
      <w:pPr>
        <w:pStyle w:val="ListParagraph"/>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D1C1AB1" w14:textId="77777777" w:rsidR="00F97B02" w:rsidRDefault="00F97B02" w:rsidP="00F72E0D">
      <w:pPr>
        <w:pStyle w:val="ListParagraph"/>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14:paraId="4A38D4CD" w14:textId="77777777" w:rsidR="00F97B02" w:rsidRDefault="00F97B02" w:rsidP="00F72E0D">
      <w:pPr>
        <w:pStyle w:val="ListParagraph"/>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云计算 电子工业出版社 2010 38-</w:t>
      </w:r>
      <w:r w:rsidRPr="00F72E0D">
        <w:rPr>
          <w:rFonts w:ascii="宋体" w:hAnsi="宋体"/>
          <w:szCs w:val="21"/>
        </w:rPr>
        <w:t>108</w:t>
      </w:r>
    </w:p>
    <w:p w14:paraId="01488C33" w14:textId="77777777" w:rsidR="00181929" w:rsidRPr="00746483" w:rsidRDefault="00181929" w:rsidP="00F72E0D">
      <w:pPr>
        <w:pStyle w:val="ListParagraph"/>
        <w:numPr>
          <w:ilvl w:val="1"/>
          <w:numId w:val="24"/>
        </w:numPr>
        <w:spacing w:line="400" w:lineRule="exact"/>
        <w:ind w:firstLineChars="0"/>
        <w:rPr>
          <w:rFonts w:ascii="宋体" w:hAnsi="宋体"/>
          <w:szCs w:val="21"/>
        </w:rPr>
        <w:sectPr w:rsidR="00181929" w:rsidRPr="00746483" w:rsidSect="00B67EFB">
          <w:headerReference w:type="default" r:id="rId55"/>
          <w:pgSz w:w="11906" w:h="16838"/>
          <w:pgMar w:top="1440" w:right="1800" w:bottom="1440" w:left="1800" w:header="851" w:footer="992" w:gutter="0"/>
          <w:cols w:space="720"/>
          <w:docGrid w:type="lines" w:linePitch="312"/>
        </w:sectPr>
      </w:pPr>
    </w:p>
    <w:p w14:paraId="57373E31" w14:textId="77777777" w:rsidR="00911ECC" w:rsidRDefault="00911ECC">
      <w:pPr>
        <w:pStyle w:val="a"/>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7D59CA72" w14:textId="77777777" w:rsidR="00911ECC" w:rsidRDefault="00911ECC">
      <w:pPr>
        <w:pStyle w:val="a"/>
        <w:adjustRightInd/>
        <w:snapToGrid/>
        <w:spacing w:before="0" w:after="0" w:line="240" w:lineRule="auto"/>
        <w:jc w:val="both"/>
        <w:rPr>
          <w:rFonts w:ascii="宋体" w:hAnsi="宋体"/>
        </w:rPr>
      </w:pPr>
    </w:p>
    <w:p w14:paraId="78B86B40" w14:textId="77777777" w:rsidR="00911ECC" w:rsidRDefault="00911ECC">
      <w:pPr>
        <w:pStyle w:val="a"/>
        <w:adjustRightInd/>
        <w:snapToGrid/>
        <w:spacing w:before="0" w:after="0" w:line="240" w:lineRule="auto"/>
        <w:jc w:val="both"/>
        <w:rPr>
          <w:rFonts w:ascii="宋体" w:hAnsi="宋体"/>
        </w:rPr>
      </w:pPr>
    </w:p>
    <w:p w14:paraId="55F76F8F" w14:textId="3D5BB28F" w:rsidR="00EA12A4" w:rsidRPr="00E93A25" w:rsidRDefault="00EA12A4" w:rsidP="00E93A25">
      <w:pPr>
        <w:pStyle w:val="NormalWeb"/>
        <w:spacing w:before="0" w:beforeAutospacing="0" w:after="0" w:afterAutospacing="0"/>
        <w:jc w:val="both"/>
        <w:rPr>
          <w:rFonts w:ascii="宋体" w:eastAsia="宋体" w:hAnsi="宋体"/>
        </w:rPr>
      </w:pPr>
      <w:r w:rsidRPr="00EA12A4">
        <w:rPr>
          <w:rFonts w:ascii="宋体" w:hAnsi="宋体" w:hint="eastAsia"/>
        </w:rPr>
        <w:t>四年的研究生学习生活马上就要结束了，在毕业之际首先要感谢我的导师吴</w:t>
      </w:r>
      <w:r w:rsidRPr="00E93A25">
        <w:rPr>
          <w:rFonts w:ascii="宋体" w:eastAsia="宋体" w:hAnsi="宋体" w:hint="eastAsia"/>
        </w:rPr>
        <w:t>国仕，吴老师从一开始审阅论文初稿到完成都付出了大量的宝贵</w:t>
      </w:r>
      <w:r w:rsidR="007C151F">
        <w:rPr>
          <w:rFonts w:ascii="宋体" w:eastAsia="宋体" w:hAnsi="宋体" w:hint="eastAsia"/>
        </w:rPr>
        <w:t>时间和心血，无论是从具体内容还是创新观点都给了我悉心的指导。在与</w:t>
      </w:r>
      <w:r w:rsidRPr="00E93A25">
        <w:rPr>
          <w:rFonts w:ascii="宋体" w:eastAsia="宋体" w:hAnsi="宋体" w:hint="eastAsia"/>
        </w:rPr>
        <w:t>吴老师学习</w:t>
      </w:r>
      <w:r w:rsidR="007C151F">
        <w:rPr>
          <w:rFonts w:ascii="宋体" w:eastAsia="宋体" w:hAnsi="宋体" w:hint="eastAsia"/>
        </w:rPr>
        <w:t>的过程中，增强了</w:t>
      </w:r>
      <w:r w:rsidRPr="00E93A25">
        <w:rPr>
          <w:rFonts w:ascii="宋体" w:eastAsia="宋体" w:hAnsi="宋体" w:hint="eastAsia"/>
        </w:rPr>
        <w:t>我的分析能力和对行业未来发展的洞察能力。吴老师对学术的深刻理解和严谨的态度让我感触颇深，受益匪浅。在此谨向吴老师表达由衷的感谢，谢谢您在我的工作、学习和生活中的帮助和支持。</w:t>
      </w:r>
    </w:p>
    <w:p w14:paraId="107F9DCA" w14:textId="77777777" w:rsidR="00EA12A4" w:rsidRPr="00E93A25" w:rsidRDefault="00EA12A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同时我还要感谢北京邮电大学，感谢计算机软件学院，为我们配备一流的师资力量和系统专业的知识体系，让我们的专业有了更大的提高和进步。感谢所有给我们上课的辛勤的老师们，不辞疲惫的为我们传授知识，在老师们的身上我学到了专业、耐心、坚持、毅力。而这些也必将影响我以后的工作和学习。</w:t>
      </w:r>
    </w:p>
    <w:p w14:paraId="0AD503E3" w14:textId="0E43BB42" w:rsidR="00911ECC" w:rsidRPr="00E93A25" w:rsidRDefault="007C151F" w:rsidP="00E93A25">
      <w:pPr>
        <w:pStyle w:val="NormalWeb"/>
        <w:spacing w:before="0" w:beforeAutospacing="0" w:after="0" w:afterAutospacing="0"/>
        <w:jc w:val="both"/>
        <w:rPr>
          <w:rFonts w:ascii="宋体" w:eastAsia="宋体" w:hAnsi="宋体"/>
        </w:rPr>
      </w:pPr>
      <w:r>
        <w:rPr>
          <w:rFonts w:ascii="宋体" w:eastAsia="宋体" w:hAnsi="宋体" w:hint="eastAsia"/>
        </w:rPr>
        <w:t>时光飞逝岁月荏苒。当我回首往昔，那些在北邮的上课的情形</w:t>
      </w:r>
      <w:r w:rsidR="00EA12A4" w:rsidRPr="00E93A25">
        <w:rPr>
          <w:rFonts w:ascii="宋体" w:eastAsia="宋体" w:hAnsi="宋体" w:hint="eastAsia"/>
        </w:rPr>
        <w:t>还历历在目，北邮的班级、老师讲坛上的身影、同学的笑容、还有放学时走在校园里偶带文艺风的音乐就像电影画面一样定格在脑海里。最后再次感谢北邮所有老师和同学的陪伴和帮助，谢谢你们给了我研究生生活美好的回忆。祝愿北邮的老师们，工作顺利，桃李满天下。祝愿同学们事业有成，前程似锦。</w:t>
      </w:r>
    </w:p>
    <w:p w14:paraId="2902C31B" w14:textId="77777777" w:rsidR="00911ECC" w:rsidRDefault="00911ECC" w:rsidP="003F6C1E">
      <w:pPr>
        <w:pStyle w:val="a"/>
        <w:adjustRightInd/>
        <w:snapToGrid/>
        <w:spacing w:before="0" w:after="0" w:line="360" w:lineRule="auto"/>
        <w:jc w:val="both"/>
        <w:rPr>
          <w:rFonts w:ascii="宋体" w:hAnsi="宋体"/>
          <w:sz w:val="24"/>
        </w:rPr>
      </w:pPr>
    </w:p>
    <w:sectPr w:rsidR="00911ECC" w:rsidSect="0090392B">
      <w:headerReference w:type="default" r:id="rId5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A8E4BCF" w14:textId="77777777" w:rsidR="00F20C13" w:rsidRDefault="00F20C13">
      <w:r>
        <w:separator/>
      </w:r>
    </w:p>
  </w:endnote>
  <w:endnote w:type="continuationSeparator" w:id="0">
    <w:p w14:paraId="76C0735E" w14:textId="77777777" w:rsidR="00F20C13" w:rsidRDefault="00F20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等线 Light">
    <w:charset w:val="88"/>
    <w:family w:val="auto"/>
    <w:pitch w:val="variable"/>
    <w:sig w:usb0="A10102FF" w:usb1="38CF7CFA" w:usb2="00010016" w:usb3="00000000" w:csb0="0014000F" w:csb1="00000000"/>
  </w:font>
  <w:font w:name="Cambria">
    <w:panose1 w:val="02040503050406030204"/>
    <w:charset w:val="00"/>
    <w:family w:val="auto"/>
    <w:pitch w:val="variable"/>
    <w:sig w:usb0="E00002FF" w:usb1="400004FF" w:usb2="00000000" w:usb3="00000000" w:csb0="0000019F" w:csb1="00000000"/>
  </w:font>
  <w:font w:name="微软雅黑">
    <w:charset w:val="88"/>
    <w:family w:val="auto"/>
    <w:pitch w:val="variable"/>
    <w:sig w:usb0="80000287" w:usb1="28CF3C52" w:usb2="00000016" w:usb3="00000000" w:csb0="0014001F" w:csb1="00000000"/>
  </w:font>
  <w:font w:name="等线">
    <w:charset w:val="88"/>
    <w:family w:val="auto"/>
    <w:pitch w:val="variable"/>
    <w:sig w:usb0="A10102FF" w:usb1="38CF7CFA" w:usb2="00010016" w:usb3="00000000" w:csb0="001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F9AA3" w14:textId="77777777" w:rsidR="00CF11CA" w:rsidRDefault="00CF11CA">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Pr>
        <w:rStyle w:val="PageNumber"/>
      </w:rPr>
      <w:t>2</w:t>
    </w:r>
    <w:r>
      <w:fldChar w:fldCharType="end"/>
    </w:r>
  </w:p>
  <w:p w14:paraId="26AC3A1B" w14:textId="77777777" w:rsidR="00CF11CA" w:rsidRDefault="00CF11C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7956" w14:textId="77777777" w:rsidR="00CF11CA" w:rsidRDefault="00CF11CA">
    <w:pPr>
      <w:pStyle w:val="Footer"/>
      <w:framePr w:wrap="around" w:vAnchor="text" w:hAnchor="margin" w:xAlign="center" w:y="1"/>
      <w:rPr>
        <w:rStyle w:val="PageNumber"/>
      </w:rPr>
    </w:pPr>
  </w:p>
  <w:p w14:paraId="00D3ABB7" w14:textId="77777777" w:rsidR="00CF11CA" w:rsidRDefault="00CF11C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EB7A8" w14:textId="56055793" w:rsidR="00CF11CA" w:rsidRDefault="00CF11CA" w:rsidP="00A82CD4">
    <w:pPr>
      <w:pStyle w:val="Footer"/>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F6EB2" w14:textId="77777777" w:rsidR="00CF11CA" w:rsidRDefault="00CF11CA">
    <w:pPr>
      <w:pStyle w:val="Footer"/>
      <w:framePr w:wrap="around" w:vAnchor="text" w:hAnchor="margin" w:xAlign="center" w:y="1"/>
      <w:rPr>
        <w:rStyle w:val="PageNumber"/>
      </w:rPr>
    </w:pPr>
  </w:p>
  <w:p w14:paraId="558650AB" w14:textId="77777777" w:rsidR="00CF11CA" w:rsidRDefault="00CF11CA" w:rsidP="00DC7DCE">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999803"/>
      <w:docPartObj>
        <w:docPartGallery w:val="Page Numbers (Bottom of Page)"/>
        <w:docPartUnique/>
      </w:docPartObj>
    </w:sdtPr>
    <w:sdtEndPr/>
    <w:sdtContent>
      <w:p w14:paraId="7AA046D4" w14:textId="6D4F7D93" w:rsidR="00CF11CA" w:rsidRDefault="00CF11CA" w:rsidP="00DC7DCE">
        <w:pPr>
          <w:pStyle w:val="Footer"/>
          <w:jc w:val="center"/>
        </w:pPr>
        <w:r>
          <w:fldChar w:fldCharType="begin"/>
        </w:r>
        <w:r>
          <w:instrText>PAGE   \* MERGEFORMAT</w:instrText>
        </w:r>
        <w:r>
          <w:fldChar w:fldCharType="separate"/>
        </w:r>
        <w:r w:rsidR="008239B7" w:rsidRPr="008239B7">
          <w:rPr>
            <w:noProof/>
            <w:lang w:val="zh-CN"/>
          </w:rPr>
          <w:t>II</w:t>
        </w:r>
        <w: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666592"/>
      <w:docPartObj>
        <w:docPartGallery w:val="Page Numbers (Bottom of Page)"/>
        <w:docPartUnique/>
      </w:docPartObj>
    </w:sdtPr>
    <w:sdtEndPr/>
    <w:sdtContent>
      <w:p w14:paraId="128A25AA" w14:textId="057038BB" w:rsidR="00CF11CA" w:rsidRDefault="00CF11CA" w:rsidP="00DC7DCE">
        <w:pPr>
          <w:pStyle w:val="Footer"/>
          <w:jc w:val="center"/>
        </w:pPr>
        <w:r>
          <w:fldChar w:fldCharType="begin"/>
        </w:r>
        <w:r>
          <w:instrText>PAGE   \* MERGEFORMAT</w:instrText>
        </w:r>
        <w:r>
          <w:fldChar w:fldCharType="separate"/>
        </w:r>
        <w:r w:rsidR="008239B7" w:rsidRPr="008239B7">
          <w:rPr>
            <w:noProof/>
            <w:lang w:val="zh-CN"/>
          </w:rPr>
          <w:t>III</w:t>
        </w:r>
        <w:r>
          <w:fldChar w:fldCharType="end"/>
        </w:r>
      </w:p>
    </w:sdtContent>
  </w:sdt>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585759"/>
      <w:docPartObj>
        <w:docPartGallery w:val="Page Numbers (Bottom of Page)"/>
        <w:docPartUnique/>
      </w:docPartObj>
    </w:sdtPr>
    <w:sdtEndPr/>
    <w:sdtContent>
      <w:p w14:paraId="461631A1" w14:textId="2AF326B6" w:rsidR="00CF11CA" w:rsidRDefault="00CF11CA" w:rsidP="005F0AFE">
        <w:pPr>
          <w:pStyle w:val="Footer"/>
          <w:jc w:val="center"/>
        </w:pPr>
        <w:r>
          <w:fldChar w:fldCharType="begin"/>
        </w:r>
        <w:r>
          <w:instrText>PAGE   \* MERGEFORMAT</w:instrText>
        </w:r>
        <w:r>
          <w:fldChar w:fldCharType="separate"/>
        </w:r>
        <w:r w:rsidR="008239B7" w:rsidRPr="008239B7">
          <w:rPr>
            <w:noProof/>
            <w:lang w:val="zh-CN"/>
          </w:rPr>
          <w:t>48</w:t>
        </w:r>
        <w:r>
          <w:fldChar w:fldCharType="end"/>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84358"/>
      <w:docPartObj>
        <w:docPartGallery w:val="Page Numbers (Bottom of Page)"/>
        <w:docPartUnique/>
      </w:docPartObj>
    </w:sdtPr>
    <w:sdtEndPr/>
    <w:sdtContent>
      <w:p w14:paraId="6C3BC9D2" w14:textId="2460FCEA" w:rsidR="00CF11CA" w:rsidRDefault="00CF11CA" w:rsidP="005F0AFE">
        <w:pPr>
          <w:pStyle w:val="Footer"/>
          <w:jc w:val="center"/>
        </w:pPr>
        <w:r>
          <w:fldChar w:fldCharType="begin"/>
        </w:r>
        <w:r>
          <w:instrText>PAGE   \* MERGEFORMAT</w:instrText>
        </w:r>
        <w:r>
          <w:fldChar w:fldCharType="separate"/>
        </w:r>
        <w:r w:rsidR="008239B7" w:rsidRPr="008239B7">
          <w:rPr>
            <w:noProof/>
            <w:lang w:val="zh-CN"/>
          </w:rPr>
          <w:t>3</w:t>
        </w:r>
        <w:r>
          <w:fldChar w:fldCharType="end"/>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35375" w14:textId="7C5D8EE1" w:rsidR="00CF11CA" w:rsidRDefault="00CF11CA">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sidR="008239B7">
      <w:rPr>
        <w:rStyle w:val="PageNumber"/>
        <w:noProof/>
      </w:rPr>
      <w:t>49</w:t>
    </w:r>
    <w:r>
      <w:fldChar w:fldCharType="end"/>
    </w:r>
  </w:p>
  <w:p w14:paraId="508597A7" w14:textId="77777777" w:rsidR="00CF11CA" w:rsidRDefault="00CF11CA" w:rsidP="00B67EFB">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384F866" w14:textId="77777777" w:rsidR="00F20C13" w:rsidRDefault="00F20C13">
      <w:r>
        <w:separator/>
      </w:r>
    </w:p>
  </w:footnote>
  <w:footnote w:type="continuationSeparator" w:id="0">
    <w:p w14:paraId="79CF5F64" w14:textId="77777777" w:rsidR="00F20C13" w:rsidRDefault="00F20C1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02B16" w14:textId="55765BA8" w:rsidR="00CF11CA" w:rsidRDefault="00CF11CA">
    <w:pPr>
      <w:pStyle w:val="Header"/>
    </w:pPr>
    <w:r w:rsidRPr="00DC7DCE">
      <w:rPr>
        <w:rFonts w:hint="eastAsia"/>
      </w:rPr>
      <w:t>北京邮电大学硕士学位论文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B102A" w14:textId="77777777" w:rsidR="00CF11CA" w:rsidRDefault="00CF11CA">
    <w:pPr>
      <w:pStyle w:val="Header"/>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C6A3B" w14:textId="77777777" w:rsidR="00CF11CA" w:rsidRDefault="00CF11CA">
    <w:pPr>
      <w:pStyle w:val="Header"/>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A1BD4" w14:textId="77777777" w:rsidR="00CF11CA" w:rsidRPr="004E10E2" w:rsidRDefault="00CF11CA" w:rsidP="004E10E2">
    <w:pPr>
      <w:pStyle w:val="Header"/>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5276D" w14:textId="77777777" w:rsidR="00CF11CA" w:rsidRPr="004E10E2" w:rsidRDefault="00CF11CA" w:rsidP="004E10E2">
    <w:pPr>
      <w:pStyle w:val="Header"/>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4D527" w14:textId="77777777" w:rsidR="00CF11CA" w:rsidRPr="004E10E2" w:rsidRDefault="00CF11CA" w:rsidP="004E10E2">
    <w:pPr>
      <w:pStyle w:val="Header"/>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F31FF" w14:textId="77777777" w:rsidR="00CF11CA" w:rsidRPr="004E10E2" w:rsidRDefault="00CF11CA" w:rsidP="004E10E2">
    <w:pPr>
      <w:pStyle w:val="Header"/>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E290E" w14:textId="77777777" w:rsidR="00CF11CA" w:rsidRPr="004E10E2" w:rsidRDefault="00CF11CA" w:rsidP="004E10E2">
    <w:pPr>
      <w:pStyle w:val="Header"/>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1071E79"/>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40113EF"/>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A6256E8"/>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C6C09D2"/>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21C42C6"/>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619739A8"/>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10"/>
  </w:num>
  <w:num w:numId="5">
    <w:abstractNumId w:val="5"/>
  </w:num>
  <w:num w:numId="6">
    <w:abstractNumId w:val="5"/>
  </w:num>
  <w:num w:numId="7">
    <w:abstractNumId w:val="5"/>
  </w:num>
  <w:num w:numId="8">
    <w:abstractNumId w:val="5"/>
  </w:num>
  <w:num w:numId="9">
    <w:abstractNumId w:val="5"/>
  </w:num>
  <w:num w:numId="10">
    <w:abstractNumId w:val="3"/>
  </w:num>
  <w:num w:numId="11">
    <w:abstractNumId w:val="5"/>
  </w:num>
  <w:num w:numId="12">
    <w:abstractNumId w:val="5"/>
  </w:num>
  <w:num w:numId="13">
    <w:abstractNumId w:val="5"/>
  </w:num>
  <w:num w:numId="14">
    <w:abstractNumId w:val="5"/>
  </w:num>
  <w:num w:numId="15">
    <w:abstractNumId w:val="5"/>
  </w:num>
  <w:num w:numId="16">
    <w:abstractNumId w:val="12"/>
  </w:num>
  <w:num w:numId="17">
    <w:abstractNumId w:val="9"/>
  </w:num>
  <w:num w:numId="18">
    <w:abstractNumId w:val="8"/>
  </w:num>
  <w:num w:numId="19">
    <w:abstractNumId w:val="5"/>
  </w:num>
  <w:num w:numId="20">
    <w:abstractNumId w:val="5"/>
  </w:num>
  <w:num w:numId="21">
    <w:abstractNumId w:val="13"/>
  </w:num>
  <w:num w:numId="22">
    <w:abstractNumId w:val="2"/>
  </w:num>
  <w:num w:numId="23">
    <w:abstractNumId w:val="5"/>
  </w:num>
  <w:num w:numId="24">
    <w:abstractNumId w:val="7"/>
  </w:num>
  <w:num w:numId="25">
    <w:abstractNumId w:val="1"/>
  </w:num>
  <w:num w:numId="26">
    <w:abstractNumId w:val="4"/>
  </w:num>
  <w:num w:numId="27">
    <w:abstractNumId w:val="11"/>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2823"/>
    <w:rsid w:val="0000329F"/>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446"/>
    <w:rsid w:val="00046CC5"/>
    <w:rsid w:val="0004725B"/>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4CEF"/>
    <w:rsid w:val="00096E7D"/>
    <w:rsid w:val="000A073F"/>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686"/>
    <w:rsid w:val="001026DD"/>
    <w:rsid w:val="00102C0C"/>
    <w:rsid w:val="001133B9"/>
    <w:rsid w:val="00114322"/>
    <w:rsid w:val="00114726"/>
    <w:rsid w:val="00116B3F"/>
    <w:rsid w:val="00117066"/>
    <w:rsid w:val="00120E1E"/>
    <w:rsid w:val="00121695"/>
    <w:rsid w:val="00122230"/>
    <w:rsid w:val="00122656"/>
    <w:rsid w:val="00123610"/>
    <w:rsid w:val="001254B2"/>
    <w:rsid w:val="00125B11"/>
    <w:rsid w:val="00127F2C"/>
    <w:rsid w:val="0013056E"/>
    <w:rsid w:val="001358B5"/>
    <w:rsid w:val="001363DF"/>
    <w:rsid w:val="0014064D"/>
    <w:rsid w:val="001413B0"/>
    <w:rsid w:val="00141679"/>
    <w:rsid w:val="0014292E"/>
    <w:rsid w:val="001465D8"/>
    <w:rsid w:val="00146E1D"/>
    <w:rsid w:val="0015003E"/>
    <w:rsid w:val="00151D20"/>
    <w:rsid w:val="00154A12"/>
    <w:rsid w:val="001554B1"/>
    <w:rsid w:val="00156BAE"/>
    <w:rsid w:val="00157426"/>
    <w:rsid w:val="001614D8"/>
    <w:rsid w:val="001624DE"/>
    <w:rsid w:val="00162563"/>
    <w:rsid w:val="00162F82"/>
    <w:rsid w:val="00166A6E"/>
    <w:rsid w:val="00167B9C"/>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580C"/>
    <w:rsid w:val="001A69D4"/>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2A90"/>
    <w:rsid w:val="001E300E"/>
    <w:rsid w:val="001E7BFE"/>
    <w:rsid w:val="001F154F"/>
    <w:rsid w:val="001F4645"/>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664CB"/>
    <w:rsid w:val="00267BE7"/>
    <w:rsid w:val="0027760F"/>
    <w:rsid w:val="00277CF0"/>
    <w:rsid w:val="0028164A"/>
    <w:rsid w:val="00281974"/>
    <w:rsid w:val="00281981"/>
    <w:rsid w:val="002825BF"/>
    <w:rsid w:val="002853F1"/>
    <w:rsid w:val="002863D9"/>
    <w:rsid w:val="00286853"/>
    <w:rsid w:val="0028759C"/>
    <w:rsid w:val="002876F0"/>
    <w:rsid w:val="00287707"/>
    <w:rsid w:val="00295DEE"/>
    <w:rsid w:val="002973BA"/>
    <w:rsid w:val="002A5AC6"/>
    <w:rsid w:val="002A7D31"/>
    <w:rsid w:val="002B0939"/>
    <w:rsid w:val="002B3260"/>
    <w:rsid w:val="002B6637"/>
    <w:rsid w:val="002B6ED4"/>
    <w:rsid w:val="002B7FAB"/>
    <w:rsid w:val="002C2BC9"/>
    <w:rsid w:val="002C39E7"/>
    <w:rsid w:val="002C69C5"/>
    <w:rsid w:val="002D13D8"/>
    <w:rsid w:val="002D1F01"/>
    <w:rsid w:val="002D2EF0"/>
    <w:rsid w:val="002D322E"/>
    <w:rsid w:val="002D3B7E"/>
    <w:rsid w:val="002D470B"/>
    <w:rsid w:val="002D6ED9"/>
    <w:rsid w:val="002E0264"/>
    <w:rsid w:val="002E28AD"/>
    <w:rsid w:val="002E5B15"/>
    <w:rsid w:val="002E786C"/>
    <w:rsid w:val="002F07EF"/>
    <w:rsid w:val="003020B2"/>
    <w:rsid w:val="00304D52"/>
    <w:rsid w:val="003054DD"/>
    <w:rsid w:val="00305FF9"/>
    <w:rsid w:val="0030640A"/>
    <w:rsid w:val="00310D45"/>
    <w:rsid w:val="0031121D"/>
    <w:rsid w:val="00313CE6"/>
    <w:rsid w:val="0031444E"/>
    <w:rsid w:val="00322892"/>
    <w:rsid w:val="003236B2"/>
    <w:rsid w:val="00323E05"/>
    <w:rsid w:val="00324E90"/>
    <w:rsid w:val="00327D54"/>
    <w:rsid w:val="00332BAC"/>
    <w:rsid w:val="003366A9"/>
    <w:rsid w:val="0033755D"/>
    <w:rsid w:val="0034179B"/>
    <w:rsid w:val="00343C84"/>
    <w:rsid w:val="00344B19"/>
    <w:rsid w:val="00346A8C"/>
    <w:rsid w:val="00352C60"/>
    <w:rsid w:val="00352F49"/>
    <w:rsid w:val="0035411F"/>
    <w:rsid w:val="003615B9"/>
    <w:rsid w:val="00362BB6"/>
    <w:rsid w:val="003667D7"/>
    <w:rsid w:val="00366F8F"/>
    <w:rsid w:val="0037298A"/>
    <w:rsid w:val="0037444E"/>
    <w:rsid w:val="00375A5A"/>
    <w:rsid w:val="003815C9"/>
    <w:rsid w:val="0038282C"/>
    <w:rsid w:val="00385365"/>
    <w:rsid w:val="00386507"/>
    <w:rsid w:val="00390F6A"/>
    <w:rsid w:val="00392283"/>
    <w:rsid w:val="0039472F"/>
    <w:rsid w:val="003966E9"/>
    <w:rsid w:val="003968D1"/>
    <w:rsid w:val="00397B18"/>
    <w:rsid w:val="003A07ED"/>
    <w:rsid w:val="003A0D42"/>
    <w:rsid w:val="003A31F3"/>
    <w:rsid w:val="003A34F0"/>
    <w:rsid w:val="003A550A"/>
    <w:rsid w:val="003A5F8C"/>
    <w:rsid w:val="003A620A"/>
    <w:rsid w:val="003A7472"/>
    <w:rsid w:val="003B1D36"/>
    <w:rsid w:val="003B319F"/>
    <w:rsid w:val="003B479C"/>
    <w:rsid w:val="003B56FF"/>
    <w:rsid w:val="003C3DA4"/>
    <w:rsid w:val="003C5F7C"/>
    <w:rsid w:val="003C71B3"/>
    <w:rsid w:val="003D1EF7"/>
    <w:rsid w:val="003E243E"/>
    <w:rsid w:val="003E4B5F"/>
    <w:rsid w:val="003E52C8"/>
    <w:rsid w:val="003E773B"/>
    <w:rsid w:val="003F1998"/>
    <w:rsid w:val="003F5661"/>
    <w:rsid w:val="003F6C1E"/>
    <w:rsid w:val="0040115E"/>
    <w:rsid w:val="004029C9"/>
    <w:rsid w:val="00402C83"/>
    <w:rsid w:val="00402D6B"/>
    <w:rsid w:val="00402E8B"/>
    <w:rsid w:val="00403028"/>
    <w:rsid w:val="004034B1"/>
    <w:rsid w:val="004035B9"/>
    <w:rsid w:val="00403C58"/>
    <w:rsid w:val="00404BD8"/>
    <w:rsid w:val="0041204D"/>
    <w:rsid w:val="00412262"/>
    <w:rsid w:val="00412DB6"/>
    <w:rsid w:val="00413454"/>
    <w:rsid w:val="004166E1"/>
    <w:rsid w:val="00417E82"/>
    <w:rsid w:val="00422953"/>
    <w:rsid w:val="004233D0"/>
    <w:rsid w:val="00424FB1"/>
    <w:rsid w:val="00425B3B"/>
    <w:rsid w:val="004309D1"/>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5D6F"/>
    <w:rsid w:val="00477AF3"/>
    <w:rsid w:val="00477BEB"/>
    <w:rsid w:val="00482391"/>
    <w:rsid w:val="00486D5B"/>
    <w:rsid w:val="00487283"/>
    <w:rsid w:val="00487CCA"/>
    <w:rsid w:val="0049130D"/>
    <w:rsid w:val="004914F7"/>
    <w:rsid w:val="004A3DC9"/>
    <w:rsid w:val="004A40DE"/>
    <w:rsid w:val="004A5409"/>
    <w:rsid w:val="004A6C77"/>
    <w:rsid w:val="004A7FDF"/>
    <w:rsid w:val="004B11B5"/>
    <w:rsid w:val="004B1F5F"/>
    <w:rsid w:val="004B23CD"/>
    <w:rsid w:val="004B24E1"/>
    <w:rsid w:val="004B2754"/>
    <w:rsid w:val="004B2ACE"/>
    <w:rsid w:val="004B32EF"/>
    <w:rsid w:val="004B35ED"/>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180"/>
    <w:rsid w:val="004F47FA"/>
    <w:rsid w:val="004F5EAD"/>
    <w:rsid w:val="004F7F62"/>
    <w:rsid w:val="0050004A"/>
    <w:rsid w:val="005014D4"/>
    <w:rsid w:val="00501918"/>
    <w:rsid w:val="0050278A"/>
    <w:rsid w:val="005032EC"/>
    <w:rsid w:val="00505F0D"/>
    <w:rsid w:val="00506070"/>
    <w:rsid w:val="005072F3"/>
    <w:rsid w:val="005149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253E"/>
    <w:rsid w:val="0055647D"/>
    <w:rsid w:val="00557105"/>
    <w:rsid w:val="00562739"/>
    <w:rsid w:val="00565D78"/>
    <w:rsid w:val="005673A6"/>
    <w:rsid w:val="00567A78"/>
    <w:rsid w:val="00567D0F"/>
    <w:rsid w:val="00572CCF"/>
    <w:rsid w:val="00574370"/>
    <w:rsid w:val="00574FB9"/>
    <w:rsid w:val="00575B0F"/>
    <w:rsid w:val="005760B3"/>
    <w:rsid w:val="005801E4"/>
    <w:rsid w:val="005860D5"/>
    <w:rsid w:val="00586D8D"/>
    <w:rsid w:val="005877FF"/>
    <w:rsid w:val="00590D3F"/>
    <w:rsid w:val="0059372B"/>
    <w:rsid w:val="005949C0"/>
    <w:rsid w:val="0059592F"/>
    <w:rsid w:val="00596969"/>
    <w:rsid w:val="00597750"/>
    <w:rsid w:val="005A02FB"/>
    <w:rsid w:val="005A07D1"/>
    <w:rsid w:val="005A59A1"/>
    <w:rsid w:val="005B0838"/>
    <w:rsid w:val="005B2F2A"/>
    <w:rsid w:val="005B30AA"/>
    <w:rsid w:val="005B475E"/>
    <w:rsid w:val="005C2232"/>
    <w:rsid w:val="005C2A4A"/>
    <w:rsid w:val="005C4CC3"/>
    <w:rsid w:val="005C6AF8"/>
    <w:rsid w:val="005C6B57"/>
    <w:rsid w:val="005D0534"/>
    <w:rsid w:val="005D2271"/>
    <w:rsid w:val="005D2F41"/>
    <w:rsid w:val="005D42BB"/>
    <w:rsid w:val="005D5821"/>
    <w:rsid w:val="005D5EB9"/>
    <w:rsid w:val="005D6E15"/>
    <w:rsid w:val="005E47B0"/>
    <w:rsid w:val="005E65B4"/>
    <w:rsid w:val="005E7588"/>
    <w:rsid w:val="005F0690"/>
    <w:rsid w:val="005F0AFE"/>
    <w:rsid w:val="005F2EA4"/>
    <w:rsid w:val="005F5BA8"/>
    <w:rsid w:val="005F5ED0"/>
    <w:rsid w:val="005F6DA2"/>
    <w:rsid w:val="005F7C00"/>
    <w:rsid w:val="006034B7"/>
    <w:rsid w:val="006039CF"/>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1E0C"/>
    <w:rsid w:val="00642494"/>
    <w:rsid w:val="006459D3"/>
    <w:rsid w:val="00646462"/>
    <w:rsid w:val="0065604C"/>
    <w:rsid w:val="00660B14"/>
    <w:rsid w:val="00662A6C"/>
    <w:rsid w:val="00665986"/>
    <w:rsid w:val="00665BC8"/>
    <w:rsid w:val="00666836"/>
    <w:rsid w:val="00667E3A"/>
    <w:rsid w:val="00670F45"/>
    <w:rsid w:val="006724CD"/>
    <w:rsid w:val="00675F10"/>
    <w:rsid w:val="006775AF"/>
    <w:rsid w:val="006800F0"/>
    <w:rsid w:val="00680269"/>
    <w:rsid w:val="0068167F"/>
    <w:rsid w:val="00683343"/>
    <w:rsid w:val="00686BE9"/>
    <w:rsid w:val="00687A5F"/>
    <w:rsid w:val="00687E6E"/>
    <w:rsid w:val="00690991"/>
    <w:rsid w:val="006A01BE"/>
    <w:rsid w:val="006A06B9"/>
    <w:rsid w:val="006A36AD"/>
    <w:rsid w:val="006A42B0"/>
    <w:rsid w:val="006A44CB"/>
    <w:rsid w:val="006A4B30"/>
    <w:rsid w:val="006A6334"/>
    <w:rsid w:val="006A6C7E"/>
    <w:rsid w:val="006A6E2F"/>
    <w:rsid w:val="006B0149"/>
    <w:rsid w:val="006B0DE0"/>
    <w:rsid w:val="006B62A7"/>
    <w:rsid w:val="006B70B1"/>
    <w:rsid w:val="006B77EA"/>
    <w:rsid w:val="006C292F"/>
    <w:rsid w:val="006C293D"/>
    <w:rsid w:val="006C5579"/>
    <w:rsid w:val="006D0CDD"/>
    <w:rsid w:val="006D268B"/>
    <w:rsid w:val="006D425B"/>
    <w:rsid w:val="006E3401"/>
    <w:rsid w:val="006E438C"/>
    <w:rsid w:val="006E6897"/>
    <w:rsid w:val="006E6B35"/>
    <w:rsid w:val="006F21CA"/>
    <w:rsid w:val="006F74E0"/>
    <w:rsid w:val="006F7B9D"/>
    <w:rsid w:val="00701501"/>
    <w:rsid w:val="00703E33"/>
    <w:rsid w:val="007147CA"/>
    <w:rsid w:val="007168FD"/>
    <w:rsid w:val="0072240F"/>
    <w:rsid w:val="00722E97"/>
    <w:rsid w:val="00725078"/>
    <w:rsid w:val="0072724A"/>
    <w:rsid w:val="00727D58"/>
    <w:rsid w:val="00730BF5"/>
    <w:rsid w:val="00732137"/>
    <w:rsid w:val="00733AE8"/>
    <w:rsid w:val="00735293"/>
    <w:rsid w:val="007359E3"/>
    <w:rsid w:val="00740A00"/>
    <w:rsid w:val="00740C30"/>
    <w:rsid w:val="00741E84"/>
    <w:rsid w:val="0074406A"/>
    <w:rsid w:val="0074633D"/>
    <w:rsid w:val="00746483"/>
    <w:rsid w:val="0075188A"/>
    <w:rsid w:val="00752CED"/>
    <w:rsid w:val="00754755"/>
    <w:rsid w:val="00757936"/>
    <w:rsid w:val="0076247B"/>
    <w:rsid w:val="00763A8D"/>
    <w:rsid w:val="007644BA"/>
    <w:rsid w:val="00765856"/>
    <w:rsid w:val="0076745E"/>
    <w:rsid w:val="0076776F"/>
    <w:rsid w:val="007740EC"/>
    <w:rsid w:val="00774222"/>
    <w:rsid w:val="007757D2"/>
    <w:rsid w:val="00780455"/>
    <w:rsid w:val="007838C8"/>
    <w:rsid w:val="00783CDB"/>
    <w:rsid w:val="007843EE"/>
    <w:rsid w:val="007851F5"/>
    <w:rsid w:val="00791E30"/>
    <w:rsid w:val="00792440"/>
    <w:rsid w:val="00793B8D"/>
    <w:rsid w:val="0079466A"/>
    <w:rsid w:val="007A666F"/>
    <w:rsid w:val="007B660E"/>
    <w:rsid w:val="007C151F"/>
    <w:rsid w:val="007C2508"/>
    <w:rsid w:val="007C48DF"/>
    <w:rsid w:val="007C4F7B"/>
    <w:rsid w:val="007C71F1"/>
    <w:rsid w:val="007D08C1"/>
    <w:rsid w:val="007D0EF6"/>
    <w:rsid w:val="007D2A55"/>
    <w:rsid w:val="007D541E"/>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2A4"/>
    <w:rsid w:val="0081642F"/>
    <w:rsid w:val="0081664E"/>
    <w:rsid w:val="0081728D"/>
    <w:rsid w:val="008239B7"/>
    <w:rsid w:val="00824DAA"/>
    <w:rsid w:val="008263BD"/>
    <w:rsid w:val="00830A13"/>
    <w:rsid w:val="008314C6"/>
    <w:rsid w:val="00833ECF"/>
    <w:rsid w:val="0083579A"/>
    <w:rsid w:val="0084080B"/>
    <w:rsid w:val="0084085E"/>
    <w:rsid w:val="00841847"/>
    <w:rsid w:val="00841BF8"/>
    <w:rsid w:val="0085069E"/>
    <w:rsid w:val="00852247"/>
    <w:rsid w:val="0085246F"/>
    <w:rsid w:val="00852A97"/>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3581"/>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0C99"/>
    <w:rsid w:val="00922D04"/>
    <w:rsid w:val="00924C8F"/>
    <w:rsid w:val="00926300"/>
    <w:rsid w:val="0092712D"/>
    <w:rsid w:val="00927B2D"/>
    <w:rsid w:val="009330B6"/>
    <w:rsid w:val="009343CF"/>
    <w:rsid w:val="00937E93"/>
    <w:rsid w:val="009423D2"/>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095E"/>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E748A"/>
    <w:rsid w:val="009E7788"/>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5910"/>
    <w:rsid w:val="00A265F9"/>
    <w:rsid w:val="00A2676A"/>
    <w:rsid w:val="00A27CBB"/>
    <w:rsid w:val="00A31853"/>
    <w:rsid w:val="00A326EE"/>
    <w:rsid w:val="00A3546B"/>
    <w:rsid w:val="00A3633A"/>
    <w:rsid w:val="00A370F6"/>
    <w:rsid w:val="00A41381"/>
    <w:rsid w:val="00A4239A"/>
    <w:rsid w:val="00A476F8"/>
    <w:rsid w:val="00A50008"/>
    <w:rsid w:val="00A50920"/>
    <w:rsid w:val="00A53499"/>
    <w:rsid w:val="00A53AAC"/>
    <w:rsid w:val="00A54F5C"/>
    <w:rsid w:val="00A5572A"/>
    <w:rsid w:val="00A57D0C"/>
    <w:rsid w:val="00A609FB"/>
    <w:rsid w:val="00A60CEC"/>
    <w:rsid w:val="00A62648"/>
    <w:rsid w:val="00A665D8"/>
    <w:rsid w:val="00A67151"/>
    <w:rsid w:val="00A673C1"/>
    <w:rsid w:val="00A716ED"/>
    <w:rsid w:val="00A735E8"/>
    <w:rsid w:val="00A7429F"/>
    <w:rsid w:val="00A749B3"/>
    <w:rsid w:val="00A74D6A"/>
    <w:rsid w:val="00A80E2F"/>
    <w:rsid w:val="00A824D8"/>
    <w:rsid w:val="00A82CD4"/>
    <w:rsid w:val="00A830F9"/>
    <w:rsid w:val="00A83129"/>
    <w:rsid w:val="00A84747"/>
    <w:rsid w:val="00A85E1F"/>
    <w:rsid w:val="00A87AD5"/>
    <w:rsid w:val="00A9140B"/>
    <w:rsid w:val="00A9185D"/>
    <w:rsid w:val="00A91BE8"/>
    <w:rsid w:val="00A92E3B"/>
    <w:rsid w:val="00A93168"/>
    <w:rsid w:val="00A97F36"/>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4D86"/>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4FFA"/>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56C00"/>
    <w:rsid w:val="00B617EC"/>
    <w:rsid w:val="00B6258F"/>
    <w:rsid w:val="00B63A9C"/>
    <w:rsid w:val="00B651CC"/>
    <w:rsid w:val="00B65354"/>
    <w:rsid w:val="00B67EFB"/>
    <w:rsid w:val="00B72F57"/>
    <w:rsid w:val="00B7599D"/>
    <w:rsid w:val="00B75FFC"/>
    <w:rsid w:val="00B76EBD"/>
    <w:rsid w:val="00B7760E"/>
    <w:rsid w:val="00B92E64"/>
    <w:rsid w:val="00B9337E"/>
    <w:rsid w:val="00B947CC"/>
    <w:rsid w:val="00B97DA8"/>
    <w:rsid w:val="00BA07B6"/>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231"/>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2E30"/>
    <w:rsid w:val="00C254EA"/>
    <w:rsid w:val="00C26A2A"/>
    <w:rsid w:val="00C27954"/>
    <w:rsid w:val="00C27B18"/>
    <w:rsid w:val="00C33739"/>
    <w:rsid w:val="00C35A6B"/>
    <w:rsid w:val="00C3685D"/>
    <w:rsid w:val="00C37A73"/>
    <w:rsid w:val="00C40161"/>
    <w:rsid w:val="00C409A4"/>
    <w:rsid w:val="00C47010"/>
    <w:rsid w:val="00C47E81"/>
    <w:rsid w:val="00C5017B"/>
    <w:rsid w:val="00C50DB7"/>
    <w:rsid w:val="00C51A5F"/>
    <w:rsid w:val="00C52335"/>
    <w:rsid w:val="00C542D2"/>
    <w:rsid w:val="00C576E9"/>
    <w:rsid w:val="00C61198"/>
    <w:rsid w:val="00C62268"/>
    <w:rsid w:val="00C62F40"/>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11CA"/>
    <w:rsid w:val="00CF1D70"/>
    <w:rsid w:val="00CF268D"/>
    <w:rsid w:val="00CF43F9"/>
    <w:rsid w:val="00D00826"/>
    <w:rsid w:val="00D0262D"/>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7D4"/>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C7DCE"/>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6DD1"/>
    <w:rsid w:val="00E27B4C"/>
    <w:rsid w:val="00E30B6C"/>
    <w:rsid w:val="00E3229A"/>
    <w:rsid w:val="00E3489E"/>
    <w:rsid w:val="00E36D80"/>
    <w:rsid w:val="00E37917"/>
    <w:rsid w:val="00E37E58"/>
    <w:rsid w:val="00E41626"/>
    <w:rsid w:val="00E47B9E"/>
    <w:rsid w:val="00E50728"/>
    <w:rsid w:val="00E5356B"/>
    <w:rsid w:val="00E55A10"/>
    <w:rsid w:val="00E5615F"/>
    <w:rsid w:val="00E56198"/>
    <w:rsid w:val="00E60A53"/>
    <w:rsid w:val="00E610C1"/>
    <w:rsid w:val="00E61659"/>
    <w:rsid w:val="00E64961"/>
    <w:rsid w:val="00E65501"/>
    <w:rsid w:val="00E703A6"/>
    <w:rsid w:val="00E70E2D"/>
    <w:rsid w:val="00E71D6D"/>
    <w:rsid w:val="00E74C2E"/>
    <w:rsid w:val="00E77A59"/>
    <w:rsid w:val="00E82E95"/>
    <w:rsid w:val="00E8301F"/>
    <w:rsid w:val="00E85E62"/>
    <w:rsid w:val="00E87E06"/>
    <w:rsid w:val="00E9197D"/>
    <w:rsid w:val="00E93A25"/>
    <w:rsid w:val="00E93E91"/>
    <w:rsid w:val="00E9573F"/>
    <w:rsid w:val="00E95A65"/>
    <w:rsid w:val="00E95D11"/>
    <w:rsid w:val="00EA12A4"/>
    <w:rsid w:val="00EA4047"/>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1E5"/>
    <w:rsid w:val="00F012E9"/>
    <w:rsid w:val="00F0256C"/>
    <w:rsid w:val="00F02C9C"/>
    <w:rsid w:val="00F060D7"/>
    <w:rsid w:val="00F069EA"/>
    <w:rsid w:val="00F10FA1"/>
    <w:rsid w:val="00F11465"/>
    <w:rsid w:val="00F12FE8"/>
    <w:rsid w:val="00F144F2"/>
    <w:rsid w:val="00F14A55"/>
    <w:rsid w:val="00F1605C"/>
    <w:rsid w:val="00F17EC9"/>
    <w:rsid w:val="00F20C13"/>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969"/>
    <w:rsid w:val="00F53B74"/>
    <w:rsid w:val="00F55D1B"/>
    <w:rsid w:val="00F622DF"/>
    <w:rsid w:val="00F6252A"/>
    <w:rsid w:val="00F64633"/>
    <w:rsid w:val="00F64F28"/>
    <w:rsid w:val="00F65164"/>
    <w:rsid w:val="00F6557C"/>
    <w:rsid w:val="00F6714D"/>
    <w:rsid w:val="00F72E0D"/>
    <w:rsid w:val="00F75F47"/>
    <w:rsid w:val="00F770F9"/>
    <w:rsid w:val="00F80736"/>
    <w:rsid w:val="00F814CA"/>
    <w:rsid w:val="00F81FE8"/>
    <w:rsid w:val="00F8247B"/>
    <w:rsid w:val="00F83FF5"/>
    <w:rsid w:val="00F842A7"/>
    <w:rsid w:val="00F84F98"/>
    <w:rsid w:val="00F862C9"/>
    <w:rsid w:val="00F8754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EBB621"/>
  <w15:docId w15:val="{1B851964-5CE2-4D9E-A965-25B7351C0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pPr>
        <w:spacing w:line="400" w:lineRule="exact"/>
        <w:ind w:firstLine="482"/>
        <w:jc w:val="both"/>
      </w:pPr>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392B"/>
    <w:rPr>
      <w:kern w:val="2"/>
      <w:sz w:val="21"/>
    </w:rPr>
  </w:style>
  <w:style w:type="paragraph" w:styleId="Heading1">
    <w:name w:val="heading 1"/>
    <w:basedOn w:val="Normal"/>
    <w:next w:val="Normal"/>
    <w:link w:val="Heading1Char"/>
    <w:qFormat/>
    <w:rsid w:val="0090392B"/>
    <w:pPr>
      <w:keepNext/>
      <w:keepLines/>
      <w:spacing w:before="340" w:after="330" w:line="578" w:lineRule="auto"/>
      <w:ind w:firstLine="0"/>
      <w:outlineLvl w:val="0"/>
    </w:pPr>
    <w:rPr>
      <w:b/>
      <w:bCs/>
      <w:kern w:val="44"/>
      <w:sz w:val="44"/>
      <w:szCs w:val="44"/>
    </w:rPr>
  </w:style>
  <w:style w:type="paragraph" w:styleId="Heading2">
    <w:name w:val="heading 2"/>
    <w:basedOn w:val="Normal"/>
    <w:next w:val="Normal"/>
    <w:link w:val="Heading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Heading3">
    <w:name w:val="heading 3"/>
    <w:basedOn w:val="Normal"/>
    <w:next w:val="NormalIndent"/>
    <w:link w:val="Heading3Char"/>
    <w:qFormat/>
    <w:rsid w:val="0090392B"/>
    <w:pPr>
      <w:keepNext/>
      <w:keepLines/>
      <w:tabs>
        <w:tab w:val="left" w:pos="709"/>
      </w:tabs>
      <w:ind w:firstLine="0"/>
      <w:outlineLvl w:val="2"/>
    </w:pPr>
    <w:rPr>
      <w:rFonts w:ascii="Arial" w:eastAsia="黑体" w:hAnsi="Arial"/>
      <w:b/>
      <w:sz w:val="28"/>
    </w:rPr>
  </w:style>
  <w:style w:type="paragraph" w:styleId="Heading4">
    <w:name w:val="heading 4"/>
    <w:basedOn w:val="Normal"/>
    <w:next w:val="Normal"/>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Heading5">
    <w:name w:val="heading 5"/>
    <w:basedOn w:val="Normal"/>
    <w:next w:val="Normal"/>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Heading6">
    <w:name w:val="heading 6"/>
    <w:basedOn w:val="Normal"/>
    <w:next w:val="Normal"/>
    <w:link w:val="Heading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90392B"/>
    <w:rPr>
      <w:rFonts w:ascii="Arial" w:eastAsia="黑体" w:hAnsi="Arial"/>
      <w:b/>
      <w:bCs/>
      <w:kern w:val="2"/>
      <w:sz w:val="32"/>
      <w:szCs w:val="32"/>
    </w:rPr>
  </w:style>
  <w:style w:type="character" w:customStyle="1" w:styleId="CommentTextChar">
    <w:name w:val="Comment Text Char"/>
    <w:link w:val="CommentText"/>
    <w:uiPriority w:val="99"/>
    <w:rsid w:val="0090392B"/>
    <w:rPr>
      <w:kern w:val="2"/>
      <w:sz w:val="21"/>
      <w:szCs w:val="24"/>
    </w:rPr>
  </w:style>
  <w:style w:type="character" w:styleId="Hyperlink">
    <w:name w:val="Hyperlink"/>
    <w:uiPriority w:val="99"/>
    <w:rsid w:val="0090392B"/>
    <w:rPr>
      <w:color w:val="0000FF"/>
      <w:u w:val="single"/>
    </w:rPr>
  </w:style>
  <w:style w:type="character" w:styleId="CommentReference">
    <w:name w:val="annotation reference"/>
    <w:unhideWhenUsed/>
    <w:rsid w:val="0090392B"/>
    <w:rPr>
      <w:sz w:val="21"/>
      <w:szCs w:val="21"/>
    </w:rPr>
  </w:style>
  <w:style w:type="character" w:styleId="PageNumber">
    <w:name w:val="page number"/>
    <w:basedOn w:val="DefaultParagraphFont"/>
    <w:rsid w:val="0090392B"/>
  </w:style>
  <w:style w:type="character" w:customStyle="1" w:styleId="Heading1Char">
    <w:name w:val="Heading 1 Char"/>
    <w:link w:val="Heading1"/>
    <w:rsid w:val="0090392B"/>
    <w:rPr>
      <w:b/>
      <w:bCs/>
      <w:kern w:val="44"/>
      <w:sz w:val="44"/>
      <w:szCs w:val="44"/>
    </w:rPr>
  </w:style>
  <w:style w:type="character" w:customStyle="1" w:styleId="Heading3Char">
    <w:name w:val="Heading 3 Char"/>
    <w:link w:val="Heading3"/>
    <w:rsid w:val="0090392B"/>
    <w:rPr>
      <w:rFonts w:ascii="Arial" w:eastAsia="黑体" w:hAnsi="Arial"/>
      <w:b/>
      <w:kern w:val="2"/>
      <w:sz w:val="28"/>
    </w:rPr>
  </w:style>
  <w:style w:type="character" w:customStyle="1" w:styleId="CommentSubjectChar">
    <w:name w:val="Comment Subject Char"/>
    <w:basedOn w:val="CommentTextChar"/>
    <w:link w:val="CommentSubject"/>
    <w:rsid w:val="0090392B"/>
    <w:rPr>
      <w:kern w:val="2"/>
      <w:sz w:val="21"/>
      <w:szCs w:val="24"/>
    </w:rPr>
  </w:style>
  <w:style w:type="paragraph" w:customStyle="1" w:styleId="p16">
    <w:name w:val="p16"/>
    <w:basedOn w:val="Normal"/>
    <w:rsid w:val="0090392B"/>
    <w:rPr>
      <w:kern w:val="0"/>
      <w:sz w:val="24"/>
    </w:rPr>
  </w:style>
  <w:style w:type="paragraph" w:styleId="TOC7">
    <w:name w:val="toc 7"/>
    <w:basedOn w:val="Normal"/>
    <w:next w:val="Normal"/>
    <w:uiPriority w:val="39"/>
    <w:rsid w:val="0090392B"/>
    <w:pPr>
      <w:ind w:left="1260"/>
      <w:jc w:val="left"/>
    </w:pPr>
    <w:rPr>
      <w:szCs w:val="21"/>
    </w:rPr>
  </w:style>
  <w:style w:type="paragraph" w:styleId="CommentText">
    <w:name w:val="annotation text"/>
    <w:basedOn w:val="Normal"/>
    <w:link w:val="CommentTextChar"/>
    <w:unhideWhenUsed/>
    <w:rsid w:val="0090392B"/>
    <w:pPr>
      <w:jc w:val="left"/>
    </w:pPr>
  </w:style>
  <w:style w:type="paragraph" w:styleId="TOC4">
    <w:name w:val="toc 4"/>
    <w:basedOn w:val="Normal"/>
    <w:next w:val="Normal"/>
    <w:uiPriority w:val="39"/>
    <w:rsid w:val="0090392B"/>
    <w:pPr>
      <w:ind w:left="630"/>
      <w:jc w:val="left"/>
    </w:pPr>
    <w:rPr>
      <w:szCs w:val="21"/>
    </w:rPr>
  </w:style>
  <w:style w:type="paragraph" w:styleId="BodyTextIndent">
    <w:name w:val="Body Text Indent"/>
    <w:basedOn w:val="Normal"/>
    <w:rsid w:val="0090392B"/>
    <w:pPr>
      <w:spacing w:line="360" w:lineRule="auto"/>
      <w:ind w:firstLine="420"/>
    </w:pPr>
    <w:rPr>
      <w:rFonts w:ascii="宋体" w:hAnsi="宋体"/>
    </w:rPr>
  </w:style>
  <w:style w:type="paragraph" w:styleId="CommentSubject">
    <w:name w:val="annotation subject"/>
    <w:basedOn w:val="CommentText"/>
    <w:next w:val="CommentText"/>
    <w:link w:val="CommentSubjectChar"/>
    <w:uiPriority w:val="99"/>
    <w:unhideWhenUsed/>
    <w:rsid w:val="0090392B"/>
    <w:rPr>
      <w:b/>
      <w:bCs/>
    </w:rPr>
  </w:style>
  <w:style w:type="paragraph" w:styleId="BodyText">
    <w:name w:val="Body Text"/>
    <w:basedOn w:val="Normal"/>
    <w:rsid w:val="0090392B"/>
    <w:pPr>
      <w:tabs>
        <w:tab w:val="left" w:pos="1245"/>
      </w:tabs>
      <w:spacing w:line="360" w:lineRule="auto"/>
      <w:jc w:val="left"/>
    </w:pPr>
    <w:rPr>
      <w:rFonts w:ascii="宋体" w:hAnsi="宋体"/>
      <w:szCs w:val="21"/>
    </w:rPr>
  </w:style>
  <w:style w:type="paragraph" w:customStyle="1" w:styleId="p0">
    <w:name w:val="p0"/>
    <w:basedOn w:val="Normal"/>
    <w:rsid w:val="0090392B"/>
    <w:rPr>
      <w:kern w:val="0"/>
      <w:szCs w:val="21"/>
    </w:rPr>
  </w:style>
  <w:style w:type="paragraph" w:styleId="NormalIndent">
    <w:name w:val="Normal Indent"/>
    <w:basedOn w:val="Normal"/>
    <w:rsid w:val="0090392B"/>
    <w:pPr>
      <w:ind w:firstLineChars="200" w:firstLine="420"/>
    </w:pPr>
  </w:style>
  <w:style w:type="paragraph" w:styleId="BalloonText">
    <w:name w:val="Balloon Text"/>
    <w:basedOn w:val="Normal"/>
    <w:rsid w:val="0090392B"/>
    <w:rPr>
      <w:sz w:val="18"/>
      <w:szCs w:val="18"/>
    </w:rPr>
  </w:style>
  <w:style w:type="paragraph" w:styleId="TOC5">
    <w:name w:val="toc 5"/>
    <w:basedOn w:val="Normal"/>
    <w:next w:val="Normal"/>
    <w:uiPriority w:val="39"/>
    <w:rsid w:val="0090392B"/>
    <w:pPr>
      <w:ind w:left="840"/>
      <w:jc w:val="left"/>
    </w:pPr>
    <w:rPr>
      <w:szCs w:val="21"/>
    </w:rPr>
  </w:style>
  <w:style w:type="paragraph" w:styleId="DocumentMap">
    <w:name w:val="Document Map"/>
    <w:basedOn w:val="Normal"/>
    <w:rsid w:val="0090392B"/>
    <w:pPr>
      <w:shd w:val="clear" w:color="auto" w:fill="000080"/>
    </w:pPr>
  </w:style>
  <w:style w:type="paragraph" w:styleId="Caption">
    <w:name w:val="caption"/>
    <w:basedOn w:val="Normal"/>
    <w:next w:val="Normal"/>
    <w:qFormat/>
    <w:rsid w:val="0090392B"/>
    <w:pPr>
      <w:spacing w:line="440" w:lineRule="exact"/>
    </w:pPr>
    <w:rPr>
      <w:rFonts w:ascii="Cambria" w:eastAsia="黑体" w:hAnsi="Cambria"/>
      <w:sz w:val="20"/>
      <w:szCs w:val="20"/>
    </w:rPr>
  </w:style>
  <w:style w:type="paragraph" w:styleId="Header">
    <w:name w:val="header"/>
    <w:basedOn w:val="Normal"/>
    <w:rsid w:val="0090392B"/>
    <w:pPr>
      <w:pBdr>
        <w:bottom w:val="single" w:sz="6" w:space="1" w:color="auto"/>
      </w:pBdr>
      <w:tabs>
        <w:tab w:val="center" w:pos="4153"/>
        <w:tab w:val="right" w:pos="8306"/>
      </w:tabs>
      <w:snapToGrid w:val="0"/>
      <w:jc w:val="center"/>
    </w:pPr>
    <w:rPr>
      <w:sz w:val="18"/>
      <w:szCs w:val="18"/>
    </w:rPr>
  </w:style>
  <w:style w:type="paragraph" w:styleId="TOC3">
    <w:name w:val="toc 3"/>
    <w:basedOn w:val="Normal"/>
    <w:next w:val="Normal"/>
    <w:uiPriority w:val="39"/>
    <w:rsid w:val="0090392B"/>
    <w:pPr>
      <w:ind w:left="420"/>
      <w:jc w:val="left"/>
    </w:pPr>
    <w:rPr>
      <w:i/>
      <w:iCs/>
    </w:rPr>
  </w:style>
  <w:style w:type="paragraph" w:styleId="Footer">
    <w:name w:val="footer"/>
    <w:basedOn w:val="Normal"/>
    <w:link w:val="FooterChar"/>
    <w:uiPriority w:val="99"/>
    <w:rsid w:val="0090392B"/>
    <w:pPr>
      <w:tabs>
        <w:tab w:val="center" w:pos="4153"/>
        <w:tab w:val="right" w:pos="8306"/>
      </w:tabs>
      <w:snapToGrid w:val="0"/>
      <w:jc w:val="left"/>
    </w:pPr>
    <w:rPr>
      <w:sz w:val="18"/>
      <w:szCs w:val="18"/>
    </w:rPr>
  </w:style>
  <w:style w:type="paragraph" w:styleId="TOC8">
    <w:name w:val="toc 8"/>
    <w:basedOn w:val="Normal"/>
    <w:next w:val="Normal"/>
    <w:uiPriority w:val="39"/>
    <w:rsid w:val="0090392B"/>
    <w:pPr>
      <w:ind w:left="1470"/>
      <w:jc w:val="left"/>
    </w:pPr>
    <w:rPr>
      <w:szCs w:val="21"/>
    </w:rPr>
  </w:style>
  <w:style w:type="paragraph" w:styleId="ListParagraph">
    <w:name w:val="List Paragraph"/>
    <w:basedOn w:val="Normal"/>
    <w:link w:val="ListParagraphChar"/>
    <w:uiPriority w:val="34"/>
    <w:qFormat/>
    <w:rsid w:val="0090392B"/>
    <w:pPr>
      <w:spacing w:line="440" w:lineRule="exact"/>
      <w:ind w:firstLineChars="200" w:firstLine="420"/>
    </w:pPr>
  </w:style>
  <w:style w:type="paragraph" w:styleId="TOC6">
    <w:name w:val="toc 6"/>
    <w:basedOn w:val="Normal"/>
    <w:next w:val="Normal"/>
    <w:uiPriority w:val="39"/>
    <w:rsid w:val="0090392B"/>
    <w:pPr>
      <w:ind w:left="1050"/>
      <w:jc w:val="left"/>
    </w:pPr>
    <w:rPr>
      <w:szCs w:val="21"/>
    </w:rPr>
  </w:style>
  <w:style w:type="paragraph" w:styleId="BodyTextIndent2">
    <w:name w:val="Body Text Indent 2"/>
    <w:basedOn w:val="Normal"/>
    <w:rsid w:val="0090392B"/>
    <w:pPr>
      <w:spacing w:line="360" w:lineRule="auto"/>
      <w:ind w:left="420" w:hangingChars="200" w:hanging="420"/>
    </w:pPr>
  </w:style>
  <w:style w:type="paragraph" w:styleId="TOC1">
    <w:name w:val="toc 1"/>
    <w:basedOn w:val="Normal"/>
    <w:next w:val="Normal"/>
    <w:uiPriority w:val="39"/>
    <w:rsid w:val="0090392B"/>
    <w:pPr>
      <w:spacing w:before="120" w:after="120"/>
      <w:jc w:val="left"/>
    </w:pPr>
    <w:rPr>
      <w:b/>
      <w:bCs/>
      <w:caps/>
    </w:rPr>
  </w:style>
  <w:style w:type="paragraph" w:styleId="TOC9">
    <w:name w:val="toc 9"/>
    <w:basedOn w:val="Normal"/>
    <w:next w:val="Normal"/>
    <w:uiPriority w:val="39"/>
    <w:rsid w:val="0090392B"/>
    <w:pPr>
      <w:ind w:left="1680"/>
      <w:jc w:val="left"/>
    </w:pPr>
    <w:rPr>
      <w:szCs w:val="21"/>
    </w:rPr>
  </w:style>
  <w:style w:type="paragraph" w:styleId="TOC2">
    <w:name w:val="toc 2"/>
    <w:basedOn w:val="Normal"/>
    <w:next w:val="Normal"/>
    <w:uiPriority w:val="39"/>
    <w:rsid w:val="0090392B"/>
    <w:pPr>
      <w:ind w:left="210"/>
      <w:jc w:val="left"/>
    </w:pPr>
    <w:rPr>
      <w:smallCaps/>
    </w:rPr>
  </w:style>
  <w:style w:type="paragraph" w:customStyle="1" w:styleId="a">
    <w:name w:val="图"/>
    <w:basedOn w:val="Normal"/>
    <w:rsid w:val="0090392B"/>
    <w:pPr>
      <w:adjustRightInd w:val="0"/>
      <w:snapToGrid w:val="0"/>
      <w:spacing w:before="200" w:after="40" w:line="320" w:lineRule="atLeast"/>
      <w:jc w:val="center"/>
    </w:pPr>
  </w:style>
  <w:style w:type="character" w:customStyle="1" w:styleId="Heading6Char">
    <w:name w:val="Heading 6 Char"/>
    <w:basedOn w:val="DefaultParagraphFont"/>
    <w:link w:val="Heading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Heading7Char">
    <w:name w:val="Heading 7 Char"/>
    <w:basedOn w:val="DefaultParagraphFont"/>
    <w:link w:val="Heading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Heading8Char">
    <w:name w:val="Heading 8 Char"/>
    <w:basedOn w:val="DefaultParagraphFont"/>
    <w:link w:val="Heading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Heading9Char">
    <w:name w:val="Heading 9 Char"/>
    <w:basedOn w:val="DefaultParagraphFont"/>
    <w:link w:val="Heading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ListParagraphChar">
    <w:name w:val="List Paragraph Char"/>
    <w:link w:val="ListParagraph"/>
    <w:uiPriority w:val="34"/>
    <w:rsid w:val="00DD6799"/>
    <w:rPr>
      <w:kern w:val="2"/>
      <w:sz w:val="21"/>
      <w:szCs w:val="24"/>
    </w:rPr>
  </w:style>
  <w:style w:type="paragraph" w:styleId="NormalWeb">
    <w:name w:val="Normal (Web)"/>
    <w:basedOn w:val="Normal"/>
    <w:uiPriority w:val="99"/>
    <w:unhideWhenUsed/>
    <w:rsid w:val="00471A5A"/>
    <w:pPr>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FootnoteText">
    <w:name w:val="footnote text"/>
    <w:basedOn w:val="Normal"/>
    <w:link w:val="FootnoteTextChar"/>
    <w:uiPriority w:val="99"/>
    <w:semiHidden/>
    <w:unhideWhenUsed/>
    <w:rsid w:val="00F81FE8"/>
    <w:pPr>
      <w:snapToGrid w:val="0"/>
      <w:jc w:val="left"/>
    </w:pPr>
    <w:rPr>
      <w:sz w:val="18"/>
      <w:szCs w:val="18"/>
    </w:rPr>
  </w:style>
  <w:style w:type="character" w:customStyle="1" w:styleId="FootnoteTextChar">
    <w:name w:val="Footnote Text Char"/>
    <w:basedOn w:val="DefaultParagraphFont"/>
    <w:link w:val="FootnoteText"/>
    <w:uiPriority w:val="99"/>
    <w:semiHidden/>
    <w:rsid w:val="00F81FE8"/>
    <w:rPr>
      <w:kern w:val="2"/>
      <w:sz w:val="18"/>
      <w:szCs w:val="18"/>
    </w:rPr>
  </w:style>
  <w:style w:type="character" w:styleId="FootnoteReference">
    <w:name w:val="footnote reference"/>
    <w:basedOn w:val="DefaultParagraphFont"/>
    <w:uiPriority w:val="99"/>
    <w:semiHidden/>
    <w:unhideWhenUsed/>
    <w:rsid w:val="00F81FE8"/>
    <w:rPr>
      <w:vertAlign w:val="superscript"/>
    </w:rPr>
  </w:style>
  <w:style w:type="paragraph" w:styleId="EndnoteText">
    <w:name w:val="endnote text"/>
    <w:basedOn w:val="Normal"/>
    <w:link w:val="EndnoteTextChar"/>
    <w:uiPriority w:val="99"/>
    <w:semiHidden/>
    <w:unhideWhenUsed/>
    <w:rsid w:val="00F81FE8"/>
    <w:pPr>
      <w:snapToGrid w:val="0"/>
      <w:jc w:val="left"/>
    </w:pPr>
  </w:style>
  <w:style w:type="character" w:customStyle="1" w:styleId="EndnoteTextChar">
    <w:name w:val="Endnote Text Char"/>
    <w:basedOn w:val="DefaultParagraphFont"/>
    <w:link w:val="EndnoteText"/>
    <w:uiPriority w:val="99"/>
    <w:semiHidden/>
    <w:rsid w:val="00F81FE8"/>
    <w:rPr>
      <w:kern w:val="2"/>
      <w:sz w:val="21"/>
    </w:rPr>
  </w:style>
  <w:style w:type="character" w:styleId="EndnoteReference">
    <w:name w:val="endnote reference"/>
    <w:basedOn w:val="DefaultParagraphFont"/>
    <w:uiPriority w:val="99"/>
    <w:semiHidden/>
    <w:unhideWhenUsed/>
    <w:rsid w:val="00F81FE8"/>
    <w:rPr>
      <w:vertAlign w:val="superscript"/>
    </w:rPr>
  </w:style>
  <w:style w:type="character" w:customStyle="1" w:styleId="FooterChar">
    <w:name w:val="Footer Char"/>
    <w:basedOn w:val="DefaultParagraphFont"/>
    <w:link w:val="Footer"/>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7.xml"/><Relationship Id="rId19" Type="http://schemas.openxmlformats.org/officeDocument/2006/relationships/footer" Target="footer8.xml"/><Relationship Id="rId50" Type="http://schemas.openxmlformats.org/officeDocument/2006/relationships/oleObject" Target="embeddings/Microsoft_Visio_2003-2010___88.vsd"/><Relationship Id="rId51" Type="http://schemas.openxmlformats.org/officeDocument/2006/relationships/image" Target="media/image22.emf"/><Relationship Id="rId52" Type="http://schemas.openxmlformats.org/officeDocument/2006/relationships/oleObject" Target="embeddings/Microsoft_Visio_2003-2010___99.vsd"/><Relationship Id="rId53" Type="http://schemas.openxmlformats.org/officeDocument/2006/relationships/image" Target="media/image23.png"/><Relationship Id="rId54" Type="http://schemas.openxmlformats.org/officeDocument/2006/relationships/header" Target="header6.xml"/><Relationship Id="rId55" Type="http://schemas.openxmlformats.org/officeDocument/2006/relationships/header" Target="header7.xml"/><Relationship Id="rId56" Type="http://schemas.openxmlformats.org/officeDocument/2006/relationships/header" Target="header8.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header" Target="header5.xml"/><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oleObject" Target="embeddings/Microsoft_Visio_2003-2010___33.vsd"/><Relationship Id="rId31" Type="http://schemas.openxmlformats.org/officeDocument/2006/relationships/image" Target="media/image8.emf"/><Relationship Id="rId32" Type="http://schemas.openxmlformats.org/officeDocument/2006/relationships/oleObject" Target="embeddings/Microsoft_Visio_2003-2010___44.vsd"/><Relationship Id="rId33" Type="http://schemas.openxmlformats.org/officeDocument/2006/relationships/image" Target="media/image9.emf"/><Relationship Id="rId34" Type="http://schemas.openxmlformats.org/officeDocument/2006/relationships/oleObject" Target="embeddings/Microsoft_Visio_2003-2010___55.vsd"/><Relationship Id="rId35" Type="http://schemas.openxmlformats.org/officeDocument/2006/relationships/image" Target="media/image10.emf"/><Relationship Id="rId36" Type="http://schemas.openxmlformats.org/officeDocument/2006/relationships/oleObject" Target="embeddings/Microsoft_Visio_2003-2010___66.vsd"/><Relationship Id="rId37" Type="http://schemas.openxmlformats.org/officeDocument/2006/relationships/image" Target="media/image11.emf"/><Relationship Id="rId38" Type="http://schemas.openxmlformats.org/officeDocument/2006/relationships/oleObject" Target="embeddings/Microsoft_Visio_2003-2010___77.vsd"/><Relationship Id="rId39" Type="http://schemas.openxmlformats.org/officeDocument/2006/relationships/image" Target="media/image12.png"/><Relationship Id="rId20" Type="http://schemas.openxmlformats.org/officeDocument/2006/relationships/image" Target="media/image3.gif"/><Relationship Id="rId21" Type="http://schemas.openxmlformats.org/officeDocument/2006/relationships/header" Target="header3.xml"/><Relationship Id="rId22" Type="http://schemas.openxmlformats.org/officeDocument/2006/relationships/footer" Target="footer9.xml"/><Relationship Id="rId23" Type="http://schemas.openxmlformats.org/officeDocument/2006/relationships/image" Target="media/image4.png"/><Relationship Id="rId24" Type="http://schemas.openxmlformats.org/officeDocument/2006/relationships/header" Target="header4.xml"/><Relationship Id="rId25" Type="http://schemas.openxmlformats.org/officeDocument/2006/relationships/image" Target="media/image5.emf"/><Relationship Id="rId26" Type="http://schemas.openxmlformats.org/officeDocument/2006/relationships/oleObject" Target="embeddings/Microsoft_Visio_2003-2010___11.vsd"/><Relationship Id="rId27" Type="http://schemas.openxmlformats.org/officeDocument/2006/relationships/image" Target="media/image6.emf"/><Relationship Id="rId28" Type="http://schemas.openxmlformats.org/officeDocument/2006/relationships/oleObject" Target="embeddings/Microsoft_Visio_2003-2010___22.vsd"/><Relationship Id="rId29" Type="http://schemas.openxmlformats.org/officeDocument/2006/relationships/image" Target="media/image7.e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E5AA9-F9B0-2846-B556-3087E8E80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6119</TotalTime>
  <Pages>59</Pages>
  <Words>7122</Words>
  <Characters>40598</Characters>
  <Application>Microsoft Macintosh Word</Application>
  <DocSecurity>0</DocSecurity>
  <PresentationFormat/>
  <Lines>338</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47625</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zw_bn赵炜</cp:lastModifiedBy>
  <cp:revision>620</cp:revision>
  <cp:lastPrinted>2016-09-12T23:00:00Z</cp:lastPrinted>
  <dcterms:created xsi:type="dcterms:W3CDTF">2016-06-19T06:36:00Z</dcterms:created>
  <dcterms:modified xsi:type="dcterms:W3CDTF">2016-09-13T14:31:00Z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
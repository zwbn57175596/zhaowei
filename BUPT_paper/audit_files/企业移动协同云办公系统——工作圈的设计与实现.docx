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10"/>
        <w:tabs>
          <w:tab w:val="right" w:leader="dot" w:pos="8296"/>
        </w:tabs>
        <w:ind w:firstLine="0"/>
        <w:rPr>
          <w:rStyle w:val="a5"/>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a5"/>
            <w:rFonts w:ascii="宋体" w:hAnsi="宋体" w:hint="eastAsia"/>
            <w:noProof/>
            <w:sz w:val="24"/>
          </w:rPr>
          <w:t>第一章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引言</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2FAACEC1"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31" w:history="1">
        <w:r w:rsidR="00741E84" w:rsidRPr="00741E84">
          <w:rPr>
            <w:rStyle w:val="a5"/>
            <w:rFonts w:ascii="宋体" w:hAnsi="宋体"/>
            <w:noProof/>
            <w:sz w:val="24"/>
          </w:rPr>
          <w:t>1.1</w:t>
        </w:r>
        <w:r w:rsidR="00741E84" w:rsidRPr="00741E84">
          <w:rPr>
            <w:rStyle w:val="a5"/>
            <w:rFonts w:ascii="宋体" w:hAnsi="宋体"/>
            <w:sz w:val="24"/>
          </w:rPr>
          <w:tab/>
        </w:r>
        <w:r w:rsidR="00741E84" w:rsidRPr="00741E84">
          <w:rPr>
            <w:rStyle w:val="a5"/>
            <w:rFonts w:ascii="宋体" w:hAnsi="宋体" w:hint="eastAsia"/>
            <w:noProof/>
            <w:sz w:val="24"/>
          </w:rPr>
          <w:t>背景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46CA870C"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32" w:history="1">
        <w:r w:rsidR="00741E84" w:rsidRPr="00741E84">
          <w:rPr>
            <w:rStyle w:val="a5"/>
            <w:rFonts w:ascii="宋体" w:hAnsi="宋体"/>
            <w:noProof/>
            <w:sz w:val="24"/>
          </w:rPr>
          <w:t>1.2</w:t>
        </w:r>
        <w:r w:rsidR="00741E84" w:rsidRPr="00741E84">
          <w:rPr>
            <w:rStyle w:val="a5"/>
            <w:rFonts w:ascii="宋体" w:hAnsi="宋体"/>
            <w:sz w:val="24"/>
          </w:rPr>
          <w:tab/>
        </w:r>
        <w:r w:rsidR="00741E84" w:rsidRPr="00741E84">
          <w:rPr>
            <w:rStyle w:val="a5"/>
            <w:rFonts w:ascii="宋体" w:hAnsi="宋体" w:hint="eastAsia"/>
            <w:noProof/>
            <w:sz w:val="24"/>
          </w:rPr>
          <w:t>课题任务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w:t>
        </w:r>
        <w:r w:rsidR="00741E84" w:rsidRPr="00741E84">
          <w:rPr>
            <w:rStyle w:val="a5"/>
            <w:rFonts w:ascii="宋体" w:hAnsi="宋体"/>
            <w:webHidden/>
            <w:sz w:val="24"/>
          </w:rPr>
          <w:fldChar w:fldCharType="end"/>
        </w:r>
      </w:hyperlink>
    </w:p>
    <w:p w14:paraId="62ABB565"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33" w:history="1">
        <w:r w:rsidR="00741E84" w:rsidRPr="00741E84">
          <w:rPr>
            <w:rStyle w:val="a5"/>
            <w:rFonts w:ascii="宋体" w:hAnsi="宋体"/>
            <w:i w:val="0"/>
            <w:noProof/>
            <w:sz w:val="24"/>
            <w:lang w:val="x-none" w:eastAsia="x-none"/>
          </w:rPr>
          <w:t>1.2.1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课题内容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w:t>
        </w:r>
        <w:r w:rsidR="00741E84" w:rsidRPr="00741E84">
          <w:rPr>
            <w:rStyle w:val="a5"/>
            <w:rFonts w:ascii="宋体" w:hAnsi="宋体"/>
            <w:i w:val="0"/>
            <w:webHidden/>
            <w:sz w:val="24"/>
            <w:lang w:val="x-none" w:eastAsia="x-none"/>
          </w:rPr>
          <w:fldChar w:fldCharType="end"/>
        </w:r>
      </w:hyperlink>
    </w:p>
    <w:p w14:paraId="705ABBF4"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34" w:history="1">
        <w:r w:rsidR="00741E84" w:rsidRPr="00741E84">
          <w:rPr>
            <w:rStyle w:val="a5"/>
            <w:rFonts w:ascii="宋体" w:hAnsi="宋体"/>
            <w:i w:val="0"/>
            <w:noProof/>
            <w:sz w:val="24"/>
            <w:lang w:val="x-none" w:eastAsia="x-none"/>
          </w:rPr>
          <w:t>1.2.2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本人承担任务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w:t>
        </w:r>
        <w:r w:rsidR="00741E84" w:rsidRPr="00741E84">
          <w:rPr>
            <w:rStyle w:val="a5"/>
            <w:rFonts w:ascii="宋体" w:hAnsi="宋体"/>
            <w:i w:val="0"/>
            <w:webHidden/>
            <w:sz w:val="24"/>
            <w:lang w:val="x-none" w:eastAsia="x-none"/>
          </w:rPr>
          <w:fldChar w:fldCharType="end"/>
        </w:r>
      </w:hyperlink>
    </w:p>
    <w:p w14:paraId="63E97ECB"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35" w:history="1">
        <w:r w:rsidR="00741E84" w:rsidRPr="00741E84">
          <w:rPr>
            <w:rStyle w:val="a5"/>
            <w:rFonts w:ascii="宋体" w:hAnsi="宋体"/>
            <w:noProof/>
            <w:sz w:val="24"/>
          </w:rPr>
          <w:t>1.3</w:t>
        </w:r>
        <w:r w:rsidR="00741E84" w:rsidRPr="00741E84">
          <w:rPr>
            <w:rStyle w:val="a5"/>
            <w:rFonts w:ascii="宋体" w:hAnsi="宋体"/>
            <w:sz w:val="24"/>
          </w:rPr>
          <w:tab/>
        </w:r>
        <w:r w:rsidR="00741E84" w:rsidRPr="00741E84">
          <w:rPr>
            <w:rStyle w:val="a5"/>
            <w:rFonts w:ascii="宋体" w:hAnsi="宋体" w:hint="eastAsia"/>
            <w:noProof/>
            <w:sz w:val="24"/>
          </w:rPr>
          <w:t>论文结构</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w:t>
        </w:r>
        <w:r w:rsidR="00741E84" w:rsidRPr="00741E84">
          <w:rPr>
            <w:rStyle w:val="a5"/>
            <w:rFonts w:ascii="宋体" w:hAnsi="宋体"/>
            <w:webHidden/>
            <w:sz w:val="24"/>
          </w:rPr>
          <w:fldChar w:fldCharType="end"/>
        </w:r>
      </w:hyperlink>
    </w:p>
    <w:p w14:paraId="0FB21508" w14:textId="77777777" w:rsidR="00741E84" w:rsidRPr="00741E84" w:rsidRDefault="00026B73" w:rsidP="00741E84">
      <w:pPr>
        <w:pStyle w:val="10"/>
        <w:tabs>
          <w:tab w:val="right" w:leader="dot" w:pos="8296"/>
        </w:tabs>
        <w:ind w:firstLine="0"/>
        <w:rPr>
          <w:rStyle w:val="a5"/>
          <w:rFonts w:ascii="宋体" w:hAnsi="宋体"/>
          <w:sz w:val="24"/>
        </w:rPr>
      </w:pPr>
      <w:hyperlink w:anchor="_Toc461048036" w:history="1">
        <w:r w:rsidR="00741E84" w:rsidRPr="00741E84">
          <w:rPr>
            <w:rStyle w:val="a5"/>
            <w:rFonts w:ascii="宋体" w:hAnsi="宋体" w:hint="eastAsia"/>
            <w:noProof/>
            <w:sz w:val="24"/>
          </w:rPr>
          <w:t>第二章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关键技术介绍</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3DDD7ADF"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37" w:history="1">
        <w:r w:rsidR="00741E84" w:rsidRPr="00741E84">
          <w:rPr>
            <w:rStyle w:val="a5"/>
            <w:rFonts w:ascii="宋体" w:hAnsi="宋体"/>
            <w:noProof/>
            <w:sz w:val="24"/>
          </w:rPr>
          <w:t>2.1</w:t>
        </w:r>
        <w:r w:rsidR="00741E84" w:rsidRPr="00741E84">
          <w:rPr>
            <w:rStyle w:val="a5"/>
            <w:rFonts w:ascii="宋体" w:hAnsi="宋体"/>
            <w:sz w:val="24"/>
          </w:rPr>
          <w:tab/>
        </w:r>
        <w:r w:rsidR="00741E84" w:rsidRPr="00741E84">
          <w:rPr>
            <w:rStyle w:val="a5"/>
            <w:rFonts w:ascii="宋体" w:hAnsi="宋体" w:hint="eastAsia"/>
            <w:noProof/>
            <w:sz w:val="24"/>
          </w:rPr>
          <w:t>分布式系统</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74BF81D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38" w:history="1">
        <w:r w:rsidR="00741E84" w:rsidRPr="00741E84">
          <w:rPr>
            <w:rStyle w:val="a5"/>
            <w:rFonts w:ascii="宋体" w:hAnsi="宋体"/>
            <w:i w:val="0"/>
            <w:noProof/>
            <w:sz w:val="24"/>
            <w:lang w:val="x-none" w:eastAsia="x-none"/>
          </w:rPr>
          <w:t>2.1.1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分布式系统的定义</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w:t>
        </w:r>
        <w:r w:rsidR="00741E84" w:rsidRPr="00741E84">
          <w:rPr>
            <w:rStyle w:val="a5"/>
            <w:rFonts w:ascii="宋体" w:hAnsi="宋体"/>
            <w:i w:val="0"/>
            <w:webHidden/>
            <w:sz w:val="24"/>
            <w:lang w:val="x-none" w:eastAsia="x-none"/>
          </w:rPr>
          <w:fldChar w:fldCharType="end"/>
        </w:r>
      </w:hyperlink>
    </w:p>
    <w:p w14:paraId="71E61F13"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39" w:history="1">
        <w:r w:rsidR="00741E84" w:rsidRPr="00741E84">
          <w:rPr>
            <w:rStyle w:val="a5"/>
            <w:rFonts w:ascii="宋体" w:hAnsi="宋体"/>
            <w:i w:val="0"/>
            <w:noProof/>
            <w:sz w:val="24"/>
            <w:lang w:val="x-none" w:eastAsia="x-none"/>
          </w:rPr>
          <w:t>2.1.2</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CAP</w:t>
        </w:r>
        <w:r w:rsidR="00741E84" w:rsidRPr="00741E84">
          <w:rPr>
            <w:rStyle w:val="a5"/>
            <w:rFonts w:ascii="宋体" w:hAnsi="宋体" w:hint="eastAsia"/>
            <w:i w:val="0"/>
            <w:noProof/>
            <w:sz w:val="24"/>
            <w:lang w:val="x-none" w:eastAsia="x-none"/>
          </w:rPr>
          <w:t>定律</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24431EC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0" w:history="1">
        <w:r w:rsidR="00741E84" w:rsidRPr="00741E84">
          <w:rPr>
            <w:rStyle w:val="a5"/>
            <w:rFonts w:ascii="宋体" w:hAnsi="宋体"/>
            <w:i w:val="0"/>
            <w:noProof/>
            <w:sz w:val="24"/>
            <w:lang w:val="x-none" w:eastAsia="x-none"/>
          </w:rPr>
          <w:t>2.1.3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现代分布式系统的特点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3E0184E6"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41" w:history="1">
        <w:r w:rsidR="00741E84" w:rsidRPr="00741E84">
          <w:rPr>
            <w:rStyle w:val="a5"/>
            <w:rFonts w:ascii="宋体" w:hAnsi="宋体"/>
            <w:noProof/>
            <w:sz w:val="24"/>
          </w:rPr>
          <w:t>2.2</w:t>
        </w:r>
        <w:r w:rsidR="00741E84" w:rsidRPr="00741E84">
          <w:rPr>
            <w:rStyle w:val="a5"/>
            <w:rFonts w:ascii="宋体" w:hAnsi="宋体"/>
            <w:sz w:val="24"/>
          </w:rPr>
          <w:tab/>
        </w:r>
        <w:r w:rsidR="00741E84" w:rsidRPr="00741E84">
          <w:rPr>
            <w:rStyle w:val="a5"/>
            <w:rFonts w:ascii="宋体" w:hAnsi="宋体" w:hint="eastAsia"/>
            <w:noProof/>
            <w:sz w:val="24"/>
          </w:rPr>
          <w:t>开源技术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6</w:t>
        </w:r>
        <w:r w:rsidR="00741E84" w:rsidRPr="00741E84">
          <w:rPr>
            <w:rStyle w:val="a5"/>
            <w:rFonts w:ascii="宋体" w:hAnsi="宋体"/>
            <w:webHidden/>
            <w:sz w:val="24"/>
          </w:rPr>
          <w:fldChar w:fldCharType="end"/>
        </w:r>
      </w:hyperlink>
    </w:p>
    <w:p w14:paraId="5B545102"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2" w:history="1">
        <w:r w:rsidR="00741E84" w:rsidRPr="00741E84">
          <w:rPr>
            <w:rStyle w:val="a5"/>
            <w:rFonts w:ascii="宋体" w:hAnsi="宋体"/>
            <w:i w:val="0"/>
            <w:noProof/>
            <w:sz w:val="24"/>
            <w:lang w:val="x-none" w:eastAsia="x-none"/>
          </w:rPr>
          <w:t>2.2.1</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Thrift — RPC Framework</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CB49151"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3" w:history="1">
        <w:r w:rsidR="00741E84" w:rsidRPr="00741E84">
          <w:rPr>
            <w:rStyle w:val="a5"/>
            <w:rFonts w:ascii="宋体" w:hAnsi="宋体"/>
            <w:i w:val="0"/>
            <w:noProof/>
            <w:sz w:val="24"/>
            <w:lang w:val="x-none" w:eastAsia="x-none"/>
          </w:rPr>
          <w:t>2.2.2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分布式服务框架</w:t>
        </w:r>
        <w:r w:rsidR="00741E84" w:rsidRPr="00741E84">
          <w:rPr>
            <w:rStyle w:val="a5"/>
            <w:rFonts w:ascii="宋体" w:hAnsi="宋体"/>
            <w:i w:val="0"/>
            <w:noProof/>
            <w:sz w:val="24"/>
            <w:lang w:val="x-none" w:eastAsia="x-none"/>
          </w:rPr>
          <w:t xml:space="preserve"> Zookeeper</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637B73A"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4" w:history="1">
        <w:r w:rsidR="00741E84" w:rsidRPr="00741E84">
          <w:rPr>
            <w:rStyle w:val="a5"/>
            <w:rFonts w:ascii="宋体" w:hAnsi="宋体"/>
            <w:i w:val="0"/>
            <w:noProof/>
            <w:sz w:val="24"/>
            <w:lang w:val="x-none" w:eastAsia="x-none"/>
          </w:rPr>
          <w:t>2.2.3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服务器缓存服务</w:t>
        </w:r>
        <w:r w:rsidR="00741E84" w:rsidRPr="00741E84">
          <w:rPr>
            <w:rStyle w:val="a5"/>
            <w:rFonts w:ascii="宋体" w:hAnsi="宋体"/>
            <w:i w:val="0"/>
            <w:noProof/>
            <w:sz w:val="24"/>
            <w:lang w:val="x-none" w:eastAsia="x-none"/>
          </w:rPr>
          <w:t xml:space="preserve">  Redis</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627D0E00"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5" w:history="1">
        <w:r w:rsidR="00741E84" w:rsidRPr="00741E84">
          <w:rPr>
            <w:rStyle w:val="a5"/>
            <w:rFonts w:ascii="宋体" w:hAnsi="宋体"/>
            <w:i w:val="0"/>
            <w:noProof/>
            <w:sz w:val="24"/>
            <w:lang w:val="x-none" w:eastAsia="x-none"/>
          </w:rPr>
          <w:t>2.2.4</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NoSQL</w:t>
        </w:r>
        <w:r w:rsidR="00741E84" w:rsidRPr="00741E84">
          <w:rPr>
            <w:rStyle w:val="a5"/>
            <w:rFonts w:ascii="宋体" w:hAnsi="宋体" w:hint="eastAsia"/>
            <w:i w:val="0"/>
            <w:noProof/>
            <w:sz w:val="24"/>
            <w:lang w:val="x-none" w:eastAsia="x-none"/>
          </w:rPr>
          <w:t>数据库</w:t>
        </w:r>
        <w:r w:rsidR="00741E84" w:rsidRPr="00741E84">
          <w:rPr>
            <w:rStyle w:val="a5"/>
            <w:rFonts w:ascii="宋体" w:hAnsi="宋体"/>
            <w:i w:val="0"/>
            <w:noProof/>
            <w:sz w:val="24"/>
            <w:lang w:val="x-none" w:eastAsia="x-none"/>
          </w:rPr>
          <w:t xml:space="preserve"> MongoDB</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728EFF59"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46" w:history="1">
        <w:r w:rsidR="00741E84" w:rsidRPr="00741E84">
          <w:rPr>
            <w:rStyle w:val="a5"/>
            <w:rFonts w:ascii="宋体" w:hAnsi="宋体"/>
            <w:i w:val="0"/>
            <w:noProof/>
            <w:sz w:val="24"/>
            <w:lang w:val="x-none" w:eastAsia="x-none"/>
          </w:rPr>
          <w:t>2.2.5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高性能</w:t>
        </w:r>
        <w:r w:rsidR="00741E84" w:rsidRPr="00741E84">
          <w:rPr>
            <w:rStyle w:val="a5"/>
            <w:rFonts w:ascii="宋体" w:hAnsi="宋体"/>
            <w:i w:val="0"/>
            <w:noProof/>
            <w:sz w:val="24"/>
            <w:lang w:val="x-none" w:eastAsia="x-none"/>
          </w:rPr>
          <w:t>HTTP</w:t>
        </w:r>
        <w:r w:rsidR="00741E84" w:rsidRPr="00741E84">
          <w:rPr>
            <w:rStyle w:val="a5"/>
            <w:rFonts w:ascii="宋体" w:hAnsi="宋体" w:hint="eastAsia"/>
            <w:i w:val="0"/>
            <w:noProof/>
            <w:sz w:val="24"/>
            <w:lang w:val="x-none" w:eastAsia="x-none"/>
          </w:rPr>
          <w:t>服务器</w:t>
        </w:r>
        <w:r w:rsidR="00741E84" w:rsidRPr="00741E84">
          <w:rPr>
            <w:rStyle w:val="a5"/>
            <w:rFonts w:ascii="宋体" w:hAnsi="宋体"/>
            <w:i w:val="0"/>
            <w:noProof/>
            <w:sz w:val="24"/>
            <w:lang w:val="x-none" w:eastAsia="x-none"/>
          </w:rPr>
          <w:t>Nginx</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9</w:t>
        </w:r>
        <w:r w:rsidR="00741E84" w:rsidRPr="00741E84">
          <w:rPr>
            <w:rStyle w:val="a5"/>
            <w:rFonts w:ascii="宋体" w:hAnsi="宋体"/>
            <w:i w:val="0"/>
            <w:webHidden/>
            <w:sz w:val="24"/>
            <w:lang w:val="x-none" w:eastAsia="x-none"/>
          </w:rPr>
          <w:fldChar w:fldCharType="end"/>
        </w:r>
      </w:hyperlink>
    </w:p>
    <w:p w14:paraId="72E6E201"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47" w:history="1">
        <w:r w:rsidR="00741E84" w:rsidRPr="00741E84">
          <w:rPr>
            <w:rStyle w:val="a5"/>
            <w:rFonts w:ascii="宋体" w:hAnsi="宋体"/>
            <w:noProof/>
            <w:sz w:val="24"/>
          </w:rPr>
          <w:t>2.3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9</w:t>
        </w:r>
        <w:r w:rsidR="00741E84" w:rsidRPr="00741E84">
          <w:rPr>
            <w:rStyle w:val="a5"/>
            <w:rFonts w:ascii="宋体" w:hAnsi="宋体"/>
            <w:webHidden/>
            <w:sz w:val="24"/>
          </w:rPr>
          <w:fldChar w:fldCharType="end"/>
        </w:r>
      </w:hyperlink>
    </w:p>
    <w:p w14:paraId="1E793721" w14:textId="77777777" w:rsidR="00741E84" w:rsidRPr="00741E84" w:rsidRDefault="00026B73" w:rsidP="00741E84">
      <w:pPr>
        <w:pStyle w:val="10"/>
        <w:tabs>
          <w:tab w:val="right" w:leader="dot" w:pos="8296"/>
        </w:tabs>
        <w:ind w:firstLine="0"/>
        <w:rPr>
          <w:rStyle w:val="a5"/>
          <w:rFonts w:ascii="宋体" w:hAnsi="宋体"/>
          <w:sz w:val="24"/>
        </w:rPr>
      </w:pPr>
      <w:hyperlink w:anchor="_Toc461048048" w:history="1">
        <w:r w:rsidR="00741E84" w:rsidRPr="00741E84">
          <w:rPr>
            <w:rStyle w:val="a5"/>
            <w:rFonts w:ascii="宋体" w:hAnsi="宋体" w:hint="eastAsia"/>
            <w:noProof/>
            <w:sz w:val="24"/>
          </w:rPr>
          <w:t>第三章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10</w:t>
        </w:r>
        <w:r w:rsidR="00741E84" w:rsidRPr="00741E84">
          <w:rPr>
            <w:rStyle w:val="a5"/>
            <w:rFonts w:ascii="宋体" w:hAnsi="宋体"/>
            <w:webHidden/>
            <w:sz w:val="24"/>
          </w:rPr>
          <w:fldChar w:fldCharType="end"/>
        </w:r>
      </w:hyperlink>
    </w:p>
    <w:p w14:paraId="2B449CB8"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49" w:history="1">
        <w:r w:rsidR="00741E84" w:rsidRPr="00741E84">
          <w:rPr>
            <w:rStyle w:val="a5"/>
            <w:rFonts w:ascii="宋体" w:hAnsi="宋体"/>
            <w:noProof/>
            <w:sz w:val="24"/>
          </w:rPr>
          <w:t>3.1</w:t>
        </w:r>
        <w:r w:rsidR="00741E84" w:rsidRPr="00741E84">
          <w:rPr>
            <w:rStyle w:val="a5"/>
            <w:rFonts w:ascii="宋体" w:hAnsi="宋体"/>
            <w:sz w:val="24"/>
          </w:rPr>
          <w:tab/>
        </w:r>
        <w:r w:rsidR="00741E84" w:rsidRPr="00741E84">
          <w:rPr>
            <w:rStyle w:val="a5"/>
            <w:rFonts w:ascii="宋体" w:hAnsi="宋体" w:hint="eastAsia"/>
            <w:noProof/>
            <w:sz w:val="24"/>
          </w:rPr>
          <w:t>系统用户角色分析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11</w:t>
        </w:r>
        <w:r w:rsidR="00741E84" w:rsidRPr="00741E84">
          <w:rPr>
            <w:rStyle w:val="a5"/>
            <w:rFonts w:ascii="宋体" w:hAnsi="宋体"/>
            <w:webHidden/>
            <w:sz w:val="24"/>
          </w:rPr>
          <w:fldChar w:fldCharType="end"/>
        </w:r>
      </w:hyperlink>
    </w:p>
    <w:p w14:paraId="023D0D5F"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50" w:history="1">
        <w:r w:rsidR="00741E84" w:rsidRPr="00741E84">
          <w:rPr>
            <w:rStyle w:val="a5"/>
            <w:rFonts w:ascii="宋体" w:hAnsi="宋体"/>
            <w:noProof/>
            <w:sz w:val="24"/>
          </w:rPr>
          <w:t>3.2</w:t>
        </w:r>
        <w:r w:rsidR="00741E84" w:rsidRPr="00741E84">
          <w:rPr>
            <w:rStyle w:val="a5"/>
            <w:rFonts w:ascii="宋体" w:hAnsi="宋体"/>
            <w:sz w:val="24"/>
          </w:rPr>
          <w:tab/>
        </w:r>
        <w:r w:rsidR="00741E84" w:rsidRPr="00741E84">
          <w:rPr>
            <w:rStyle w:val="a5"/>
            <w:rFonts w:ascii="宋体" w:hAnsi="宋体" w:hint="eastAsia"/>
            <w:noProof/>
            <w:sz w:val="24"/>
          </w:rPr>
          <w:t>系统功能需求分析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12</w:t>
        </w:r>
        <w:r w:rsidR="00741E84" w:rsidRPr="00741E84">
          <w:rPr>
            <w:rStyle w:val="a5"/>
            <w:rFonts w:ascii="宋体" w:hAnsi="宋体"/>
            <w:webHidden/>
            <w:sz w:val="24"/>
          </w:rPr>
          <w:fldChar w:fldCharType="end"/>
        </w:r>
      </w:hyperlink>
    </w:p>
    <w:p w14:paraId="7B36B6C5"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1" w:history="1">
        <w:r w:rsidR="00741E84" w:rsidRPr="00741E84">
          <w:rPr>
            <w:rStyle w:val="a5"/>
            <w:rFonts w:ascii="宋体" w:hAnsi="宋体"/>
            <w:i w:val="0"/>
            <w:noProof/>
            <w:sz w:val="24"/>
            <w:lang w:val="x-none" w:eastAsia="x-none"/>
          </w:rPr>
          <w:t>3.2.1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用户账户管理与企业管理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12</w:t>
        </w:r>
        <w:r w:rsidR="00741E84" w:rsidRPr="00741E84">
          <w:rPr>
            <w:rStyle w:val="a5"/>
            <w:rFonts w:ascii="宋体" w:hAnsi="宋体"/>
            <w:i w:val="0"/>
            <w:webHidden/>
            <w:sz w:val="24"/>
            <w:lang w:val="x-none" w:eastAsia="x-none"/>
          </w:rPr>
          <w:fldChar w:fldCharType="end"/>
        </w:r>
      </w:hyperlink>
    </w:p>
    <w:p w14:paraId="7D0EABC9"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2" w:history="1">
        <w:r w:rsidR="00741E84" w:rsidRPr="00741E84">
          <w:rPr>
            <w:rStyle w:val="a5"/>
            <w:rFonts w:ascii="宋体" w:hAnsi="宋体"/>
            <w:i w:val="0"/>
            <w:noProof/>
            <w:sz w:val="24"/>
            <w:lang w:val="x-none" w:eastAsia="x-none"/>
          </w:rPr>
          <w:t>3.2.2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13</w:t>
        </w:r>
        <w:r w:rsidR="00741E84" w:rsidRPr="00741E84">
          <w:rPr>
            <w:rStyle w:val="a5"/>
            <w:rFonts w:ascii="宋体" w:hAnsi="宋体"/>
            <w:i w:val="0"/>
            <w:webHidden/>
            <w:sz w:val="24"/>
            <w:lang w:val="x-none" w:eastAsia="x-none"/>
          </w:rPr>
          <w:fldChar w:fldCharType="end"/>
        </w:r>
      </w:hyperlink>
    </w:p>
    <w:p w14:paraId="36E1377B"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3" w:history="1">
        <w:r w:rsidR="00741E84" w:rsidRPr="00741E84">
          <w:rPr>
            <w:rStyle w:val="a5"/>
            <w:rFonts w:ascii="宋体" w:hAnsi="宋体"/>
            <w:i w:val="0"/>
            <w:noProof/>
            <w:sz w:val="24"/>
            <w:lang w:val="x-none" w:eastAsia="x-none"/>
          </w:rPr>
          <w:t>3.2.3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用户评论管理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91A2E17"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4" w:history="1">
        <w:r w:rsidR="00741E84" w:rsidRPr="00741E84">
          <w:rPr>
            <w:rStyle w:val="a5"/>
            <w:rFonts w:ascii="宋体" w:hAnsi="宋体"/>
            <w:i w:val="0"/>
            <w:noProof/>
            <w:sz w:val="24"/>
            <w:lang w:val="x-none" w:eastAsia="x-none"/>
          </w:rPr>
          <w:t>3.2.4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用户点赞管理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C672256"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5" w:history="1">
        <w:r w:rsidR="00741E84" w:rsidRPr="00741E84">
          <w:rPr>
            <w:rStyle w:val="a5"/>
            <w:rFonts w:ascii="宋体" w:hAnsi="宋体"/>
            <w:i w:val="0"/>
            <w:noProof/>
            <w:sz w:val="24"/>
            <w:lang w:val="x-none" w:eastAsia="x-none"/>
          </w:rPr>
          <w:t>3.2.5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工作功能</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1B9D325C"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6" w:history="1">
        <w:r w:rsidR="00741E84" w:rsidRPr="00741E84">
          <w:rPr>
            <w:rStyle w:val="a5"/>
            <w:rFonts w:ascii="宋体" w:hAnsi="宋体"/>
            <w:i w:val="0"/>
            <w:noProof/>
            <w:sz w:val="24"/>
            <w:lang w:val="x-none" w:eastAsia="x-none"/>
          </w:rPr>
          <w:t>3.2.6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15</w:t>
        </w:r>
        <w:r w:rsidR="00741E84" w:rsidRPr="00741E84">
          <w:rPr>
            <w:rStyle w:val="a5"/>
            <w:rFonts w:ascii="宋体" w:hAnsi="宋体"/>
            <w:i w:val="0"/>
            <w:webHidden/>
            <w:sz w:val="24"/>
            <w:lang w:val="x-none" w:eastAsia="x-none"/>
          </w:rPr>
          <w:fldChar w:fldCharType="end"/>
        </w:r>
      </w:hyperlink>
    </w:p>
    <w:p w14:paraId="78A1A34C"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7" w:history="1">
        <w:r w:rsidR="00741E84" w:rsidRPr="00741E84">
          <w:rPr>
            <w:rStyle w:val="a5"/>
            <w:rFonts w:ascii="宋体" w:hAnsi="宋体"/>
            <w:i w:val="0"/>
            <w:noProof/>
            <w:sz w:val="24"/>
            <w:lang w:val="x-none" w:eastAsia="x-none"/>
          </w:rPr>
          <w:t>3.2.7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即时通信（</w:t>
        </w:r>
        <w:r w:rsidR="00741E84" w:rsidRPr="00741E84">
          <w:rPr>
            <w:rStyle w:val="a5"/>
            <w:rFonts w:ascii="宋体" w:hAnsi="宋体"/>
            <w:i w:val="0"/>
            <w:noProof/>
            <w:sz w:val="24"/>
            <w:lang w:val="x-none" w:eastAsia="x-none"/>
          </w:rPr>
          <w:t>IM</w:t>
        </w:r>
        <w:r w:rsidR="00741E84" w:rsidRPr="00741E84">
          <w:rPr>
            <w:rStyle w:val="a5"/>
            <w:rFonts w:ascii="宋体" w:hAnsi="宋体" w:hint="eastAsia"/>
            <w:i w:val="0"/>
            <w:noProof/>
            <w:sz w:val="24"/>
            <w:lang w:val="x-none" w:eastAsia="x-none"/>
          </w:rPr>
          <w:t>）</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6C029D6F"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58" w:history="1">
        <w:r w:rsidR="00741E84" w:rsidRPr="00741E84">
          <w:rPr>
            <w:rStyle w:val="a5"/>
            <w:rFonts w:ascii="宋体" w:hAnsi="宋体"/>
            <w:noProof/>
            <w:sz w:val="24"/>
          </w:rPr>
          <w:t>3.3</w:t>
        </w:r>
        <w:r w:rsidR="00741E84" w:rsidRPr="00741E84">
          <w:rPr>
            <w:rStyle w:val="a5"/>
            <w:rFonts w:ascii="宋体" w:hAnsi="宋体"/>
            <w:sz w:val="24"/>
          </w:rPr>
          <w:tab/>
        </w:r>
        <w:r w:rsidR="00741E84" w:rsidRPr="00741E84">
          <w:rPr>
            <w:rStyle w:val="a5"/>
            <w:rFonts w:ascii="宋体" w:hAnsi="宋体" w:hint="eastAsia"/>
            <w:noProof/>
            <w:sz w:val="24"/>
          </w:rPr>
          <w:t>系统的非功能需求分析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16</w:t>
        </w:r>
        <w:r w:rsidR="00741E84" w:rsidRPr="00741E84">
          <w:rPr>
            <w:rStyle w:val="a5"/>
            <w:rFonts w:ascii="宋体" w:hAnsi="宋体"/>
            <w:webHidden/>
            <w:sz w:val="24"/>
          </w:rPr>
          <w:fldChar w:fldCharType="end"/>
        </w:r>
      </w:hyperlink>
    </w:p>
    <w:p w14:paraId="3B5E8ADC"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59" w:history="1">
        <w:r w:rsidR="00741E84" w:rsidRPr="00741E84">
          <w:rPr>
            <w:rStyle w:val="a5"/>
            <w:rFonts w:ascii="宋体" w:hAnsi="宋体"/>
            <w:i w:val="0"/>
            <w:noProof/>
            <w:sz w:val="24"/>
            <w:lang w:val="x-none" w:eastAsia="x-none"/>
          </w:rPr>
          <w:t>3.3.1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数据存储持久性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3501E42D"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0" w:history="1">
        <w:r w:rsidR="00741E84" w:rsidRPr="00741E84">
          <w:rPr>
            <w:rStyle w:val="a5"/>
            <w:rFonts w:ascii="宋体" w:hAnsi="宋体"/>
            <w:i w:val="0"/>
            <w:noProof/>
            <w:sz w:val="24"/>
            <w:lang w:val="x-none" w:eastAsia="x-none"/>
          </w:rPr>
          <w:t>3.3.2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数据可迁移性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249B6C6A"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1" w:history="1">
        <w:r w:rsidR="00741E84" w:rsidRPr="00741E84">
          <w:rPr>
            <w:rStyle w:val="a5"/>
            <w:rFonts w:ascii="宋体" w:hAnsi="宋体"/>
            <w:i w:val="0"/>
            <w:noProof/>
            <w:sz w:val="24"/>
            <w:lang w:val="x-none" w:eastAsia="x-none"/>
          </w:rPr>
          <w:t>3.3.3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数据私密性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799ADEB8"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2" w:history="1">
        <w:r w:rsidR="00741E84" w:rsidRPr="00741E84">
          <w:rPr>
            <w:rStyle w:val="a5"/>
            <w:rFonts w:ascii="宋体" w:hAnsi="宋体"/>
            <w:i w:val="0"/>
            <w:noProof/>
            <w:sz w:val="24"/>
            <w:lang w:val="x-none" w:eastAsia="x-none"/>
          </w:rPr>
          <w:t>3.3.4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服务可用性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455F2C3C"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3" w:history="1">
        <w:r w:rsidR="00741E84" w:rsidRPr="00741E84">
          <w:rPr>
            <w:rStyle w:val="a5"/>
            <w:rFonts w:ascii="宋体" w:hAnsi="宋体"/>
            <w:i w:val="0"/>
            <w:noProof/>
            <w:sz w:val="24"/>
            <w:lang w:val="x-none" w:eastAsia="x-none"/>
          </w:rPr>
          <w:t>3.3.5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故障恢复能力</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17</w:t>
        </w:r>
        <w:r w:rsidR="00741E84" w:rsidRPr="00741E84">
          <w:rPr>
            <w:rStyle w:val="a5"/>
            <w:rFonts w:ascii="宋体" w:hAnsi="宋体"/>
            <w:i w:val="0"/>
            <w:webHidden/>
            <w:sz w:val="24"/>
            <w:lang w:val="x-none" w:eastAsia="x-none"/>
          </w:rPr>
          <w:fldChar w:fldCharType="end"/>
        </w:r>
      </w:hyperlink>
    </w:p>
    <w:p w14:paraId="6F30C925"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64" w:history="1">
        <w:r w:rsidR="00741E84" w:rsidRPr="00741E84">
          <w:rPr>
            <w:rStyle w:val="a5"/>
            <w:rFonts w:ascii="宋体" w:hAnsi="宋体"/>
            <w:noProof/>
            <w:sz w:val="24"/>
          </w:rPr>
          <w:t>3.4</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_Toc461048064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17</w:t>
        </w:r>
        <w:r w:rsidR="00741E84" w:rsidRPr="00741E84">
          <w:rPr>
            <w:rStyle w:val="a5"/>
            <w:rFonts w:ascii="宋体" w:hAnsi="宋体"/>
            <w:webHidden/>
            <w:sz w:val="24"/>
          </w:rPr>
          <w:fldChar w:fldCharType="end"/>
        </w:r>
      </w:hyperlink>
    </w:p>
    <w:p w14:paraId="3DA177FE" w14:textId="77777777" w:rsidR="00741E84" w:rsidRPr="00741E84" w:rsidRDefault="00026B73" w:rsidP="00741E84">
      <w:pPr>
        <w:pStyle w:val="10"/>
        <w:tabs>
          <w:tab w:val="right" w:leader="dot" w:pos="8296"/>
        </w:tabs>
        <w:ind w:firstLine="0"/>
        <w:rPr>
          <w:rStyle w:val="a5"/>
          <w:rFonts w:ascii="宋体" w:hAnsi="宋体"/>
          <w:sz w:val="24"/>
        </w:rPr>
      </w:pPr>
      <w:hyperlink w:anchor="_Toc461048065" w:history="1">
        <w:r w:rsidR="00741E84" w:rsidRPr="00741E84">
          <w:rPr>
            <w:rStyle w:val="a5"/>
            <w:rFonts w:ascii="宋体" w:hAnsi="宋体" w:hint="eastAsia"/>
            <w:noProof/>
            <w:sz w:val="24"/>
          </w:rPr>
          <w:t>第四章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工作圈的总体设计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7685264F"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66" w:history="1">
        <w:r w:rsidR="00741E84" w:rsidRPr="00741E84">
          <w:rPr>
            <w:rStyle w:val="a5"/>
            <w:rFonts w:ascii="宋体" w:hAnsi="宋体"/>
            <w:noProof/>
            <w:sz w:val="24"/>
          </w:rPr>
          <w:t>4.1</w:t>
        </w:r>
        <w:r w:rsidR="00741E84" w:rsidRPr="00741E84">
          <w:rPr>
            <w:rStyle w:val="a5"/>
            <w:rFonts w:ascii="宋体" w:hAnsi="宋体"/>
            <w:sz w:val="24"/>
          </w:rPr>
          <w:tab/>
        </w:r>
        <w:r w:rsidR="00741E84" w:rsidRPr="00741E84">
          <w:rPr>
            <w:rStyle w:val="a5"/>
            <w:rFonts w:ascii="宋体" w:hAnsi="宋体" w:hint="eastAsia"/>
            <w:noProof/>
            <w:sz w:val="24"/>
          </w:rPr>
          <w:t>工作圈的设计目标</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6D1B9923"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67" w:history="1">
        <w:r w:rsidR="00741E84" w:rsidRPr="00741E84">
          <w:rPr>
            <w:rStyle w:val="a5"/>
            <w:rFonts w:ascii="宋体" w:hAnsi="宋体"/>
            <w:noProof/>
            <w:sz w:val="24"/>
          </w:rPr>
          <w:t>4.2</w:t>
        </w:r>
        <w:r w:rsidR="00741E84" w:rsidRPr="00741E84">
          <w:rPr>
            <w:rStyle w:val="a5"/>
            <w:rFonts w:ascii="宋体" w:hAnsi="宋体"/>
            <w:sz w:val="24"/>
          </w:rPr>
          <w:tab/>
        </w:r>
        <w:r w:rsidR="00741E84" w:rsidRPr="00741E84">
          <w:rPr>
            <w:rStyle w:val="a5"/>
            <w:rFonts w:ascii="宋体" w:hAnsi="宋体" w:hint="eastAsia"/>
            <w:noProof/>
            <w:sz w:val="24"/>
          </w:rPr>
          <w:t>工作圈功能模块设计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56CEB80B"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8" w:history="1">
        <w:r w:rsidR="00741E84" w:rsidRPr="00741E84">
          <w:rPr>
            <w:rStyle w:val="a5"/>
            <w:rFonts w:ascii="宋体" w:hAnsi="宋体"/>
            <w:i w:val="0"/>
            <w:noProof/>
            <w:sz w:val="24"/>
            <w:lang w:val="x-none" w:eastAsia="x-none"/>
          </w:rPr>
          <w:t>4.2.1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功能总体划分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18</w:t>
        </w:r>
        <w:r w:rsidR="00741E84" w:rsidRPr="00741E84">
          <w:rPr>
            <w:rStyle w:val="a5"/>
            <w:rFonts w:ascii="宋体" w:hAnsi="宋体"/>
            <w:i w:val="0"/>
            <w:webHidden/>
            <w:sz w:val="24"/>
            <w:lang w:val="x-none" w:eastAsia="x-none"/>
          </w:rPr>
          <w:fldChar w:fldCharType="end"/>
        </w:r>
      </w:hyperlink>
    </w:p>
    <w:p w14:paraId="5377603A"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69" w:history="1">
        <w:r w:rsidR="00741E84" w:rsidRPr="00741E84">
          <w:rPr>
            <w:rStyle w:val="a5"/>
            <w:rFonts w:ascii="宋体" w:hAnsi="宋体"/>
            <w:i w:val="0"/>
            <w:noProof/>
            <w:sz w:val="24"/>
            <w:lang w:val="x-none" w:eastAsia="x-none"/>
          </w:rPr>
          <w:t>4.2.2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20</w:t>
        </w:r>
        <w:r w:rsidR="00741E84" w:rsidRPr="00741E84">
          <w:rPr>
            <w:rStyle w:val="a5"/>
            <w:rFonts w:ascii="宋体" w:hAnsi="宋体"/>
            <w:i w:val="0"/>
            <w:webHidden/>
            <w:sz w:val="24"/>
            <w:lang w:val="x-none" w:eastAsia="x-none"/>
          </w:rPr>
          <w:fldChar w:fldCharType="end"/>
        </w:r>
      </w:hyperlink>
    </w:p>
    <w:p w14:paraId="25B36FE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0" w:history="1">
        <w:r w:rsidR="00741E84" w:rsidRPr="00741E84">
          <w:rPr>
            <w:rStyle w:val="a5"/>
            <w:rFonts w:ascii="宋体" w:hAnsi="宋体"/>
            <w:i w:val="0"/>
            <w:noProof/>
            <w:sz w:val="24"/>
            <w:lang w:val="x-none" w:eastAsia="x-none"/>
          </w:rPr>
          <w:t>4.2.3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6FD9D5A6"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1" w:history="1">
        <w:r w:rsidR="00741E84" w:rsidRPr="00741E84">
          <w:rPr>
            <w:rStyle w:val="a5"/>
            <w:rFonts w:ascii="宋体" w:hAnsi="宋体"/>
            <w:i w:val="0"/>
            <w:noProof/>
            <w:sz w:val="24"/>
            <w:lang w:val="x-none" w:eastAsia="x-none"/>
          </w:rPr>
          <w:t>4.2.4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12E6397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2" w:history="1">
        <w:r w:rsidR="00741E84" w:rsidRPr="00741E84">
          <w:rPr>
            <w:rStyle w:val="a5"/>
            <w:rFonts w:ascii="宋体" w:hAnsi="宋体"/>
            <w:i w:val="0"/>
            <w:noProof/>
            <w:sz w:val="24"/>
            <w:lang w:val="x-none" w:eastAsia="x-none"/>
          </w:rPr>
          <w:t>4.2.5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253857BD"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3" w:history="1">
        <w:r w:rsidR="00741E84" w:rsidRPr="00741E84">
          <w:rPr>
            <w:rStyle w:val="a5"/>
            <w:rFonts w:ascii="宋体" w:hAnsi="宋体"/>
            <w:i w:val="0"/>
            <w:noProof/>
            <w:sz w:val="24"/>
            <w:lang w:val="x-none" w:eastAsia="x-none"/>
          </w:rPr>
          <w:t>4.2.6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7D8AB3A4"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4" w:history="1">
        <w:r w:rsidR="00741E84" w:rsidRPr="00741E84">
          <w:rPr>
            <w:rStyle w:val="a5"/>
            <w:rFonts w:ascii="宋体" w:hAnsi="宋体"/>
            <w:i w:val="0"/>
            <w:noProof/>
            <w:sz w:val="24"/>
            <w:lang w:val="x-none" w:eastAsia="x-none"/>
          </w:rPr>
          <w:t>4.2.7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4D1A8D71"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75" w:history="1">
        <w:r w:rsidR="00741E84" w:rsidRPr="00741E84">
          <w:rPr>
            <w:rStyle w:val="a5"/>
            <w:rFonts w:ascii="宋体" w:hAnsi="宋体"/>
            <w:noProof/>
            <w:sz w:val="24"/>
          </w:rPr>
          <w:t>4.3</w:t>
        </w:r>
        <w:r w:rsidR="00741E84" w:rsidRPr="00741E84">
          <w:rPr>
            <w:rStyle w:val="a5"/>
            <w:rFonts w:ascii="宋体" w:hAnsi="宋体"/>
            <w:sz w:val="24"/>
          </w:rPr>
          <w:tab/>
        </w:r>
        <w:r w:rsidR="00741E84" w:rsidRPr="00741E84">
          <w:rPr>
            <w:rStyle w:val="a5"/>
            <w:rFonts w:ascii="宋体" w:hAnsi="宋体" w:hint="eastAsia"/>
            <w:noProof/>
            <w:sz w:val="24"/>
          </w:rPr>
          <w:t>数据库设计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_Toc461048075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23</w:t>
        </w:r>
        <w:r w:rsidR="00741E84" w:rsidRPr="00741E84">
          <w:rPr>
            <w:rStyle w:val="a5"/>
            <w:rFonts w:ascii="宋体" w:hAnsi="宋体"/>
            <w:webHidden/>
            <w:sz w:val="24"/>
          </w:rPr>
          <w:fldChar w:fldCharType="end"/>
        </w:r>
      </w:hyperlink>
    </w:p>
    <w:p w14:paraId="0EB1136D"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6" w:history="1">
        <w:r w:rsidR="00741E84" w:rsidRPr="00741E84">
          <w:rPr>
            <w:rStyle w:val="a5"/>
            <w:rFonts w:ascii="宋体" w:hAnsi="宋体"/>
            <w:i w:val="0"/>
            <w:noProof/>
            <w:sz w:val="24"/>
            <w:lang w:val="x-none" w:eastAsia="x-none"/>
          </w:rPr>
          <w:t>4.3.1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A42FB3D"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7" w:history="1">
        <w:r w:rsidR="00741E84" w:rsidRPr="00741E84">
          <w:rPr>
            <w:rStyle w:val="a5"/>
            <w:rFonts w:ascii="宋体" w:hAnsi="宋体"/>
            <w:i w:val="0"/>
            <w:noProof/>
            <w:sz w:val="24"/>
            <w:lang w:val="x-none" w:eastAsia="x-none"/>
          </w:rPr>
          <w:t>4.3.2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6AD274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8" w:history="1">
        <w:r w:rsidR="00741E84" w:rsidRPr="00741E84">
          <w:rPr>
            <w:rStyle w:val="a5"/>
            <w:rFonts w:ascii="宋体" w:hAnsi="宋体"/>
            <w:i w:val="0"/>
            <w:noProof/>
            <w:sz w:val="24"/>
            <w:lang w:val="x-none" w:eastAsia="x-none"/>
          </w:rPr>
          <w:t>4.3.3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2BC9B481"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79" w:history="1">
        <w:r w:rsidR="00741E84" w:rsidRPr="00741E84">
          <w:rPr>
            <w:rStyle w:val="a5"/>
            <w:rFonts w:ascii="宋体" w:hAnsi="宋体"/>
            <w:i w:val="0"/>
            <w:noProof/>
            <w:sz w:val="24"/>
            <w:lang w:val="x-none" w:eastAsia="x-none"/>
          </w:rPr>
          <w:t>4.3.4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741E722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0" w:history="1">
        <w:r w:rsidR="00741E84" w:rsidRPr="00741E84">
          <w:rPr>
            <w:rStyle w:val="a5"/>
            <w:rFonts w:ascii="宋体" w:hAnsi="宋体"/>
            <w:i w:val="0"/>
            <w:noProof/>
            <w:sz w:val="24"/>
            <w:lang w:val="x-none" w:eastAsia="x-none"/>
          </w:rPr>
          <w:t>4.3.5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4F0F4D30"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1" w:history="1">
        <w:r w:rsidR="00741E84" w:rsidRPr="00741E84">
          <w:rPr>
            <w:rStyle w:val="a5"/>
            <w:rFonts w:ascii="宋体" w:hAnsi="宋体"/>
            <w:i w:val="0"/>
            <w:noProof/>
            <w:sz w:val="24"/>
            <w:lang w:val="x-none" w:eastAsia="x-none"/>
          </w:rPr>
          <w:t>4.3.6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26</w:t>
        </w:r>
        <w:r w:rsidR="00741E84" w:rsidRPr="00741E84">
          <w:rPr>
            <w:rStyle w:val="a5"/>
            <w:rFonts w:ascii="宋体" w:hAnsi="宋体"/>
            <w:i w:val="0"/>
            <w:webHidden/>
            <w:sz w:val="24"/>
            <w:lang w:val="x-none" w:eastAsia="x-none"/>
          </w:rPr>
          <w:fldChar w:fldCharType="end"/>
        </w:r>
      </w:hyperlink>
    </w:p>
    <w:p w14:paraId="19111BA8"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82" w:history="1">
        <w:r w:rsidR="00741E84" w:rsidRPr="00741E84">
          <w:rPr>
            <w:rStyle w:val="a5"/>
            <w:rFonts w:ascii="宋体" w:hAnsi="宋体"/>
            <w:noProof/>
            <w:sz w:val="24"/>
          </w:rPr>
          <w:t>4.4</w:t>
        </w:r>
        <w:r w:rsidR="00741E84" w:rsidRPr="00741E84">
          <w:rPr>
            <w:rStyle w:val="a5"/>
            <w:rFonts w:ascii="宋体" w:hAnsi="宋体"/>
            <w:sz w:val="24"/>
          </w:rPr>
          <w:tab/>
        </w:r>
        <w:r w:rsidR="00741E84" w:rsidRPr="00741E84">
          <w:rPr>
            <w:rStyle w:val="a5"/>
            <w:rFonts w:ascii="宋体" w:hAnsi="宋体" w:hint="eastAsia"/>
            <w:noProof/>
            <w:sz w:val="24"/>
          </w:rPr>
          <w:t>工作圈技术框架设计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27</w:t>
        </w:r>
        <w:r w:rsidR="00741E84" w:rsidRPr="00741E84">
          <w:rPr>
            <w:rStyle w:val="a5"/>
            <w:rFonts w:ascii="宋体" w:hAnsi="宋体"/>
            <w:webHidden/>
            <w:sz w:val="24"/>
          </w:rPr>
          <w:fldChar w:fldCharType="end"/>
        </w:r>
      </w:hyperlink>
    </w:p>
    <w:p w14:paraId="405EC11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3" w:history="1">
        <w:r w:rsidR="00741E84" w:rsidRPr="00741E84">
          <w:rPr>
            <w:rStyle w:val="a5"/>
            <w:rFonts w:ascii="宋体" w:hAnsi="宋体"/>
            <w:i w:val="0"/>
            <w:noProof/>
            <w:sz w:val="24"/>
            <w:lang w:val="x-none" w:eastAsia="x-none"/>
          </w:rPr>
          <w:t>4.4.1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工作圈整体技术架构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27</w:t>
        </w:r>
        <w:r w:rsidR="00741E84" w:rsidRPr="00741E84">
          <w:rPr>
            <w:rStyle w:val="a5"/>
            <w:rFonts w:ascii="宋体" w:hAnsi="宋体"/>
            <w:i w:val="0"/>
            <w:webHidden/>
            <w:sz w:val="24"/>
            <w:lang w:val="x-none" w:eastAsia="x-none"/>
          </w:rPr>
          <w:fldChar w:fldCharType="end"/>
        </w:r>
      </w:hyperlink>
    </w:p>
    <w:p w14:paraId="0E236183"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4" w:history="1">
        <w:r w:rsidR="00741E84" w:rsidRPr="00741E84">
          <w:rPr>
            <w:rStyle w:val="a5"/>
            <w:rFonts w:ascii="宋体" w:hAnsi="宋体"/>
            <w:i w:val="0"/>
            <w:noProof/>
            <w:sz w:val="24"/>
            <w:lang w:val="x-none" w:eastAsia="x-none"/>
          </w:rPr>
          <w:t>4.4.2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w:t>
        </w:r>
        <w:r w:rsidR="00741E84" w:rsidRPr="00741E84">
          <w:rPr>
            <w:rStyle w:val="a5"/>
            <w:rFonts w:ascii="宋体" w:hAnsi="宋体"/>
            <w:i w:val="0"/>
            <w:noProof/>
            <w:sz w:val="24"/>
            <w:lang w:val="x-none" w:eastAsia="x-none"/>
          </w:rPr>
          <w:t>Rest</w:t>
        </w:r>
        <w:r w:rsidR="00741E84" w:rsidRPr="00741E84">
          <w:rPr>
            <w:rStyle w:val="a5"/>
            <w:rFonts w:ascii="宋体" w:hAnsi="宋体" w:hint="eastAsia"/>
            <w:i w:val="0"/>
            <w:noProof/>
            <w:sz w:val="24"/>
            <w:lang w:val="x-none" w:eastAsia="x-none"/>
          </w:rPr>
          <w:t>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28</w:t>
        </w:r>
        <w:r w:rsidR="00741E84" w:rsidRPr="00741E84">
          <w:rPr>
            <w:rStyle w:val="a5"/>
            <w:rFonts w:ascii="宋体" w:hAnsi="宋体"/>
            <w:i w:val="0"/>
            <w:webHidden/>
            <w:sz w:val="24"/>
            <w:lang w:val="x-none" w:eastAsia="x-none"/>
          </w:rPr>
          <w:fldChar w:fldCharType="end"/>
        </w:r>
      </w:hyperlink>
    </w:p>
    <w:p w14:paraId="7E60883F"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5" w:history="1">
        <w:r w:rsidR="00741E84" w:rsidRPr="00741E84">
          <w:rPr>
            <w:rStyle w:val="a5"/>
            <w:rFonts w:ascii="宋体" w:hAnsi="宋体"/>
            <w:i w:val="0"/>
            <w:noProof/>
            <w:sz w:val="24"/>
            <w:lang w:val="x-none" w:eastAsia="x-none"/>
          </w:rPr>
          <w:t>4.4.3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分布式服务与自动化配置中心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30</w:t>
        </w:r>
        <w:r w:rsidR="00741E84" w:rsidRPr="00741E84">
          <w:rPr>
            <w:rStyle w:val="a5"/>
            <w:rFonts w:ascii="宋体" w:hAnsi="宋体"/>
            <w:i w:val="0"/>
            <w:webHidden/>
            <w:sz w:val="24"/>
            <w:lang w:val="x-none" w:eastAsia="x-none"/>
          </w:rPr>
          <w:fldChar w:fldCharType="end"/>
        </w:r>
      </w:hyperlink>
    </w:p>
    <w:p w14:paraId="5857D8CA"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6" w:history="1">
        <w:r w:rsidR="00741E84" w:rsidRPr="00741E84">
          <w:rPr>
            <w:rStyle w:val="a5"/>
            <w:rFonts w:ascii="宋体" w:hAnsi="宋体"/>
            <w:i w:val="0"/>
            <w:noProof/>
            <w:sz w:val="24"/>
            <w:lang w:val="x-none" w:eastAsia="x-none"/>
          </w:rPr>
          <w:t>4.4.4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数据分片</w:t>
        </w:r>
        <w:r w:rsidR="00741E84" w:rsidRPr="00741E84">
          <w:rPr>
            <w:rStyle w:val="a5"/>
            <w:rFonts w:ascii="宋体" w:hAnsi="宋体"/>
            <w:i w:val="0"/>
            <w:noProof/>
            <w:sz w:val="24"/>
            <w:lang w:val="x-none" w:eastAsia="x-none"/>
          </w:rPr>
          <w:t>(Data Sharding)</w:t>
        </w:r>
        <w:r w:rsidR="00741E84" w:rsidRPr="00741E84">
          <w:rPr>
            <w:rStyle w:val="a5"/>
            <w:rFonts w:ascii="宋体" w:hAnsi="宋体" w:hint="eastAsia"/>
            <w:i w:val="0"/>
            <w:noProof/>
            <w:sz w:val="24"/>
            <w:lang w:val="x-none" w:eastAsia="x-none"/>
          </w:rPr>
          <w:t>与数据索引中心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33</w:t>
        </w:r>
        <w:r w:rsidR="00741E84" w:rsidRPr="00741E84">
          <w:rPr>
            <w:rStyle w:val="a5"/>
            <w:rFonts w:ascii="宋体" w:hAnsi="宋体"/>
            <w:i w:val="0"/>
            <w:webHidden/>
            <w:sz w:val="24"/>
            <w:lang w:val="x-none" w:eastAsia="x-none"/>
          </w:rPr>
          <w:fldChar w:fldCharType="end"/>
        </w:r>
      </w:hyperlink>
    </w:p>
    <w:p w14:paraId="3D24999F"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87" w:history="1">
        <w:r w:rsidR="00741E84" w:rsidRPr="00741E84">
          <w:rPr>
            <w:rStyle w:val="a5"/>
            <w:rFonts w:ascii="宋体" w:hAnsi="宋体"/>
            <w:i w:val="0"/>
            <w:noProof/>
            <w:sz w:val="24"/>
            <w:lang w:val="x-none" w:eastAsia="x-none"/>
          </w:rPr>
          <w:t>4.4.5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工作圈部署架构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34</w:t>
        </w:r>
        <w:r w:rsidR="00741E84" w:rsidRPr="00741E84">
          <w:rPr>
            <w:rStyle w:val="a5"/>
            <w:rFonts w:ascii="宋体" w:hAnsi="宋体"/>
            <w:i w:val="0"/>
            <w:webHidden/>
            <w:sz w:val="24"/>
            <w:lang w:val="x-none" w:eastAsia="x-none"/>
          </w:rPr>
          <w:fldChar w:fldCharType="end"/>
        </w:r>
      </w:hyperlink>
    </w:p>
    <w:p w14:paraId="4026333E"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88" w:history="1">
        <w:r w:rsidR="00741E84" w:rsidRPr="00741E84">
          <w:rPr>
            <w:rStyle w:val="a5"/>
            <w:rFonts w:ascii="宋体" w:hAnsi="宋体"/>
            <w:noProof/>
            <w:sz w:val="24"/>
          </w:rPr>
          <w:t>4.5</w:t>
        </w:r>
        <w:r w:rsidR="00741E84" w:rsidRPr="00741E84">
          <w:rPr>
            <w:rStyle w:val="a5"/>
            <w:rFonts w:ascii="宋体" w:hAnsi="宋体"/>
            <w:sz w:val="24"/>
          </w:rPr>
          <w:tab/>
        </w:r>
        <w:r w:rsidR="00741E84" w:rsidRPr="00741E84">
          <w:rPr>
            <w:rStyle w:val="a5"/>
            <w:rFonts w:ascii="宋体" w:hAnsi="宋体" w:hint="eastAsia"/>
            <w:noProof/>
            <w:sz w:val="24"/>
          </w:rPr>
          <w:t>本章小节</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35</w:t>
        </w:r>
        <w:r w:rsidR="00741E84" w:rsidRPr="00741E84">
          <w:rPr>
            <w:rStyle w:val="a5"/>
            <w:rFonts w:ascii="宋体" w:hAnsi="宋体"/>
            <w:webHidden/>
            <w:sz w:val="24"/>
          </w:rPr>
          <w:fldChar w:fldCharType="end"/>
        </w:r>
      </w:hyperlink>
    </w:p>
    <w:p w14:paraId="14889A22" w14:textId="77777777" w:rsidR="00741E84" w:rsidRPr="00741E84" w:rsidRDefault="00026B73" w:rsidP="00741E84">
      <w:pPr>
        <w:pStyle w:val="10"/>
        <w:tabs>
          <w:tab w:val="right" w:leader="dot" w:pos="8296"/>
        </w:tabs>
        <w:ind w:firstLine="0"/>
        <w:rPr>
          <w:rStyle w:val="a5"/>
          <w:rFonts w:ascii="宋体" w:hAnsi="宋体"/>
          <w:sz w:val="24"/>
        </w:rPr>
      </w:pPr>
      <w:hyperlink w:anchor="_Toc461048089" w:history="1">
        <w:r w:rsidR="00741E84" w:rsidRPr="00741E84">
          <w:rPr>
            <w:rStyle w:val="a5"/>
            <w:rFonts w:ascii="宋体" w:hAnsi="宋体" w:hint="eastAsia"/>
            <w:noProof/>
            <w:sz w:val="24"/>
          </w:rPr>
          <w:t>第五章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工作圈功能模块的设计与实现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578DBE33"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90" w:history="1">
        <w:r w:rsidR="00741E84" w:rsidRPr="00741E84">
          <w:rPr>
            <w:rStyle w:val="a5"/>
            <w:rFonts w:ascii="宋体" w:hAnsi="宋体"/>
            <w:noProof/>
            <w:sz w:val="24"/>
          </w:rPr>
          <w:t>5.1</w:t>
        </w:r>
        <w:r w:rsidR="00741E84" w:rsidRPr="00741E84">
          <w:rPr>
            <w:rStyle w:val="a5"/>
            <w:rFonts w:ascii="宋体" w:hAnsi="宋体"/>
            <w:sz w:val="24"/>
          </w:rPr>
          <w:tab/>
        </w:r>
        <w:r w:rsidR="00741E84" w:rsidRPr="00741E84">
          <w:rPr>
            <w:rStyle w:val="a5"/>
            <w:rFonts w:ascii="宋体" w:hAnsi="宋体" w:hint="eastAsia"/>
            <w:noProof/>
            <w:sz w:val="24"/>
          </w:rPr>
          <w:t>客户端界面设计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73C69F0A" w14:textId="77777777" w:rsidR="00741E84" w:rsidRPr="00A749B3" w:rsidRDefault="00026B73" w:rsidP="00A749B3">
      <w:pPr>
        <w:pStyle w:val="30"/>
        <w:tabs>
          <w:tab w:val="left" w:pos="1134"/>
          <w:tab w:val="right" w:leader="dot" w:pos="8296"/>
        </w:tabs>
        <w:ind w:firstLine="0"/>
        <w:rPr>
          <w:rStyle w:val="a5"/>
          <w:rFonts w:ascii="宋体" w:hAnsi="宋体"/>
          <w:sz w:val="24"/>
          <w:lang w:val="x-none" w:eastAsia="x-none"/>
        </w:rPr>
      </w:pPr>
      <w:hyperlink w:anchor="_Toc461048091" w:history="1">
        <w:r w:rsidR="00741E84" w:rsidRPr="00A749B3">
          <w:rPr>
            <w:rStyle w:val="a5"/>
            <w:rFonts w:ascii="宋体" w:hAnsi="宋体"/>
            <w:i w:val="0"/>
            <w:noProof/>
            <w:sz w:val="24"/>
            <w:lang w:val="x-none" w:eastAsia="x-none"/>
          </w:rPr>
          <w:t>5.1.1</w:t>
        </w:r>
        <w:r w:rsidR="00741E84" w:rsidRPr="00A749B3">
          <w:rPr>
            <w:rStyle w:val="a5"/>
            <w:rFonts w:ascii="宋体" w:hAnsi="宋体"/>
            <w:sz w:val="24"/>
            <w:lang w:val="x-none" w:eastAsia="x-none"/>
          </w:rPr>
          <w:tab/>
        </w:r>
        <w:r w:rsidR="00741E84" w:rsidRPr="00A749B3">
          <w:rPr>
            <w:rStyle w:val="a5"/>
            <w:rFonts w:ascii="宋体" w:hAnsi="宋体" w:hint="eastAsia"/>
            <w:i w:val="0"/>
            <w:noProof/>
            <w:sz w:val="24"/>
            <w:lang w:val="x-none" w:eastAsia="x-none"/>
          </w:rPr>
          <w:t>用户账户界面设计</w:t>
        </w:r>
        <w:r w:rsidR="00741E84" w:rsidRPr="00A749B3">
          <w:rPr>
            <w:rStyle w:val="a5"/>
            <w:rFonts w:ascii="宋体" w:hAnsi="宋体"/>
            <w:i w:val="0"/>
            <w:webHidden/>
            <w:sz w:val="24"/>
            <w:lang w:val="x-none" w:eastAsia="x-none"/>
          </w:rPr>
          <w:tab/>
        </w:r>
        <w:r w:rsidR="00741E84" w:rsidRPr="00A749B3">
          <w:rPr>
            <w:rStyle w:val="a5"/>
            <w:rFonts w:ascii="宋体" w:hAnsi="宋体"/>
            <w:i w:val="0"/>
            <w:webHidden/>
            <w:sz w:val="24"/>
            <w:lang w:val="x-none" w:eastAsia="x-none"/>
          </w:rPr>
          <w:fldChar w:fldCharType="begin"/>
        </w:r>
        <w:r w:rsidR="00741E84" w:rsidRPr="00A749B3">
          <w:rPr>
            <w:rStyle w:val="a5"/>
            <w:rFonts w:ascii="宋体" w:hAnsi="宋体"/>
            <w:i w:val="0"/>
            <w:webHidden/>
            <w:sz w:val="24"/>
            <w:lang w:val="x-none" w:eastAsia="x-none"/>
          </w:rPr>
          <w:instrText xml:space="preserve"> PAGEREF _Toc461048091 \h </w:instrText>
        </w:r>
        <w:r w:rsidR="00741E84" w:rsidRPr="00A749B3">
          <w:rPr>
            <w:rStyle w:val="a5"/>
            <w:rFonts w:ascii="宋体" w:hAnsi="宋体"/>
            <w:i w:val="0"/>
            <w:webHidden/>
            <w:sz w:val="24"/>
            <w:lang w:val="x-none" w:eastAsia="x-none"/>
          </w:rPr>
        </w:r>
        <w:r w:rsidR="00741E84" w:rsidRPr="00A749B3">
          <w:rPr>
            <w:rStyle w:val="a5"/>
            <w:rFonts w:ascii="宋体" w:hAnsi="宋体"/>
            <w:i w:val="0"/>
            <w:webHidden/>
            <w:sz w:val="24"/>
            <w:lang w:val="x-none" w:eastAsia="x-none"/>
          </w:rPr>
          <w:fldChar w:fldCharType="separate"/>
        </w:r>
        <w:r w:rsidR="00741E84" w:rsidRPr="00A749B3">
          <w:rPr>
            <w:rStyle w:val="a5"/>
            <w:rFonts w:ascii="宋体" w:hAnsi="宋体"/>
            <w:i w:val="0"/>
            <w:webHidden/>
            <w:sz w:val="24"/>
            <w:lang w:val="x-none" w:eastAsia="x-none"/>
          </w:rPr>
          <w:t>36</w:t>
        </w:r>
        <w:r w:rsidR="00741E84" w:rsidRPr="00A749B3">
          <w:rPr>
            <w:rStyle w:val="a5"/>
            <w:rFonts w:ascii="宋体" w:hAnsi="宋体"/>
            <w:i w:val="0"/>
            <w:webHidden/>
            <w:sz w:val="24"/>
            <w:lang w:val="x-none" w:eastAsia="x-none"/>
          </w:rPr>
          <w:fldChar w:fldCharType="end"/>
        </w:r>
      </w:hyperlink>
    </w:p>
    <w:p w14:paraId="25D02DC8"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2" w:history="1">
        <w:r w:rsidR="00741E84" w:rsidRPr="00741E84">
          <w:rPr>
            <w:rStyle w:val="a5"/>
            <w:rFonts w:ascii="宋体" w:hAnsi="宋体"/>
            <w:i w:val="0"/>
            <w:noProof/>
            <w:sz w:val="24"/>
            <w:lang w:val="x-none" w:eastAsia="x-none"/>
          </w:rPr>
          <w:t>5.1.2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圈子与帖子界面设计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37</w:t>
        </w:r>
        <w:r w:rsidR="00741E84" w:rsidRPr="00741E84">
          <w:rPr>
            <w:rStyle w:val="a5"/>
            <w:rFonts w:ascii="宋体" w:hAnsi="宋体"/>
            <w:i w:val="0"/>
            <w:webHidden/>
            <w:sz w:val="24"/>
            <w:lang w:val="x-none" w:eastAsia="x-none"/>
          </w:rPr>
          <w:fldChar w:fldCharType="end"/>
        </w:r>
      </w:hyperlink>
    </w:p>
    <w:p w14:paraId="3E7921E8"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93" w:history="1">
        <w:r w:rsidR="00741E84" w:rsidRPr="00741E84">
          <w:rPr>
            <w:rStyle w:val="a5"/>
            <w:rFonts w:ascii="宋体" w:hAnsi="宋体"/>
            <w:noProof/>
            <w:sz w:val="24"/>
          </w:rPr>
          <w:t>5.2</w:t>
        </w:r>
        <w:r w:rsidR="00741E84" w:rsidRPr="00741E84">
          <w:rPr>
            <w:rStyle w:val="a5"/>
            <w:rFonts w:ascii="宋体" w:hAnsi="宋体"/>
            <w:sz w:val="24"/>
          </w:rPr>
          <w:tab/>
        </w:r>
        <w:r w:rsidR="00741E84" w:rsidRPr="00741E84">
          <w:rPr>
            <w:rStyle w:val="a5"/>
            <w:rFonts w:ascii="宋体" w:hAnsi="宋体" w:hint="eastAsia"/>
            <w:noProof/>
            <w:sz w:val="24"/>
          </w:rPr>
          <w:t>服务详细功能设计与实现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_Toc461048093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39</w:t>
        </w:r>
        <w:r w:rsidR="00741E84" w:rsidRPr="00741E84">
          <w:rPr>
            <w:rStyle w:val="a5"/>
            <w:rFonts w:ascii="宋体" w:hAnsi="宋体"/>
            <w:webHidden/>
            <w:sz w:val="24"/>
          </w:rPr>
          <w:fldChar w:fldCharType="end"/>
        </w:r>
      </w:hyperlink>
    </w:p>
    <w:p w14:paraId="4816895D"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4" w:history="1">
        <w:r w:rsidR="00741E84" w:rsidRPr="00741E84">
          <w:rPr>
            <w:rStyle w:val="a5"/>
            <w:rFonts w:ascii="宋体" w:hAnsi="宋体"/>
            <w:i w:val="0"/>
            <w:noProof/>
            <w:sz w:val="24"/>
            <w:lang w:val="x-none" w:eastAsia="x-none"/>
          </w:rPr>
          <w:t>5.2.1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39</w:t>
        </w:r>
        <w:r w:rsidR="00741E84" w:rsidRPr="00741E84">
          <w:rPr>
            <w:rStyle w:val="a5"/>
            <w:rFonts w:ascii="宋体" w:hAnsi="宋体"/>
            <w:i w:val="0"/>
            <w:webHidden/>
            <w:sz w:val="24"/>
            <w:lang w:val="x-none" w:eastAsia="x-none"/>
          </w:rPr>
          <w:fldChar w:fldCharType="end"/>
        </w:r>
      </w:hyperlink>
    </w:p>
    <w:p w14:paraId="23A08496"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5" w:history="1">
        <w:r w:rsidR="00741E84" w:rsidRPr="00741E84">
          <w:rPr>
            <w:rStyle w:val="a5"/>
            <w:rFonts w:ascii="宋体" w:hAnsi="宋体"/>
            <w:i w:val="0"/>
            <w:noProof/>
            <w:sz w:val="24"/>
            <w:lang w:val="x-none" w:eastAsia="x-none"/>
          </w:rPr>
          <w:t>5.2.2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41</w:t>
        </w:r>
        <w:r w:rsidR="00741E84" w:rsidRPr="00741E84">
          <w:rPr>
            <w:rStyle w:val="a5"/>
            <w:rFonts w:ascii="宋体" w:hAnsi="宋体"/>
            <w:i w:val="0"/>
            <w:webHidden/>
            <w:sz w:val="24"/>
            <w:lang w:val="x-none" w:eastAsia="x-none"/>
          </w:rPr>
          <w:fldChar w:fldCharType="end"/>
        </w:r>
      </w:hyperlink>
    </w:p>
    <w:p w14:paraId="600B3320"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6" w:history="1">
        <w:r w:rsidR="00741E84" w:rsidRPr="00741E84">
          <w:rPr>
            <w:rStyle w:val="a5"/>
            <w:rFonts w:ascii="宋体" w:hAnsi="宋体"/>
            <w:i w:val="0"/>
            <w:noProof/>
            <w:sz w:val="24"/>
            <w:lang w:val="x-none" w:eastAsia="x-none"/>
          </w:rPr>
          <w:t>5.2.3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43</w:t>
        </w:r>
        <w:r w:rsidR="00741E84" w:rsidRPr="00741E84">
          <w:rPr>
            <w:rStyle w:val="a5"/>
            <w:rFonts w:ascii="宋体" w:hAnsi="宋体"/>
            <w:i w:val="0"/>
            <w:webHidden/>
            <w:sz w:val="24"/>
            <w:lang w:val="x-none" w:eastAsia="x-none"/>
          </w:rPr>
          <w:fldChar w:fldCharType="end"/>
        </w:r>
      </w:hyperlink>
    </w:p>
    <w:p w14:paraId="28B53B27"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7" w:history="1">
        <w:r w:rsidR="00741E84" w:rsidRPr="00741E84">
          <w:rPr>
            <w:rStyle w:val="a5"/>
            <w:rFonts w:ascii="宋体" w:hAnsi="宋体"/>
            <w:i w:val="0"/>
            <w:noProof/>
            <w:sz w:val="24"/>
            <w:lang w:val="x-none" w:eastAsia="x-none"/>
          </w:rPr>
          <w:t>5.2.4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赞系统模块详细功能设计与实现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44</w:t>
        </w:r>
        <w:r w:rsidR="00741E84" w:rsidRPr="00741E84">
          <w:rPr>
            <w:rStyle w:val="a5"/>
            <w:rFonts w:ascii="宋体" w:hAnsi="宋体"/>
            <w:i w:val="0"/>
            <w:webHidden/>
            <w:sz w:val="24"/>
            <w:lang w:val="x-none" w:eastAsia="x-none"/>
          </w:rPr>
          <w:fldChar w:fldCharType="end"/>
        </w:r>
      </w:hyperlink>
    </w:p>
    <w:p w14:paraId="4BAB098E" w14:textId="77777777" w:rsidR="00741E84" w:rsidRPr="00741E84" w:rsidRDefault="00026B73" w:rsidP="00741E84">
      <w:pPr>
        <w:pStyle w:val="30"/>
        <w:tabs>
          <w:tab w:val="left" w:pos="1134"/>
          <w:tab w:val="right" w:leader="dot" w:pos="8296"/>
        </w:tabs>
        <w:ind w:firstLine="0"/>
        <w:rPr>
          <w:rStyle w:val="a5"/>
          <w:rFonts w:ascii="宋体" w:hAnsi="宋体"/>
          <w:sz w:val="24"/>
          <w:lang w:val="x-none" w:eastAsia="x-none"/>
        </w:rPr>
      </w:pPr>
      <w:hyperlink w:anchor="_Toc461048098" w:history="1">
        <w:r w:rsidR="00741E84" w:rsidRPr="00741E84">
          <w:rPr>
            <w:rStyle w:val="a5"/>
            <w:rFonts w:ascii="宋体" w:hAnsi="宋体"/>
            <w:i w:val="0"/>
            <w:noProof/>
            <w:sz w:val="24"/>
            <w:lang w:val="x-none" w:eastAsia="x-none"/>
          </w:rPr>
          <w:t>5.2.5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45</w:t>
        </w:r>
        <w:r w:rsidR="00741E84" w:rsidRPr="00741E84">
          <w:rPr>
            <w:rStyle w:val="a5"/>
            <w:rFonts w:ascii="宋体" w:hAnsi="宋体"/>
            <w:i w:val="0"/>
            <w:webHidden/>
            <w:sz w:val="24"/>
            <w:lang w:val="x-none" w:eastAsia="x-none"/>
          </w:rPr>
          <w:fldChar w:fldCharType="end"/>
        </w:r>
      </w:hyperlink>
    </w:p>
    <w:p w14:paraId="7B9A63E0"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099" w:history="1">
        <w:r w:rsidR="00741E84" w:rsidRPr="00741E84">
          <w:rPr>
            <w:rStyle w:val="a5"/>
            <w:rFonts w:ascii="宋体" w:hAnsi="宋体"/>
            <w:noProof/>
            <w:sz w:val="24"/>
          </w:rPr>
          <w:t>5.3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46</w:t>
        </w:r>
        <w:r w:rsidR="00741E84" w:rsidRPr="00741E84">
          <w:rPr>
            <w:rStyle w:val="a5"/>
            <w:rFonts w:ascii="宋体" w:hAnsi="宋体"/>
            <w:webHidden/>
            <w:sz w:val="24"/>
          </w:rPr>
          <w:fldChar w:fldCharType="end"/>
        </w:r>
      </w:hyperlink>
    </w:p>
    <w:p w14:paraId="6CF679AA" w14:textId="77777777" w:rsidR="00741E84" w:rsidRPr="00741E84" w:rsidRDefault="00026B73" w:rsidP="00741E84">
      <w:pPr>
        <w:pStyle w:val="10"/>
        <w:tabs>
          <w:tab w:val="right" w:leader="dot" w:pos="8296"/>
        </w:tabs>
        <w:ind w:firstLine="0"/>
        <w:rPr>
          <w:rStyle w:val="a5"/>
          <w:rFonts w:ascii="宋体" w:hAnsi="宋体"/>
          <w:sz w:val="24"/>
        </w:rPr>
      </w:pPr>
      <w:hyperlink w:anchor="_Toc461048100" w:history="1">
        <w:r w:rsidR="00741E84" w:rsidRPr="00741E84">
          <w:rPr>
            <w:rStyle w:val="a5"/>
            <w:rFonts w:ascii="宋体" w:hAnsi="宋体" w:hint="eastAsia"/>
            <w:noProof/>
            <w:sz w:val="24"/>
          </w:rPr>
          <w:t>第六章</w:t>
        </w:r>
        <w:r w:rsidR="00741E84" w:rsidRPr="00741E84">
          <w:rPr>
            <w:rStyle w:val="a5"/>
            <w:rFonts w:ascii="宋体" w:hAnsi="宋体"/>
            <w:noProof/>
            <w:sz w:val="24"/>
          </w:rPr>
          <w:t xml:space="preserve"> </w:t>
        </w:r>
        <w:r w:rsidR="00741E84" w:rsidRPr="00741E84">
          <w:rPr>
            <w:rStyle w:val="a5"/>
            <w:rFonts w:ascii="宋体" w:hAnsi="宋体" w:hint="eastAsia"/>
            <w:noProof/>
            <w:sz w:val="24"/>
          </w:rPr>
          <w:t>结束语</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46A6612C"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101" w:history="1">
        <w:r w:rsidR="00741E84" w:rsidRPr="00741E84">
          <w:rPr>
            <w:rStyle w:val="a5"/>
            <w:rFonts w:ascii="宋体" w:hAnsi="宋体"/>
            <w:noProof/>
            <w:sz w:val="24"/>
          </w:rPr>
          <w:t>6.1</w:t>
        </w:r>
        <w:r w:rsidR="00741E84" w:rsidRPr="00741E84">
          <w:rPr>
            <w:rStyle w:val="a5"/>
            <w:rFonts w:ascii="宋体" w:hAnsi="宋体"/>
            <w:sz w:val="24"/>
          </w:rPr>
          <w:tab/>
        </w:r>
        <w:r w:rsidR="00741E84" w:rsidRPr="00741E84">
          <w:rPr>
            <w:rStyle w:val="a5"/>
            <w:rFonts w:ascii="宋体" w:hAnsi="宋体" w:hint="eastAsia"/>
            <w:noProof/>
            <w:sz w:val="24"/>
          </w:rPr>
          <w:t>论文工作总结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77EABCE8" w14:textId="77777777" w:rsidR="00741E84" w:rsidRPr="00741E84" w:rsidRDefault="00026B73" w:rsidP="00741E84">
      <w:pPr>
        <w:pStyle w:val="21"/>
        <w:tabs>
          <w:tab w:val="left" w:pos="851"/>
          <w:tab w:val="right" w:leader="dot" w:pos="8296"/>
        </w:tabs>
        <w:ind w:firstLine="0"/>
        <w:rPr>
          <w:rStyle w:val="a5"/>
          <w:rFonts w:ascii="宋体" w:hAnsi="宋体"/>
          <w:sz w:val="24"/>
        </w:rPr>
      </w:pPr>
      <w:hyperlink w:anchor="_Toc461048102" w:history="1">
        <w:r w:rsidR="00741E84" w:rsidRPr="00741E84">
          <w:rPr>
            <w:rStyle w:val="a5"/>
            <w:rFonts w:ascii="宋体" w:hAnsi="宋体"/>
            <w:noProof/>
            <w:sz w:val="24"/>
          </w:rPr>
          <w:t>6.2</w:t>
        </w:r>
        <w:r w:rsidR="00741E84" w:rsidRPr="00741E84">
          <w:rPr>
            <w:rStyle w:val="a5"/>
            <w:rFonts w:ascii="宋体" w:hAnsi="宋体"/>
            <w:sz w:val="24"/>
          </w:rPr>
          <w:tab/>
        </w:r>
        <w:r w:rsidR="00741E84" w:rsidRPr="00741E84">
          <w:rPr>
            <w:rStyle w:val="a5"/>
            <w:rFonts w:ascii="宋体" w:hAnsi="宋体" w:hint="eastAsia"/>
            <w:noProof/>
            <w:sz w:val="24"/>
          </w:rPr>
          <w:t>问题和展望</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79217"/>
      <w:bookmarkStart w:id="1" w:name="_Toc461048030"/>
      <w:r w:rsidRPr="007359E3">
        <w:rPr>
          <w:rFonts w:ascii="黑体" w:eastAsia="黑体" w:hAnsiTheme="minorEastAsia" w:hint="eastAsia"/>
          <w:color w:val="000000" w:themeColor="text1"/>
          <w:sz w:val="32"/>
          <w:szCs w:val="32"/>
        </w:rPr>
        <w:lastRenderedPageBreak/>
        <w:t>第一章 引言</w:t>
      </w:r>
      <w:bookmarkEnd w:id="0"/>
      <w:bookmarkEnd w:id="1"/>
    </w:p>
    <w:p w14:paraId="3A22357D" w14:textId="77777777" w:rsidR="00911ECC" w:rsidRDefault="00911ECC" w:rsidP="004166E1">
      <w:pPr>
        <w:pStyle w:val="2"/>
        <w:spacing w:line="415" w:lineRule="auto"/>
        <w:ind w:left="0" w:firstLine="0"/>
        <w:rPr>
          <w:rFonts w:ascii="黑体"/>
          <w:sz w:val="28"/>
          <w:szCs w:val="28"/>
        </w:rPr>
      </w:pPr>
      <w:bookmarkStart w:id="2" w:name="_Toc455479218"/>
      <w:bookmarkStart w:id="3" w:name="_Toc461048031"/>
      <w:r>
        <w:rPr>
          <w:rFonts w:ascii="黑体" w:hint="eastAsia"/>
          <w:sz w:val="28"/>
          <w:szCs w:val="28"/>
        </w:rPr>
        <w:t>背景</w:t>
      </w:r>
      <w:bookmarkEnd w:id="2"/>
      <w:bookmarkEnd w:id="3"/>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4" w:name="_Toc455479219"/>
      <w:bookmarkStart w:id="5" w:name="_Toc461048032"/>
      <w:r w:rsidRPr="004166E1">
        <w:rPr>
          <w:rFonts w:ascii="黑体" w:hint="eastAsia"/>
          <w:sz w:val="28"/>
          <w:szCs w:val="28"/>
        </w:rPr>
        <w:t>课题任务</w:t>
      </w:r>
      <w:bookmarkEnd w:id="4"/>
      <w:bookmarkEnd w:id="5"/>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6" w:name="_Toc455479220"/>
      <w:bookmarkStart w:id="7" w:name="_Toc461048033"/>
      <w:r w:rsidRPr="00920C99">
        <w:rPr>
          <w:rFonts w:ascii="黑体" w:hint="eastAsia"/>
          <w:sz w:val="24"/>
          <w:lang w:val="x-none" w:eastAsia="x-none"/>
        </w:rPr>
        <w:t>课题内容</w:t>
      </w:r>
      <w:bookmarkEnd w:id="6"/>
      <w:bookmarkEnd w:id="7"/>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8" w:name="_Toc455479221"/>
      <w:bookmarkStart w:id="9" w:name="_Toc461048034"/>
      <w:r w:rsidRPr="00920C99">
        <w:rPr>
          <w:rFonts w:ascii="黑体" w:hint="eastAsia"/>
          <w:sz w:val="24"/>
          <w:lang w:val="x-none" w:eastAsia="x-none"/>
        </w:rPr>
        <w:lastRenderedPageBreak/>
        <w:t>本人承担任务</w:t>
      </w:r>
      <w:bookmarkEnd w:id="8"/>
      <w:bookmarkEnd w:id="9"/>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0" w:name="_Toc455479222"/>
      <w:bookmarkStart w:id="11" w:name="_Toc461048035"/>
      <w:r w:rsidRPr="004166E1">
        <w:rPr>
          <w:rFonts w:ascii="黑体" w:hint="eastAsia"/>
          <w:sz w:val="28"/>
          <w:szCs w:val="28"/>
        </w:rPr>
        <w:t>论文结构</w:t>
      </w:r>
      <w:bookmarkEnd w:id="10"/>
      <w:bookmarkEnd w:id="11"/>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 w:name="_Toc455479223"/>
      <w:bookmarkStart w:id="13"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2"/>
      <w:bookmarkEnd w:id="13"/>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4" w:name="_Toc455479224"/>
      <w:bookmarkStart w:id="15" w:name="_Toc461048037"/>
      <w:r w:rsidRPr="004166E1">
        <w:rPr>
          <w:rFonts w:ascii="黑体" w:hint="eastAsia"/>
          <w:sz w:val="28"/>
          <w:szCs w:val="28"/>
        </w:rPr>
        <w:t>分布式系统</w:t>
      </w:r>
      <w:bookmarkEnd w:id="14"/>
      <w:bookmarkEnd w:id="15"/>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6" w:name="_Toc455479225"/>
      <w:bookmarkStart w:id="17" w:name="_Toc461048038"/>
      <w:r w:rsidRPr="00920C99">
        <w:rPr>
          <w:rFonts w:ascii="黑体" w:hint="eastAsia"/>
          <w:sz w:val="24"/>
          <w:lang w:val="x-none" w:eastAsia="x-none"/>
        </w:rPr>
        <w:t>分布式系统的定义</w:t>
      </w:r>
      <w:bookmarkEnd w:id="16"/>
      <w:bookmarkEnd w:id="17"/>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8" w:name="_Toc455479226"/>
      <w:bookmarkStart w:id="19" w:name="_Toc461048039"/>
      <w:r w:rsidRPr="00920C99">
        <w:rPr>
          <w:rFonts w:ascii="黑体" w:hint="eastAsia"/>
          <w:sz w:val="24"/>
          <w:lang w:val="x-none" w:eastAsia="x-none"/>
        </w:rPr>
        <w:t>CAP定律</w:t>
      </w:r>
      <w:bookmarkEnd w:id="18"/>
      <w:bookmarkEnd w:id="19"/>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0" w:name="_Toc455479227"/>
      <w:bookmarkStart w:id="21" w:name="_Toc461048040"/>
      <w:r w:rsidRPr="00920C99">
        <w:rPr>
          <w:rFonts w:ascii="黑体" w:hint="eastAsia"/>
          <w:sz w:val="24"/>
          <w:lang w:val="x-none" w:eastAsia="x-none"/>
        </w:rPr>
        <w:t>现代分布式系统的特点</w:t>
      </w:r>
      <w:bookmarkEnd w:id="20"/>
      <w:bookmarkEnd w:id="21"/>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2" w:name="_Toc455479228"/>
      <w:bookmarkStart w:id="23" w:name="_Toc461048041"/>
      <w:r w:rsidRPr="004166E1">
        <w:rPr>
          <w:rFonts w:ascii="黑体" w:hint="eastAsia"/>
          <w:sz w:val="28"/>
          <w:szCs w:val="28"/>
        </w:rPr>
        <w:t>开源技术</w:t>
      </w:r>
      <w:bookmarkEnd w:id="22"/>
      <w:bookmarkEnd w:id="23"/>
    </w:p>
    <w:p w14:paraId="139D081A" w14:textId="77777777" w:rsidR="00911ECC" w:rsidRDefault="006B62A7" w:rsidP="00F011E5">
      <w:pPr>
        <w:pStyle w:val="af2"/>
        <w:numPr>
          <w:ins w:id="24"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5" w:name="_Toc455479229"/>
      <w:bookmarkStart w:id="26"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5"/>
      <w:bookmarkEnd w:id="26"/>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7" w:name="_Toc455479230"/>
      <w:bookmarkStart w:id="28"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7"/>
      <w:bookmarkEnd w:id="28"/>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29" w:name="_Toc455479231"/>
      <w:bookmarkStart w:id="30" w:name="_Toc461048044"/>
      <w:r w:rsidRPr="00920C99">
        <w:rPr>
          <w:rFonts w:ascii="黑体" w:hint="eastAsia"/>
          <w:sz w:val="24"/>
          <w:lang w:val="x-none" w:eastAsia="x-none"/>
        </w:rPr>
        <w:t>服务器缓存服务  Redis</w:t>
      </w:r>
      <w:bookmarkEnd w:id="29"/>
      <w:bookmarkEnd w:id="30"/>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1" w:name="_Toc455479232"/>
      <w:bookmarkStart w:id="32"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1"/>
      <w:bookmarkEnd w:id="32"/>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3" w:name="_Toc455479233"/>
      <w:bookmarkStart w:id="34"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3"/>
      <w:bookmarkEnd w:id="34"/>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5" w:name="_Toc455479234"/>
      <w:bookmarkStart w:id="36" w:name="_Toc461048047"/>
      <w:r w:rsidRPr="004166E1">
        <w:rPr>
          <w:rFonts w:ascii="黑体" w:hint="eastAsia"/>
          <w:sz w:val="28"/>
          <w:szCs w:val="28"/>
        </w:rPr>
        <w:t>本章小结</w:t>
      </w:r>
      <w:bookmarkEnd w:id="35"/>
      <w:bookmarkEnd w:id="36"/>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7" w:name="_Toc455479235"/>
      <w:bookmarkStart w:id="38"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7"/>
      <w:bookmarkEnd w:id="38"/>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39" w:name="_Toc455479236"/>
      <w:bookmarkStart w:id="40" w:name="_Toc461048049"/>
      <w:r w:rsidRPr="004166E1">
        <w:rPr>
          <w:rFonts w:ascii="黑体" w:hint="eastAsia"/>
          <w:sz w:val="28"/>
          <w:szCs w:val="28"/>
        </w:rPr>
        <w:t>系统用户角色分析</w:t>
      </w:r>
      <w:bookmarkEnd w:id="39"/>
      <w:bookmarkEnd w:id="40"/>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1" w:name="_Toc455479237"/>
      <w:bookmarkStart w:id="42" w:name="_Toc461048050"/>
      <w:r w:rsidRPr="004166E1">
        <w:rPr>
          <w:rFonts w:ascii="黑体" w:hint="eastAsia"/>
          <w:sz w:val="28"/>
          <w:szCs w:val="28"/>
        </w:rPr>
        <w:t>系统功能需求分析</w:t>
      </w:r>
      <w:bookmarkEnd w:id="41"/>
      <w:bookmarkEnd w:id="42"/>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3" w:name="_Toc455479238"/>
      <w:bookmarkStart w:id="44"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3"/>
      <w:bookmarkEnd w:id="44"/>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5" w:name="_Toc455479239"/>
      <w:bookmarkStart w:id="46"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5"/>
      <w:r w:rsidR="00EA4047">
        <w:rPr>
          <w:rFonts w:ascii="黑体" w:hint="eastAsia"/>
          <w:sz w:val="24"/>
          <w:lang w:val="x-none" w:eastAsia="x-none"/>
        </w:rPr>
        <w:t>管理</w:t>
      </w:r>
      <w:bookmarkEnd w:id="46"/>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7" w:name="_Toc455479240"/>
      <w:bookmarkStart w:id="48" w:name="_Toc461048053"/>
      <w:r>
        <w:rPr>
          <w:rFonts w:ascii="黑体" w:hint="eastAsia"/>
          <w:sz w:val="24"/>
          <w:lang w:val="x-none" w:eastAsia="x-none"/>
        </w:rPr>
        <w:t>用户</w:t>
      </w:r>
      <w:r w:rsidRPr="00920C99">
        <w:rPr>
          <w:rFonts w:ascii="黑体" w:hint="eastAsia"/>
          <w:sz w:val="24"/>
          <w:lang w:val="x-none" w:eastAsia="x-none"/>
        </w:rPr>
        <w:t>评论</w:t>
      </w:r>
      <w:bookmarkEnd w:id="47"/>
      <w:r>
        <w:rPr>
          <w:rFonts w:ascii="黑体" w:hint="eastAsia"/>
          <w:sz w:val="24"/>
          <w:lang w:val="x-none" w:eastAsia="x-none"/>
        </w:rPr>
        <w:t>管理</w:t>
      </w:r>
      <w:bookmarkEnd w:id="48"/>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9" w:name="_Toc455479241"/>
      <w:bookmarkStart w:id="50" w:name="_Toc461048054"/>
      <w:r>
        <w:rPr>
          <w:rFonts w:ascii="黑体" w:hint="eastAsia"/>
          <w:sz w:val="24"/>
          <w:lang w:val="x-none" w:eastAsia="x-none"/>
        </w:rPr>
        <w:t>用户点</w:t>
      </w:r>
      <w:r w:rsidRPr="00920C99">
        <w:rPr>
          <w:rFonts w:ascii="黑体" w:hint="eastAsia"/>
          <w:sz w:val="24"/>
          <w:lang w:val="x-none" w:eastAsia="x-none"/>
        </w:rPr>
        <w:t>赞</w:t>
      </w:r>
      <w:bookmarkEnd w:id="49"/>
      <w:r>
        <w:rPr>
          <w:rFonts w:ascii="黑体" w:hint="eastAsia"/>
          <w:sz w:val="24"/>
          <w:lang w:val="x-none" w:eastAsia="x-none"/>
        </w:rPr>
        <w:t>管理</w:t>
      </w:r>
      <w:bookmarkEnd w:id="50"/>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1" w:name="_Toc455479242"/>
      <w:bookmarkStart w:id="52" w:name="_Toc461048055"/>
      <w:r w:rsidRPr="00920C99">
        <w:rPr>
          <w:rFonts w:ascii="黑体" w:hint="eastAsia"/>
          <w:sz w:val="24"/>
          <w:lang w:val="x-none" w:eastAsia="x-none"/>
        </w:rPr>
        <w:t>工作功能</w:t>
      </w:r>
      <w:bookmarkEnd w:id="51"/>
      <w:bookmarkEnd w:id="52"/>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3" w:name="_Toc455479243"/>
      <w:bookmarkStart w:id="54" w:name="_Toc461048056"/>
      <w:r w:rsidRPr="00920C99">
        <w:rPr>
          <w:rFonts w:ascii="黑体" w:hint="eastAsia"/>
          <w:sz w:val="24"/>
          <w:lang w:val="x-none" w:eastAsia="x-none"/>
        </w:rPr>
        <w:t>工作流引擎</w:t>
      </w:r>
      <w:bookmarkEnd w:id="53"/>
      <w:bookmarkEnd w:id="54"/>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5" w:name="_Toc455479244"/>
      <w:bookmarkStart w:id="56" w:name="_Toc461048057"/>
      <w:r w:rsidRPr="00920C99">
        <w:rPr>
          <w:rFonts w:ascii="黑体" w:hint="eastAsia"/>
          <w:sz w:val="24"/>
          <w:lang w:val="x-none" w:eastAsia="x-none"/>
        </w:rPr>
        <w:lastRenderedPageBreak/>
        <w:t>即时通信（IM）</w:t>
      </w:r>
      <w:bookmarkEnd w:id="55"/>
      <w:bookmarkEnd w:id="56"/>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7" w:name="_Toc455479245"/>
      <w:bookmarkStart w:id="58" w:name="_Toc461048058"/>
      <w:r w:rsidRPr="004166E1">
        <w:rPr>
          <w:rFonts w:ascii="黑体" w:hint="eastAsia"/>
          <w:sz w:val="28"/>
          <w:szCs w:val="28"/>
        </w:rPr>
        <w:t>系统的非功能需求分析</w:t>
      </w:r>
      <w:bookmarkEnd w:id="57"/>
      <w:bookmarkEnd w:id="58"/>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59" w:name="_Toc455479246"/>
      <w:bookmarkStart w:id="60" w:name="_Toc461048059"/>
      <w:r w:rsidRPr="00920C99">
        <w:rPr>
          <w:rFonts w:ascii="黑体" w:hint="eastAsia"/>
          <w:sz w:val="24"/>
          <w:lang w:val="x-none" w:eastAsia="x-none"/>
        </w:rPr>
        <w:t>数据存储持久性</w:t>
      </w:r>
      <w:bookmarkEnd w:id="59"/>
      <w:bookmarkEnd w:id="60"/>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1" w:name="_Toc455479247"/>
      <w:bookmarkStart w:id="62" w:name="_Toc461048060"/>
      <w:r w:rsidRPr="00920C99">
        <w:rPr>
          <w:rFonts w:ascii="黑体" w:hint="eastAsia"/>
          <w:sz w:val="24"/>
          <w:lang w:val="x-none" w:eastAsia="x-none"/>
        </w:rPr>
        <w:t>数据可迁移性</w:t>
      </w:r>
      <w:bookmarkEnd w:id="61"/>
      <w:bookmarkEnd w:id="62"/>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3" w:name="_Toc455479248"/>
      <w:bookmarkStart w:id="64" w:name="_Toc461048061"/>
      <w:r w:rsidRPr="00920C99">
        <w:rPr>
          <w:rFonts w:ascii="黑体" w:hint="eastAsia"/>
          <w:sz w:val="24"/>
          <w:lang w:val="x-none" w:eastAsia="x-none"/>
        </w:rPr>
        <w:t>数据私密性</w:t>
      </w:r>
      <w:bookmarkEnd w:id="63"/>
      <w:bookmarkEnd w:id="64"/>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5" w:name="_Toc455479249"/>
      <w:bookmarkStart w:id="66" w:name="_Toc461048062"/>
      <w:r w:rsidRPr="00920C99">
        <w:rPr>
          <w:rFonts w:ascii="黑体" w:hint="eastAsia"/>
          <w:sz w:val="24"/>
          <w:lang w:val="x-none" w:eastAsia="x-none"/>
        </w:rPr>
        <w:t>服务可用性</w:t>
      </w:r>
      <w:bookmarkEnd w:id="65"/>
      <w:bookmarkEnd w:id="66"/>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7" w:name="_Toc455479250"/>
      <w:bookmarkStart w:id="68" w:name="_Toc461048063"/>
      <w:r w:rsidRPr="00920C99">
        <w:rPr>
          <w:rFonts w:ascii="黑体" w:hint="eastAsia"/>
          <w:sz w:val="24"/>
          <w:lang w:val="x-none" w:eastAsia="x-none"/>
        </w:rPr>
        <w:t>故障恢复能力</w:t>
      </w:r>
      <w:bookmarkEnd w:id="67"/>
      <w:bookmarkEnd w:id="68"/>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69" w:name="_Toc455479251"/>
      <w:bookmarkStart w:id="70" w:name="_Toc461048064"/>
      <w:r w:rsidRPr="004166E1">
        <w:rPr>
          <w:rFonts w:ascii="黑体" w:hint="eastAsia"/>
          <w:sz w:val="28"/>
          <w:szCs w:val="28"/>
        </w:rPr>
        <w:t>本章小结</w:t>
      </w:r>
      <w:bookmarkEnd w:id="69"/>
      <w:bookmarkEnd w:id="70"/>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1" w:name="_Toc455479252"/>
      <w:bookmarkStart w:id="72"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1"/>
      <w:bookmarkEnd w:id="72"/>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3" w:name="_Toc455479253"/>
      <w:bookmarkStart w:id="74" w:name="_Toc461048066"/>
      <w:r w:rsidRPr="004166E1">
        <w:rPr>
          <w:rFonts w:ascii="黑体" w:hint="eastAsia"/>
          <w:sz w:val="28"/>
          <w:szCs w:val="28"/>
        </w:rPr>
        <w:t>工作圈的设计目标</w:t>
      </w:r>
      <w:bookmarkEnd w:id="73"/>
      <w:bookmarkEnd w:id="74"/>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5" w:name="_Toc455479254"/>
      <w:bookmarkStart w:id="76" w:name="_Toc461048067"/>
      <w:r w:rsidRPr="004166E1">
        <w:rPr>
          <w:rFonts w:ascii="黑体" w:hint="eastAsia"/>
          <w:sz w:val="28"/>
          <w:szCs w:val="28"/>
        </w:rPr>
        <w:t>工作圈功能模块</w:t>
      </w:r>
      <w:r w:rsidR="00352C60" w:rsidRPr="004166E1">
        <w:rPr>
          <w:rFonts w:ascii="黑体" w:hint="eastAsia"/>
          <w:sz w:val="28"/>
          <w:szCs w:val="28"/>
        </w:rPr>
        <w:t>设计</w:t>
      </w:r>
      <w:bookmarkEnd w:id="75"/>
      <w:bookmarkEnd w:id="76"/>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7" w:name="_Toc455479255"/>
      <w:bookmarkStart w:id="78" w:name="_Toc461048068"/>
      <w:r w:rsidRPr="00920C99">
        <w:rPr>
          <w:rFonts w:ascii="黑体" w:hint="eastAsia"/>
          <w:sz w:val="24"/>
          <w:lang w:val="x-none" w:eastAsia="x-none"/>
        </w:rPr>
        <w:t>功能总体划分</w:t>
      </w:r>
      <w:bookmarkEnd w:id="77"/>
      <w:bookmarkEnd w:id="78"/>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026B73"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4831329"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79" w:name="_Toc455479256"/>
      <w:bookmarkStart w:id="80"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79"/>
      <w:bookmarkEnd w:id="80"/>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1" w:name="_Toc455479257"/>
      <w:bookmarkStart w:id="82"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1"/>
      <w:bookmarkEnd w:id="82"/>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3" w:name="_Toc455479258"/>
      <w:bookmarkStart w:id="84" w:name="_Toc461048071"/>
      <w:r w:rsidRPr="00920C99">
        <w:rPr>
          <w:rFonts w:ascii="黑体" w:hint="eastAsia"/>
          <w:sz w:val="24"/>
          <w:lang w:val="x-none" w:eastAsia="x-none"/>
        </w:rPr>
        <w:t>评论</w:t>
      </w:r>
      <w:bookmarkEnd w:id="83"/>
      <w:bookmarkEnd w:id="84"/>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5" w:name="_Toc455479259"/>
      <w:bookmarkStart w:id="86" w:name="_Toc461048072"/>
      <w:r w:rsidRPr="00920C99">
        <w:rPr>
          <w:rFonts w:ascii="黑体" w:hint="eastAsia"/>
          <w:sz w:val="24"/>
          <w:lang w:val="x-none" w:eastAsia="x-none"/>
        </w:rPr>
        <w:t>赞</w:t>
      </w:r>
      <w:bookmarkEnd w:id="85"/>
      <w:bookmarkEnd w:id="86"/>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7" w:name="_Toc455479260"/>
      <w:bookmarkStart w:id="88" w:name="_Toc461048073"/>
      <w:r w:rsidRPr="00920C99">
        <w:rPr>
          <w:rFonts w:ascii="黑体" w:hint="eastAsia"/>
          <w:sz w:val="24"/>
          <w:lang w:val="x-none" w:eastAsia="x-none"/>
        </w:rPr>
        <w:t>工作应用</w:t>
      </w:r>
      <w:bookmarkEnd w:id="87"/>
      <w:bookmarkEnd w:id="88"/>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9" w:name="_Toc455479261"/>
      <w:bookmarkStart w:id="90" w:name="_Toc461048074"/>
      <w:r w:rsidRPr="00920C99">
        <w:rPr>
          <w:rFonts w:ascii="黑体" w:hint="eastAsia"/>
          <w:sz w:val="24"/>
          <w:lang w:val="x-none" w:eastAsia="x-none"/>
        </w:rPr>
        <w:t>工作流引擎</w:t>
      </w:r>
      <w:bookmarkEnd w:id="89"/>
      <w:bookmarkEnd w:id="90"/>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1" w:name="_Toc455479262"/>
      <w:bookmarkStart w:id="92" w:name="_Toc461048075"/>
      <w:r w:rsidRPr="004166E1">
        <w:rPr>
          <w:rFonts w:ascii="黑体" w:hint="eastAsia"/>
          <w:sz w:val="28"/>
          <w:szCs w:val="28"/>
        </w:rPr>
        <w:t>数据库设计</w:t>
      </w:r>
      <w:bookmarkEnd w:id="91"/>
      <w:bookmarkEnd w:id="92"/>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3" w:name="_Toc455479263"/>
      <w:bookmarkStart w:id="94" w:name="_Toc461048076"/>
      <w:r w:rsidRPr="00920C99">
        <w:rPr>
          <w:rFonts w:ascii="黑体" w:hint="eastAsia"/>
          <w:sz w:val="24"/>
          <w:lang w:val="x-none" w:eastAsia="x-none"/>
        </w:rPr>
        <w:t>用户账户模块数据设计</w:t>
      </w:r>
      <w:bookmarkEnd w:id="93"/>
      <w:bookmarkEnd w:id="94"/>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5" w:name="_Toc455479264"/>
      <w:bookmarkStart w:id="96" w:name="_Toc461048077"/>
      <w:r w:rsidRPr="00920C99">
        <w:rPr>
          <w:rFonts w:ascii="黑体" w:hint="eastAsia"/>
          <w:sz w:val="24"/>
          <w:lang w:val="x-none" w:eastAsia="x-none"/>
        </w:rPr>
        <w:t>圈子帖子模块数据设计</w:t>
      </w:r>
      <w:bookmarkEnd w:id="95"/>
      <w:bookmarkEnd w:id="96"/>
    </w:p>
    <w:p w14:paraId="18221815" w14:textId="6FB5CF5F" w:rsidR="00F8247B" w:rsidRPr="00046446" w:rsidRDefault="00792440" w:rsidP="00A830F9">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7" w:name="_Toc455479265"/>
      <w:bookmarkStart w:id="98" w:name="_Toc461048078"/>
      <w:r w:rsidRPr="00920C99">
        <w:rPr>
          <w:rFonts w:ascii="黑体" w:hint="eastAsia"/>
          <w:sz w:val="24"/>
          <w:lang w:val="x-none" w:eastAsia="x-none"/>
        </w:rPr>
        <w:t>评论模块数据设计</w:t>
      </w:r>
      <w:bookmarkEnd w:id="97"/>
      <w:bookmarkEnd w:id="98"/>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9" w:name="_Toc455479266"/>
      <w:bookmarkStart w:id="100" w:name="_Toc461048079"/>
      <w:r w:rsidRPr="00920C99">
        <w:rPr>
          <w:rFonts w:ascii="黑体" w:hint="eastAsia"/>
          <w:sz w:val="24"/>
          <w:lang w:val="x-none" w:eastAsia="x-none"/>
        </w:rPr>
        <w:t>赞模块数据设计</w:t>
      </w:r>
      <w:bookmarkEnd w:id="99"/>
      <w:bookmarkEnd w:id="100"/>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1" w:name="_Toc455479267"/>
      <w:bookmarkStart w:id="102" w:name="_Toc461048080"/>
      <w:r w:rsidRPr="00920C99">
        <w:rPr>
          <w:rFonts w:ascii="黑体" w:hint="eastAsia"/>
          <w:sz w:val="24"/>
          <w:lang w:val="x-none" w:eastAsia="x-none"/>
        </w:rPr>
        <w:t>工作应用模块数据设计</w:t>
      </w:r>
      <w:bookmarkEnd w:id="101"/>
      <w:bookmarkEnd w:id="102"/>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3" w:name="_Toc455479268"/>
      <w:bookmarkStart w:id="104"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3"/>
      <w:bookmarkEnd w:id="104"/>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5" w:name="_Toc455479269"/>
      <w:bookmarkStart w:id="106" w:name="_Toc461048082"/>
      <w:r w:rsidRPr="004166E1">
        <w:rPr>
          <w:rFonts w:ascii="黑体" w:hint="eastAsia"/>
          <w:sz w:val="28"/>
          <w:szCs w:val="28"/>
        </w:rPr>
        <w:t>工作圈技术</w:t>
      </w:r>
      <w:r w:rsidR="00352C60" w:rsidRPr="004166E1">
        <w:rPr>
          <w:rFonts w:ascii="黑体" w:hint="eastAsia"/>
          <w:sz w:val="28"/>
          <w:szCs w:val="28"/>
        </w:rPr>
        <w:t>框架设计</w:t>
      </w:r>
      <w:bookmarkEnd w:id="105"/>
      <w:bookmarkEnd w:id="106"/>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7" w:name="_Toc455479270"/>
      <w:bookmarkStart w:id="108" w:name="_Toc461048083"/>
      <w:r w:rsidRPr="00920C99">
        <w:rPr>
          <w:rFonts w:ascii="黑体" w:hint="eastAsia"/>
          <w:sz w:val="24"/>
          <w:lang w:val="x-none" w:eastAsia="x-none"/>
        </w:rPr>
        <w:t>工作圈整体技术架构</w:t>
      </w:r>
      <w:bookmarkEnd w:id="107"/>
      <w:bookmarkEnd w:id="108"/>
    </w:p>
    <w:p w14:paraId="15F316C3" w14:textId="77777777" w:rsidR="00C62F40" w:rsidRPr="00C62F40" w:rsidRDefault="00026B73"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object w:dxaOrig="1440" w:dyaOrig="1440" w14:anchorId="4D9FFFB7">
          <v:shape id="_x0000_s1084" type="#_x0000_t75" style="position:absolute;left:0;text-align:left;margin-left:49.3pt;margin-top:198.4pt;width:316.65pt;height:437.8pt;z-index:251680256;mso-position-horizontal-relative:margin;mso-position-vertical-relative:margin">
            <v:imagedata r:id="rId27" o:title=""/>
            <w10:wrap type="topAndBottom" anchorx="margin" anchory="margin"/>
          </v:shape>
          <o:OLEObject Type="Embed" ProgID="Visio.Drawing.11" ShapeID="_x0000_s1084" DrawAspect="Content" ObjectID="_1534831330" r:id="rId28"/>
        </w:object>
      </w:r>
      <w:r w:rsidR="00C62F40" w:rsidRPr="00C62F40">
        <w:rPr>
          <w:rFonts w:ascii="楷体_GB2312" w:eastAsia="楷体_GB2312" w:hAnsi="Times New Roman" w:hint="eastAsia"/>
          <w:sz w:val="21"/>
          <w:szCs w:val="21"/>
        </w:rPr>
        <w:t>图4-2工作圈整体技术架构图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09" w:name="_Toc455479271"/>
      <w:bookmarkStart w:id="110"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09"/>
      <w:bookmarkEnd w:id="110"/>
    </w:p>
    <w:p w14:paraId="4B80008C" w14:textId="77777777" w:rsidR="000E4BE0" w:rsidRPr="00046446" w:rsidRDefault="00026B73"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95.25pt;margin-top:424.55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4831331"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026B73">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4831332"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1" w:name="_Toc455479272"/>
      <w:bookmarkStart w:id="112" w:name="_Toc461048085"/>
      <w:r w:rsidRPr="00920C99">
        <w:rPr>
          <w:rFonts w:ascii="黑体" w:hint="eastAsia"/>
          <w:sz w:val="24"/>
          <w:lang w:val="x-none" w:eastAsia="x-none"/>
        </w:rPr>
        <w:lastRenderedPageBreak/>
        <w:t>分布式服务与自动化配置中心</w:t>
      </w:r>
      <w:bookmarkEnd w:id="111"/>
      <w:bookmarkEnd w:id="112"/>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026B73"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3ADAF18">
          <v:shape id="_x0000_s1093" type="#_x0000_t75" style="position:absolute;left:0;text-align:left;margin-left:168.3pt;margin-top:501.05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4831333"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026B73"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305.2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4831334"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026B73" w:rsidP="00E93A25">
      <w:pPr>
        <w:pStyle w:val="af2"/>
        <w:spacing w:before="0" w:beforeAutospacing="0" w:after="0" w:afterAutospacing="0"/>
        <w:jc w:val="both"/>
        <w:rPr>
          <w:rFonts w:ascii="宋体" w:eastAsia="宋体" w:hAnsi="宋体"/>
        </w:rPr>
      </w:pPr>
      <w:r>
        <w:rPr>
          <w:rFonts w:ascii="宋体" w:eastAsia="宋体" w:hAnsi="宋体"/>
        </w:rPr>
        <w:object w:dxaOrig="1440" w:dyaOrig="144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4831335" r:id="rId38"/>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3" w:name="_Toc455479273"/>
      <w:bookmarkStart w:id="114" w:name="_Toc461048086"/>
      <w:r w:rsidRPr="00920C99">
        <w:rPr>
          <w:rFonts w:ascii="黑体" w:hint="eastAsia"/>
          <w:sz w:val="24"/>
          <w:lang w:val="x-none" w:eastAsia="x-none"/>
        </w:rPr>
        <w:t>数据分片(Data Sharding)与数据索引中心</w:t>
      </w:r>
      <w:bookmarkEnd w:id="113"/>
      <w:bookmarkEnd w:id="114"/>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5" w:name="_Toc455479274"/>
      <w:bookmarkStart w:id="116"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5"/>
      <w:bookmarkEnd w:id="116"/>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7" w:name="_Toc455479275"/>
      <w:bookmarkStart w:id="118" w:name="_Toc46104808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7"/>
      <w:bookmarkEnd w:id="118"/>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19" w:name="_Toc455479276"/>
      <w:bookmarkStart w:id="120"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19"/>
      <w:bookmarkEnd w:id="120"/>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1"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2" w:name="_Toc455479277"/>
      <w:bookmarkStart w:id="123" w:name="_Toc461048090"/>
      <w:bookmarkStart w:id="124" w:name="_Toc418875567"/>
      <w:bookmarkEnd w:id="121"/>
      <w:r w:rsidRPr="004166E1">
        <w:rPr>
          <w:rFonts w:ascii="黑体" w:hint="eastAsia"/>
          <w:sz w:val="28"/>
          <w:szCs w:val="28"/>
        </w:rPr>
        <w:t>客</w:t>
      </w:r>
      <w:r w:rsidRPr="004166E1">
        <w:rPr>
          <w:rFonts w:ascii="黑体"/>
          <w:sz w:val="28"/>
          <w:szCs w:val="28"/>
        </w:rPr>
        <w:t>户端界面设计</w:t>
      </w:r>
      <w:bookmarkEnd w:id="122"/>
      <w:bookmarkEnd w:id="123"/>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5" w:name="_Toc455479278"/>
      <w:bookmarkStart w:id="126" w:name="_Toc461048091"/>
      <w:r w:rsidRPr="00920C99">
        <w:rPr>
          <w:rFonts w:ascii="黑体" w:hint="eastAsia"/>
          <w:sz w:val="24"/>
          <w:lang w:val="x-none" w:eastAsia="x-none"/>
        </w:rPr>
        <w:t>用户账</w:t>
      </w:r>
      <w:r w:rsidRPr="00920C99">
        <w:rPr>
          <w:rFonts w:ascii="黑体"/>
          <w:sz w:val="24"/>
          <w:lang w:val="x-none" w:eastAsia="x-none"/>
        </w:rPr>
        <w:t>户界面设计</w:t>
      </w:r>
      <w:bookmarkEnd w:id="125"/>
      <w:bookmarkEnd w:id="126"/>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7" w:name="_Toc455479279"/>
      <w:bookmarkStart w:id="128" w:name="_Toc46104809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7"/>
      <w:bookmarkEnd w:id="128"/>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29" w:name="_Toc455479280"/>
      <w:bookmarkStart w:id="130"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1" w:name="_Toc418875568"/>
      <w:bookmarkEnd w:id="124"/>
      <w:r w:rsidR="006A06B9" w:rsidRPr="004166E1">
        <w:rPr>
          <w:rFonts w:ascii="黑体" w:hint="eastAsia"/>
          <w:sz w:val="28"/>
          <w:szCs w:val="28"/>
        </w:rPr>
        <w:t>与实现</w:t>
      </w:r>
      <w:bookmarkEnd w:id="129"/>
      <w:bookmarkEnd w:id="130"/>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2" w:name="_Toc455479281"/>
      <w:bookmarkStart w:id="133"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1"/>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2"/>
      <w:bookmarkEnd w:id="133"/>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026B73" w:rsidP="00E93A25">
      <w:pPr>
        <w:pStyle w:val="af2"/>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4831336"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026B73" w:rsidP="002973BA">
      <w:pPr>
        <w:pStyle w:val="ad"/>
        <w:jc w:val="center"/>
        <w:rPr>
          <w:rFonts w:ascii="楷体_GB2312" w:eastAsia="楷体_GB2312" w:hAnsi="Times New Roman"/>
          <w:sz w:val="21"/>
          <w:szCs w:val="21"/>
        </w:rPr>
      </w:pPr>
      <w:bookmarkStart w:id="134" w:name="_GoBack"/>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232.05pt;height:238.65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4831337" r:id="rId52"/>
        </w:object>
      </w:r>
      <w:bookmarkEnd w:id="134"/>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lastRenderedPageBreak/>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w:t>
      </w:r>
      <w:r w:rsidRPr="00E93A25">
        <w:rPr>
          <w:rFonts w:ascii="宋体" w:eastAsia="宋体" w:hAnsi="宋体" w:hint="eastAsia"/>
        </w:rPr>
        <w:lastRenderedPageBreak/>
        <w:t>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lastRenderedPageBreak/>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52B55" w14:textId="77777777" w:rsidR="00026B73" w:rsidRDefault="00026B73">
      <w:r>
        <w:separator/>
      </w:r>
    </w:p>
  </w:endnote>
  <w:endnote w:type="continuationSeparator" w:id="0">
    <w:p w14:paraId="56F3C48D" w14:textId="77777777" w:rsidR="00026B73" w:rsidRDefault="00026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6C293D" w:rsidRDefault="006C293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6C293D" w:rsidRDefault="006C293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6C293D" w:rsidRDefault="006C293D">
    <w:pPr>
      <w:pStyle w:val="af"/>
      <w:framePr w:wrap="around" w:vAnchor="text" w:hAnchor="margin" w:xAlign="center" w:y="1"/>
      <w:rPr>
        <w:rStyle w:val="a7"/>
      </w:rPr>
    </w:pPr>
  </w:p>
  <w:p w14:paraId="00D3ABB7" w14:textId="77777777" w:rsidR="006C293D" w:rsidRDefault="006C293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6C293D" w:rsidRDefault="006C293D"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6C293D" w:rsidRDefault="006C293D">
    <w:pPr>
      <w:pStyle w:val="af"/>
      <w:framePr w:wrap="around" w:vAnchor="text" w:hAnchor="margin" w:xAlign="center" w:y="1"/>
      <w:rPr>
        <w:rStyle w:val="a7"/>
      </w:rPr>
    </w:pPr>
  </w:p>
  <w:p w14:paraId="558650AB" w14:textId="77777777" w:rsidR="006C293D" w:rsidRDefault="006C293D"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EndPr/>
    <w:sdtContent>
      <w:p w14:paraId="7AA046D4" w14:textId="6D4F7D93" w:rsidR="006C293D" w:rsidRDefault="006C293D" w:rsidP="00DC7DCE">
        <w:pPr>
          <w:pStyle w:val="af"/>
          <w:jc w:val="center"/>
        </w:pPr>
        <w:r>
          <w:fldChar w:fldCharType="begin"/>
        </w:r>
        <w:r>
          <w:instrText>PAGE   \* MERGEFORMAT</w:instrText>
        </w:r>
        <w:r>
          <w:fldChar w:fldCharType="separate"/>
        </w:r>
        <w:r w:rsidR="00834FC9" w:rsidRPr="00834FC9">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EndPr/>
    <w:sdtContent>
      <w:p w14:paraId="128A25AA" w14:textId="057038BB" w:rsidR="006C293D" w:rsidRDefault="006C293D" w:rsidP="00DC7DCE">
        <w:pPr>
          <w:pStyle w:val="af"/>
          <w:jc w:val="center"/>
        </w:pPr>
        <w:r>
          <w:fldChar w:fldCharType="begin"/>
        </w:r>
        <w:r>
          <w:instrText>PAGE   \* MERGEFORMAT</w:instrText>
        </w:r>
        <w:r>
          <w:fldChar w:fldCharType="separate"/>
        </w:r>
        <w:r w:rsidR="00834FC9" w:rsidRPr="00834FC9">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EndPr/>
    <w:sdtContent>
      <w:p w14:paraId="461631A1" w14:textId="2AF326B6" w:rsidR="006C293D" w:rsidRDefault="006C293D" w:rsidP="005F0AFE">
        <w:pPr>
          <w:pStyle w:val="af"/>
          <w:jc w:val="center"/>
        </w:pPr>
        <w:r>
          <w:fldChar w:fldCharType="begin"/>
        </w:r>
        <w:r>
          <w:instrText>PAGE   \* MERGEFORMAT</w:instrText>
        </w:r>
        <w:r>
          <w:fldChar w:fldCharType="separate"/>
        </w:r>
        <w:r w:rsidR="00834FC9" w:rsidRPr="00834FC9">
          <w:rPr>
            <w:noProof/>
            <w:lang w:val="zh-CN"/>
          </w:rPr>
          <w:t>40</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EndPr/>
    <w:sdtContent>
      <w:p w14:paraId="6C3BC9D2" w14:textId="2460FCEA" w:rsidR="006C293D" w:rsidRDefault="006C293D" w:rsidP="005F0AFE">
        <w:pPr>
          <w:pStyle w:val="af"/>
          <w:jc w:val="center"/>
        </w:pPr>
        <w:r>
          <w:fldChar w:fldCharType="begin"/>
        </w:r>
        <w:r>
          <w:instrText>PAGE   \* MERGEFORMAT</w:instrText>
        </w:r>
        <w:r>
          <w:fldChar w:fldCharType="separate"/>
        </w:r>
        <w:r w:rsidR="00834FC9" w:rsidRPr="00834FC9">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6C293D" w:rsidRDefault="006C293D">
    <w:pPr>
      <w:pStyle w:val="af"/>
      <w:framePr w:wrap="around" w:vAnchor="text" w:hAnchor="margin" w:xAlign="center" w:y="1"/>
      <w:rPr>
        <w:rStyle w:val="a7"/>
      </w:rPr>
    </w:pPr>
    <w:r>
      <w:fldChar w:fldCharType="begin"/>
    </w:r>
    <w:r>
      <w:rPr>
        <w:rStyle w:val="a7"/>
      </w:rPr>
      <w:instrText xml:space="preserve">PAGE  </w:instrText>
    </w:r>
    <w:r>
      <w:fldChar w:fldCharType="separate"/>
    </w:r>
    <w:r w:rsidR="00834FC9">
      <w:rPr>
        <w:rStyle w:val="a7"/>
        <w:noProof/>
      </w:rPr>
      <w:t>39</w:t>
    </w:r>
    <w:r>
      <w:fldChar w:fldCharType="end"/>
    </w:r>
  </w:p>
  <w:p w14:paraId="508597A7" w14:textId="77777777" w:rsidR="006C293D" w:rsidRDefault="006C293D"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3A1C9" w14:textId="77777777" w:rsidR="00026B73" w:rsidRDefault="00026B73">
      <w:r>
        <w:separator/>
      </w:r>
    </w:p>
  </w:footnote>
  <w:footnote w:type="continuationSeparator" w:id="0">
    <w:p w14:paraId="0B02C90C" w14:textId="77777777" w:rsidR="00026B73" w:rsidRDefault="00026B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6C293D" w:rsidRDefault="006C293D">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6C293D" w:rsidRDefault="006C293D">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6C293D" w:rsidRDefault="006C293D">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6C293D" w:rsidRPr="004E10E2" w:rsidRDefault="006C293D"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6C293D" w:rsidRPr="004E10E2" w:rsidRDefault="006C293D"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6C293D" w:rsidRPr="004E10E2" w:rsidRDefault="006C293D"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6C293D" w:rsidRPr="004E10E2" w:rsidRDefault="006C293D"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6C293D" w:rsidRPr="004E10E2" w:rsidRDefault="006C293D"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6B73"/>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4FC9"/>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247B"/>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5CD7-8834-4FE7-A92C-D12E13C6B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59</Pages>
  <Words>7121</Words>
  <Characters>40591</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47617</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602</cp:revision>
  <dcterms:created xsi:type="dcterms:W3CDTF">2016-06-19T06:36:00Z</dcterms:created>
  <dcterms:modified xsi:type="dcterms:W3CDTF">2016-09-08T01:16:00Z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